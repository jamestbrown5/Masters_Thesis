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A25DB" w14:textId="77777777" w:rsidR="006F58EA" w:rsidRPr="004F09C9" w:rsidRDefault="00D27C9E">
      <w:pPr>
        <w:spacing w:line="259" w:lineRule="auto"/>
        <w:ind w:left="-5"/>
        <w:rPr>
          <w:color w:val="000000" w:themeColor="text1"/>
        </w:rPr>
      </w:pPr>
      <w:r w:rsidRPr="004F09C9">
        <w:rPr>
          <w:color w:val="000000" w:themeColor="text1"/>
        </w:rPr>
        <w:t>SEASONAL CUES AND DIAPAUSE PREPARATION IN THE EUROPEAN CORN BORER,</w:t>
      </w:r>
    </w:p>
    <w:p w14:paraId="052AFBCF" w14:textId="77777777" w:rsidR="006F58EA" w:rsidRPr="004F09C9" w:rsidRDefault="00D27C9E">
      <w:pPr>
        <w:spacing w:after="4758" w:line="263" w:lineRule="auto"/>
        <w:jc w:val="center"/>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5D0ADEFB" w14:textId="77777777" w:rsidR="006F58EA" w:rsidRPr="004F09C9" w:rsidRDefault="00D27C9E">
      <w:pPr>
        <w:spacing w:after="162" w:line="263" w:lineRule="auto"/>
        <w:jc w:val="center"/>
        <w:rPr>
          <w:color w:val="000000" w:themeColor="text1"/>
        </w:rPr>
      </w:pPr>
      <w:r w:rsidRPr="004F09C9">
        <w:rPr>
          <w:color w:val="000000" w:themeColor="text1"/>
        </w:rPr>
        <w:t>By</w:t>
      </w:r>
    </w:p>
    <w:p w14:paraId="05193886"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39A3164"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D659275"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7CB07721"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18D72B05"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119A266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61BEF642" w14:textId="77777777" w:rsidR="00D27C9E" w:rsidRPr="004F09C9" w:rsidRDefault="00D27C9E" w:rsidP="00D27C9E">
      <w:pPr>
        <w:spacing w:after="162" w:line="263" w:lineRule="auto"/>
        <w:jc w:val="center"/>
        <w:rPr>
          <w:color w:val="000000" w:themeColor="text1"/>
        </w:rPr>
      </w:pPr>
    </w:p>
    <w:p w14:paraId="75FA2375" w14:textId="77777777" w:rsidR="00D27C9E" w:rsidRPr="004F09C9" w:rsidRDefault="00D27C9E" w:rsidP="00D27C9E">
      <w:pPr>
        <w:spacing w:after="162" w:line="263" w:lineRule="auto"/>
        <w:jc w:val="center"/>
        <w:rPr>
          <w:color w:val="000000" w:themeColor="text1"/>
        </w:rPr>
      </w:pPr>
    </w:p>
    <w:p w14:paraId="182F2569" w14:textId="77777777" w:rsidR="00D27C9E" w:rsidRPr="004F09C9" w:rsidRDefault="00D27C9E" w:rsidP="00D27C9E">
      <w:pPr>
        <w:spacing w:after="162" w:line="263" w:lineRule="auto"/>
        <w:jc w:val="center"/>
        <w:rPr>
          <w:color w:val="000000" w:themeColor="text1"/>
        </w:rPr>
      </w:pPr>
    </w:p>
    <w:p w14:paraId="63BAE1D1" w14:textId="77777777" w:rsidR="00D27C9E" w:rsidRPr="004F09C9" w:rsidRDefault="00D27C9E" w:rsidP="00D27C9E">
      <w:pPr>
        <w:spacing w:after="162" w:line="263" w:lineRule="auto"/>
        <w:jc w:val="center"/>
        <w:rPr>
          <w:color w:val="000000" w:themeColor="text1"/>
        </w:rPr>
      </w:pPr>
    </w:p>
    <w:p w14:paraId="1376035E" w14:textId="77777777" w:rsidR="00D27C9E" w:rsidRPr="004F09C9" w:rsidRDefault="00D27C9E" w:rsidP="00D27C9E">
      <w:pPr>
        <w:spacing w:after="162" w:line="263" w:lineRule="auto"/>
        <w:jc w:val="center"/>
        <w:rPr>
          <w:color w:val="000000" w:themeColor="text1"/>
        </w:rPr>
      </w:pPr>
    </w:p>
    <w:p w14:paraId="316BEAF7" w14:textId="77777777" w:rsidR="00D27C9E" w:rsidRPr="004F09C9" w:rsidRDefault="00D27C9E" w:rsidP="00D27C9E">
      <w:pPr>
        <w:spacing w:after="162" w:line="263" w:lineRule="auto"/>
        <w:jc w:val="center"/>
        <w:rPr>
          <w:color w:val="000000" w:themeColor="text1"/>
        </w:rPr>
      </w:pPr>
    </w:p>
    <w:p w14:paraId="1421D9F4" w14:textId="77777777" w:rsidR="00D27C9E" w:rsidRPr="004F09C9" w:rsidRDefault="00D27C9E" w:rsidP="00D27C9E">
      <w:pPr>
        <w:spacing w:after="162" w:line="263" w:lineRule="auto"/>
        <w:jc w:val="center"/>
        <w:rPr>
          <w:color w:val="000000" w:themeColor="text1"/>
        </w:rPr>
      </w:pPr>
    </w:p>
    <w:p w14:paraId="71B31F68" w14:textId="77777777" w:rsidR="00D27C9E" w:rsidRPr="004F09C9" w:rsidRDefault="00D27C9E" w:rsidP="00D27C9E">
      <w:pPr>
        <w:spacing w:after="162" w:line="263" w:lineRule="auto"/>
        <w:jc w:val="center"/>
        <w:rPr>
          <w:color w:val="000000" w:themeColor="text1"/>
        </w:rPr>
      </w:pPr>
    </w:p>
    <w:p w14:paraId="7FC8DAB4" w14:textId="77777777" w:rsidR="00D27C9E" w:rsidRPr="004F09C9" w:rsidRDefault="00D27C9E" w:rsidP="00D27C9E">
      <w:pPr>
        <w:spacing w:after="162" w:line="263" w:lineRule="auto"/>
        <w:jc w:val="center"/>
        <w:rPr>
          <w:color w:val="000000" w:themeColor="text1"/>
        </w:rPr>
      </w:pPr>
    </w:p>
    <w:p w14:paraId="577B2A65" w14:textId="77777777" w:rsidR="00D27C9E" w:rsidRPr="004F09C9" w:rsidRDefault="00D27C9E" w:rsidP="00D27C9E">
      <w:pPr>
        <w:spacing w:after="162" w:line="263" w:lineRule="auto"/>
        <w:jc w:val="center"/>
        <w:rPr>
          <w:color w:val="000000" w:themeColor="text1"/>
        </w:rPr>
      </w:pPr>
    </w:p>
    <w:p w14:paraId="2B163A09" w14:textId="77777777" w:rsidR="00D27C9E" w:rsidRPr="004F09C9" w:rsidRDefault="00D27C9E" w:rsidP="00D27C9E">
      <w:pPr>
        <w:spacing w:after="162" w:line="263" w:lineRule="auto"/>
        <w:jc w:val="center"/>
        <w:rPr>
          <w:color w:val="000000" w:themeColor="text1"/>
        </w:rPr>
      </w:pPr>
    </w:p>
    <w:p w14:paraId="0EBD40D7" w14:textId="77777777" w:rsidR="00D27C9E" w:rsidRPr="004F09C9" w:rsidRDefault="00D27C9E" w:rsidP="00D27C9E">
      <w:pPr>
        <w:spacing w:after="162" w:line="263" w:lineRule="auto"/>
        <w:jc w:val="center"/>
        <w:rPr>
          <w:color w:val="000000" w:themeColor="text1"/>
        </w:rPr>
      </w:pPr>
    </w:p>
    <w:p w14:paraId="0D6D3C38" w14:textId="77777777" w:rsidR="00D27C9E" w:rsidRPr="004F09C9" w:rsidRDefault="00D27C9E" w:rsidP="00D27C9E">
      <w:pPr>
        <w:spacing w:after="162" w:line="263" w:lineRule="auto"/>
        <w:jc w:val="center"/>
        <w:rPr>
          <w:color w:val="000000" w:themeColor="text1"/>
        </w:rPr>
      </w:pPr>
    </w:p>
    <w:p w14:paraId="32ABE817" w14:textId="77777777" w:rsidR="00D27C9E" w:rsidRPr="004F09C9" w:rsidRDefault="00D27C9E">
      <w:pPr>
        <w:spacing w:line="259" w:lineRule="auto"/>
        <w:ind w:left="3226" w:right="90"/>
        <w:rPr>
          <w:color w:val="000000" w:themeColor="text1"/>
        </w:rPr>
      </w:pPr>
      <w:r w:rsidRPr="004F09C9">
        <w:rPr>
          <w:color w:val="000000" w:themeColor="text1"/>
        </w:rPr>
        <w:pict w14:anchorId="4A407332">
          <v:shape id="Picture 44704" o:spid="_x0000_i1032" type="#_x0000_t75" style="width:11.2pt;height:11.2pt;visibility:visible;mso-wrap-style:square">
            <v:imagedata r:id="rId8" o:title=""/>
          </v:shape>
        </w:pict>
      </w:r>
      <w:r w:rsidRPr="004F09C9">
        <w:rPr>
          <w:color w:val="000000" w:themeColor="text1"/>
        </w:rPr>
        <w:t xml:space="preserve"> 2019 James T. Brown</w:t>
      </w:r>
    </w:p>
    <w:p w14:paraId="07F39998" w14:textId="77777777" w:rsidR="00D27C9E" w:rsidRPr="004F09C9" w:rsidRDefault="00D27C9E">
      <w:pPr>
        <w:spacing w:line="259" w:lineRule="auto"/>
        <w:ind w:left="3226" w:right="90"/>
        <w:rPr>
          <w:color w:val="000000" w:themeColor="text1"/>
        </w:rPr>
      </w:pPr>
    </w:p>
    <w:p w14:paraId="27580A87" w14:textId="77777777" w:rsidR="00D27C9E" w:rsidRPr="004F09C9" w:rsidRDefault="00D27C9E">
      <w:pPr>
        <w:spacing w:line="259" w:lineRule="auto"/>
        <w:ind w:left="3226" w:right="90"/>
        <w:rPr>
          <w:color w:val="000000" w:themeColor="text1"/>
        </w:rPr>
      </w:pPr>
    </w:p>
    <w:p w14:paraId="77989A42" w14:textId="77777777" w:rsidR="00D27C9E" w:rsidRPr="004F09C9" w:rsidRDefault="00D27C9E">
      <w:pPr>
        <w:spacing w:line="259" w:lineRule="auto"/>
        <w:ind w:left="3226" w:right="90"/>
        <w:rPr>
          <w:color w:val="000000" w:themeColor="text1"/>
        </w:rPr>
      </w:pPr>
    </w:p>
    <w:p w14:paraId="3462BF2D" w14:textId="77777777" w:rsidR="00D27C9E" w:rsidRPr="004F09C9" w:rsidRDefault="00D27C9E">
      <w:pPr>
        <w:spacing w:line="259" w:lineRule="auto"/>
        <w:ind w:left="3226" w:right="90"/>
        <w:rPr>
          <w:color w:val="000000" w:themeColor="text1"/>
        </w:rPr>
      </w:pPr>
    </w:p>
    <w:p w14:paraId="4B4CFC16" w14:textId="77777777" w:rsidR="00D27C9E" w:rsidRPr="004F09C9" w:rsidRDefault="00D27C9E">
      <w:pPr>
        <w:spacing w:line="259" w:lineRule="auto"/>
        <w:ind w:left="3226" w:right="90"/>
        <w:rPr>
          <w:color w:val="000000" w:themeColor="text1"/>
        </w:rPr>
      </w:pPr>
    </w:p>
    <w:p w14:paraId="636FB08E" w14:textId="77777777" w:rsidR="00D27C9E" w:rsidRPr="004F09C9" w:rsidRDefault="00D27C9E">
      <w:pPr>
        <w:spacing w:line="259" w:lineRule="auto"/>
        <w:ind w:left="3226" w:right="90"/>
        <w:rPr>
          <w:color w:val="000000" w:themeColor="text1"/>
        </w:rPr>
      </w:pPr>
    </w:p>
    <w:p w14:paraId="4ED52C40" w14:textId="77777777" w:rsidR="00D27C9E" w:rsidRPr="004F09C9" w:rsidRDefault="00D27C9E">
      <w:pPr>
        <w:spacing w:line="259" w:lineRule="auto"/>
        <w:ind w:left="3226" w:right="90"/>
        <w:rPr>
          <w:color w:val="000000" w:themeColor="text1"/>
        </w:rPr>
      </w:pPr>
    </w:p>
    <w:p w14:paraId="630F65F8" w14:textId="77777777" w:rsidR="00D27C9E" w:rsidRPr="004F09C9" w:rsidRDefault="00D27C9E">
      <w:pPr>
        <w:spacing w:line="259" w:lineRule="auto"/>
        <w:ind w:left="3226" w:right="90"/>
        <w:rPr>
          <w:color w:val="000000" w:themeColor="text1"/>
        </w:rPr>
      </w:pPr>
    </w:p>
    <w:p w14:paraId="60C7C950" w14:textId="77777777" w:rsidR="00D27C9E" w:rsidRPr="004F09C9" w:rsidRDefault="00D27C9E">
      <w:pPr>
        <w:spacing w:line="259" w:lineRule="auto"/>
        <w:ind w:left="3226" w:right="90"/>
        <w:rPr>
          <w:color w:val="000000" w:themeColor="text1"/>
        </w:rPr>
      </w:pPr>
    </w:p>
    <w:p w14:paraId="6B82E351" w14:textId="77777777" w:rsidR="00D27C9E" w:rsidRPr="004F09C9" w:rsidRDefault="00D27C9E">
      <w:pPr>
        <w:spacing w:line="259" w:lineRule="auto"/>
        <w:ind w:left="3226" w:right="90"/>
        <w:rPr>
          <w:color w:val="000000" w:themeColor="text1"/>
        </w:rPr>
      </w:pPr>
    </w:p>
    <w:p w14:paraId="175791CA" w14:textId="77777777" w:rsidR="00D27C9E" w:rsidRPr="004F09C9" w:rsidRDefault="00D27C9E">
      <w:pPr>
        <w:spacing w:line="259" w:lineRule="auto"/>
        <w:ind w:left="3226" w:right="90"/>
        <w:rPr>
          <w:color w:val="000000" w:themeColor="text1"/>
        </w:rPr>
      </w:pPr>
    </w:p>
    <w:p w14:paraId="1580B380" w14:textId="77777777" w:rsidR="00D27C9E" w:rsidRPr="004F09C9" w:rsidRDefault="00D27C9E">
      <w:pPr>
        <w:spacing w:line="259" w:lineRule="auto"/>
        <w:ind w:left="3226" w:right="90"/>
        <w:rPr>
          <w:color w:val="000000" w:themeColor="text1"/>
        </w:rPr>
      </w:pPr>
    </w:p>
    <w:p w14:paraId="0572E30F" w14:textId="77777777" w:rsidR="00D27C9E" w:rsidRPr="004F09C9" w:rsidRDefault="00D27C9E">
      <w:pPr>
        <w:spacing w:line="259" w:lineRule="auto"/>
        <w:ind w:left="3226" w:right="90"/>
        <w:rPr>
          <w:color w:val="000000" w:themeColor="text1"/>
        </w:rPr>
      </w:pPr>
    </w:p>
    <w:p w14:paraId="237D7AB6" w14:textId="77777777" w:rsidR="00D27C9E" w:rsidRPr="004F09C9" w:rsidRDefault="00D27C9E">
      <w:pPr>
        <w:spacing w:line="259" w:lineRule="auto"/>
        <w:ind w:left="3226" w:right="90"/>
        <w:rPr>
          <w:color w:val="000000" w:themeColor="text1"/>
        </w:rPr>
      </w:pPr>
    </w:p>
    <w:p w14:paraId="1FD95DCE" w14:textId="77777777" w:rsidR="00D27C9E" w:rsidRPr="004F09C9" w:rsidRDefault="00D27C9E">
      <w:pPr>
        <w:spacing w:line="259" w:lineRule="auto"/>
        <w:ind w:left="3226" w:right="90"/>
        <w:rPr>
          <w:color w:val="000000" w:themeColor="text1"/>
        </w:rPr>
      </w:pPr>
    </w:p>
    <w:p w14:paraId="70F05876" w14:textId="77777777" w:rsidR="00D27C9E" w:rsidRPr="004F09C9" w:rsidRDefault="00D27C9E">
      <w:pPr>
        <w:spacing w:line="259" w:lineRule="auto"/>
        <w:ind w:left="3226" w:right="90"/>
        <w:rPr>
          <w:color w:val="000000" w:themeColor="text1"/>
        </w:rPr>
      </w:pPr>
    </w:p>
    <w:p w14:paraId="4F7EA2A6" w14:textId="77777777" w:rsidR="00D27C9E" w:rsidRPr="004F09C9" w:rsidRDefault="00D27C9E">
      <w:pPr>
        <w:spacing w:line="259" w:lineRule="auto"/>
        <w:ind w:left="3226" w:right="90"/>
        <w:rPr>
          <w:color w:val="000000" w:themeColor="text1"/>
        </w:rPr>
      </w:pPr>
    </w:p>
    <w:p w14:paraId="483296D7" w14:textId="77777777" w:rsidR="00D27C9E" w:rsidRPr="004F09C9" w:rsidRDefault="00D27C9E">
      <w:pPr>
        <w:spacing w:line="259" w:lineRule="auto"/>
        <w:ind w:left="3226" w:right="90"/>
        <w:rPr>
          <w:color w:val="000000" w:themeColor="text1"/>
        </w:rPr>
      </w:pPr>
    </w:p>
    <w:p w14:paraId="57D19C75" w14:textId="77777777" w:rsidR="00D27C9E" w:rsidRPr="004F09C9" w:rsidRDefault="00D27C9E">
      <w:pPr>
        <w:spacing w:line="259" w:lineRule="auto"/>
        <w:ind w:left="3226" w:right="90"/>
        <w:rPr>
          <w:color w:val="000000" w:themeColor="text1"/>
        </w:rPr>
      </w:pPr>
    </w:p>
    <w:p w14:paraId="1F6C12FE" w14:textId="77777777" w:rsidR="00D27C9E" w:rsidRPr="004F09C9" w:rsidRDefault="00D27C9E">
      <w:pPr>
        <w:spacing w:line="259" w:lineRule="auto"/>
        <w:ind w:left="3226" w:right="90"/>
        <w:rPr>
          <w:color w:val="000000" w:themeColor="text1"/>
        </w:rPr>
      </w:pPr>
    </w:p>
    <w:p w14:paraId="10214FA0" w14:textId="77777777" w:rsidR="00D27C9E" w:rsidRPr="004F09C9" w:rsidRDefault="00D27C9E">
      <w:pPr>
        <w:spacing w:line="259" w:lineRule="auto"/>
        <w:ind w:left="3226" w:right="90"/>
        <w:rPr>
          <w:color w:val="000000" w:themeColor="text1"/>
        </w:rPr>
      </w:pPr>
    </w:p>
    <w:p w14:paraId="68F86D30" w14:textId="77777777" w:rsidR="00D27C9E" w:rsidRPr="004F09C9" w:rsidRDefault="00D27C9E">
      <w:pPr>
        <w:spacing w:line="259" w:lineRule="auto"/>
        <w:ind w:left="3226" w:right="90"/>
        <w:rPr>
          <w:color w:val="000000" w:themeColor="text1"/>
        </w:rPr>
      </w:pPr>
    </w:p>
    <w:p w14:paraId="1D81AFE5" w14:textId="77777777" w:rsidR="00D27C9E" w:rsidRPr="004F09C9" w:rsidRDefault="00D27C9E">
      <w:pPr>
        <w:spacing w:line="259" w:lineRule="auto"/>
        <w:ind w:left="3226" w:right="90"/>
        <w:rPr>
          <w:color w:val="000000" w:themeColor="text1"/>
        </w:rPr>
      </w:pPr>
    </w:p>
    <w:p w14:paraId="1345956C" w14:textId="77777777" w:rsidR="00D27C9E" w:rsidRPr="004F09C9" w:rsidRDefault="00D27C9E">
      <w:pPr>
        <w:spacing w:line="259" w:lineRule="auto"/>
        <w:ind w:left="3226" w:right="90"/>
        <w:rPr>
          <w:color w:val="000000" w:themeColor="text1"/>
        </w:rPr>
      </w:pPr>
    </w:p>
    <w:p w14:paraId="6F8210AC" w14:textId="77777777" w:rsidR="00D27C9E" w:rsidRPr="004F09C9" w:rsidRDefault="00D27C9E">
      <w:pPr>
        <w:spacing w:line="259" w:lineRule="auto"/>
        <w:ind w:left="3226" w:right="90"/>
        <w:rPr>
          <w:color w:val="000000" w:themeColor="text1"/>
        </w:rPr>
      </w:pPr>
    </w:p>
    <w:p w14:paraId="6BC6786A" w14:textId="77777777" w:rsidR="00D27C9E" w:rsidRPr="004F09C9" w:rsidRDefault="00D27C9E">
      <w:pPr>
        <w:spacing w:line="259" w:lineRule="auto"/>
        <w:ind w:left="3226" w:right="90"/>
        <w:rPr>
          <w:color w:val="000000" w:themeColor="text1"/>
        </w:rPr>
      </w:pPr>
    </w:p>
    <w:p w14:paraId="380663EF" w14:textId="77777777" w:rsidR="00D27C9E" w:rsidRPr="004F09C9" w:rsidRDefault="00D27C9E">
      <w:pPr>
        <w:spacing w:line="259" w:lineRule="auto"/>
        <w:ind w:left="3226" w:right="90"/>
        <w:rPr>
          <w:color w:val="000000" w:themeColor="text1"/>
        </w:rPr>
      </w:pPr>
    </w:p>
    <w:p w14:paraId="6834912D" w14:textId="77777777" w:rsidR="00D27C9E" w:rsidRPr="004F09C9" w:rsidRDefault="00D27C9E">
      <w:pPr>
        <w:spacing w:line="259" w:lineRule="auto"/>
        <w:ind w:left="3226" w:right="90"/>
        <w:rPr>
          <w:color w:val="000000" w:themeColor="text1"/>
        </w:rPr>
      </w:pPr>
    </w:p>
    <w:p w14:paraId="43B264E2" w14:textId="77777777" w:rsidR="00D27C9E" w:rsidRPr="004F09C9" w:rsidRDefault="00D27C9E">
      <w:pPr>
        <w:spacing w:line="259" w:lineRule="auto"/>
        <w:ind w:left="3226" w:right="90"/>
        <w:rPr>
          <w:color w:val="000000" w:themeColor="text1"/>
        </w:rPr>
      </w:pPr>
    </w:p>
    <w:p w14:paraId="2DD4FD68" w14:textId="77777777" w:rsidR="00D27C9E" w:rsidRPr="004F09C9" w:rsidRDefault="00D27C9E">
      <w:pPr>
        <w:spacing w:line="259" w:lineRule="auto"/>
        <w:ind w:left="3226" w:right="90"/>
        <w:rPr>
          <w:color w:val="000000" w:themeColor="text1"/>
        </w:rPr>
      </w:pPr>
    </w:p>
    <w:p w14:paraId="5F0A474F" w14:textId="77777777" w:rsidR="00D27C9E" w:rsidRPr="004F09C9" w:rsidRDefault="00D27C9E">
      <w:pPr>
        <w:spacing w:line="259" w:lineRule="auto"/>
        <w:ind w:left="3226" w:right="90"/>
        <w:rPr>
          <w:color w:val="000000" w:themeColor="text1"/>
        </w:rPr>
      </w:pPr>
    </w:p>
    <w:p w14:paraId="285E9B4F" w14:textId="77777777" w:rsidR="00D27C9E" w:rsidRPr="004F09C9" w:rsidRDefault="00D27C9E">
      <w:pPr>
        <w:spacing w:line="259" w:lineRule="auto"/>
        <w:ind w:left="3226" w:right="90"/>
        <w:rPr>
          <w:color w:val="000000" w:themeColor="text1"/>
        </w:rPr>
      </w:pPr>
    </w:p>
    <w:p w14:paraId="5078F7F8" w14:textId="77777777" w:rsidR="00D27C9E" w:rsidRPr="004F09C9" w:rsidRDefault="00D27C9E">
      <w:pPr>
        <w:spacing w:line="259" w:lineRule="auto"/>
        <w:ind w:left="3226" w:right="90"/>
        <w:rPr>
          <w:color w:val="000000" w:themeColor="text1"/>
        </w:rPr>
      </w:pPr>
    </w:p>
    <w:p w14:paraId="4BCDCFDE" w14:textId="77777777" w:rsidR="00D27C9E" w:rsidRPr="004F09C9" w:rsidRDefault="00D27C9E">
      <w:pPr>
        <w:spacing w:line="259" w:lineRule="auto"/>
        <w:ind w:left="3226" w:right="90"/>
        <w:rPr>
          <w:color w:val="000000" w:themeColor="text1"/>
        </w:rPr>
      </w:pPr>
    </w:p>
    <w:p w14:paraId="31AC4B45" w14:textId="77777777" w:rsidR="00D27C9E" w:rsidRPr="004F09C9" w:rsidRDefault="00D27C9E">
      <w:pPr>
        <w:spacing w:line="259" w:lineRule="auto"/>
        <w:ind w:left="3226" w:right="90"/>
        <w:rPr>
          <w:color w:val="000000" w:themeColor="text1"/>
        </w:rPr>
      </w:pPr>
    </w:p>
    <w:p w14:paraId="39D064D1"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B87C19"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627D7A36"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C64D20" w14:textId="77777777" w:rsidR="006F58EA" w:rsidRPr="004F09C9" w:rsidRDefault="00D27C9E">
      <w:pPr>
        <w:ind w:left="-15" w:right="166" w:firstLine="468"/>
        <w:rPr>
          <w:color w:val="000000" w:themeColor="text1"/>
        </w:rPr>
      </w:pPr>
      <w:r w:rsidRPr="004F09C9">
        <w:rPr>
          <w:color w:val="000000" w:themeColor="text1"/>
        </w:rPr>
        <w:t xml:space="preserve">I thank my major adviser Dr. Daniel Hahn for supporting my research and professional development, and I thank my committee members Dr. John Beck and Dr. Robert Meagher for their pragmatism and unique perspectives. I also thank Dr. </w:t>
      </w:r>
      <w:proofErr w:type="spellStart"/>
      <w:r w:rsidRPr="004F09C9">
        <w:rPr>
          <w:color w:val="000000" w:themeColor="text1"/>
        </w:rPr>
        <w:t>Qinwen</w:t>
      </w:r>
      <w:proofErr w:type="spellEnd"/>
      <w:r w:rsidRPr="004F09C9">
        <w:rPr>
          <w:color w:val="000000" w:themeColor="text1"/>
        </w:rPr>
        <w:t xml:space="preserve"> Xia-Chen, Dr. Chao</w:t>
      </w:r>
    </w:p>
    <w:p w14:paraId="0C89807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1340A3"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07A3760A"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24F41724"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4328966F"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071FF40F"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FE2A96E"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658AD3D3"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9ED310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B7E982F"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2A1173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79049881"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05B92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141FE3C4"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67197FE"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EE0B12E"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3CFA1D9C"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624EB2BA"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02B673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 xml:space="preserve">Experiment 1: Estimating the Onset Diapause and Classifying Diapause 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1C241E3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30A837BE"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06F3D6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0692856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3E14D873"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40C07C4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336DB5F2"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12E9D7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FF110D9" w14:textId="77777777" w:rsidR="007F6A28" w:rsidRPr="004F09C9" w:rsidRDefault="007F6A28">
      <w:pPr>
        <w:spacing w:after="60" w:line="263" w:lineRule="auto"/>
        <w:jc w:val="center"/>
        <w:rPr>
          <w:color w:val="000000" w:themeColor="text1"/>
        </w:rPr>
      </w:pPr>
    </w:p>
    <w:p w14:paraId="4E202874"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2BCB8E4" w14:textId="77777777" w:rsidR="006F58EA" w:rsidRPr="004F09C9" w:rsidRDefault="00D27C9E">
      <w:pPr>
        <w:pStyle w:val="Heading1"/>
        <w:ind w:left="-5"/>
        <w:rPr>
          <w:color w:val="000000" w:themeColor="text1"/>
        </w:rPr>
      </w:pPr>
      <w:r w:rsidRPr="004F09C9">
        <w:rPr>
          <w:color w:val="000000" w:themeColor="text1"/>
        </w:rPr>
        <w:t>Table</w:t>
      </w:r>
    </w:p>
    <w:p w14:paraId="5D0DD8FF"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774A8420"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00BBC97F"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3F2DC901"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5A850A3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CE6105D"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610E899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5C13C7A"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39C6E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00903056"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369B115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75F5C02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6FD97347"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0428663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1CE592AA"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2E3838F5" w14:textId="77777777" w:rsidR="007F6A28" w:rsidRPr="004F09C9" w:rsidRDefault="007F6A28">
      <w:pPr>
        <w:spacing w:after="60" w:line="263" w:lineRule="auto"/>
        <w:jc w:val="center"/>
        <w:rPr>
          <w:color w:val="000000" w:themeColor="text1"/>
        </w:rPr>
      </w:pPr>
    </w:p>
    <w:p w14:paraId="3DEDE77F" w14:textId="77777777" w:rsidR="007F6A28" w:rsidRPr="004F09C9" w:rsidRDefault="007F6A28">
      <w:pPr>
        <w:spacing w:after="60" w:line="263" w:lineRule="auto"/>
        <w:jc w:val="center"/>
        <w:rPr>
          <w:color w:val="000000" w:themeColor="text1"/>
        </w:rPr>
      </w:pPr>
    </w:p>
    <w:p w14:paraId="6AD6BA77" w14:textId="77777777" w:rsidR="007F6A28" w:rsidRPr="004F09C9" w:rsidRDefault="007F6A28">
      <w:pPr>
        <w:spacing w:after="60" w:line="263" w:lineRule="auto"/>
        <w:jc w:val="center"/>
        <w:rPr>
          <w:color w:val="000000" w:themeColor="text1"/>
        </w:rPr>
      </w:pPr>
    </w:p>
    <w:p w14:paraId="4ABC646F" w14:textId="77777777" w:rsidR="007F6A28" w:rsidRPr="004F09C9" w:rsidRDefault="007F6A28">
      <w:pPr>
        <w:spacing w:after="60" w:line="263" w:lineRule="auto"/>
        <w:jc w:val="center"/>
        <w:rPr>
          <w:color w:val="000000" w:themeColor="text1"/>
        </w:rPr>
      </w:pPr>
    </w:p>
    <w:p w14:paraId="3865E43F" w14:textId="77777777" w:rsidR="007F6A28" w:rsidRPr="004F09C9" w:rsidRDefault="007F6A28">
      <w:pPr>
        <w:spacing w:after="60" w:line="263" w:lineRule="auto"/>
        <w:jc w:val="center"/>
        <w:rPr>
          <w:color w:val="000000" w:themeColor="text1"/>
        </w:rPr>
      </w:pPr>
    </w:p>
    <w:p w14:paraId="37F20A45" w14:textId="77777777" w:rsidR="007F6A28" w:rsidRPr="004F09C9" w:rsidRDefault="007F6A28">
      <w:pPr>
        <w:spacing w:after="60" w:line="263" w:lineRule="auto"/>
        <w:jc w:val="center"/>
        <w:rPr>
          <w:color w:val="000000" w:themeColor="text1"/>
        </w:rPr>
      </w:pPr>
    </w:p>
    <w:p w14:paraId="5B80DA8C" w14:textId="77777777" w:rsidR="007F6A28" w:rsidRPr="004F09C9" w:rsidRDefault="007F6A28">
      <w:pPr>
        <w:spacing w:after="60" w:line="263" w:lineRule="auto"/>
        <w:jc w:val="center"/>
        <w:rPr>
          <w:color w:val="000000" w:themeColor="text1"/>
        </w:rPr>
      </w:pPr>
    </w:p>
    <w:p w14:paraId="794D12C2" w14:textId="77777777" w:rsidR="007F6A28" w:rsidRPr="004F09C9" w:rsidRDefault="007F6A28">
      <w:pPr>
        <w:spacing w:after="60" w:line="263" w:lineRule="auto"/>
        <w:jc w:val="center"/>
        <w:rPr>
          <w:color w:val="000000" w:themeColor="text1"/>
        </w:rPr>
      </w:pPr>
    </w:p>
    <w:p w14:paraId="1CD59DE1" w14:textId="77777777" w:rsidR="007F6A28" w:rsidRPr="004F09C9" w:rsidRDefault="007F6A28">
      <w:pPr>
        <w:spacing w:after="60" w:line="263" w:lineRule="auto"/>
        <w:jc w:val="center"/>
        <w:rPr>
          <w:color w:val="000000" w:themeColor="text1"/>
        </w:rPr>
      </w:pPr>
    </w:p>
    <w:p w14:paraId="4A168EE3" w14:textId="77777777" w:rsidR="007F6A28" w:rsidRPr="004F09C9" w:rsidRDefault="007F6A28">
      <w:pPr>
        <w:spacing w:after="60" w:line="263" w:lineRule="auto"/>
        <w:jc w:val="center"/>
        <w:rPr>
          <w:color w:val="000000" w:themeColor="text1"/>
        </w:rPr>
      </w:pPr>
    </w:p>
    <w:p w14:paraId="5E74859C" w14:textId="77777777" w:rsidR="007F6A28" w:rsidRPr="004F09C9" w:rsidRDefault="007F6A28">
      <w:pPr>
        <w:spacing w:after="60" w:line="263" w:lineRule="auto"/>
        <w:jc w:val="center"/>
        <w:rPr>
          <w:color w:val="000000" w:themeColor="text1"/>
        </w:rPr>
      </w:pPr>
    </w:p>
    <w:p w14:paraId="3736A822" w14:textId="77777777" w:rsidR="007F6A28" w:rsidRPr="004F09C9" w:rsidRDefault="007F6A28">
      <w:pPr>
        <w:spacing w:after="60" w:line="263" w:lineRule="auto"/>
        <w:jc w:val="center"/>
        <w:rPr>
          <w:color w:val="000000" w:themeColor="text1"/>
        </w:rPr>
      </w:pPr>
    </w:p>
    <w:p w14:paraId="46DD00DC" w14:textId="77777777" w:rsidR="007F6A28" w:rsidRPr="004F09C9" w:rsidRDefault="007F6A28">
      <w:pPr>
        <w:spacing w:after="60" w:line="263" w:lineRule="auto"/>
        <w:jc w:val="center"/>
        <w:rPr>
          <w:color w:val="000000" w:themeColor="text1"/>
        </w:rPr>
      </w:pPr>
    </w:p>
    <w:p w14:paraId="2776CFF7"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414FA9E"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CellMar>
          <w:top w:w="0" w:type="dxa"/>
          <w:left w:w="0" w:type="dxa"/>
          <w:bottom w:w="0" w:type="dxa"/>
          <w:right w:w="0" w:type="dxa"/>
        </w:tblCellMar>
        <w:tblLook w:val="04A0" w:firstRow="1" w:lastRow="0" w:firstColumn="1" w:lastColumn="0" w:noHBand="0" w:noVBand="1"/>
      </w:tblPr>
      <w:tblGrid>
        <w:gridCol w:w="9116"/>
        <w:gridCol w:w="244"/>
      </w:tblGrid>
      <w:tr w:rsidR="006F58EA" w:rsidRPr="004F09C9" w14:paraId="6986D30A" w14:textId="77777777">
        <w:trPr>
          <w:trHeight w:val="349"/>
        </w:trPr>
        <w:tc>
          <w:tcPr>
            <w:tcW w:w="9126" w:type="dxa"/>
            <w:tcBorders>
              <w:top w:val="nil"/>
              <w:left w:val="nil"/>
              <w:bottom w:val="nil"/>
              <w:right w:val="nil"/>
            </w:tcBorders>
          </w:tcPr>
          <w:p w14:paraId="03DF489B"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27F1278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54725952" w14:textId="77777777">
        <w:trPr>
          <w:trHeight w:val="478"/>
        </w:trPr>
        <w:tc>
          <w:tcPr>
            <w:tcW w:w="9126" w:type="dxa"/>
            <w:tcBorders>
              <w:top w:val="nil"/>
              <w:left w:val="nil"/>
              <w:bottom w:val="nil"/>
              <w:right w:val="nil"/>
            </w:tcBorders>
            <w:vAlign w:val="center"/>
          </w:tcPr>
          <w:p w14:paraId="745B14C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538F094"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BF64E0" w14:textId="77777777">
        <w:trPr>
          <w:trHeight w:val="478"/>
        </w:trPr>
        <w:tc>
          <w:tcPr>
            <w:tcW w:w="9126" w:type="dxa"/>
            <w:tcBorders>
              <w:top w:val="nil"/>
              <w:left w:val="nil"/>
              <w:bottom w:val="nil"/>
              <w:right w:val="nil"/>
            </w:tcBorders>
            <w:vAlign w:val="center"/>
          </w:tcPr>
          <w:p w14:paraId="41D98CC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51FAC75F"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A292BE2" w14:textId="77777777">
        <w:trPr>
          <w:trHeight w:val="478"/>
        </w:trPr>
        <w:tc>
          <w:tcPr>
            <w:tcW w:w="9126" w:type="dxa"/>
            <w:tcBorders>
              <w:top w:val="nil"/>
              <w:left w:val="nil"/>
              <w:bottom w:val="nil"/>
              <w:right w:val="nil"/>
            </w:tcBorders>
            <w:vAlign w:val="center"/>
          </w:tcPr>
          <w:p w14:paraId="758DA549"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560ADF66"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001B82F6" w14:textId="77777777">
        <w:trPr>
          <w:trHeight w:val="862"/>
        </w:trPr>
        <w:tc>
          <w:tcPr>
            <w:tcW w:w="9126" w:type="dxa"/>
            <w:tcBorders>
              <w:top w:val="nil"/>
              <w:left w:val="nil"/>
              <w:bottom w:val="nil"/>
              <w:right w:val="nil"/>
            </w:tcBorders>
          </w:tcPr>
          <w:p w14:paraId="18858985"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55F97614"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E33B109"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76DB08BF" w14:textId="77777777">
        <w:trPr>
          <w:trHeight w:val="775"/>
        </w:trPr>
        <w:tc>
          <w:tcPr>
            <w:tcW w:w="9126" w:type="dxa"/>
            <w:tcBorders>
              <w:top w:val="nil"/>
              <w:left w:val="nil"/>
              <w:bottom w:val="nil"/>
              <w:right w:val="nil"/>
            </w:tcBorders>
          </w:tcPr>
          <w:p w14:paraId="3A7BBEEE"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385886B5"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3734923D"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BA64064" w14:textId="77777777">
        <w:trPr>
          <w:trHeight w:val="767"/>
        </w:trPr>
        <w:tc>
          <w:tcPr>
            <w:tcW w:w="9126" w:type="dxa"/>
            <w:tcBorders>
              <w:top w:val="nil"/>
              <w:left w:val="nil"/>
              <w:bottom w:val="nil"/>
              <w:right w:val="nil"/>
            </w:tcBorders>
          </w:tcPr>
          <w:p w14:paraId="4BEB7861"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2375F7C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7FAF85A0"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3B78169B" w14:textId="77777777">
        <w:trPr>
          <w:trHeight w:val="767"/>
        </w:trPr>
        <w:tc>
          <w:tcPr>
            <w:tcW w:w="9126" w:type="dxa"/>
            <w:tcBorders>
              <w:top w:val="nil"/>
              <w:left w:val="nil"/>
              <w:bottom w:val="nil"/>
              <w:right w:val="nil"/>
            </w:tcBorders>
          </w:tcPr>
          <w:p w14:paraId="0400FA26"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348931A9"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0E430088"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5377A2B1" w14:textId="77777777">
        <w:trPr>
          <w:trHeight w:val="759"/>
        </w:trPr>
        <w:tc>
          <w:tcPr>
            <w:tcW w:w="9126" w:type="dxa"/>
            <w:tcBorders>
              <w:top w:val="nil"/>
              <w:left w:val="nil"/>
              <w:bottom w:val="nil"/>
              <w:right w:val="nil"/>
            </w:tcBorders>
          </w:tcPr>
          <w:p w14:paraId="090810CD"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15794FCF"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69F768AD"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77193BE7" w14:textId="77777777">
        <w:trPr>
          <w:trHeight w:val="767"/>
        </w:trPr>
        <w:tc>
          <w:tcPr>
            <w:tcW w:w="9126" w:type="dxa"/>
            <w:tcBorders>
              <w:top w:val="nil"/>
              <w:left w:val="nil"/>
              <w:bottom w:val="nil"/>
              <w:right w:val="nil"/>
            </w:tcBorders>
          </w:tcPr>
          <w:p w14:paraId="2FA94515"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0BCBF5DF"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2AA42B2E"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69236C2E" w14:textId="77777777">
        <w:trPr>
          <w:trHeight w:val="255"/>
        </w:trPr>
        <w:tc>
          <w:tcPr>
            <w:tcW w:w="9126" w:type="dxa"/>
            <w:tcBorders>
              <w:top w:val="nil"/>
              <w:left w:val="nil"/>
              <w:bottom w:val="nil"/>
              <w:right w:val="nil"/>
            </w:tcBorders>
          </w:tcPr>
          <w:p w14:paraId="1E1C15F7"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368360C0"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0EFA1707" w14:textId="77777777" w:rsidR="006F58EA" w:rsidRPr="004F09C9" w:rsidRDefault="006F58EA">
      <w:pPr>
        <w:rPr>
          <w:color w:val="000000" w:themeColor="text1"/>
        </w:rPr>
        <w:sectPr w:rsidR="006F58EA" w:rsidRPr="004F09C9" w:rsidSect="007F6A28">
          <w:headerReference w:type="even" r:id="rId15"/>
          <w:headerReference w:type="default" r:id="rId16"/>
          <w:footerReference w:type="even" r:id="rId17"/>
          <w:footerReference w:type="default" r:id="rId18"/>
          <w:headerReference w:type="first" r:id="rId19"/>
          <w:footerReference w:type="first" r:id="rId20"/>
          <w:pgSz w:w="12240" w:h="15840"/>
          <w:pgMar w:top="1505" w:right="1440" w:bottom="1440" w:left="1440" w:header="720" w:footer="597" w:gutter="0"/>
          <w:cols w:space="720"/>
          <w:titlePg/>
        </w:sectPr>
      </w:pPr>
    </w:p>
    <w:p w14:paraId="2B5213C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6CC8D0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704B5567"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5184708"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F69C610"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77E02A94"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CE56A4"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FDEBA8E"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low temperatures and scarce food resources during winter. To meet the energy demands of their metabolism, insects often accumulate greater energy reserves before the onset of winter. Moreover, after diapause ends, some insects rely on that same pool of stored energy reserves to complete metamorphosis, find mates, and reproduce. However, the different ways temperate-insects manage nutrition in preparation for diapause and during diapause remains obscure. Using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Hubüner</w:t>
      </w:r>
      <w:proofErr w:type="spellEnd"/>
      <w:r w:rsidRPr="004F09C9">
        <w:rPr>
          <w:color w:val="000000" w:themeColor="text1"/>
        </w:rPr>
        <w:t xml:space="preserve">) reared in conditions that induce diapause and measuring lipid storage, my goal was to determine the degree to which different diapause genotypes (long-diapause and short-diapause) affect nutrition accumulation in preparation for diapause and nutrition depletion during diapause. The combined effects of diapause genotype and diapause programming on lipid accumulation are clear; European corn borers increase lipid stores when programmed for diapause and these stores are highest in larvae with the long-diapause genotype. However, lipid depletion during diapause does not appear to be affected by diapause genotype. Reducing lipid stores before the onset of diapause could limit energy available to fuel metabolic activity during diapause and is one way to manage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pest populations. Before using the diapause genotype as a target of pest management, more research must be done to better understand the relationship between nutrient management, diapause length, and overwintering survival.</w:t>
      </w:r>
    </w:p>
    <w:p w14:paraId="3EA79F7F" w14:textId="77777777" w:rsidR="007F6A28" w:rsidRPr="004F09C9" w:rsidRDefault="007F6A28">
      <w:pPr>
        <w:spacing w:after="0" w:line="263" w:lineRule="auto"/>
        <w:ind w:right="80"/>
        <w:jc w:val="center"/>
        <w:rPr>
          <w:color w:val="000000" w:themeColor="text1"/>
        </w:rPr>
      </w:pPr>
    </w:p>
    <w:p w14:paraId="3F9E90AC" w14:textId="77777777" w:rsidR="007F6A28" w:rsidRPr="004F09C9" w:rsidRDefault="007F6A28">
      <w:pPr>
        <w:spacing w:after="0" w:line="263" w:lineRule="auto"/>
        <w:ind w:right="80"/>
        <w:jc w:val="center"/>
        <w:rPr>
          <w:color w:val="000000" w:themeColor="text1"/>
        </w:rPr>
      </w:pPr>
    </w:p>
    <w:p w14:paraId="4120DF8A"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252C8ECC"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396EDD89"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D3597CD"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C0D74CE"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6B46DAE0"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xml:space="preserve">,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w:t>
      </w:r>
      <w:proofErr w:type="gramStart"/>
      <w:r w:rsidRPr="004F09C9">
        <w:rPr>
          <w:color w:val="000000" w:themeColor="text1"/>
        </w:rPr>
        <w:t>insects</w:t>
      </w:r>
      <w:proofErr w:type="gramEnd"/>
      <w:r w:rsidRPr="004F09C9">
        <w:rPr>
          <w:color w:val="000000" w:themeColor="text1"/>
        </w:rPr>
        <w:t xml:space="preserve">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1847ADA0"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w:t>
      </w:r>
      <w:proofErr w:type="gramStart"/>
      <w:r w:rsidRPr="004F09C9">
        <w:rPr>
          <w:color w:val="000000" w:themeColor="text1"/>
        </w:rPr>
        <w:t>A,B</w:t>
      </w:r>
      <w:proofErr w:type="gramEnd"/>
      <w:r w:rsidRPr="004F09C9">
        <w:rPr>
          <w:color w:val="000000" w:themeColor="text1"/>
        </w:rPr>
        <w:t xml:space="preserve">).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w:t>
      </w:r>
      <w:proofErr w:type="gramStart"/>
      <w:r w:rsidRPr="004F09C9">
        <w:rPr>
          <w:color w:val="000000" w:themeColor="text1"/>
        </w:rPr>
        <w:t>genotype</w:t>
      </w:r>
      <w:proofErr w:type="gramEnd"/>
      <w:r w:rsidRPr="004F09C9">
        <w:rPr>
          <w:color w:val="000000" w:themeColor="text1"/>
        </w:rPr>
        <w:t xml:space="preserv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10DC9C7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E673BC9" wp14:editId="496D6BAE">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1"/>
                    <a:stretch>
                      <a:fillRect/>
                    </a:stretch>
                  </pic:blipFill>
                  <pic:spPr>
                    <a:xfrm>
                      <a:off x="0" y="0"/>
                      <a:ext cx="5943633" cy="7691759"/>
                    </a:xfrm>
                    <a:prstGeom prst="rect">
                      <a:avLst/>
                    </a:prstGeom>
                  </pic:spPr>
                </pic:pic>
              </a:graphicData>
            </a:graphic>
          </wp:inline>
        </w:drawing>
      </w:r>
    </w:p>
    <w:p w14:paraId="7A6BEDDA"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1990B5DD" w14:textId="77777777" w:rsidR="007F6A28" w:rsidRPr="004F09C9" w:rsidRDefault="007F6A28">
      <w:pPr>
        <w:spacing w:after="0" w:line="263" w:lineRule="auto"/>
        <w:ind w:right="80"/>
        <w:jc w:val="center"/>
        <w:rPr>
          <w:color w:val="000000" w:themeColor="text1"/>
        </w:rPr>
      </w:pPr>
    </w:p>
    <w:p w14:paraId="5F9DA7E4" w14:textId="77777777" w:rsidR="007F6A28" w:rsidRPr="004F09C9" w:rsidRDefault="007F6A28">
      <w:pPr>
        <w:spacing w:after="0" w:line="263" w:lineRule="auto"/>
        <w:ind w:right="80"/>
        <w:jc w:val="center"/>
        <w:rPr>
          <w:color w:val="000000" w:themeColor="text1"/>
        </w:rPr>
      </w:pPr>
    </w:p>
    <w:p w14:paraId="3E3EB00B"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05F46426"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0BB2CA98" w14:textId="77777777" w:rsidR="006F58EA" w:rsidRPr="004F09C9" w:rsidRDefault="00D27C9E">
      <w:pPr>
        <w:ind w:left="-15" w:right="90"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6512D2F4"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w:t>
      </w:r>
      <w:proofErr w:type="spellStart"/>
      <w:r w:rsidRPr="004F09C9">
        <w:rPr>
          <w:color w:val="000000" w:themeColor="text1"/>
        </w:rPr>
        <w:t>voltinism</w:t>
      </w:r>
      <w:proofErr w:type="spellEnd"/>
      <w:r w:rsidRPr="004F09C9">
        <w:rPr>
          <w:color w:val="000000" w:themeColor="text1"/>
        </w:rPr>
        <w:t xml:space="preserve">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1E33BB27" w14:textId="77777777" w:rsidR="006F58EA" w:rsidRPr="004F09C9" w:rsidRDefault="00D27C9E">
      <w:pPr>
        <w:ind w:left="-15" w:right="90" w:firstLine="468"/>
        <w:rPr>
          <w:color w:val="000000" w:themeColor="text1"/>
        </w:rPr>
      </w:pPr>
      <w:r w:rsidRPr="004F09C9">
        <w:rPr>
          <w:color w:val="000000" w:themeColor="text1"/>
        </w:rPr>
        <w:t xml:space="preserve">The effects of anthropogenic climate change will lead to longer growing seasons and as poleward regions will become warmer more geography will be thermally favorable to ECB, thus both the geographic range and </w:t>
      </w:r>
      <w:proofErr w:type="spellStart"/>
      <w:r w:rsidRPr="004F09C9">
        <w:rPr>
          <w:color w:val="000000" w:themeColor="text1"/>
        </w:rPr>
        <w:t>voltinism</w:t>
      </w:r>
      <w:proofErr w:type="spellEnd"/>
      <w:r w:rsidRPr="004F09C9">
        <w:rPr>
          <w:color w:val="000000" w:themeColor="text1"/>
        </w:rPr>
        <w:t xml:space="preserve">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419F78D8" w14:textId="77777777" w:rsidR="007F6A28" w:rsidRPr="004F09C9" w:rsidRDefault="007F6A28">
      <w:pPr>
        <w:ind w:left="-15" w:right="90" w:firstLine="468"/>
        <w:rPr>
          <w:color w:val="000000" w:themeColor="text1"/>
        </w:rPr>
      </w:pPr>
    </w:p>
    <w:p w14:paraId="1DEBE0B8"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7D18BC0C"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8F303F5" w14:textId="77777777" w:rsidR="006F58EA" w:rsidRPr="004F09C9" w:rsidRDefault="00D27C9E">
      <w:pPr>
        <w:ind w:left="-15" w:right="179" w:firstLine="468"/>
        <w:rPr>
          <w:color w:val="000000" w:themeColor="text1"/>
        </w:rPr>
      </w:pPr>
      <w:r w:rsidRPr="004F09C9">
        <w:rPr>
          <w:color w:val="000000" w:themeColor="text1"/>
        </w:rPr>
        <w:t xml:space="preserve">The genus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w:t>
      </w:r>
      <w:proofErr w:type="gramStart"/>
      <w:r w:rsidRPr="004F09C9">
        <w:rPr>
          <w:color w:val="000000" w:themeColor="text1"/>
        </w:rPr>
        <w:t>one another,</w:t>
      </w:r>
      <w:proofErr w:type="gramEnd"/>
      <w:r w:rsidRPr="004F09C9">
        <w:rPr>
          <w:color w:val="000000" w:themeColor="text1"/>
        </w:rPr>
        <w:t xml:space="preserve"> however each species does live in sympatry its ancestral species, the adzuki bean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5DEBA18C" w14:textId="77777777" w:rsidR="006F58EA" w:rsidRPr="004F09C9" w:rsidRDefault="00D27C9E">
      <w:pPr>
        <w:spacing w:line="259" w:lineRule="auto"/>
        <w:ind w:left="-5" w:right="90"/>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and between different genotypes of </w:t>
      </w:r>
      <w:r w:rsidRPr="004F09C9">
        <w:rPr>
          <w:i/>
          <w:color w:val="000000" w:themeColor="text1"/>
        </w:rPr>
        <w:t xml:space="preserve">O. </w:t>
      </w:r>
      <w:proofErr w:type="spellStart"/>
      <w:r w:rsidRPr="004F09C9">
        <w:rPr>
          <w:i/>
          <w:color w:val="000000" w:themeColor="text1"/>
        </w:rPr>
        <w:t>nubilalis</w:t>
      </w:r>
      <w:proofErr w:type="spellEnd"/>
      <w:r w:rsidRPr="004F09C9">
        <w:rPr>
          <w:color w:val="000000" w:themeColor="text1"/>
        </w:rPr>
        <w:t>.</w:t>
      </w:r>
    </w:p>
    <w:p w14:paraId="33A16601"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w:t>
      </w:r>
      <w:r w:rsidRPr="004F09C9">
        <w:rPr>
          <w:color w:val="000000" w:themeColor="text1"/>
        </w:rPr>
        <w:lastRenderedPageBreak/>
        <w:t>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51D30EA7"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w:t>
      </w:r>
      <w:proofErr w:type="spellStart"/>
      <w:r w:rsidRPr="004F09C9">
        <w:rPr>
          <w:color w:val="000000" w:themeColor="text1"/>
        </w:rPr>
        <w:t>voltinism</w:t>
      </w:r>
      <w:proofErr w:type="spellEnd"/>
      <w:r w:rsidRPr="004F09C9">
        <w:rPr>
          <w:color w:val="000000" w:themeColor="text1"/>
        </w:rPr>
        <w:t xml:space="preserve"> during the growing season (</w:t>
      </w:r>
      <w:proofErr w:type="spellStart"/>
      <w:r w:rsidRPr="004F09C9">
        <w:rPr>
          <w:color w:val="000000" w:themeColor="text1"/>
        </w:rPr>
        <w:t>Dopman</w:t>
      </w:r>
      <w:proofErr w:type="spellEnd"/>
      <w:r w:rsidRPr="004F09C9">
        <w:rPr>
          <w:color w:val="000000" w:themeColor="text1"/>
        </w:rPr>
        <w:t xml:space="preserve"> et al., 2005). The </w:t>
      </w:r>
      <w:proofErr w:type="spellStart"/>
      <w:r w:rsidRPr="004F09C9">
        <w:rPr>
          <w:color w:val="000000" w:themeColor="text1"/>
        </w:rPr>
        <w:t>univoltine</w:t>
      </w:r>
      <w:proofErr w:type="spellEnd"/>
      <w:r w:rsidRPr="004F09C9">
        <w:rPr>
          <w:color w:val="000000" w:themeColor="text1"/>
        </w:rPr>
        <w:t xml:space="preserve"> and bivoltine genotypes express longer and shorter diapause phenology respectively, as well as differences in their pheromone blend. </w:t>
      </w:r>
      <w:proofErr w:type="spellStart"/>
      <w:r w:rsidRPr="004F09C9">
        <w:rPr>
          <w:color w:val="000000" w:themeColor="text1"/>
        </w:rPr>
        <w:t>Univoltine</w:t>
      </w:r>
      <w:proofErr w:type="spellEnd"/>
      <w:r w:rsidRPr="004F09C9">
        <w:rPr>
          <w:color w:val="000000" w:themeColor="text1"/>
        </w:rPr>
        <w:t xml:space="preserve"> Z strain larvae (UZ) enter diapause earlier in the fall and exit diapause later in the spring compared to the bivoltine E strain genotype (BE). Longer diapausing individuals are sexually mature later during the growing season than individuals with </w:t>
      </w:r>
      <w:proofErr w:type="gramStart"/>
      <w:r w:rsidRPr="004F09C9">
        <w:rPr>
          <w:color w:val="000000" w:themeColor="text1"/>
        </w:rPr>
        <w:t>a the</w:t>
      </w:r>
      <w:proofErr w:type="gramEnd"/>
      <w:r w:rsidRPr="004F09C9">
        <w:rPr>
          <w:color w:val="000000" w:themeColor="text1"/>
        </w:rPr>
        <w:t xml:space="preserve"> shorter diapause. The different strains of European corn borer are suitable model to investigate the causes and consequences of speciation, especially as environmental conditions become less stable due to climate change.</w:t>
      </w:r>
    </w:p>
    <w:p w14:paraId="28E5F1CA" w14:textId="77777777" w:rsidR="007F6A28" w:rsidRPr="004F09C9" w:rsidRDefault="007F6A28">
      <w:pPr>
        <w:ind w:left="-15" w:right="90" w:firstLine="468"/>
        <w:rPr>
          <w:color w:val="000000" w:themeColor="text1"/>
        </w:rPr>
      </w:pPr>
    </w:p>
    <w:p w14:paraId="1879930C"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0B0B03D6" w14:textId="77777777" w:rsidR="006F58EA" w:rsidRPr="004F09C9" w:rsidRDefault="00D27C9E">
      <w:pPr>
        <w:ind w:left="-15" w:right="422"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w:t>
      </w:r>
      <w:r w:rsidRPr="004F09C9">
        <w:rPr>
          <w:color w:val="000000" w:themeColor="text1"/>
        </w:rPr>
        <w:lastRenderedPageBreak/>
        <w:t>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09EDF5D"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and Department),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and Department), 2000). The flattened, scale like eggs are usually deposited on the underside of leaves and hatch four to nine days after being laid. In the field, larvae proceed through six larval instars. </w:t>
      </w:r>
      <w:proofErr w:type="gramStart"/>
      <w:r w:rsidRPr="004F09C9">
        <w:rPr>
          <w:color w:val="000000" w:themeColor="text1"/>
        </w:rPr>
        <w:t>Similar to</w:t>
      </w:r>
      <w:proofErr w:type="gramEnd"/>
      <w:r w:rsidRPr="004F09C9">
        <w:rPr>
          <w:color w:val="000000" w:themeColor="text1"/>
        </w:rPr>
        <w:t xml:space="preserve"> many lepidopterans. Once larval growth is completed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and Department),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9EBDC96"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w:t>
      </w:r>
      <w:proofErr w:type="gramStart"/>
      <w:r w:rsidRPr="004F09C9">
        <w:rPr>
          <w:color w:val="000000" w:themeColor="text1"/>
        </w:rPr>
        <w:t>threshold</w:t>
      </w:r>
      <w:proofErr w:type="gramEnd"/>
      <w:r w:rsidRPr="004F09C9">
        <w:rPr>
          <w:color w:val="000000" w:themeColor="text1"/>
        </w:rPr>
        <w:t xml:space="preserve"> it initiates the diapause genotype and programs ECB larvae for diapause. Within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w:t>
      </w:r>
      <w:r w:rsidRPr="004F09C9">
        <w:rPr>
          <w:color w:val="000000" w:themeColor="text1"/>
        </w:rPr>
        <w:lastRenderedPageBreak/>
        <w:t xml:space="preserve">European corn borer life history and its </w:t>
      </w:r>
      <w:proofErr w:type="gramStart"/>
      <w:r w:rsidRPr="004F09C9">
        <w:rPr>
          <w:color w:val="000000" w:themeColor="text1"/>
        </w:rPr>
        <w:t>environment, and</w:t>
      </w:r>
      <w:proofErr w:type="gramEnd"/>
      <w:r w:rsidRPr="004F09C9">
        <w:rPr>
          <w:color w:val="000000" w:themeColor="text1"/>
        </w:rPr>
        <w:t xml:space="preserve"> understanding these effects may be crucial to how we manage this pest.</w:t>
      </w:r>
      <w:r w:rsidRPr="004F09C9">
        <w:rPr>
          <w:color w:val="000000" w:themeColor="text1"/>
        </w:rPr>
        <w:br w:type="page"/>
      </w:r>
    </w:p>
    <w:p w14:paraId="587A2C40"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left w:w="0" w:type="dxa"/>
          <w:bottom w:w="0" w:type="dxa"/>
          <w:right w:w="115" w:type="dxa"/>
        </w:tblCellMar>
        <w:tblLook w:val="04A0" w:firstRow="1" w:lastRow="0" w:firstColumn="1" w:lastColumn="0" w:noHBand="0" w:noVBand="1"/>
      </w:tblPr>
      <w:tblGrid>
        <w:gridCol w:w="1380"/>
        <w:gridCol w:w="1880"/>
      </w:tblGrid>
      <w:tr w:rsidR="006F58EA" w:rsidRPr="004F09C9" w14:paraId="20FDEEEC" w14:textId="77777777">
        <w:trPr>
          <w:trHeight w:val="451"/>
        </w:trPr>
        <w:tc>
          <w:tcPr>
            <w:tcW w:w="1380" w:type="dxa"/>
            <w:tcBorders>
              <w:top w:val="double" w:sz="3" w:space="0" w:color="000000"/>
              <w:left w:val="nil"/>
              <w:bottom w:val="double" w:sz="3" w:space="0" w:color="000000"/>
              <w:right w:val="nil"/>
            </w:tcBorders>
          </w:tcPr>
          <w:p w14:paraId="62007135"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603F5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2783726" w14:textId="77777777">
        <w:trPr>
          <w:trHeight w:val="427"/>
        </w:trPr>
        <w:tc>
          <w:tcPr>
            <w:tcW w:w="1380" w:type="dxa"/>
            <w:tcBorders>
              <w:top w:val="double" w:sz="3" w:space="0" w:color="000000"/>
              <w:left w:val="nil"/>
              <w:bottom w:val="single" w:sz="3" w:space="0" w:color="000000"/>
              <w:right w:val="nil"/>
            </w:tcBorders>
          </w:tcPr>
          <w:p w14:paraId="48C39034"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117FE4C6" w14:textId="77777777" w:rsidR="006F58EA" w:rsidRPr="004F09C9" w:rsidRDefault="006F58EA">
            <w:pPr>
              <w:spacing w:after="160" w:line="259" w:lineRule="auto"/>
              <w:ind w:left="0" w:firstLine="0"/>
              <w:rPr>
                <w:color w:val="000000" w:themeColor="text1"/>
              </w:rPr>
            </w:pPr>
          </w:p>
        </w:tc>
      </w:tr>
      <w:tr w:rsidR="006F58EA" w:rsidRPr="004F09C9" w14:paraId="226A1520" w14:textId="77777777">
        <w:trPr>
          <w:trHeight w:val="1589"/>
        </w:trPr>
        <w:tc>
          <w:tcPr>
            <w:tcW w:w="1380" w:type="dxa"/>
            <w:tcBorders>
              <w:top w:val="single" w:sz="3" w:space="0" w:color="000000"/>
              <w:left w:val="nil"/>
              <w:bottom w:val="single" w:sz="3" w:space="0" w:color="000000"/>
              <w:right w:val="nil"/>
            </w:tcBorders>
          </w:tcPr>
          <w:p w14:paraId="08E8A7F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816010" w14:textId="77777777" w:rsidR="006F58EA" w:rsidRPr="004F09C9" w:rsidRDefault="00D27C9E">
            <w:pPr>
              <w:spacing w:after="80" w:line="259" w:lineRule="auto"/>
              <w:ind w:left="322" w:firstLine="0"/>
              <w:rPr>
                <w:color w:val="000000" w:themeColor="text1"/>
              </w:rPr>
            </w:pPr>
            <w:r w:rsidRPr="004F09C9">
              <w:rPr>
                <w:i/>
                <w:color w:val="000000" w:themeColor="text1"/>
              </w:rPr>
              <w:t xml:space="preserve">O. </w:t>
            </w:r>
            <w:proofErr w:type="spellStart"/>
            <w:r w:rsidRPr="004F09C9">
              <w:rPr>
                <w:i/>
                <w:color w:val="000000" w:themeColor="text1"/>
              </w:rPr>
              <w:t>nubilalis</w:t>
            </w:r>
            <w:proofErr w:type="spellEnd"/>
          </w:p>
          <w:p w14:paraId="5E4F26C5"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1D8F2F0E"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190CFD9C"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5DBB1E3A" w14:textId="77777777">
        <w:trPr>
          <w:trHeight w:val="403"/>
        </w:trPr>
        <w:tc>
          <w:tcPr>
            <w:tcW w:w="1380" w:type="dxa"/>
            <w:tcBorders>
              <w:top w:val="single" w:sz="3" w:space="0" w:color="000000"/>
              <w:left w:val="nil"/>
              <w:bottom w:val="single" w:sz="3" w:space="0" w:color="000000"/>
              <w:right w:val="nil"/>
            </w:tcBorders>
          </w:tcPr>
          <w:p w14:paraId="5AB94317"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04FBABA" w14:textId="77777777" w:rsidR="006F58EA" w:rsidRPr="004F09C9" w:rsidRDefault="006F58EA">
            <w:pPr>
              <w:spacing w:after="160" w:line="259" w:lineRule="auto"/>
              <w:ind w:left="0" w:firstLine="0"/>
              <w:rPr>
                <w:color w:val="000000" w:themeColor="text1"/>
              </w:rPr>
            </w:pPr>
          </w:p>
        </w:tc>
      </w:tr>
      <w:tr w:rsidR="006F58EA" w:rsidRPr="004F09C9" w14:paraId="5E5E92A8" w14:textId="77777777">
        <w:trPr>
          <w:trHeight w:val="798"/>
        </w:trPr>
        <w:tc>
          <w:tcPr>
            <w:tcW w:w="1380" w:type="dxa"/>
            <w:tcBorders>
              <w:top w:val="single" w:sz="3" w:space="0" w:color="000000"/>
              <w:left w:val="nil"/>
              <w:bottom w:val="single" w:sz="3" w:space="0" w:color="000000"/>
              <w:right w:val="nil"/>
            </w:tcBorders>
          </w:tcPr>
          <w:p w14:paraId="6E837ACC"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0ADB3F"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C89D288"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1B682221" w14:textId="77777777">
        <w:trPr>
          <w:trHeight w:val="403"/>
        </w:trPr>
        <w:tc>
          <w:tcPr>
            <w:tcW w:w="1380" w:type="dxa"/>
            <w:tcBorders>
              <w:top w:val="single" w:sz="3" w:space="0" w:color="000000"/>
              <w:left w:val="nil"/>
              <w:bottom w:val="single" w:sz="3" w:space="0" w:color="000000"/>
              <w:right w:val="nil"/>
            </w:tcBorders>
          </w:tcPr>
          <w:p w14:paraId="6D2D1C68"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6A7B8C4" w14:textId="77777777" w:rsidR="006F58EA" w:rsidRPr="004F09C9" w:rsidRDefault="006F58EA">
            <w:pPr>
              <w:spacing w:after="160" w:line="259" w:lineRule="auto"/>
              <w:ind w:left="0" w:firstLine="0"/>
              <w:rPr>
                <w:color w:val="000000" w:themeColor="text1"/>
              </w:rPr>
            </w:pPr>
          </w:p>
        </w:tc>
      </w:tr>
      <w:tr w:rsidR="006F58EA" w:rsidRPr="004F09C9" w14:paraId="0B663E3B" w14:textId="77777777">
        <w:trPr>
          <w:trHeight w:val="1589"/>
        </w:trPr>
        <w:tc>
          <w:tcPr>
            <w:tcW w:w="1380" w:type="dxa"/>
            <w:tcBorders>
              <w:top w:val="single" w:sz="3" w:space="0" w:color="000000"/>
              <w:left w:val="nil"/>
              <w:bottom w:val="single" w:sz="3" w:space="0" w:color="000000"/>
              <w:right w:val="nil"/>
            </w:tcBorders>
          </w:tcPr>
          <w:p w14:paraId="04F20743"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40D3C74"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AD500F0"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7891C602"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C6E0884" w14:textId="77777777" w:rsidR="006F58EA" w:rsidRPr="004F09C9" w:rsidRDefault="00D27C9E">
      <w:pPr>
        <w:rPr>
          <w:color w:val="000000" w:themeColor="text1"/>
        </w:rPr>
      </w:pPr>
      <w:r w:rsidRPr="004F09C9">
        <w:rPr>
          <w:color w:val="000000" w:themeColor="text1"/>
        </w:rPr>
        <w:br w:type="page"/>
      </w:r>
    </w:p>
    <w:p w14:paraId="54499ACD"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5C8CE01" wp14:editId="03939D09">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2"/>
                    <a:stretch>
                      <a:fillRect/>
                    </a:stretch>
                  </pic:blipFill>
                  <pic:spPr>
                    <a:xfrm>
                      <a:off x="0" y="0"/>
                      <a:ext cx="5349359" cy="4133596"/>
                    </a:xfrm>
                    <a:prstGeom prst="rect">
                      <a:avLst/>
                    </a:prstGeom>
                  </pic:spPr>
                </pic:pic>
              </a:graphicData>
            </a:graphic>
          </wp:inline>
        </w:drawing>
      </w:r>
    </w:p>
    <w:p w14:paraId="26C48536"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5C37412E"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4ECC7660" w14:textId="77777777" w:rsidR="00D27C9E" w:rsidRPr="004F09C9" w:rsidRDefault="00D27C9E">
      <w:pPr>
        <w:spacing w:after="3" w:line="238" w:lineRule="auto"/>
        <w:ind w:left="1168" w:right="315" w:firstLine="0"/>
        <w:jc w:val="both"/>
        <w:rPr>
          <w:color w:val="000000" w:themeColor="text1"/>
        </w:rPr>
      </w:pPr>
    </w:p>
    <w:p w14:paraId="14E61399" w14:textId="77777777" w:rsidR="00D27C9E" w:rsidRPr="004F09C9" w:rsidRDefault="00D27C9E">
      <w:pPr>
        <w:spacing w:after="3" w:line="238" w:lineRule="auto"/>
        <w:ind w:left="1168" w:right="315" w:firstLine="0"/>
        <w:jc w:val="both"/>
        <w:rPr>
          <w:color w:val="000000" w:themeColor="text1"/>
        </w:rPr>
      </w:pPr>
    </w:p>
    <w:p w14:paraId="598A9C70" w14:textId="77777777" w:rsidR="00D27C9E" w:rsidRPr="004F09C9" w:rsidRDefault="00D27C9E">
      <w:pPr>
        <w:spacing w:after="3" w:line="238" w:lineRule="auto"/>
        <w:ind w:left="1168" w:right="315" w:firstLine="0"/>
        <w:jc w:val="both"/>
        <w:rPr>
          <w:color w:val="000000" w:themeColor="text1"/>
        </w:rPr>
      </w:pPr>
    </w:p>
    <w:p w14:paraId="35A055F2" w14:textId="77777777" w:rsidR="00D27C9E" w:rsidRPr="004F09C9" w:rsidRDefault="00D27C9E">
      <w:pPr>
        <w:spacing w:after="3" w:line="238" w:lineRule="auto"/>
        <w:ind w:left="1168" w:right="315" w:firstLine="0"/>
        <w:jc w:val="both"/>
        <w:rPr>
          <w:color w:val="000000" w:themeColor="text1"/>
        </w:rPr>
      </w:pPr>
    </w:p>
    <w:p w14:paraId="630DF5E9" w14:textId="77777777" w:rsidR="00D27C9E" w:rsidRPr="004F09C9" w:rsidRDefault="00D27C9E">
      <w:pPr>
        <w:spacing w:after="3" w:line="238" w:lineRule="auto"/>
        <w:ind w:left="1168" w:right="315" w:firstLine="0"/>
        <w:jc w:val="both"/>
        <w:rPr>
          <w:color w:val="000000" w:themeColor="text1"/>
        </w:rPr>
      </w:pPr>
    </w:p>
    <w:p w14:paraId="299FD30C" w14:textId="77777777" w:rsidR="00D27C9E" w:rsidRPr="004F09C9" w:rsidRDefault="00D27C9E">
      <w:pPr>
        <w:spacing w:after="3" w:line="238" w:lineRule="auto"/>
        <w:ind w:left="1168" w:right="315" w:firstLine="0"/>
        <w:jc w:val="both"/>
        <w:rPr>
          <w:color w:val="000000" w:themeColor="text1"/>
        </w:rPr>
      </w:pPr>
    </w:p>
    <w:p w14:paraId="7370404F" w14:textId="77777777" w:rsidR="00D27C9E" w:rsidRPr="004F09C9" w:rsidRDefault="00D27C9E">
      <w:pPr>
        <w:spacing w:after="3" w:line="238" w:lineRule="auto"/>
        <w:ind w:left="1168" w:right="315" w:firstLine="0"/>
        <w:jc w:val="both"/>
        <w:rPr>
          <w:color w:val="000000" w:themeColor="text1"/>
        </w:rPr>
      </w:pPr>
    </w:p>
    <w:p w14:paraId="34600572" w14:textId="77777777" w:rsidR="00D27C9E" w:rsidRPr="004F09C9" w:rsidRDefault="00D27C9E">
      <w:pPr>
        <w:spacing w:after="3" w:line="238" w:lineRule="auto"/>
        <w:ind w:left="1168" w:right="315" w:firstLine="0"/>
        <w:jc w:val="both"/>
        <w:rPr>
          <w:color w:val="000000" w:themeColor="text1"/>
        </w:rPr>
      </w:pPr>
    </w:p>
    <w:p w14:paraId="62BDABDF" w14:textId="77777777" w:rsidR="00D27C9E" w:rsidRPr="004F09C9" w:rsidRDefault="00D27C9E">
      <w:pPr>
        <w:spacing w:after="3" w:line="238" w:lineRule="auto"/>
        <w:ind w:left="1168" w:right="315" w:firstLine="0"/>
        <w:jc w:val="both"/>
        <w:rPr>
          <w:color w:val="000000" w:themeColor="text1"/>
        </w:rPr>
      </w:pPr>
    </w:p>
    <w:p w14:paraId="21777277" w14:textId="77777777" w:rsidR="00D27C9E" w:rsidRPr="004F09C9" w:rsidRDefault="00D27C9E">
      <w:pPr>
        <w:spacing w:after="3" w:line="238" w:lineRule="auto"/>
        <w:ind w:left="1168" w:right="315" w:firstLine="0"/>
        <w:jc w:val="both"/>
        <w:rPr>
          <w:color w:val="000000" w:themeColor="text1"/>
        </w:rPr>
      </w:pPr>
    </w:p>
    <w:p w14:paraId="7E6EFAA5" w14:textId="77777777" w:rsidR="00D27C9E" w:rsidRPr="004F09C9" w:rsidRDefault="00D27C9E">
      <w:pPr>
        <w:spacing w:after="3" w:line="238" w:lineRule="auto"/>
        <w:ind w:left="1168" w:right="315" w:firstLine="0"/>
        <w:jc w:val="both"/>
        <w:rPr>
          <w:color w:val="000000" w:themeColor="text1"/>
        </w:rPr>
      </w:pPr>
    </w:p>
    <w:p w14:paraId="02928DB9" w14:textId="77777777" w:rsidR="00D27C9E" w:rsidRPr="004F09C9" w:rsidRDefault="00D27C9E">
      <w:pPr>
        <w:spacing w:after="3" w:line="238" w:lineRule="auto"/>
        <w:ind w:left="1168" w:right="315" w:firstLine="0"/>
        <w:jc w:val="both"/>
        <w:rPr>
          <w:color w:val="000000" w:themeColor="text1"/>
        </w:rPr>
      </w:pPr>
    </w:p>
    <w:p w14:paraId="4B539666" w14:textId="77777777" w:rsidR="00D27C9E" w:rsidRPr="004F09C9" w:rsidRDefault="00D27C9E">
      <w:pPr>
        <w:spacing w:after="3" w:line="238" w:lineRule="auto"/>
        <w:ind w:left="1168" w:right="315" w:firstLine="0"/>
        <w:jc w:val="both"/>
        <w:rPr>
          <w:color w:val="000000" w:themeColor="text1"/>
        </w:rPr>
      </w:pPr>
    </w:p>
    <w:p w14:paraId="60BD96A1"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64488B95"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E1FBEF3" w14:textId="77777777" w:rsidR="006F58EA" w:rsidRPr="004F09C9" w:rsidRDefault="00D27C9E">
      <w:pPr>
        <w:spacing w:after="162" w:line="263" w:lineRule="auto"/>
        <w:ind w:right="80"/>
        <w:jc w:val="center"/>
        <w:rPr>
          <w:color w:val="000000" w:themeColor="text1"/>
        </w:rPr>
      </w:pPr>
      <w:r w:rsidRPr="004F09C9">
        <w:rPr>
          <w:color w:val="000000" w:themeColor="text1"/>
        </w:rPr>
        <w:t>DIAPAUSE TIMING</w:t>
      </w:r>
    </w:p>
    <w:p w14:paraId="32ED58BA"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671B95A" w14:textId="1663F411"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ins w:id="0" w:author="Brown, James T. - ARS" w:date="2019-01-28T17:40:00Z">
        <w:r w:rsidR="00DA3145">
          <w:rPr>
            <w:color w:val="000000" w:themeColor="text1"/>
          </w:rPr>
          <w:t>NOAA 2017</w:t>
        </w:r>
      </w:ins>
      <w:r w:rsidR="00CE5B15">
        <w:rPr>
          <w:color w:val="000000" w:themeColor="text1"/>
        </w:rPr>
        <w:t xml:space="preserve">, </w:t>
      </w:r>
      <w:proofErr w:type="spellStart"/>
      <w:ins w:id="1" w:author="Brown, James T. - ARS" w:date="2019-01-28T17:40:00Z">
        <w:r w:rsidR="00DA3145">
          <w:rPr>
            <w:color w:val="000000" w:themeColor="text1"/>
          </w:rPr>
          <w:t>DeLucia</w:t>
        </w:r>
        <w:proofErr w:type="spellEnd"/>
        <w:r w:rsidR="00DA3145">
          <w:rPr>
            <w:color w:val="000000" w:themeColor="text1"/>
          </w:rPr>
          <w:t xml:space="preserve"> 2008</w:t>
        </w:r>
      </w:ins>
      <w:r w:rsidR="00CE5B15">
        <w:rPr>
          <w:color w:val="000000" w:themeColor="text1"/>
        </w:rPr>
        <w:t xml:space="preserve">, </w:t>
      </w:r>
      <w:ins w:id="2" w:author="Brown, James T. - ARS" w:date="2019-01-28T17:40:00Z">
        <w:r w:rsidR="00DA3145">
          <w:rPr>
            <w:color w:val="000000" w:themeColor="text1"/>
          </w:rPr>
          <w:t>IPCC 2013</w:t>
        </w:r>
      </w:ins>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 xml:space="preserve">(NOAA 2016, </w:t>
      </w:r>
      <w:proofErr w:type="spellStart"/>
      <w:r w:rsidR="00CE5B15">
        <w:rPr>
          <w:color w:val="000000" w:themeColor="text1"/>
        </w:rPr>
        <w:t>DeLucia</w:t>
      </w:r>
      <w:proofErr w:type="spellEnd"/>
      <w:r w:rsidR="00CE5B15">
        <w:rPr>
          <w:color w:val="000000" w:themeColor="text1"/>
        </w:rPr>
        <w:t xml:space="preserve"> et al.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CE5B15">
        <w:rPr>
          <w:color w:val="000000" w:themeColor="text1"/>
        </w:rPr>
        <w:t xml:space="preserve"> 2006)</w:t>
      </w:r>
      <w:r w:rsidRPr="004F09C9">
        <w:rPr>
          <w:color w:val="000000" w:themeColor="text1"/>
        </w:rPr>
        <w:t xml:space="preserve">. </w:t>
      </w:r>
    </w:p>
    <w:p w14:paraId="63E08D1B" w14:textId="5919B4A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ins w:id="3" w:author="Brown, James T. - ARS" w:date="2019-01-28T17:41:00Z">
        <w:r w:rsidR="00DA3145">
          <w:rPr>
            <w:color w:val="000000" w:themeColor="text1"/>
          </w:rPr>
          <w:t>Nechols</w:t>
        </w:r>
        <w:proofErr w:type="spellEnd"/>
        <w:r w:rsidR="00DA3145">
          <w:rPr>
            <w:color w:val="000000" w:themeColor="text1"/>
          </w:rPr>
          <w:t xml:space="preserve"> 1999</w:t>
        </w:r>
      </w:ins>
      <w:r w:rsidR="00CE5B15">
        <w:rPr>
          <w:color w:val="000000" w:themeColor="text1"/>
        </w:rPr>
        <w:t>, Hahn and Denlinger 2007)</w:t>
      </w:r>
      <w:r w:rsidRPr="004F09C9">
        <w:rPr>
          <w:color w:val="000000" w:themeColor="text1"/>
        </w:rPr>
        <w:t xml:space="preserve">. Before the environment becomes unfavorable, insects prepare for diapause by accumulating and storing nutrients in the form of lipids, proteins, and carbohydrates </w:t>
      </w:r>
      <w:ins w:id="4" w:author="Brown, James T. - ARS" w:date="2019-01-28T16:15:00Z">
        <w:r w:rsidR="004A056B">
          <w:rPr>
            <w:color w:val="000000" w:themeColor="text1"/>
          </w:rPr>
          <w:t>(</w:t>
        </w:r>
        <w:proofErr w:type="spellStart"/>
        <w:r w:rsidR="004A056B" w:rsidRPr="00CE5B15">
          <w:rPr>
            <w:color w:val="000000" w:themeColor="text1"/>
          </w:rPr>
          <w:t>Koštál</w:t>
        </w:r>
        <w:proofErr w:type="spellEnd"/>
        <w:r w:rsidR="004A056B">
          <w:rPr>
            <w:color w:val="000000" w:themeColor="text1"/>
          </w:rPr>
          <w:t xml:space="preserve"> 2006)</w:t>
        </w:r>
      </w:ins>
      <w:r w:rsidRPr="004F09C9">
        <w:rPr>
          <w:color w:val="000000" w:themeColor="text1"/>
        </w:rPr>
        <w:t>. For example, increased energy storage in the form of proteins has been reported in Colorado potato beetles (</w:t>
      </w:r>
      <w:r w:rsidRPr="004F09C9">
        <w:rPr>
          <w:i/>
          <w:iCs/>
          <w:color w:val="000000" w:themeColor="text1"/>
        </w:rPr>
        <w:t xml:space="preserve">L.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r w:rsidRPr="004F09C9">
        <w:rPr>
          <w:i/>
          <w:color w:val="000000" w:themeColor="text1"/>
        </w:rPr>
        <w:t xml:space="preserve">D. </w:t>
      </w:r>
      <w:proofErr w:type="spellStart"/>
      <w:r w:rsidRPr="004F09C9">
        <w:rPr>
          <w:i/>
          <w:color w:val="000000" w:themeColor="text1"/>
        </w:rPr>
        <w:t>grandiosella</w:t>
      </w:r>
      <w:proofErr w:type="spellEnd"/>
      <w:r w:rsidRPr="004F09C9">
        <w:rPr>
          <w:color w:val="000000" w:themeColor="text1"/>
        </w:rPr>
        <w:t>) (Brown and Chippendale 1978), while increased lipid storage has been reported for the pink bollworm (</w:t>
      </w:r>
      <w:r w:rsidRPr="004F09C9">
        <w:rPr>
          <w:i/>
          <w:iCs/>
          <w:color w:val="000000" w:themeColor="text1"/>
        </w:rPr>
        <w:t xml:space="preserve">P.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Pr="004F09C9">
        <w:rPr>
          <w:color w:val="000000" w:themeColor="text1"/>
        </w:rPr>
        <w:t xml:space="preserve"> 1989), among others. Energy stores fuel insect metabolism during diapause, and after diapause these stored resources are redirected to accomplish post-diapause functions. However, metabolic activity </w:t>
      </w:r>
      <w:r w:rsidRPr="004F09C9">
        <w:rPr>
          <w:color w:val="000000" w:themeColor="text1"/>
        </w:rPr>
        <w:lastRenderedPageBreak/>
        <w:t xml:space="preserve">for many insects is temperature dependent and insects preparing for diapause in warmer environments may struggle to meet the energy demands of an increased metabolism and possibly divert resources away from storage. </w:t>
      </w:r>
    </w:p>
    <w:p w14:paraId="389235BA" w14:textId="39F0B62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 1997).</w:t>
      </w:r>
      <w:r w:rsidRPr="004F09C9">
        <w:rPr>
          <w:color w:val="000000" w:themeColor="text1"/>
        </w:rPr>
        <w:t xml:space="preserve"> The authors found that when diet was restricted larvae entered diapause with less mass and remained in diapause for a shorter period </w:t>
      </w:r>
      <w:ins w:id="5" w:author="Brown, James T. - ARS" w:date="2019-01-28T17:53:00Z">
        <w:r w:rsidR="001B705E">
          <w:rPr>
            <w:color w:val="000000" w:themeColor="text1"/>
          </w:rPr>
          <w:t>compared to</w:t>
        </w:r>
        <w:r w:rsidR="001B705E" w:rsidRPr="004F09C9">
          <w:rPr>
            <w:color w:val="000000" w:themeColor="text1"/>
          </w:rPr>
          <w:t xml:space="preserve"> </w:t>
        </w:r>
      </w:ins>
      <w:r w:rsidRPr="004F09C9">
        <w:rPr>
          <w:color w:val="000000" w:themeColor="text1"/>
        </w:rPr>
        <w:t xml:space="preserve">larvae given an unrestricted diet </w:t>
      </w:r>
      <w:r w:rsidR="00CE5B15">
        <w:rPr>
          <w:color w:val="000000" w:themeColor="text1"/>
        </w:rPr>
        <w:t>(Saunders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 xml:space="preserve">Hahn and Denlinger 2007, Sinclair </w:t>
      </w:r>
      <w:r w:rsidR="00643F52">
        <w:rPr>
          <w:color w:val="000000" w:themeColor="text1"/>
        </w:rPr>
        <w:t>2015)</w:t>
      </w:r>
      <w:r w:rsidRPr="004F09C9">
        <w:rPr>
          <w:color w:val="000000" w:themeColor="text1"/>
        </w:rPr>
        <w:t>.</w:t>
      </w:r>
    </w:p>
    <w:p w14:paraId="5C23F025" w14:textId="57F70D7E" w:rsidR="00101994" w:rsidRPr="009E5A7B" w:rsidRDefault="00101994" w:rsidP="00101994">
      <w:pPr>
        <w:spacing w:line="480" w:lineRule="auto"/>
        <w:ind w:left="-15" w:right="165" w:firstLine="468"/>
        <w:rPr>
          <w:ins w:id="6" w:author="Brown, James T." w:date="2019-01-28T13:46:00Z"/>
          <w:color w:val="000000" w:themeColor="text1"/>
        </w:rPr>
      </w:pPr>
      <w:ins w:id="7" w:author="Brown, James T." w:date="2019-01-28T13:46:00Z">
        <w:r w:rsidRPr="009E5A7B">
          <w:rPr>
            <w:color w:val="000000" w:themeColor="text1"/>
          </w:rPr>
          <w:t xml:space="preserve">Warmer and more variable fall and winter temperatures will increase insect metabolic activity and could deplete nutrition stores because insect metabolisms are proportional to environmental temperatures they experience. (Bradshaw and Holzapfel 2006, Hahn and Denlinger 2011, Scriber 2014, Sinclair 2018). </w:t>
        </w:r>
        <w:del w:id="8" w:author="Brown, James T. - ARS" w:date="2019-01-28T17:56:00Z">
          <w:r w:rsidRPr="00E2045B" w:rsidDel="001B705E">
            <w:rPr>
              <w:color w:val="000000" w:themeColor="text1"/>
            </w:rPr>
            <w:delText xml:space="preserve">Thompson and Davis (1981) showed that insects reared under the same diapause preparation conditions </w:delText>
          </w:r>
        </w:del>
        <w:del w:id="9" w:author="Brown, James T. - ARS" w:date="2019-01-28T17:54:00Z">
          <w:r w:rsidRPr="00E2045B" w:rsidDel="001B705E">
            <w:rPr>
              <w:color w:val="000000" w:themeColor="text1"/>
            </w:rPr>
            <w:delText xml:space="preserve">could </w:delText>
          </w:r>
        </w:del>
        <w:del w:id="10" w:author="Brown, James T. - ARS" w:date="2019-01-28T17:56:00Z">
          <w:r w:rsidRPr="00E2045B" w:rsidDel="001B705E">
            <w:rPr>
              <w:color w:val="000000" w:themeColor="text1"/>
            </w:rPr>
            <w:delText>deplete nutrition stores differently based on the temperatures they experience at the onset of diapause (Thompson and Davis 1981). These researchers</w:delText>
          </w:r>
        </w:del>
      </w:ins>
      <w:ins w:id="11" w:author="Brown, James T. - ARS" w:date="2019-01-28T17:56:00Z">
        <w:r w:rsidR="001B705E">
          <w:rPr>
            <w:color w:val="000000" w:themeColor="text1"/>
          </w:rPr>
          <w:t>Thompson and Davis (1981)</w:t>
        </w:r>
      </w:ins>
      <w:ins w:id="12" w:author="Brown, James T." w:date="2019-01-28T13:46:00Z">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ins>
      <w:proofErr w:type="spellEnd"/>
      <w:ins w:id="13" w:author="Brown, James T. - ARS" w:date="2019-01-28T17:54:00Z">
        <w:r w:rsidR="001B705E">
          <w:rPr>
            <w:color w:val="000000" w:themeColor="text1"/>
          </w:rPr>
          <w:t xml:space="preserve"> </w:t>
        </w:r>
      </w:ins>
      <w:proofErr w:type="spellStart"/>
      <w:ins w:id="14" w:author="Brown, James T." w:date="2019-01-28T13:46:00Z">
        <w:r w:rsidRPr="00E2045B">
          <w:rPr>
            <w:color w:val="000000" w:themeColor="text1"/>
          </w:rPr>
          <w:t>Dyar</w:t>
        </w:r>
      </w:ins>
      <w:proofErr w:type="spellEnd"/>
      <w:ins w:id="15" w:author="Brown, James T. - ARS" w:date="2019-01-28T17:54:00Z">
        <w:r w:rsidR="001B705E">
          <w:rPr>
            <w:color w:val="000000" w:themeColor="text1"/>
          </w:rPr>
          <w:t xml:space="preserve"> moths</w:t>
        </w:r>
      </w:ins>
      <w:ins w:id="16" w:author="Brown, James T." w:date="2019-01-28T13:46:00Z">
        <w:r w:rsidRPr="00E2045B">
          <w:rPr>
            <w:color w:val="000000" w:themeColor="text1"/>
          </w:rPr>
          <w:t xml:space="preserve"> at stable temperatures during diapause preparation. </w:t>
        </w:r>
      </w:ins>
      <w:ins w:id="17" w:author="Brown, James T. - ARS" w:date="2019-01-28T17:54:00Z">
        <w:r w:rsidR="001B705E">
          <w:rPr>
            <w:color w:val="000000" w:themeColor="text1"/>
          </w:rPr>
          <w:t>Then at</w:t>
        </w:r>
      </w:ins>
      <w:ins w:id="18" w:author="Brown, James T." w:date="2019-01-28T13:46:00Z">
        <w:r w:rsidRPr="00E2045B">
          <w:rPr>
            <w:color w:val="000000" w:themeColor="text1"/>
          </w:rPr>
          <w:t xml:space="preserve"> the onset of diapause, some moths were held at warmer and more variable temperatures while others were held in cooler and more stable temperatures. Between the two groups, the moths held in warmer and more variable conditions depleted significantly more lipids by the end of diapause (Thompson and Davis 1981).</w:t>
        </w:r>
      </w:ins>
      <w:ins w:id="19" w:author="Brown, James T. - ARS" w:date="2019-01-28T17:57:00Z">
        <w:r w:rsidR="001B705E">
          <w:rPr>
            <w:color w:val="000000" w:themeColor="text1"/>
          </w:rPr>
          <w:t xml:space="preserve"> </w:t>
        </w:r>
        <w:r w:rsidR="001B705E" w:rsidRPr="00E2045B">
          <w:rPr>
            <w:color w:val="000000" w:themeColor="text1"/>
          </w:rPr>
          <w:t xml:space="preserve">Thompson and Davis (1981) showed that insects </w:t>
        </w:r>
        <w:r w:rsidR="000D6E6E">
          <w:rPr>
            <w:color w:val="000000" w:themeColor="text1"/>
          </w:rPr>
          <w:t xml:space="preserve">could </w:t>
        </w:r>
        <w:r w:rsidR="000D6E6E">
          <w:rPr>
            <w:color w:val="000000" w:themeColor="text1"/>
          </w:rPr>
          <w:lastRenderedPageBreak/>
          <w:t>deplete</w:t>
        </w:r>
        <w:r w:rsidR="001B705E">
          <w:rPr>
            <w:color w:val="000000" w:themeColor="text1"/>
          </w:rPr>
          <w:t xml:space="preserve"> their</w:t>
        </w:r>
        <w:r w:rsidR="001B705E" w:rsidRPr="00E2045B">
          <w:rPr>
            <w:color w:val="000000" w:themeColor="text1"/>
          </w:rPr>
          <w:t xml:space="preserve"> nutrition stores differently based on the temperatures they experience at the onset of diapause (Thompson and Davis 1981).</w:t>
        </w:r>
      </w:ins>
    </w:p>
    <w:p w14:paraId="69C09188" w14:textId="77777777" w:rsidR="004F09C9" w:rsidRPr="004F09C9" w:rsidRDefault="004F09C9" w:rsidP="00DD43B4">
      <w:pPr>
        <w:spacing w:line="480" w:lineRule="auto"/>
        <w:ind w:left="-15" w:right="165" w:firstLine="468"/>
        <w:rPr>
          <w:color w:val="000000" w:themeColor="text1"/>
        </w:rPr>
      </w:pPr>
      <w:r w:rsidRPr="004F09C9">
        <w:rPr>
          <w:color w:val="000000" w:themeColor="text1"/>
        </w:rPr>
        <w:t>Warmer</w:t>
      </w:r>
      <w:ins w:id="20" w:author="Brown, James T." w:date="2019-01-28T13:41:00Z">
        <w:r w:rsidR="00101994">
          <w:rPr>
            <w:color w:val="000000" w:themeColor="text1"/>
          </w:rPr>
          <w:t xml:space="preserve"> fall</w:t>
        </w:r>
      </w:ins>
      <w:r w:rsidRPr="004F09C9">
        <w:rPr>
          <w:color w:val="000000" w:themeColor="text1"/>
        </w:rPr>
        <w:t xml:space="preserve"> temperatures during diapause preparation could increase metabolic rates and redirect resources away from nutrient storage. </w:t>
      </w:r>
      <w:ins w:id="21" w:author="Brown, James T." w:date="2019-01-28T13:39:00Z">
        <w:r w:rsidR="009E5A7B">
          <w:rPr>
            <w:color w:val="000000" w:themeColor="text1"/>
          </w:rPr>
          <w:t>Insects</w:t>
        </w:r>
      </w:ins>
      <w:r w:rsidRPr="004F09C9">
        <w:rPr>
          <w:color w:val="000000" w:themeColor="text1"/>
        </w:rPr>
        <w:t xml:space="preserve"> unable to build up enough stored energy before the onset of </w:t>
      </w:r>
      <w:ins w:id="22" w:author="Brown, James T." w:date="2019-01-28T13:40:00Z">
        <w:r w:rsidR="00101994">
          <w:rPr>
            <w:color w:val="000000" w:themeColor="text1"/>
          </w:rPr>
          <w:t xml:space="preserve">winter may be unable to </w:t>
        </w:r>
      </w:ins>
      <w:r w:rsidRPr="004F09C9">
        <w:rPr>
          <w:color w:val="000000" w:themeColor="text1"/>
        </w:rPr>
        <w:t>enter diapause before the onset of winter. Similarly, warmer winter temperatures could increase the metabolism of diapausing insects, causing them to deplete stored energy before environmental conditions become favorable</w:t>
      </w:r>
      <w:ins w:id="23" w:author="Brown, James T." w:date="2019-01-28T13:41:00Z">
        <w:r w:rsidR="00101994">
          <w:rPr>
            <w:color w:val="000000" w:themeColor="text1"/>
          </w:rPr>
          <w:t xml:space="preserve"> and</w:t>
        </w:r>
      </w:ins>
      <w:r w:rsidRPr="004F09C9">
        <w:rPr>
          <w:color w:val="000000" w:themeColor="text1"/>
        </w:rPr>
        <w:t xml:space="preserve"> </w:t>
      </w:r>
      <w:ins w:id="24" w:author="Brown, James T." w:date="2019-01-28T13:37:00Z">
        <w:r w:rsidR="009E5A7B">
          <w:rPr>
            <w:color w:val="000000" w:themeColor="text1"/>
          </w:rPr>
          <w:t xml:space="preserve">possibly </w:t>
        </w:r>
      </w:ins>
      <w:r w:rsidRPr="004F09C9">
        <w:rPr>
          <w:color w:val="000000" w:themeColor="text1"/>
        </w:rPr>
        <w:t xml:space="preserve">lead to mortality. Surviving diapause with reduced resources could </w:t>
      </w:r>
      <w:ins w:id="25" w:author="Brown, James T." w:date="2019-01-28T13:42:00Z">
        <w:r w:rsidR="00101994">
          <w:rPr>
            <w:color w:val="000000" w:themeColor="text1"/>
          </w:rPr>
          <w:t>a</w:t>
        </w:r>
        <w:r w:rsidR="00101994" w:rsidRPr="004F09C9">
          <w:rPr>
            <w:color w:val="000000" w:themeColor="text1"/>
          </w:rPr>
          <w:t>ffect</w:t>
        </w:r>
      </w:ins>
      <w:r w:rsidRPr="004F09C9">
        <w:rPr>
          <w:color w:val="000000" w:themeColor="text1"/>
        </w:rPr>
        <w:t xml:space="preserve"> </w:t>
      </w:r>
      <w:proofErr w:type="gramStart"/>
      <w:ins w:id="26" w:author="Brown, James T." w:date="2019-01-28T13:43:00Z">
        <w:r w:rsidR="00101994">
          <w:rPr>
            <w:color w:val="000000" w:themeColor="text1"/>
          </w:rPr>
          <w:t>insect</w:t>
        </w:r>
      </w:ins>
      <w:ins w:id="27" w:author="Brown, James T." w:date="2019-01-28T13:45:00Z">
        <w:r w:rsidR="00101994">
          <w:rPr>
            <w:color w:val="000000" w:themeColor="text1"/>
          </w:rPr>
          <w:t>s</w:t>
        </w:r>
      </w:ins>
      <w:proofErr w:type="gramEnd"/>
      <w:ins w:id="28" w:author="Brown, James T." w:date="2019-01-28T13:43:00Z">
        <w:r w:rsidR="00101994" w:rsidRPr="004F09C9">
          <w:rPr>
            <w:color w:val="000000" w:themeColor="text1"/>
          </w:rPr>
          <w:t xml:space="preserve"> </w:t>
        </w:r>
      </w:ins>
      <w:r w:rsidRPr="004F09C9">
        <w:rPr>
          <w:color w:val="000000" w:themeColor="text1"/>
        </w:rPr>
        <w:t>post-diapause</w:t>
      </w:r>
      <w:ins w:id="29" w:author="Brown, James T." w:date="2019-01-28T13:43:00Z">
        <w:r w:rsidR="00101994">
          <w:rPr>
            <w:color w:val="000000" w:themeColor="text1"/>
          </w:rPr>
          <w:t xml:space="preserve">, </w:t>
        </w:r>
      </w:ins>
      <w:r w:rsidRPr="004F09C9">
        <w:rPr>
          <w:color w:val="000000" w:themeColor="text1"/>
        </w:rPr>
        <w:t>limit</w:t>
      </w:r>
      <w:ins w:id="30" w:author="Brown, James T." w:date="2019-01-28T13:43:00Z">
        <w:r w:rsidR="00101994">
          <w:rPr>
            <w:color w:val="000000" w:themeColor="text1"/>
          </w:rPr>
          <w:t>ing</w:t>
        </w:r>
      </w:ins>
      <w:r w:rsidRPr="004F09C9">
        <w:rPr>
          <w:color w:val="000000" w:themeColor="text1"/>
        </w:rPr>
        <w:t xml:space="preserve"> critical functions like dispersal, mating, and reproduction. </w:t>
      </w:r>
    </w:p>
    <w:p w14:paraId="1B9C034C" w14:textId="77777777" w:rsidR="004F09C9" w:rsidRPr="004F09C9" w:rsidRDefault="004F09C9" w:rsidP="00DD43B4">
      <w:pPr>
        <w:spacing w:line="480" w:lineRule="auto"/>
        <w:ind w:left="-15" w:right="165"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however the diapause genotype of each strain expresses a specific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understanding of how insects might adjust to warming winter temperatures as Earth’s climate changes. </w:t>
      </w:r>
    </w:p>
    <w:p w14:paraId="4B373BDF" w14:textId="09272509" w:rsidR="004F09C9" w:rsidRPr="004F09C9" w:rsidRDefault="004F09C9" w:rsidP="00DD43B4">
      <w:pPr>
        <w:spacing w:line="480" w:lineRule="auto"/>
        <w:ind w:left="-15" w:right="165" w:firstLine="468"/>
        <w:rPr>
          <w:color w:val="000000" w:themeColor="text1"/>
        </w:rPr>
      </w:pPr>
      <w:r w:rsidRPr="004F09C9">
        <w:rPr>
          <w:color w:val="000000" w:themeColor="text1"/>
        </w:rPr>
        <w:lastRenderedPageBreak/>
        <w:t>Adjusting to climate change for some insect species may be difficult because warmer seasonal temperatures</w:t>
      </w:r>
      <w:ins w:id="31" w:author="Brown, James T. - ARS" w:date="2019-01-28T18:00:00Z">
        <w:r w:rsidR="000D6E6E">
          <w:rPr>
            <w:color w:val="000000" w:themeColor="text1"/>
          </w:rPr>
          <w:t xml:space="preserve"> could increase metabolic activity, deplete energy stores</w:t>
        </w:r>
      </w:ins>
      <w:ins w:id="32" w:author="Brown, James T. - ARS" w:date="2019-01-28T18:01:00Z">
        <w:r w:rsidR="000D6E6E">
          <w:rPr>
            <w:color w:val="000000" w:themeColor="text1"/>
          </w:rPr>
          <w:t xml:space="preserve"> before and during diapause, and</w:t>
        </w:r>
      </w:ins>
      <w:r w:rsidRPr="004F09C9">
        <w:rPr>
          <w:color w:val="000000" w:themeColor="text1"/>
        </w:rPr>
        <w:t xml:space="preserve"> lead to reductions in population size or extinction. European corn borers with the short-diapause genotype could provide an example of how climate</w:t>
      </w:r>
      <w:ins w:id="33" w:author="Brown, James T. - ARS" w:date="2019-01-28T18:01:00Z">
        <w:r w:rsidR="000D6E6E">
          <w:rPr>
            <w:color w:val="000000" w:themeColor="text1"/>
          </w:rPr>
          <w:t xml:space="preserve"> change</w:t>
        </w:r>
      </w:ins>
      <w:r w:rsidRPr="004F09C9">
        <w:rPr>
          <w:color w:val="000000" w:themeColor="text1"/>
        </w:rPr>
        <w:t xml:space="preserve"> might negatively impact insect populations</w:t>
      </w:r>
      <w:ins w:id="34" w:author="Brown, James T. - ARS" w:date="2019-01-28T18:04:00Z">
        <w:r w:rsidR="000D6E6E">
          <w:rPr>
            <w:color w:val="000000" w:themeColor="text1"/>
          </w:rPr>
          <w:t>. I</w:t>
        </w:r>
      </w:ins>
      <w:del w:id="35" w:author="Brown, James T. - ARS" w:date="2019-01-28T18:04:00Z">
        <w:r w:rsidRPr="004F09C9" w:rsidDel="000D6E6E">
          <w:rPr>
            <w:color w:val="000000" w:themeColor="text1"/>
          </w:rPr>
          <w:delText xml:space="preserve"> i</w:delText>
        </w:r>
      </w:del>
      <w:r w:rsidRPr="004F09C9">
        <w:rPr>
          <w:color w:val="000000" w:themeColor="text1"/>
        </w:rPr>
        <w:t xml:space="preserve">f warmer </w:t>
      </w:r>
      <w:del w:id="36" w:author="Brown, James T. - ARS" w:date="2019-01-28T18:02:00Z">
        <w:r w:rsidRPr="004F09C9" w:rsidDel="000D6E6E">
          <w:rPr>
            <w:color w:val="000000" w:themeColor="text1"/>
          </w:rPr>
          <w:delText xml:space="preserve">diapause </w:delText>
        </w:r>
      </w:del>
      <w:r w:rsidRPr="004F09C9">
        <w:rPr>
          <w:color w:val="000000" w:themeColor="text1"/>
        </w:rPr>
        <w:t>temperatures</w:t>
      </w:r>
      <w:ins w:id="37" w:author="Brown, James T. - ARS" w:date="2019-01-28T18:02:00Z">
        <w:r w:rsidR="000D6E6E">
          <w:rPr>
            <w:color w:val="000000" w:themeColor="text1"/>
          </w:rPr>
          <w:t xml:space="preserve"> increase </w:t>
        </w:r>
      </w:ins>
      <w:ins w:id="38" w:author="Brown, James T. - ARS" w:date="2019-01-28T18:05:00Z">
        <w:r w:rsidR="000D6E6E">
          <w:rPr>
            <w:color w:val="000000" w:themeColor="text1"/>
          </w:rPr>
          <w:t>the</w:t>
        </w:r>
      </w:ins>
      <w:ins w:id="39" w:author="Brown, James T. - ARS" w:date="2019-01-28T18:03:00Z">
        <w:r w:rsidR="000D6E6E">
          <w:rPr>
            <w:color w:val="000000" w:themeColor="text1"/>
          </w:rPr>
          <w:t xml:space="preserve"> metabolisms</w:t>
        </w:r>
      </w:ins>
      <w:ins w:id="40" w:author="Brown, James T. - ARS" w:date="2019-01-28T18:05:00Z">
        <w:r w:rsidR="000D6E6E">
          <w:rPr>
            <w:color w:val="000000" w:themeColor="text1"/>
          </w:rPr>
          <w:t xml:space="preserve"> of short-diapause genotype larvae</w:t>
        </w:r>
      </w:ins>
      <w:ins w:id="41" w:author="Brown, James T. - ARS" w:date="2019-01-28T18:03:00Z">
        <w:r w:rsidR="000D6E6E">
          <w:rPr>
            <w:color w:val="000000" w:themeColor="text1"/>
          </w:rPr>
          <w:t xml:space="preserve"> and</w:t>
        </w:r>
      </w:ins>
      <w:r w:rsidRPr="004F09C9">
        <w:rPr>
          <w:color w:val="000000" w:themeColor="text1"/>
        </w:rPr>
        <w:t xml:space="preserve"> drain</w:t>
      </w:r>
      <w:ins w:id="42" w:author="Brown, James T. - ARS" w:date="2019-01-28T18:03:00Z">
        <w:r w:rsidR="000D6E6E">
          <w:rPr>
            <w:color w:val="000000" w:themeColor="text1"/>
          </w:rPr>
          <w:t xml:space="preserve"> their</w:t>
        </w:r>
      </w:ins>
      <w:r w:rsidRPr="004F09C9">
        <w:rPr>
          <w:color w:val="000000" w:themeColor="text1"/>
        </w:rPr>
        <w:t xml:space="preserve"> nutrient stores prematurely</w:t>
      </w:r>
      <w:ins w:id="43" w:author="Brown, James T. - ARS" w:date="2019-01-28T18:05:00Z">
        <w:r w:rsidR="000D6E6E">
          <w:rPr>
            <w:color w:val="000000" w:themeColor="text1"/>
          </w:rPr>
          <w:t xml:space="preserve"> these larvae could exit diapause early and be</w:t>
        </w:r>
      </w:ins>
      <w:del w:id="44" w:author="Brown, James T. - ARS" w:date="2019-01-28T18:05:00Z">
        <w:r w:rsidRPr="004F09C9" w:rsidDel="000D6E6E">
          <w:rPr>
            <w:color w:val="000000" w:themeColor="text1"/>
          </w:rPr>
          <w:delText xml:space="preserve"> </w:delText>
        </w:r>
      </w:del>
      <w:del w:id="45" w:author="Brown, James T. - ARS" w:date="2019-01-28T18:03:00Z">
        <w:r w:rsidRPr="004F09C9" w:rsidDel="000D6E6E">
          <w:rPr>
            <w:color w:val="000000" w:themeColor="text1"/>
          </w:rPr>
          <w:delText xml:space="preserve">and </w:delText>
        </w:r>
      </w:del>
      <w:del w:id="46" w:author="Brown, James T. - ARS" w:date="2019-01-28T18:05:00Z">
        <w:r w:rsidRPr="004F09C9" w:rsidDel="000D6E6E">
          <w:rPr>
            <w:color w:val="000000" w:themeColor="text1"/>
          </w:rPr>
          <w:delText>these larvae</w:delText>
        </w:r>
      </w:del>
      <w:ins w:id="47" w:author="Brown, James T. - ARS" w:date="2019-01-28T18:05:00Z">
        <w:r w:rsidR="000D6E6E">
          <w:rPr>
            <w:color w:val="000000" w:themeColor="text1"/>
          </w:rPr>
          <w:t xml:space="preserve"> exposed to </w:t>
        </w:r>
      </w:ins>
      <w:ins w:id="48" w:author="Brown, James T. - ARS" w:date="2019-01-28T18:04:00Z">
        <w:r w:rsidR="000D6E6E">
          <w:rPr>
            <w:color w:val="000000" w:themeColor="text1"/>
          </w:rPr>
          <w:t>unfavorable seasonal stress</w:t>
        </w:r>
      </w:ins>
      <w:del w:id="49" w:author="Brown, James T. - ARS" w:date="2019-01-28T18:03:00Z">
        <w:r w:rsidRPr="004F09C9" w:rsidDel="000D6E6E">
          <w:rPr>
            <w:color w:val="000000" w:themeColor="text1"/>
          </w:rPr>
          <w:delText xml:space="preserve"> exit diapause before seasons change</w:delText>
        </w:r>
      </w:del>
      <w:r w:rsidRPr="004F09C9">
        <w:rPr>
          <w:color w:val="000000" w:themeColor="text1"/>
        </w:rPr>
        <w:t xml:space="preserve">. However, the effects of climate change </w:t>
      </w:r>
      <w:del w:id="50" w:author="Brown, James T. - ARS" w:date="2019-01-28T18:06:00Z">
        <w:r w:rsidRPr="004F09C9" w:rsidDel="000D6E6E">
          <w:rPr>
            <w:color w:val="000000" w:themeColor="text1"/>
          </w:rPr>
          <w:delText xml:space="preserve">f </w:delText>
        </w:r>
      </w:del>
      <w:r w:rsidRPr="004F09C9">
        <w:rPr>
          <w:color w:val="000000" w:themeColor="text1"/>
        </w:rPr>
        <w:t xml:space="preserve">could also be positive for some insects. If the effects of warmer diapause temperatures can be mitigated by larger nutrient stores, then insects that utilize </w:t>
      </w:r>
      <w:commentRangeStart w:id="51"/>
      <w:commentRangeStart w:id="52"/>
      <w:ins w:id="53" w:author="Brown, James T." w:date="2019-01-28T13:48:00Z">
        <w:r w:rsidR="00101994">
          <w:rPr>
            <w:color w:val="000000" w:themeColor="text1"/>
          </w:rPr>
          <w:t>a</w:t>
        </w:r>
        <w:r w:rsidR="00101994" w:rsidRPr="004F09C9">
          <w:rPr>
            <w:color w:val="000000" w:themeColor="text1"/>
          </w:rPr>
          <w:t xml:space="preserve"> </w:t>
        </w:r>
      </w:ins>
      <w:r w:rsidRPr="004F09C9">
        <w:rPr>
          <w:color w:val="000000" w:themeColor="text1"/>
        </w:rPr>
        <w:t>strategy</w:t>
      </w:r>
      <w:ins w:id="54" w:author="Brown, James T." w:date="2019-01-28T13:48:00Z">
        <w:r w:rsidR="00101994">
          <w:rPr>
            <w:color w:val="000000" w:themeColor="text1"/>
          </w:rPr>
          <w:t xml:space="preserve"> of storing more nutrient</w:t>
        </w:r>
      </w:ins>
      <w:ins w:id="55" w:author="Brown, James T." w:date="2019-01-28T13:49:00Z">
        <w:r w:rsidR="00101994">
          <w:rPr>
            <w:color w:val="000000" w:themeColor="text1"/>
          </w:rPr>
          <w:t xml:space="preserve">s </w:t>
        </w:r>
        <w:del w:id="56" w:author="Brown, James T. - ARS" w:date="2019-01-28T18:07:00Z">
          <w:r w:rsidR="00101994" w:rsidDel="00725EDF">
            <w:rPr>
              <w:color w:val="000000" w:themeColor="text1"/>
            </w:rPr>
            <w:delText xml:space="preserve">to use during </w:delText>
          </w:r>
        </w:del>
      </w:ins>
      <w:ins w:id="57" w:author="Brown, James T. - ARS" w:date="2019-01-28T18:07:00Z">
        <w:r w:rsidR="00725EDF">
          <w:rPr>
            <w:color w:val="000000" w:themeColor="text1"/>
          </w:rPr>
          <w:t xml:space="preserve">ahead of </w:t>
        </w:r>
      </w:ins>
      <w:ins w:id="58" w:author="Brown, James T." w:date="2019-01-28T13:49:00Z">
        <w:r w:rsidR="00101994">
          <w:rPr>
            <w:color w:val="000000" w:themeColor="text1"/>
          </w:rPr>
          <w:t>diapause,</w:t>
        </w:r>
      </w:ins>
      <w:r w:rsidRPr="004F09C9">
        <w:rPr>
          <w:color w:val="000000" w:themeColor="text1"/>
        </w:rPr>
        <w:t xml:space="preserve"> </w:t>
      </w:r>
      <w:commentRangeEnd w:id="51"/>
      <w:r w:rsidRPr="004F09C9">
        <w:rPr>
          <w:color w:val="000000" w:themeColor="text1"/>
        </w:rPr>
        <w:commentReference w:id="51"/>
      </w:r>
      <w:commentRangeEnd w:id="52"/>
      <w:r w:rsidR="00047032">
        <w:rPr>
          <w:rStyle w:val="CommentReference"/>
        </w:rPr>
        <w:commentReference w:id="52"/>
      </w:r>
      <w:r w:rsidRPr="004F09C9">
        <w:rPr>
          <w:color w:val="000000" w:themeColor="text1"/>
        </w:rPr>
        <w:t>like long-diapause European corn borers</w:t>
      </w:r>
      <w:ins w:id="59" w:author="Brown, James T. - ARS" w:date="2019-01-28T18:07:00Z">
        <w:r w:rsidR="00725EDF">
          <w:rPr>
            <w:color w:val="000000" w:themeColor="text1"/>
          </w:rPr>
          <w:t>, those insects</w:t>
        </w:r>
      </w:ins>
      <w:r w:rsidRPr="004F09C9">
        <w:rPr>
          <w:color w:val="000000" w:themeColor="text1"/>
        </w:rPr>
        <w:t xml:space="preserve"> </w:t>
      </w:r>
      <w:del w:id="60" w:author="Brown, James T. - ARS" w:date="2019-01-28T18:07:00Z">
        <w:r w:rsidRPr="004F09C9" w:rsidDel="000D6E6E">
          <w:rPr>
            <w:color w:val="000000" w:themeColor="text1"/>
          </w:rPr>
          <w:delText xml:space="preserve">could </w:delText>
        </w:r>
      </w:del>
      <w:ins w:id="61" w:author="Brown, James T. - ARS" w:date="2019-01-28T18:07:00Z">
        <w:r w:rsidR="000D6E6E">
          <w:rPr>
            <w:color w:val="000000" w:themeColor="text1"/>
          </w:rPr>
          <w:t>may</w:t>
        </w:r>
        <w:r w:rsidR="000D6E6E" w:rsidRPr="004F09C9">
          <w:rPr>
            <w:color w:val="000000" w:themeColor="text1"/>
          </w:rPr>
          <w:t xml:space="preserve"> </w:t>
        </w:r>
      </w:ins>
      <w:r w:rsidRPr="004F09C9">
        <w:rPr>
          <w:color w:val="000000" w:themeColor="text1"/>
        </w:rPr>
        <w:t xml:space="preserve">thrive. </w:t>
      </w:r>
    </w:p>
    <w:p w14:paraId="2100BBDF" w14:textId="77777777" w:rsidR="004F09C9" w:rsidRDefault="004F09C9" w:rsidP="00DD43B4">
      <w:pPr>
        <w:spacing w:line="480" w:lineRule="auto"/>
        <w:ind w:left="-15" w:right="165" w:firstLine="468"/>
        <w:rPr>
          <w:color w:val="000000" w:themeColor="text1"/>
        </w:rPr>
      </w:pPr>
      <w:r w:rsidRPr="004F09C9">
        <w:rPr>
          <w:color w:val="000000" w:themeColor="text1"/>
        </w:rPr>
        <w:t xml:space="preserve">Warmer fall temperatures experienced by the two strains of European corn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of diapause compared to larvae with the short-diapause genotype. However</w:t>
      </w:r>
      <w:r w:rsidR="00CE5B15">
        <w:rPr>
          <w:color w:val="000000" w:themeColor="text1"/>
        </w:rPr>
        <w:t>,</w:t>
      </w:r>
      <w:r w:rsidRPr="004F09C9">
        <w:rPr>
          <w:color w:val="000000" w:themeColor="text1"/>
        </w:rPr>
        <w:t xml:space="preserve"> whether the rate of lipid depletion between the two strains differed during diapause was inconclusive.</w:t>
      </w:r>
    </w:p>
    <w:p w14:paraId="34341608" w14:textId="77777777" w:rsidR="00643F52" w:rsidRPr="004F09C9" w:rsidRDefault="00643F52" w:rsidP="00DD43B4">
      <w:pPr>
        <w:spacing w:line="480" w:lineRule="auto"/>
        <w:ind w:left="-15" w:right="165" w:firstLine="468"/>
        <w:rPr>
          <w:color w:val="000000" w:themeColor="text1"/>
        </w:rPr>
      </w:pPr>
    </w:p>
    <w:p w14:paraId="4D3DF757" w14:textId="77777777" w:rsidR="007F6A28" w:rsidRPr="004F09C9" w:rsidRDefault="007F6A28">
      <w:pPr>
        <w:ind w:left="-15" w:right="165" w:firstLine="468"/>
        <w:rPr>
          <w:color w:val="000000" w:themeColor="text1"/>
        </w:rPr>
      </w:pPr>
    </w:p>
    <w:p w14:paraId="5D46948D"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77BDDE27"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A0084D0" w14:textId="1B1D8B98" w:rsidR="00DD43B4" w:rsidRPr="00DD43B4" w:rsidRDefault="00DD43B4" w:rsidP="00DD43B4">
      <w:pPr>
        <w:spacing w:after="160" w:line="480" w:lineRule="auto"/>
        <w:ind w:firstLine="720"/>
        <w:rPr>
          <w:rFonts w:asciiTheme="minorHAnsi" w:eastAsiaTheme="minorEastAsia" w:hAnsiTheme="minorHAnsi" w:cstheme="minorHAnsi"/>
          <w:bCs/>
          <w:szCs w:val="24"/>
        </w:rPr>
      </w:pPr>
      <w:proofErr w:type="spellStart"/>
      <w:r w:rsidRPr="00DD43B4">
        <w:rPr>
          <w:rFonts w:asciiTheme="minorHAnsi" w:eastAsiaTheme="minorEastAsia" w:hAnsiTheme="minorHAnsi" w:cstheme="minorHAnsi"/>
          <w:bCs/>
          <w:i/>
          <w:szCs w:val="24"/>
        </w:rPr>
        <w:t>Ostrinia</w:t>
      </w:r>
      <w:proofErr w:type="spellEnd"/>
      <w:r w:rsidRPr="00DD43B4">
        <w:rPr>
          <w:rFonts w:asciiTheme="minorHAnsi" w:eastAsiaTheme="minorEastAsia" w:hAnsiTheme="minorHAnsi" w:cstheme="minorHAnsi"/>
          <w:bCs/>
          <w:i/>
          <w:szCs w:val="24"/>
        </w:rPr>
        <w:t xml:space="preserve"> </w:t>
      </w:r>
      <w:proofErr w:type="spellStart"/>
      <w:r w:rsidRPr="00DD43B4">
        <w:rPr>
          <w:rFonts w:asciiTheme="minorHAnsi" w:eastAsiaTheme="minorEastAsia" w:hAnsiTheme="minorHAnsi" w:cstheme="minorHAnsi"/>
          <w:bCs/>
          <w:i/>
          <w:szCs w:val="24"/>
        </w:rPr>
        <w:t>nubilalis</w:t>
      </w:r>
      <w:proofErr w:type="spellEnd"/>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ins w:id="62" w:author="Brown, James T." w:date="2019-01-28T13:51:00Z">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prior to 2015 and kept as separate colonies</w:t>
      </w:r>
      <w:ins w:id="63" w:author="Brown, James T. - ARS" w:date="2019-01-28T17:44:00Z">
        <w:r w:rsidR="00DA3145">
          <w:rPr>
            <w:rFonts w:asciiTheme="minorHAnsi" w:eastAsiaTheme="minorEastAsia" w:hAnsiTheme="minorHAnsi" w:cstheme="minorHAnsi"/>
            <w:bCs/>
            <w:szCs w:val="24"/>
          </w:rPr>
          <w:t xml:space="preserve"> (Wadsworth et al. 2005)</w:t>
        </w:r>
      </w:ins>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ins w:id="64" w:author="Brown, James T. - ARS" w:date="2019-01-28T17:44:00Z">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w:t>
        </w:r>
      </w:ins>
      <w:ins w:id="65" w:author="Brown, James T. - ARS" w:date="2019-01-28T17:45:00Z">
        <w:r w:rsidR="00DA3145">
          <w:rPr>
            <w:rFonts w:asciiTheme="minorHAnsi" w:eastAsiaTheme="minorEastAsia" w:hAnsiTheme="minorHAnsi" w:cstheme="minorHAnsi"/>
            <w:bCs/>
            <w:szCs w:val="24"/>
          </w:rPr>
          <w:t xml:space="preserve">et al. </w:t>
        </w:r>
      </w:ins>
      <w:ins w:id="66" w:author="Brown, James T. - ARS" w:date="2019-01-28T17:44:00Z">
        <w:r w:rsidR="00DA3145">
          <w:rPr>
            <w:rFonts w:asciiTheme="minorHAnsi" w:eastAsiaTheme="minorEastAsia" w:hAnsiTheme="minorHAnsi" w:cstheme="minorHAnsi"/>
            <w:bCs/>
            <w:szCs w:val="24"/>
          </w:rPr>
          <w:t>2010)</w:t>
        </w:r>
      </w:ins>
      <w:r w:rsidRPr="00DD43B4">
        <w:rPr>
          <w:rFonts w:asciiTheme="minorHAnsi" w:eastAsiaTheme="minorEastAsia" w:hAnsiTheme="minorHAnsi" w:cstheme="minorHAnsi"/>
          <w:bCs/>
          <w:szCs w:val="24"/>
        </w:rPr>
        <w:t xml:space="preserve">. This gene codes for an important enzyme involved in determining the female sex-pheromone </w:t>
      </w:r>
      <w:ins w:id="67" w:author="Brown, James T." w:date="2019-01-28T13:51:00Z">
        <w:r w:rsidR="00A13F24" w:rsidRPr="00DD43B4">
          <w:rPr>
            <w:rFonts w:asciiTheme="minorHAnsi" w:eastAsiaTheme="minorEastAsia" w:hAnsiTheme="minorHAnsi" w:cstheme="minorHAnsi"/>
            <w:bCs/>
            <w:szCs w:val="24"/>
          </w:rPr>
          <w:t>blend and</w:t>
        </w:r>
      </w:ins>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ins w:id="68" w:author="Brown, James T." w:date="2019-01-28T13:50:00Z">
        <w:r w:rsidR="00101994">
          <w:rPr>
            <w:rFonts w:asciiTheme="minorHAnsi" w:eastAsiaTheme="minorEastAsia" w:hAnsiTheme="minorHAnsi" w:cstheme="minorHAnsi"/>
            <w:bCs/>
            <w:szCs w:val="24"/>
          </w:rPr>
          <w:t>Z-</w:t>
        </w:r>
      </w:ins>
      <w:r w:rsidRPr="00DD43B4">
        <w:rPr>
          <w:rFonts w:asciiTheme="minorHAnsi" w:eastAsiaTheme="minorEastAsia" w:hAnsiTheme="minorHAnsi" w:cstheme="minorHAnsi"/>
          <w:bCs/>
          <w:szCs w:val="24"/>
        </w:rPr>
        <w:t>strain</w:t>
      </w:r>
      <w:ins w:id="69" w:author="Brown, James T." w:date="2019-01-28T13:50:00Z">
        <w:r w:rsidR="00A13F24">
          <w:rPr>
            <w:rFonts w:asciiTheme="minorHAnsi" w:eastAsiaTheme="minorEastAsia" w:hAnsiTheme="minorHAnsi" w:cstheme="minorHAnsi"/>
            <w:bCs/>
            <w:szCs w:val="24"/>
          </w:rPr>
          <w:t xml:space="preserve"> larvae</w:t>
        </w:r>
      </w:ins>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ins w:id="70" w:author="Brown, James T. - ARS" w:date="2019-01-28T18:09:00Z">
        <w:r w:rsidR="00725EDF">
          <w:rPr>
            <w:rFonts w:asciiTheme="minorHAnsi" w:eastAsiaTheme="minorEastAsia" w:hAnsiTheme="minorHAnsi" w:cstheme="minorHAnsi"/>
            <w:bCs/>
            <w:szCs w:val="24"/>
          </w:rPr>
          <w:t xml:space="preserve"> the</w:t>
        </w:r>
      </w:ins>
      <w:r w:rsidRPr="00DD43B4">
        <w:rPr>
          <w:rFonts w:asciiTheme="minorHAnsi" w:eastAsiaTheme="minorEastAsia" w:hAnsiTheme="minorHAnsi" w:cstheme="minorHAnsi"/>
          <w:bCs/>
          <w:szCs w:val="24"/>
        </w:rPr>
        <w:t xml:space="preserve"> E</w:t>
      </w:r>
      <w:ins w:id="71" w:author="Brown, James T." w:date="2019-01-28T13:50:00Z">
        <w:r w:rsidR="00A13F2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strain larvae, and each allele produces a distinct pheromone blend</w:t>
      </w:r>
      <w:ins w:id="72" w:author="Brown, James T. - ARS" w:date="2019-01-28T17:45:00Z">
        <w:r w:rsidR="00DA3145">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 2010)</w:t>
        </w:r>
        <w:r w:rsidR="00DA3145" w:rsidRPr="00DD43B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10F40924"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Larvae from each biological cohort were reared together in groups and provided artificial European corn borer (ECB) diet ad libitum (Frontier Agricultural Sciences, Newark, DE, Product F9478B). As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7D0F5AEE"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12046C9"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5E485D44" w14:textId="77777777"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I tracked the developmental stages of individuals exposed to the diapause- and the non-diapause treatments for forty days starting on day one of the last larval instar. Larvae were observed </w:t>
      </w:r>
      <w:proofErr w:type="gramStart"/>
      <w:ins w:id="73" w:author="Brown, James T." w:date="2019-01-28T13:52:00Z">
        <w:r w:rsidR="00A13F24" w:rsidRPr="00DD43B4">
          <w:rPr>
            <w:color w:val="000000" w:themeColor="text1"/>
            <w:lang w:val="en"/>
          </w:rPr>
          <w:t>daily</w:t>
        </w:r>
      </w:ins>
      <w:proofErr w:type="gramEnd"/>
      <w:r w:rsidRPr="00DD43B4">
        <w:rPr>
          <w:color w:val="000000" w:themeColor="text1"/>
          <w:lang w:val="en"/>
        </w:rPr>
        <w:t xml:space="preserve"> and their developmental phenotype and diapause status were recorded.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 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192EE826" w14:textId="11896471"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w:t>
      </w:r>
      <w:proofErr w:type="spellStart"/>
      <w:r w:rsidRPr="00DD43B4">
        <w:rPr>
          <w:color w:val="000000" w:themeColor="text1"/>
          <w:lang w:val="en"/>
        </w:rPr>
        <w:t>Tite</w:t>
      </w:r>
      <w:proofErr w:type="spellEnd"/>
      <w:r w:rsidRPr="00DD43B4">
        <w:rPr>
          <w:color w:val="000000" w:themeColor="text1"/>
          <w:lang w:val="en"/>
        </w:rPr>
        <w:t>, Virginia Beach, VA., product AL5) fitted with a three</w:t>
      </w:r>
      <w:ins w:id="74" w:author="Brown, James T. - ARS" w:date="2019-01-28T18:11:00Z">
        <w:r w:rsidR="00725EDF">
          <w:rPr>
            <w:color w:val="000000" w:themeColor="text1"/>
            <w:lang w:val="en"/>
          </w:rPr>
          <w:t>-</w:t>
        </w:r>
      </w:ins>
      <w:del w:id="75" w:author="Brown, James T. - ARS" w:date="2019-01-28T18:11:00Z">
        <w:r w:rsidRPr="00DD43B4" w:rsidDel="00725EDF">
          <w:rPr>
            <w:color w:val="000000" w:themeColor="text1"/>
            <w:lang w:val="en"/>
          </w:rPr>
          <w:delText xml:space="preserve"> </w:delText>
        </w:r>
      </w:del>
      <w:r w:rsidRPr="00DD43B4">
        <w:rPr>
          <w:color w:val="000000" w:themeColor="text1"/>
          <w:lang w:val="en"/>
        </w:rPr>
        <w:t xml:space="preserve">position </w:t>
      </w:r>
      <w:r w:rsidRPr="00DD43B4">
        <w:rPr>
          <w:color w:val="000000" w:themeColor="text1"/>
          <w:lang w:val="en"/>
        </w:rPr>
        <w:lastRenderedPageBreak/>
        <w:t xml:space="preserve">stopcock. </w:t>
      </w:r>
      <w:commentRangeStart w:id="76"/>
      <w:commentRangeStart w:id="77"/>
      <w:r w:rsidRPr="00DD43B4">
        <w:rPr>
          <w:color w:val="000000" w:themeColor="text1"/>
          <w:lang w:val="en"/>
        </w:rPr>
        <w:t>A single larva was placed into a chamber</w:t>
      </w:r>
      <w:ins w:id="78" w:author="Brown, James T." w:date="2019-01-28T13:55:00Z">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w:t>
        </w:r>
      </w:ins>
      <w:ins w:id="79" w:author="Brown, James T." w:date="2019-01-28T13:56:00Z">
        <w:r w:rsidR="00A13F24">
          <w:rPr>
            <w:color w:val="000000" w:themeColor="text1"/>
            <w:lang w:val="en"/>
          </w:rPr>
          <w:t>. To remove CO</w:t>
        </w:r>
        <w:r w:rsidR="00A13F24" w:rsidRPr="001011C2">
          <w:rPr>
            <w:color w:val="000000" w:themeColor="text1"/>
            <w:vertAlign w:val="subscript"/>
            <w:lang w:val="en"/>
          </w:rPr>
          <w:t>2</w:t>
        </w:r>
        <w:r w:rsidR="00A13F24">
          <w:rPr>
            <w:color w:val="000000" w:themeColor="text1"/>
            <w:lang w:val="en"/>
          </w:rPr>
          <w:t>, a</w:t>
        </w:r>
      </w:ins>
      <w:r w:rsidRPr="00DD43B4">
        <w:rPr>
          <w:color w:val="000000" w:themeColor="text1"/>
          <w:lang w:val="en"/>
        </w:rPr>
        <w:t>tmospheric air was</w:t>
      </w:r>
      <w:ins w:id="80" w:author="Brown, James T." w:date="2019-01-28T13:56:00Z">
        <w:r w:rsidR="00A13F24">
          <w:rPr>
            <w:color w:val="000000" w:themeColor="text1"/>
            <w:lang w:val="en"/>
          </w:rPr>
          <w:t xml:space="preserve"> </w:t>
        </w:r>
        <w:del w:id="81" w:author="Brown, James T. - ARS" w:date="2019-01-28T18:11:00Z">
          <w:r w:rsidR="00A13F24" w:rsidDel="00725EDF">
            <w:rPr>
              <w:color w:val="000000" w:themeColor="text1"/>
              <w:lang w:val="en"/>
            </w:rPr>
            <w:delText xml:space="preserve"> </w:delText>
          </w:r>
        </w:del>
        <w:r w:rsidR="00A13F24">
          <w:rPr>
            <w:color w:val="000000" w:themeColor="text1"/>
            <w:lang w:val="en"/>
          </w:rPr>
          <w:t xml:space="preserve">pumped </w:t>
        </w:r>
      </w:ins>
      <w:ins w:id="82" w:author="Brown, James T." w:date="2019-01-28T13:57:00Z">
        <w:r w:rsidR="00A13F24">
          <w:rPr>
            <w:color w:val="000000" w:themeColor="text1"/>
            <w:lang w:val="en"/>
          </w:rPr>
          <w:t xml:space="preserve">through a column </w:t>
        </w:r>
      </w:ins>
      <w:ins w:id="83" w:author="Brown, James T." w:date="2019-01-28T13:58:00Z">
        <w:r w:rsidR="00A13F24">
          <w:rPr>
            <w:color w:val="000000" w:themeColor="text1"/>
            <w:lang w:val="en"/>
          </w:rPr>
          <w:t xml:space="preserve">of </w:t>
        </w:r>
      </w:ins>
      <w:proofErr w:type="spellStart"/>
      <w:ins w:id="84" w:author="Brown, James T." w:date="2019-01-28T14:01:00Z">
        <w:r w:rsidR="001011C2">
          <w:rPr>
            <w:color w:val="000000" w:themeColor="text1"/>
            <w:lang w:val="en"/>
          </w:rPr>
          <w:t>D</w:t>
        </w:r>
      </w:ins>
      <w:ins w:id="85" w:author="Brown, James T." w:date="2019-01-28T13:58:00Z">
        <w:r w:rsidR="00A13F24">
          <w:rPr>
            <w:color w:val="000000" w:themeColor="text1"/>
            <w:lang w:val="en"/>
          </w:rPr>
          <w:t>rierite</w:t>
        </w:r>
      </w:ins>
      <w:proofErr w:type="spellEnd"/>
      <w:ins w:id="86" w:author="Brown, James T." w:date="2019-01-28T14:03:00Z">
        <w:r w:rsidR="001011C2">
          <w:rPr>
            <w:color w:val="000000" w:themeColor="text1"/>
            <w:lang w:val="en"/>
          </w:rPr>
          <w:t xml:space="preserve"> (</w:t>
        </w:r>
      </w:ins>
      <w:ins w:id="87" w:author="Brown, James T." w:date="2019-01-28T14:04:00Z">
        <w:r w:rsidR="001011C2">
          <w:rPr>
            <w:color w:val="000000" w:themeColor="text1"/>
            <w:lang w:val="en"/>
          </w:rPr>
          <w:t xml:space="preserve">W.A. Hammond </w:t>
        </w:r>
        <w:proofErr w:type="spellStart"/>
        <w:r w:rsidR="001011C2">
          <w:rPr>
            <w:color w:val="000000" w:themeColor="text1"/>
            <w:lang w:val="en"/>
          </w:rPr>
          <w:t>Drierite</w:t>
        </w:r>
        <w:proofErr w:type="spellEnd"/>
        <w:r w:rsidR="001011C2">
          <w:rPr>
            <w:color w:val="000000" w:themeColor="text1"/>
            <w:lang w:val="en"/>
          </w:rPr>
          <w:t xml:space="preserve">, </w:t>
        </w:r>
      </w:ins>
      <w:proofErr w:type="spellStart"/>
      <w:ins w:id="88" w:author="Brown, James T." w:date="2019-01-28T14:05:00Z">
        <w:r w:rsidR="001011C2">
          <w:rPr>
            <w:color w:val="000000" w:themeColor="text1"/>
            <w:lang w:val="en"/>
          </w:rPr>
          <w:t>Xena</w:t>
        </w:r>
        <w:proofErr w:type="spellEnd"/>
        <w:r w:rsidR="001011C2">
          <w:rPr>
            <w:color w:val="000000" w:themeColor="text1"/>
            <w:lang w:val="en"/>
          </w:rPr>
          <w:t>, OH., stock 24025</w:t>
        </w:r>
      </w:ins>
      <w:ins w:id="89" w:author="Brown, James T." w:date="2019-01-28T14:03:00Z">
        <w:r w:rsidR="001011C2">
          <w:rPr>
            <w:color w:val="000000" w:themeColor="text1"/>
            <w:lang w:val="en"/>
          </w:rPr>
          <w:t>)</w:t>
        </w:r>
      </w:ins>
      <w:ins w:id="90" w:author="Brown, James T." w:date="2019-01-28T13:59:00Z">
        <w:r w:rsidR="00A13F24">
          <w:rPr>
            <w:color w:val="000000" w:themeColor="text1"/>
            <w:lang w:val="en"/>
          </w:rPr>
          <w:t xml:space="preserve"> to absorb moisture from the airstream and a column of </w:t>
        </w:r>
      </w:ins>
      <w:proofErr w:type="spellStart"/>
      <w:ins w:id="91" w:author="Brown, James T." w:date="2019-01-28T14:01:00Z">
        <w:r w:rsidR="001011C2">
          <w:rPr>
            <w:color w:val="000000" w:themeColor="text1"/>
            <w:lang w:val="en"/>
          </w:rPr>
          <w:t>A</w:t>
        </w:r>
      </w:ins>
      <w:ins w:id="92" w:author="Brown, James T." w:date="2019-01-28T13:59:00Z">
        <w:r w:rsidR="00A13F24">
          <w:rPr>
            <w:color w:val="000000" w:themeColor="text1"/>
            <w:lang w:val="en"/>
          </w:rPr>
          <w:t>scarite</w:t>
        </w:r>
      </w:ins>
      <w:proofErr w:type="spellEnd"/>
      <w:ins w:id="93" w:author="Brown, James T." w:date="2019-01-28T14:08:00Z">
        <w:r w:rsidR="001011C2">
          <w:rPr>
            <w:color w:val="000000" w:themeColor="text1"/>
            <w:lang w:val="en"/>
          </w:rPr>
          <w:t xml:space="preserve"> </w:t>
        </w:r>
      </w:ins>
      <w:ins w:id="94" w:author="Brown, James T." w:date="2019-01-28T14:09:00Z">
        <w:r w:rsidR="001011C2">
          <w:rPr>
            <w:color w:val="000000" w:themeColor="text1"/>
            <w:lang w:val="en"/>
          </w:rPr>
          <w:t>(</w:t>
        </w:r>
      </w:ins>
      <w:ins w:id="95" w:author="Brown, James T." w:date="2019-01-28T14:12:00Z">
        <w:r w:rsidR="000472C3">
          <w:rPr>
            <w:color w:val="000000" w:themeColor="text1"/>
            <w:lang w:val="en"/>
          </w:rPr>
          <w:t>Fisher Scientific</w:t>
        </w:r>
      </w:ins>
      <w:ins w:id="96" w:author="Brown, James T." w:date="2019-01-28T14:09:00Z">
        <w:r w:rsidR="001011C2">
          <w:rPr>
            <w:color w:val="000000" w:themeColor="text1"/>
            <w:lang w:val="en"/>
          </w:rPr>
          <w:t xml:space="preserve">, </w:t>
        </w:r>
      </w:ins>
      <w:ins w:id="97" w:author="Brown, James T." w:date="2019-01-28T14:12:00Z">
        <w:r w:rsidR="000472C3">
          <w:rPr>
            <w:color w:val="000000" w:themeColor="text1"/>
            <w:lang w:val="en"/>
          </w:rPr>
          <w:t xml:space="preserve">Waltman, WA., </w:t>
        </w:r>
        <w:del w:id="98" w:author="Brown, James T. - ARS" w:date="2019-01-28T18:11:00Z">
          <w:r w:rsidR="000472C3" w:rsidDel="00725EDF">
            <w:br/>
          </w:r>
        </w:del>
        <w:r w:rsidR="000472C3" w:rsidRPr="00725EDF">
          <w:rPr>
            <w:rFonts w:asciiTheme="minorHAnsi" w:hAnsiTheme="minorHAnsi" w:cstheme="minorHAnsi"/>
            <w:color w:val="2B2B2B"/>
            <w:szCs w:val="24"/>
            <w:shd w:val="clear" w:color="auto" w:fill="C8DBEB"/>
            <w:rPrChange w:id="99" w:author="Brown, James T. - ARS" w:date="2019-01-28T18:10:00Z">
              <w:rPr>
                <w:rFonts w:ascii="Helvetica" w:hAnsi="Helvetica"/>
                <w:color w:val="2B2B2B"/>
                <w:shd w:val="clear" w:color="auto" w:fill="C8DBEB"/>
              </w:rPr>
            </w:rPrChange>
          </w:rPr>
          <w:t>catalog AC208081000</w:t>
        </w:r>
      </w:ins>
      <w:ins w:id="100" w:author="Brown, James T." w:date="2019-01-28T14:09:00Z">
        <w:r w:rsidR="001011C2">
          <w:rPr>
            <w:color w:val="000000" w:themeColor="text1"/>
            <w:lang w:val="en"/>
          </w:rPr>
          <w:t>)</w:t>
        </w:r>
      </w:ins>
      <w:ins w:id="101" w:author="Brown, James T." w:date="2019-01-28T13:59:00Z">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xml:space="preserve">. </w:t>
        </w:r>
      </w:ins>
      <w:ins w:id="102" w:author="Brown, James T." w:date="2019-01-28T14:00:00Z">
        <w:r w:rsidR="00A13F24">
          <w:rPr>
            <w:color w:val="000000" w:themeColor="text1"/>
            <w:lang w:val="en"/>
          </w:rPr>
          <w:t>The airstream was then</w:t>
        </w:r>
      </w:ins>
      <w:r w:rsidRPr="00DD43B4">
        <w:rPr>
          <w:color w:val="000000" w:themeColor="text1"/>
          <w:lang w:val="en"/>
        </w:rPr>
        <w:t xml:space="preserve"> bubbled through water with a pH of 4 to scrub CO</w:t>
      </w:r>
      <w:r w:rsidRPr="00DD43B4">
        <w:rPr>
          <w:color w:val="000000" w:themeColor="text1"/>
          <w:vertAlign w:val="subscript"/>
          <w:lang w:val="en"/>
        </w:rPr>
        <w:t>2</w:t>
      </w:r>
      <w:r w:rsidRPr="00DD43B4">
        <w:rPr>
          <w:color w:val="000000" w:themeColor="text1"/>
          <w:lang w:val="en"/>
        </w:rPr>
        <w:t xml:space="preserve"> from the air and humidify the airstream</w:t>
      </w:r>
      <w:ins w:id="103" w:author="Brown, James T." w:date="2019-01-28T14:00:00Z">
        <w:r w:rsidR="001011C2">
          <w:rPr>
            <w:color w:val="000000" w:themeColor="text1"/>
            <w:lang w:val="en"/>
          </w:rPr>
          <w:t xml:space="preserve"> and remove any latent CO</w:t>
        </w:r>
        <w:r w:rsidR="001011C2" w:rsidRPr="001011C2">
          <w:rPr>
            <w:color w:val="000000" w:themeColor="text1"/>
            <w:vertAlign w:val="subscript"/>
            <w:lang w:val="en"/>
          </w:rPr>
          <w:t>2</w:t>
        </w:r>
      </w:ins>
      <w:r w:rsidRPr="00DD43B4">
        <w:rPr>
          <w:color w:val="000000" w:themeColor="text1"/>
          <w:lang w:val="en"/>
        </w:rPr>
        <w:t xml:space="preserve">. </w:t>
      </w:r>
      <w:commentRangeEnd w:id="76"/>
      <w:r w:rsidRPr="00DD43B4">
        <w:rPr>
          <w:color w:val="000000" w:themeColor="text1"/>
        </w:rPr>
        <w:commentReference w:id="76"/>
      </w:r>
      <w:commentRangeEnd w:id="77"/>
      <w:r w:rsidR="00047032">
        <w:rPr>
          <w:rStyle w:val="CommentReference"/>
        </w:rPr>
        <w:commentReference w:id="77"/>
      </w:r>
      <w:r w:rsidRPr="00DD43B4">
        <w:rPr>
          <w:color w:val="000000" w:themeColor="text1"/>
          <w:lang w:val="en"/>
        </w:rPr>
        <w:t>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the larvae </w:t>
      </w:r>
      <w:del w:id="104" w:author="Brown, James T. - ARS" w:date="2019-01-28T18:11:00Z">
        <w:r w:rsidRPr="00DD43B4" w:rsidDel="00725EDF">
          <w:rPr>
            <w:color w:val="000000" w:themeColor="text1"/>
            <w:lang w:val="en"/>
          </w:rPr>
          <w:delText xml:space="preserve">was </w:delText>
        </w:r>
      </w:del>
      <w:ins w:id="105" w:author="Brown, James T. - ARS" w:date="2019-01-28T18:11:00Z">
        <w:r w:rsidR="00725EDF">
          <w:rPr>
            <w:color w:val="000000" w:themeColor="text1"/>
            <w:lang w:val="en"/>
          </w:rPr>
          <w:t>were</w:t>
        </w:r>
        <w:r w:rsidR="00725EDF" w:rsidRPr="00DD43B4">
          <w:rPr>
            <w:color w:val="000000" w:themeColor="text1"/>
            <w:lang w:val="en"/>
          </w:rPr>
          <w:t xml:space="preserve"> </w:t>
        </w:r>
      </w:ins>
      <w:r w:rsidRPr="00DD43B4">
        <w:rPr>
          <w:color w:val="000000" w:themeColor="text1"/>
          <w:lang w:val="en"/>
        </w:rPr>
        <w:t>sealed into</w:t>
      </w:r>
      <w:ins w:id="106" w:author="Brown, James T. - ARS" w:date="2019-01-28T18:11:00Z">
        <w:r w:rsidR="00725EDF">
          <w:rPr>
            <w:color w:val="000000" w:themeColor="text1"/>
            <w:lang w:val="en"/>
          </w:rPr>
          <w:t xml:space="preserve"> the</w:t>
        </w:r>
      </w:ins>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ins w:id="107" w:author="Brown, James T." w:date="2019-01-28T14:13:00Z">
        <w:r w:rsidR="000472C3">
          <w:rPr>
            <w:color w:val="000000" w:themeColor="text1"/>
            <w:lang w:val="en"/>
          </w:rPr>
          <w:t>and</w:t>
        </w:r>
        <w:r w:rsidR="000472C3" w:rsidRPr="00DD43B4">
          <w:rPr>
            <w:color w:val="000000" w:themeColor="text1"/>
            <w:lang w:val="en"/>
          </w:rPr>
          <w:t xml:space="preserve"> </w:t>
        </w:r>
      </w:ins>
      <w:r w:rsidRPr="00DD43B4">
        <w:rPr>
          <w:color w:val="000000" w:themeColor="text1"/>
          <w:lang w:val="en"/>
        </w:rPr>
        <w:t>the exact hold time</w:t>
      </w:r>
      <w:ins w:id="108" w:author="Brown, James T." w:date="2019-01-28T14:13:00Z">
        <w:r w:rsidR="000472C3">
          <w:rPr>
            <w:color w:val="000000" w:themeColor="text1"/>
            <w:lang w:val="en"/>
          </w:rPr>
          <w:t xml:space="preserve"> of</w:t>
        </w:r>
      </w:ins>
      <w:r w:rsidRPr="00DD43B4">
        <w:rPr>
          <w:color w:val="000000" w:themeColor="text1"/>
          <w:lang w:val="en"/>
        </w:rPr>
        <w:t xml:space="preserve"> each individual larvae recorded. After the hold time elapsed, each sealed chamber was attached to a gas analyzer (Li-</w:t>
      </w:r>
      <w:proofErr w:type="spellStart"/>
      <w:r w:rsidRPr="00DD43B4">
        <w:rPr>
          <w:color w:val="000000" w:themeColor="text1"/>
          <w:lang w:val="en"/>
        </w:rPr>
        <w:t>cor</w:t>
      </w:r>
      <w:proofErr w:type="spellEnd"/>
      <w:r w:rsidRPr="00DD43B4">
        <w:rPr>
          <w:color w:val="000000" w:themeColor="text1"/>
          <w:lang w:val="en"/>
        </w:rPr>
        <w:t>,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78CC99B" w14:textId="77777777" w:rsidR="007F6A28" w:rsidRPr="004F09C9" w:rsidRDefault="007F6A28">
      <w:pPr>
        <w:ind w:left="-15" w:right="90" w:firstLine="468"/>
        <w:rPr>
          <w:color w:val="000000" w:themeColor="text1"/>
        </w:rPr>
      </w:pPr>
    </w:p>
    <w:p w14:paraId="2F1F03F2" w14:textId="38853B22" w:rsidR="006F58EA" w:rsidRPr="004F09C9" w:rsidRDefault="00D27C9E" w:rsidP="00E3519C">
      <w:pPr>
        <w:tabs>
          <w:tab w:val="left" w:pos="540"/>
          <w:tab w:val="left" w:pos="990"/>
          <w:tab w:val="center" w:pos="4712"/>
        </w:tabs>
        <w:spacing w:after="187" w:line="253" w:lineRule="auto"/>
        <w:ind w:left="-15" w:firstLine="0"/>
        <w:rPr>
          <w:color w:val="000000" w:themeColor="text1"/>
        </w:rPr>
        <w:pPrChange w:id="109" w:author="Brown, James T. - ARS" w:date="2019-01-28T18:18:00Z">
          <w:pPr>
            <w:tabs>
              <w:tab w:val="center" w:pos="4712"/>
            </w:tabs>
            <w:spacing w:after="187" w:line="253" w:lineRule="auto"/>
            <w:ind w:left="-15" w:firstLine="0"/>
          </w:pPr>
        </w:pPrChange>
      </w:pPr>
      <w:r w:rsidRPr="004F09C9">
        <w:rPr>
          <w:color w:val="000000" w:themeColor="text1"/>
        </w:rPr>
        <w:t>3.2.3</w:t>
      </w:r>
      <w:r w:rsidRPr="004F09C9">
        <w:rPr>
          <w:color w:val="000000" w:themeColor="text1"/>
        </w:rPr>
        <w:tab/>
      </w:r>
      <w:ins w:id="110" w:author="Brown, James T. - ARS" w:date="2019-01-28T18:18:00Z">
        <w:r w:rsidR="00E3519C">
          <w:rPr>
            <w:color w:val="000000" w:themeColor="text1"/>
          </w:rPr>
          <w:tab/>
        </w:r>
      </w:ins>
      <w:bookmarkStart w:id="111" w:name="_GoBack"/>
      <w:bookmarkEnd w:id="111"/>
      <w:r w:rsidRPr="004F09C9">
        <w:rPr>
          <w:color w:val="000000" w:themeColor="text1"/>
        </w:rPr>
        <w:t xml:space="preserve">Experiment 2: </w:t>
      </w:r>
      <w:r w:rsidR="00DD43B4">
        <w:rPr>
          <w:color w:val="000000" w:themeColor="text1"/>
        </w:rPr>
        <w:t xml:space="preserve">Estimating the Onset </w:t>
      </w:r>
      <w:ins w:id="112" w:author="Brown, James T." w:date="2019-01-28T14:20:00Z">
        <w:r w:rsidR="000472C3">
          <w:rPr>
            <w:color w:val="000000" w:themeColor="text1"/>
          </w:rPr>
          <w:t>o</w:t>
        </w:r>
      </w:ins>
      <w:r w:rsidR="00DD43B4">
        <w:rPr>
          <w:color w:val="000000" w:themeColor="text1"/>
        </w:rPr>
        <w:t>f Wandering and Sampling Larvae for Lean Mass and Lipid Mass</w:t>
      </w:r>
    </w:p>
    <w:p w14:paraId="53E71D13" w14:textId="0F776514"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ins w:id="113" w:author="Brown, James T. - ARS" w:date="2019-01-28T17:46:00Z">
        <w:r w:rsidR="00DA3145">
          <w:rPr>
            <w:color w:val="000000" w:themeColor="text1"/>
            <w:lang w:val="en"/>
          </w:rPr>
          <w:t xml:space="preserve"> </w:t>
        </w:r>
      </w:ins>
      <w:ins w:id="114" w:author="Brown, James T. - ARS" w:date="2019-01-28T17:47:00Z">
        <w:r w:rsidR="001B705E">
          <w:rPr>
            <w:color w:val="000000" w:themeColor="text1"/>
            <w:lang w:val="en"/>
          </w:rPr>
          <w:t>(</w:t>
        </w:r>
      </w:ins>
      <w:ins w:id="115" w:author="Brown, James T. - ARS" w:date="2019-01-28T17:46:00Z">
        <w:r w:rsidR="00DA3145">
          <w:rPr>
            <w:color w:val="000000" w:themeColor="text1"/>
            <w:lang w:val="en"/>
          </w:rPr>
          <w:t>Sakurai</w:t>
        </w:r>
      </w:ins>
      <w:ins w:id="116" w:author="Brown, James T. - ARS" w:date="2019-01-28T17:47:00Z">
        <w:r w:rsidR="001B705E">
          <w:rPr>
            <w:color w:val="000000" w:themeColor="text1"/>
            <w:lang w:val="en"/>
          </w:rPr>
          <w:t xml:space="preserve"> et al.</w:t>
        </w:r>
      </w:ins>
      <w:ins w:id="117" w:author="Brown, James T. - ARS" w:date="2019-01-28T17:46:00Z">
        <w:r w:rsidR="00DA3145">
          <w:rPr>
            <w:color w:val="000000" w:themeColor="text1"/>
            <w:lang w:val="en"/>
          </w:rPr>
          <w:t xml:space="preserve"> 1998</w:t>
        </w:r>
      </w:ins>
      <w:ins w:id="118" w:author="Brown, James T. - ARS" w:date="2019-01-28T17:47:00Z">
        <w:r w:rsidR="001B705E">
          <w:rPr>
            <w:color w:val="000000" w:themeColor="text1"/>
            <w:lang w:val="en"/>
          </w:rPr>
          <w:t>)</w:t>
        </w:r>
      </w:ins>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Pr="00DD43B4">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64534AA6" w14:textId="1345C7A8"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ins w:id="119" w:author="Brown, James T. - ARS" w:date="2019-01-28T17:46:00Z">
        <w:r w:rsidR="00DA3145">
          <w:rPr>
            <w:color w:val="000000" w:themeColor="text1"/>
            <w:lang w:val="en"/>
          </w:rPr>
          <w:t>n</w:t>
        </w:r>
      </w:ins>
      <w:r w:rsidRPr="00DD43B4">
        <w:rPr>
          <w:color w:val="000000" w:themeColor="text1"/>
          <w:lang w:val="en"/>
        </w:rPr>
        <w:t xml:space="preserve"> stores and diapause length genotype, lean mass and lipid mass were measured in larvae from each treatment</w:t>
      </w:r>
      <w:ins w:id="120" w:author="Brown, James T." w:date="2019-01-28T14:25:00Z">
        <w:r w:rsidR="00B2050F">
          <w:rPr>
            <w:color w:val="000000" w:themeColor="text1"/>
            <w:lang w:val="en"/>
          </w:rPr>
          <w:t xml:space="preserve"> before diapause and during diapause</w:t>
        </w:r>
      </w:ins>
      <w:r w:rsidRPr="00DD43B4">
        <w:rPr>
          <w:color w:val="000000" w:themeColor="text1"/>
          <w:lang w:val="en"/>
        </w:rPr>
        <w:t xml:space="preserve">. </w:t>
      </w:r>
      <w:ins w:id="121" w:author="Brown, James T." w:date="2019-01-28T14:25:00Z">
        <w:r w:rsidR="00B2050F">
          <w:rPr>
            <w:color w:val="000000" w:themeColor="text1"/>
            <w:lang w:val="en"/>
          </w:rPr>
          <w:t>First, a</w:t>
        </w:r>
      </w:ins>
      <w:ins w:id="122" w:author="Brown, James T." w:date="2019-01-28T14:19:00Z">
        <w:r w:rsidR="000472C3">
          <w:rPr>
            <w:color w:val="000000" w:themeColor="text1"/>
            <w:lang w:val="en"/>
          </w:rPr>
          <w:t xml:space="preserve"> subset of larvae</w:t>
        </w:r>
        <w:r w:rsidR="000472C3" w:rsidRPr="00DD43B4">
          <w:rPr>
            <w:color w:val="000000" w:themeColor="text1"/>
            <w:lang w:val="en"/>
          </w:rPr>
          <w:t xml:space="preserve"> </w:t>
        </w:r>
      </w:ins>
      <w:r w:rsidRPr="00DD43B4">
        <w:rPr>
          <w:color w:val="000000" w:themeColor="text1"/>
          <w:lang w:val="en"/>
        </w:rPr>
        <w:t xml:space="preserve">samples </w:t>
      </w:r>
      <w:ins w:id="123" w:author="Brown, James T." w:date="2019-01-28T14:21:00Z">
        <w:r w:rsidR="00B2050F" w:rsidRPr="00DD43B4">
          <w:rPr>
            <w:color w:val="000000" w:themeColor="text1"/>
            <w:lang w:val="en"/>
          </w:rPr>
          <w:t>was</w:t>
        </w:r>
      </w:ins>
      <w:r w:rsidRPr="00DD43B4">
        <w:rPr>
          <w:color w:val="000000" w:themeColor="text1"/>
          <w:lang w:val="en"/>
        </w:rPr>
        <w:t xml:space="preserve"> taken on the first day of the final larval instar</w:t>
      </w:r>
      <w:ins w:id="124" w:author="Brown, James T." w:date="2019-01-28T14:22:00Z">
        <w:r w:rsidR="00B2050F">
          <w:rPr>
            <w:color w:val="000000" w:themeColor="text1"/>
            <w:lang w:val="en"/>
          </w:rPr>
          <w:t xml:space="preserve"> to measure the amount of lipid </w:t>
        </w:r>
      </w:ins>
      <w:ins w:id="125" w:author="Brown, James T." w:date="2019-01-28T14:23:00Z">
        <w:r w:rsidR="00B2050F">
          <w:rPr>
            <w:color w:val="000000" w:themeColor="text1"/>
            <w:lang w:val="en"/>
          </w:rPr>
          <w:t xml:space="preserve">and lean mass </w:t>
        </w:r>
      </w:ins>
      <w:ins w:id="126" w:author="Brown, James T." w:date="2019-01-28T14:22:00Z">
        <w:r w:rsidR="00B2050F">
          <w:rPr>
            <w:color w:val="000000" w:themeColor="text1"/>
            <w:lang w:val="en"/>
          </w:rPr>
          <w:t>stored at the beginning of the final larval instar.</w:t>
        </w:r>
      </w:ins>
      <w:r w:rsidRPr="00DD43B4">
        <w:rPr>
          <w:color w:val="000000" w:themeColor="text1"/>
          <w:lang w:val="en"/>
        </w:rPr>
        <w:t xml:space="preserve"> </w:t>
      </w:r>
      <w:ins w:id="127" w:author="Brown, James T." w:date="2019-01-28T14:25:00Z">
        <w:r w:rsidR="00B2050F">
          <w:rPr>
            <w:color w:val="000000" w:themeColor="text1"/>
            <w:lang w:val="en"/>
          </w:rPr>
          <w:t>Then, a</w:t>
        </w:r>
      </w:ins>
      <w:ins w:id="128" w:author="Brown, James T." w:date="2019-01-28T14:19:00Z">
        <w:r w:rsidR="000472C3">
          <w:rPr>
            <w:color w:val="000000" w:themeColor="text1"/>
            <w:lang w:val="en"/>
          </w:rPr>
          <w:t>nother subset of la</w:t>
        </w:r>
      </w:ins>
      <w:ins w:id="129" w:author="Brown, James T." w:date="2019-01-28T14:20:00Z">
        <w:r w:rsidR="000472C3">
          <w:rPr>
            <w:color w:val="000000" w:themeColor="text1"/>
            <w:lang w:val="en"/>
          </w:rPr>
          <w:t xml:space="preserve">rvae </w:t>
        </w:r>
      </w:ins>
      <w:ins w:id="130" w:author="Brown, James T." w:date="2019-01-28T14:23:00Z">
        <w:r w:rsidR="00B2050F">
          <w:rPr>
            <w:color w:val="000000" w:themeColor="text1"/>
            <w:lang w:val="en"/>
          </w:rPr>
          <w:t>was</w:t>
        </w:r>
      </w:ins>
      <w:ins w:id="131" w:author="Brown, James T." w:date="2019-01-28T14:20:00Z">
        <w:r w:rsidR="000472C3">
          <w:rPr>
            <w:color w:val="000000" w:themeColor="text1"/>
            <w:lang w:val="en"/>
          </w:rPr>
          <w:t xml:space="preserve"> sampled</w:t>
        </w:r>
      </w:ins>
      <w:r w:rsidRPr="00DD43B4">
        <w:rPr>
          <w:color w:val="000000" w:themeColor="text1"/>
          <w:lang w:val="en"/>
        </w:rPr>
        <w:t xml:space="preserve"> on the wandering day of the final larval instar to capture the peak of lipid mass </w:t>
      </w:r>
      <w:commentRangeStart w:id="132"/>
      <w:commentRangeStart w:id="133"/>
      <w:r w:rsidRPr="00DD43B4">
        <w:rPr>
          <w:color w:val="000000" w:themeColor="text1"/>
          <w:lang w:val="en"/>
        </w:rPr>
        <w:t xml:space="preserve">and </w:t>
      </w:r>
      <w:commentRangeEnd w:id="132"/>
      <w:r w:rsidRPr="00DD43B4">
        <w:rPr>
          <w:color w:val="000000" w:themeColor="text1"/>
        </w:rPr>
        <w:commentReference w:id="132"/>
      </w:r>
      <w:commentRangeEnd w:id="133"/>
      <w:r w:rsidR="00047032">
        <w:rPr>
          <w:rStyle w:val="CommentReference"/>
        </w:rPr>
        <w:commentReference w:id="133"/>
      </w:r>
      <w:r w:rsidRPr="00DD43B4">
        <w:rPr>
          <w:color w:val="000000" w:themeColor="text1"/>
          <w:lang w:val="en"/>
        </w:rPr>
        <w:t>lean mass</w:t>
      </w:r>
      <w:ins w:id="134" w:author="Brown, James T." w:date="2019-01-28T14:24:00Z">
        <w:r w:rsidR="00B2050F">
          <w:rPr>
            <w:color w:val="000000" w:themeColor="text1"/>
            <w:lang w:val="en"/>
          </w:rPr>
          <w:t xml:space="preserve"> at the onset of diapause</w:t>
        </w:r>
      </w:ins>
      <w:r w:rsidRPr="00DD43B4">
        <w:rPr>
          <w:color w:val="000000" w:themeColor="text1"/>
          <w:lang w:val="en"/>
        </w:rPr>
        <w:t xml:space="preserve">. </w:t>
      </w:r>
      <w:ins w:id="135" w:author="Brown, James T." w:date="2019-01-28T14:26:00Z">
        <w:r w:rsidR="00B2050F">
          <w:rPr>
            <w:color w:val="000000" w:themeColor="text1"/>
            <w:lang w:val="en"/>
          </w:rPr>
          <w:t>Finally, to</w:t>
        </w:r>
      </w:ins>
      <w:r w:rsidRPr="00DD43B4">
        <w:rPr>
          <w:color w:val="000000" w:themeColor="text1"/>
          <w:lang w:val="en"/>
        </w:rPr>
        <w:t xml:space="preserve"> capture the rate of nutrition depletion during diapause, diapause programmed larvae were sampled 15, 20, and 30 days after </w:t>
      </w:r>
      <w:ins w:id="136" w:author="Brown, James T." w:date="2019-01-28T14:26:00Z">
        <w:r w:rsidR="00B2050F">
          <w:rPr>
            <w:color w:val="000000" w:themeColor="text1"/>
            <w:lang w:val="en"/>
          </w:rPr>
          <w:t>the onset of diapause</w:t>
        </w:r>
      </w:ins>
      <w:r w:rsidRPr="00DD43B4">
        <w:rPr>
          <w:color w:val="000000" w:themeColor="text1"/>
          <w:lang w:val="en"/>
        </w:rPr>
        <w:t>.</w:t>
      </w:r>
      <w:r w:rsidRPr="00DD43B4">
        <w:rPr>
          <w:color w:val="000000" w:themeColor="text1"/>
        </w:rPr>
        <w:t xml:space="preserve"> </w:t>
      </w:r>
    </w:p>
    <w:p w14:paraId="6A63BFF5" w14:textId="1811377A"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ins w:id="137" w:author="Brown, James T." w:date="2019-01-28T15:11:00Z">
        <w:r w:rsidR="00EB1638">
          <w:rPr>
            <w:color w:val="000000" w:themeColor="text1"/>
            <w:lang w:val="en"/>
          </w:rPr>
          <w:t xml:space="preserve">a </w:t>
        </w:r>
      </w:ins>
      <w:r w:rsidRPr="00DD43B4">
        <w:rPr>
          <w:color w:val="000000" w:themeColor="text1"/>
          <w:lang w:val="en"/>
        </w:rPr>
        <w:t xml:space="preserve">dry mass </w:t>
      </w:r>
      <w:ins w:id="138" w:author="Brown, James T." w:date="2019-01-28T15:11:00Z">
        <w:r w:rsidR="00EB1638">
          <w:rPr>
            <w:color w:val="000000" w:themeColor="text1"/>
            <w:lang w:val="en"/>
          </w:rPr>
          <w:t xml:space="preserve">measurement </w:t>
        </w:r>
      </w:ins>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ins w:id="139" w:author="Brown, James T." w:date="2019-01-28T15:00:00Z">
        <w:r w:rsidR="00CE2926">
          <w:rPr>
            <w:color w:val="000000" w:themeColor="text1"/>
            <w:lang w:val="en"/>
          </w:rPr>
          <w:t>Lean mass and lipid mass were measured for each larva s</w:t>
        </w:r>
      </w:ins>
      <w:ins w:id="140" w:author="Brown, James T." w:date="2019-01-28T15:01:00Z">
        <w:r w:rsidR="00CE2926">
          <w:rPr>
            <w:color w:val="000000" w:themeColor="text1"/>
            <w:lang w:val="en"/>
          </w:rPr>
          <w:t xml:space="preserve">ampled. </w:t>
        </w:r>
      </w:ins>
      <w:ins w:id="141" w:author="Brown, James T." w:date="2019-01-28T15:12:00Z">
        <w:r w:rsidR="00EB1638">
          <w:rPr>
            <w:color w:val="000000" w:themeColor="text1"/>
            <w:lang w:val="en"/>
          </w:rPr>
          <w:t>First, l</w:t>
        </w:r>
      </w:ins>
      <w:ins w:id="142" w:author="Brown, James T." w:date="2019-01-28T15:03:00Z">
        <w:r w:rsidR="009C1240">
          <w:rPr>
            <w:color w:val="000000" w:themeColor="text1"/>
            <w:lang w:val="en"/>
          </w:rPr>
          <w:t xml:space="preserve">ean mass </w:t>
        </w:r>
      </w:ins>
      <w:ins w:id="143" w:author="Brown, James T." w:date="2019-01-28T15:04:00Z">
        <w:r w:rsidR="009C1240">
          <w:rPr>
            <w:color w:val="000000" w:themeColor="text1"/>
            <w:lang w:val="en"/>
          </w:rPr>
          <w:t>was separated from</w:t>
        </w:r>
      </w:ins>
      <w:ins w:id="144" w:author="Brown, James T." w:date="2019-01-28T15:03:00Z">
        <w:r w:rsidR="009C1240">
          <w:rPr>
            <w:color w:val="000000" w:themeColor="text1"/>
            <w:lang w:val="en"/>
          </w:rPr>
          <w:t xml:space="preserve"> </w:t>
        </w:r>
      </w:ins>
      <w:r w:rsidRPr="00DD43B4">
        <w:rPr>
          <w:color w:val="000000" w:themeColor="text1"/>
          <w:lang w:val="en"/>
        </w:rPr>
        <w:t xml:space="preserve">lipid mass using a slightly modified </w:t>
      </w:r>
      <w:proofErr w:type="spellStart"/>
      <w:r w:rsidRPr="00DD43B4">
        <w:rPr>
          <w:color w:val="000000" w:themeColor="text1"/>
          <w:lang w:val="en"/>
        </w:rPr>
        <w:t>Folch</w:t>
      </w:r>
      <w:proofErr w:type="spellEnd"/>
      <w:r w:rsidRPr="00DD43B4">
        <w:rPr>
          <w:color w:val="000000" w:themeColor="text1"/>
          <w:lang w:val="en"/>
        </w:rPr>
        <w:t xml:space="preserve">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 2011). </w:t>
      </w:r>
      <w:ins w:id="145" w:author="Brown, James T." w:date="2019-01-28T15:13:00Z">
        <w:r w:rsidR="00EB1638">
          <w:rPr>
            <w:color w:val="000000" w:themeColor="text1"/>
            <w:lang w:val="en"/>
          </w:rPr>
          <w:t>L</w:t>
        </w:r>
      </w:ins>
      <w:r w:rsidRPr="00DD43B4">
        <w:rPr>
          <w:color w:val="000000" w:themeColor="text1"/>
          <w:lang w:val="en"/>
        </w:rPr>
        <w:t xml:space="preserve">arvae samples </w:t>
      </w:r>
      <w:ins w:id="146" w:author="Brown, James T." w:date="2019-01-28T15:13:00Z">
        <w:r w:rsidR="00EB1638">
          <w:rPr>
            <w:color w:val="000000" w:themeColor="text1"/>
            <w:lang w:val="en"/>
          </w:rPr>
          <w:t xml:space="preserve">are </w:t>
        </w:r>
      </w:ins>
      <w:r w:rsidRPr="00DD43B4">
        <w:rPr>
          <w:color w:val="000000" w:themeColor="text1"/>
          <w:lang w:val="en"/>
        </w:rPr>
        <w:t>solubilized in a 3:1 solvent mixture of hexanes and methanol</w:t>
      </w:r>
      <w:ins w:id="147" w:author="Brown, James T." w:date="2019-01-28T14:56:00Z">
        <w:r w:rsidR="00CE2926">
          <w:rPr>
            <w:color w:val="000000" w:themeColor="text1"/>
            <w:lang w:val="en"/>
          </w:rPr>
          <w:t>, the</w:t>
        </w:r>
      </w:ins>
      <w:ins w:id="148" w:author="Brown, James T." w:date="2019-01-28T15:05:00Z">
        <w:r w:rsidR="009C1240">
          <w:rPr>
            <w:color w:val="000000" w:themeColor="text1"/>
            <w:lang w:val="en"/>
          </w:rPr>
          <w:t>n the</w:t>
        </w:r>
      </w:ins>
      <w:ins w:id="149" w:author="Brown, James T." w:date="2019-01-28T14:56:00Z">
        <w:r w:rsidR="00CE2926">
          <w:rPr>
            <w:color w:val="000000" w:themeColor="text1"/>
            <w:lang w:val="en"/>
          </w:rPr>
          <w:t xml:space="preserve"> hexanes layer </w:t>
        </w:r>
      </w:ins>
      <w:ins w:id="150" w:author="Brown, James T." w:date="2019-01-28T15:07:00Z">
        <w:r w:rsidR="009C1240">
          <w:rPr>
            <w:color w:val="000000" w:themeColor="text1"/>
            <w:lang w:val="en"/>
          </w:rPr>
          <w:t xml:space="preserve">containing lipids </w:t>
        </w:r>
      </w:ins>
      <w:ins w:id="151" w:author="Brown, James T." w:date="2019-01-28T15:05:00Z">
        <w:r w:rsidR="009C1240">
          <w:rPr>
            <w:color w:val="000000" w:themeColor="text1"/>
            <w:lang w:val="en"/>
          </w:rPr>
          <w:t>is</w:t>
        </w:r>
      </w:ins>
      <w:ins w:id="152" w:author="Brown, James T." w:date="2019-01-28T14:56:00Z">
        <w:r w:rsidR="00CE2926">
          <w:rPr>
            <w:color w:val="000000" w:themeColor="text1"/>
            <w:lang w:val="en"/>
          </w:rPr>
          <w:t xml:space="preserve"> siphoned away from the methanol layer</w:t>
        </w:r>
      </w:ins>
      <w:ins w:id="153" w:author="Brown, James T." w:date="2019-01-28T15:07:00Z">
        <w:r w:rsidR="009C1240">
          <w:rPr>
            <w:color w:val="000000" w:themeColor="text1"/>
            <w:lang w:val="en"/>
          </w:rPr>
          <w:t xml:space="preserve"> containing </w:t>
        </w:r>
      </w:ins>
      <w:ins w:id="154" w:author="Brown, James T." w:date="2019-01-28T15:08:00Z">
        <w:r w:rsidR="009C1240">
          <w:rPr>
            <w:color w:val="000000" w:themeColor="text1"/>
            <w:lang w:val="en"/>
          </w:rPr>
          <w:t>the remaining insect tissue</w:t>
        </w:r>
      </w:ins>
      <w:ins w:id="155" w:author="Brown, James T." w:date="2019-01-28T14:56:00Z">
        <w:r w:rsidR="00CE2926">
          <w:rPr>
            <w:color w:val="000000" w:themeColor="text1"/>
            <w:lang w:val="en"/>
          </w:rPr>
          <w:t xml:space="preserve"> and </w:t>
        </w:r>
      </w:ins>
      <w:ins w:id="156" w:author="Brown, James T." w:date="2019-01-28T15:05:00Z">
        <w:r w:rsidR="009C1240">
          <w:rPr>
            <w:color w:val="000000" w:themeColor="text1"/>
            <w:lang w:val="en"/>
          </w:rPr>
          <w:t>both layers are saved</w:t>
        </w:r>
      </w:ins>
      <w:ins w:id="157" w:author="Brown, James T." w:date="2019-01-28T14:57:00Z">
        <w:r w:rsidR="00CE2926">
          <w:rPr>
            <w:color w:val="000000" w:themeColor="text1"/>
            <w:lang w:val="en"/>
          </w:rPr>
          <w:t>.</w:t>
        </w:r>
      </w:ins>
      <w:ins w:id="158" w:author="Brown, James T." w:date="2019-01-28T15:05:00Z">
        <w:r w:rsidR="009C1240">
          <w:rPr>
            <w:color w:val="000000" w:themeColor="text1"/>
            <w:lang w:val="en"/>
          </w:rPr>
          <w:t xml:space="preserve"> </w:t>
        </w:r>
      </w:ins>
      <w:ins w:id="159" w:author="Brown, James T." w:date="2019-01-28T15:06:00Z">
        <w:r w:rsidR="009C1240">
          <w:rPr>
            <w:color w:val="000000" w:themeColor="text1"/>
            <w:lang w:val="en"/>
          </w:rPr>
          <w:t>L</w:t>
        </w:r>
      </w:ins>
      <w:ins w:id="160" w:author="Brown, James T." w:date="2019-01-28T14:58:00Z">
        <w:r w:rsidR="00CE2926">
          <w:rPr>
            <w:color w:val="000000" w:themeColor="text1"/>
            <w:lang w:val="en"/>
          </w:rPr>
          <w:t>ean mass</w:t>
        </w:r>
      </w:ins>
      <w:ins w:id="161" w:author="Brown, James T." w:date="2019-01-28T15:08:00Z">
        <w:r w:rsidR="009C1240">
          <w:rPr>
            <w:color w:val="000000" w:themeColor="text1"/>
            <w:lang w:val="en"/>
          </w:rPr>
          <w:t xml:space="preserve"> </w:t>
        </w:r>
      </w:ins>
      <w:ins w:id="162" w:author="Brown, James T." w:date="2019-01-28T14:58:00Z">
        <w:r w:rsidR="00CE2926">
          <w:rPr>
            <w:color w:val="000000" w:themeColor="text1"/>
            <w:lang w:val="en"/>
          </w:rPr>
          <w:t>was</w:t>
        </w:r>
      </w:ins>
      <w:ins w:id="163" w:author="Brown, James T." w:date="2019-01-28T15:08:00Z">
        <w:r w:rsidR="009C1240">
          <w:rPr>
            <w:color w:val="000000" w:themeColor="text1"/>
            <w:lang w:val="en"/>
          </w:rPr>
          <w:t xml:space="preserve"> </w:t>
        </w:r>
      </w:ins>
      <w:ins w:id="164" w:author="Brown, James T." w:date="2019-01-28T14:58:00Z">
        <w:r w:rsidR="00CE2926">
          <w:rPr>
            <w:color w:val="000000" w:themeColor="text1"/>
            <w:lang w:val="en"/>
          </w:rPr>
          <w:t>e</w:t>
        </w:r>
      </w:ins>
      <w:ins w:id="165" w:author="Brown, James T." w:date="2019-01-28T14:59:00Z">
        <w:r w:rsidR="00CE2926">
          <w:rPr>
            <w:color w:val="000000" w:themeColor="text1"/>
            <w:lang w:val="en"/>
          </w:rPr>
          <w:t>stimated</w:t>
        </w:r>
      </w:ins>
      <w:ins w:id="166" w:author="Brown, James T." w:date="2019-01-28T14:57:00Z">
        <w:r w:rsidR="00CE2926">
          <w:rPr>
            <w:color w:val="000000" w:themeColor="text1"/>
            <w:lang w:val="en"/>
          </w:rPr>
          <w:t xml:space="preserve"> by drying away the methanol </w:t>
        </w:r>
      </w:ins>
      <w:ins w:id="167" w:author="Brown, James T." w:date="2019-01-28T14:58:00Z">
        <w:r w:rsidR="00CE2926">
          <w:rPr>
            <w:color w:val="000000" w:themeColor="text1"/>
            <w:lang w:val="en"/>
          </w:rPr>
          <w:t xml:space="preserve">from the </w:t>
        </w:r>
      </w:ins>
      <w:ins w:id="168" w:author="Brown, James T." w:date="2019-01-28T15:06:00Z">
        <w:r w:rsidR="009C1240">
          <w:rPr>
            <w:color w:val="000000" w:themeColor="text1"/>
            <w:lang w:val="en"/>
          </w:rPr>
          <w:t>solubilized</w:t>
        </w:r>
      </w:ins>
      <w:ins w:id="169" w:author="Brown, James T." w:date="2019-01-28T14:58:00Z">
        <w:r w:rsidR="00CE2926">
          <w:rPr>
            <w:color w:val="000000" w:themeColor="text1"/>
            <w:lang w:val="en"/>
          </w:rPr>
          <w:t xml:space="preserve"> </w:t>
        </w:r>
        <w:r w:rsidR="00CE2926">
          <w:rPr>
            <w:color w:val="000000" w:themeColor="text1"/>
            <w:lang w:val="en"/>
          </w:rPr>
          <w:lastRenderedPageBreak/>
          <w:t xml:space="preserve">insect tissue </w:t>
        </w:r>
      </w:ins>
      <w:ins w:id="170" w:author="Brown, James T." w:date="2019-01-28T15:09:00Z">
        <w:r w:rsidR="009C1240">
          <w:rPr>
            <w:color w:val="000000" w:themeColor="text1"/>
            <w:lang w:val="en"/>
          </w:rPr>
          <w:t>and weighing the dry tissue</w:t>
        </w:r>
      </w:ins>
      <w:ins w:id="171" w:author="Brown, James T." w:date="2019-01-28T14:58:00Z">
        <w:r w:rsidR="00CE2926">
          <w:rPr>
            <w:color w:val="000000" w:themeColor="text1"/>
            <w:lang w:val="en"/>
          </w:rPr>
          <w:t xml:space="preserve">. </w:t>
        </w:r>
      </w:ins>
      <w:ins w:id="172" w:author="Brown, James T." w:date="2019-01-28T14:59:00Z">
        <w:r w:rsidR="00CE2926">
          <w:rPr>
            <w:color w:val="000000" w:themeColor="text1"/>
            <w:lang w:val="en"/>
          </w:rPr>
          <w:t>To estimate lipid mass</w:t>
        </w:r>
      </w:ins>
      <w:ins w:id="173" w:author="Brown, James T." w:date="2019-01-28T15:07:00Z">
        <w:r w:rsidR="009C1240">
          <w:rPr>
            <w:color w:val="000000" w:themeColor="text1"/>
            <w:lang w:val="en"/>
          </w:rPr>
          <w:t>,</w:t>
        </w:r>
      </w:ins>
      <w:ins w:id="174" w:author="Brown, James T." w:date="2019-01-28T15:06:00Z">
        <w:r w:rsidR="009C1240">
          <w:rPr>
            <w:color w:val="000000" w:themeColor="text1"/>
            <w:lang w:val="en"/>
          </w:rPr>
          <w:t xml:space="preserve"> </w:t>
        </w:r>
      </w:ins>
      <w:r w:rsidRPr="00DD43B4">
        <w:rPr>
          <w:color w:val="000000" w:themeColor="text1"/>
          <w:lang w:val="en"/>
        </w:rPr>
        <w:t xml:space="preserve">the hexanes </w:t>
      </w:r>
      <w:ins w:id="175" w:author="Brown, James T." w:date="2019-01-28T15:09:00Z">
        <w:r w:rsidR="009C1240">
          <w:rPr>
            <w:color w:val="000000" w:themeColor="text1"/>
            <w:lang w:val="en"/>
          </w:rPr>
          <w:t>were dried away from the lipid</w:t>
        </w:r>
      </w:ins>
      <w:ins w:id="176" w:author="Brown, James T." w:date="2019-01-28T15:10:00Z">
        <w:r w:rsidR="009C1240">
          <w:rPr>
            <w:color w:val="000000" w:themeColor="text1"/>
            <w:lang w:val="en"/>
          </w:rPr>
          <w:t>s</w:t>
        </w:r>
      </w:ins>
      <w:ins w:id="177" w:author="Brown, James T." w:date="2019-01-28T15:11:00Z">
        <w:r w:rsidR="009C1240">
          <w:rPr>
            <w:color w:val="000000" w:themeColor="text1"/>
            <w:lang w:val="en"/>
          </w:rPr>
          <w:t xml:space="preserve"> the dry lipids were weighed</w:t>
        </w:r>
      </w:ins>
      <w:commentRangeStart w:id="178"/>
      <w:commentRangeStart w:id="179"/>
      <w:r w:rsidRPr="00DD43B4">
        <w:rPr>
          <w:color w:val="000000" w:themeColor="text1"/>
          <w:lang w:val="en"/>
        </w:rPr>
        <w:t xml:space="preserve">. </w:t>
      </w:r>
      <w:commentRangeEnd w:id="178"/>
      <w:r w:rsidRPr="00DD43B4">
        <w:rPr>
          <w:color w:val="000000" w:themeColor="text1"/>
        </w:rPr>
        <w:commentReference w:id="178"/>
      </w:r>
      <w:commentRangeEnd w:id="179"/>
      <w:r w:rsidR="00047032">
        <w:rPr>
          <w:rStyle w:val="CommentReference"/>
        </w:rPr>
        <w:commentReference w:id="179"/>
      </w:r>
    </w:p>
    <w:p w14:paraId="0FC80B4C" w14:textId="77777777" w:rsidR="007F6A28" w:rsidRPr="004F09C9" w:rsidRDefault="007F6A28">
      <w:pPr>
        <w:ind w:left="-15" w:right="90" w:firstLine="468"/>
        <w:rPr>
          <w:color w:val="000000" w:themeColor="text1"/>
        </w:rPr>
      </w:pPr>
    </w:p>
    <w:p w14:paraId="08662EAA"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5318F13F" w14:textId="22893EA3" w:rsidR="00DD43B4" w:rsidRPr="00DD43B4" w:rsidRDefault="00DD43B4" w:rsidP="00DD43B4">
      <w:pPr>
        <w:spacing w:line="480" w:lineRule="auto"/>
        <w:ind w:left="-15" w:right="90" w:firstLine="468"/>
        <w:rPr>
          <w:color w:val="000000" w:themeColor="text1"/>
        </w:rPr>
      </w:pPr>
      <w:r w:rsidRPr="00DD43B4">
        <w:rPr>
          <w:color w:val="000000" w:themeColor="text1"/>
        </w:rPr>
        <w:t xml:space="preserve">All statistical analyses were performed using R studio software (version 1.1.383). In experiment 1, diapause status was measured in 100 larvae for 40 days. </w:t>
      </w:r>
      <w:commentRangeStart w:id="180"/>
      <w:commentRangeStart w:id="181"/>
      <w:r w:rsidRPr="00DD43B4">
        <w:rPr>
          <w:color w:val="000000" w:themeColor="text1"/>
        </w:rPr>
        <w:t>The percentage of individuals in diapause was calculated on each observation day as the number of individuals that</w:t>
      </w:r>
      <w:ins w:id="182" w:author="Brown, James T." w:date="2019-01-28T15:15:00Z">
        <w:r w:rsidR="00EB1638">
          <w:rPr>
            <w:color w:val="000000" w:themeColor="text1"/>
          </w:rPr>
          <w:t xml:space="preserve"> remained</w:t>
        </w:r>
      </w:ins>
      <w:r w:rsidRPr="00DD43B4">
        <w:rPr>
          <w:color w:val="000000" w:themeColor="text1"/>
        </w:rPr>
        <w:t xml:space="preserve"> larva divided by the total number of individuals alive (larvae and pupa). </w:t>
      </w:r>
      <w:commentRangeEnd w:id="180"/>
      <w:r w:rsidRPr="00DD43B4">
        <w:rPr>
          <w:color w:val="000000" w:themeColor="text1"/>
        </w:rPr>
        <w:commentReference w:id="180"/>
      </w:r>
      <w:commentRangeEnd w:id="181"/>
      <w:r w:rsidR="00047032">
        <w:rPr>
          <w:rStyle w:val="CommentReference"/>
        </w:rPr>
        <w:commentReference w:id="181"/>
      </w:r>
      <w:r w:rsidRPr="00DD43B4">
        <w:rPr>
          <w:color w:val="000000" w:themeColor="text1"/>
        </w:rPr>
        <w:t>Wet mass measurements and CO</w:t>
      </w:r>
      <w:r w:rsidRPr="00DD43B4">
        <w:rPr>
          <w:color w:val="000000" w:themeColor="text1"/>
          <w:vertAlign w:val="subscript"/>
        </w:rPr>
        <w:t>2</w:t>
      </w:r>
      <w:r w:rsidRPr="00DD43B4">
        <w:rPr>
          <w:color w:val="000000" w:themeColor="text1"/>
        </w:rPr>
        <w:t xml:space="preserve"> production were taken for 100 individuals and analyzed using a</w:t>
      </w:r>
      <w:ins w:id="183" w:author="Brown, James T." w:date="2019-01-28T14:14:00Z">
        <w:r w:rsidR="000472C3">
          <w:rPr>
            <w:color w:val="000000" w:themeColor="text1"/>
          </w:rPr>
          <w:t xml:space="preserve"> generalized</w:t>
        </w:r>
      </w:ins>
      <w:r w:rsidRPr="00DD43B4">
        <w:rPr>
          <w:color w:val="000000" w:themeColor="text1"/>
        </w:rPr>
        <w:t xml:space="preserve"> linear model. </w:t>
      </w:r>
      <w:ins w:id="184" w:author="Brown, James T. - ARS" w:date="2019-01-28T16:24:00Z">
        <w:r w:rsidR="004A056B">
          <w:rPr>
            <w:color w:val="000000" w:themeColor="text1"/>
          </w:rPr>
          <w:t>Table 3-1 shows the results when w</w:t>
        </w:r>
      </w:ins>
      <w:ins w:id="185" w:author="Brown, James T." w:date="2019-01-28T15:16:00Z">
        <w:r w:rsidR="00EB1638" w:rsidRPr="00DD43B4">
          <w:rPr>
            <w:color w:val="000000" w:themeColor="text1"/>
          </w:rPr>
          <w:t>et mass, CO</w:t>
        </w:r>
        <w:r w:rsidR="00EB1638" w:rsidRPr="00DD43B4">
          <w:rPr>
            <w:color w:val="000000" w:themeColor="text1"/>
            <w:vertAlign w:val="subscript"/>
          </w:rPr>
          <w:t>2</w:t>
        </w:r>
        <w:r w:rsidR="00EB1638" w:rsidRPr="00DD43B4">
          <w:rPr>
            <w:color w:val="000000" w:themeColor="text1"/>
          </w:rPr>
          <w:t xml:space="preserve"> production, and day of peak mass</w:t>
        </w:r>
      </w:ins>
      <w:r w:rsidRPr="00DD43B4">
        <w:rPr>
          <w:color w:val="000000" w:themeColor="text1"/>
        </w:rPr>
        <w:t xml:space="preserve"> were included as fixed factors.</w:t>
      </w:r>
    </w:p>
    <w:p w14:paraId="05AE4F49" w14:textId="5CE94C27" w:rsidR="005D29A0" w:rsidRPr="00DD43B4" w:rsidRDefault="00DD43B4" w:rsidP="005D29A0">
      <w:pPr>
        <w:spacing w:line="480" w:lineRule="auto"/>
        <w:ind w:left="-15" w:right="90" w:firstLine="468"/>
        <w:rPr>
          <w:color w:val="000000" w:themeColor="text1"/>
        </w:rPr>
      </w:pPr>
      <w:r w:rsidRPr="00DD43B4">
        <w:rPr>
          <w:color w:val="000000" w:themeColor="text1"/>
        </w:rPr>
        <w:t xml:space="preserve">In experiment 2, I calculated the day of wandering as the total number of days between </w:t>
      </w:r>
      <w:proofErr w:type="spellStart"/>
      <w:r w:rsidRPr="00DD43B4">
        <w:rPr>
          <w:color w:val="000000" w:themeColor="text1"/>
        </w:rPr>
        <w:t>eclosion</w:t>
      </w:r>
      <w:proofErr w:type="spellEnd"/>
      <w:r w:rsidRPr="00DD43B4">
        <w:rPr>
          <w:color w:val="000000" w:themeColor="text1"/>
        </w:rPr>
        <w:t xml:space="preserve"> into the final larval instar and the day frass production ended for each sampled larva. Lipid stores were measured in 266 individuals and analyzed using a</w:t>
      </w:r>
      <w:ins w:id="186" w:author="Brown, James T." w:date="2019-01-28T14:15:00Z">
        <w:r w:rsidR="000472C3">
          <w:rPr>
            <w:color w:val="000000" w:themeColor="text1"/>
          </w:rPr>
          <w:t xml:space="preserve"> generalized</w:t>
        </w:r>
      </w:ins>
      <w:r w:rsidRPr="00DD43B4">
        <w:rPr>
          <w:color w:val="000000" w:themeColor="text1"/>
        </w:rPr>
        <w:t xml:space="preserve"> linear mixed effects model. </w:t>
      </w:r>
      <w:ins w:id="187" w:author="Brown, James T. - ARS" w:date="2019-01-28T16:39:00Z">
        <w:r w:rsidR="005D29A0">
          <w:rPr>
            <w:color w:val="000000" w:themeColor="text1"/>
          </w:rPr>
          <w:t>The statistical model shown in t</w:t>
        </w:r>
      </w:ins>
      <w:ins w:id="188" w:author="Brown, James T. - ARS" w:date="2019-01-28T16:27:00Z">
        <w:r w:rsidR="009972D1">
          <w:rPr>
            <w:color w:val="000000" w:themeColor="text1"/>
          </w:rPr>
          <w:t>able 3-4</w:t>
        </w:r>
      </w:ins>
      <w:r w:rsidRPr="00DD43B4">
        <w:rPr>
          <w:color w:val="000000" w:themeColor="text1"/>
        </w:rPr>
        <w:t xml:space="preserve"> </w:t>
      </w:r>
      <w:ins w:id="189" w:author="Brown, James T. - ARS" w:date="2019-01-28T16:39:00Z">
        <w:r w:rsidR="005D29A0">
          <w:rPr>
            <w:color w:val="000000" w:themeColor="text1"/>
          </w:rPr>
          <w:t xml:space="preserve">to explain lipid mass </w:t>
        </w:r>
      </w:ins>
      <w:ins w:id="190" w:author="Brown, James T. - ARS" w:date="2019-01-28T16:40:00Z">
        <w:r w:rsidR="005D29A0">
          <w:rPr>
            <w:color w:val="000000" w:themeColor="text1"/>
          </w:rPr>
          <w:t>prior to the onset of diapause included:</w:t>
        </w:r>
      </w:ins>
      <w:r w:rsidRPr="00DD43B4">
        <w:rPr>
          <w:color w:val="000000" w:themeColor="text1"/>
        </w:rPr>
        <w:t xml:space="preserve"> diapause genotype</w:t>
      </w:r>
      <w:ins w:id="191" w:author="Brown, James T. - ARS" w:date="2019-01-28T16:28:00Z">
        <w:r w:rsidR="009972D1">
          <w:rPr>
            <w:color w:val="000000" w:themeColor="text1"/>
          </w:rPr>
          <w:t xml:space="preserve"> </w:t>
        </w:r>
      </w:ins>
      <w:r w:rsidRPr="00DD43B4">
        <w:rPr>
          <w:color w:val="000000" w:themeColor="text1"/>
        </w:rPr>
        <w:t>and</w:t>
      </w:r>
      <w:ins w:id="192" w:author="Brown, James T. - ARS" w:date="2019-01-28T16:32:00Z">
        <w:r w:rsidR="009972D1">
          <w:rPr>
            <w:color w:val="000000" w:themeColor="text1"/>
          </w:rPr>
          <w:t xml:space="preserve"> treatment</w:t>
        </w:r>
      </w:ins>
      <w:r w:rsidRPr="00DD43B4">
        <w:rPr>
          <w:color w:val="000000" w:themeColor="text1"/>
        </w:rPr>
        <w:t xml:space="preserve"> </w:t>
      </w:r>
      <w:ins w:id="193" w:author="Brown, James T. - ARS" w:date="2019-01-28T16:48:00Z">
        <w:r w:rsidR="00AA1215">
          <w:rPr>
            <w:color w:val="000000" w:themeColor="text1"/>
          </w:rPr>
          <w:t>as</w:t>
        </w:r>
      </w:ins>
      <w:r w:rsidRPr="00DD43B4">
        <w:rPr>
          <w:color w:val="000000" w:themeColor="text1"/>
        </w:rPr>
        <w:t xml:space="preserve"> fixed effects, diapause genotype and treatment </w:t>
      </w:r>
      <w:ins w:id="194"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 and lean mass was a covariate</w:t>
      </w:r>
      <w:ins w:id="195" w:author="Brown, James T. - ARS" w:date="2019-01-28T16:41:00Z">
        <w:r w:rsidR="005D29A0">
          <w:rPr>
            <w:color w:val="000000" w:themeColor="text1"/>
          </w:rPr>
          <w:t>.</w:t>
        </w:r>
      </w:ins>
      <w:ins w:id="196" w:author="Brown, James T. - ARS" w:date="2019-01-28T16:28:00Z">
        <w:r w:rsidR="009972D1">
          <w:rPr>
            <w:color w:val="000000" w:themeColor="text1"/>
          </w:rPr>
          <w:t xml:space="preserve"> </w:t>
        </w:r>
      </w:ins>
      <w:ins w:id="197" w:author="Brown, James T. - ARS" w:date="2019-01-28T16:41:00Z">
        <w:r w:rsidR="005D29A0">
          <w:rPr>
            <w:color w:val="000000" w:themeColor="text1"/>
          </w:rPr>
          <w:t>The model shown in table 3-8 t</w:t>
        </w:r>
      </w:ins>
      <w:ins w:id="198" w:author="Brown, James T. - ARS" w:date="2019-01-28T16:29:00Z">
        <w:r w:rsidR="009972D1">
          <w:rPr>
            <w:color w:val="000000" w:themeColor="text1"/>
          </w:rPr>
          <w:t>o explain lipid mass depletion during diapause</w:t>
        </w:r>
      </w:ins>
      <w:ins w:id="199" w:author="Brown, James T. - ARS" w:date="2019-01-28T16:42:00Z">
        <w:r w:rsidR="005D29A0">
          <w:rPr>
            <w:color w:val="000000" w:themeColor="text1"/>
          </w:rPr>
          <w:t xml:space="preserve"> included:</w:t>
        </w:r>
      </w:ins>
      <w:ins w:id="200" w:author="Brown, James T. - ARS" w:date="2019-01-28T16:32:00Z">
        <w:r w:rsidR="009972D1">
          <w:rPr>
            <w:color w:val="000000" w:themeColor="text1"/>
          </w:rPr>
          <w:t xml:space="preserve"> </w:t>
        </w:r>
        <w:r w:rsidR="009972D1" w:rsidRPr="00DD43B4">
          <w:rPr>
            <w:color w:val="000000" w:themeColor="text1"/>
          </w:rPr>
          <w:t>diapause genotype</w:t>
        </w:r>
        <w:r w:rsidR="009972D1">
          <w:rPr>
            <w:color w:val="000000" w:themeColor="text1"/>
          </w:rPr>
          <w:t xml:space="preserve"> </w:t>
        </w:r>
      </w:ins>
      <w:ins w:id="201" w:author="Brown, James T. - ARS" w:date="2019-01-28T16:33:00Z">
        <w:r w:rsidR="009972D1">
          <w:rPr>
            <w:color w:val="000000" w:themeColor="text1"/>
          </w:rPr>
          <w:t xml:space="preserve">and sample day </w:t>
        </w:r>
      </w:ins>
      <w:ins w:id="202" w:author="Brown, James T. - ARS" w:date="2019-01-28T16:49:00Z">
        <w:r w:rsidR="00AA1215">
          <w:rPr>
            <w:color w:val="000000" w:themeColor="text1"/>
          </w:rPr>
          <w:t>as</w:t>
        </w:r>
      </w:ins>
      <w:ins w:id="203" w:author="Brown, James T. - ARS" w:date="2019-01-28T16:32:00Z">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ins>
      <w:ins w:id="204" w:author="Brown, James T. - ARS" w:date="2019-01-28T16:49:00Z">
        <w:r w:rsidR="00AA1215">
          <w:rPr>
            <w:color w:val="000000" w:themeColor="text1"/>
          </w:rPr>
          <w:t>as</w:t>
        </w:r>
      </w:ins>
      <w:ins w:id="205" w:author="Brown, James T. - ARS" w:date="2019-01-28T16:32:00Z">
        <w:r w:rsidR="009972D1" w:rsidRPr="00DD43B4">
          <w:rPr>
            <w:color w:val="000000" w:themeColor="text1"/>
          </w:rPr>
          <w:t xml:space="preserve"> interacting fixed effects, and lean mass was a covariate</w:t>
        </w:r>
      </w:ins>
      <w:ins w:id="206" w:author="Brown, James T. - ARS" w:date="2019-01-28T16:42:00Z">
        <w:r w:rsidR="005D29A0">
          <w:rPr>
            <w:color w:val="000000" w:themeColor="text1"/>
          </w:rPr>
          <w:t>.</w:t>
        </w:r>
      </w:ins>
      <w:r w:rsidRPr="00DD43B4">
        <w:rPr>
          <w:color w:val="000000" w:themeColor="text1"/>
        </w:rPr>
        <w:t xml:space="preserve"> Lean mass was measured in 338 individuals and analyzed using a </w:t>
      </w:r>
      <w:ins w:id="207" w:author="Brown, James T. - ARS" w:date="2019-01-28T16:42:00Z">
        <w:r w:rsidR="005D29A0">
          <w:rPr>
            <w:color w:val="000000" w:themeColor="text1"/>
          </w:rPr>
          <w:t xml:space="preserve">generalized </w:t>
        </w:r>
      </w:ins>
      <w:r w:rsidRPr="00DD43B4">
        <w:rPr>
          <w:color w:val="000000" w:themeColor="text1"/>
        </w:rPr>
        <w:t>linear mixed effects model. The statistical model</w:t>
      </w:r>
      <w:ins w:id="208" w:author="Brown, James T. - ARS" w:date="2019-01-28T16:38:00Z">
        <w:r w:rsidR="005D29A0">
          <w:rPr>
            <w:color w:val="000000" w:themeColor="text1"/>
          </w:rPr>
          <w:t xml:space="preserve"> shown in table 3-2</w:t>
        </w:r>
      </w:ins>
      <w:r w:rsidRPr="00DD43B4">
        <w:rPr>
          <w:color w:val="000000" w:themeColor="text1"/>
        </w:rPr>
        <w:t xml:space="preserve"> </w:t>
      </w:r>
      <w:ins w:id="209" w:author="Brown, James T. - ARS" w:date="2019-01-28T16:37:00Z">
        <w:r w:rsidR="005D29A0">
          <w:rPr>
            <w:color w:val="000000" w:themeColor="text1"/>
          </w:rPr>
          <w:t>to explain lean mass</w:t>
        </w:r>
      </w:ins>
      <w:ins w:id="210" w:author="Brown, James T. - ARS" w:date="2019-01-28T16:42:00Z">
        <w:r w:rsidR="005D29A0">
          <w:rPr>
            <w:color w:val="000000" w:themeColor="text1"/>
          </w:rPr>
          <w:t xml:space="preserve"> prior to t</w:t>
        </w:r>
      </w:ins>
      <w:ins w:id="211" w:author="Brown, James T. - ARS" w:date="2019-01-28T16:43:00Z">
        <w:r w:rsidR="005D29A0">
          <w:rPr>
            <w:color w:val="000000" w:themeColor="text1"/>
          </w:rPr>
          <w:t>he onset of diapause</w:t>
        </w:r>
      </w:ins>
      <w:ins w:id="212" w:author="Brown, James T. - ARS" w:date="2019-01-28T16:37:00Z">
        <w:r w:rsidR="005D29A0">
          <w:rPr>
            <w:color w:val="000000" w:themeColor="text1"/>
          </w:rPr>
          <w:t xml:space="preserve"> </w:t>
        </w:r>
      </w:ins>
      <w:r w:rsidRPr="00DD43B4">
        <w:rPr>
          <w:color w:val="000000" w:themeColor="text1"/>
        </w:rPr>
        <w:t xml:space="preserve">included: diapause genotype and </w:t>
      </w:r>
      <w:ins w:id="213" w:author="Brown, James T. - ARS" w:date="2019-01-28T16:53:00Z">
        <w:r w:rsidR="00AA1215">
          <w:rPr>
            <w:color w:val="000000" w:themeColor="text1"/>
          </w:rPr>
          <w:t>treatment</w:t>
        </w:r>
      </w:ins>
      <w:ins w:id="214" w:author="Brown, James T. - ARS" w:date="2019-01-28T16:47:00Z">
        <w:r w:rsidR="00AA1215" w:rsidRPr="00DD43B4">
          <w:rPr>
            <w:color w:val="000000" w:themeColor="text1"/>
          </w:rPr>
          <w:t xml:space="preserve"> </w:t>
        </w:r>
      </w:ins>
      <w:ins w:id="215" w:author="Brown, James T. - ARS" w:date="2019-01-28T16:49:00Z">
        <w:r w:rsidR="00AA1215">
          <w:rPr>
            <w:color w:val="000000" w:themeColor="text1"/>
          </w:rPr>
          <w:t>as</w:t>
        </w:r>
      </w:ins>
      <w:r w:rsidRPr="00DD43B4">
        <w:rPr>
          <w:color w:val="000000" w:themeColor="text1"/>
        </w:rPr>
        <w:t xml:space="preserve"> fixed effects</w:t>
      </w:r>
      <w:ins w:id="216" w:author="Brown, James T. - ARS" w:date="2019-01-28T16:49:00Z">
        <w:r w:rsidR="00AA1215">
          <w:rPr>
            <w:color w:val="000000" w:themeColor="text1"/>
          </w:rPr>
          <w:t xml:space="preserve"> and </w:t>
        </w:r>
      </w:ins>
      <w:r w:rsidRPr="00DD43B4">
        <w:rPr>
          <w:color w:val="000000" w:themeColor="text1"/>
        </w:rPr>
        <w:t xml:space="preserve">diapause genotype and </w:t>
      </w:r>
      <w:ins w:id="217" w:author="Brown, James T. - ARS" w:date="2019-01-28T16:54:00Z">
        <w:r w:rsidR="00AA1215">
          <w:rPr>
            <w:color w:val="000000" w:themeColor="text1"/>
          </w:rPr>
          <w:t>treatment</w:t>
        </w:r>
      </w:ins>
      <w:ins w:id="218" w:author="Brown, James T. - ARS" w:date="2019-01-28T16:47:00Z">
        <w:r w:rsidR="00AA1215" w:rsidRPr="00DD43B4">
          <w:rPr>
            <w:color w:val="000000" w:themeColor="text1"/>
          </w:rPr>
          <w:t xml:space="preserve"> </w:t>
        </w:r>
      </w:ins>
      <w:ins w:id="219"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w:t>
      </w:r>
      <w:ins w:id="220" w:author="Brown, James T. - ARS" w:date="2019-01-28T16:49:00Z">
        <w:r w:rsidR="00AA1215">
          <w:rPr>
            <w:color w:val="000000" w:themeColor="text1"/>
          </w:rPr>
          <w:t>.</w:t>
        </w:r>
      </w:ins>
      <w:r w:rsidRPr="00DD43B4">
        <w:rPr>
          <w:color w:val="000000" w:themeColor="text1"/>
        </w:rPr>
        <w:t xml:space="preserve"> </w:t>
      </w:r>
      <w:ins w:id="221" w:author="Brown, James T. - ARS" w:date="2019-01-28T16:52:00Z">
        <w:r w:rsidR="00AA1215">
          <w:rPr>
            <w:color w:val="000000" w:themeColor="text1"/>
          </w:rPr>
          <w:t>The model in t</w:t>
        </w:r>
      </w:ins>
      <w:ins w:id="222" w:author="Brown, James T. - ARS" w:date="2019-01-28T16:43:00Z">
        <w:r w:rsidR="005D29A0">
          <w:rPr>
            <w:color w:val="000000" w:themeColor="text1"/>
          </w:rPr>
          <w:t xml:space="preserve">able </w:t>
        </w:r>
      </w:ins>
      <w:r w:rsidRPr="00DD43B4">
        <w:rPr>
          <w:color w:val="000000" w:themeColor="text1"/>
        </w:rPr>
        <w:t>3-6</w:t>
      </w:r>
      <w:ins w:id="223" w:author="Brown, James T. - ARS" w:date="2019-01-28T16:43:00Z">
        <w:r w:rsidR="005D29A0">
          <w:rPr>
            <w:color w:val="000000" w:themeColor="text1"/>
          </w:rPr>
          <w:t xml:space="preserve"> </w:t>
        </w:r>
      </w:ins>
      <w:ins w:id="224" w:author="Brown, James T. - ARS" w:date="2019-01-28T16:50:00Z">
        <w:r w:rsidR="00AA1215">
          <w:rPr>
            <w:color w:val="000000" w:themeColor="text1"/>
          </w:rPr>
          <w:t>to explain</w:t>
        </w:r>
      </w:ins>
      <w:ins w:id="225" w:author="Brown, James T. - ARS" w:date="2019-01-28T16:43:00Z">
        <w:r w:rsidR="005D29A0">
          <w:rPr>
            <w:color w:val="000000" w:themeColor="text1"/>
          </w:rPr>
          <w:t xml:space="preserve"> lean mass</w:t>
        </w:r>
      </w:ins>
      <w:ins w:id="226" w:author="Brown, James T. - ARS" w:date="2019-01-28T16:50:00Z">
        <w:r w:rsidR="00AA1215">
          <w:rPr>
            <w:color w:val="000000" w:themeColor="text1"/>
          </w:rPr>
          <w:t xml:space="preserve"> depletion</w:t>
        </w:r>
      </w:ins>
      <w:ins w:id="227" w:author="Brown, James T. - ARS" w:date="2019-01-28T16:43:00Z">
        <w:r w:rsidR="005D29A0">
          <w:rPr>
            <w:color w:val="000000" w:themeColor="text1"/>
          </w:rPr>
          <w:t xml:space="preserve"> during diapause</w:t>
        </w:r>
      </w:ins>
      <w:ins w:id="228" w:author="Brown, James T. - ARS" w:date="2019-01-28T16:44:00Z">
        <w:r w:rsidR="005D29A0">
          <w:rPr>
            <w:color w:val="000000" w:themeColor="text1"/>
          </w:rPr>
          <w:t xml:space="preserve"> included</w:t>
        </w:r>
      </w:ins>
      <w:ins w:id="229" w:author="Brown, James T. - ARS" w:date="2019-01-28T16:53:00Z">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00AA1215" w:rsidRPr="00DD43B4">
          <w:rPr>
            <w:color w:val="000000" w:themeColor="text1"/>
          </w:rPr>
          <w:lastRenderedPageBreak/>
          <w:t>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AA1215">
          <w:rPr>
            <w:color w:val="000000" w:themeColor="text1"/>
          </w:rPr>
          <w:t xml:space="preserve">. </w:t>
        </w:r>
      </w:ins>
      <w:ins w:id="230" w:author="Brown, James T. - ARS" w:date="2019-01-28T16:37:00Z">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ins>
    </w:p>
    <w:p w14:paraId="37559C8A" w14:textId="77777777" w:rsidR="007F6A28" w:rsidRPr="004F09C9" w:rsidRDefault="007F6A28">
      <w:pPr>
        <w:ind w:left="-15" w:right="90" w:firstLine="468"/>
        <w:rPr>
          <w:color w:val="000000" w:themeColor="text1"/>
        </w:rPr>
      </w:pPr>
    </w:p>
    <w:p w14:paraId="6A6321B0"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81048A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23C1430F" w14:textId="5477E932" w:rsidR="00CE5B15" w:rsidRDefault="00DD43B4" w:rsidP="00CE5B15">
      <w:pPr>
        <w:ind w:left="-5" w:firstLine="725"/>
        <w:rPr>
          <w:color w:val="000000" w:themeColor="text1"/>
        </w:rPr>
      </w:pPr>
      <w:r w:rsidRPr="00DD43B4">
        <w:rPr>
          <w:color w:val="000000" w:themeColor="text1"/>
        </w:rPr>
        <w:t xml:space="preserve">Individuals in diapause programming conditions </w:t>
      </w:r>
      <w:proofErr w:type="gramStart"/>
      <w:r w:rsidRPr="00DD43B4">
        <w:rPr>
          <w:color w:val="000000" w:themeColor="text1"/>
        </w:rPr>
        <w:t>were considered to be</w:t>
      </w:r>
      <w:proofErr w:type="gramEnd"/>
      <w:r w:rsidRPr="00DD43B4">
        <w:rPr>
          <w:color w:val="000000" w:themeColor="text1"/>
        </w:rPr>
        <w:t xml:space="preserve"> in deep diapause if they remained in the larval stage throughout the 30-day post-feeding trial period. Larvae that pupated before the end of the 30-day trial period, but after the last of the non-diapause treatment group, were characterized as shallow diapause. </w:t>
      </w:r>
      <w:ins w:id="231" w:author="Brown, James T. - ARS" w:date="2019-01-28T16:55:00Z">
        <w:r w:rsidR="00490123">
          <w:rPr>
            <w:color w:val="000000" w:themeColor="text1"/>
          </w:rPr>
          <w:t>Figure 3-1 illustrates how l</w:t>
        </w:r>
      </w:ins>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ins w:id="232" w:author="Brown, James T. - ARS" w:date="2019-01-28T16:56:00Z">
        <w:r w:rsidR="00490123">
          <w:rPr>
            <w:color w:val="000000" w:themeColor="text1"/>
          </w:rPr>
          <w:t xml:space="preserve"> shown in figure </w:t>
        </w:r>
      </w:ins>
      <w:r w:rsidRPr="00DD43B4">
        <w:rPr>
          <w:color w:val="000000" w:themeColor="text1"/>
        </w:rPr>
        <w:t xml:space="preserve">3-1. </w:t>
      </w:r>
    </w:p>
    <w:p w14:paraId="48365610" w14:textId="02BA8ECD" w:rsidR="007F6A28" w:rsidRPr="004F09C9" w:rsidRDefault="00DD43B4" w:rsidP="00CE5B15">
      <w:pPr>
        <w:ind w:left="-5" w:firstLine="725"/>
        <w:rPr>
          <w:color w:val="000000" w:themeColor="text1"/>
        </w:rPr>
      </w:pPr>
      <w:proofErr w:type="gramStart"/>
      <w:r w:rsidRPr="00DD43B4">
        <w:rPr>
          <w:color w:val="000000" w:themeColor="text1"/>
        </w:rPr>
        <w:t>In an effort to</w:t>
      </w:r>
      <w:proofErr w:type="gramEnd"/>
      <w:r w:rsidRPr="00DD43B4">
        <w:rPr>
          <w:color w:val="000000" w:themeColor="text1"/>
        </w:rPr>
        <w:t xml:space="preserve"> separate shallow from deep diapausing individuals within the short-diapause strain, wet mass was tracked in individuals from each diapause genotype and treatment starting on the day larvae </w:t>
      </w:r>
      <w:proofErr w:type="spellStart"/>
      <w:r w:rsidRPr="00DD43B4">
        <w:rPr>
          <w:color w:val="000000" w:themeColor="text1"/>
        </w:rPr>
        <w:t>eclosed</w:t>
      </w:r>
      <w:proofErr w:type="spellEnd"/>
      <w:r w:rsidRPr="00DD43B4">
        <w:rPr>
          <w:color w:val="000000" w:themeColor="text1"/>
        </w:rPr>
        <w:t xml:space="preserve">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ins w:id="233" w:author="Brown, James T. - ARS" w:date="2019-01-28T17:15:00Z">
        <w:r w:rsidR="00A32000">
          <w:rPr>
            <w:color w:val="000000" w:themeColor="text1"/>
          </w:rPr>
          <w:t xml:space="preserve"> shown in figure 3-4A</w:t>
        </w:r>
      </w:ins>
      <w:r w:rsidRPr="00DD43B4">
        <w:rPr>
          <w:color w:val="000000" w:themeColor="text1"/>
        </w:rPr>
        <w:t>, long-diapause genotype individuals peaked in mass on day 5 and short-diapause genotype larvae peaked in mass on day 3. In diapause-programming conditions</w:t>
      </w:r>
      <w:ins w:id="234" w:author="Brown, James T. - ARS" w:date="2019-01-28T17:16:00Z">
        <w:r w:rsidR="00A32000">
          <w:rPr>
            <w:color w:val="000000" w:themeColor="text1"/>
          </w:rPr>
          <w:t xml:space="preserve"> as illustrated in figure 3-4B</w:t>
        </w:r>
      </w:ins>
      <w:r w:rsidRPr="00DD43B4">
        <w:rPr>
          <w:color w:val="000000" w:themeColor="text1"/>
        </w:rPr>
        <w:t xml:space="preserve">, mass peaked in long-diapause genotype larvae on day 9 and short-diapause genotype larvae peaked in mass on day 6. </w:t>
      </w:r>
      <w:ins w:id="235" w:author="Brown, James T. - ARS" w:date="2019-01-28T17:17:00Z">
        <w:r w:rsidR="00A32000">
          <w:rPr>
            <w:color w:val="000000" w:themeColor="text1"/>
          </w:rPr>
          <w:t>Figure 3-6 shows that w</w:t>
        </w:r>
      </w:ins>
      <w:r w:rsidRPr="00DD43B4">
        <w:rPr>
          <w:color w:val="000000" w:themeColor="text1"/>
        </w:rPr>
        <w:t>ithin each strain, I compared CO</w:t>
      </w:r>
      <w:r w:rsidRPr="00DD43B4">
        <w:rPr>
          <w:color w:val="000000" w:themeColor="text1"/>
          <w:vertAlign w:val="subscript"/>
        </w:rPr>
        <w:t>2</w:t>
      </w:r>
      <w:r w:rsidRPr="00DD43B4">
        <w:rPr>
          <w:color w:val="000000" w:themeColor="text1"/>
        </w:rPr>
        <w:t xml:space="preserve"> production of diapause-programmed individuals to non-diapause individuals to capture the relationship between photoperiod and metabolic activity. I found diapause-programmed individuals produce significantly less CO</w:t>
      </w:r>
      <w:r w:rsidRPr="00DD43B4">
        <w:rPr>
          <w:color w:val="000000" w:themeColor="text1"/>
          <w:vertAlign w:val="subscript"/>
        </w:rPr>
        <w:t>2</w:t>
      </w:r>
      <w:r w:rsidRPr="00DD43B4">
        <w:rPr>
          <w:color w:val="000000" w:themeColor="text1"/>
        </w:rPr>
        <w:t xml:space="preserve"> compared to their non-diapause counterparts within each genotype (long-</w:t>
      </w:r>
      <w:r w:rsidRPr="00DD43B4">
        <w:rPr>
          <w:color w:val="000000" w:themeColor="text1"/>
        </w:rPr>
        <w:lastRenderedPageBreak/>
        <w:t>diapause genotype: t-value=4.50, Df=30, p-value&lt;0.000; short-diapause genotype: t-value=5.00, Df=43, p-value&lt;0.000)</w:t>
      </w:r>
      <w:ins w:id="236" w:author="Brown, James T. - ARS" w:date="2019-01-28T17:17:00Z">
        <w:r w:rsidR="00A32000">
          <w:rPr>
            <w:color w:val="000000" w:themeColor="text1"/>
          </w:rPr>
          <w:t xml:space="preserve"> shown in tables </w:t>
        </w:r>
      </w:ins>
      <w:r w:rsidRPr="00DD43B4">
        <w:rPr>
          <w:color w:val="000000" w:themeColor="text1"/>
        </w:rPr>
        <w:t>3-1C</w:t>
      </w:r>
      <w:ins w:id="237" w:author="Brown, James T. - ARS" w:date="2019-01-28T17:18:00Z">
        <w:r w:rsidR="00A32000">
          <w:rPr>
            <w:color w:val="000000" w:themeColor="text1"/>
          </w:rPr>
          <w:t xml:space="preserve"> and</w:t>
        </w:r>
      </w:ins>
      <w:ins w:id="238" w:author="Brown, James T. - ARS" w:date="2019-01-28T17:17:00Z">
        <w:r w:rsidR="00A32000">
          <w:rPr>
            <w:color w:val="000000" w:themeColor="text1"/>
          </w:rPr>
          <w:t xml:space="preserve"> </w:t>
        </w:r>
      </w:ins>
      <w:r w:rsidRPr="00DD43B4">
        <w:rPr>
          <w:color w:val="000000" w:themeColor="text1"/>
        </w:rPr>
        <w:t xml:space="preserve">3-1D. Additionally, </w:t>
      </w:r>
      <w:ins w:id="239" w:author="Brown, James T. - ARS" w:date="2019-01-28T17:18:00Z">
        <w:r w:rsidR="00A32000">
          <w:rPr>
            <w:color w:val="000000" w:themeColor="text1"/>
          </w:rPr>
          <w:t xml:space="preserve">in figure 3-5, </w:t>
        </w:r>
      </w:ins>
      <w:r w:rsidRPr="00DD43B4">
        <w:rPr>
          <w:color w:val="000000" w:themeColor="text1"/>
        </w:rPr>
        <w:t>I compared CO</w:t>
      </w:r>
      <w:r w:rsidRPr="00DD43B4">
        <w:rPr>
          <w:color w:val="000000" w:themeColor="text1"/>
          <w:vertAlign w:val="subscript"/>
        </w:rPr>
        <w:t>2</w:t>
      </w:r>
      <w:r w:rsidRPr="00DD43B4">
        <w:rPr>
          <w:color w:val="000000" w:themeColor="text1"/>
        </w:rPr>
        <w:t xml:space="preserve"> production between individuals with different diapause genotypes reared in the same conditions. I found that</w:t>
      </w:r>
      <w:ins w:id="240" w:author="Brown, James T." w:date="2019-01-28T14:16:00Z">
        <w:r w:rsidR="000472C3">
          <w:rPr>
            <w:color w:val="000000" w:themeColor="text1"/>
          </w:rPr>
          <w:t xml:space="preserve"> after </w:t>
        </w:r>
      </w:ins>
      <w:ins w:id="241" w:author="Brown, James T." w:date="2019-01-28T14:17:00Z">
        <w:r w:rsidR="000472C3">
          <w:rPr>
            <w:color w:val="000000" w:themeColor="text1"/>
          </w:rPr>
          <w:t>mass correction,</w:t>
        </w:r>
      </w:ins>
      <w:ins w:id="242" w:author="Brown, James T." w:date="2019-01-28T14:16:00Z">
        <w:r w:rsidR="000472C3">
          <w:rPr>
            <w:color w:val="000000" w:themeColor="text1"/>
          </w:rPr>
          <w:t xml:space="preserve"> </w:t>
        </w:r>
      </w:ins>
      <w:r w:rsidRPr="00DD43B4">
        <w:rPr>
          <w:color w:val="000000" w:themeColor="text1"/>
        </w:rPr>
        <w:t>long-diapause individuals had lower CO</w:t>
      </w:r>
      <w:r w:rsidRPr="00DD43B4">
        <w:rPr>
          <w:color w:val="000000" w:themeColor="text1"/>
          <w:vertAlign w:val="subscript"/>
        </w:rPr>
        <w:t>2</w:t>
      </w:r>
      <w:r w:rsidRPr="00DD43B4">
        <w:rPr>
          <w:color w:val="000000" w:themeColor="text1"/>
        </w:rPr>
        <w:t xml:space="preserve"> production than short-diapause larvae, regardless of rearing conditions</w:t>
      </w:r>
      <w:ins w:id="243" w:author="Brown, James T. - ARS" w:date="2019-01-28T17:18:00Z">
        <w:r w:rsidR="00A32000">
          <w:rPr>
            <w:color w:val="000000" w:themeColor="text1"/>
          </w:rPr>
          <w:t xml:space="preserve"> shown in figures 3-1A and 3-1</w:t>
        </w:r>
      </w:ins>
      <w:ins w:id="244" w:author="Brown, James T. - ARS" w:date="2019-01-28T17:19:00Z">
        <w:r w:rsidR="00A32000">
          <w:rPr>
            <w:color w:val="000000" w:themeColor="text1"/>
          </w:rPr>
          <w:t>B</w:t>
        </w:r>
      </w:ins>
      <w:r w:rsidRPr="00DD43B4">
        <w:rPr>
          <w:color w:val="000000" w:themeColor="text1"/>
        </w:rPr>
        <w:t xml:space="preserve"> (diapause programming: t-value=-5.51, Df=26, p-value&lt;0.000; non-diapause: t-value=-3.74, Df=</w:t>
      </w:r>
      <w:proofErr w:type="gramStart"/>
      <w:r w:rsidRPr="00DD43B4">
        <w:rPr>
          <w:color w:val="000000" w:themeColor="text1"/>
        </w:rPr>
        <w:t>47,p</w:t>
      </w:r>
      <w:proofErr w:type="gramEnd"/>
      <w:r w:rsidRPr="00DD43B4">
        <w:rPr>
          <w:color w:val="000000" w:themeColor="text1"/>
        </w:rPr>
        <w:t xml:space="preserve">-value&lt;0.001). Finally, </w:t>
      </w:r>
      <w:ins w:id="245" w:author="Brown, James T. - ARS" w:date="2019-01-28T17:19:00Z">
        <w:r w:rsidR="00A32000">
          <w:rPr>
            <w:color w:val="000000" w:themeColor="text1"/>
          </w:rPr>
          <w:t xml:space="preserve">figure 3-7B shows that </w:t>
        </w:r>
      </w:ins>
      <w:r w:rsidRPr="00DD43B4">
        <w:rPr>
          <w:color w:val="000000" w:themeColor="text1"/>
        </w:rPr>
        <w:t>within the short-diapause genotype CO</w:t>
      </w:r>
      <w:r w:rsidRPr="00DD43B4">
        <w:rPr>
          <w:color w:val="000000" w:themeColor="text1"/>
          <w:vertAlign w:val="subscript"/>
        </w:rPr>
        <w:t>2</w:t>
      </w:r>
      <w:r w:rsidRPr="00DD43B4">
        <w:rPr>
          <w:color w:val="000000" w:themeColor="text1"/>
        </w:rPr>
        <w:t xml:space="preserve"> production was also compared between shallow-diapause larvae and deep-diapause. </w:t>
      </w:r>
      <w:ins w:id="246" w:author="Brown, James T. - ARS" w:date="2019-01-28T17:19:00Z">
        <w:r w:rsidR="00A32000">
          <w:rPr>
            <w:color w:val="000000" w:themeColor="text1"/>
          </w:rPr>
          <w:t>Table 3-1E shows that I</w:t>
        </w:r>
      </w:ins>
      <w:r w:rsidRPr="00DD43B4">
        <w:rPr>
          <w:color w:val="000000" w:themeColor="text1"/>
        </w:rPr>
        <w:t xml:space="preserve"> found no significant difference in CO</w:t>
      </w:r>
      <w:r w:rsidRPr="00DD43B4">
        <w:rPr>
          <w:color w:val="000000" w:themeColor="text1"/>
          <w:vertAlign w:val="subscript"/>
        </w:rPr>
        <w:t>2</w:t>
      </w:r>
      <w:r w:rsidRPr="00DD43B4">
        <w:rPr>
          <w:color w:val="000000" w:themeColor="text1"/>
        </w:rPr>
        <w:t xml:space="preserve"> production between shallow-diapause individuals and deep-diapause individuals (t-value=-1.03, Df=14, p-value=0.319).</w:t>
      </w:r>
    </w:p>
    <w:p w14:paraId="679085D1" w14:textId="77777777" w:rsidR="00CE5B15" w:rsidRDefault="00CE5B15">
      <w:pPr>
        <w:tabs>
          <w:tab w:val="center" w:pos="2404"/>
        </w:tabs>
        <w:spacing w:after="187" w:line="253" w:lineRule="auto"/>
        <w:ind w:left="-15" w:firstLine="0"/>
        <w:rPr>
          <w:color w:val="000000" w:themeColor="text1"/>
        </w:rPr>
      </w:pPr>
    </w:p>
    <w:p w14:paraId="2E6A933F" w14:textId="77777777" w:rsidR="006F58EA" w:rsidRPr="004F09C9" w:rsidRDefault="00D27C9E" w:rsidP="00CE5B15">
      <w:pPr>
        <w:tabs>
          <w:tab w:val="left" w:pos="1080"/>
          <w:tab w:val="center" w:pos="2404"/>
        </w:tabs>
        <w:spacing w:after="187" w:line="253" w:lineRule="auto"/>
        <w:ind w:left="-15"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499F9614" w14:textId="517C86E4"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reach the wandering stage after </w:t>
      </w:r>
      <w:proofErr w:type="spellStart"/>
      <w:r w:rsidRPr="00DD43B4">
        <w:rPr>
          <w:color w:val="000000" w:themeColor="text1"/>
        </w:rPr>
        <w:t>eclosion</w:t>
      </w:r>
      <w:proofErr w:type="spellEnd"/>
      <w:r w:rsidRPr="00DD43B4">
        <w:rPr>
          <w:color w:val="000000" w:themeColor="text1"/>
        </w:rPr>
        <w:t xml:space="preserve"> into the final larval instar. In non-diapause conditions wandering began on day 6 (</w:t>
      </w:r>
      <w:ins w:id="247" w:author="Brown, James T. - ARS" w:date="2019-01-28T17:20:00Z">
        <w:r w:rsidR="00A32000">
          <w:rPr>
            <w:color w:val="000000" w:themeColor="text1"/>
          </w:rPr>
          <w:t xml:space="preserve">figure </w:t>
        </w:r>
      </w:ins>
      <w:r w:rsidRPr="00DD43B4">
        <w:rPr>
          <w:color w:val="000000" w:themeColor="text1"/>
        </w:rPr>
        <w:t>3-3A) and on day 10 in diapause-programming conditions (</w:t>
      </w:r>
      <w:ins w:id="248" w:author="Brown, James T. - ARS" w:date="2019-01-28T17:20:00Z">
        <w:r w:rsidR="00A32000">
          <w:rPr>
            <w:color w:val="000000" w:themeColor="text1"/>
          </w:rPr>
          <w:t xml:space="preserve">figure </w:t>
        </w:r>
      </w:ins>
      <w:r w:rsidRPr="00DD43B4">
        <w:rPr>
          <w:color w:val="000000" w:themeColor="text1"/>
        </w:rPr>
        <w:t>3-3B) regardless of diapause genotype.</w:t>
      </w:r>
    </w:p>
    <w:p w14:paraId="0A4D4DF8" w14:textId="7D703350" w:rsidR="00DD43B4" w:rsidRPr="00DD43B4" w:rsidRDefault="00DD43B4" w:rsidP="00CE5B15">
      <w:pPr>
        <w:spacing w:line="480" w:lineRule="auto"/>
        <w:ind w:left="-15" w:right="90" w:firstLine="468"/>
        <w:rPr>
          <w:color w:val="000000" w:themeColor="text1"/>
        </w:rPr>
      </w:pPr>
      <w:r w:rsidRPr="00DD43B4">
        <w:rPr>
          <w:color w:val="000000" w:themeColor="text1"/>
        </w:rPr>
        <w:t>On the first day of the last larval instar, diapause-programmed larvae had accumulated larger lipid stores compared to their non-diapausing counterparts (t value=</w:t>
      </w:r>
      <w:ins w:id="249" w:author="Brown, James T." w:date="2019-01-28T16:04:00Z">
        <w:r w:rsidR="00047032">
          <w:rPr>
            <w:color w:val="000000" w:themeColor="text1"/>
          </w:rPr>
          <w:t xml:space="preserve"> </w:t>
        </w:r>
      </w:ins>
      <w:r w:rsidRPr="00DD43B4">
        <w:rPr>
          <w:color w:val="000000" w:themeColor="text1"/>
        </w:rPr>
        <w:t>-2.73, Df=</w:t>
      </w:r>
      <w:ins w:id="250" w:author="Brown, James T." w:date="2019-01-28T16:04:00Z">
        <w:r w:rsidR="00047032">
          <w:rPr>
            <w:color w:val="000000" w:themeColor="text1"/>
          </w:rPr>
          <w:t xml:space="preserve"> </w:t>
        </w:r>
      </w:ins>
      <w:r w:rsidRPr="00DD43B4">
        <w:rPr>
          <w:color w:val="000000" w:themeColor="text1"/>
        </w:rPr>
        <w:t>75.9, p-value=</w:t>
      </w:r>
      <w:ins w:id="251" w:author="Brown, James T." w:date="2019-01-28T16:04:00Z">
        <w:r w:rsidR="00047032">
          <w:rPr>
            <w:color w:val="000000" w:themeColor="text1"/>
          </w:rPr>
          <w:t xml:space="preserve"> </w:t>
        </w:r>
      </w:ins>
      <w:r w:rsidRPr="00DD43B4">
        <w:rPr>
          <w:color w:val="000000" w:themeColor="text1"/>
        </w:rPr>
        <w:t>0.008)</w:t>
      </w:r>
      <w:ins w:id="252" w:author="Brown, James T. - ARS" w:date="2019-01-28T17:20:00Z">
        <w:r w:rsidR="00A32000">
          <w:rPr>
            <w:color w:val="000000" w:themeColor="text1"/>
          </w:rPr>
          <w:t xml:space="preserve"> shown in table 3-5A</w:t>
        </w:r>
      </w:ins>
      <w:r w:rsidRPr="00DD43B4">
        <w:rPr>
          <w:color w:val="000000" w:themeColor="text1"/>
        </w:rPr>
        <w:t>. However, on day one there was no difference in fat stores between the two genotypes when reared within diapause-programming conditions nor did fat stores differ between genotypes in non-diapause conditions. Lean mass on the first day of the final larval instar was not different between the two genotypes regardless of rearing conditions (t-value=</w:t>
      </w:r>
      <w:ins w:id="253" w:author="Brown, James T." w:date="2019-01-28T16:01:00Z">
        <w:r w:rsidR="006B3D7A">
          <w:rPr>
            <w:color w:val="000000" w:themeColor="text1"/>
          </w:rPr>
          <w:t xml:space="preserve"> </w:t>
        </w:r>
      </w:ins>
      <w:r w:rsidRPr="00DD43B4">
        <w:rPr>
          <w:color w:val="000000" w:themeColor="text1"/>
        </w:rPr>
        <w:t>2.03, Df=</w:t>
      </w:r>
      <w:ins w:id="254" w:author="Brown, James T." w:date="2019-01-28T16:01:00Z">
        <w:r w:rsidR="006B3D7A">
          <w:rPr>
            <w:color w:val="000000" w:themeColor="text1"/>
          </w:rPr>
          <w:t xml:space="preserve"> </w:t>
        </w:r>
      </w:ins>
      <w:r w:rsidRPr="00DD43B4">
        <w:rPr>
          <w:color w:val="000000" w:themeColor="text1"/>
        </w:rPr>
        <w:t>5.9, p-value=</w:t>
      </w:r>
      <w:ins w:id="255" w:author="Brown, James T." w:date="2019-01-28T16:01:00Z">
        <w:r w:rsidR="006B3D7A">
          <w:rPr>
            <w:color w:val="000000" w:themeColor="text1"/>
          </w:rPr>
          <w:t xml:space="preserve"> </w:t>
        </w:r>
      </w:ins>
      <w:r w:rsidRPr="00DD43B4">
        <w:rPr>
          <w:color w:val="000000" w:themeColor="text1"/>
        </w:rPr>
        <w:t>0.089)</w:t>
      </w:r>
      <w:ins w:id="256" w:author="Brown, James T." w:date="2019-01-28T16:01:00Z">
        <w:r w:rsidR="006B3D7A">
          <w:rPr>
            <w:color w:val="000000" w:themeColor="text1"/>
          </w:rPr>
          <w:t xml:space="preserve"> shown in table </w:t>
        </w:r>
      </w:ins>
      <w:r w:rsidRPr="00DD43B4">
        <w:rPr>
          <w:color w:val="000000" w:themeColor="text1"/>
        </w:rPr>
        <w:t xml:space="preserve">3-3A. Similarities in lean mass and lipid mass accumulation at the start of the final larval instar suggest that the two contrasting </w:t>
      </w:r>
      <w:r w:rsidRPr="00DD43B4">
        <w:rPr>
          <w:color w:val="000000" w:themeColor="text1"/>
        </w:rPr>
        <w:lastRenderedPageBreak/>
        <w:t>diapause genotypes exposed to the same conditions begin that final larval instar with the same amount of stored nutrition.</w:t>
      </w:r>
    </w:p>
    <w:p w14:paraId="52B4C842" w14:textId="33A48A12"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ins w:id="257" w:author="Brown, James T." w:date="2019-01-28T15:55:00Z">
        <w:r w:rsidR="006B3D7A">
          <w:rPr>
            <w:color w:val="000000" w:themeColor="text1"/>
          </w:rPr>
          <w:t xml:space="preserve">On </w:t>
        </w:r>
      </w:ins>
      <w:ins w:id="258" w:author="Brown, James T." w:date="2019-01-28T15:56:00Z">
        <w:r w:rsidR="006B3D7A">
          <w:rPr>
            <w:color w:val="000000" w:themeColor="text1"/>
          </w:rPr>
          <w:t xml:space="preserve">the </w:t>
        </w:r>
      </w:ins>
      <w:ins w:id="259" w:author="Brown, James T." w:date="2019-01-28T16:00:00Z">
        <w:r w:rsidR="006B3D7A">
          <w:rPr>
            <w:color w:val="000000" w:themeColor="text1"/>
          </w:rPr>
          <w:t>wandering day</w:t>
        </w:r>
      </w:ins>
      <w:ins w:id="260" w:author="Brown, James T." w:date="2019-01-28T15:57:00Z">
        <w:r w:rsidR="006B3D7A">
          <w:rPr>
            <w:color w:val="000000" w:themeColor="text1"/>
          </w:rPr>
          <w:t>, l</w:t>
        </w:r>
      </w:ins>
      <w:r w:rsidRPr="00DD43B4">
        <w:rPr>
          <w:color w:val="000000" w:themeColor="text1"/>
        </w:rPr>
        <w:t>arvae</w:t>
      </w:r>
      <w:ins w:id="261" w:author="Brown, James T." w:date="2019-01-28T15:52:00Z">
        <w:r w:rsidR="006B3D7A">
          <w:rPr>
            <w:color w:val="000000" w:themeColor="text1"/>
          </w:rPr>
          <w:t xml:space="preserve"> with the long-diapause genotype and larvae with the short-diapause genotype</w:t>
        </w:r>
      </w:ins>
      <w:r w:rsidRPr="00DD43B4">
        <w:rPr>
          <w:color w:val="000000" w:themeColor="text1"/>
        </w:rPr>
        <w:t xml:space="preserve"> in diapause-programming conditions accumulated more lean mass and stored more fat than their counterparts in non-diapause conditions</w:t>
      </w:r>
      <w:ins w:id="262" w:author="Brown, James T." w:date="2019-01-28T15:57:00Z">
        <w:r w:rsidR="006B3D7A">
          <w:rPr>
            <w:color w:val="000000" w:themeColor="text1"/>
          </w:rPr>
          <w:t xml:space="preserve"> </w:t>
        </w:r>
      </w:ins>
      <w:r w:rsidRPr="00DD43B4">
        <w:rPr>
          <w:color w:val="000000" w:themeColor="text1"/>
        </w:rPr>
        <w:t>(lean mass: t-value=</w:t>
      </w:r>
      <w:ins w:id="263" w:author="Brown, James T." w:date="2019-01-28T15:58:00Z">
        <w:r w:rsidR="006B3D7A">
          <w:rPr>
            <w:color w:val="000000" w:themeColor="text1"/>
          </w:rPr>
          <w:t xml:space="preserve"> </w:t>
        </w:r>
      </w:ins>
      <w:r w:rsidRPr="00DD43B4">
        <w:rPr>
          <w:color w:val="000000" w:themeColor="text1"/>
        </w:rPr>
        <w:t>-9.70, Df=133.3, p-value&lt;</w:t>
      </w:r>
      <w:ins w:id="264" w:author="Brown, James T." w:date="2019-01-28T15:58:00Z">
        <w:r w:rsidR="006B3D7A">
          <w:rPr>
            <w:color w:val="000000" w:themeColor="text1"/>
          </w:rPr>
          <w:t xml:space="preserve"> </w:t>
        </w:r>
      </w:ins>
      <w:r w:rsidRPr="00DD43B4">
        <w:rPr>
          <w:color w:val="000000" w:themeColor="text1"/>
        </w:rPr>
        <w:t>0.000; lipid mass: t-value=</w:t>
      </w:r>
      <w:ins w:id="265" w:author="Brown, James T." w:date="2019-01-28T15:58:00Z">
        <w:r w:rsidR="006B3D7A">
          <w:rPr>
            <w:color w:val="000000" w:themeColor="text1"/>
          </w:rPr>
          <w:t xml:space="preserve"> </w:t>
        </w:r>
      </w:ins>
      <w:r w:rsidRPr="00DD43B4">
        <w:rPr>
          <w:color w:val="000000" w:themeColor="text1"/>
        </w:rPr>
        <w:t>-10.23, Df=</w:t>
      </w:r>
      <w:ins w:id="266" w:author="Brown, James T." w:date="2019-01-28T15:58:00Z">
        <w:r w:rsidR="006B3D7A">
          <w:rPr>
            <w:color w:val="000000" w:themeColor="text1"/>
          </w:rPr>
          <w:t xml:space="preserve"> </w:t>
        </w:r>
      </w:ins>
      <w:r w:rsidRPr="00DD43B4">
        <w:rPr>
          <w:color w:val="000000" w:themeColor="text1"/>
        </w:rPr>
        <w:t>191.6, p-value&lt;</w:t>
      </w:r>
      <w:ins w:id="267" w:author="Brown, James T." w:date="2019-01-28T15:58:00Z">
        <w:r w:rsidR="006B3D7A">
          <w:rPr>
            <w:color w:val="000000" w:themeColor="text1"/>
          </w:rPr>
          <w:t xml:space="preserve"> </w:t>
        </w:r>
      </w:ins>
      <w:r w:rsidRPr="00DD43B4">
        <w:rPr>
          <w:color w:val="000000" w:themeColor="text1"/>
        </w:rPr>
        <w:t>0.000)</w:t>
      </w:r>
      <w:ins w:id="268" w:author="Brown, James T." w:date="2019-01-28T15:58:00Z">
        <w:r w:rsidR="006B3D7A">
          <w:rPr>
            <w:color w:val="000000" w:themeColor="text1"/>
          </w:rPr>
          <w:t xml:space="preserve"> </w:t>
        </w:r>
      </w:ins>
      <w:ins w:id="269" w:author="Brown, James T." w:date="2019-01-28T16:00:00Z">
        <w:r w:rsidR="006B3D7A">
          <w:rPr>
            <w:color w:val="000000" w:themeColor="text1"/>
          </w:rPr>
          <w:t>shown</w:t>
        </w:r>
      </w:ins>
      <w:ins w:id="270" w:author="Brown, James T." w:date="2019-01-28T15:59:00Z">
        <w:r w:rsidR="006B3D7A">
          <w:rPr>
            <w:color w:val="000000" w:themeColor="text1"/>
          </w:rPr>
          <w:t xml:space="preserve"> in</w:t>
        </w:r>
      </w:ins>
      <w:ins w:id="271" w:author="Brown, James T." w:date="2019-01-28T16:09:00Z">
        <w:r w:rsidR="00047032">
          <w:rPr>
            <w:color w:val="000000" w:themeColor="text1"/>
          </w:rPr>
          <w:t xml:space="preserve"> figure 3-8</w:t>
        </w:r>
      </w:ins>
      <w:ins w:id="272" w:author="Brown, James T. - ARS" w:date="2019-01-28T17:21:00Z">
        <w:r w:rsidR="00A32000">
          <w:rPr>
            <w:color w:val="000000" w:themeColor="text1"/>
          </w:rPr>
          <w:t>,</w:t>
        </w:r>
      </w:ins>
      <w:ins w:id="273" w:author="Brown, James T." w:date="2019-01-28T15:59:00Z">
        <w:r w:rsidR="006B3D7A">
          <w:rPr>
            <w:color w:val="000000" w:themeColor="text1"/>
          </w:rPr>
          <w:t xml:space="preserve"> table</w:t>
        </w:r>
      </w:ins>
      <w:r w:rsidRPr="00DD43B4">
        <w:rPr>
          <w:color w:val="000000" w:themeColor="text1"/>
        </w:rPr>
        <w:t xml:space="preserve"> 3-3B</w:t>
      </w:r>
      <w:ins w:id="274" w:author="Brown, James T. - ARS" w:date="2019-01-28T17:21:00Z">
        <w:r w:rsidR="00A32000">
          <w:rPr>
            <w:color w:val="000000" w:themeColor="text1"/>
          </w:rPr>
          <w:t xml:space="preserve">, and table </w:t>
        </w:r>
      </w:ins>
      <w:r w:rsidRPr="00DD43B4">
        <w:rPr>
          <w:color w:val="000000" w:themeColor="text1"/>
        </w:rPr>
        <w:t>3-5B. Additionally, long-diapause individuals in diapause-programming and</w:t>
      </w:r>
      <w:ins w:id="275" w:author="Brown, James T." w:date="2019-01-28T16:06:00Z">
        <w:r w:rsidR="00047032">
          <w:rPr>
            <w:color w:val="000000" w:themeColor="text1"/>
          </w:rPr>
          <w:t xml:space="preserve"> </w:t>
        </w:r>
      </w:ins>
      <w:ins w:id="276" w:author="Brown, James T." w:date="2019-01-28T16:07:00Z">
        <w:r w:rsidR="00047032">
          <w:rPr>
            <w:color w:val="000000" w:themeColor="text1"/>
          </w:rPr>
          <w:t>long-diapause</w:t>
        </w:r>
      </w:ins>
      <w:ins w:id="277" w:author="Brown, James T." w:date="2019-01-28T16:06:00Z">
        <w:r w:rsidR="00047032">
          <w:rPr>
            <w:color w:val="000000" w:themeColor="text1"/>
          </w:rPr>
          <w:t xml:space="preserve"> </w:t>
        </w:r>
      </w:ins>
      <w:ins w:id="278" w:author="Brown, James T." w:date="2019-01-28T16:08:00Z">
        <w:r w:rsidR="00047032">
          <w:rPr>
            <w:color w:val="000000" w:themeColor="text1"/>
          </w:rPr>
          <w:t xml:space="preserve">individuals  </w:t>
        </w:r>
      </w:ins>
      <w:ins w:id="279" w:author="Brown, James T." w:date="2019-01-28T16:06:00Z">
        <w:r w:rsidR="00047032">
          <w:rPr>
            <w:color w:val="000000" w:themeColor="text1"/>
          </w:rPr>
          <w:t>in</w:t>
        </w:r>
      </w:ins>
      <w:r w:rsidRPr="00DD43B4">
        <w:rPr>
          <w:color w:val="000000" w:themeColor="text1"/>
        </w:rPr>
        <w:t xml:space="preserve"> non-diapause conditions had greater lean mass and bigger fat stores compared to short-diapause genotype individuals</w:t>
      </w:r>
      <w:ins w:id="280" w:author="Brown, James T." w:date="2019-01-28T16:07:00Z">
        <w:r w:rsidR="00047032">
          <w:rPr>
            <w:color w:val="000000" w:themeColor="text1"/>
          </w:rPr>
          <w:t xml:space="preserve"> in </w:t>
        </w:r>
      </w:ins>
      <w:ins w:id="281" w:author="Brown, James T." w:date="2019-01-28T16:08:00Z">
        <w:r w:rsidR="00047032">
          <w:rPr>
            <w:color w:val="000000" w:themeColor="text1"/>
          </w:rPr>
          <w:t>those</w:t>
        </w:r>
      </w:ins>
      <w:ins w:id="282" w:author="Brown, James T." w:date="2019-01-28T16:07:00Z">
        <w:r w:rsidR="00047032">
          <w:rPr>
            <w:color w:val="000000" w:themeColor="text1"/>
          </w:rPr>
          <w:t xml:space="preserve"> same conditions</w:t>
        </w:r>
      </w:ins>
      <w:r w:rsidRPr="00DD43B4">
        <w:rPr>
          <w:color w:val="000000" w:themeColor="text1"/>
        </w:rPr>
        <w:t xml:space="preserve"> (lean mass:</w:t>
      </w:r>
      <w:ins w:id="283" w:author="Brown, James T." w:date="2019-01-28T16:02:00Z">
        <w:r w:rsidR="00047032">
          <w:rPr>
            <w:color w:val="000000" w:themeColor="text1"/>
          </w:rPr>
          <w:t xml:space="preserve"> </w:t>
        </w:r>
      </w:ins>
      <w:r w:rsidRPr="00DD43B4">
        <w:rPr>
          <w:color w:val="000000" w:themeColor="text1"/>
        </w:rPr>
        <w:t>t-value=</w:t>
      </w:r>
      <w:ins w:id="284" w:author="Brown, James T." w:date="2019-01-28T16:02:00Z">
        <w:r w:rsidR="00047032">
          <w:rPr>
            <w:color w:val="000000" w:themeColor="text1"/>
          </w:rPr>
          <w:t xml:space="preserve"> </w:t>
        </w:r>
      </w:ins>
      <w:r w:rsidRPr="00DD43B4">
        <w:rPr>
          <w:color w:val="000000" w:themeColor="text1"/>
        </w:rPr>
        <w:t>6.85,Df=</w:t>
      </w:r>
      <w:ins w:id="285" w:author="Brown, James T." w:date="2019-01-28T16:02:00Z">
        <w:r w:rsidR="00047032">
          <w:rPr>
            <w:color w:val="000000" w:themeColor="text1"/>
          </w:rPr>
          <w:t xml:space="preserve"> </w:t>
        </w:r>
      </w:ins>
      <w:r w:rsidRPr="00DD43B4">
        <w:rPr>
          <w:color w:val="000000" w:themeColor="text1"/>
        </w:rPr>
        <w:t>10.9, p-value&lt;</w:t>
      </w:r>
      <w:ins w:id="286" w:author="Brown, James T." w:date="2019-01-28T16:02:00Z">
        <w:r w:rsidR="00047032">
          <w:rPr>
            <w:color w:val="000000" w:themeColor="text1"/>
          </w:rPr>
          <w:t xml:space="preserve"> </w:t>
        </w:r>
      </w:ins>
      <w:r w:rsidRPr="00DD43B4">
        <w:rPr>
          <w:color w:val="000000" w:themeColor="text1"/>
        </w:rPr>
        <w:t>0.000; lipid mass: t-value=</w:t>
      </w:r>
      <w:ins w:id="287" w:author="Brown, James T." w:date="2019-01-28T16:02:00Z">
        <w:r w:rsidR="00047032">
          <w:rPr>
            <w:color w:val="000000" w:themeColor="text1"/>
          </w:rPr>
          <w:t xml:space="preserve"> </w:t>
        </w:r>
      </w:ins>
      <w:r w:rsidRPr="00DD43B4">
        <w:rPr>
          <w:color w:val="000000" w:themeColor="text1"/>
        </w:rPr>
        <w:t>4.08, DF=</w:t>
      </w:r>
      <w:ins w:id="288" w:author="Brown, James T." w:date="2019-01-28T16:02:00Z">
        <w:r w:rsidR="00047032">
          <w:rPr>
            <w:color w:val="000000" w:themeColor="text1"/>
          </w:rPr>
          <w:t xml:space="preserve"> </w:t>
        </w:r>
      </w:ins>
      <w:r w:rsidRPr="00DD43B4">
        <w:rPr>
          <w:color w:val="000000" w:themeColor="text1"/>
        </w:rPr>
        <w:t>186.8,p-value</w:t>
      </w:r>
      <w:ins w:id="289" w:author="Brown, James T." w:date="2019-01-28T16:02:00Z">
        <w:r w:rsidR="00047032">
          <w:rPr>
            <w:color w:val="000000" w:themeColor="text1"/>
          </w:rPr>
          <w:t xml:space="preserve"> </w:t>
        </w:r>
      </w:ins>
      <w:r w:rsidRPr="00DD43B4">
        <w:rPr>
          <w:color w:val="000000" w:themeColor="text1"/>
        </w:rPr>
        <w:t xml:space="preserve">&lt;0.000) </w:t>
      </w:r>
      <w:ins w:id="290" w:author="Brown, James T." w:date="2019-01-28T16:03:00Z">
        <w:r w:rsidR="00047032">
          <w:rPr>
            <w:color w:val="000000" w:themeColor="text1"/>
          </w:rPr>
          <w:t xml:space="preserve">shown in figure </w:t>
        </w:r>
      </w:ins>
      <w:r w:rsidRPr="00DD43B4">
        <w:rPr>
          <w:color w:val="000000" w:themeColor="text1"/>
        </w:rPr>
        <w:t>3-8</w:t>
      </w:r>
      <w:ins w:id="291" w:author="Brown, James T. - ARS" w:date="2019-01-28T17:21:00Z">
        <w:r w:rsidR="00A32000">
          <w:rPr>
            <w:color w:val="000000" w:themeColor="text1"/>
          </w:rPr>
          <w:t>,</w:t>
        </w:r>
      </w:ins>
      <w:ins w:id="292" w:author="Brown, James T." w:date="2019-01-28T16:03:00Z">
        <w:r w:rsidR="00047032">
          <w:rPr>
            <w:color w:val="000000" w:themeColor="text1"/>
          </w:rPr>
          <w:t xml:space="preserve"> table </w:t>
        </w:r>
      </w:ins>
      <w:r w:rsidRPr="00DD43B4">
        <w:rPr>
          <w:color w:val="000000" w:themeColor="text1"/>
        </w:rPr>
        <w:t>3-3B</w:t>
      </w:r>
      <w:ins w:id="293" w:author="Brown, James T. - ARS" w:date="2019-01-28T17:21:00Z">
        <w:r w:rsidR="00A32000">
          <w:rPr>
            <w:color w:val="000000" w:themeColor="text1"/>
          </w:rPr>
          <w:t xml:space="preserve">, and table </w:t>
        </w:r>
      </w:ins>
      <w:r w:rsidRPr="00DD43B4">
        <w:rPr>
          <w:color w:val="000000" w:themeColor="text1"/>
        </w:rPr>
        <w:t>3-5B.</w:t>
      </w:r>
    </w:p>
    <w:p w14:paraId="7C736969" w14:textId="364E7ED2" w:rsidR="007F6A28" w:rsidRDefault="00DD43B4" w:rsidP="00CE5B15">
      <w:pPr>
        <w:spacing w:line="480" w:lineRule="auto"/>
        <w:ind w:left="-15" w:right="90" w:firstLine="468"/>
        <w:rPr>
          <w:ins w:id="294" w:author="Brown, James T." w:date="2019-01-28T16:09:00Z"/>
          <w:color w:val="000000" w:themeColor="text1"/>
        </w:rPr>
      </w:pPr>
      <w:r w:rsidRPr="00DD43B4">
        <w:rPr>
          <w:color w:val="000000" w:themeColor="text1"/>
        </w:rPr>
        <w:t xml:space="preserve">To assess whether the long-diapause and short-diapause genotypes differed in their utilization of their nutrient stores during diapause, fat stores and lean mass were also measured in diapause-programmed larvae 15, 20, and 30 days after the onset of diapause </w:t>
      </w:r>
      <w:ins w:id="295" w:author="Brown, James T. - ARS" w:date="2019-01-28T17:23:00Z">
        <w:r w:rsidR="00A32000">
          <w:rPr>
            <w:color w:val="000000" w:themeColor="text1"/>
          </w:rPr>
          <w:t xml:space="preserve">illustrated in figure </w:t>
        </w:r>
      </w:ins>
      <w:r w:rsidRPr="00DD43B4">
        <w:rPr>
          <w:color w:val="000000" w:themeColor="text1"/>
        </w:rPr>
        <w:t xml:space="preserve">3-9. Long-diapause individuals had significantly more lean mass at the onset of diapause than short-diapause larvae (t-value=2.45, Df=10.7, p- value=0.033) </w:t>
      </w:r>
      <w:ins w:id="296" w:author="Brown, James T. - ARS" w:date="2019-01-28T17:24:00Z">
        <w:r w:rsidR="00A32000">
          <w:rPr>
            <w:color w:val="000000" w:themeColor="text1"/>
          </w:rPr>
          <w:t xml:space="preserve">shown in table </w:t>
        </w:r>
      </w:ins>
      <w:r w:rsidRPr="00DD43B4">
        <w:rPr>
          <w:color w:val="000000" w:themeColor="text1"/>
        </w:rPr>
        <w:t xml:space="preserve">3-7A. Long-diapause genotype individuals also had larger fat stores at the onset of diapause than short-diapause larvae (t-value=4.74, Df=16.7, p-value=0.0002) </w:t>
      </w:r>
      <w:ins w:id="297" w:author="Brown, James T. - ARS" w:date="2019-01-28T17:24:00Z">
        <w:r w:rsidR="00A32000">
          <w:rPr>
            <w:color w:val="000000" w:themeColor="text1"/>
          </w:rPr>
          <w:t xml:space="preserve">shown in table </w:t>
        </w:r>
      </w:ins>
      <w:ins w:id="298" w:author="Brown, James T. - ARS" w:date="2019-01-28T17:27:00Z">
        <w:r w:rsidR="008E6E23">
          <w:rPr>
            <w:color w:val="000000" w:themeColor="text1"/>
          </w:rPr>
          <w:t>e</w:t>
        </w:r>
      </w:ins>
      <w:r w:rsidRPr="00DD43B4">
        <w:rPr>
          <w:color w:val="000000" w:themeColor="text1"/>
        </w:rPr>
        <w:t>3-9A. However, within each diapause genotype lean mass</w:t>
      </w:r>
      <w:ins w:id="299" w:author="Brown, James T. - ARS" w:date="2019-01-28T17:25:00Z">
        <w:r w:rsidR="00A32000">
          <w:rPr>
            <w:color w:val="000000" w:themeColor="text1"/>
          </w:rPr>
          <w:t xml:space="preserve"> (table 3-7B</w:t>
        </w:r>
      </w:ins>
      <w:ins w:id="300" w:author="Brown, James T. - ARS" w:date="2019-01-28T17:26:00Z">
        <w:r w:rsidR="008E6E23">
          <w:rPr>
            <w:color w:val="000000" w:themeColor="text1"/>
          </w:rPr>
          <w:t xml:space="preserve"> and 3-7C</w:t>
        </w:r>
      </w:ins>
      <w:ins w:id="301" w:author="Brown, James T. - ARS" w:date="2019-01-28T17:25:00Z">
        <w:r w:rsidR="00A32000">
          <w:rPr>
            <w:color w:val="000000" w:themeColor="text1"/>
          </w:rPr>
          <w:t>)</w:t>
        </w:r>
      </w:ins>
      <w:r w:rsidRPr="00DD43B4">
        <w:rPr>
          <w:color w:val="000000" w:themeColor="text1"/>
        </w:rPr>
        <w:t xml:space="preserve"> and fat stores</w:t>
      </w:r>
      <w:ins w:id="302" w:author="Brown, James T. - ARS" w:date="2019-01-28T17:25:00Z">
        <w:r w:rsidR="00A32000">
          <w:rPr>
            <w:color w:val="000000" w:themeColor="text1"/>
          </w:rPr>
          <w:t xml:space="preserve"> (table 3-9B</w:t>
        </w:r>
      </w:ins>
      <w:ins w:id="303" w:author="Brown, James T. - ARS" w:date="2019-01-28T17:26:00Z">
        <w:r w:rsidR="008E6E23">
          <w:rPr>
            <w:color w:val="000000" w:themeColor="text1"/>
          </w:rPr>
          <w:t xml:space="preserve"> and 3-9C</w:t>
        </w:r>
      </w:ins>
      <w:ins w:id="304" w:author="Brown, James T. - ARS" w:date="2019-01-28T17:25:00Z">
        <w:r w:rsidR="00A32000">
          <w:rPr>
            <w:color w:val="000000" w:themeColor="text1"/>
          </w:rPr>
          <w:t>)</w:t>
        </w:r>
      </w:ins>
      <w:r w:rsidRPr="00DD43B4">
        <w:rPr>
          <w:color w:val="000000" w:themeColor="text1"/>
        </w:rPr>
        <w:t xml:space="preserve"> did not significantly decline during diapause</w:t>
      </w:r>
      <w:ins w:id="305" w:author="Brown, James T. - ARS" w:date="2019-01-28T17:26:00Z">
        <w:r w:rsidR="008E6E23">
          <w:rPr>
            <w:color w:val="000000" w:themeColor="text1"/>
          </w:rPr>
          <w:t xml:space="preserve">, </w:t>
        </w:r>
      </w:ins>
      <w:r w:rsidRPr="00DD43B4">
        <w:rPr>
          <w:color w:val="000000" w:themeColor="text1"/>
        </w:rPr>
        <w:t xml:space="preserve">with one notable exception. Fat stores among </w:t>
      </w:r>
      <w:r w:rsidRPr="00DD43B4">
        <w:rPr>
          <w:color w:val="000000" w:themeColor="text1"/>
        </w:rPr>
        <w:lastRenderedPageBreak/>
        <w:t>short-diapause individuals were significantly lower when sampled 15 days after wandering in comparison to other sample days (t-value=-3.90, Df=111.4, p-value&lt;0.000)</w:t>
      </w:r>
      <w:ins w:id="306" w:author="Brown, James T. - ARS" w:date="2019-01-28T17:26:00Z">
        <w:r w:rsidR="008E6E23">
          <w:rPr>
            <w:color w:val="000000" w:themeColor="text1"/>
          </w:rPr>
          <w:t xml:space="preserve"> shown in table</w:t>
        </w:r>
      </w:ins>
      <w:r w:rsidRPr="00DD43B4">
        <w:rPr>
          <w:color w:val="000000" w:themeColor="text1"/>
        </w:rPr>
        <w:t xml:space="preserve"> 3-9C.</w:t>
      </w:r>
    </w:p>
    <w:p w14:paraId="7511A979" w14:textId="77777777" w:rsidR="00047032" w:rsidRPr="004F09C9" w:rsidRDefault="00047032" w:rsidP="00CE5B15">
      <w:pPr>
        <w:spacing w:line="480" w:lineRule="auto"/>
        <w:ind w:left="-15" w:right="90" w:firstLine="468"/>
        <w:rPr>
          <w:color w:val="000000" w:themeColor="text1"/>
        </w:rPr>
      </w:pPr>
    </w:p>
    <w:p w14:paraId="729FCE63"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7BDA5DF"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 My research leverages between-strain genetic variation in diapause duration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to test the hypothesis that diapause length is indirectly associated with nutrition stores.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winter. </w:t>
      </w:r>
      <w:proofErr w:type="gramStart"/>
      <w:r w:rsidRPr="004F09C9">
        <w:rPr>
          <w:color w:val="000000" w:themeColor="text1"/>
        </w:rPr>
        <w:t>Previous to</w:t>
      </w:r>
      <w:proofErr w:type="gramEnd"/>
      <w:r w:rsidRPr="004F09C9">
        <w:rPr>
          <w:color w:val="000000" w:themeColor="text1"/>
        </w:rPr>
        <w:t xml:space="preserve">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These results show a clear association between nutrition accumulation ahead of diapause however, they do not account data do not the relationship between diapause length and lipid accumulation</w:t>
      </w:r>
    </w:p>
    <w:p w14:paraId="41914A3B"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In my study, diapause programming and diapause length were tested to determine the degree to which diapause length could be associated with increases in lipid accumulation. I </w:t>
      </w:r>
      <w:r w:rsidRPr="004F09C9">
        <w:rPr>
          <w:color w:val="000000" w:themeColor="text1"/>
        </w:rPr>
        <w:lastRenderedPageBreak/>
        <w:t>found that when long-diapause genotype larvae are programmed for diapause lipid storage increases store more lipids than short-diapause genotype larvae and non-diapause larvae.</w:t>
      </w:r>
    </w:p>
    <w:p w14:paraId="7DD99AC3" w14:textId="79856C47"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307" w:author="Brown, James T." w:date="2019-01-28T15:17:00Z">
        <w:r w:rsidR="00EB1638" w:rsidRPr="004F09C9">
          <w:rPr>
            <w:color w:val="000000" w:themeColor="text1"/>
          </w:rPr>
          <w:t>2.5-fold</w:t>
        </w:r>
      </w:ins>
      <w:r w:rsidRPr="004F09C9">
        <w:rPr>
          <w:color w:val="000000" w:themeColor="text1"/>
        </w:rPr>
        <w:t xml:space="preserve"> increase in lipid stores in compared 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w:t>
      </w:r>
      <w:proofErr w:type="gramStart"/>
      <w:r w:rsidRPr="004F09C9">
        <w:rPr>
          <w:color w:val="000000" w:themeColor="text1"/>
        </w:rPr>
        <w:t>a number of</w:t>
      </w:r>
      <w:proofErr w:type="gramEnd"/>
      <w:r w:rsidRPr="004F09C9">
        <w:rPr>
          <w:color w:val="000000" w:themeColor="text1"/>
        </w:rPr>
        <w:t xml:space="preserve">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1989). As fall temperatures increase, the degree to which these stores are accumulated in preparation for diapause may be compromised by the higher metabolic rates in fall. Similarly, warmer temperatures during diapause in winter could prematurely drain stored energy causing insects to die during 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dispersing, mating, and reproducing.</w:t>
      </w:r>
    </w:p>
    <w:p w14:paraId="2013292C" w14:textId="084BBFD0" w:rsidR="006F58EA" w:rsidRPr="004F09C9" w:rsidDel="00EB1638" w:rsidRDefault="00D27C9E" w:rsidP="00CE5B15">
      <w:pPr>
        <w:spacing w:line="480" w:lineRule="auto"/>
        <w:ind w:left="-15" w:right="90" w:firstLine="468"/>
        <w:rPr>
          <w:del w:id="308" w:author="Brown, James T." w:date="2019-01-28T15:17:00Z"/>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w:t>
      </w:r>
      <w:r w:rsidRPr="004F09C9">
        <w:rPr>
          <w:color w:val="000000" w:themeColor="text1"/>
        </w:rPr>
        <w:lastRenderedPageBreak/>
        <w:t xml:space="preserve">from environments that differed in thermal stability in a reciprocal common garden experiment with stable and variable thermal regimens (Williams et al., 2012). Larvae reared in stable conditions 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end of diapause 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C to program diapause. Once diapause was programmed, caterpillars were transferred into 1 of 4 temperatures regimens; 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After being held at these 4 different temperatures for 60-days, </w:t>
      </w:r>
      <w:proofErr w:type="gramStart"/>
      <w:r w:rsidRPr="004F09C9">
        <w:rPr>
          <w:color w:val="000000" w:themeColor="text1"/>
        </w:rPr>
        <w:t>all of</w:t>
      </w:r>
      <w:proofErr w:type="gramEnd"/>
      <w:r w:rsidRPr="004F09C9">
        <w:rPr>
          <w:color w:val="000000" w:themeColor="text1"/>
        </w:rPr>
        <w:t xml:space="preserve">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C and lipid stores were measured for 60-days (Thompson and Davis, 1981). Researchers noted the lipid stored of larvae 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309" w:author="Brown, James T." w:date="2019-01-28T15:17:00Z">
        <w:r w:rsidR="00EB1638">
          <w:rPr>
            <w:color w:val="000000" w:themeColor="text1"/>
          </w:rPr>
          <w:t xml:space="preserve"> </w:t>
        </w:r>
      </w:ins>
    </w:p>
    <w:p w14:paraId="1A1F3A0E" w14:textId="77777777" w:rsidR="006F58EA" w:rsidRPr="004F09C9" w:rsidRDefault="00D27C9E" w:rsidP="00EB1638">
      <w:pPr>
        <w:spacing w:line="480" w:lineRule="auto"/>
        <w:ind w:left="-15" w:right="90" w:firstLine="468"/>
        <w:rPr>
          <w:color w:val="000000" w:themeColor="text1"/>
        </w:rPr>
        <w:pPrChange w:id="310" w:author="Brown, James T." w:date="2019-01-28T15:17:00Z">
          <w:pPr>
            <w:spacing w:line="480" w:lineRule="auto"/>
            <w:ind w:left="-5" w:right="232"/>
          </w:pPr>
        </w:pPrChange>
      </w:pPr>
      <w:r w:rsidRPr="004F09C9">
        <w:rPr>
          <w:color w:val="000000" w:themeColor="text1"/>
        </w:rPr>
        <w:t>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adult functions.</w:t>
      </w:r>
    </w:p>
    <w:p w14:paraId="3B02DFFC"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w:t>
      </w:r>
      <w:r w:rsidRPr="004F09C9">
        <w:rPr>
          <w:color w:val="000000" w:themeColor="text1"/>
        </w:rPr>
        <w:lastRenderedPageBreak/>
        <w:t xml:space="preserve">female flies exposed to short photoperiod days alter how they provision the eggs of the offspring they lay, programming her offspring for diapause. After diapause programmed larvae hatch they begin feeding and storing nutrition in preparation for a larval diapause, like the one seen in European corn borers. Based on the research of Saunders 1997, diapause in these fly maggots appears to be regulated by photoperiod, temperature, and nutrition. Reducing the amount of nutrition diapause-programmed 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proofErr w:type="spellStart"/>
      <w:r w:rsidRPr="004F09C9">
        <w:rPr>
          <w:color w:val="000000" w:themeColor="text1"/>
        </w:rPr>
        <w:t>âĂIJsmallâĂİ</w:t>
      </w:r>
      <w:proofErr w:type="spellEnd"/>
      <w:r w:rsidRPr="004F09C9">
        <w:rPr>
          <w:color w:val="000000" w:themeColor="text1"/>
        </w:rPr>
        <w:t xml:space="preserve"> 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associated with a shorter diapause and pupated approximately 20-days after hatching, however large larval mass was associated with a longer diapause and pupated approximately 50-days after hatching (Saunders, 1997).</w:t>
      </w:r>
    </w:p>
    <w:p w14:paraId="7857A986"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season, however the photoperiod cues that insects use to predict seasonality will remain unchanged. For European corn borer, access to longer growing seasons could provide more time to produce additional generations or to increase nutrition stores before the onset of diapause. The indirect association between increasing seasonal temperatures and the induction of diapause in </w:t>
      </w:r>
      <w:r w:rsidRPr="004F09C9">
        <w:rPr>
          <w:i/>
          <w:color w:val="000000" w:themeColor="text1"/>
        </w:rPr>
        <w:t xml:space="preserve">W. </w:t>
      </w:r>
      <w:proofErr w:type="spellStart"/>
      <w:r w:rsidRPr="004F09C9">
        <w:rPr>
          <w:i/>
          <w:color w:val="000000" w:themeColor="text1"/>
        </w:rPr>
        <w:t>smithii</w:t>
      </w:r>
      <w:proofErr w:type="spellEnd"/>
      <w:r w:rsidRPr="004F09C9">
        <w:rPr>
          <w:i/>
          <w:color w:val="000000" w:themeColor="text1"/>
        </w:rPr>
        <w:t xml:space="preserve"> </w:t>
      </w:r>
      <w:r w:rsidRPr="004F09C9">
        <w:rPr>
          <w:color w:val="000000" w:themeColor="text1"/>
        </w:rPr>
        <w:t xml:space="preserve">(pitcher plant mosquito) is one example of how insects could gain access to longer growing seasons. Researchers monitored the critical photoperiod of pitcher plant mosquitoes for decades. Critical photoperiod for this study corresponds to the number of daylight hours at which diapause is induced among 50% of larvae in laboratory </w:t>
      </w:r>
      <w:r w:rsidRPr="004F09C9">
        <w:rPr>
          <w:color w:val="000000" w:themeColor="text1"/>
        </w:rPr>
        <w:lastRenderedPageBreak/>
        <w:t>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560F77DC"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A76084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0D27EE46"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 between 14L:10D to 14.5L:9.5D. The photoperiod that induced diapause among larvae collected in 2002 was shorted by 8 minutes compared to larvae collected in 1988 (Fishers exact test: p</w:t>
      </w:r>
      <w:r w:rsidRPr="004F09C9">
        <w:rPr>
          <w:rFonts w:ascii="Cambria" w:eastAsia="Cambria" w:hAnsi="Cambria" w:cs="Cambria"/>
          <w:i/>
          <w:color w:val="000000" w:themeColor="text1"/>
        </w:rPr>
        <w:t>&lt;</w:t>
      </w:r>
      <w:r w:rsidRPr="004F09C9">
        <w:rPr>
          <w:color w:val="000000" w:themeColor="text1"/>
        </w:rPr>
        <w:t>0.001) (</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w:t>
      </w:r>
      <w:proofErr w:type="spellStart"/>
      <w:r w:rsidRPr="004F09C9">
        <w:rPr>
          <w:color w:val="000000" w:themeColor="text1"/>
        </w:rPr>
        <w:t>voltinism</w:t>
      </w:r>
      <w:proofErr w:type="spellEnd"/>
      <w:r w:rsidRPr="004F09C9">
        <w:rPr>
          <w:color w:val="000000" w:themeColor="text1"/>
        </w:rPr>
        <w:t xml:space="preserve">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w:t>
      </w:r>
      <w:proofErr w:type="spellStart"/>
      <w:r w:rsidRPr="004F09C9">
        <w:rPr>
          <w:color w:val="000000" w:themeColor="text1"/>
        </w:rPr>
        <w:t>voltinism</w:t>
      </w:r>
      <w:proofErr w:type="spellEnd"/>
      <w:r w:rsidRPr="004F09C9">
        <w:rPr>
          <w:color w:val="000000" w:themeColor="text1"/>
        </w:rPr>
        <w:t xml:space="preserve">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There 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(3-8B). 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The difference in the timing of diapause entry and exit and differences in lipid stores between the two diapause genotypes </w:t>
      </w:r>
      <w:r w:rsidRPr="004F09C9">
        <w:rPr>
          <w:color w:val="000000" w:themeColor="text1"/>
        </w:rPr>
        <w:lastRenderedPageBreak/>
        <w:t>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FECB78A" w14:textId="77777777" w:rsidR="006F58EA" w:rsidRPr="004F09C9" w:rsidRDefault="00D27C9E" w:rsidP="00CE5B15">
      <w:pPr>
        <w:spacing w:line="480" w:lineRule="auto"/>
        <w:ind w:left="-15" w:right="213" w:firstLine="468"/>
        <w:rPr>
          <w:color w:val="000000" w:themeColor="text1"/>
        </w:rPr>
      </w:pPr>
      <w:r w:rsidRPr="004F09C9">
        <w:rPr>
          <w:color w:val="000000" w:themeColor="text1"/>
        </w:rPr>
        <w:t xml:space="preserve">Variation in the response of short-diapause genotype larvae to diapause programming suggests an increased sensitivity to the cues that terminate diapause 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Diapause programming for short diapause genotype individuals lead to at least two different phenotypes; a "shallow" diapause phenotype and a "deep" diapause phenotype (3-1).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in 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p>
    <w:p w14:paraId="474A073E"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w:t>
      </w:r>
      <w:proofErr w:type="spellStart"/>
      <w:r w:rsidRPr="004F09C9">
        <w:rPr>
          <w:color w:val="000000" w:themeColor="text1"/>
        </w:rPr>
        <w:t>voltinism</w:t>
      </w:r>
      <w:proofErr w:type="spellEnd"/>
      <w:r w:rsidRPr="004F09C9">
        <w:rPr>
          <w:color w:val="000000" w:themeColor="text1"/>
        </w:rPr>
        <w:t xml:space="preserve">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w:t>
      </w:r>
      <w:r w:rsidRPr="004F09C9">
        <w:rPr>
          <w:color w:val="000000" w:themeColor="text1"/>
        </w:rPr>
        <w:lastRenderedPageBreak/>
        <w:t>temperatures continue to increase, however increased temperatures have the potential to delay the onset of a diapause developmental trajectory (</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7E04B4C1"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0FC1D3D" wp14:editId="72FA8520">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15974B26"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682AAE2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48689EC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FD1FFE9" wp14:editId="065334B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709F4AF8"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A0C0BC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118E967" wp14:editId="73BEE75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B2C7230"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proofErr w:type="gramStart"/>
      <w:r w:rsidRPr="004F09C9">
        <w:rPr>
          <w:color w:val="000000" w:themeColor="text1"/>
        </w:rPr>
        <w:t>day</w:t>
      </w:r>
      <w:proofErr w:type="gramEnd"/>
      <w:r w:rsidRPr="004F09C9">
        <w:rPr>
          <w:color w:val="000000" w:themeColor="text1"/>
        </w:rPr>
        <w:t xml:space="preserve"> after</w:t>
      </w:r>
    </w:p>
    <w:p w14:paraId="63256B4F"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w:t>
      </w:r>
      <w:proofErr w:type="spellStart"/>
      <w:r w:rsidRPr="004F09C9">
        <w:rPr>
          <w:color w:val="000000" w:themeColor="text1"/>
        </w:rPr>
        <w:t>eclosing</w:t>
      </w:r>
      <w:proofErr w:type="spellEnd"/>
      <w:r w:rsidRPr="004F09C9">
        <w:rPr>
          <w:color w:val="000000" w:themeColor="text1"/>
        </w:rPr>
        <w:t xml:space="preserve"> into the final larval instar. When reared in diapause programming conditions (B), most short-diapause and long-diapause genotype larvae reached the wandering stage 10 days after </w:t>
      </w:r>
      <w:proofErr w:type="spellStart"/>
      <w:r w:rsidRPr="004F09C9">
        <w:rPr>
          <w:color w:val="000000" w:themeColor="text1"/>
        </w:rPr>
        <w:t>eclosing</w:t>
      </w:r>
      <w:proofErr w:type="spellEnd"/>
      <w:r w:rsidRPr="004F09C9">
        <w:rPr>
          <w:color w:val="000000" w:themeColor="text1"/>
        </w:rPr>
        <w:t xml:space="preserve"> into the final larval instar.</w:t>
      </w:r>
    </w:p>
    <w:p w14:paraId="2D92A7A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DBEB78B" wp14:editId="18944AE8">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E370929"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w:t>
      </w:r>
      <w:proofErr w:type="spellStart"/>
      <w:r w:rsidRPr="004F09C9">
        <w:rPr>
          <w:color w:val="000000" w:themeColor="text1"/>
        </w:rPr>
        <w:t>eclosing</w:t>
      </w:r>
      <w:proofErr w:type="spellEnd"/>
      <w:r w:rsidRPr="004F09C9">
        <w:rPr>
          <w:color w:val="000000" w:themeColor="text1"/>
        </w:rPr>
        <w:t xml:space="preserve"> into the last larval instar and long-diapause genotype larvae (blue) reached their peak in wet mass 5 days after </w:t>
      </w:r>
      <w:proofErr w:type="spellStart"/>
      <w:r w:rsidRPr="004F09C9">
        <w:rPr>
          <w:color w:val="000000" w:themeColor="text1"/>
        </w:rPr>
        <w:t>eclosing</w:t>
      </w:r>
      <w:proofErr w:type="spellEnd"/>
      <w:r w:rsidRPr="004F09C9">
        <w:rPr>
          <w:color w:val="000000" w:themeColor="text1"/>
        </w:rPr>
        <w:t xml:space="preserve">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5067530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C0A600E" wp14:editId="0513AE4A">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26E8BAAA"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494DC90D"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F11FF02" wp14:editId="5070DD6C">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4826C187"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11DB2EAA"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4EB4F14" wp14:editId="224579C0">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2099E256"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4A8CC80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5C792A" wp14:editId="1CA125DD">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15E24C4C"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w:t>
      </w:r>
      <w:proofErr w:type="gramStart"/>
      <w:r w:rsidRPr="004F09C9">
        <w:rPr>
          <w:color w:val="000000" w:themeColor="text1"/>
        </w:rPr>
        <w:t>represent</w:t>
      </w:r>
      <w:proofErr w:type="gramEnd"/>
      <w:r w:rsidRPr="004F09C9">
        <w:rPr>
          <w:color w:val="000000" w:themeColor="text1"/>
        </w:rPr>
        <w:t xml:space="preserve">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w:t>
      </w:r>
      <w:proofErr w:type="gramStart"/>
      <w:r w:rsidRPr="004F09C9">
        <w:rPr>
          <w:color w:val="000000" w:themeColor="text1"/>
        </w:rPr>
        <w:t>85,Df</w:t>
      </w:r>
      <w:proofErr w:type="gram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proofErr w:type="gramStart"/>
      <w:r w:rsidRPr="004F09C9">
        <w:rPr>
          <w:color w:val="000000" w:themeColor="text1"/>
        </w:rPr>
        <w:t>effected</w:t>
      </w:r>
      <w:proofErr w:type="spellEnd"/>
      <w:proofErr w:type="gram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595C95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D364E73" wp14:editId="576C7056">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7E59DE40"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proofErr w:type="gramStart"/>
      <w:r w:rsidRPr="004F09C9">
        <w:rPr>
          <w:color w:val="000000" w:themeColor="text1"/>
        </w:rPr>
        <w:t>7,p</w:t>
      </w:r>
      <w:proofErr w:type="gramEnd"/>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proofErr w:type="spellStart"/>
      <w:proofErr w:type="gramStart"/>
      <w:r w:rsidRPr="004F09C9">
        <w:rPr>
          <w:color w:val="000000" w:themeColor="text1"/>
        </w:rPr>
        <w:t>effected</w:t>
      </w:r>
      <w:proofErr w:type="spellEnd"/>
      <w:proofErr w:type="gramEnd"/>
      <w:r w:rsidRPr="004F09C9">
        <w:rPr>
          <w:color w:val="000000" w:themeColor="text1"/>
        </w:rPr>
        <w:t xml:space="preserve"> by diapause genotype (t-value=4.74, Df=16.7,</w:t>
      </w:r>
    </w:p>
    <w:p w14:paraId="58B040AC"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w:t>
      </w:r>
      <w:proofErr w:type="gramStart"/>
      <w:r w:rsidRPr="004F09C9">
        <w:rPr>
          <w:color w:val="000000" w:themeColor="text1"/>
        </w:rPr>
        <w:t>1,p</w:t>
      </w:r>
      <w:proofErr w:type="gramEnd"/>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proofErr w:type="gramStart"/>
      <w:r w:rsidRPr="004F09C9">
        <w:rPr>
          <w:color w:val="000000" w:themeColor="text1"/>
        </w:rPr>
        <w:t>4,p</w:t>
      </w:r>
      <w:proofErr w:type="gramEnd"/>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7CADF766"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Table 3-1. Comparison of 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left w:w="0"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281CB56F" w14:textId="77777777">
        <w:trPr>
          <w:trHeight w:val="451"/>
        </w:trPr>
        <w:tc>
          <w:tcPr>
            <w:tcW w:w="6899" w:type="dxa"/>
            <w:tcBorders>
              <w:top w:val="double" w:sz="3" w:space="0" w:color="000000"/>
              <w:left w:val="nil"/>
              <w:bottom w:val="double" w:sz="3" w:space="0" w:color="000000"/>
              <w:right w:val="nil"/>
            </w:tcBorders>
          </w:tcPr>
          <w:p w14:paraId="38F8F9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429B5B84"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5D12B36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179C8E5"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2D6476D" w14:textId="77777777">
        <w:trPr>
          <w:trHeight w:val="716"/>
        </w:trPr>
        <w:tc>
          <w:tcPr>
            <w:tcW w:w="6899" w:type="dxa"/>
            <w:tcBorders>
              <w:top w:val="double" w:sz="3" w:space="0" w:color="000000"/>
              <w:left w:val="nil"/>
              <w:bottom w:val="single" w:sz="3" w:space="0" w:color="000000"/>
              <w:right w:val="nil"/>
            </w:tcBorders>
          </w:tcPr>
          <w:p w14:paraId="70693EA9"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1095C3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5C73DAD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639E4137"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4938CB2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6A31BB8" w14:textId="77777777">
        <w:trPr>
          <w:trHeight w:val="692"/>
        </w:trPr>
        <w:tc>
          <w:tcPr>
            <w:tcW w:w="6899" w:type="dxa"/>
            <w:tcBorders>
              <w:top w:val="single" w:sz="3" w:space="0" w:color="000000"/>
              <w:left w:val="nil"/>
              <w:bottom w:val="single" w:sz="3" w:space="0" w:color="000000"/>
              <w:right w:val="nil"/>
            </w:tcBorders>
          </w:tcPr>
          <w:p w14:paraId="117ED32D"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497830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22DB201B"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4B6B758A"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488FEC7"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5CA7366" w14:textId="77777777">
        <w:trPr>
          <w:trHeight w:val="692"/>
        </w:trPr>
        <w:tc>
          <w:tcPr>
            <w:tcW w:w="6899" w:type="dxa"/>
            <w:tcBorders>
              <w:top w:val="single" w:sz="3" w:space="0" w:color="000000"/>
              <w:left w:val="nil"/>
              <w:bottom w:val="single" w:sz="3" w:space="0" w:color="000000"/>
              <w:right w:val="nil"/>
            </w:tcBorders>
          </w:tcPr>
          <w:p w14:paraId="7A6B2C6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C9314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18B3ABB"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558F47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0A785F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00EA21" w14:textId="77777777">
        <w:trPr>
          <w:trHeight w:val="692"/>
        </w:trPr>
        <w:tc>
          <w:tcPr>
            <w:tcW w:w="6899" w:type="dxa"/>
            <w:tcBorders>
              <w:top w:val="single" w:sz="3" w:space="0" w:color="000000"/>
              <w:left w:val="nil"/>
              <w:bottom w:val="single" w:sz="3" w:space="0" w:color="000000"/>
              <w:right w:val="nil"/>
            </w:tcBorders>
          </w:tcPr>
          <w:p w14:paraId="32B9EBC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196B01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2CEE6628"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0D1D36A"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CA85C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87531C5" w14:textId="77777777">
        <w:trPr>
          <w:trHeight w:val="692"/>
        </w:trPr>
        <w:tc>
          <w:tcPr>
            <w:tcW w:w="6899" w:type="dxa"/>
            <w:tcBorders>
              <w:top w:val="single" w:sz="3" w:space="0" w:color="000000"/>
              <w:left w:val="nil"/>
              <w:bottom w:val="single" w:sz="3" w:space="0" w:color="000000"/>
              <w:right w:val="nil"/>
            </w:tcBorders>
          </w:tcPr>
          <w:p w14:paraId="7822B027"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65CCC2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7B5DF6B3"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ECE289D"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25F8E4FB"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23034270" w14:textId="77777777" w:rsidR="006F58EA" w:rsidRPr="004F09C9" w:rsidRDefault="00D27C9E">
      <w:pPr>
        <w:rPr>
          <w:color w:val="000000" w:themeColor="text1"/>
        </w:rPr>
      </w:pPr>
      <w:r w:rsidRPr="004F09C9">
        <w:rPr>
          <w:color w:val="000000" w:themeColor="text1"/>
        </w:rPr>
        <w:br w:type="page"/>
      </w:r>
    </w:p>
    <w:p w14:paraId="4F187D6E" w14:textId="77777777" w:rsidR="006F58EA" w:rsidRPr="004F09C9" w:rsidRDefault="00D27C9E">
      <w:pPr>
        <w:spacing w:line="238" w:lineRule="auto"/>
        <w:ind w:left="1076" w:right="90" w:hanging="1091"/>
        <w:rPr>
          <w:color w:val="000000" w:themeColor="text1"/>
        </w:rPr>
      </w:pPr>
      <w:r w:rsidRPr="004F09C9">
        <w:rPr>
          <w:color w:val="000000" w:themeColor="text1"/>
        </w:rPr>
        <w:lastRenderedPageBreak/>
        <w:t>Table 3-2. FULL MODEL: ANOVA summary table for the additive and interactive effects of photoperiod and diapause genotype and the effect of lean mass accumulation.</w:t>
      </w:r>
    </w:p>
    <w:p w14:paraId="7990CE62" w14:textId="77777777" w:rsidR="006F58EA" w:rsidRPr="004F09C9" w:rsidRDefault="00D27C9E">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773" w:type="dxa"/>
        <w:tblInd w:w="255" w:type="dxa"/>
        <w:tblCellMar>
          <w:top w:w="27" w:type="dxa"/>
          <w:left w:w="0" w:type="dxa"/>
          <w:bottom w:w="0" w:type="dxa"/>
          <w:right w:w="115" w:type="dxa"/>
        </w:tblCellMar>
        <w:tblLook w:val="04A0" w:firstRow="1" w:lastRow="0" w:firstColumn="1" w:lastColumn="0" w:noHBand="0" w:noVBand="1"/>
      </w:tblPr>
      <w:tblGrid>
        <w:gridCol w:w="6277"/>
        <w:gridCol w:w="772"/>
        <w:gridCol w:w="772"/>
        <w:gridCol w:w="952"/>
      </w:tblGrid>
      <w:tr w:rsidR="006F58EA" w:rsidRPr="004F09C9" w14:paraId="4A8021BC" w14:textId="77777777">
        <w:trPr>
          <w:trHeight w:val="427"/>
        </w:trPr>
        <w:tc>
          <w:tcPr>
            <w:tcW w:w="6276" w:type="dxa"/>
            <w:tcBorders>
              <w:top w:val="double" w:sz="3" w:space="0" w:color="000000"/>
              <w:left w:val="nil"/>
              <w:bottom w:val="single" w:sz="3" w:space="0" w:color="000000"/>
              <w:right w:val="nil"/>
            </w:tcBorders>
          </w:tcPr>
          <w:p w14:paraId="434A75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1A80BE3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0F0785"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53A05F98"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D4840CA" w14:textId="77777777">
        <w:trPr>
          <w:trHeight w:val="297"/>
        </w:trPr>
        <w:tc>
          <w:tcPr>
            <w:tcW w:w="6276" w:type="dxa"/>
            <w:tcBorders>
              <w:top w:val="single" w:sz="3" w:space="0" w:color="000000"/>
              <w:left w:val="nil"/>
              <w:bottom w:val="single" w:sz="3" w:space="0" w:color="000000"/>
              <w:right w:val="nil"/>
            </w:tcBorders>
          </w:tcPr>
          <w:p w14:paraId="309B0922" w14:textId="77777777" w:rsidR="006F58EA" w:rsidRPr="004F09C9" w:rsidRDefault="00D27C9E">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6BA1D0A"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CF8F19B"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559B382" w14:textId="77777777" w:rsidR="006F58EA" w:rsidRPr="004F09C9" w:rsidRDefault="006F58EA">
            <w:pPr>
              <w:spacing w:after="160" w:line="259" w:lineRule="auto"/>
              <w:ind w:left="0" w:firstLine="0"/>
              <w:rPr>
                <w:color w:val="000000" w:themeColor="text1"/>
              </w:rPr>
            </w:pPr>
          </w:p>
        </w:tc>
      </w:tr>
      <w:tr w:rsidR="006F58EA" w:rsidRPr="004F09C9" w14:paraId="76B52B33" w14:textId="77777777">
        <w:trPr>
          <w:trHeight w:val="328"/>
        </w:trPr>
        <w:tc>
          <w:tcPr>
            <w:tcW w:w="6276" w:type="dxa"/>
            <w:tcBorders>
              <w:top w:val="single" w:sz="3" w:space="0" w:color="000000"/>
              <w:left w:val="nil"/>
              <w:bottom w:val="nil"/>
              <w:right w:val="nil"/>
            </w:tcBorders>
          </w:tcPr>
          <w:p w14:paraId="57EA78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92DD32B"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4E0B05DE" w14:textId="77777777" w:rsidR="006F58EA" w:rsidRPr="004F09C9" w:rsidRDefault="00D27C9E">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17ECE90C" w14:textId="77777777" w:rsidR="006F58EA" w:rsidRPr="004F09C9" w:rsidRDefault="00D27C9E">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6F58EA" w:rsidRPr="004F09C9" w14:paraId="36D0BE5F" w14:textId="77777777">
        <w:trPr>
          <w:trHeight w:val="395"/>
        </w:trPr>
        <w:tc>
          <w:tcPr>
            <w:tcW w:w="6276" w:type="dxa"/>
            <w:tcBorders>
              <w:top w:val="nil"/>
              <w:left w:val="nil"/>
              <w:bottom w:val="nil"/>
              <w:right w:val="nil"/>
            </w:tcBorders>
          </w:tcPr>
          <w:p w14:paraId="1F474C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D4B9FAF"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939A4E3" w14:textId="77777777" w:rsidR="006F58EA" w:rsidRPr="004F09C9" w:rsidRDefault="00D27C9E">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237767AB" w14:textId="77777777" w:rsidR="006F58EA" w:rsidRPr="004F09C9" w:rsidRDefault="00D27C9E">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6F58EA" w:rsidRPr="004F09C9" w14:paraId="7617C824" w14:textId="77777777">
        <w:trPr>
          <w:trHeight w:val="494"/>
        </w:trPr>
        <w:tc>
          <w:tcPr>
            <w:tcW w:w="6276" w:type="dxa"/>
            <w:tcBorders>
              <w:top w:val="nil"/>
              <w:left w:val="nil"/>
              <w:bottom w:val="double" w:sz="3" w:space="0" w:color="000000"/>
              <w:right w:val="nil"/>
            </w:tcBorders>
          </w:tcPr>
          <w:p w14:paraId="012425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2C4EA54"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75E8BFB" w14:textId="77777777" w:rsidR="006F58EA" w:rsidRPr="004F09C9" w:rsidRDefault="00D27C9E">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12CFDF7" w14:textId="77777777" w:rsidR="006F58EA" w:rsidRPr="004F09C9" w:rsidRDefault="00D27C9E">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6F58EA" w:rsidRPr="004F09C9" w14:paraId="241DCF7C" w14:textId="77777777">
        <w:trPr>
          <w:trHeight w:val="427"/>
        </w:trPr>
        <w:tc>
          <w:tcPr>
            <w:tcW w:w="6276" w:type="dxa"/>
            <w:tcBorders>
              <w:top w:val="double" w:sz="3" w:space="0" w:color="000000"/>
              <w:left w:val="nil"/>
              <w:bottom w:val="single" w:sz="3" w:space="0" w:color="000000"/>
              <w:right w:val="nil"/>
            </w:tcBorders>
          </w:tcPr>
          <w:p w14:paraId="0965FE0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8CDEF4A" w14:textId="77777777" w:rsidR="006F58EA" w:rsidRPr="004F09C9" w:rsidRDefault="006F58EA">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7F61A094"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F5A3E88" w14:textId="77777777" w:rsidR="006F58EA" w:rsidRPr="004F09C9" w:rsidRDefault="006F58EA">
            <w:pPr>
              <w:spacing w:after="160" w:line="259" w:lineRule="auto"/>
              <w:ind w:left="0" w:firstLine="0"/>
              <w:rPr>
                <w:color w:val="000000" w:themeColor="text1"/>
              </w:rPr>
            </w:pPr>
          </w:p>
        </w:tc>
      </w:tr>
      <w:tr w:rsidR="006F58EA" w:rsidRPr="004F09C9" w14:paraId="3A89C8A1" w14:textId="77777777">
        <w:trPr>
          <w:trHeight w:val="340"/>
        </w:trPr>
        <w:tc>
          <w:tcPr>
            <w:tcW w:w="6276" w:type="dxa"/>
            <w:tcBorders>
              <w:top w:val="single" w:sz="3" w:space="0" w:color="000000"/>
              <w:left w:val="nil"/>
              <w:bottom w:val="nil"/>
              <w:right w:val="nil"/>
            </w:tcBorders>
          </w:tcPr>
          <w:p w14:paraId="26AD86F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A206190" w14:textId="77777777" w:rsidR="006F58EA" w:rsidRPr="004F09C9" w:rsidRDefault="00D27C9E">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74BC05A" w14:textId="77777777" w:rsidR="006F58EA" w:rsidRPr="004F09C9" w:rsidRDefault="00D27C9E">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301F443E" w14:textId="77777777" w:rsidR="006F58EA" w:rsidRPr="004F09C9" w:rsidRDefault="00D27C9E">
            <w:pPr>
              <w:spacing w:after="0" w:line="259" w:lineRule="auto"/>
              <w:ind w:left="299" w:firstLine="0"/>
              <w:rPr>
                <w:color w:val="000000" w:themeColor="text1"/>
              </w:rPr>
            </w:pPr>
            <w:r w:rsidRPr="004F09C9">
              <w:rPr>
                <w:color w:val="000000" w:themeColor="text1"/>
              </w:rPr>
              <w:t>0*</w:t>
            </w:r>
          </w:p>
        </w:tc>
      </w:tr>
      <w:tr w:rsidR="006F58EA" w:rsidRPr="004F09C9" w14:paraId="1230ACC1" w14:textId="77777777">
        <w:trPr>
          <w:trHeight w:val="384"/>
        </w:trPr>
        <w:tc>
          <w:tcPr>
            <w:tcW w:w="6276" w:type="dxa"/>
            <w:tcBorders>
              <w:top w:val="nil"/>
              <w:left w:val="nil"/>
              <w:bottom w:val="nil"/>
              <w:right w:val="nil"/>
            </w:tcBorders>
          </w:tcPr>
          <w:p w14:paraId="52E2949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6C39DA"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27F452D6" w14:textId="77777777" w:rsidR="006F58EA" w:rsidRPr="004F09C9" w:rsidRDefault="00D27C9E">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631AB22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E332079" w14:textId="77777777">
        <w:trPr>
          <w:trHeight w:val="470"/>
        </w:trPr>
        <w:tc>
          <w:tcPr>
            <w:tcW w:w="6276" w:type="dxa"/>
            <w:tcBorders>
              <w:top w:val="nil"/>
              <w:left w:val="nil"/>
              <w:bottom w:val="single" w:sz="3" w:space="0" w:color="000000"/>
              <w:right w:val="nil"/>
            </w:tcBorders>
          </w:tcPr>
          <w:p w14:paraId="70601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1A7C62F" w14:textId="77777777" w:rsidR="006F58EA" w:rsidRPr="004F09C9" w:rsidRDefault="00D27C9E">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C6ACD86" w14:textId="77777777" w:rsidR="006F58EA" w:rsidRPr="004F09C9" w:rsidRDefault="00D27C9E">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785B35FD" w14:textId="77777777" w:rsidR="006F58EA" w:rsidRPr="004F09C9" w:rsidRDefault="00D27C9E">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A719BA5"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3-3. REDUCED MODEL: Linear mixed effects model table for lean mass accumulation between long-diapause genotype and short-diapause genotype larvae in diapause programming and non-diapause conditions.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533" w:type="dxa"/>
        <w:tblInd w:w="874" w:type="dxa"/>
        <w:tblCellMar>
          <w:top w:w="27" w:type="dxa"/>
          <w:left w:w="0" w:type="dxa"/>
          <w:bottom w:w="0" w:type="dxa"/>
          <w:right w:w="115" w:type="dxa"/>
        </w:tblCellMar>
        <w:tblLook w:val="04A0" w:firstRow="1" w:lastRow="0" w:firstColumn="1" w:lastColumn="0" w:noHBand="0" w:noVBand="1"/>
      </w:tblPr>
      <w:tblGrid>
        <w:gridCol w:w="4909"/>
        <w:gridCol w:w="772"/>
        <w:gridCol w:w="900"/>
        <w:gridCol w:w="952"/>
      </w:tblGrid>
      <w:tr w:rsidR="006F58EA" w:rsidRPr="004F09C9" w14:paraId="76CE7B0C" w14:textId="77777777">
        <w:trPr>
          <w:trHeight w:val="374"/>
        </w:trPr>
        <w:tc>
          <w:tcPr>
            <w:tcW w:w="4909" w:type="dxa"/>
            <w:tcBorders>
              <w:top w:val="double" w:sz="3" w:space="0" w:color="000000"/>
              <w:left w:val="nil"/>
              <w:bottom w:val="single" w:sz="3" w:space="0" w:color="000000"/>
              <w:right w:val="nil"/>
            </w:tcBorders>
          </w:tcPr>
          <w:p w14:paraId="236CF3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B4A844"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EA8062E"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2F01E58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62473B2" w14:textId="77777777">
        <w:trPr>
          <w:trHeight w:val="297"/>
        </w:trPr>
        <w:tc>
          <w:tcPr>
            <w:tcW w:w="4909" w:type="dxa"/>
            <w:tcBorders>
              <w:top w:val="single" w:sz="3" w:space="0" w:color="000000"/>
              <w:left w:val="nil"/>
              <w:bottom w:val="single" w:sz="3" w:space="0" w:color="000000"/>
              <w:right w:val="nil"/>
            </w:tcBorders>
          </w:tcPr>
          <w:p w14:paraId="6A537EDB"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20368F5F"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826F3F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6B583A" w14:textId="77777777" w:rsidR="006F58EA" w:rsidRPr="004F09C9" w:rsidRDefault="006F58EA">
            <w:pPr>
              <w:spacing w:after="160" w:line="259" w:lineRule="auto"/>
              <w:ind w:left="0" w:firstLine="0"/>
              <w:rPr>
                <w:color w:val="000000" w:themeColor="text1"/>
              </w:rPr>
            </w:pPr>
          </w:p>
        </w:tc>
      </w:tr>
      <w:tr w:rsidR="006F58EA" w:rsidRPr="004F09C9" w14:paraId="779334B3" w14:textId="77777777">
        <w:trPr>
          <w:trHeight w:val="328"/>
        </w:trPr>
        <w:tc>
          <w:tcPr>
            <w:tcW w:w="4909" w:type="dxa"/>
            <w:tcBorders>
              <w:top w:val="single" w:sz="3" w:space="0" w:color="000000"/>
              <w:left w:val="nil"/>
              <w:bottom w:val="nil"/>
              <w:right w:val="nil"/>
            </w:tcBorders>
          </w:tcPr>
          <w:p w14:paraId="1F77709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4266303"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0FB138FE"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CE4260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24193390" w14:textId="77777777">
        <w:trPr>
          <w:trHeight w:val="494"/>
        </w:trPr>
        <w:tc>
          <w:tcPr>
            <w:tcW w:w="4909" w:type="dxa"/>
            <w:tcBorders>
              <w:top w:val="nil"/>
              <w:left w:val="nil"/>
              <w:bottom w:val="double" w:sz="3" w:space="0" w:color="000000"/>
              <w:right w:val="nil"/>
            </w:tcBorders>
          </w:tcPr>
          <w:p w14:paraId="6559C1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F66B248"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1D237BD"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B147B8"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641F79F1" w14:textId="77777777">
        <w:trPr>
          <w:trHeight w:val="321"/>
        </w:trPr>
        <w:tc>
          <w:tcPr>
            <w:tcW w:w="4909" w:type="dxa"/>
            <w:tcBorders>
              <w:top w:val="double" w:sz="3" w:space="0" w:color="000000"/>
              <w:left w:val="nil"/>
              <w:bottom w:val="single" w:sz="3" w:space="0" w:color="000000"/>
              <w:right w:val="nil"/>
            </w:tcBorders>
          </w:tcPr>
          <w:p w14:paraId="75DBED5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112DB84B"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203CF0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729A805" w14:textId="77777777" w:rsidR="006F58EA" w:rsidRPr="004F09C9" w:rsidRDefault="006F58EA">
            <w:pPr>
              <w:spacing w:after="160" w:line="259" w:lineRule="auto"/>
              <w:ind w:left="0" w:firstLine="0"/>
              <w:rPr>
                <w:color w:val="000000" w:themeColor="text1"/>
              </w:rPr>
            </w:pPr>
          </w:p>
        </w:tc>
      </w:tr>
      <w:tr w:rsidR="006F58EA" w:rsidRPr="004F09C9" w14:paraId="6DD5791F" w14:textId="77777777">
        <w:trPr>
          <w:trHeight w:val="340"/>
        </w:trPr>
        <w:tc>
          <w:tcPr>
            <w:tcW w:w="4909" w:type="dxa"/>
            <w:tcBorders>
              <w:top w:val="single" w:sz="3" w:space="0" w:color="000000"/>
              <w:left w:val="nil"/>
              <w:bottom w:val="nil"/>
              <w:right w:val="nil"/>
            </w:tcBorders>
          </w:tcPr>
          <w:p w14:paraId="269600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39447B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A90986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2833FF4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62CD1BB0" w14:textId="77777777">
        <w:trPr>
          <w:trHeight w:val="458"/>
        </w:trPr>
        <w:tc>
          <w:tcPr>
            <w:tcW w:w="4909" w:type="dxa"/>
            <w:tcBorders>
              <w:top w:val="nil"/>
              <w:left w:val="nil"/>
              <w:bottom w:val="single" w:sz="3" w:space="0" w:color="000000"/>
              <w:right w:val="nil"/>
            </w:tcBorders>
          </w:tcPr>
          <w:p w14:paraId="31947FC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28F74705"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316C4E1A"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2FD19A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1AC25D9" w14:textId="77777777" w:rsidR="00D27C9E" w:rsidRPr="004F09C9" w:rsidRDefault="00D27C9E">
      <w:pPr>
        <w:spacing w:line="259" w:lineRule="auto"/>
        <w:ind w:left="1076" w:right="90" w:hanging="1091"/>
        <w:rPr>
          <w:color w:val="000000" w:themeColor="text1"/>
        </w:rPr>
      </w:pPr>
    </w:p>
    <w:p w14:paraId="7434D9C9" w14:textId="77777777" w:rsidR="00D27C9E" w:rsidRPr="004F09C9" w:rsidRDefault="00D27C9E">
      <w:pPr>
        <w:spacing w:line="259" w:lineRule="auto"/>
        <w:ind w:left="1076" w:right="90" w:hanging="1091"/>
        <w:rPr>
          <w:color w:val="000000" w:themeColor="text1"/>
        </w:rPr>
      </w:pPr>
    </w:p>
    <w:p w14:paraId="2A93D9D9" w14:textId="77777777" w:rsidR="00D27C9E" w:rsidRPr="004F09C9" w:rsidRDefault="00D27C9E">
      <w:pPr>
        <w:spacing w:line="259" w:lineRule="auto"/>
        <w:ind w:left="1076" w:right="90" w:hanging="1091"/>
        <w:rPr>
          <w:color w:val="000000" w:themeColor="text1"/>
        </w:rPr>
      </w:pPr>
    </w:p>
    <w:p w14:paraId="05192DFB" w14:textId="77777777" w:rsidR="00D27C9E" w:rsidRPr="004F09C9" w:rsidRDefault="00D27C9E">
      <w:pPr>
        <w:spacing w:line="259" w:lineRule="auto"/>
        <w:ind w:left="1076" w:right="90" w:hanging="1091"/>
        <w:rPr>
          <w:color w:val="000000" w:themeColor="text1"/>
        </w:rPr>
      </w:pPr>
    </w:p>
    <w:p w14:paraId="3205A8FC" w14:textId="77777777" w:rsidR="00D27C9E" w:rsidRPr="004F09C9" w:rsidRDefault="00D27C9E">
      <w:pPr>
        <w:spacing w:line="259" w:lineRule="auto"/>
        <w:ind w:left="1076" w:right="90" w:hanging="1091"/>
        <w:rPr>
          <w:color w:val="000000" w:themeColor="text1"/>
        </w:rPr>
      </w:pPr>
    </w:p>
    <w:p w14:paraId="1E30AB3C" w14:textId="77777777" w:rsidR="00D27C9E" w:rsidRPr="004F09C9" w:rsidRDefault="00D27C9E">
      <w:pPr>
        <w:spacing w:line="259" w:lineRule="auto"/>
        <w:ind w:left="1076" w:right="90" w:hanging="1091"/>
        <w:rPr>
          <w:color w:val="000000" w:themeColor="text1"/>
        </w:rPr>
      </w:pPr>
    </w:p>
    <w:p w14:paraId="4C25CE8D" w14:textId="77777777" w:rsidR="00D27C9E" w:rsidRPr="004F09C9" w:rsidRDefault="00D27C9E">
      <w:pPr>
        <w:spacing w:line="259" w:lineRule="auto"/>
        <w:ind w:left="1076" w:right="90" w:hanging="1091"/>
        <w:rPr>
          <w:color w:val="000000" w:themeColor="text1"/>
        </w:rPr>
      </w:pPr>
    </w:p>
    <w:p w14:paraId="6171C213" w14:textId="77777777" w:rsidR="00D27C9E" w:rsidRPr="004F09C9" w:rsidRDefault="00D27C9E">
      <w:pPr>
        <w:spacing w:line="259" w:lineRule="auto"/>
        <w:ind w:left="1076" w:right="90" w:hanging="1091"/>
        <w:rPr>
          <w:color w:val="000000" w:themeColor="text1"/>
        </w:rPr>
      </w:pPr>
    </w:p>
    <w:p w14:paraId="642F3E59" w14:textId="77777777" w:rsidR="00D27C9E" w:rsidRPr="004F09C9" w:rsidRDefault="00D27C9E">
      <w:pPr>
        <w:spacing w:line="259" w:lineRule="auto"/>
        <w:ind w:left="1076" w:right="90" w:hanging="1091"/>
        <w:rPr>
          <w:color w:val="000000" w:themeColor="text1"/>
        </w:rPr>
      </w:pPr>
    </w:p>
    <w:p w14:paraId="0377C84F" w14:textId="77777777" w:rsidR="00D27C9E" w:rsidRPr="004F09C9" w:rsidRDefault="00D27C9E">
      <w:pPr>
        <w:spacing w:line="259" w:lineRule="auto"/>
        <w:ind w:left="1076" w:right="90" w:hanging="1091"/>
        <w:rPr>
          <w:color w:val="000000" w:themeColor="text1"/>
        </w:rPr>
      </w:pPr>
    </w:p>
    <w:p w14:paraId="254C285C" w14:textId="77777777" w:rsidR="00D27C9E" w:rsidRPr="004F09C9" w:rsidRDefault="00D27C9E">
      <w:pPr>
        <w:spacing w:line="259" w:lineRule="auto"/>
        <w:ind w:left="1076" w:right="90" w:hanging="1091"/>
        <w:rPr>
          <w:color w:val="000000" w:themeColor="text1"/>
        </w:rPr>
      </w:pPr>
    </w:p>
    <w:p w14:paraId="75B52AF5" w14:textId="77777777" w:rsidR="00D27C9E" w:rsidRPr="004F09C9" w:rsidRDefault="00D27C9E">
      <w:pPr>
        <w:spacing w:line="259" w:lineRule="auto"/>
        <w:ind w:left="1076" w:right="90" w:hanging="1091"/>
        <w:rPr>
          <w:color w:val="000000" w:themeColor="text1"/>
        </w:rPr>
      </w:pPr>
    </w:p>
    <w:p w14:paraId="423DFB87"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3-4. FULL MODEL: ANOVA summary table for the additive and interactive effects of photoperiod and diapause genotype, and the effect of lean mass on lipid mass accumulation.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904" w:type="dxa"/>
        <w:tblInd w:w="189" w:type="dxa"/>
        <w:tblCellMar>
          <w:top w:w="27" w:type="dxa"/>
          <w:left w:w="0" w:type="dxa"/>
          <w:bottom w:w="0" w:type="dxa"/>
          <w:right w:w="115" w:type="dxa"/>
        </w:tblCellMar>
        <w:tblLook w:val="04A0" w:firstRow="1" w:lastRow="0" w:firstColumn="1" w:lastColumn="0" w:noHBand="0" w:noVBand="1"/>
      </w:tblPr>
      <w:tblGrid>
        <w:gridCol w:w="6291"/>
        <w:gridCol w:w="772"/>
        <w:gridCol w:w="889"/>
        <w:gridCol w:w="952"/>
      </w:tblGrid>
      <w:tr w:rsidR="006F58EA" w:rsidRPr="004F09C9" w14:paraId="5C6B3FC7" w14:textId="77777777">
        <w:trPr>
          <w:trHeight w:val="504"/>
        </w:trPr>
        <w:tc>
          <w:tcPr>
            <w:tcW w:w="6290" w:type="dxa"/>
            <w:tcBorders>
              <w:top w:val="double" w:sz="3" w:space="0" w:color="000000"/>
              <w:left w:val="nil"/>
              <w:bottom w:val="double" w:sz="3" w:space="0" w:color="000000"/>
              <w:right w:val="nil"/>
            </w:tcBorders>
          </w:tcPr>
          <w:p w14:paraId="5EE75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90EAD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18E0BB4" w14:textId="77777777" w:rsidR="006F58EA" w:rsidRPr="004F09C9" w:rsidRDefault="00D27C9E">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3163CAE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817F0DF" w14:textId="77777777">
        <w:trPr>
          <w:trHeight w:val="321"/>
        </w:trPr>
        <w:tc>
          <w:tcPr>
            <w:tcW w:w="6290" w:type="dxa"/>
            <w:tcBorders>
              <w:top w:val="double" w:sz="3" w:space="0" w:color="000000"/>
              <w:left w:val="nil"/>
              <w:bottom w:val="single" w:sz="3" w:space="0" w:color="000000"/>
              <w:right w:val="nil"/>
            </w:tcBorders>
          </w:tcPr>
          <w:p w14:paraId="197AA2EA" w14:textId="77777777" w:rsidR="006F58EA" w:rsidRPr="004F09C9" w:rsidRDefault="00D27C9E">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10C8BAE2"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FB63BB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D1D4CCC" w14:textId="77777777" w:rsidR="006F58EA" w:rsidRPr="004F09C9" w:rsidRDefault="006F58EA">
            <w:pPr>
              <w:spacing w:after="160" w:line="259" w:lineRule="auto"/>
              <w:ind w:left="0" w:firstLine="0"/>
              <w:rPr>
                <w:color w:val="000000" w:themeColor="text1"/>
              </w:rPr>
            </w:pPr>
          </w:p>
        </w:tc>
      </w:tr>
      <w:tr w:rsidR="006F58EA" w:rsidRPr="004F09C9" w14:paraId="709345C8" w14:textId="77777777">
        <w:trPr>
          <w:trHeight w:val="366"/>
        </w:trPr>
        <w:tc>
          <w:tcPr>
            <w:tcW w:w="6290" w:type="dxa"/>
            <w:tcBorders>
              <w:top w:val="single" w:sz="3" w:space="0" w:color="000000"/>
              <w:left w:val="nil"/>
              <w:bottom w:val="nil"/>
              <w:right w:val="nil"/>
            </w:tcBorders>
          </w:tcPr>
          <w:p w14:paraId="09806EC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F26CB58" w14:textId="77777777" w:rsidR="006F58EA" w:rsidRPr="004F09C9" w:rsidRDefault="00D27C9E">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2E53BCE5" w14:textId="77777777" w:rsidR="006F58EA" w:rsidRPr="004F09C9" w:rsidRDefault="00D27C9E">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D82736F" w14:textId="77777777" w:rsidR="006F58EA" w:rsidRPr="004F09C9" w:rsidRDefault="00D27C9E">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6F58EA" w:rsidRPr="004F09C9" w14:paraId="74D770D0" w14:textId="77777777">
        <w:trPr>
          <w:trHeight w:val="369"/>
        </w:trPr>
        <w:tc>
          <w:tcPr>
            <w:tcW w:w="6290" w:type="dxa"/>
            <w:tcBorders>
              <w:top w:val="nil"/>
              <w:left w:val="nil"/>
              <w:bottom w:val="nil"/>
              <w:right w:val="nil"/>
            </w:tcBorders>
          </w:tcPr>
          <w:p w14:paraId="5CE90F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400C51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C963263" w14:textId="77777777" w:rsidR="006F58EA" w:rsidRPr="004F09C9" w:rsidRDefault="00D27C9E">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0917E5CC"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30691648" w14:textId="77777777">
        <w:trPr>
          <w:trHeight w:val="277"/>
        </w:trPr>
        <w:tc>
          <w:tcPr>
            <w:tcW w:w="6290" w:type="dxa"/>
            <w:tcBorders>
              <w:top w:val="nil"/>
              <w:left w:val="nil"/>
              <w:bottom w:val="nil"/>
              <w:right w:val="nil"/>
            </w:tcBorders>
          </w:tcPr>
          <w:p w14:paraId="080FD4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2498D24"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3AB87CCA" w14:textId="77777777" w:rsidR="006F58EA" w:rsidRPr="004F09C9" w:rsidRDefault="00D27C9E">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2981BA3"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3F91508E" w14:textId="77777777">
        <w:trPr>
          <w:trHeight w:val="335"/>
        </w:trPr>
        <w:tc>
          <w:tcPr>
            <w:tcW w:w="6290" w:type="dxa"/>
            <w:tcBorders>
              <w:top w:val="nil"/>
              <w:left w:val="nil"/>
              <w:bottom w:val="double" w:sz="3" w:space="0" w:color="000000"/>
              <w:right w:val="nil"/>
            </w:tcBorders>
          </w:tcPr>
          <w:p w14:paraId="4A88885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72E47189" w14:textId="77777777" w:rsidR="006F58EA" w:rsidRPr="004F09C9" w:rsidRDefault="00D27C9E">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40E48A7B" w14:textId="77777777" w:rsidR="006F58EA" w:rsidRPr="004F09C9" w:rsidRDefault="00D27C9E">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1AA17850" w14:textId="77777777" w:rsidR="006F58EA" w:rsidRPr="004F09C9" w:rsidRDefault="00D27C9E">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6F58EA" w:rsidRPr="004F09C9" w14:paraId="02AB6BC1" w14:textId="77777777">
        <w:trPr>
          <w:trHeight w:val="321"/>
        </w:trPr>
        <w:tc>
          <w:tcPr>
            <w:tcW w:w="6290" w:type="dxa"/>
            <w:tcBorders>
              <w:top w:val="double" w:sz="3" w:space="0" w:color="000000"/>
              <w:left w:val="nil"/>
              <w:bottom w:val="single" w:sz="3" w:space="0" w:color="000000"/>
              <w:right w:val="nil"/>
            </w:tcBorders>
          </w:tcPr>
          <w:p w14:paraId="44CC39F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69D8A586"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752FBF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59A11D9" w14:textId="77777777" w:rsidR="006F58EA" w:rsidRPr="004F09C9" w:rsidRDefault="006F58EA">
            <w:pPr>
              <w:spacing w:after="160" w:line="259" w:lineRule="auto"/>
              <w:ind w:left="0" w:firstLine="0"/>
              <w:rPr>
                <w:color w:val="000000" w:themeColor="text1"/>
              </w:rPr>
            </w:pPr>
          </w:p>
        </w:tc>
      </w:tr>
      <w:tr w:rsidR="006F58EA" w:rsidRPr="004F09C9" w14:paraId="2223C847" w14:textId="77777777">
        <w:trPr>
          <w:trHeight w:val="287"/>
        </w:trPr>
        <w:tc>
          <w:tcPr>
            <w:tcW w:w="6290" w:type="dxa"/>
            <w:tcBorders>
              <w:top w:val="single" w:sz="3" w:space="0" w:color="000000"/>
              <w:left w:val="nil"/>
              <w:bottom w:val="nil"/>
              <w:right w:val="nil"/>
            </w:tcBorders>
          </w:tcPr>
          <w:p w14:paraId="05518E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4CAFD8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1A6BF694" w14:textId="77777777" w:rsidR="006F58EA" w:rsidRPr="004F09C9" w:rsidRDefault="00D27C9E">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3ADF434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7BE51E1" w14:textId="77777777">
        <w:trPr>
          <w:trHeight w:val="277"/>
        </w:trPr>
        <w:tc>
          <w:tcPr>
            <w:tcW w:w="6290" w:type="dxa"/>
            <w:tcBorders>
              <w:top w:val="nil"/>
              <w:left w:val="nil"/>
              <w:bottom w:val="nil"/>
              <w:right w:val="nil"/>
            </w:tcBorders>
          </w:tcPr>
          <w:p w14:paraId="51C71BA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E7D3AB9"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0542AF9D" w14:textId="77777777" w:rsidR="006F58EA" w:rsidRPr="004F09C9" w:rsidRDefault="00D27C9E">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6A57DCC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2F8A98D" w14:textId="77777777">
        <w:trPr>
          <w:trHeight w:val="289"/>
        </w:trPr>
        <w:tc>
          <w:tcPr>
            <w:tcW w:w="6290" w:type="dxa"/>
            <w:tcBorders>
              <w:top w:val="nil"/>
              <w:left w:val="nil"/>
              <w:bottom w:val="nil"/>
              <w:right w:val="nil"/>
            </w:tcBorders>
          </w:tcPr>
          <w:p w14:paraId="6B5801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A3B8086" w14:textId="77777777" w:rsidR="006F58EA" w:rsidRPr="004F09C9" w:rsidRDefault="00D27C9E">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7BE6AEC" w14:textId="77777777" w:rsidR="006F58EA" w:rsidRPr="004F09C9" w:rsidRDefault="00D27C9E">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6F18BC31" w14:textId="77777777" w:rsidR="006F58EA" w:rsidRPr="004F09C9" w:rsidRDefault="00D27C9E">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6F58EA" w:rsidRPr="004F09C9" w14:paraId="03DAB461" w14:textId="77777777">
        <w:trPr>
          <w:trHeight w:val="311"/>
        </w:trPr>
        <w:tc>
          <w:tcPr>
            <w:tcW w:w="6290" w:type="dxa"/>
            <w:tcBorders>
              <w:top w:val="nil"/>
              <w:left w:val="nil"/>
              <w:bottom w:val="single" w:sz="3" w:space="0" w:color="000000"/>
              <w:right w:val="nil"/>
            </w:tcBorders>
          </w:tcPr>
          <w:p w14:paraId="388D42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E3E8A71" w14:textId="77777777" w:rsidR="006F58EA" w:rsidRPr="004F09C9" w:rsidRDefault="00D27C9E">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051D083" w14:textId="77777777" w:rsidR="006F58EA" w:rsidRPr="004F09C9" w:rsidRDefault="00D27C9E">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3DB92C06" w14:textId="77777777" w:rsidR="006F58EA" w:rsidRPr="004F09C9" w:rsidRDefault="00D27C9E">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7846AAAD"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3-5. REDUCED MODEL: Linear mixed effects model table for lipid mass accumulation between long-diapause genotype and short-diapause genotype larvae in diapause programming and non-diapause conditions.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547" w:type="dxa"/>
        <w:tblInd w:w="867" w:type="dxa"/>
        <w:tblCellMar>
          <w:top w:w="32" w:type="dxa"/>
          <w:left w:w="0" w:type="dxa"/>
          <w:bottom w:w="0" w:type="dxa"/>
          <w:right w:w="115" w:type="dxa"/>
        </w:tblCellMar>
        <w:tblLook w:val="04A0" w:firstRow="1" w:lastRow="0" w:firstColumn="1" w:lastColumn="0" w:noHBand="0" w:noVBand="1"/>
      </w:tblPr>
      <w:tblGrid>
        <w:gridCol w:w="4923"/>
        <w:gridCol w:w="772"/>
        <w:gridCol w:w="900"/>
        <w:gridCol w:w="952"/>
      </w:tblGrid>
      <w:tr w:rsidR="006F58EA" w:rsidRPr="004F09C9" w14:paraId="6894352E" w14:textId="77777777">
        <w:trPr>
          <w:trHeight w:val="374"/>
        </w:trPr>
        <w:tc>
          <w:tcPr>
            <w:tcW w:w="4923" w:type="dxa"/>
            <w:tcBorders>
              <w:top w:val="double" w:sz="3" w:space="0" w:color="000000"/>
              <w:left w:val="nil"/>
              <w:bottom w:val="single" w:sz="3" w:space="0" w:color="000000"/>
              <w:right w:val="nil"/>
            </w:tcBorders>
          </w:tcPr>
          <w:p w14:paraId="4A0EA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00DDB18"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E9AE20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6DD731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FDDEE61" w14:textId="77777777">
        <w:trPr>
          <w:trHeight w:val="297"/>
        </w:trPr>
        <w:tc>
          <w:tcPr>
            <w:tcW w:w="4923" w:type="dxa"/>
            <w:tcBorders>
              <w:top w:val="single" w:sz="3" w:space="0" w:color="000000"/>
              <w:left w:val="nil"/>
              <w:bottom w:val="single" w:sz="3" w:space="0" w:color="000000"/>
              <w:right w:val="nil"/>
            </w:tcBorders>
          </w:tcPr>
          <w:p w14:paraId="18C91608"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755EEF1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560762C7"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655E42" w14:textId="77777777" w:rsidR="006F58EA" w:rsidRPr="004F09C9" w:rsidRDefault="006F58EA">
            <w:pPr>
              <w:spacing w:after="160" w:line="259" w:lineRule="auto"/>
              <w:ind w:left="0" w:firstLine="0"/>
              <w:rPr>
                <w:color w:val="000000" w:themeColor="text1"/>
              </w:rPr>
            </w:pPr>
          </w:p>
        </w:tc>
      </w:tr>
      <w:tr w:rsidR="006F58EA" w:rsidRPr="004F09C9" w14:paraId="2DC28381" w14:textId="77777777">
        <w:trPr>
          <w:trHeight w:val="340"/>
        </w:trPr>
        <w:tc>
          <w:tcPr>
            <w:tcW w:w="4923" w:type="dxa"/>
            <w:tcBorders>
              <w:top w:val="single" w:sz="3" w:space="0" w:color="000000"/>
              <w:left w:val="nil"/>
              <w:bottom w:val="nil"/>
              <w:right w:val="nil"/>
            </w:tcBorders>
          </w:tcPr>
          <w:p w14:paraId="300EE85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F50BA1"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1CC032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AA16C3F"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38A2213A" w14:textId="77777777">
        <w:trPr>
          <w:trHeight w:val="482"/>
        </w:trPr>
        <w:tc>
          <w:tcPr>
            <w:tcW w:w="4923" w:type="dxa"/>
            <w:tcBorders>
              <w:top w:val="nil"/>
              <w:left w:val="nil"/>
              <w:bottom w:val="double" w:sz="3" w:space="0" w:color="000000"/>
              <w:right w:val="nil"/>
            </w:tcBorders>
          </w:tcPr>
          <w:p w14:paraId="1A3BC4C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1F9DD9E"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69B7B483"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4794F5A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78C44402" w14:textId="77777777">
        <w:trPr>
          <w:trHeight w:val="321"/>
        </w:trPr>
        <w:tc>
          <w:tcPr>
            <w:tcW w:w="4923" w:type="dxa"/>
            <w:tcBorders>
              <w:top w:val="double" w:sz="3" w:space="0" w:color="000000"/>
              <w:left w:val="nil"/>
              <w:bottom w:val="single" w:sz="3" w:space="0" w:color="000000"/>
              <w:right w:val="nil"/>
            </w:tcBorders>
          </w:tcPr>
          <w:p w14:paraId="3EE182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6C4791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0A2045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28D7B69" w14:textId="77777777" w:rsidR="006F58EA" w:rsidRPr="004F09C9" w:rsidRDefault="006F58EA">
            <w:pPr>
              <w:spacing w:after="160" w:line="259" w:lineRule="auto"/>
              <w:ind w:left="0" w:firstLine="0"/>
              <w:rPr>
                <w:color w:val="000000" w:themeColor="text1"/>
              </w:rPr>
            </w:pPr>
          </w:p>
        </w:tc>
      </w:tr>
      <w:tr w:rsidR="006F58EA" w:rsidRPr="004F09C9" w14:paraId="031BCCB9" w14:textId="77777777">
        <w:trPr>
          <w:trHeight w:val="340"/>
        </w:trPr>
        <w:tc>
          <w:tcPr>
            <w:tcW w:w="4923" w:type="dxa"/>
            <w:tcBorders>
              <w:top w:val="single" w:sz="3" w:space="0" w:color="000000"/>
              <w:left w:val="nil"/>
              <w:bottom w:val="nil"/>
              <w:right w:val="nil"/>
            </w:tcBorders>
          </w:tcPr>
          <w:p w14:paraId="1C71EA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94D623A"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08BE41C3"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05ED7E8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5712759" w14:textId="77777777">
        <w:trPr>
          <w:trHeight w:val="458"/>
        </w:trPr>
        <w:tc>
          <w:tcPr>
            <w:tcW w:w="4923" w:type="dxa"/>
            <w:tcBorders>
              <w:top w:val="nil"/>
              <w:left w:val="nil"/>
              <w:bottom w:val="single" w:sz="3" w:space="0" w:color="000000"/>
              <w:right w:val="nil"/>
            </w:tcBorders>
          </w:tcPr>
          <w:p w14:paraId="5C899A3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25EE14FD"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39A7F2B2"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7B1666C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00FF5960" w14:textId="77777777" w:rsidR="00D27C9E" w:rsidRPr="004F09C9" w:rsidRDefault="00D27C9E">
      <w:pPr>
        <w:spacing w:line="259" w:lineRule="auto"/>
        <w:ind w:left="-5" w:right="90"/>
        <w:rPr>
          <w:color w:val="000000" w:themeColor="text1"/>
        </w:rPr>
      </w:pPr>
    </w:p>
    <w:p w14:paraId="5F147BC2" w14:textId="77777777" w:rsidR="00D27C9E" w:rsidRPr="004F09C9" w:rsidRDefault="00D27C9E">
      <w:pPr>
        <w:spacing w:line="259" w:lineRule="auto"/>
        <w:ind w:left="-5" w:right="90"/>
        <w:rPr>
          <w:color w:val="000000" w:themeColor="text1"/>
        </w:rPr>
      </w:pPr>
    </w:p>
    <w:p w14:paraId="2FDCB10C" w14:textId="77777777" w:rsidR="00D27C9E" w:rsidRPr="004F09C9" w:rsidRDefault="00D27C9E">
      <w:pPr>
        <w:spacing w:line="259" w:lineRule="auto"/>
        <w:ind w:left="-5" w:right="90"/>
        <w:rPr>
          <w:color w:val="000000" w:themeColor="text1"/>
        </w:rPr>
      </w:pPr>
    </w:p>
    <w:p w14:paraId="4080EA0F" w14:textId="77777777" w:rsidR="00D27C9E" w:rsidRPr="004F09C9" w:rsidRDefault="00D27C9E">
      <w:pPr>
        <w:spacing w:line="259" w:lineRule="auto"/>
        <w:ind w:left="-5" w:right="90"/>
        <w:rPr>
          <w:color w:val="000000" w:themeColor="text1"/>
        </w:rPr>
      </w:pPr>
    </w:p>
    <w:p w14:paraId="2CA00CFA" w14:textId="77777777" w:rsidR="00D27C9E" w:rsidRPr="004F09C9" w:rsidRDefault="00D27C9E">
      <w:pPr>
        <w:spacing w:line="259" w:lineRule="auto"/>
        <w:ind w:left="-5" w:right="90"/>
        <w:rPr>
          <w:color w:val="000000" w:themeColor="text1"/>
        </w:rPr>
      </w:pPr>
    </w:p>
    <w:p w14:paraId="131EB042" w14:textId="77777777" w:rsidR="00D27C9E" w:rsidRPr="004F09C9" w:rsidRDefault="00D27C9E">
      <w:pPr>
        <w:spacing w:line="259" w:lineRule="auto"/>
        <w:ind w:left="-5" w:right="90"/>
        <w:rPr>
          <w:color w:val="000000" w:themeColor="text1"/>
        </w:rPr>
      </w:pPr>
    </w:p>
    <w:p w14:paraId="1B5C9ADC" w14:textId="77777777" w:rsidR="00D27C9E" w:rsidRPr="004F09C9" w:rsidRDefault="00D27C9E">
      <w:pPr>
        <w:spacing w:line="259" w:lineRule="auto"/>
        <w:ind w:left="-5" w:right="90"/>
        <w:rPr>
          <w:color w:val="000000" w:themeColor="text1"/>
        </w:rPr>
      </w:pPr>
    </w:p>
    <w:p w14:paraId="4AADBD51" w14:textId="77777777" w:rsidR="00D27C9E" w:rsidRPr="004F09C9" w:rsidRDefault="00D27C9E">
      <w:pPr>
        <w:spacing w:line="259" w:lineRule="auto"/>
        <w:ind w:left="-5" w:right="90"/>
        <w:rPr>
          <w:color w:val="000000" w:themeColor="text1"/>
        </w:rPr>
      </w:pPr>
    </w:p>
    <w:p w14:paraId="0644ACA3" w14:textId="77777777" w:rsidR="00D27C9E" w:rsidRPr="004F09C9" w:rsidRDefault="00D27C9E">
      <w:pPr>
        <w:spacing w:line="259" w:lineRule="auto"/>
        <w:ind w:left="-5" w:right="90"/>
        <w:rPr>
          <w:color w:val="000000" w:themeColor="text1"/>
        </w:rPr>
      </w:pPr>
    </w:p>
    <w:p w14:paraId="139FA563" w14:textId="77777777" w:rsidR="00D27C9E" w:rsidRPr="004F09C9" w:rsidRDefault="00D27C9E">
      <w:pPr>
        <w:spacing w:line="259" w:lineRule="auto"/>
        <w:ind w:left="-5" w:right="90"/>
        <w:rPr>
          <w:color w:val="000000" w:themeColor="text1"/>
        </w:rPr>
      </w:pPr>
    </w:p>
    <w:p w14:paraId="6E9874F8" w14:textId="77777777" w:rsidR="006F58EA" w:rsidRPr="004F09C9" w:rsidRDefault="00D27C9E">
      <w:pPr>
        <w:spacing w:line="259" w:lineRule="auto"/>
        <w:ind w:left="-5" w:right="90"/>
        <w:rPr>
          <w:color w:val="000000" w:themeColor="text1"/>
        </w:rPr>
      </w:pPr>
      <w:r w:rsidRPr="004F09C9">
        <w:rPr>
          <w:color w:val="000000" w:themeColor="text1"/>
        </w:rPr>
        <w:lastRenderedPageBreak/>
        <w:t>Table 3-6. FULL MODEL: ANOVA summary table for the additive and interactive effects of</w:t>
      </w:r>
    </w:p>
    <w:p w14:paraId="69CC3C29" w14:textId="77777777" w:rsidR="006F58EA" w:rsidRPr="004F09C9" w:rsidRDefault="00D27C9E">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120" w:type="dxa"/>
        <w:tblInd w:w="581" w:type="dxa"/>
        <w:tblCellMar>
          <w:top w:w="32" w:type="dxa"/>
          <w:left w:w="0" w:type="dxa"/>
          <w:bottom w:w="0" w:type="dxa"/>
          <w:right w:w="115" w:type="dxa"/>
        </w:tblCellMar>
        <w:tblLook w:val="04A0" w:firstRow="1" w:lastRow="0" w:firstColumn="1" w:lastColumn="0" w:noHBand="0" w:noVBand="1"/>
      </w:tblPr>
      <w:tblGrid>
        <w:gridCol w:w="5858"/>
        <w:gridCol w:w="655"/>
        <w:gridCol w:w="655"/>
        <w:gridCol w:w="952"/>
      </w:tblGrid>
      <w:tr w:rsidR="006F58EA" w:rsidRPr="004F09C9" w14:paraId="729DD985" w14:textId="77777777">
        <w:trPr>
          <w:trHeight w:val="398"/>
        </w:trPr>
        <w:tc>
          <w:tcPr>
            <w:tcW w:w="5857" w:type="dxa"/>
            <w:tcBorders>
              <w:top w:val="double" w:sz="3" w:space="0" w:color="000000"/>
              <w:left w:val="nil"/>
              <w:bottom w:val="double" w:sz="3" w:space="0" w:color="000000"/>
              <w:right w:val="nil"/>
            </w:tcBorders>
          </w:tcPr>
          <w:p w14:paraId="5B2CEA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532E8E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D1CBBE7" w14:textId="77777777" w:rsidR="006F58EA" w:rsidRPr="004F09C9" w:rsidRDefault="00D27C9E">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26187A8"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ED03944" w14:textId="77777777">
        <w:trPr>
          <w:trHeight w:val="321"/>
        </w:trPr>
        <w:tc>
          <w:tcPr>
            <w:tcW w:w="5857" w:type="dxa"/>
            <w:tcBorders>
              <w:top w:val="double" w:sz="3" w:space="0" w:color="000000"/>
              <w:left w:val="nil"/>
              <w:bottom w:val="single" w:sz="3" w:space="0" w:color="000000"/>
              <w:right w:val="nil"/>
            </w:tcBorders>
          </w:tcPr>
          <w:p w14:paraId="2CAECAF1" w14:textId="77777777" w:rsidR="006F58EA" w:rsidRPr="004F09C9" w:rsidRDefault="00D27C9E">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8AC414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3508CA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305F99" w14:textId="77777777" w:rsidR="006F58EA" w:rsidRPr="004F09C9" w:rsidRDefault="006F58EA">
            <w:pPr>
              <w:spacing w:after="160" w:line="259" w:lineRule="auto"/>
              <w:ind w:left="0" w:firstLine="0"/>
              <w:rPr>
                <w:color w:val="000000" w:themeColor="text1"/>
              </w:rPr>
            </w:pPr>
          </w:p>
        </w:tc>
      </w:tr>
      <w:tr w:rsidR="006F58EA" w:rsidRPr="004F09C9" w14:paraId="18C6516B" w14:textId="77777777">
        <w:trPr>
          <w:trHeight w:val="340"/>
        </w:trPr>
        <w:tc>
          <w:tcPr>
            <w:tcW w:w="5857" w:type="dxa"/>
            <w:tcBorders>
              <w:top w:val="single" w:sz="3" w:space="0" w:color="000000"/>
              <w:left w:val="nil"/>
              <w:bottom w:val="nil"/>
              <w:right w:val="nil"/>
            </w:tcBorders>
          </w:tcPr>
          <w:p w14:paraId="3531A08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BE7FEB5" w14:textId="77777777" w:rsidR="006F58EA" w:rsidRPr="004F09C9" w:rsidRDefault="00D27C9E">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1E235147" w14:textId="77777777" w:rsidR="006F58EA" w:rsidRPr="004F09C9" w:rsidRDefault="00D27C9E">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BF1DD5F" w14:textId="77777777" w:rsidR="006F58EA" w:rsidRPr="004F09C9" w:rsidRDefault="00D27C9E">
            <w:pPr>
              <w:spacing w:after="0" w:line="259" w:lineRule="auto"/>
              <w:ind w:left="91" w:firstLine="0"/>
              <w:rPr>
                <w:color w:val="000000" w:themeColor="text1"/>
              </w:rPr>
            </w:pPr>
            <w:r w:rsidRPr="004F09C9">
              <w:rPr>
                <w:color w:val="000000" w:themeColor="text1"/>
              </w:rPr>
              <w:t>0.025*</w:t>
            </w:r>
          </w:p>
        </w:tc>
      </w:tr>
      <w:tr w:rsidR="006F58EA" w:rsidRPr="004F09C9" w14:paraId="09E7B6BB" w14:textId="77777777">
        <w:trPr>
          <w:trHeight w:val="384"/>
        </w:trPr>
        <w:tc>
          <w:tcPr>
            <w:tcW w:w="5857" w:type="dxa"/>
            <w:tcBorders>
              <w:top w:val="nil"/>
              <w:left w:val="nil"/>
              <w:bottom w:val="nil"/>
              <w:right w:val="nil"/>
            </w:tcBorders>
          </w:tcPr>
          <w:p w14:paraId="0B2E29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F7ECE1" w14:textId="77777777" w:rsidR="006F58EA" w:rsidRPr="004F09C9" w:rsidRDefault="00D27C9E">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364722A5" w14:textId="77777777" w:rsidR="006F58EA" w:rsidRPr="004F09C9" w:rsidRDefault="00D27C9E">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6208E28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AA4299C" w14:textId="77777777">
        <w:trPr>
          <w:trHeight w:val="470"/>
        </w:trPr>
        <w:tc>
          <w:tcPr>
            <w:tcW w:w="5857" w:type="dxa"/>
            <w:tcBorders>
              <w:top w:val="nil"/>
              <w:left w:val="nil"/>
              <w:bottom w:val="single" w:sz="3" w:space="0" w:color="000000"/>
              <w:right w:val="nil"/>
            </w:tcBorders>
          </w:tcPr>
          <w:p w14:paraId="1959D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73F2218"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3C0BB5A1" w14:textId="77777777" w:rsidR="006F58EA" w:rsidRPr="004F09C9" w:rsidRDefault="00D27C9E">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843C332" w14:textId="77777777" w:rsidR="006F58EA" w:rsidRPr="004F09C9" w:rsidRDefault="00D27C9E">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16DD1459"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3-7. REDUCED MODEL: Linear mixed effects model for lean mass depletion between long-diapause and short-diapause genotypes, among long-diapause genotype larvae, and among short-diapause genotype larvae during diapause.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661" w:type="dxa"/>
        <w:tblInd w:w="811" w:type="dxa"/>
        <w:tblCellMar>
          <w:top w:w="27" w:type="dxa"/>
          <w:left w:w="0" w:type="dxa"/>
          <w:bottom w:w="0" w:type="dxa"/>
          <w:right w:w="115" w:type="dxa"/>
        </w:tblCellMar>
        <w:tblLook w:val="04A0" w:firstRow="1" w:lastRow="0" w:firstColumn="1" w:lastColumn="0" w:noHBand="0" w:noVBand="1"/>
      </w:tblPr>
      <w:tblGrid>
        <w:gridCol w:w="5275"/>
        <w:gridCol w:w="655"/>
        <w:gridCol w:w="900"/>
        <w:gridCol w:w="831"/>
      </w:tblGrid>
      <w:tr w:rsidR="006F58EA" w:rsidRPr="004F09C9" w14:paraId="75BE4417" w14:textId="77777777">
        <w:trPr>
          <w:trHeight w:val="374"/>
        </w:trPr>
        <w:tc>
          <w:tcPr>
            <w:tcW w:w="5274" w:type="dxa"/>
            <w:tcBorders>
              <w:top w:val="double" w:sz="3" w:space="0" w:color="000000"/>
              <w:left w:val="nil"/>
              <w:bottom w:val="single" w:sz="3" w:space="0" w:color="000000"/>
              <w:right w:val="nil"/>
            </w:tcBorders>
          </w:tcPr>
          <w:p w14:paraId="3A6269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C776005"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AAB82F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60CB63BD"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A84D303" w14:textId="77777777">
        <w:trPr>
          <w:trHeight w:val="297"/>
        </w:trPr>
        <w:tc>
          <w:tcPr>
            <w:tcW w:w="5274" w:type="dxa"/>
            <w:tcBorders>
              <w:top w:val="single" w:sz="3" w:space="0" w:color="000000"/>
              <w:left w:val="nil"/>
              <w:bottom w:val="single" w:sz="3" w:space="0" w:color="000000"/>
              <w:right w:val="nil"/>
            </w:tcBorders>
          </w:tcPr>
          <w:p w14:paraId="1F471EEB"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0679DAE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BCF152D"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26C299B" w14:textId="77777777" w:rsidR="006F58EA" w:rsidRPr="004F09C9" w:rsidRDefault="006F58EA">
            <w:pPr>
              <w:spacing w:after="160" w:line="259" w:lineRule="auto"/>
              <w:ind w:left="0" w:firstLine="0"/>
              <w:rPr>
                <w:color w:val="000000" w:themeColor="text1"/>
              </w:rPr>
            </w:pPr>
          </w:p>
        </w:tc>
      </w:tr>
      <w:tr w:rsidR="006F58EA" w:rsidRPr="004F09C9" w14:paraId="6BEF7DCE" w14:textId="77777777">
        <w:trPr>
          <w:trHeight w:val="328"/>
        </w:trPr>
        <w:tc>
          <w:tcPr>
            <w:tcW w:w="5274" w:type="dxa"/>
            <w:tcBorders>
              <w:top w:val="single" w:sz="3" w:space="0" w:color="000000"/>
              <w:left w:val="nil"/>
              <w:bottom w:val="nil"/>
              <w:right w:val="nil"/>
            </w:tcBorders>
          </w:tcPr>
          <w:p w14:paraId="449FDA4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386AF5D"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21025223"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7115C9E6"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3711BCDE" w14:textId="77777777">
        <w:trPr>
          <w:trHeight w:val="395"/>
        </w:trPr>
        <w:tc>
          <w:tcPr>
            <w:tcW w:w="5274" w:type="dxa"/>
            <w:tcBorders>
              <w:top w:val="nil"/>
              <w:left w:val="nil"/>
              <w:bottom w:val="nil"/>
              <w:right w:val="nil"/>
            </w:tcBorders>
          </w:tcPr>
          <w:p w14:paraId="5DBA2E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4A93659C"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13ADE7F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1A9B858"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7840CA4" w14:textId="77777777">
        <w:trPr>
          <w:trHeight w:val="395"/>
        </w:trPr>
        <w:tc>
          <w:tcPr>
            <w:tcW w:w="5274" w:type="dxa"/>
            <w:tcBorders>
              <w:top w:val="nil"/>
              <w:left w:val="nil"/>
              <w:bottom w:val="nil"/>
              <w:right w:val="nil"/>
            </w:tcBorders>
          </w:tcPr>
          <w:p w14:paraId="3E8773A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D6BBF4D"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5996E8AE"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D6930DB"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756ABDDD" w14:textId="77777777">
        <w:trPr>
          <w:trHeight w:val="494"/>
        </w:trPr>
        <w:tc>
          <w:tcPr>
            <w:tcW w:w="5274" w:type="dxa"/>
            <w:tcBorders>
              <w:top w:val="nil"/>
              <w:left w:val="nil"/>
              <w:bottom w:val="double" w:sz="3" w:space="0" w:color="000000"/>
              <w:right w:val="nil"/>
            </w:tcBorders>
          </w:tcPr>
          <w:p w14:paraId="3FE5A3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7B2E17F"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5481BCA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102EFB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6BE0DB76" w14:textId="77777777">
        <w:trPr>
          <w:trHeight w:val="72"/>
        </w:trPr>
        <w:tc>
          <w:tcPr>
            <w:tcW w:w="5274" w:type="dxa"/>
            <w:tcBorders>
              <w:top w:val="double" w:sz="3" w:space="0" w:color="000000"/>
              <w:left w:val="nil"/>
              <w:bottom w:val="single" w:sz="3" w:space="0" w:color="000000"/>
              <w:right w:val="nil"/>
            </w:tcBorders>
          </w:tcPr>
          <w:p w14:paraId="1B02B6C8"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522AD4EC"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0373966"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71A1EBD2" w14:textId="77777777" w:rsidR="006F58EA" w:rsidRPr="004F09C9" w:rsidRDefault="006F58EA">
            <w:pPr>
              <w:spacing w:after="160" w:line="259" w:lineRule="auto"/>
              <w:ind w:left="0" w:firstLine="0"/>
              <w:rPr>
                <w:color w:val="000000" w:themeColor="text1"/>
              </w:rPr>
            </w:pPr>
          </w:p>
        </w:tc>
      </w:tr>
      <w:tr w:rsidR="006F58EA" w:rsidRPr="004F09C9" w14:paraId="50E026E6" w14:textId="77777777">
        <w:trPr>
          <w:trHeight w:val="297"/>
        </w:trPr>
        <w:tc>
          <w:tcPr>
            <w:tcW w:w="5274" w:type="dxa"/>
            <w:tcBorders>
              <w:top w:val="single" w:sz="3" w:space="0" w:color="000000"/>
              <w:left w:val="nil"/>
              <w:bottom w:val="single" w:sz="3" w:space="0" w:color="000000"/>
              <w:right w:val="nil"/>
            </w:tcBorders>
          </w:tcPr>
          <w:p w14:paraId="2C50279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A0BB116"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D955BAE"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75EAEF02" w14:textId="77777777" w:rsidR="006F58EA" w:rsidRPr="004F09C9" w:rsidRDefault="006F58EA">
            <w:pPr>
              <w:spacing w:after="160" w:line="259" w:lineRule="auto"/>
              <w:ind w:left="0" w:firstLine="0"/>
              <w:rPr>
                <w:color w:val="000000" w:themeColor="text1"/>
              </w:rPr>
            </w:pPr>
          </w:p>
        </w:tc>
      </w:tr>
      <w:tr w:rsidR="006F58EA" w:rsidRPr="004F09C9" w14:paraId="43369AA4" w14:textId="77777777">
        <w:trPr>
          <w:trHeight w:val="328"/>
        </w:trPr>
        <w:tc>
          <w:tcPr>
            <w:tcW w:w="5274" w:type="dxa"/>
            <w:tcBorders>
              <w:top w:val="single" w:sz="3" w:space="0" w:color="000000"/>
              <w:left w:val="nil"/>
              <w:bottom w:val="nil"/>
              <w:right w:val="nil"/>
            </w:tcBorders>
          </w:tcPr>
          <w:p w14:paraId="4241131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586CC92"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2F62EE1B"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1555F5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147571EC" w14:textId="77777777">
        <w:trPr>
          <w:trHeight w:val="395"/>
        </w:trPr>
        <w:tc>
          <w:tcPr>
            <w:tcW w:w="5274" w:type="dxa"/>
            <w:tcBorders>
              <w:top w:val="nil"/>
              <w:left w:val="nil"/>
              <w:bottom w:val="nil"/>
              <w:right w:val="nil"/>
            </w:tcBorders>
          </w:tcPr>
          <w:p w14:paraId="20D754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7FDF1B3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2D24F084"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7D2BCD71"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BDFBFE5" w14:textId="77777777">
        <w:trPr>
          <w:trHeight w:val="494"/>
        </w:trPr>
        <w:tc>
          <w:tcPr>
            <w:tcW w:w="5274" w:type="dxa"/>
            <w:tcBorders>
              <w:top w:val="nil"/>
              <w:left w:val="nil"/>
              <w:bottom w:val="double" w:sz="3" w:space="0" w:color="000000"/>
              <w:right w:val="nil"/>
            </w:tcBorders>
          </w:tcPr>
          <w:p w14:paraId="78A0269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2F5C0CE"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18F2772E"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28D2D91C"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757F422" w14:textId="77777777">
        <w:trPr>
          <w:trHeight w:val="321"/>
        </w:trPr>
        <w:tc>
          <w:tcPr>
            <w:tcW w:w="5274" w:type="dxa"/>
            <w:tcBorders>
              <w:top w:val="double" w:sz="3" w:space="0" w:color="000000"/>
              <w:left w:val="nil"/>
              <w:bottom w:val="single" w:sz="3" w:space="0" w:color="000000"/>
              <w:right w:val="nil"/>
            </w:tcBorders>
          </w:tcPr>
          <w:p w14:paraId="11D17AE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C659B8F"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0D7F09"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DCF5E0E" w14:textId="77777777" w:rsidR="006F58EA" w:rsidRPr="004F09C9" w:rsidRDefault="006F58EA">
            <w:pPr>
              <w:spacing w:after="160" w:line="259" w:lineRule="auto"/>
              <w:ind w:left="0" w:firstLine="0"/>
              <w:rPr>
                <w:color w:val="000000" w:themeColor="text1"/>
              </w:rPr>
            </w:pPr>
          </w:p>
        </w:tc>
      </w:tr>
      <w:tr w:rsidR="006F58EA" w:rsidRPr="004F09C9" w14:paraId="7E2CC15A" w14:textId="77777777">
        <w:trPr>
          <w:trHeight w:val="328"/>
        </w:trPr>
        <w:tc>
          <w:tcPr>
            <w:tcW w:w="5274" w:type="dxa"/>
            <w:tcBorders>
              <w:top w:val="single" w:sz="3" w:space="0" w:color="000000"/>
              <w:left w:val="nil"/>
              <w:bottom w:val="nil"/>
              <w:right w:val="nil"/>
            </w:tcBorders>
          </w:tcPr>
          <w:p w14:paraId="343DAD4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3D2CFFA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2580CAD"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6EAF103"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0BC8A285" w14:textId="77777777">
        <w:trPr>
          <w:trHeight w:val="395"/>
        </w:trPr>
        <w:tc>
          <w:tcPr>
            <w:tcW w:w="5274" w:type="dxa"/>
            <w:tcBorders>
              <w:top w:val="nil"/>
              <w:left w:val="nil"/>
              <w:bottom w:val="nil"/>
              <w:right w:val="nil"/>
            </w:tcBorders>
          </w:tcPr>
          <w:p w14:paraId="160292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7BBCCEF6"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155CA5DC"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53B161"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38C05975" w14:textId="77777777">
        <w:trPr>
          <w:trHeight w:val="470"/>
        </w:trPr>
        <w:tc>
          <w:tcPr>
            <w:tcW w:w="5274" w:type="dxa"/>
            <w:tcBorders>
              <w:top w:val="nil"/>
              <w:left w:val="nil"/>
              <w:bottom w:val="single" w:sz="3" w:space="0" w:color="000000"/>
              <w:right w:val="nil"/>
            </w:tcBorders>
          </w:tcPr>
          <w:p w14:paraId="2B0F78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0B88B25F"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62F974B"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ACBD53D"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46349E3E" w14:textId="77777777" w:rsidR="00D27C9E" w:rsidRPr="004F09C9" w:rsidRDefault="00D27C9E">
      <w:pPr>
        <w:spacing w:line="259" w:lineRule="auto"/>
        <w:ind w:left="1076" w:right="90" w:hanging="1091"/>
        <w:rPr>
          <w:color w:val="000000" w:themeColor="text1"/>
        </w:rPr>
      </w:pPr>
    </w:p>
    <w:p w14:paraId="6BA787F6" w14:textId="77777777" w:rsidR="00D27C9E" w:rsidRPr="004F09C9" w:rsidRDefault="00D27C9E">
      <w:pPr>
        <w:spacing w:line="259" w:lineRule="auto"/>
        <w:ind w:left="1076" w:right="90" w:hanging="1091"/>
        <w:rPr>
          <w:color w:val="000000" w:themeColor="text1"/>
        </w:rPr>
      </w:pPr>
    </w:p>
    <w:p w14:paraId="1517E799" w14:textId="77777777" w:rsidR="00D27C9E" w:rsidRPr="004F09C9" w:rsidRDefault="00D27C9E">
      <w:pPr>
        <w:spacing w:line="259" w:lineRule="auto"/>
        <w:ind w:left="1076" w:right="90" w:hanging="1091"/>
        <w:rPr>
          <w:color w:val="000000" w:themeColor="text1"/>
        </w:rPr>
      </w:pPr>
    </w:p>
    <w:p w14:paraId="511C9C8B" w14:textId="77777777" w:rsidR="00D27C9E" w:rsidRPr="004F09C9" w:rsidRDefault="00D27C9E">
      <w:pPr>
        <w:spacing w:line="259" w:lineRule="auto"/>
        <w:ind w:left="1076" w:right="90" w:hanging="1091"/>
        <w:rPr>
          <w:color w:val="000000" w:themeColor="text1"/>
        </w:rPr>
      </w:pPr>
    </w:p>
    <w:p w14:paraId="51AE50AB" w14:textId="77777777" w:rsidR="00D27C9E" w:rsidRPr="004F09C9" w:rsidRDefault="00D27C9E">
      <w:pPr>
        <w:spacing w:line="259" w:lineRule="auto"/>
        <w:ind w:left="1076" w:right="90" w:hanging="1091"/>
        <w:rPr>
          <w:color w:val="000000" w:themeColor="text1"/>
        </w:rPr>
      </w:pPr>
    </w:p>
    <w:p w14:paraId="27599799" w14:textId="77777777" w:rsidR="00D27C9E" w:rsidRPr="004F09C9" w:rsidRDefault="00D27C9E">
      <w:pPr>
        <w:spacing w:line="259" w:lineRule="auto"/>
        <w:ind w:left="1076" w:right="90" w:hanging="1091"/>
        <w:rPr>
          <w:color w:val="000000" w:themeColor="text1"/>
        </w:rPr>
      </w:pPr>
    </w:p>
    <w:p w14:paraId="33199C81"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3-8. FULL MODEL: ANOVA summary table for the additive and interactive effects of sample day and diapause genotype, and the effect of lean mass on lipid mass depletion.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7293" w:type="dxa"/>
        <w:tblInd w:w="995" w:type="dxa"/>
        <w:tblCellMar>
          <w:top w:w="32" w:type="dxa"/>
          <w:left w:w="0" w:type="dxa"/>
          <w:bottom w:w="0" w:type="dxa"/>
          <w:right w:w="115" w:type="dxa"/>
        </w:tblCellMar>
        <w:tblLook w:val="04A0" w:firstRow="1" w:lastRow="0" w:firstColumn="1" w:lastColumn="0" w:noHBand="0" w:noVBand="1"/>
      </w:tblPr>
      <w:tblGrid>
        <w:gridCol w:w="4914"/>
        <w:gridCol w:w="655"/>
        <w:gridCol w:w="772"/>
        <w:gridCol w:w="952"/>
      </w:tblGrid>
      <w:tr w:rsidR="006F58EA" w:rsidRPr="004F09C9" w14:paraId="55C4D129" w14:textId="77777777">
        <w:trPr>
          <w:trHeight w:val="427"/>
        </w:trPr>
        <w:tc>
          <w:tcPr>
            <w:tcW w:w="4914" w:type="dxa"/>
            <w:tcBorders>
              <w:top w:val="double" w:sz="3" w:space="0" w:color="000000"/>
              <w:left w:val="nil"/>
              <w:bottom w:val="single" w:sz="3" w:space="0" w:color="000000"/>
              <w:right w:val="nil"/>
            </w:tcBorders>
          </w:tcPr>
          <w:p w14:paraId="7895C51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4B8224F"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70907D7"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07EA67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700B963" w14:textId="77777777">
        <w:trPr>
          <w:trHeight w:val="297"/>
        </w:trPr>
        <w:tc>
          <w:tcPr>
            <w:tcW w:w="4914" w:type="dxa"/>
            <w:tcBorders>
              <w:top w:val="single" w:sz="3" w:space="0" w:color="000000"/>
              <w:left w:val="nil"/>
              <w:bottom w:val="single" w:sz="3" w:space="0" w:color="000000"/>
              <w:right w:val="nil"/>
            </w:tcBorders>
          </w:tcPr>
          <w:p w14:paraId="7A98F8FE" w14:textId="77777777" w:rsidR="006F58EA" w:rsidRPr="004F09C9" w:rsidRDefault="00D27C9E">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9952614"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9E2A635"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170F0A09" w14:textId="77777777" w:rsidR="006F58EA" w:rsidRPr="004F09C9" w:rsidRDefault="006F58EA">
            <w:pPr>
              <w:spacing w:after="160" w:line="259" w:lineRule="auto"/>
              <w:ind w:left="0" w:firstLine="0"/>
              <w:rPr>
                <w:color w:val="000000" w:themeColor="text1"/>
              </w:rPr>
            </w:pPr>
          </w:p>
        </w:tc>
      </w:tr>
      <w:tr w:rsidR="006F58EA" w:rsidRPr="004F09C9" w14:paraId="36DD1C8B" w14:textId="77777777">
        <w:trPr>
          <w:trHeight w:val="340"/>
        </w:trPr>
        <w:tc>
          <w:tcPr>
            <w:tcW w:w="4914" w:type="dxa"/>
            <w:tcBorders>
              <w:top w:val="single" w:sz="3" w:space="0" w:color="000000"/>
              <w:left w:val="nil"/>
              <w:bottom w:val="nil"/>
              <w:right w:val="nil"/>
            </w:tcBorders>
          </w:tcPr>
          <w:p w14:paraId="31D4D4B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CF08050" w14:textId="77777777" w:rsidR="006F58EA" w:rsidRPr="004F09C9" w:rsidRDefault="00D27C9E">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1775A20" w14:textId="77777777" w:rsidR="006F58EA" w:rsidRPr="004F09C9" w:rsidRDefault="00D27C9E">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AC94808" w14:textId="77777777" w:rsidR="006F58EA" w:rsidRPr="004F09C9" w:rsidRDefault="00D27C9E">
            <w:pPr>
              <w:spacing w:after="0" w:line="259" w:lineRule="auto"/>
              <w:ind w:left="91" w:firstLine="0"/>
              <w:rPr>
                <w:color w:val="000000" w:themeColor="text1"/>
              </w:rPr>
            </w:pPr>
            <w:r w:rsidRPr="004F09C9">
              <w:rPr>
                <w:color w:val="000000" w:themeColor="text1"/>
              </w:rPr>
              <w:t>0.000*</w:t>
            </w:r>
          </w:p>
        </w:tc>
      </w:tr>
      <w:tr w:rsidR="006F58EA" w:rsidRPr="004F09C9" w14:paraId="1AADA30D" w14:textId="77777777">
        <w:trPr>
          <w:trHeight w:val="384"/>
        </w:trPr>
        <w:tc>
          <w:tcPr>
            <w:tcW w:w="4914" w:type="dxa"/>
            <w:tcBorders>
              <w:top w:val="nil"/>
              <w:left w:val="nil"/>
              <w:bottom w:val="nil"/>
              <w:right w:val="nil"/>
            </w:tcBorders>
          </w:tcPr>
          <w:p w14:paraId="5B9CDE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2C1D5F28" w14:textId="77777777" w:rsidR="006F58EA" w:rsidRPr="004F09C9" w:rsidRDefault="00D27C9E">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7DD849D5" w14:textId="77777777" w:rsidR="006F58EA" w:rsidRPr="004F09C9" w:rsidRDefault="00D27C9E">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6D957B7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1AEC490" w14:textId="77777777">
        <w:trPr>
          <w:trHeight w:val="395"/>
        </w:trPr>
        <w:tc>
          <w:tcPr>
            <w:tcW w:w="4914" w:type="dxa"/>
            <w:tcBorders>
              <w:top w:val="nil"/>
              <w:left w:val="nil"/>
              <w:bottom w:val="nil"/>
              <w:right w:val="nil"/>
            </w:tcBorders>
          </w:tcPr>
          <w:p w14:paraId="1254ED1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5F1823C8" w14:textId="77777777" w:rsidR="006F58EA" w:rsidRPr="004F09C9" w:rsidRDefault="00D27C9E">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3C2191BD" w14:textId="77777777" w:rsidR="006F58EA" w:rsidRPr="004F09C9" w:rsidRDefault="00D27C9E">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6EE0D095" w14:textId="77777777" w:rsidR="006F58EA" w:rsidRPr="004F09C9" w:rsidRDefault="00D27C9E">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6F58EA" w:rsidRPr="004F09C9" w14:paraId="7FFBCABB" w14:textId="77777777">
        <w:trPr>
          <w:trHeight w:val="470"/>
        </w:trPr>
        <w:tc>
          <w:tcPr>
            <w:tcW w:w="4914" w:type="dxa"/>
            <w:tcBorders>
              <w:top w:val="nil"/>
              <w:left w:val="nil"/>
              <w:bottom w:val="single" w:sz="3" w:space="0" w:color="000000"/>
              <w:right w:val="nil"/>
            </w:tcBorders>
          </w:tcPr>
          <w:p w14:paraId="68B7997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68712D7" w14:textId="77777777" w:rsidR="006F58EA" w:rsidRPr="004F09C9" w:rsidRDefault="00D27C9E">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66EAAD2D" w14:textId="77777777" w:rsidR="006F58EA" w:rsidRPr="004F09C9" w:rsidRDefault="00D27C9E">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540286D7" w14:textId="77777777" w:rsidR="006F58EA" w:rsidRPr="004F09C9" w:rsidRDefault="00D27C9E">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799D65F6"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898" w:type="dxa"/>
        <w:tblInd w:w="692" w:type="dxa"/>
        <w:tblCellMar>
          <w:top w:w="27" w:type="dxa"/>
          <w:left w:w="0" w:type="dxa"/>
          <w:bottom w:w="0" w:type="dxa"/>
          <w:right w:w="115" w:type="dxa"/>
        </w:tblCellMar>
        <w:tblLook w:val="04A0" w:firstRow="1" w:lastRow="0" w:firstColumn="1" w:lastColumn="0" w:noHBand="0" w:noVBand="1"/>
      </w:tblPr>
      <w:tblGrid>
        <w:gridCol w:w="5274"/>
        <w:gridCol w:w="772"/>
        <w:gridCol w:w="900"/>
        <w:gridCol w:w="952"/>
      </w:tblGrid>
      <w:tr w:rsidR="006F58EA" w:rsidRPr="004F09C9" w14:paraId="14573BCE" w14:textId="77777777">
        <w:trPr>
          <w:trHeight w:val="398"/>
        </w:trPr>
        <w:tc>
          <w:tcPr>
            <w:tcW w:w="5274" w:type="dxa"/>
            <w:tcBorders>
              <w:top w:val="double" w:sz="3" w:space="0" w:color="000000"/>
              <w:left w:val="nil"/>
              <w:bottom w:val="double" w:sz="3" w:space="0" w:color="000000"/>
              <w:right w:val="nil"/>
            </w:tcBorders>
          </w:tcPr>
          <w:p w14:paraId="265D7C4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75E85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255F3A0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1430D04"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7412412" w14:textId="77777777">
        <w:trPr>
          <w:trHeight w:val="321"/>
        </w:trPr>
        <w:tc>
          <w:tcPr>
            <w:tcW w:w="5274" w:type="dxa"/>
            <w:tcBorders>
              <w:top w:val="double" w:sz="3" w:space="0" w:color="000000"/>
              <w:left w:val="nil"/>
              <w:bottom w:val="single" w:sz="3" w:space="0" w:color="000000"/>
              <w:right w:val="nil"/>
            </w:tcBorders>
          </w:tcPr>
          <w:p w14:paraId="719E102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57DE522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7018B0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13FCA4F" w14:textId="77777777" w:rsidR="006F58EA" w:rsidRPr="004F09C9" w:rsidRDefault="006F58EA">
            <w:pPr>
              <w:spacing w:after="160" w:line="259" w:lineRule="auto"/>
              <w:ind w:left="0" w:firstLine="0"/>
              <w:rPr>
                <w:color w:val="000000" w:themeColor="text1"/>
              </w:rPr>
            </w:pPr>
          </w:p>
        </w:tc>
      </w:tr>
      <w:tr w:rsidR="006F58EA" w:rsidRPr="004F09C9" w14:paraId="0F7C9EF3" w14:textId="77777777">
        <w:trPr>
          <w:trHeight w:val="340"/>
        </w:trPr>
        <w:tc>
          <w:tcPr>
            <w:tcW w:w="5274" w:type="dxa"/>
            <w:tcBorders>
              <w:top w:val="single" w:sz="3" w:space="0" w:color="000000"/>
              <w:left w:val="nil"/>
              <w:bottom w:val="nil"/>
              <w:right w:val="nil"/>
            </w:tcBorders>
          </w:tcPr>
          <w:p w14:paraId="4911AB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5EEC7A4"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746DB7BD"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302ED3B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3281C8" w14:textId="77777777">
        <w:trPr>
          <w:trHeight w:val="384"/>
        </w:trPr>
        <w:tc>
          <w:tcPr>
            <w:tcW w:w="5274" w:type="dxa"/>
            <w:tcBorders>
              <w:top w:val="nil"/>
              <w:left w:val="nil"/>
              <w:bottom w:val="nil"/>
              <w:right w:val="nil"/>
            </w:tcBorders>
          </w:tcPr>
          <w:p w14:paraId="3AEA7B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5099C29F"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35CC3A1C"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6DE10A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3949EFB" w14:textId="77777777">
        <w:trPr>
          <w:trHeight w:val="395"/>
        </w:trPr>
        <w:tc>
          <w:tcPr>
            <w:tcW w:w="5274" w:type="dxa"/>
            <w:tcBorders>
              <w:top w:val="nil"/>
              <w:left w:val="nil"/>
              <w:bottom w:val="nil"/>
              <w:right w:val="nil"/>
            </w:tcBorders>
          </w:tcPr>
          <w:p w14:paraId="6CA9B3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55F659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77C8449D"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58FD2C2D"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B2871DC" w14:textId="77777777">
        <w:trPr>
          <w:trHeight w:val="494"/>
        </w:trPr>
        <w:tc>
          <w:tcPr>
            <w:tcW w:w="5274" w:type="dxa"/>
            <w:tcBorders>
              <w:top w:val="nil"/>
              <w:left w:val="nil"/>
              <w:bottom w:val="double" w:sz="3" w:space="0" w:color="000000"/>
              <w:right w:val="nil"/>
            </w:tcBorders>
          </w:tcPr>
          <w:p w14:paraId="77A3B4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5E4FE6D1"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A56BDD0"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2CBC9EE5"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01AF6056" w14:textId="77777777">
        <w:trPr>
          <w:trHeight w:val="321"/>
        </w:trPr>
        <w:tc>
          <w:tcPr>
            <w:tcW w:w="5274" w:type="dxa"/>
            <w:tcBorders>
              <w:top w:val="double" w:sz="3" w:space="0" w:color="000000"/>
              <w:left w:val="nil"/>
              <w:bottom w:val="single" w:sz="3" w:space="0" w:color="000000"/>
              <w:right w:val="nil"/>
            </w:tcBorders>
          </w:tcPr>
          <w:p w14:paraId="39A4E761"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64D41A5"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CDBFC67"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E6EF4B9" w14:textId="77777777" w:rsidR="006F58EA" w:rsidRPr="004F09C9" w:rsidRDefault="006F58EA">
            <w:pPr>
              <w:spacing w:after="160" w:line="259" w:lineRule="auto"/>
              <w:ind w:left="0" w:firstLine="0"/>
              <w:rPr>
                <w:color w:val="000000" w:themeColor="text1"/>
              </w:rPr>
            </w:pPr>
          </w:p>
        </w:tc>
      </w:tr>
      <w:tr w:rsidR="006F58EA" w:rsidRPr="004F09C9" w14:paraId="2EF367BC" w14:textId="77777777">
        <w:trPr>
          <w:trHeight w:val="328"/>
        </w:trPr>
        <w:tc>
          <w:tcPr>
            <w:tcW w:w="5274" w:type="dxa"/>
            <w:tcBorders>
              <w:top w:val="single" w:sz="3" w:space="0" w:color="000000"/>
              <w:left w:val="nil"/>
              <w:bottom w:val="nil"/>
              <w:right w:val="nil"/>
            </w:tcBorders>
          </w:tcPr>
          <w:p w14:paraId="400F71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2B924ACC"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264C395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540B883"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4CECAD5B" w14:textId="77777777">
        <w:trPr>
          <w:trHeight w:val="395"/>
        </w:trPr>
        <w:tc>
          <w:tcPr>
            <w:tcW w:w="5274" w:type="dxa"/>
            <w:tcBorders>
              <w:top w:val="nil"/>
              <w:left w:val="nil"/>
              <w:bottom w:val="nil"/>
              <w:right w:val="nil"/>
            </w:tcBorders>
          </w:tcPr>
          <w:p w14:paraId="4ADF71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9155C9C"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438EB3B3"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490AA93"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C61E5C6" w14:textId="77777777">
        <w:trPr>
          <w:trHeight w:val="494"/>
        </w:trPr>
        <w:tc>
          <w:tcPr>
            <w:tcW w:w="5274" w:type="dxa"/>
            <w:tcBorders>
              <w:top w:val="nil"/>
              <w:left w:val="nil"/>
              <w:bottom w:val="double" w:sz="3" w:space="0" w:color="000000"/>
              <w:right w:val="nil"/>
            </w:tcBorders>
          </w:tcPr>
          <w:p w14:paraId="2EC361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8955CC"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7AD272F"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78C51920"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7A2AE077" w14:textId="77777777">
        <w:trPr>
          <w:trHeight w:val="321"/>
        </w:trPr>
        <w:tc>
          <w:tcPr>
            <w:tcW w:w="5274" w:type="dxa"/>
            <w:tcBorders>
              <w:top w:val="double" w:sz="3" w:space="0" w:color="000000"/>
              <w:left w:val="nil"/>
              <w:bottom w:val="single" w:sz="3" w:space="0" w:color="000000"/>
              <w:right w:val="nil"/>
            </w:tcBorders>
          </w:tcPr>
          <w:p w14:paraId="12B8AE3B"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5200C3FB"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6B570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AF5FE55" w14:textId="77777777" w:rsidR="006F58EA" w:rsidRPr="004F09C9" w:rsidRDefault="006F58EA">
            <w:pPr>
              <w:spacing w:after="160" w:line="259" w:lineRule="auto"/>
              <w:ind w:left="0" w:firstLine="0"/>
              <w:rPr>
                <w:color w:val="000000" w:themeColor="text1"/>
              </w:rPr>
            </w:pPr>
          </w:p>
        </w:tc>
      </w:tr>
      <w:tr w:rsidR="006F58EA" w:rsidRPr="004F09C9" w14:paraId="48591328" w14:textId="77777777">
        <w:trPr>
          <w:trHeight w:val="340"/>
        </w:trPr>
        <w:tc>
          <w:tcPr>
            <w:tcW w:w="5274" w:type="dxa"/>
            <w:tcBorders>
              <w:top w:val="single" w:sz="3" w:space="0" w:color="000000"/>
              <w:left w:val="nil"/>
              <w:bottom w:val="nil"/>
              <w:right w:val="nil"/>
            </w:tcBorders>
          </w:tcPr>
          <w:p w14:paraId="59F2210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38EAD840"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476D1A3"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7D55318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DF7D83A" w14:textId="77777777">
        <w:trPr>
          <w:trHeight w:val="395"/>
        </w:trPr>
        <w:tc>
          <w:tcPr>
            <w:tcW w:w="5274" w:type="dxa"/>
            <w:tcBorders>
              <w:top w:val="nil"/>
              <w:left w:val="nil"/>
              <w:bottom w:val="nil"/>
              <w:right w:val="nil"/>
            </w:tcBorders>
          </w:tcPr>
          <w:p w14:paraId="1C40B1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8E988FA"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3238D595"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49668B39"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0B1746F3" w14:textId="77777777">
        <w:trPr>
          <w:trHeight w:val="458"/>
        </w:trPr>
        <w:tc>
          <w:tcPr>
            <w:tcW w:w="5274" w:type="dxa"/>
            <w:tcBorders>
              <w:top w:val="nil"/>
              <w:left w:val="nil"/>
              <w:bottom w:val="single" w:sz="3" w:space="0" w:color="000000"/>
              <w:right w:val="nil"/>
            </w:tcBorders>
          </w:tcPr>
          <w:p w14:paraId="282F37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36601C6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202D9E97"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1129C92C"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70980F7" w14:textId="77777777" w:rsidR="00D27C9E" w:rsidRPr="004F09C9" w:rsidRDefault="00D27C9E">
      <w:pPr>
        <w:spacing w:after="174" w:line="259" w:lineRule="auto"/>
        <w:ind w:right="80"/>
        <w:jc w:val="center"/>
        <w:rPr>
          <w:color w:val="000000" w:themeColor="text1"/>
        </w:rPr>
      </w:pPr>
    </w:p>
    <w:p w14:paraId="62A54F68" w14:textId="77777777" w:rsidR="00D27C9E" w:rsidRPr="004F09C9" w:rsidRDefault="00D27C9E">
      <w:pPr>
        <w:spacing w:after="174" w:line="259" w:lineRule="auto"/>
        <w:ind w:right="80"/>
        <w:jc w:val="center"/>
        <w:rPr>
          <w:color w:val="000000" w:themeColor="text1"/>
        </w:rPr>
      </w:pPr>
    </w:p>
    <w:p w14:paraId="7AE43426" w14:textId="77777777" w:rsidR="00D27C9E" w:rsidRPr="004F09C9" w:rsidRDefault="00D27C9E">
      <w:pPr>
        <w:spacing w:after="174" w:line="259" w:lineRule="auto"/>
        <w:ind w:right="80"/>
        <w:jc w:val="center"/>
        <w:rPr>
          <w:color w:val="000000" w:themeColor="text1"/>
        </w:rPr>
      </w:pPr>
    </w:p>
    <w:p w14:paraId="1FB1A12C" w14:textId="77777777" w:rsidR="00D27C9E" w:rsidRPr="004F09C9" w:rsidRDefault="00D27C9E">
      <w:pPr>
        <w:spacing w:after="174" w:line="259" w:lineRule="auto"/>
        <w:ind w:right="80"/>
        <w:jc w:val="center"/>
        <w:rPr>
          <w:color w:val="000000" w:themeColor="text1"/>
        </w:rPr>
      </w:pPr>
    </w:p>
    <w:p w14:paraId="7C80E920"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787C7026"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58E76800"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408DAE21" w14:textId="77777777" w:rsidR="006F58EA" w:rsidRPr="004F09C9" w:rsidRDefault="00D27C9E">
      <w:pPr>
        <w:spacing w:after="163" w:line="259" w:lineRule="auto"/>
        <w:ind w:left="-5" w:right="90"/>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165DF192"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2D092FC1"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5479BE0D"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7CE8BD" w14:textId="77777777" w:rsidR="006F58EA" w:rsidRPr="004F09C9" w:rsidRDefault="00D27C9E">
      <w:pPr>
        <w:ind w:left="219" w:right="90" w:hanging="234"/>
        <w:rPr>
          <w:color w:val="000000" w:themeColor="text1"/>
        </w:rPr>
      </w:pPr>
      <w:r w:rsidRPr="004F09C9">
        <w:rPr>
          <w:color w:val="000000" w:themeColor="text1"/>
        </w:rPr>
        <w:t xml:space="preserve">Beck, S. D., and J. W. Apple. 1961. Effects of temperature and photoperiod on </w:t>
      </w:r>
      <w:proofErr w:type="spellStart"/>
      <w:r w:rsidRPr="004F09C9">
        <w:rPr>
          <w:color w:val="000000" w:themeColor="text1"/>
        </w:rPr>
        <w:t>voltinism</w:t>
      </w:r>
      <w:proofErr w:type="spellEnd"/>
      <w:r w:rsidRPr="004F09C9">
        <w:rPr>
          <w:color w:val="000000" w:themeColor="text1"/>
        </w:rPr>
        <w:t xml:space="preserve"> of geographical populations of the European corn borer, </w:t>
      </w:r>
      <w:proofErr w:type="spellStart"/>
      <w:r w:rsidRPr="004F09C9">
        <w:rPr>
          <w:color w:val="000000" w:themeColor="text1"/>
        </w:rPr>
        <w:t>Pyrausta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Journal of economic entomology 54:550–558.</w:t>
      </w:r>
    </w:p>
    <w:p w14:paraId="1BF989B5"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w:t>
      </w:r>
      <w:proofErr w:type="gramStart"/>
      <w:r w:rsidRPr="004F09C9">
        <w:rPr>
          <w:color w:val="000000" w:themeColor="text1"/>
        </w:rPr>
        <w:t>Notes .</w:t>
      </w:r>
      <w:proofErr w:type="gramEnd"/>
    </w:p>
    <w:p w14:paraId="4F249F92" w14:textId="77777777" w:rsidR="006F58EA" w:rsidRPr="004F09C9" w:rsidRDefault="00D27C9E">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4B0A946E"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6FED2B7B"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xml:space="preserve">, J. L. E., and N. Department). 2000. European corn borer scientific </w:t>
      </w:r>
      <w:proofErr w:type="gramStart"/>
      <w:r w:rsidRPr="004F09C9">
        <w:rPr>
          <w:color w:val="000000" w:themeColor="text1"/>
        </w:rPr>
        <w:t>name :</w:t>
      </w:r>
      <w:proofErr w:type="gramEnd"/>
      <w:r w:rsidRPr="004F09C9">
        <w:rPr>
          <w:color w:val="000000" w:themeColor="text1"/>
        </w:rPr>
        <w:t xml:space="preserve">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 </w:t>
      </w:r>
      <w:proofErr w:type="spellStart"/>
      <w:r w:rsidRPr="004F09C9">
        <w:rPr>
          <w:color w:val="000000" w:themeColor="text1"/>
        </w:rPr>
        <w:t>Hübner</w:t>
      </w:r>
      <w:proofErr w:type="spellEnd"/>
      <w:r w:rsidRPr="004F09C9">
        <w:rPr>
          <w:color w:val="000000" w:themeColor="text1"/>
        </w:rPr>
        <w:t xml:space="preserve"> ) ( </w:t>
      </w:r>
      <w:proofErr w:type="spellStart"/>
      <w:r w:rsidRPr="004F09C9">
        <w:rPr>
          <w:color w:val="000000" w:themeColor="text1"/>
        </w:rPr>
        <w:t>Insecta</w:t>
      </w:r>
      <w:proofErr w:type="spellEnd"/>
      <w:r w:rsidRPr="004F09C9">
        <w:rPr>
          <w:color w:val="000000" w:themeColor="text1"/>
        </w:rPr>
        <w:t xml:space="preserve">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w:t>
      </w:r>
      <w:proofErr w:type="gramStart"/>
      <w:r w:rsidRPr="004F09C9">
        <w:rPr>
          <w:color w:val="000000" w:themeColor="text1"/>
        </w:rPr>
        <w:t>Sciences .</w:t>
      </w:r>
      <w:proofErr w:type="gramEnd"/>
    </w:p>
    <w:p w14:paraId="78AA009F"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2CE6C62E"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2C4D9446" w14:textId="77777777" w:rsidR="006F58EA" w:rsidRPr="004F09C9" w:rsidRDefault="00D27C9E">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373E18CC"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644A1C01"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0A2140A9"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38BA5542" w14:textId="77777777" w:rsidR="006F58EA" w:rsidRPr="004F09C9" w:rsidRDefault="00D27C9E">
      <w:pPr>
        <w:ind w:left="219" w:right="90" w:hanging="234"/>
        <w:rPr>
          <w:color w:val="000000" w:themeColor="text1"/>
        </w:rPr>
      </w:pPr>
      <w:proofErr w:type="spellStart"/>
      <w:r w:rsidRPr="004F09C9">
        <w:rPr>
          <w:color w:val="000000" w:themeColor="text1"/>
        </w:rPr>
        <w:lastRenderedPageBreak/>
        <w:t>Dopman</w:t>
      </w:r>
      <w:proofErr w:type="spellEnd"/>
      <w:r w:rsidRPr="004F09C9">
        <w:rPr>
          <w:color w:val="000000" w:themeColor="text1"/>
        </w:rPr>
        <w:t xml:space="preserve">,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5F6591DA"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56993FF8"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5037FCE3" w14:textId="77777777" w:rsidR="006F58EA" w:rsidRPr="004F09C9" w:rsidRDefault="00D27C9E">
      <w:pPr>
        <w:spacing w:after="163" w:line="259" w:lineRule="auto"/>
        <w:ind w:left="244" w:right="90"/>
        <w:rPr>
          <w:color w:val="000000" w:themeColor="text1"/>
        </w:rPr>
      </w:pPr>
      <w:proofErr w:type="spellStart"/>
      <w:r w:rsidRPr="004F09C9">
        <w:rPr>
          <w:color w:val="000000" w:themeColor="text1"/>
        </w:rPr>
        <w:t>Ostrinia</w:t>
      </w:r>
      <w:proofErr w:type="spellEnd"/>
      <w:r w:rsidRPr="004F09C9">
        <w:rPr>
          <w:color w:val="000000" w:themeColor="text1"/>
        </w:rPr>
        <w:t xml:space="preserve"> species in the light of reproductive isolation: A tale for Ernst Mayr.</w:t>
      </w:r>
    </w:p>
    <w:p w14:paraId="0EED6A9B"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51F837E" w14:textId="77777777" w:rsidR="006F58EA" w:rsidRPr="004F09C9" w:rsidRDefault="00D27C9E">
      <w:pPr>
        <w:spacing w:after="184" w:line="259" w:lineRule="auto"/>
        <w:ind w:left="244" w:right="90"/>
        <w:rPr>
          <w:color w:val="000000" w:themeColor="text1"/>
        </w:rPr>
      </w:pPr>
      <w:r w:rsidRPr="004F09C9">
        <w:rPr>
          <w:color w:val="000000" w:themeColor="text1"/>
        </w:rPr>
        <w:t xml:space="preserve">Fifth-Stage Larvae and Pupae of the European Corn </w:t>
      </w:r>
      <w:proofErr w:type="gramStart"/>
      <w:r w:rsidRPr="004F09C9">
        <w:rPr>
          <w:color w:val="000000" w:themeColor="text1"/>
        </w:rPr>
        <w:t>Borer ,</w:t>
      </w:r>
      <w:proofErr w:type="gramEnd"/>
      <w:r w:rsidRPr="004F09C9">
        <w:rPr>
          <w:color w:val="000000" w:themeColor="text1"/>
        </w:rPr>
        <w:t xml:space="preserve">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Annals of the</w:t>
      </w:r>
    </w:p>
    <w:p w14:paraId="650441AD"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F587FEF"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3130D7DB"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39D5B2EB" w14:textId="77777777"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 2011. A simple protocol for amino acid type selective isotope labeling in insect cells with improved yields and high reproducibility.</w:t>
      </w:r>
    </w:p>
    <w:p w14:paraId="563DAA5A" w14:textId="77777777" w:rsidR="006F58EA" w:rsidRPr="004F09C9" w:rsidRDefault="00D27C9E">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16BD1564"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EEA56DF" w14:textId="77777777" w:rsidR="006F58EA" w:rsidRPr="004F09C9" w:rsidRDefault="00D27C9E">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2F139609"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Pr="004F09C9">
        <w:rPr>
          <w:color w:val="000000" w:themeColor="text1"/>
        </w:rPr>
        <w:tab/>
        <w:t>1999.</w:t>
      </w:r>
      <w:r w:rsidRPr="004F09C9">
        <w:rPr>
          <w:color w:val="000000" w:themeColor="text1"/>
        </w:rPr>
        <w:tab/>
        <w:t xml:space="preserve">The economics of </w:t>
      </w:r>
      <w:proofErr w:type="spellStart"/>
      <w:r w:rsidRPr="004F09C9">
        <w:rPr>
          <w:color w:val="000000" w:themeColor="text1"/>
        </w:rPr>
        <w:t>Bt</w:t>
      </w:r>
      <w:proofErr w:type="spellEnd"/>
      <w:r w:rsidRPr="004F09C9">
        <w:rPr>
          <w:color w:val="000000" w:themeColor="text1"/>
        </w:rPr>
        <w:t xml:space="preserve"> corn: Valuing protection from the European corn borer. Review of Agricultural Economics 21:442–454.</w:t>
      </w:r>
    </w:p>
    <w:p w14:paraId="1D6F95D6"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5CD3FFEB" w14:textId="77777777" w:rsidR="006F58EA" w:rsidRPr="004F09C9" w:rsidRDefault="00D27C9E">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4C0DB7A8"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454B8757"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7D93F03D" w14:textId="77777777" w:rsidR="006F58EA" w:rsidRPr="004F09C9" w:rsidRDefault="00D27C9E">
      <w:pPr>
        <w:ind w:left="219" w:right="90" w:hanging="234"/>
        <w:rPr>
          <w:color w:val="000000" w:themeColor="text1"/>
        </w:rPr>
      </w:pPr>
      <w:r w:rsidRPr="004F09C9">
        <w:rPr>
          <w:color w:val="000000" w:themeColor="text1"/>
        </w:rPr>
        <w:t xml:space="preserve">Kim, C.-g.,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furnacalis</w:t>
      </w:r>
      <w:proofErr w:type="spellEnd"/>
      <w:r w:rsidRPr="004F09C9">
        <w:rPr>
          <w:color w:val="000000" w:themeColor="text1"/>
        </w:rPr>
        <w:t>, and allied species (</w:t>
      </w:r>
      <w:proofErr w:type="gramStart"/>
      <w:r w:rsidRPr="004F09C9">
        <w:rPr>
          <w:color w:val="000000" w:themeColor="text1"/>
        </w:rPr>
        <w:t>Lepidoptera :</w:t>
      </w:r>
      <w:proofErr w:type="gramEnd"/>
      <w:r w:rsidRPr="004F09C9">
        <w:rPr>
          <w:color w:val="000000" w:themeColor="text1"/>
        </w:rPr>
        <w:t xml:space="preserve"> </w:t>
      </w:r>
      <w:proofErr w:type="spellStart"/>
      <w:r w:rsidRPr="004F09C9">
        <w:rPr>
          <w:color w:val="000000" w:themeColor="text1"/>
        </w:rPr>
        <w:t>Pyralidae</w:t>
      </w:r>
      <w:proofErr w:type="spellEnd"/>
      <w:r w:rsidRPr="004F09C9">
        <w:rPr>
          <w:color w:val="000000" w:themeColor="text1"/>
        </w:rPr>
        <w:t>). Applied Entomology and Zoology 34:405–412.</w:t>
      </w:r>
    </w:p>
    <w:p w14:paraId="2F7459FC"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1DACDBE9"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0B7D3870"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DEADC67"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 xml:space="preserve">Levy, R. C., G. M. Kozak, C. B. Wadsworth, B. S. Coates, and E. B. </w:t>
      </w:r>
      <w:proofErr w:type="spellStart"/>
      <w:r w:rsidRPr="004F09C9">
        <w:rPr>
          <w:color w:val="000000" w:themeColor="text1"/>
        </w:rPr>
        <w:t>Dopman</w:t>
      </w:r>
      <w:proofErr w:type="spellEnd"/>
      <w:r w:rsidRPr="004F09C9">
        <w:rPr>
          <w:color w:val="000000" w:themeColor="text1"/>
        </w:rPr>
        <w:t>.</w:t>
      </w:r>
      <w:r w:rsidRPr="004F09C9">
        <w:rPr>
          <w:color w:val="000000" w:themeColor="text1"/>
        </w:rPr>
        <w:tab/>
        <w:t>2015.</w:t>
      </w:r>
    </w:p>
    <w:p w14:paraId="161652B5"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16FA3D2"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62ECA6B9"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2BC4F5BA"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Culicidae) to use blood for producing lipid reserves for overwinter survival. Journal of medical entomology 26:318–26.</w:t>
      </w:r>
    </w:p>
    <w:p w14:paraId="3E13B756"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4F09C9">
        <w:rPr>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156D451F"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1C0178CD"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r w:rsidRPr="004F09C9">
        <w:rPr>
          <w:color w:val="000000" w:themeColor="text1"/>
        </w:rPr>
        <w:t xml:space="preserve">Huffaker and </w:t>
      </w:r>
      <w:proofErr w:type="spellStart"/>
      <w:r w:rsidRPr="004F09C9">
        <w:rPr>
          <w:color w:val="000000" w:themeColor="text1"/>
        </w:rPr>
        <w:t>Gutierrex</w:t>
      </w:r>
      <w:proofErr w:type="spellEnd"/>
      <w:r w:rsidRPr="004F09C9">
        <w:rPr>
          <w:color w:val="000000" w:themeColor="text1"/>
        </w:rPr>
        <w:t xml:space="preserve">, editors. Ecological Entomology. 2 </w:t>
      </w:r>
      <w:proofErr w:type="gramStart"/>
      <w:r w:rsidRPr="004F09C9">
        <w:rPr>
          <w:color w:val="000000" w:themeColor="text1"/>
        </w:rPr>
        <w:t>edition</w:t>
      </w:r>
      <w:proofErr w:type="gramEnd"/>
      <w:r w:rsidRPr="004F09C9">
        <w:rPr>
          <w:color w:val="000000" w:themeColor="text1"/>
        </w:rPr>
        <w:t>.</w:t>
      </w:r>
    </w:p>
    <w:p w14:paraId="7F840F55"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084D3F4C" w14:textId="77777777" w:rsidR="006F58EA" w:rsidRPr="004F09C9" w:rsidRDefault="00D27C9E">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1681ED33"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117585E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649F00F4"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42F46B27"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35BFA131"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1397AF7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3D3339D4"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713E4C6F"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7E073708" w14:textId="77777777" w:rsidR="006F58EA" w:rsidRPr="004F09C9" w:rsidRDefault="00D27C9E">
      <w:pPr>
        <w:spacing w:after="184" w:line="259" w:lineRule="auto"/>
        <w:ind w:left="244" w:right="90"/>
        <w:rPr>
          <w:color w:val="000000" w:themeColor="text1"/>
        </w:rPr>
      </w:pPr>
      <w:r w:rsidRPr="004F09C9">
        <w:rPr>
          <w:color w:val="000000" w:themeColor="text1"/>
        </w:rPr>
        <w:t xml:space="preserve">European corn borer populations in New York based on sex pheromones and </w:t>
      </w:r>
      <w:proofErr w:type="spellStart"/>
      <w:r w:rsidRPr="004F09C9">
        <w:rPr>
          <w:color w:val="000000" w:themeColor="text1"/>
        </w:rPr>
        <w:t>voltinism</w:t>
      </w:r>
      <w:proofErr w:type="spellEnd"/>
      <w:r w:rsidRPr="004F09C9">
        <w:rPr>
          <w:color w:val="000000" w:themeColor="text1"/>
        </w:rPr>
        <w:t>.</w:t>
      </w:r>
    </w:p>
    <w:p w14:paraId="75D71FB8"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58E8D2BF"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76E9E1CB"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58824FB"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52FF6AF4"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2BB6EE34"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23DD1962"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74238BE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12BC26AB"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572435AD"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232C1999"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DDEBDB3" w14:textId="77777777" w:rsidR="006F58EA" w:rsidRPr="004F09C9" w:rsidRDefault="00D27C9E">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152061EF"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1659C280"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0C877694"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43DCC995" w14:textId="77777777" w:rsidR="006F58EA" w:rsidRPr="004F09C9" w:rsidRDefault="00D27C9E">
      <w:pPr>
        <w:ind w:left="219" w:right="90" w:hanging="234"/>
        <w:rPr>
          <w:color w:val="000000" w:themeColor="text1"/>
        </w:rPr>
      </w:pPr>
      <w:r w:rsidRPr="004F09C9">
        <w:rPr>
          <w:color w:val="000000" w:themeColor="text1"/>
        </w:rPr>
        <w:t xml:space="preserve">Wadsworth, C. B., X. Li, and E. B. </w:t>
      </w:r>
      <w:proofErr w:type="spellStart"/>
      <w:r w:rsidRPr="004F09C9">
        <w:rPr>
          <w:color w:val="000000" w:themeColor="text1"/>
        </w:rPr>
        <w:t>Dopman</w:t>
      </w:r>
      <w:proofErr w:type="spellEnd"/>
      <w:r w:rsidRPr="004F09C9">
        <w:rPr>
          <w:color w:val="000000" w:themeColor="text1"/>
        </w:rPr>
        <w:t>. 2015. A recombination suppressor contributes to ecological speciation in OSTRINIA moths. Heredity 114:593–600.</w:t>
      </w:r>
    </w:p>
    <w:p w14:paraId="082E2D5A"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6E8E8F7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6E22A3C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w:t>
      </w:r>
      <w:proofErr w:type="gramStart"/>
      <w:r w:rsidRPr="004F09C9">
        <w:rPr>
          <w:color w:val="000000" w:themeColor="text1"/>
        </w:rPr>
        <w:t>7:e</w:t>
      </w:r>
      <w:proofErr w:type="gramEnd"/>
      <w:r w:rsidRPr="004F09C9">
        <w:rPr>
          <w:color w:val="000000" w:themeColor="text1"/>
        </w:rPr>
        <w:t>34470.</w:t>
      </w:r>
    </w:p>
    <w:p w14:paraId="41F27B63"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E745A50"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20B95E45" w14:textId="77777777" w:rsidR="00D27C9E" w:rsidRPr="004F09C9" w:rsidRDefault="00D27C9E">
      <w:pPr>
        <w:spacing w:line="259" w:lineRule="auto"/>
        <w:ind w:left="244" w:right="90"/>
        <w:rPr>
          <w:color w:val="000000" w:themeColor="text1"/>
        </w:rPr>
      </w:pPr>
    </w:p>
    <w:p w14:paraId="0262412E" w14:textId="77777777" w:rsidR="00D27C9E" w:rsidRPr="004F09C9" w:rsidRDefault="00D27C9E">
      <w:pPr>
        <w:spacing w:line="259" w:lineRule="auto"/>
        <w:ind w:left="244" w:right="90"/>
        <w:rPr>
          <w:color w:val="000000" w:themeColor="text1"/>
        </w:rPr>
      </w:pPr>
    </w:p>
    <w:p w14:paraId="0E6B3976" w14:textId="77777777" w:rsidR="00D27C9E" w:rsidRPr="004F09C9" w:rsidRDefault="00D27C9E">
      <w:pPr>
        <w:spacing w:line="259" w:lineRule="auto"/>
        <w:ind w:left="244" w:right="90"/>
        <w:rPr>
          <w:color w:val="000000" w:themeColor="text1"/>
        </w:rPr>
      </w:pPr>
    </w:p>
    <w:p w14:paraId="42881CBE" w14:textId="77777777" w:rsidR="00D27C9E" w:rsidRPr="004F09C9" w:rsidRDefault="00D27C9E">
      <w:pPr>
        <w:spacing w:line="259" w:lineRule="auto"/>
        <w:ind w:left="244" w:right="90"/>
        <w:rPr>
          <w:color w:val="000000" w:themeColor="text1"/>
        </w:rPr>
      </w:pPr>
    </w:p>
    <w:p w14:paraId="7AC36A54" w14:textId="77777777" w:rsidR="00D27C9E" w:rsidRPr="004F09C9" w:rsidRDefault="00D27C9E">
      <w:pPr>
        <w:spacing w:line="259" w:lineRule="auto"/>
        <w:ind w:left="244" w:right="90"/>
        <w:rPr>
          <w:color w:val="000000" w:themeColor="text1"/>
        </w:rPr>
      </w:pPr>
    </w:p>
    <w:p w14:paraId="35D31965" w14:textId="77777777" w:rsidR="00D27C9E" w:rsidRPr="004F09C9" w:rsidRDefault="00D27C9E">
      <w:pPr>
        <w:spacing w:line="259" w:lineRule="auto"/>
        <w:ind w:left="244" w:right="90"/>
        <w:rPr>
          <w:color w:val="000000" w:themeColor="text1"/>
        </w:rPr>
      </w:pPr>
    </w:p>
    <w:p w14:paraId="7E81FB59" w14:textId="77777777" w:rsidR="00D27C9E" w:rsidRPr="004F09C9" w:rsidRDefault="00D27C9E">
      <w:pPr>
        <w:spacing w:line="259" w:lineRule="auto"/>
        <w:ind w:left="244" w:right="90"/>
        <w:rPr>
          <w:color w:val="000000" w:themeColor="text1"/>
        </w:rPr>
      </w:pPr>
    </w:p>
    <w:p w14:paraId="5B94865B" w14:textId="77777777" w:rsidR="00D27C9E" w:rsidRPr="004F09C9" w:rsidRDefault="00D27C9E">
      <w:pPr>
        <w:spacing w:line="259" w:lineRule="auto"/>
        <w:ind w:left="244" w:right="90"/>
        <w:rPr>
          <w:color w:val="000000" w:themeColor="text1"/>
        </w:rPr>
      </w:pPr>
    </w:p>
    <w:p w14:paraId="6BF3492B" w14:textId="77777777" w:rsidR="00D27C9E" w:rsidRPr="004F09C9" w:rsidRDefault="00D27C9E">
      <w:pPr>
        <w:spacing w:line="259" w:lineRule="auto"/>
        <w:ind w:left="244" w:right="90"/>
        <w:rPr>
          <w:color w:val="000000" w:themeColor="text1"/>
        </w:rPr>
      </w:pPr>
    </w:p>
    <w:p w14:paraId="6F4AD6FA"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25262571"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37713D4" w14:textId="7F2F89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Dan Hahn" w:date="2019-01-25T10:27:00Z" w:initials="DH">
    <w:p w14:paraId="38A86485" w14:textId="77777777" w:rsidR="00490123" w:rsidRDefault="00490123" w:rsidP="004F09C9">
      <w:pPr>
        <w:pStyle w:val="CommentText"/>
      </w:pPr>
      <w:r>
        <w:rPr>
          <w:rStyle w:val="CommentReference"/>
        </w:rPr>
        <w:annotationRef/>
      </w:r>
      <w:r>
        <w:t xml:space="preserve">What strategy? Be specific. </w:t>
      </w:r>
    </w:p>
  </w:comment>
  <w:comment w:id="52" w:author="Brown, James T. [2]" w:date="2019-01-28T16:13:00Z" w:initials="BJT-A">
    <w:p w14:paraId="23D7633F" w14:textId="63E67C7F" w:rsidR="00490123" w:rsidRDefault="00490123">
      <w:pPr>
        <w:pStyle w:val="CommentText"/>
      </w:pPr>
      <w:r>
        <w:rPr>
          <w:rStyle w:val="CommentReference"/>
        </w:rPr>
        <w:annotationRef/>
      </w:r>
      <w:r>
        <w:t>Statement was rewritten</w:t>
      </w:r>
    </w:p>
  </w:comment>
  <w:comment w:id="76" w:author="Dan Hahn" w:date="2019-01-25T10:38:00Z" w:initials="DH">
    <w:p w14:paraId="3BEFD0A3" w14:textId="77777777" w:rsidR="00490123" w:rsidRDefault="00490123" w:rsidP="00DD43B4">
      <w:pPr>
        <w:pStyle w:val="CommentText"/>
      </w:pPr>
      <w:r>
        <w:rPr>
          <w:rStyle w:val="CommentReference"/>
        </w:rPr>
        <w:annotationRef/>
      </w:r>
      <w:r>
        <w:t xml:space="preserve">I am sorry I missed this in previous drafts, but why do you not talk about the </w:t>
      </w:r>
      <w:proofErr w:type="spellStart"/>
      <w:r>
        <w:t>dryrite-ascarite-dryrite</w:t>
      </w:r>
      <w:proofErr w:type="spellEnd"/>
      <w:r>
        <w:t xml:space="preserve"> column that was used to scrub CO2? </w:t>
      </w:r>
    </w:p>
  </w:comment>
  <w:comment w:id="77" w:author="Brown, James T. [3]" w:date="2019-01-28T16:13:00Z" w:initials="BJT-A">
    <w:p w14:paraId="094C2035" w14:textId="6BB29BA5" w:rsidR="00490123" w:rsidRDefault="00490123">
      <w:pPr>
        <w:pStyle w:val="CommentText"/>
      </w:pPr>
      <w:r>
        <w:rPr>
          <w:rStyle w:val="CommentReference"/>
        </w:rPr>
        <w:annotationRef/>
      </w:r>
      <w:r>
        <w:t>Statement was rewritten</w:t>
      </w:r>
    </w:p>
  </w:comment>
  <w:comment w:id="132" w:author="Dan Hahn" w:date="2019-01-25T10:48:00Z" w:initials="DH">
    <w:p w14:paraId="7A23D58D" w14:textId="77777777" w:rsidR="00490123" w:rsidRDefault="00490123" w:rsidP="00DD43B4">
      <w:pPr>
        <w:pStyle w:val="CommentText"/>
      </w:pPr>
      <w:r>
        <w:rPr>
          <w:rStyle w:val="CommentReference"/>
        </w:rPr>
        <w:annotationRef/>
      </w:r>
      <w:r>
        <w:t xml:space="preserve">The phrasing here is still a problem. The way you have it written, it looks like you have destructively sampled larvae both at the start of the last instar and the end of feeding, but you never clearly state that these are two different samples of larvae from the same population. </w:t>
      </w:r>
    </w:p>
  </w:comment>
  <w:comment w:id="133" w:author="Brown, James T. [4]" w:date="2019-01-28T16:14:00Z" w:initials="BJT-A">
    <w:p w14:paraId="6B137358" w14:textId="1AFF909B" w:rsidR="00490123" w:rsidRDefault="00490123">
      <w:pPr>
        <w:pStyle w:val="CommentText"/>
      </w:pPr>
      <w:r>
        <w:rPr>
          <w:rStyle w:val="CommentReference"/>
        </w:rPr>
        <w:annotationRef/>
      </w:r>
      <w:r>
        <w:t>Statement was rewritten</w:t>
      </w:r>
    </w:p>
  </w:comment>
  <w:comment w:id="178" w:author="Dan Hahn" w:date="2019-01-25T10:52:00Z" w:initials="DH">
    <w:p w14:paraId="4BC48858" w14:textId="77777777" w:rsidR="00490123" w:rsidRDefault="00490123" w:rsidP="00DD43B4">
      <w:pPr>
        <w:pStyle w:val="CommentText"/>
      </w:pPr>
      <w:r>
        <w:rPr>
          <w:rStyle w:val="CommentReference"/>
        </w:rPr>
        <w:annotationRef/>
      </w:r>
      <w:r>
        <w:t xml:space="preserve">Here it sounds like you </w:t>
      </w:r>
      <w:proofErr w:type="gramStart"/>
      <w:r>
        <w:t xml:space="preserve">actually </w:t>
      </w:r>
      <w:proofErr w:type="spellStart"/>
      <w:r>
        <w:t>ahve</w:t>
      </w:r>
      <w:proofErr w:type="spellEnd"/>
      <w:proofErr w:type="gramEnd"/>
      <w:r>
        <w:t xml:space="preserve"> two measures of lipid mass, lipids from the hexanes and lipids from the methanol. Did you only analyze the hexanes layer? </w:t>
      </w:r>
    </w:p>
  </w:comment>
  <w:comment w:id="179" w:author="Brown, James T. [5]" w:date="2019-01-28T16:14:00Z" w:initials="BJT-A">
    <w:p w14:paraId="09A6E8E4" w14:textId="121E040F" w:rsidR="00490123" w:rsidRDefault="00490123">
      <w:pPr>
        <w:pStyle w:val="CommentText"/>
      </w:pPr>
      <w:r>
        <w:rPr>
          <w:rStyle w:val="CommentReference"/>
        </w:rPr>
        <w:annotationRef/>
      </w:r>
      <w:r>
        <w:t>Statement was rewritten</w:t>
      </w:r>
    </w:p>
  </w:comment>
  <w:comment w:id="180" w:author="Dan Hahn" w:date="2019-01-25T10:53:00Z" w:initials="DH">
    <w:p w14:paraId="5F7CDA8F" w14:textId="77777777" w:rsidR="00490123" w:rsidRDefault="00490123" w:rsidP="00DD43B4">
      <w:pPr>
        <w:pStyle w:val="CommentText"/>
      </w:pPr>
      <w:r>
        <w:rPr>
          <w:rStyle w:val="CommentReference"/>
        </w:rPr>
        <w:annotationRef/>
      </w:r>
      <w:r>
        <w:t xml:space="preserve">This still does not seem right. Please explain this to me. </w:t>
      </w:r>
    </w:p>
  </w:comment>
  <w:comment w:id="181" w:author="Brown, James T. [6]" w:date="2019-01-28T16:14:00Z" w:initials="BJT-A">
    <w:p w14:paraId="148328AE" w14:textId="3A653B5A" w:rsidR="00490123" w:rsidRDefault="00490123">
      <w:pPr>
        <w:pStyle w:val="CommentText"/>
      </w:pPr>
      <w:r>
        <w:rPr>
          <w:rStyle w:val="CommentReference"/>
        </w:rPr>
        <w:annotationRef/>
      </w:r>
      <w:r>
        <w:t>Statement was rewritten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A86485" w15:done="0"/>
  <w15:commentEx w15:paraId="23D7633F" w15:paraIdParent="38A86485" w15:done="0"/>
  <w15:commentEx w15:paraId="3BEFD0A3" w15:done="0"/>
  <w15:commentEx w15:paraId="094C2035" w15:paraIdParent="3BEFD0A3" w15:done="0"/>
  <w15:commentEx w15:paraId="7A23D58D" w15:done="0"/>
  <w15:commentEx w15:paraId="6B137358" w15:paraIdParent="7A23D58D" w15:done="0"/>
  <w15:commentEx w15:paraId="4BC48858" w15:done="0"/>
  <w15:commentEx w15:paraId="09A6E8E4" w15:paraIdParent="4BC48858" w15:done="0"/>
  <w15:commentEx w15:paraId="5F7CDA8F" w15:done="0"/>
  <w15:commentEx w15:paraId="148328AE" w15:paraIdParent="5F7CDA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A86485" w16cid:durableId="1FF95F46"/>
  <w16cid:commentId w16cid:paraId="23D7633F" w16cid:durableId="1FF9A8B6"/>
  <w16cid:commentId w16cid:paraId="3BEFD0A3" w16cid:durableId="1FF5728C"/>
  <w16cid:commentId w16cid:paraId="094C2035" w16cid:durableId="1FF9A8C3"/>
  <w16cid:commentId w16cid:paraId="7A23D58D" w16cid:durableId="1FF5728D"/>
  <w16cid:commentId w16cid:paraId="6B137358" w16cid:durableId="1FF9A8CB"/>
  <w16cid:commentId w16cid:paraId="4BC48858" w16cid:durableId="1FF57290"/>
  <w16cid:commentId w16cid:paraId="09A6E8E4" w16cid:durableId="1FF9A8D4"/>
  <w16cid:commentId w16cid:paraId="5F7CDA8F" w16cid:durableId="1FF57291"/>
  <w16cid:commentId w16cid:paraId="148328AE" w16cid:durableId="1FF9A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4F3BA" w14:textId="77777777" w:rsidR="007B6F1F" w:rsidRDefault="007B6F1F">
      <w:pPr>
        <w:spacing w:after="0" w:line="240" w:lineRule="auto"/>
      </w:pPr>
      <w:r>
        <w:separator/>
      </w:r>
    </w:p>
  </w:endnote>
  <w:endnote w:type="continuationSeparator" w:id="0">
    <w:p w14:paraId="692B36AE" w14:textId="77777777" w:rsidR="007B6F1F" w:rsidRDefault="007B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67B35" w14:textId="77777777" w:rsidR="00490123" w:rsidRDefault="00490123">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B729" w14:textId="77777777" w:rsidR="00490123" w:rsidRDefault="00490123">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66376" w14:textId="77777777" w:rsidR="00490123" w:rsidRDefault="0049012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6ED11" w14:textId="77777777" w:rsidR="00490123" w:rsidRDefault="00490123">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2C1F2" w14:textId="77777777" w:rsidR="00490123" w:rsidRDefault="00490123">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600DA" w14:textId="77777777" w:rsidR="00490123" w:rsidRDefault="00490123">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410F2" w14:textId="77777777" w:rsidR="00490123" w:rsidRDefault="0049012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EBCEC" w14:textId="77777777" w:rsidR="00490123" w:rsidRDefault="0049012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611F7" w14:textId="77777777" w:rsidR="00490123" w:rsidRDefault="0049012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97410" w14:textId="77777777" w:rsidR="007B6F1F" w:rsidRDefault="007B6F1F">
      <w:pPr>
        <w:spacing w:after="0" w:line="240" w:lineRule="auto"/>
      </w:pPr>
      <w:r>
        <w:separator/>
      </w:r>
    </w:p>
  </w:footnote>
  <w:footnote w:type="continuationSeparator" w:id="0">
    <w:p w14:paraId="24499DAE" w14:textId="77777777" w:rsidR="007B6F1F" w:rsidRDefault="007B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C6183" w14:textId="77777777" w:rsidR="00490123" w:rsidRDefault="0049012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F5539" w14:textId="77777777" w:rsidR="00490123" w:rsidRDefault="0049012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A841A" w14:textId="77777777" w:rsidR="00490123" w:rsidRDefault="0049012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C167F" w14:textId="77777777" w:rsidR="00490123" w:rsidRDefault="00490123">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91EE4" w14:textId="77777777" w:rsidR="00490123" w:rsidRDefault="00490123">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D1538" w14:textId="77777777" w:rsidR="00490123" w:rsidRDefault="00490123">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A1B9D" w14:textId="77777777" w:rsidR="00490123" w:rsidRDefault="0049012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72F79" w14:textId="77777777" w:rsidR="00490123" w:rsidRDefault="0049012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450EC" w14:textId="77777777" w:rsidR="00490123" w:rsidRDefault="0049012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1.2pt;height:11.2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 James T. - ARS">
    <w15:presenceInfo w15:providerId="AD" w15:userId="S-1-5-21-2064210376-1677799041-60295696-4010"/>
  </w15:person>
  <w15:person w15:author="Brown, James T.">
    <w15:presenceInfo w15:providerId="AD" w15:userId="S-1-5-21-2064210376-1677799041-60295696-4010"/>
  </w15:person>
  <w15:person w15:author="Brown, James T. [2]">
    <w15:presenceInfo w15:providerId="AD" w15:userId="S-1-5-21-2064210376-1677799041-60295696-4010"/>
  </w15:person>
  <w15:person w15:author="Brown, James T. [3]">
    <w15:presenceInfo w15:providerId="AD" w15:userId="S-1-5-21-2064210376-1677799041-60295696-4010"/>
  </w15:person>
  <w15:person w15:author="Brown, James T. [4]">
    <w15:presenceInfo w15:providerId="AD" w15:userId="S-1-5-21-2064210376-1677799041-60295696-4010"/>
  </w15:person>
  <w15:person w15:author="Brown, James T. [5]">
    <w15:presenceInfo w15:providerId="AD" w15:userId="S-1-5-21-2064210376-1677799041-60295696-4010"/>
  </w15:person>
  <w15:person w15:author="Brown, James T. [6]">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8EA"/>
    <w:rsid w:val="00047032"/>
    <w:rsid w:val="000472C3"/>
    <w:rsid w:val="000D6E6E"/>
    <w:rsid w:val="001011C2"/>
    <w:rsid w:val="00101994"/>
    <w:rsid w:val="001B705E"/>
    <w:rsid w:val="002960D2"/>
    <w:rsid w:val="00490123"/>
    <w:rsid w:val="004A056B"/>
    <w:rsid w:val="004F09C9"/>
    <w:rsid w:val="005D29A0"/>
    <w:rsid w:val="00643F52"/>
    <w:rsid w:val="006B3D7A"/>
    <w:rsid w:val="006F58EA"/>
    <w:rsid w:val="00725EDF"/>
    <w:rsid w:val="007B6F1F"/>
    <w:rsid w:val="007C1A3D"/>
    <w:rsid w:val="007C3B04"/>
    <w:rsid w:val="007F6A28"/>
    <w:rsid w:val="008E6E23"/>
    <w:rsid w:val="00990B2E"/>
    <w:rsid w:val="009972D1"/>
    <w:rsid w:val="009C1240"/>
    <w:rsid w:val="009E5A7B"/>
    <w:rsid w:val="00A13F24"/>
    <w:rsid w:val="00A32000"/>
    <w:rsid w:val="00AA1215"/>
    <w:rsid w:val="00B2050F"/>
    <w:rsid w:val="00BD276A"/>
    <w:rsid w:val="00C040FA"/>
    <w:rsid w:val="00CE2926"/>
    <w:rsid w:val="00CE5B15"/>
    <w:rsid w:val="00D27C9E"/>
    <w:rsid w:val="00DA3145"/>
    <w:rsid w:val="00DD43B4"/>
    <w:rsid w:val="00E3519C"/>
    <w:rsid w:val="00EB1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77822"/>
  <w15:docId w15:val="{EAAC8201-D4D6-4900-8146-35BDD8B3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image" Target="media/image12.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microsoft.com/office/2016/09/relationships/commentsIds" Target="commentsIds.xml"/><Relationship Id="rId33" Type="http://schemas.openxmlformats.org/officeDocument/2006/relationships/image" Target="media/image11.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0.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6.jp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585EC-70B0-43CD-B22B-E192B97B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12851</Words>
  <Characters>73251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2</cp:revision>
  <dcterms:created xsi:type="dcterms:W3CDTF">2019-01-28T23:22:00Z</dcterms:created>
  <dcterms:modified xsi:type="dcterms:W3CDTF">2019-01-28T23:22:00Z</dcterms:modified>
</cp:coreProperties>
</file>