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C5FFE" w14:textId="77777777" w:rsidR="006F58EA" w:rsidRPr="004F09C9" w:rsidRDefault="00F1002A" w:rsidP="00FB53D1">
      <w:pPr>
        <w:spacing w:line="259" w:lineRule="auto"/>
        <w:ind w:left="-5"/>
        <w:jc w:val="center"/>
        <w:rPr>
          <w:color w:val="000000" w:themeColor="text1"/>
        </w:rPr>
      </w:pPr>
      <w:r>
        <w:rPr>
          <w:color w:val="000000" w:themeColor="text1"/>
        </w:rPr>
        <w:t>GETTING FATTER TO LIVE LONGER</w:t>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w:t>
      </w:r>
      <w:commentRangeStart w:id="0"/>
      <w:commentRangeStart w:id="1"/>
      <w:r w:rsidR="00D27C9E" w:rsidRPr="004F09C9">
        <w:rPr>
          <w:i/>
          <w:color w:val="000000" w:themeColor="text1"/>
        </w:rPr>
        <w:t xml:space="preserve">nubilalis </w:t>
      </w:r>
      <w:r w:rsidR="00D27C9E" w:rsidRPr="004F09C9">
        <w:rPr>
          <w:color w:val="000000" w:themeColor="text1"/>
        </w:rPr>
        <w:t>(LEPIDOPTERA: CRAMBIDAE)</w:t>
      </w:r>
      <w:commentRangeEnd w:id="0"/>
      <w:r w:rsidR="006F5AD1">
        <w:rPr>
          <w:rStyle w:val="CommentReference"/>
        </w:rPr>
        <w:commentReference w:id="0"/>
      </w:r>
      <w:commentRangeEnd w:id="1"/>
      <w:r w:rsidR="00236194">
        <w:rPr>
          <w:rStyle w:val="CommentReference"/>
        </w:rPr>
        <w:commentReference w:id="1"/>
      </w:r>
    </w:p>
    <w:p w14:paraId="248BA1B7" w14:textId="77777777" w:rsidR="00754F0B" w:rsidRDefault="00754F0B">
      <w:pPr>
        <w:spacing w:after="162" w:line="263" w:lineRule="auto"/>
        <w:jc w:val="center"/>
        <w:rPr>
          <w:color w:val="000000" w:themeColor="text1"/>
        </w:rPr>
      </w:pPr>
    </w:p>
    <w:p w14:paraId="1BC7A87F" w14:textId="77777777" w:rsidR="0041772E" w:rsidRDefault="0041772E">
      <w:pPr>
        <w:spacing w:after="162" w:line="263" w:lineRule="auto"/>
        <w:jc w:val="center"/>
        <w:rPr>
          <w:color w:val="000000" w:themeColor="text1"/>
        </w:rPr>
      </w:pPr>
    </w:p>
    <w:p w14:paraId="5597E0C2" w14:textId="77777777" w:rsidR="00F1002A" w:rsidRDefault="00F1002A">
      <w:pPr>
        <w:spacing w:after="162" w:line="263" w:lineRule="auto"/>
        <w:jc w:val="center"/>
        <w:rPr>
          <w:color w:val="000000" w:themeColor="text1"/>
        </w:rPr>
      </w:pPr>
    </w:p>
    <w:p w14:paraId="3E965D66" w14:textId="77777777" w:rsidR="00754F0B" w:rsidRDefault="00754F0B">
      <w:pPr>
        <w:spacing w:after="162" w:line="263" w:lineRule="auto"/>
        <w:jc w:val="center"/>
        <w:rPr>
          <w:color w:val="000000" w:themeColor="text1"/>
        </w:rPr>
      </w:pPr>
    </w:p>
    <w:p w14:paraId="2989F39D" w14:textId="77777777" w:rsidR="00754F0B" w:rsidRDefault="00754F0B">
      <w:pPr>
        <w:spacing w:after="162" w:line="263" w:lineRule="auto"/>
        <w:jc w:val="center"/>
        <w:rPr>
          <w:color w:val="000000" w:themeColor="text1"/>
        </w:rPr>
      </w:pPr>
    </w:p>
    <w:p w14:paraId="2C53948B" w14:textId="77777777" w:rsidR="00754F0B" w:rsidRDefault="00754F0B">
      <w:pPr>
        <w:spacing w:after="162" w:line="263" w:lineRule="auto"/>
        <w:jc w:val="center"/>
        <w:rPr>
          <w:color w:val="000000" w:themeColor="text1"/>
        </w:rPr>
      </w:pPr>
    </w:p>
    <w:p w14:paraId="1D766F6A" w14:textId="77777777" w:rsidR="00754F0B" w:rsidRDefault="00754F0B">
      <w:pPr>
        <w:spacing w:after="162" w:line="263" w:lineRule="auto"/>
        <w:jc w:val="center"/>
        <w:rPr>
          <w:color w:val="000000" w:themeColor="text1"/>
        </w:rPr>
      </w:pPr>
    </w:p>
    <w:p w14:paraId="639D03F5" w14:textId="77777777" w:rsidR="009B7A17" w:rsidRDefault="009B7A17" w:rsidP="001600C3">
      <w:pPr>
        <w:spacing w:after="162" w:line="263" w:lineRule="auto"/>
        <w:ind w:left="0" w:firstLine="0"/>
        <w:rPr>
          <w:color w:val="000000" w:themeColor="text1"/>
        </w:rPr>
      </w:pPr>
    </w:p>
    <w:p w14:paraId="19ADAEAA" w14:textId="77777777" w:rsidR="006F58EA" w:rsidRPr="004F09C9" w:rsidRDefault="00D27C9E">
      <w:pPr>
        <w:spacing w:after="162" w:line="263" w:lineRule="auto"/>
        <w:jc w:val="center"/>
        <w:rPr>
          <w:color w:val="000000" w:themeColor="text1"/>
        </w:rPr>
      </w:pPr>
      <w:r w:rsidRPr="004F09C9">
        <w:rPr>
          <w:color w:val="000000" w:themeColor="text1"/>
        </w:rPr>
        <w:t>By</w:t>
      </w:r>
    </w:p>
    <w:p w14:paraId="37126F5F"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59477184" w14:textId="77777777" w:rsidR="006D2398" w:rsidRDefault="006D2398">
      <w:pPr>
        <w:spacing w:after="0" w:line="263" w:lineRule="auto"/>
        <w:jc w:val="center"/>
        <w:rPr>
          <w:color w:val="000000" w:themeColor="text1"/>
        </w:rPr>
      </w:pPr>
    </w:p>
    <w:p w14:paraId="24DAC54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77CECC9E"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538CC075"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59C03A78"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3E8FF200"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3343ACC3" w14:textId="77777777" w:rsidR="00D27C9E" w:rsidRPr="004F09C9" w:rsidRDefault="00D27C9E" w:rsidP="00D27C9E">
      <w:pPr>
        <w:spacing w:after="162" w:line="263" w:lineRule="auto"/>
        <w:jc w:val="center"/>
        <w:rPr>
          <w:color w:val="000000" w:themeColor="text1"/>
        </w:rPr>
      </w:pPr>
    </w:p>
    <w:p w14:paraId="4647889C" w14:textId="77777777" w:rsidR="00D27C9E" w:rsidRPr="004F09C9" w:rsidRDefault="00D27C9E" w:rsidP="00D27C9E">
      <w:pPr>
        <w:spacing w:after="162" w:line="263" w:lineRule="auto"/>
        <w:jc w:val="center"/>
        <w:rPr>
          <w:color w:val="000000" w:themeColor="text1"/>
        </w:rPr>
      </w:pPr>
    </w:p>
    <w:p w14:paraId="4150A55C" w14:textId="77777777" w:rsidR="00D27C9E" w:rsidRPr="004F09C9" w:rsidRDefault="00D27C9E" w:rsidP="00D27C9E">
      <w:pPr>
        <w:spacing w:after="162" w:line="263" w:lineRule="auto"/>
        <w:jc w:val="center"/>
        <w:rPr>
          <w:color w:val="000000" w:themeColor="text1"/>
        </w:rPr>
      </w:pPr>
    </w:p>
    <w:p w14:paraId="4DE48859" w14:textId="77777777" w:rsidR="00D27C9E" w:rsidRPr="004F09C9" w:rsidRDefault="00D27C9E" w:rsidP="00D27C9E">
      <w:pPr>
        <w:spacing w:after="162" w:line="263" w:lineRule="auto"/>
        <w:jc w:val="center"/>
        <w:rPr>
          <w:color w:val="000000" w:themeColor="text1"/>
        </w:rPr>
      </w:pPr>
    </w:p>
    <w:p w14:paraId="534F9493" w14:textId="77777777" w:rsidR="00D27C9E" w:rsidRPr="004F09C9" w:rsidRDefault="00D27C9E" w:rsidP="00D27C9E">
      <w:pPr>
        <w:spacing w:after="162" w:line="263" w:lineRule="auto"/>
        <w:jc w:val="center"/>
        <w:rPr>
          <w:color w:val="000000" w:themeColor="text1"/>
        </w:rPr>
      </w:pPr>
    </w:p>
    <w:p w14:paraId="2F03A7DD" w14:textId="77777777" w:rsidR="00D27C9E" w:rsidRPr="004F09C9" w:rsidRDefault="00D27C9E" w:rsidP="00D27C9E">
      <w:pPr>
        <w:spacing w:after="162" w:line="263" w:lineRule="auto"/>
        <w:jc w:val="center"/>
        <w:rPr>
          <w:color w:val="000000" w:themeColor="text1"/>
        </w:rPr>
      </w:pPr>
    </w:p>
    <w:p w14:paraId="3A4BA8AB" w14:textId="77777777" w:rsidR="00D27C9E" w:rsidRPr="004F09C9" w:rsidRDefault="00D27C9E" w:rsidP="00D27C9E">
      <w:pPr>
        <w:spacing w:after="162" w:line="263" w:lineRule="auto"/>
        <w:jc w:val="center"/>
        <w:rPr>
          <w:color w:val="000000" w:themeColor="text1"/>
        </w:rPr>
      </w:pPr>
    </w:p>
    <w:p w14:paraId="03928ABB" w14:textId="77777777" w:rsidR="00D27C9E" w:rsidRPr="004F09C9" w:rsidRDefault="00D27C9E" w:rsidP="00D27C9E">
      <w:pPr>
        <w:spacing w:after="162" w:line="263" w:lineRule="auto"/>
        <w:jc w:val="center"/>
        <w:rPr>
          <w:color w:val="000000" w:themeColor="text1"/>
        </w:rPr>
      </w:pPr>
    </w:p>
    <w:p w14:paraId="27E0DCE9" w14:textId="77777777" w:rsidR="00D27C9E" w:rsidRPr="004F09C9" w:rsidRDefault="00D27C9E" w:rsidP="00D27C9E">
      <w:pPr>
        <w:spacing w:after="162" w:line="263" w:lineRule="auto"/>
        <w:jc w:val="center"/>
        <w:rPr>
          <w:color w:val="000000" w:themeColor="text1"/>
        </w:rPr>
      </w:pPr>
    </w:p>
    <w:p w14:paraId="78879A3A" w14:textId="77777777" w:rsidR="00D27C9E" w:rsidRPr="004F09C9" w:rsidRDefault="00D27C9E" w:rsidP="00D27C9E">
      <w:pPr>
        <w:spacing w:after="162" w:line="263" w:lineRule="auto"/>
        <w:jc w:val="center"/>
        <w:rPr>
          <w:color w:val="000000" w:themeColor="text1"/>
        </w:rPr>
      </w:pPr>
    </w:p>
    <w:p w14:paraId="05349D22" w14:textId="77777777" w:rsidR="00D27C9E" w:rsidRPr="004F09C9" w:rsidRDefault="00D27C9E" w:rsidP="00D27C9E">
      <w:pPr>
        <w:spacing w:after="162" w:line="263" w:lineRule="auto"/>
        <w:jc w:val="center"/>
        <w:rPr>
          <w:color w:val="000000" w:themeColor="text1"/>
        </w:rPr>
      </w:pPr>
    </w:p>
    <w:p w14:paraId="4E7CD0C8" w14:textId="77777777" w:rsidR="00D27C9E" w:rsidRPr="004F09C9" w:rsidRDefault="00D27C9E" w:rsidP="00D27C9E">
      <w:pPr>
        <w:spacing w:after="162" w:line="263" w:lineRule="auto"/>
        <w:jc w:val="center"/>
        <w:rPr>
          <w:color w:val="000000" w:themeColor="text1"/>
        </w:rPr>
      </w:pPr>
    </w:p>
    <w:p w14:paraId="256261AC" w14:textId="77777777" w:rsidR="00D27C9E" w:rsidRPr="004F09C9" w:rsidRDefault="00D27C9E" w:rsidP="00D27C9E">
      <w:pPr>
        <w:spacing w:after="162" w:line="263" w:lineRule="auto"/>
        <w:jc w:val="center"/>
        <w:rPr>
          <w:color w:val="000000" w:themeColor="text1"/>
        </w:rPr>
      </w:pPr>
    </w:p>
    <w:p w14:paraId="4A49D53B"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24929098" wp14:editId="25C1D629">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0D8618CB" w14:textId="77777777" w:rsidR="00D27C9E" w:rsidRPr="004F09C9" w:rsidRDefault="00D27C9E">
      <w:pPr>
        <w:spacing w:line="259" w:lineRule="auto"/>
        <w:ind w:left="3226" w:right="90"/>
        <w:rPr>
          <w:color w:val="000000" w:themeColor="text1"/>
        </w:rPr>
      </w:pPr>
    </w:p>
    <w:p w14:paraId="6C71EDD9" w14:textId="77777777" w:rsidR="00D27C9E" w:rsidRPr="004F09C9" w:rsidRDefault="00D27C9E">
      <w:pPr>
        <w:spacing w:line="259" w:lineRule="auto"/>
        <w:ind w:left="3226" w:right="90"/>
        <w:rPr>
          <w:color w:val="000000" w:themeColor="text1"/>
        </w:rPr>
      </w:pPr>
    </w:p>
    <w:p w14:paraId="69BE9052" w14:textId="77777777" w:rsidR="00D27C9E" w:rsidRPr="004F09C9" w:rsidRDefault="00D27C9E">
      <w:pPr>
        <w:spacing w:line="259" w:lineRule="auto"/>
        <w:ind w:left="3226" w:right="90"/>
        <w:rPr>
          <w:color w:val="000000" w:themeColor="text1"/>
        </w:rPr>
      </w:pPr>
    </w:p>
    <w:p w14:paraId="4EB3889C" w14:textId="77777777" w:rsidR="00D27C9E" w:rsidRPr="004F09C9" w:rsidRDefault="00D27C9E">
      <w:pPr>
        <w:spacing w:line="259" w:lineRule="auto"/>
        <w:ind w:left="3226" w:right="90"/>
        <w:rPr>
          <w:color w:val="000000" w:themeColor="text1"/>
        </w:rPr>
      </w:pPr>
    </w:p>
    <w:p w14:paraId="588C94F3" w14:textId="77777777" w:rsidR="00D27C9E" w:rsidRPr="004F09C9" w:rsidRDefault="00D27C9E">
      <w:pPr>
        <w:spacing w:line="259" w:lineRule="auto"/>
        <w:ind w:left="3226" w:right="90"/>
        <w:rPr>
          <w:color w:val="000000" w:themeColor="text1"/>
        </w:rPr>
      </w:pPr>
    </w:p>
    <w:p w14:paraId="243B04AC" w14:textId="77777777" w:rsidR="00D27C9E" w:rsidRPr="004F09C9" w:rsidRDefault="00D27C9E">
      <w:pPr>
        <w:spacing w:line="259" w:lineRule="auto"/>
        <w:ind w:left="3226" w:right="90"/>
        <w:rPr>
          <w:color w:val="000000" w:themeColor="text1"/>
        </w:rPr>
      </w:pPr>
    </w:p>
    <w:p w14:paraId="072EFE86" w14:textId="77777777" w:rsidR="00D27C9E" w:rsidRPr="004F09C9" w:rsidRDefault="00D27C9E">
      <w:pPr>
        <w:spacing w:line="259" w:lineRule="auto"/>
        <w:ind w:left="3226" w:right="90"/>
        <w:rPr>
          <w:color w:val="000000" w:themeColor="text1"/>
        </w:rPr>
      </w:pPr>
    </w:p>
    <w:p w14:paraId="30E70B76" w14:textId="77777777" w:rsidR="00D27C9E" w:rsidRPr="004F09C9" w:rsidRDefault="00D27C9E">
      <w:pPr>
        <w:spacing w:line="259" w:lineRule="auto"/>
        <w:ind w:left="3226" w:right="90"/>
        <w:rPr>
          <w:color w:val="000000" w:themeColor="text1"/>
        </w:rPr>
      </w:pPr>
    </w:p>
    <w:p w14:paraId="2AAF6ADC" w14:textId="77777777" w:rsidR="00D27C9E" w:rsidRPr="004F09C9" w:rsidRDefault="00D27C9E">
      <w:pPr>
        <w:spacing w:line="259" w:lineRule="auto"/>
        <w:ind w:left="3226" w:right="90"/>
        <w:rPr>
          <w:color w:val="000000" w:themeColor="text1"/>
        </w:rPr>
      </w:pPr>
    </w:p>
    <w:p w14:paraId="26A34E38" w14:textId="77777777" w:rsidR="00D27C9E" w:rsidRPr="004F09C9" w:rsidRDefault="00D27C9E">
      <w:pPr>
        <w:spacing w:line="259" w:lineRule="auto"/>
        <w:ind w:left="3226" w:right="90"/>
        <w:rPr>
          <w:color w:val="000000" w:themeColor="text1"/>
        </w:rPr>
      </w:pPr>
    </w:p>
    <w:p w14:paraId="61FC7B14" w14:textId="77777777" w:rsidR="00D27C9E" w:rsidRPr="004F09C9" w:rsidRDefault="00D27C9E">
      <w:pPr>
        <w:spacing w:line="259" w:lineRule="auto"/>
        <w:ind w:left="3226" w:right="90"/>
        <w:rPr>
          <w:color w:val="000000" w:themeColor="text1"/>
        </w:rPr>
      </w:pPr>
    </w:p>
    <w:p w14:paraId="2E0AAC12" w14:textId="77777777" w:rsidR="00D27C9E" w:rsidRPr="004F09C9" w:rsidRDefault="00D27C9E">
      <w:pPr>
        <w:spacing w:line="259" w:lineRule="auto"/>
        <w:ind w:left="3226" w:right="90"/>
        <w:rPr>
          <w:color w:val="000000" w:themeColor="text1"/>
        </w:rPr>
      </w:pPr>
    </w:p>
    <w:p w14:paraId="6A780767" w14:textId="77777777" w:rsidR="00D27C9E" w:rsidRPr="004F09C9" w:rsidRDefault="00D27C9E">
      <w:pPr>
        <w:spacing w:line="259" w:lineRule="auto"/>
        <w:ind w:left="3226" w:right="90"/>
        <w:rPr>
          <w:color w:val="000000" w:themeColor="text1"/>
        </w:rPr>
      </w:pPr>
    </w:p>
    <w:p w14:paraId="19C0E498" w14:textId="77777777" w:rsidR="00D27C9E" w:rsidRPr="004F09C9" w:rsidRDefault="00D27C9E">
      <w:pPr>
        <w:spacing w:line="259" w:lineRule="auto"/>
        <w:ind w:left="3226" w:right="90"/>
        <w:rPr>
          <w:color w:val="000000" w:themeColor="text1"/>
        </w:rPr>
      </w:pPr>
    </w:p>
    <w:p w14:paraId="180E5D75" w14:textId="77777777" w:rsidR="00D27C9E" w:rsidRPr="004F09C9" w:rsidRDefault="00D27C9E">
      <w:pPr>
        <w:spacing w:line="259" w:lineRule="auto"/>
        <w:ind w:left="3226" w:right="90"/>
        <w:rPr>
          <w:color w:val="000000" w:themeColor="text1"/>
        </w:rPr>
      </w:pPr>
    </w:p>
    <w:p w14:paraId="7A241ADB" w14:textId="77777777" w:rsidR="00D27C9E" w:rsidRPr="004F09C9" w:rsidRDefault="00D27C9E">
      <w:pPr>
        <w:spacing w:line="259" w:lineRule="auto"/>
        <w:ind w:left="3226" w:right="90"/>
        <w:rPr>
          <w:color w:val="000000" w:themeColor="text1"/>
        </w:rPr>
      </w:pPr>
    </w:p>
    <w:p w14:paraId="56273D17" w14:textId="77777777" w:rsidR="00D27C9E" w:rsidRPr="004F09C9" w:rsidRDefault="00D27C9E">
      <w:pPr>
        <w:spacing w:line="259" w:lineRule="auto"/>
        <w:ind w:left="3226" w:right="90"/>
        <w:rPr>
          <w:color w:val="000000" w:themeColor="text1"/>
        </w:rPr>
      </w:pPr>
    </w:p>
    <w:p w14:paraId="3A5F8D2C" w14:textId="77777777" w:rsidR="00D27C9E" w:rsidRPr="004F09C9" w:rsidRDefault="00D27C9E">
      <w:pPr>
        <w:spacing w:line="259" w:lineRule="auto"/>
        <w:ind w:left="3226" w:right="90"/>
        <w:rPr>
          <w:color w:val="000000" w:themeColor="text1"/>
        </w:rPr>
      </w:pPr>
    </w:p>
    <w:p w14:paraId="7EB7A773" w14:textId="77777777" w:rsidR="00D27C9E" w:rsidRPr="004F09C9" w:rsidRDefault="00D27C9E">
      <w:pPr>
        <w:spacing w:line="259" w:lineRule="auto"/>
        <w:ind w:left="3226" w:right="90"/>
        <w:rPr>
          <w:color w:val="000000" w:themeColor="text1"/>
        </w:rPr>
      </w:pPr>
    </w:p>
    <w:p w14:paraId="669FD824" w14:textId="77777777" w:rsidR="00D27C9E" w:rsidRPr="004F09C9" w:rsidRDefault="00D27C9E">
      <w:pPr>
        <w:spacing w:line="259" w:lineRule="auto"/>
        <w:ind w:left="3226" w:right="90"/>
        <w:rPr>
          <w:color w:val="000000" w:themeColor="text1"/>
        </w:rPr>
      </w:pPr>
    </w:p>
    <w:p w14:paraId="1D33D68A" w14:textId="77777777" w:rsidR="00D27C9E" w:rsidRPr="004F09C9" w:rsidRDefault="00D27C9E">
      <w:pPr>
        <w:spacing w:line="259" w:lineRule="auto"/>
        <w:ind w:left="3226" w:right="90"/>
        <w:rPr>
          <w:color w:val="000000" w:themeColor="text1"/>
        </w:rPr>
      </w:pPr>
    </w:p>
    <w:p w14:paraId="68BA3077" w14:textId="77777777" w:rsidR="00D27C9E" w:rsidRPr="004F09C9" w:rsidRDefault="00D27C9E">
      <w:pPr>
        <w:spacing w:line="259" w:lineRule="auto"/>
        <w:ind w:left="3226" w:right="90"/>
        <w:rPr>
          <w:color w:val="000000" w:themeColor="text1"/>
        </w:rPr>
      </w:pPr>
    </w:p>
    <w:p w14:paraId="49E2383F" w14:textId="77777777" w:rsidR="00D27C9E" w:rsidRPr="004F09C9" w:rsidRDefault="00D27C9E">
      <w:pPr>
        <w:spacing w:line="259" w:lineRule="auto"/>
        <w:ind w:left="3226" w:right="90"/>
        <w:rPr>
          <w:color w:val="000000" w:themeColor="text1"/>
        </w:rPr>
      </w:pPr>
    </w:p>
    <w:p w14:paraId="06949BC3" w14:textId="77777777" w:rsidR="00D27C9E" w:rsidRPr="004F09C9" w:rsidRDefault="00D27C9E">
      <w:pPr>
        <w:spacing w:line="259" w:lineRule="auto"/>
        <w:ind w:left="3226" w:right="90"/>
        <w:rPr>
          <w:color w:val="000000" w:themeColor="text1"/>
        </w:rPr>
      </w:pPr>
    </w:p>
    <w:p w14:paraId="0E283746" w14:textId="77777777" w:rsidR="00D27C9E" w:rsidRPr="004F09C9" w:rsidRDefault="00D27C9E">
      <w:pPr>
        <w:spacing w:line="259" w:lineRule="auto"/>
        <w:ind w:left="3226" w:right="90"/>
        <w:rPr>
          <w:color w:val="000000" w:themeColor="text1"/>
        </w:rPr>
      </w:pPr>
    </w:p>
    <w:p w14:paraId="37DD2B15" w14:textId="77777777" w:rsidR="00D27C9E" w:rsidRPr="004F09C9" w:rsidRDefault="00D27C9E">
      <w:pPr>
        <w:spacing w:line="259" w:lineRule="auto"/>
        <w:ind w:left="3226" w:right="90"/>
        <w:rPr>
          <w:color w:val="000000" w:themeColor="text1"/>
        </w:rPr>
      </w:pPr>
    </w:p>
    <w:p w14:paraId="3ACA9660" w14:textId="77777777" w:rsidR="00D27C9E" w:rsidRPr="004F09C9" w:rsidRDefault="00D27C9E">
      <w:pPr>
        <w:spacing w:line="259" w:lineRule="auto"/>
        <w:ind w:left="3226" w:right="90"/>
        <w:rPr>
          <w:color w:val="000000" w:themeColor="text1"/>
        </w:rPr>
      </w:pPr>
    </w:p>
    <w:p w14:paraId="08F7C13D" w14:textId="77777777" w:rsidR="00D27C9E" w:rsidRPr="004F09C9" w:rsidRDefault="00D27C9E">
      <w:pPr>
        <w:spacing w:line="259" w:lineRule="auto"/>
        <w:ind w:left="3226" w:right="90"/>
        <w:rPr>
          <w:color w:val="000000" w:themeColor="text1"/>
        </w:rPr>
      </w:pPr>
    </w:p>
    <w:p w14:paraId="23BCE4E7" w14:textId="77777777" w:rsidR="00D27C9E" w:rsidRPr="004F09C9" w:rsidRDefault="00D27C9E">
      <w:pPr>
        <w:spacing w:line="259" w:lineRule="auto"/>
        <w:ind w:left="3226" w:right="90"/>
        <w:rPr>
          <w:color w:val="000000" w:themeColor="text1"/>
        </w:rPr>
      </w:pPr>
    </w:p>
    <w:p w14:paraId="20A63E0C" w14:textId="77777777" w:rsidR="00D27C9E" w:rsidRPr="004F09C9" w:rsidRDefault="00D27C9E">
      <w:pPr>
        <w:spacing w:line="259" w:lineRule="auto"/>
        <w:ind w:left="3226" w:right="90"/>
        <w:rPr>
          <w:color w:val="000000" w:themeColor="text1"/>
        </w:rPr>
      </w:pPr>
    </w:p>
    <w:p w14:paraId="24A71AD1" w14:textId="77777777" w:rsidR="00D27C9E" w:rsidRPr="004F09C9" w:rsidRDefault="00D27C9E">
      <w:pPr>
        <w:spacing w:line="259" w:lineRule="auto"/>
        <w:ind w:left="3226" w:right="90"/>
        <w:rPr>
          <w:color w:val="000000" w:themeColor="text1"/>
        </w:rPr>
      </w:pPr>
    </w:p>
    <w:p w14:paraId="39BC9034" w14:textId="77777777" w:rsidR="00D27C9E" w:rsidRPr="004F09C9" w:rsidRDefault="00D27C9E">
      <w:pPr>
        <w:spacing w:line="259" w:lineRule="auto"/>
        <w:ind w:left="3226" w:right="90"/>
        <w:rPr>
          <w:color w:val="000000" w:themeColor="text1"/>
        </w:rPr>
      </w:pPr>
    </w:p>
    <w:p w14:paraId="11F4F149" w14:textId="77777777" w:rsidR="00D27C9E" w:rsidRPr="004F09C9" w:rsidRDefault="00D27C9E">
      <w:pPr>
        <w:spacing w:line="259" w:lineRule="auto"/>
        <w:ind w:left="3226" w:right="90"/>
        <w:rPr>
          <w:color w:val="000000" w:themeColor="text1"/>
        </w:rPr>
      </w:pPr>
    </w:p>
    <w:p w14:paraId="7CD9418D" w14:textId="77777777" w:rsidR="00D27C9E" w:rsidRPr="004F09C9" w:rsidRDefault="00D27C9E">
      <w:pPr>
        <w:spacing w:line="259" w:lineRule="auto"/>
        <w:ind w:left="3226" w:right="90"/>
        <w:rPr>
          <w:color w:val="000000" w:themeColor="text1"/>
        </w:rPr>
      </w:pPr>
    </w:p>
    <w:p w14:paraId="35B4BBBA" w14:textId="77777777" w:rsidR="00D27C9E" w:rsidRPr="004F09C9" w:rsidRDefault="00D27C9E">
      <w:pPr>
        <w:spacing w:line="259" w:lineRule="auto"/>
        <w:ind w:left="3226" w:right="90"/>
        <w:rPr>
          <w:color w:val="000000" w:themeColor="text1"/>
        </w:rPr>
      </w:pPr>
    </w:p>
    <w:p w14:paraId="7192B1FF"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23C38544"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1EDC3E79"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0255675A"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216A8E6F"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0FE70EA6"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2E29A403"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0E85D94A"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3FEDA953" w14:textId="77777777" w:rsidR="006F58EA" w:rsidRPr="004F09C9" w:rsidRDefault="00D27C9E">
      <w:pPr>
        <w:spacing w:after="559" w:line="263" w:lineRule="auto"/>
        <w:jc w:val="center"/>
        <w:rPr>
          <w:color w:val="000000" w:themeColor="text1"/>
        </w:rPr>
      </w:pPr>
      <w:commentRangeStart w:id="2"/>
      <w:r w:rsidRPr="004F09C9">
        <w:rPr>
          <w:color w:val="000000" w:themeColor="text1"/>
        </w:rPr>
        <w:lastRenderedPageBreak/>
        <w:t>TABLE OF CONTENTS</w:t>
      </w:r>
      <w:commentRangeEnd w:id="2"/>
      <w:r w:rsidR="005D0A52">
        <w:rPr>
          <w:rStyle w:val="CommentReference"/>
        </w:rPr>
        <w:commentReference w:id="2"/>
      </w:r>
    </w:p>
    <w:p w14:paraId="1B85ACE5"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72469B90"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19CAE35E"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178150F6"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570BAF9A"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765C96A9"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590CCAED"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5AD1D7EA"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3F55027A"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3B4CCD53"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0C6DBC2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68D8C7B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5F728840"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7E1F81C"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42F8237D"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447639AB"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068F250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C8B163D"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3EE10691"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59C5AB70"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0F4EBB76"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5A7A5430"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21FCA9BA" w14:textId="77777777" w:rsidR="007F6A28" w:rsidRPr="004F09C9" w:rsidRDefault="007F6A28">
      <w:pPr>
        <w:spacing w:after="60" w:line="263" w:lineRule="auto"/>
        <w:jc w:val="center"/>
        <w:rPr>
          <w:color w:val="000000" w:themeColor="text1"/>
        </w:rPr>
      </w:pPr>
    </w:p>
    <w:p w14:paraId="75081ACF" w14:textId="77777777" w:rsidR="006F58EA" w:rsidRPr="004F09C9" w:rsidRDefault="00D27C9E">
      <w:pPr>
        <w:spacing w:after="60" w:line="263" w:lineRule="auto"/>
        <w:jc w:val="center"/>
        <w:rPr>
          <w:color w:val="000000" w:themeColor="text1"/>
        </w:rPr>
      </w:pPr>
      <w:commentRangeStart w:id="3"/>
      <w:r w:rsidRPr="004F09C9">
        <w:rPr>
          <w:color w:val="000000" w:themeColor="text1"/>
        </w:rPr>
        <w:lastRenderedPageBreak/>
        <w:t>LIST OF TABLES</w:t>
      </w:r>
      <w:commentRangeEnd w:id="3"/>
      <w:r w:rsidR="001E7880">
        <w:rPr>
          <w:rStyle w:val="CommentReference"/>
        </w:rPr>
        <w:commentReference w:id="3"/>
      </w:r>
    </w:p>
    <w:p w14:paraId="52F97A06" w14:textId="77777777" w:rsidR="006F58EA" w:rsidRPr="004F09C9" w:rsidRDefault="00D27C9E">
      <w:pPr>
        <w:pStyle w:val="Heading1"/>
        <w:ind w:left="-5"/>
        <w:rPr>
          <w:color w:val="000000" w:themeColor="text1"/>
        </w:rPr>
      </w:pPr>
      <w:r w:rsidRPr="004F09C9">
        <w:rPr>
          <w:color w:val="000000" w:themeColor="text1"/>
        </w:rPr>
        <w:t>Table</w:t>
      </w:r>
    </w:p>
    <w:p w14:paraId="47CB17B7"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555991A9"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6835D37D"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3FF4D1B"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243DF7D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78592C98"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1010C65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6E95F303"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9989A27"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3E5E788D"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49437D6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3D2EE3DC"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4AE84A09"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4C6D1050"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0F17AD20"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1A5952DC" w14:textId="77777777" w:rsidR="007F6A28" w:rsidRPr="004F09C9" w:rsidRDefault="007F6A28">
      <w:pPr>
        <w:spacing w:after="60" w:line="263" w:lineRule="auto"/>
        <w:jc w:val="center"/>
        <w:rPr>
          <w:color w:val="000000" w:themeColor="text1"/>
        </w:rPr>
      </w:pPr>
    </w:p>
    <w:p w14:paraId="6FCC782B" w14:textId="77777777" w:rsidR="007F6A28" w:rsidRPr="004F09C9" w:rsidRDefault="007F6A28">
      <w:pPr>
        <w:spacing w:after="60" w:line="263" w:lineRule="auto"/>
        <w:jc w:val="center"/>
        <w:rPr>
          <w:color w:val="000000" w:themeColor="text1"/>
        </w:rPr>
      </w:pPr>
    </w:p>
    <w:p w14:paraId="122AF6F2" w14:textId="77777777" w:rsidR="007F6A28" w:rsidRPr="004F09C9" w:rsidRDefault="007F6A28">
      <w:pPr>
        <w:spacing w:after="60" w:line="263" w:lineRule="auto"/>
        <w:jc w:val="center"/>
        <w:rPr>
          <w:color w:val="000000" w:themeColor="text1"/>
        </w:rPr>
      </w:pPr>
    </w:p>
    <w:p w14:paraId="155055FE" w14:textId="77777777" w:rsidR="007F6A28" w:rsidRPr="004F09C9" w:rsidRDefault="007F6A28">
      <w:pPr>
        <w:spacing w:after="60" w:line="263" w:lineRule="auto"/>
        <w:jc w:val="center"/>
        <w:rPr>
          <w:color w:val="000000" w:themeColor="text1"/>
        </w:rPr>
      </w:pPr>
    </w:p>
    <w:p w14:paraId="45FFADF7" w14:textId="77777777" w:rsidR="007F6A28" w:rsidRPr="004F09C9" w:rsidRDefault="007F6A28">
      <w:pPr>
        <w:spacing w:after="60" w:line="263" w:lineRule="auto"/>
        <w:jc w:val="center"/>
        <w:rPr>
          <w:color w:val="000000" w:themeColor="text1"/>
        </w:rPr>
      </w:pPr>
    </w:p>
    <w:p w14:paraId="7CC1BB83" w14:textId="77777777" w:rsidR="007F6A28" w:rsidRPr="004F09C9" w:rsidRDefault="007F6A28">
      <w:pPr>
        <w:spacing w:after="60" w:line="263" w:lineRule="auto"/>
        <w:jc w:val="center"/>
        <w:rPr>
          <w:color w:val="000000" w:themeColor="text1"/>
        </w:rPr>
      </w:pPr>
    </w:p>
    <w:p w14:paraId="2F43882D" w14:textId="77777777" w:rsidR="007F6A28" w:rsidRPr="004F09C9" w:rsidRDefault="007F6A28">
      <w:pPr>
        <w:spacing w:after="60" w:line="263" w:lineRule="auto"/>
        <w:jc w:val="center"/>
        <w:rPr>
          <w:color w:val="000000" w:themeColor="text1"/>
        </w:rPr>
      </w:pPr>
    </w:p>
    <w:p w14:paraId="4CCBFC4A" w14:textId="77777777" w:rsidR="007F6A28" w:rsidRPr="004F09C9" w:rsidRDefault="007F6A28">
      <w:pPr>
        <w:spacing w:after="60" w:line="263" w:lineRule="auto"/>
        <w:jc w:val="center"/>
        <w:rPr>
          <w:color w:val="000000" w:themeColor="text1"/>
        </w:rPr>
      </w:pPr>
    </w:p>
    <w:p w14:paraId="489A89D6" w14:textId="77777777" w:rsidR="007F6A28" w:rsidRPr="004F09C9" w:rsidRDefault="007F6A28">
      <w:pPr>
        <w:spacing w:after="60" w:line="263" w:lineRule="auto"/>
        <w:jc w:val="center"/>
        <w:rPr>
          <w:color w:val="000000" w:themeColor="text1"/>
        </w:rPr>
      </w:pPr>
    </w:p>
    <w:p w14:paraId="6BA6A03F" w14:textId="77777777" w:rsidR="007F6A28" w:rsidRPr="004F09C9" w:rsidRDefault="007F6A28">
      <w:pPr>
        <w:spacing w:after="60" w:line="263" w:lineRule="auto"/>
        <w:jc w:val="center"/>
        <w:rPr>
          <w:color w:val="000000" w:themeColor="text1"/>
        </w:rPr>
      </w:pPr>
    </w:p>
    <w:p w14:paraId="725E71FE" w14:textId="77777777" w:rsidR="007F6A28" w:rsidRPr="004F09C9" w:rsidRDefault="007F6A28">
      <w:pPr>
        <w:spacing w:after="60" w:line="263" w:lineRule="auto"/>
        <w:jc w:val="center"/>
        <w:rPr>
          <w:color w:val="000000" w:themeColor="text1"/>
        </w:rPr>
      </w:pPr>
    </w:p>
    <w:p w14:paraId="2C4806B3" w14:textId="77777777" w:rsidR="007F6A28" w:rsidRPr="004F09C9" w:rsidRDefault="007F6A28">
      <w:pPr>
        <w:spacing w:after="60" w:line="263" w:lineRule="auto"/>
        <w:jc w:val="center"/>
        <w:rPr>
          <w:color w:val="000000" w:themeColor="text1"/>
        </w:rPr>
      </w:pPr>
    </w:p>
    <w:p w14:paraId="6235CA61" w14:textId="77777777" w:rsidR="007F6A28" w:rsidRPr="004F09C9" w:rsidRDefault="007F6A28">
      <w:pPr>
        <w:spacing w:after="60" w:line="263" w:lineRule="auto"/>
        <w:jc w:val="center"/>
        <w:rPr>
          <w:color w:val="000000" w:themeColor="text1"/>
        </w:rPr>
      </w:pPr>
    </w:p>
    <w:p w14:paraId="44A1E4C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11D24B3C"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3EF51D1D" w14:textId="77777777">
        <w:trPr>
          <w:trHeight w:val="349"/>
        </w:trPr>
        <w:tc>
          <w:tcPr>
            <w:tcW w:w="9126" w:type="dxa"/>
            <w:tcBorders>
              <w:top w:val="nil"/>
              <w:left w:val="nil"/>
              <w:bottom w:val="nil"/>
              <w:right w:val="nil"/>
            </w:tcBorders>
          </w:tcPr>
          <w:p w14:paraId="4B9D0554"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61E23AC2"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BED3E85" w14:textId="77777777">
        <w:trPr>
          <w:trHeight w:val="478"/>
        </w:trPr>
        <w:tc>
          <w:tcPr>
            <w:tcW w:w="9126" w:type="dxa"/>
            <w:tcBorders>
              <w:top w:val="nil"/>
              <w:left w:val="nil"/>
              <w:bottom w:val="nil"/>
              <w:right w:val="nil"/>
            </w:tcBorders>
            <w:vAlign w:val="center"/>
          </w:tcPr>
          <w:p w14:paraId="5C6AA5F1"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026D088A"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2A39A5F0" w14:textId="77777777">
        <w:trPr>
          <w:trHeight w:val="478"/>
        </w:trPr>
        <w:tc>
          <w:tcPr>
            <w:tcW w:w="9126" w:type="dxa"/>
            <w:tcBorders>
              <w:top w:val="nil"/>
              <w:left w:val="nil"/>
              <w:bottom w:val="nil"/>
              <w:right w:val="nil"/>
            </w:tcBorders>
            <w:vAlign w:val="center"/>
          </w:tcPr>
          <w:p w14:paraId="47844A7C"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392A638B"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1ABD27E8" w14:textId="77777777">
        <w:trPr>
          <w:trHeight w:val="478"/>
        </w:trPr>
        <w:tc>
          <w:tcPr>
            <w:tcW w:w="9126" w:type="dxa"/>
            <w:tcBorders>
              <w:top w:val="nil"/>
              <w:left w:val="nil"/>
              <w:bottom w:val="nil"/>
              <w:right w:val="nil"/>
            </w:tcBorders>
            <w:vAlign w:val="center"/>
          </w:tcPr>
          <w:p w14:paraId="009FA4E2"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07852A87"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1E6E5609" w14:textId="77777777">
        <w:trPr>
          <w:trHeight w:val="862"/>
        </w:trPr>
        <w:tc>
          <w:tcPr>
            <w:tcW w:w="9126" w:type="dxa"/>
            <w:tcBorders>
              <w:top w:val="nil"/>
              <w:left w:val="nil"/>
              <w:bottom w:val="nil"/>
              <w:right w:val="nil"/>
            </w:tcBorders>
          </w:tcPr>
          <w:p w14:paraId="65B0AA5C"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45848106"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07568D10"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052B5391" w14:textId="77777777">
        <w:trPr>
          <w:trHeight w:val="775"/>
        </w:trPr>
        <w:tc>
          <w:tcPr>
            <w:tcW w:w="9126" w:type="dxa"/>
            <w:tcBorders>
              <w:top w:val="nil"/>
              <w:left w:val="nil"/>
              <w:bottom w:val="nil"/>
              <w:right w:val="nil"/>
            </w:tcBorders>
          </w:tcPr>
          <w:p w14:paraId="09E76C18"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0E2A7983"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0E845130"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7AB9D6DA" w14:textId="77777777">
        <w:trPr>
          <w:trHeight w:val="767"/>
        </w:trPr>
        <w:tc>
          <w:tcPr>
            <w:tcW w:w="9126" w:type="dxa"/>
            <w:tcBorders>
              <w:top w:val="nil"/>
              <w:left w:val="nil"/>
              <w:bottom w:val="nil"/>
              <w:right w:val="nil"/>
            </w:tcBorders>
          </w:tcPr>
          <w:p w14:paraId="6A318CD5"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09F4B933"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0C7189A3"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23BC784B" w14:textId="77777777">
        <w:trPr>
          <w:trHeight w:val="767"/>
        </w:trPr>
        <w:tc>
          <w:tcPr>
            <w:tcW w:w="9126" w:type="dxa"/>
            <w:tcBorders>
              <w:top w:val="nil"/>
              <w:left w:val="nil"/>
              <w:bottom w:val="nil"/>
              <w:right w:val="nil"/>
            </w:tcBorders>
          </w:tcPr>
          <w:p w14:paraId="46746294"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79F6AB7E"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71DF7EA"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75B28381" w14:textId="77777777">
        <w:trPr>
          <w:trHeight w:val="759"/>
        </w:trPr>
        <w:tc>
          <w:tcPr>
            <w:tcW w:w="9126" w:type="dxa"/>
            <w:tcBorders>
              <w:top w:val="nil"/>
              <w:left w:val="nil"/>
              <w:bottom w:val="nil"/>
              <w:right w:val="nil"/>
            </w:tcBorders>
          </w:tcPr>
          <w:p w14:paraId="105F9623"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 . . . . . . . . . . .</w:t>
            </w:r>
          </w:p>
          <w:p w14:paraId="3E0F7BBB"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730A858E"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18001EEA" w14:textId="77777777">
        <w:trPr>
          <w:trHeight w:val="767"/>
        </w:trPr>
        <w:tc>
          <w:tcPr>
            <w:tcW w:w="9126" w:type="dxa"/>
            <w:tcBorders>
              <w:top w:val="nil"/>
              <w:left w:val="nil"/>
              <w:bottom w:val="nil"/>
              <w:right w:val="nil"/>
            </w:tcBorders>
          </w:tcPr>
          <w:p w14:paraId="5C6BF3DB"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34770C79"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562657B8"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5BD438E0" w14:textId="77777777">
        <w:trPr>
          <w:trHeight w:val="255"/>
        </w:trPr>
        <w:tc>
          <w:tcPr>
            <w:tcW w:w="9126" w:type="dxa"/>
            <w:tcBorders>
              <w:top w:val="nil"/>
              <w:left w:val="nil"/>
              <w:bottom w:val="nil"/>
              <w:right w:val="nil"/>
            </w:tcBorders>
          </w:tcPr>
          <w:p w14:paraId="57AEAE27"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635C0261"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796C9F4"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6ECE9B03"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071DA839"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17CB3600"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69E366A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53E70264"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6053A6B8"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042FCC5F"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38BFFEBA"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389BF179" w14:textId="77777777" w:rsidR="007F6A28" w:rsidRDefault="007F6A28">
      <w:pPr>
        <w:spacing w:after="0" w:line="263" w:lineRule="auto"/>
        <w:ind w:right="80"/>
        <w:jc w:val="center"/>
        <w:rPr>
          <w:color w:val="000000" w:themeColor="text1"/>
        </w:rPr>
      </w:pPr>
    </w:p>
    <w:p w14:paraId="518B88DF" w14:textId="77777777" w:rsidR="006229D9" w:rsidRDefault="006229D9">
      <w:pPr>
        <w:spacing w:after="0" w:line="263" w:lineRule="auto"/>
        <w:ind w:right="80"/>
        <w:jc w:val="center"/>
        <w:rPr>
          <w:color w:val="000000" w:themeColor="text1"/>
        </w:rPr>
      </w:pPr>
    </w:p>
    <w:p w14:paraId="710EABA6" w14:textId="77777777" w:rsidR="006229D9" w:rsidRDefault="006229D9">
      <w:pPr>
        <w:spacing w:after="0" w:line="263" w:lineRule="auto"/>
        <w:ind w:right="80"/>
        <w:jc w:val="center"/>
        <w:rPr>
          <w:color w:val="000000" w:themeColor="text1"/>
        </w:rPr>
      </w:pPr>
    </w:p>
    <w:p w14:paraId="5ADBFAEF" w14:textId="77777777" w:rsidR="006229D9" w:rsidRDefault="006229D9">
      <w:pPr>
        <w:spacing w:after="0" w:line="263" w:lineRule="auto"/>
        <w:ind w:right="80"/>
        <w:jc w:val="center"/>
        <w:rPr>
          <w:color w:val="000000" w:themeColor="text1"/>
        </w:rPr>
      </w:pPr>
    </w:p>
    <w:p w14:paraId="443697F0" w14:textId="77777777" w:rsidR="006229D9" w:rsidRDefault="006229D9">
      <w:pPr>
        <w:spacing w:after="0" w:line="263" w:lineRule="auto"/>
        <w:ind w:right="80"/>
        <w:jc w:val="center"/>
        <w:rPr>
          <w:color w:val="000000" w:themeColor="text1"/>
        </w:rPr>
      </w:pPr>
    </w:p>
    <w:p w14:paraId="7D6FA85A" w14:textId="77777777" w:rsidR="006229D9" w:rsidRDefault="006229D9">
      <w:pPr>
        <w:spacing w:after="0" w:line="263" w:lineRule="auto"/>
        <w:ind w:right="80"/>
        <w:jc w:val="center"/>
        <w:rPr>
          <w:color w:val="000000" w:themeColor="text1"/>
        </w:rPr>
      </w:pPr>
    </w:p>
    <w:p w14:paraId="3F9A808D" w14:textId="77777777" w:rsidR="006229D9" w:rsidRDefault="006229D9">
      <w:pPr>
        <w:spacing w:after="0" w:line="263" w:lineRule="auto"/>
        <w:ind w:right="80"/>
        <w:jc w:val="center"/>
        <w:rPr>
          <w:color w:val="000000" w:themeColor="text1"/>
        </w:rPr>
      </w:pPr>
    </w:p>
    <w:p w14:paraId="254284CE" w14:textId="77777777" w:rsidR="006229D9" w:rsidRDefault="006229D9">
      <w:pPr>
        <w:spacing w:after="0" w:line="263" w:lineRule="auto"/>
        <w:ind w:right="80"/>
        <w:jc w:val="center"/>
        <w:rPr>
          <w:color w:val="000000" w:themeColor="text1"/>
        </w:rPr>
      </w:pPr>
    </w:p>
    <w:p w14:paraId="03ED95AD" w14:textId="77777777" w:rsidR="006229D9" w:rsidRDefault="006229D9">
      <w:pPr>
        <w:spacing w:after="0" w:line="263" w:lineRule="auto"/>
        <w:ind w:right="80"/>
        <w:jc w:val="center"/>
        <w:rPr>
          <w:color w:val="000000" w:themeColor="text1"/>
        </w:rPr>
      </w:pPr>
    </w:p>
    <w:p w14:paraId="4C93C239" w14:textId="77777777" w:rsidR="006229D9" w:rsidRDefault="006229D9">
      <w:pPr>
        <w:spacing w:after="0" w:line="263" w:lineRule="auto"/>
        <w:ind w:right="80"/>
        <w:jc w:val="center"/>
        <w:rPr>
          <w:color w:val="000000" w:themeColor="text1"/>
        </w:rPr>
      </w:pPr>
    </w:p>
    <w:p w14:paraId="5B8EDD45" w14:textId="77777777" w:rsidR="006229D9" w:rsidRDefault="006229D9">
      <w:pPr>
        <w:spacing w:after="0" w:line="263" w:lineRule="auto"/>
        <w:ind w:right="80"/>
        <w:jc w:val="center"/>
        <w:rPr>
          <w:color w:val="000000" w:themeColor="text1"/>
        </w:rPr>
      </w:pPr>
    </w:p>
    <w:p w14:paraId="12CB94BC" w14:textId="77777777" w:rsidR="006229D9" w:rsidRDefault="006229D9">
      <w:pPr>
        <w:spacing w:after="0" w:line="263" w:lineRule="auto"/>
        <w:ind w:right="80"/>
        <w:jc w:val="center"/>
        <w:rPr>
          <w:color w:val="000000" w:themeColor="text1"/>
        </w:rPr>
      </w:pPr>
    </w:p>
    <w:p w14:paraId="27159CA8" w14:textId="77777777" w:rsidR="006229D9" w:rsidRDefault="006229D9">
      <w:pPr>
        <w:spacing w:after="0" w:line="263" w:lineRule="auto"/>
        <w:ind w:right="80"/>
        <w:jc w:val="center"/>
        <w:rPr>
          <w:color w:val="000000" w:themeColor="text1"/>
        </w:rPr>
      </w:pPr>
    </w:p>
    <w:p w14:paraId="0327A0E4" w14:textId="77777777" w:rsidR="006229D9" w:rsidRDefault="006229D9">
      <w:pPr>
        <w:spacing w:after="0" w:line="263" w:lineRule="auto"/>
        <w:ind w:right="80"/>
        <w:jc w:val="center"/>
        <w:rPr>
          <w:color w:val="000000" w:themeColor="text1"/>
        </w:rPr>
      </w:pPr>
    </w:p>
    <w:p w14:paraId="225405B9" w14:textId="77777777" w:rsidR="006229D9" w:rsidRDefault="006229D9">
      <w:pPr>
        <w:spacing w:after="0" w:line="263" w:lineRule="auto"/>
        <w:ind w:right="80"/>
        <w:jc w:val="center"/>
        <w:rPr>
          <w:color w:val="000000" w:themeColor="text1"/>
        </w:rPr>
      </w:pPr>
    </w:p>
    <w:p w14:paraId="0C6C5B36" w14:textId="77777777" w:rsidR="006229D9" w:rsidRDefault="006229D9">
      <w:pPr>
        <w:spacing w:after="0" w:line="263" w:lineRule="auto"/>
        <w:ind w:right="80"/>
        <w:jc w:val="center"/>
        <w:rPr>
          <w:color w:val="000000" w:themeColor="text1"/>
        </w:rPr>
      </w:pPr>
    </w:p>
    <w:p w14:paraId="33F3D84C" w14:textId="77777777" w:rsidR="006229D9" w:rsidRDefault="006229D9">
      <w:pPr>
        <w:spacing w:after="0" w:line="263" w:lineRule="auto"/>
        <w:ind w:right="80"/>
        <w:jc w:val="center"/>
        <w:rPr>
          <w:color w:val="000000" w:themeColor="text1"/>
        </w:rPr>
      </w:pPr>
    </w:p>
    <w:p w14:paraId="2CBD9F7F" w14:textId="77777777" w:rsidR="006229D9" w:rsidRDefault="006229D9">
      <w:pPr>
        <w:spacing w:after="0" w:line="263" w:lineRule="auto"/>
        <w:ind w:right="80"/>
        <w:jc w:val="center"/>
        <w:rPr>
          <w:color w:val="000000" w:themeColor="text1"/>
        </w:rPr>
      </w:pPr>
    </w:p>
    <w:p w14:paraId="019C9459" w14:textId="77777777" w:rsidR="006229D9" w:rsidRDefault="006229D9">
      <w:pPr>
        <w:spacing w:after="0" w:line="263" w:lineRule="auto"/>
        <w:ind w:right="80"/>
        <w:jc w:val="center"/>
        <w:rPr>
          <w:color w:val="000000" w:themeColor="text1"/>
        </w:rPr>
      </w:pPr>
    </w:p>
    <w:p w14:paraId="6EF3B933" w14:textId="77777777" w:rsidR="006229D9" w:rsidRDefault="006229D9">
      <w:pPr>
        <w:spacing w:after="0" w:line="263" w:lineRule="auto"/>
        <w:ind w:right="80"/>
        <w:jc w:val="center"/>
        <w:rPr>
          <w:color w:val="000000" w:themeColor="text1"/>
        </w:rPr>
      </w:pPr>
    </w:p>
    <w:p w14:paraId="1714D371" w14:textId="77777777" w:rsidR="006229D9" w:rsidRDefault="006229D9">
      <w:pPr>
        <w:spacing w:after="0" w:line="263" w:lineRule="auto"/>
        <w:ind w:right="80"/>
        <w:jc w:val="center"/>
        <w:rPr>
          <w:color w:val="000000" w:themeColor="text1"/>
        </w:rPr>
      </w:pPr>
    </w:p>
    <w:p w14:paraId="15004316" w14:textId="77777777" w:rsidR="006229D9" w:rsidRDefault="006229D9">
      <w:pPr>
        <w:spacing w:after="0" w:line="263" w:lineRule="auto"/>
        <w:ind w:right="80"/>
        <w:jc w:val="center"/>
        <w:rPr>
          <w:color w:val="000000" w:themeColor="text1"/>
        </w:rPr>
      </w:pPr>
    </w:p>
    <w:p w14:paraId="461A5CD6" w14:textId="77777777" w:rsidR="006229D9" w:rsidRDefault="006229D9">
      <w:pPr>
        <w:spacing w:after="0" w:line="263" w:lineRule="auto"/>
        <w:ind w:right="80"/>
        <w:jc w:val="center"/>
        <w:rPr>
          <w:color w:val="000000" w:themeColor="text1"/>
        </w:rPr>
      </w:pPr>
    </w:p>
    <w:p w14:paraId="7C686045" w14:textId="77777777" w:rsidR="006229D9" w:rsidRDefault="006229D9">
      <w:pPr>
        <w:spacing w:after="0" w:line="263" w:lineRule="auto"/>
        <w:ind w:right="80"/>
        <w:jc w:val="center"/>
        <w:rPr>
          <w:color w:val="000000" w:themeColor="text1"/>
        </w:rPr>
      </w:pPr>
    </w:p>
    <w:p w14:paraId="4B4231CC" w14:textId="77777777" w:rsidR="006229D9" w:rsidRDefault="006229D9">
      <w:pPr>
        <w:spacing w:after="0" w:line="263" w:lineRule="auto"/>
        <w:ind w:right="80"/>
        <w:jc w:val="center"/>
        <w:rPr>
          <w:color w:val="000000" w:themeColor="text1"/>
        </w:rPr>
      </w:pPr>
    </w:p>
    <w:p w14:paraId="457D4D54" w14:textId="77777777" w:rsidR="006229D9" w:rsidRDefault="006229D9">
      <w:pPr>
        <w:spacing w:after="0" w:line="263" w:lineRule="auto"/>
        <w:ind w:right="80"/>
        <w:jc w:val="center"/>
        <w:rPr>
          <w:color w:val="000000" w:themeColor="text1"/>
        </w:rPr>
      </w:pPr>
    </w:p>
    <w:p w14:paraId="730C70C5" w14:textId="77777777" w:rsidR="006229D9" w:rsidRDefault="006229D9">
      <w:pPr>
        <w:spacing w:after="0" w:line="263" w:lineRule="auto"/>
        <w:ind w:right="80"/>
        <w:jc w:val="center"/>
        <w:rPr>
          <w:color w:val="000000" w:themeColor="text1"/>
        </w:rPr>
      </w:pPr>
    </w:p>
    <w:p w14:paraId="3F4F2CED" w14:textId="77777777" w:rsidR="006229D9" w:rsidRDefault="006229D9">
      <w:pPr>
        <w:spacing w:after="0" w:line="263" w:lineRule="auto"/>
        <w:ind w:right="80"/>
        <w:jc w:val="center"/>
        <w:rPr>
          <w:color w:val="000000" w:themeColor="text1"/>
        </w:rPr>
      </w:pPr>
    </w:p>
    <w:p w14:paraId="5B7B6793" w14:textId="77777777" w:rsidR="006229D9" w:rsidRDefault="006229D9">
      <w:pPr>
        <w:spacing w:after="0" w:line="263" w:lineRule="auto"/>
        <w:ind w:right="80"/>
        <w:jc w:val="center"/>
        <w:rPr>
          <w:color w:val="000000" w:themeColor="text1"/>
        </w:rPr>
      </w:pPr>
    </w:p>
    <w:p w14:paraId="28414653" w14:textId="77777777" w:rsidR="006229D9" w:rsidRDefault="006229D9">
      <w:pPr>
        <w:spacing w:after="0" w:line="263" w:lineRule="auto"/>
        <w:ind w:right="80"/>
        <w:jc w:val="center"/>
        <w:rPr>
          <w:color w:val="000000" w:themeColor="text1"/>
        </w:rPr>
      </w:pPr>
    </w:p>
    <w:p w14:paraId="6B33A269" w14:textId="77777777" w:rsidR="006229D9" w:rsidRDefault="006229D9">
      <w:pPr>
        <w:spacing w:after="0" w:line="263" w:lineRule="auto"/>
        <w:ind w:right="80"/>
        <w:jc w:val="center"/>
        <w:rPr>
          <w:color w:val="000000" w:themeColor="text1"/>
        </w:rPr>
      </w:pPr>
    </w:p>
    <w:p w14:paraId="36EA8231" w14:textId="77777777" w:rsidR="006229D9" w:rsidRDefault="006229D9">
      <w:pPr>
        <w:spacing w:after="0" w:line="263" w:lineRule="auto"/>
        <w:ind w:right="80"/>
        <w:jc w:val="center"/>
        <w:rPr>
          <w:color w:val="000000" w:themeColor="text1"/>
        </w:rPr>
      </w:pPr>
    </w:p>
    <w:p w14:paraId="5D9168F1" w14:textId="77777777" w:rsidR="006229D9" w:rsidRDefault="006229D9">
      <w:pPr>
        <w:spacing w:after="0" w:line="263" w:lineRule="auto"/>
        <w:ind w:right="80"/>
        <w:jc w:val="center"/>
        <w:rPr>
          <w:color w:val="000000" w:themeColor="text1"/>
        </w:rPr>
      </w:pPr>
    </w:p>
    <w:p w14:paraId="2E73C8E8" w14:textId="77777777" w:rsidR="006229D9" w:rsidRDefault="006229D9">
      <w:pPr>
        <w:spacing w:after="0" w:line="263" w:lineRule="auto"/>
        <w:ind w:right="80"/>
        <w:jc w:val="center"/>
        <w:rPr>
          <w:color w:val="000000" w:themeColor="text1"/>
        </w:rPr>
      </w:pPr>
    </w:p>
    <w:p w14:paraId="2AEF4094" w14:textId="77777777" w:rsidR="007F6A28" w:rsidRPr="004F09C9" w:rsidRDefault="007F6A28" w:rsidP="00F1002A">
      <w:pPr>
        <w:spacing w:after="0" w:line="263" w:lineRule="auto"/>
        <w:ind w:left="0" w:right="80" w:firstLine="0"/>
        <w:rPr>
          <w:color w:val="000000" w:themeColor="text1"/>
        </w:rPr>
      </w:pPr>
    </w:p>
    <w:p w14:paraId="378D2E81" w14:textId="77777777" w:rsidR="00E872D5" w:rsidRPr="004F09C9" w:rsidRDefault="00E872D5" w:rsidP="00E872D5">
      <w:pPr>
        <w:spacing w:after="0" w:line="263" w:lineRule="auto"/>
        <w:ind w:right="80"/>
        <w:jc w:val="center"/>
        <w:rPr>
          <w:color w:val="000000" w:themeColor="text1"/>
        </w:rPr>
      </w:pPr>
      <w:bookmarkStart w:id="4" w:name="_Hlk861126"/>
      <w:r w:rsidRPr="004F09C9">
        <w:rPr>
          <w:color w:val="000000" w:themeColor="text1"/>
        </w:rPr>
        <w:lastRenderedPageBreak/>
        <w:t>CHAPTER 1</w:t>
      </w:r>
    </w:p>
    <w:p w14:paraId="3E3DE24E"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INTRODUCTION</w:t>
      </w:r>
    </w:p>
    <w:p w14:paraId="671FA333" w14:textId="77777777" w:rsidR="00F416C8" w:rsidRDefault="00E872D5" w:rsidP="00FA5558">
      <w:pPr>
        <w:ind w:left="-15" w:right="90" w:firstLine="468"/>
        <w:rPr>
          <w:color w:val="000000" w:themeColor="text1"/>
        </w:rPr>
      </w:pPr>
      <w:r w:rsidRPr="004F09C9">
        <w:rPr>
          <w:color w:val="000000" w:themeColor="text1"/>
        </w:rPr>
        <w:t xml:space="preserve">In temperate regions, seasons cycle predictably between </w:t>
      </w:r>
      <w:r w:rsidR="00B211B5">
        <w:rPr>
          <w:color w:val="000000" w:themeColor="text1"/>
        </w:rPr>
        <w:t xml:space="preserve">warm and humid </w:t>
      </w:r>
      <w:r w:rsidRPr="004F09C9">
        <w:rPr>
          <w:color w:val="000000" w:themeColor="text1"/>
        </w:rPr>
        <w:t xml:space="preserve">spring and summer </w:t>
      </w:r>
      <w:r>
        <w:rPr>
          <w:color w:val="000000" w:themeColor="text1"/>
        </w:rPr>
        <w:t xml:space="preserve">periods </w:t>
      </w:r>
      <w:r w:rsidRPr="004F09C9">
        <w:rPr>
          <w:color w:val="000000" w:themeColor="text1"/>
        </w:rPr>
        <w:t>and fall and winter</w:t>
      </w:r>
      <w:r>
        <w:rPr>
          <w:color w:val="000000" w:themeColor="text1"/>
        </w:rPr>
        <w:t xml:space="preserve"> periods </w:t>
      </w:r>
      <w:r w:rsidR="00B211B5">
        <w:rPr>
          <w:color w:val="000000" w:themeColor="text1"/>
        </w:rPr>
        <w:t xml:space="preserve">when conditions are </w:t>
      </w:r>
      <w:r>
        <w:rPr>
          <w:color w:val="000000" w:themeColor="text1"/>
        </w:rPr>
        <w:t>cold and dry</w:t>
      </w:r>
      <w:r w:rsidRPr="004F09C9">
        <w:rPr>
          <w:color w:val="000000" w:themeColor="text1"/>
        </w:rPr>
        <w:t>.</w:t>
      </w:r>
      <w:r>
        <w:rPr>
          <w:color w:val="000000" w:themeColor="text1"/>
        </w:rPr>
        <w:t xml:space="preserve"> </w:t>
      </w:r>
      <w:r w:rsidRPr="004F09C9">
        <w:rPr>
          <w:color w:val="000000" w:themeColor="text1"/>
        </w:rPr>
        <w:t>During the warm season</w:t>
      </w:r>
      <w:r w:rsidR="00E21FFA">
        <w:rPr>
          <w:color w:val="000000" w:themeColor="text1"/>
        </w:rPr>
        <w:t xml:space="preserve"> when conditions are favorable</w:t>
      </w:r>
      <w:r w:rsidR="00B211B5">
        <w:rPr>
          <w:color w:val="000000" w:themeColor="text1"/>
        </w:rPr>
        <w:t xml:space="preserve"> resources like food and water are </w:t>
      </w:r>
      <w:r w:rsidR="00E21FFA">
        <w:rPr>
          <w:color w:val="000000" w:themeColor="text1"/>
        </w:rPr>
        <w:t>more abundant and insects use these resources for growth, development, and reproduction</w:t>
      </w:r>
      <w:r w:rsidRPr="004F09C9">
        <w:rPr>
          <w:color w:val="000000" w:themeColor="text1"/>
        </w:rPr>
        <w:t>.</w:t>
      </w:r>
      <w:r>
        <w:rPr>
          <w:color w:val="000000" w:themeColor="text1"/>
        </w:rPr>
        <w:t xml:space="preserve"> </w:t>
      </w:r>
      <w:r w:rsidRPr="004F09C9">
        <w:rPr>
          <w:color w:val="000000" w:themeColor="text1"/>
        </w:rPr>
        <w:t>As temperatures decline in the fall and winter</w:t>
      </w:r>
      <w:r w:rsidR="00E21FFA">
        <w:rPr>
          <w:color w:val="000000" w:themeColor="text1"/>
        </w:rPr>
        <w:t xml:space="preserve"> conditions are unfavorable and temperate-</w:t>
      </w:r>
      <w:r>
        <w:rPr>
          <w:color w:val="000000" w:themeColor="text1"/>
        </w:rPr>
        <w:t>living</w:t>
      </w:r>
      <w:r w:rsidR="00E21FFA">
        <w:rPr>
          <w:color w:val="000000" w:themeColor="text1"/>
        </w:rPr>
        <w:t>-insects experience</w:t>
      </w:r>
      <w:r w:rsidRPr="004F09C9">
        <w:rPr>
          <w:color w:val="000000" w:themeColor="text1"/>
        </w:rPr>
        <w:t xml:space="preserve"> low temperatures </w:t>
      </w:r>
      <w:r w:rsidR="00E21FFA">
        <w:rPr>
          <w:color w:val="000000" w:themeColor="text1"/>
        </w:rPr>
        <w:t>which can</w:t>
      </w:r>
      <w:r w:rsidR="00E21FFA" w:rsidRPr="004F09C9">
        <w:rPr>
          <w:color w:val="000000" w:themeColor="text1"/>
        </w:rPr>
        <w:t xml:space="preserve"> </w:t>
      </w:r>
      <w:r w:rsidRPr="004F09C9">
        <w:rPr>
          <w:color w:val="000000" w:themeColor="text1"/>
        </w:rPr>
        <w:t>reduce metabolic activity</w:t>
      </w:r>
      <w:r w:rsidR="00E21FFA">
        <w:rPr>
          <w:color w:val="000000" w:themeColor="text1"/>
        </w:rPr>
        <w:t xml:space="preserve"> and make </w:t>
      </w:r>
      <w:r w:rsidRPr="004F09C9">
        <w:rPr>
          <w:color w:val="000000" w:themeColor="text1"/>
        </w:rPr>
        <w:t>continued activity challenging or even impossible.</w:t>
      </w:r>
      <w:r>
        <w:rPr>
          <w:color w:val="000000" w:themeColor="text1"/>
        </w:rPr>
        <w:t xml:space="preserve"> </w:t>
      </w:r>
      <w:r w:rsidRPr="004F09C9">
        <w:rPr>
          <w:color w:val="000000" w:themeColor="text1"/>
        </w:rPr>
        <w:t xml:space="preserve">Some insects have evolved seasonal dormancy (diapause) as a strategy to protect themselves from the unfavorable winter environment. Diapause is a genetically regulated and environmentally influenced alternative developmental trajectory initiated before the onset of winter and during a species-specific life stage (Koštál, 2006). By monitoring environmentally consistent cues that cycle with seasonality, insects can reliably predict, prepare for, and protect themselves from unfavorable changes in seasonal temperature and resource availability </w:t>
      </w:r>
      <w:r w:rsidR="00F416C8">
        <w:rPr>
          <w:color w:val="000000" w:themeColor="text1"/>
        </w:rPr>
        <w:t xml:space="preserve">through the initiation of </w:t>
      </w:r>
      <w:r w:rsidRPr="004F09C9">
        <w:rPr>
          <w:color w:val="000000" w:themeColor="text1"/>
        </w:rPr>
        <w:t xml:space="preserve">diapause. </w:t>
      </w:r>
      <w:r w:rsidR="00F416C8">
        <w:rPr>
          <w:color w:val="000000" w:themeColor="text1"/>
        </w:rPr>
        <w:t>V</w:t>
      </w:r>
      <w:r w:rsidRPr="004F09C9">
        <w:rPr>
          <w:color w:val="000000" w:themeColor="text1"/>
        </w:rPr>
        <w:t>ariation in diapause-associated life history traits both within and among species</w:t>
      </w:r>
      <w:r w:rsidR="00F416C8">
        <w:rPr>
          <w:color w:val="000000" w:themeColor="text1"/>
        </w:rPr>
        <w:t xml:space="preserve"> </w:t>
      </w:r>
      <w:r w:rsidR="00F416C8" w:rsidRPr="004F09C9">
        <w:rPr>
          <w:color w:val="000000" w:themeColor="text1"/>
        </w:rPr>
        <w:t>may serve to synchronize insect life histories with predictable seasonal change</w:t>
      </w:r>
      <w:r w:rsidRPr="004F09C9">
        <w:rPr>
          <w:color w:val="000000" w:themeColor="text1"/>
        </w:rPr>
        <w:t xml:space="preserve"> </w:t>
      </w:r>
      <w:r>
        <w:rPr>
          <w:color w:val="000000" w:themeColor="text1"/>
        </w:rPr>
        <w:t>is critical for the evolution of diapause through natural selection</w:t>
      </w:r>
      <w:r w:rsidRPr="004F09C9">
        <w:rPr>
          <w:color w:val="000000" w:themeColor="text1"/>
        </w:rPr>
        <w:t>.</w:t>
      </w:r>
      <w:r w:rsidR="00F416C8">
        <w:rPr>
          <w:color w:val="000000" w:themeColor="text1"/>
        </w:rPr>
        <w:t xml:space="preserve"> </w:t>
      </w:r>
    </w:p>
    <w:p w14:paraId="43C4C5B3" w14:textId="77777777" w:rsidR="00E872D5" w:rsidRPr="004F09C9" w:rsidRDefault="00FA5558" w:rsidP="00E872D5">
      <w:pPr>
        <w:ind w:left="-15" w:right="90" w:firstLine="468"/>
        <w:rPr>
          <w:color w:val="000000" w:themeColor="text1"/>
        </w:rPr>
      </w:pPr>
      <w:r>
        <w:rPr>
          <w:color w:val="000000" w:themeColor="text1"/>
        </w:rPr>
        <w:t xml:space="preserve">Generally, </w:t>
      </w:r>
      <w:r w:rsidR="00E872D5" w:rsidRPr="004F09C9">
        <w:rPr>
          <w:color w:val="000000" w:themeColor="text1"/>
        </w:rPr>
        <w:t xml:space="preserve">temperate insects use photoperiod alone or in concert with other environmental cues, </w:t>
      </w:r>
      <w:r w:rsidR="00E872D5">
        <w:rPr>
          <w:color w:val="000000" w:themeColor="text1"/>
        </w:rPr>
        <w:t>such as</w:t>
      </w:r>
      <w:r w:rsidR="00E872D5" w:rsidRPr="004F09C9">
        <w:rPr>
          <w:color w:val="000000" w:themeColor="text1"/>
        </w:rPr>
        <w:t xml:space="preserve"> temperature or host-plant quality, </w:t>
      </w:r>
      <w:r w:rsidR="002C384F">
        <w:rPr>
          <w:color w:val="000000" w:themeColor="text1"/>
        </w:rPr>
        <w:t>t</w:t>
      </w:r>
      <w:r w:rsidR="002C384F" w:rsidRPr="004F09C9">
        <w:rPr>
          <w:color w:val="000000" w:themeColor="text1"/>
        </w:rPr>
        <w:t>o predict seasonal change</w:t>
      </w:r>
      <w:r w:rsidR="002C384F">
        <w:rPr>
          <w:color w:val="000000" w:themeColor="text1"/>
        </w:rPr>
        <w:t xml:space="preserve"> and</w:t>
      </w:r>
      <w:r w:rsidR="00E872D5" w:rsidRPr="004F09C9">
        <w:rPr>
          <w:color w:val="000000" w:themeColor="text1"/>
        </w:rPr>
        <w:t xml:space="preserve"> induce diapause before arrival of prolonged seasonal stress.</w:t>
      </w:r>
      <w:r w:rsidR="00E872D5">
        <w:rPr>
          <w:color w:val="000000" w:themeColor="text1"/>
        </w:rPr>
        <w:t xml:space="preserve"> </w:t>
      </w:r>
      <w:r w:rsidR="00E872D5" w:rsidRPr="004F09C9">
        <w:rPr>
          <w:color w:val="000000" w:themeColor="text1"/>
        </w:rPr>
        <w:t>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t>
      </w:r>
    </w:p>
    <w:p w14:paraId="6EE14CA0" w14:textId="77777777" w:rsidR="00E872D5" w:rsidRDefault="00E872D5" w:rsidP="00E872D5">
      <w:pPr>
        <w:ind w:left="-15" w:right="90" w:firstLine="468"/>
        <w:rPr>
          <w:color w:val="000000" w:themeColor="text1"/>
        </w:rPr>
      </w:pPr>
      <w:r w:rsidRPr="004F09C9">
        <w:rPr>
          <w:color w:val="000000" w:themeColor="text1"/>
        </w:rPr>
        <w:lastRenderedPageBreak/>
        <w:t xml:space="preserve">The onset of diapause is generally marked by the suspension of development, a reduction in metabolic activity, and </w:t>
      </w:r>
      <w:r>
        <w:rPr>
          <w:color w:val="000000" w:themeColor="text1"/>
        </w:rPr>
        <w:t>a cessation of feeding</w:t>
      </w:r>
      <w:r w:rsidRPr="004F09C9">
        <w:rPr>
          <w:color w:val="000000" w:themeColor="text1"/>
        </w:rPr>
        <w:t xml:space="preserve"> (Hahn and Denlinger, 2007; Koštál,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r>
        <w:rPr>
          <w:color w:val="000000" w:themeColor="text1"/>
        </w:rPr>
        <w:t xml:space="preserve"> </w:t>
      </w:r>
      <w:r w:rsidRPr="004F09C9">
        <w:rPr>
          <w:color w:val="000000" w:themeColor="text1"/>
        </w:rPr>
        <w:t>In preparation for diapause many insects store additional lipids to use as fuel, however nutrition is also stored in the form of carbohydrates and proteins (Arrese and Soulages, 2010; Hahn and Denlinger, 2007). If the onset of diapause occurs before the favorable season ends it will limit an insect</w:t>
      </w:r>
      <w:r>
        <w:rPr>
          <w:color w:val="000000" w:themeColor="text1"/>
        </w:rPr>
        <w:t>’</w:t>
      </w:r>
      <w:r w:rsidRPr="004F09C9">
        <w:rPr>
          <w:color w:val="000000" w:themeColor="text1"/>
        </w:rPr>
        <w: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544585D8" w14:textId="77777777" w:rsidR="00E872D5" w:rsidRDefault="00E872D5" w:rsidP="00E872D5">
      <w:pPr>
        <w:ind w:left="0" w:right="90" w:firstLine="0"/>
        <w:rPr>
          <w:color w:val="000000" w:themeColor="text1"/>
        </w:rPr>
      </w:pPr>
      <w:r>
        <w:rPr>
          <w:color w:val="000000" w:themeColor="text1"/>
        </w:rPr>
        <w:tab/>
      </w:r>
      <w:commentRangeStart w:id="5"/>
      <w:r>
        <w:rPr>
          <w:color w:val="000000" w:themeColor="text1"/>
        </w:rPr>
        <w:t>This research is broadly designed to address the following questions: what factors affect dormancy and life history synchronization with seasonal variation, and, to what degree does environmental variation alter the formation of genotypes?</w:t>
      </w:r>
      <w:commentRangeEnd w:id="5"/>
      <w:r>
        <w:rPr>
          <w:rStyle w:val="CommentReference"/>
        </w:rPr>
        <w:commentReference w:id="5"/>
      </w:r>
      <w:r>
        <w:rPr>
          <w:color w:val="000000" w:themeColor="text1"/>
        </w:rPr>
        <w:t xml:space="preserve"> </w:t>
      </w:r>
    </w:p>
    <w:p w14:paraId="0A2C82B8" w14:textId="77777777" w:rsidR="00B134B2" w:rsidRPr="00B134B2" w:rsidRDefault="00B134B2" w:rsidP="00E819EC">
      <w:pPr>
        <w:ind w:left="0" w:right="90" w:firstLine="720"/>
        <w:rPr>
          <w:color w:val="000000" w:themeColor="text1"/>
        </w:rPr>
      </w:pPr>
      <w:r w:rsidRPr="00B134B2">
        <w:rPr>
          <w:color w:val="000000" w:themeColor="text1"/>
        </w:rPr>
        <w:t xml:space="preserve">Animal performance is influenced by the thermal conditions they experience in their environments and increased temperatures could affect animals either positively or negatively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this is the temperature where performance is maximized. The range of temperatures where the performance of an insect is half of the thermal optimum represents the thermal breadth. Finally, the range of </w:t>
      </w:r>
      <w:r w:rsidRPr="00B134B2">
        <w:rPr>
          <w:color w:val="000000" w:themeColor="text1"/>
        </w:rPr>
        <w:lastRenderedPageBreak/>
        <w:t xml:space="preserve">temperatures within which any performance is permitted is an insect’s thermal tolerance range.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689F78C0" w14:textId="77777777" w:rsidR="00B134B2" w:rsidRPr="00B134B2" w:rsidRDefault="00B134B2" w:rsidP="00E819EC">
      <w:pPr>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xml:space="preserve">. Warmer temperatures could shrink the southern distribution of losing populations, reducing their population size. Insects that are unable to shift their geographic range of their population or unable to tolerate increasing temperatures in their current environment could be losers. </w:t>
      </w:r>
    </w:p>
    <w:p w14:paraId="48E84886" w14:textId="77777777" w:rsidR="00B134B2" w:rsidRPr="00B134B2" w:rsidRDefault="00B134B2" w:rsidP="00E819EC">
      <w:pPr>
        <w:ind w:left="0" w:right="90" w:firstLine="720"/>
        <w:rPr>
          <w:color w:val="000000" w:themeColor="text1"/>
        </w:rPr>
      </w:pPr>
      <w:r w:rsidRPr="00B134B2">
        <w:rPr>
          <w:color w:val="000000" w:themeColor="text1"/>
        </w:rPr>
        <w:t xml:space="preserve">Winners could experience a net increase in both population size and geographical range with more individuals spread across more geography. Winners could also experience a northern shift of their entire geographical range with no change in population size. In Europe, changes in ranges have been observed in 35 species of non-migratory butterfly species.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p>
    <w:p w14:paraId="1233104E" w14:textId="77777777" w:rsidR="00B134B2" w:rsidRPr="00B134B2" w:rsidRDefault="00B134B2" w:rsidP="00E819EC">
      <w:pPr>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w:t>
      </w:r>
      <w:r w:rsidRPr="00B134B2">
        <w:rPr>
          <w:color w:val="000000" w:themeColor="text1"/>
        </w:rPr>
        <w:lastRenderedPageBreak/>
        <w:t xml:space="preserve">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In the tropics, environmental temperatures vary little relative to temperatures in temperate regions and insects in tropical regions experience temperatures 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 xml:space="preserve">as climate warms. </w:t>
      </w:r>
    </w:p>
    <w:p w14:paraId="4C0528B9" w14:textId="77777777" w:rsidR="00B134B2" w:rsidRPr="00B134B2" w:rsidRDefault="00B134B2" w:rsidP="00E819EC">
      <w:pPr>
        <w:ind w:left="0" w:right="90" w:firstLine="720"/>
        <w:rPr>
          <w:color w:val="000000" w:themeColor="text1"/>
        </w:rPr>
      </w:pPr>
      <w:r w:rsidRPr="00B134B2">
        <w:rPr>
          <w:color w:val="000000" w:themeColor="text1"/>
        </w:rPr>
        <w:t xml:space="preserve">Seasonal changes in temperature are cyclic and correspondingly can delimit the availability of resources, like host plants for phytophagous insects. For plants and animals alike, temperature has a strong influence on their growth and performance, but daily temperatures can fluctuate from year to year. The ability to reliably predict seasonal changes is probably one of the most important challenges all organisms encounter. </w:t>
      </w:r>
    </w:p>
    <w:p w14:paraId="7CF8175F" w14:textId="77777777" w:rsidR="00B134B2" w:rsidRPr="00B134B2" w:rsidRDefault="00B134B2" w:rsidP="00E819EC">
      <w:pPr>
        <w:ind w:left="0" w:right="90" w:firstLine="720"/>
        <w:rPr>
          <w:color w:val="000000" w:themeColor="text1"/>
        </w:rPr>
      </w:pPr>
      <w:r w:rsidRPr="00B134B2">
        <w:rPr>
          <w:color w:val="000000" w:themeColor="text1"/>
        </w:rPr>
        <w:t xml:space="preserve">To prepare for seasonal changes in temperature, many plants and animals synchronize their development using other environmental cues that consistently cycle with seasonal temperature changes. In the temperate regions farther from the equator, photoperiod consistently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xml:space="preserve">. During the summer, photoperiod is long and increases as latitude increases; while in the winter, photoperiod is short and decreases as latitude increases. Insects in temperate regions use the consistent, incremental changes in photoperiod at specific latitudes to synchronize their life histories with the availability of resources in their environment. With growing seasons beginning earlier and ending later each year as climate changes, a hypothetical photoperiod of 13 hours that previously indicated the average beginning of the growing season could, as temperatures increase, indicate on average the second week of the growing season instead. Warmer seasonal temperatures will uncouple photoperiod from seasonal changes in temperature and resource availability. Insects that depend on photoperiod to make life history </w:t>
      </w:r>
      <w:r w:rsidRPr="00B134B2">
        <w:rPr>
          <w:color w:val="000000" w:themeColor="text1"/>
        </w:rPr>
        <w:lastRenderedPageBreak/>
        <w:t xml:space="preserve">decisions, but cannot adjust to the warmer temperatures approximated by photoperiod, could lose. </w:t>
      </w:r>
    </w:p>
    <w:p w14:paraId="54A5935E" w14:textId="77777777" w:rsidR="00B134B2" w:rsidRPr="00B134B2" w:rsidRDefault="00B134B2" w:rsidP="00E819EC">
      <w:pPr>
        <w:ind w:left="0" w:right="90" w:firstLine="720"/>
        <w:rPr>
          <w:color w:val="000000" w:themeColor="text1"/>
        </w:rPr>
      </w:pPr>
      <w:r w:rsidRPr="00B134B2">
        <w:rPr>
          <w:color w:val="000000" w:themeColor="text1"/>
        </w:rPr>
        <w:t xml:space="preserve">Photoperiod, like temperature, is an important environmental cue that insects use to make life history decisions. While warming northern latitudes do offer climate change winners the opportunity to shift their population distributions and ranges. Those insects that experience range shifts will be exposed to environmental cues, like photoperiod, that are intrinsic to these northern latitudes. Winners could be pre-adjusted or could adjust to these shifted cues in the environments they relocate into through phenotypic plasticity or evolutionary adaptation.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Failure to adjust to the photoperiods of these warmer northern latitudes could negatively impact the timing of life history events for those shifted populations, turning winners into losers.</w:t>
      </w:r>
    </w:p>
    <w:p w14:paraId="6F1360BA" w14:textId="77777777" w:rsidR="00B134B2" w:rsidRPr="00B134B2" w:rsidRDefault="00B134B2" w:rsidP="00E819EC">
      <w:pPr>
        <w:ind w:left="0" w:right="90" w:firstLine="720"/>
        <w:rPr>
          <w:color w:val="000000" w:themeColor="text1"/>
        </w:rPr>
      </w:pPr>
      <w:r w:rsidRPr="00B134B2">
        <w:rPr>
          <w:color w:val="000000" w:themeColor="text1"/>
        </w:rPr>
        <w:t xml:space="preserve">To ensure their survival, organisms must monitor both their internal condition as well as the external environment, and respond to changes in those environments as they occur. Insects must actively work to avoid conditions that become too stressful and take advantage of conditions that are favorable. Environmental stress that occurs over a relatively short period of time can be categorized as acute stress, while stress that occurs over a relatively prolonged period can be considered chronically stressful. Stress in an insect’s natural environment could be any condition that, if encountered, impacts growth, reproduction, or survival. Common environmental stresses for insects include extreme temperatures, ice, desiccation, and reductions in the availability of food. In general, dormancy is a state of metabolic and developmental suppression many insects use to mitigate the effects of both acute and chronic seasonal stress they encounter in their environment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As temperatures rise, winning insects could express phenotypic plasticity or experience evolutionary adaptations in their dormancy strategy to adjust to the shifting landscape of seasonally stressful environmental conditions. </w:t>
      </w:r>
    </w:p>
    <w:p w14:paraId="5572A8C5" w14:textId="77777777" w:rsidR="00B134B2" w:rsidRPr="00B134B2" w:rsidRDefault="00B134B2" w:rsidP="00E819EC">
      <w:pPr>
        <w:ind w:left="0" w:right="90" w:firstLine="720"/>
        <w:rPr>
          <w:color w:val="000000" w:themeColor="text1"/>
        </w:rPr>
      </w:pPr>
      <w:r w:rsidRPr="00B134B2">
        <w:rPr>
          <w:color w:val="000000" w:themeColor="text1"/>
        </w:rPr>
        <w:lastRenderedPageBreak/>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Once the stress is relieved (provided the exposure was not too extensive), quiescence is reversed and the insect’s activity can resume after some period of recovery. Seasonal temperature change is a common long-term stress that insects encounter in their environment. To avoid or mitigate the consequences of predictable seasonal environmental stress, many insects use diapause. For most temperate insects, maintaining a suitable metabolic rate for continued development becomes challenging when temperatures fall too low. Further, as resource availability declines, they struggle to acquire enough energy to fuel metabolism, growth, and development. Diapause is one way that insects can protect themselves from these predictable and chronic seasonal stresses. However, unlike quiescence, diapause is generally induced well before their environment degrades and becomes stressful. Diapause is a genetically regulated, environmentally influenced alternative developmental trajectory that is usually marked by metabolic suppression and arrested development in a specific life stage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By monitoring environmentally consistent cues that cycle with seasonality, insects can reliably predict, prepare for, and protect themselves from seasonal changes in temperature by inducing diapause. </w:t>
      </w:r>
    </w:p>
    <w:p w14:paraId="2AC1684E" w14:textId="77777777" w:rsidR="00B134B2" w:rsidRPr="00B134B2" w:rsidRDefault="00B134B2" w:rsidP="00E819EC">
      <w:pPr>
        <w:ind w:left="0" w:right="90" w:firstLine="720"/>
        <w:rPr>
          <w:color w:val="000000" w:themeColor="text1"/>
        </w:rPr>
      </w:pPr>
      <w:r w:rsidRPr="00B134B2">
        <w:rPr>
          <w:color w:val="000000" w:themeColor="text1"/>
        </w:rPr>
        <w:t xml:space="preserve">Within a single insect species, the environmental cues that stimulate diapause, the life stages sensitive to those cues, and the resulting diapause phenotype are typically consistent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The traits that mark diapause are largely genetically determined and highly heritable. The developmental stage when diapause occurs can vary from species to species or can even vary among populations within a species. Variation in diapause life stage aside, the diapause developmental trajectory always has three sequential stages: pre-diapause, diapause, and post-diapause. Before diapause can be induced, an individual must reach a genetically determined sensitive period. Sensitive insects can perceive the environmental cue or cues that induce diapause, and during this period they are physiologically competent to respond to that cue or cues. During pre-diapause, the sensitive stage perceives the necessary </w:t>
      </w:r>
      <w:r w:rsidRPr="00B134B2">
        <w:rPr>
          <w:color w:val="000000" w:themeColor="text1"/>
        </w:rPr>
        <w:lastRenderedPageBreak/>
        <w:t xml:space="preserve">environmental cue or cues, diapause is induced, and there is a shift away from continuous development and towards the diapause developmental trajectory. </w:t>
      </w:r>
    </w:p>
    <w:p w14:paraId="58CB50E6" w14:textId="77777777" w:rsidR="00B134B2" w:rsidRPr="00B134B2" w:rsidRDefault="00B134B2" w:rsidP="00E819EC">
      <w:pPr>
        <w:ind w:left="0" w:right="90" w:firstLine="720"/>
        <w:rPr>
          <w:color w:val="000000" w:themeColor="text1"/>
        </w:rPr>
      </w:pPr>
      <w:r w:rsidRPr="00B134B2">
        <w:rPr>
          <w:color w:val="000000" w:themeColor="text1"/>
        </w:rPr>
        <w:t xml:space="preserve">During diapause, insects must meet their metabolic energy requirements. However, most insects do not feed during diapause. 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In preparation for diapause, many insects accumulate and store resources in the form of lipids, proteins, and carbohydrates. Because most insects do not feed during diapause, it is imperative that insects accumulate enough resources to meet the energetic demands of the long diapause period. Furthermore, after diapause ends insects must have enough 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Following the successful completion of the diapause preparatory phase, insects enter diapause, progressing through three distinct stages: initiation, maintenance, and termination. </w:t>
      </w:r>
    </w:p>
    <w:p w14:paraId="0AEB7C39" w14:textId="77777777" w:rsidR="00B134B2" w:rsidRPr="00B134B2" w:rsidRDefault="00B134B2" w:rsidP="00E819EC">
      <w:pPr>
        <w:ind w:left="0" w:right="90" w:firstLine="720"/>
        <w:rPr>
          <w:color w:val="000000" w:themeColor="text1"/>
        </w:rPr>
      </w:pPr>
      <w:r w:rsidRPr="00B134B2">
        <w:rPr>
          <w:color w:val="000000" w:themeColor="text1"/>
        </w:rPr>
        <w:t xml:space="preserve">Diapause initiation is generally marked by the suspension of continuous development and a reduction in metabolic activity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 1981, Koštál 2006, Hahn and Denlinger 2007,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diapause continues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Diapause termination is marked by the relief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 When the exogenous factors permissive to growth become available development can resume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p>
    <w:p w14:paraId="07094312" w14:textId="77777777" w:rsidR="00B134B2" w:rsidRPr="00B134B2" w:rsidRDefault="00B134B2" w:rsidP="00E819EC">
      <w:pPr>
        <w:ind w:left="0" w:right="90" w:firstLine="720"/>
        <w:rPr>
          <w:color w:val="000000" w:themeColor="text1"/>
        </w:rPr>
      </w:pPr>
      <w:r w:rsidRPr="00B134B2">
        <w:rPr>
          <w:color w:val="000000" w:themeColor="text1"/>
        </w:rPr>
        <w:t xml:space="preserve">Diapause is an alternative life history trajectory that requires an insect to monitor environmental cues, halt development, and suppress metabolic activity. The timing of diapause </w:t>
      </w:r>
      <w:r w:rsidRPr="00B134B2">
        <w:rPr>
          <w:color w:val="000000" w:themeColor="text1"/>
        </w:rPr>
        <w:lastRenderedPageBreak/>
        <w:t>is crucial because developmental arrest and metabolic suppression can produce profound behavioral and physiological changes. If an insect enters diapause too late they could expose themselves to stressful environmental conditions and if diapause ends too soon the environment may not be suitable for that insect’s growth and development, or mates may not be available for reproduction. The mechanisms controlling diapause timing as an important life history decision are endogenously regulated and typically genetically heritable.</w:t>
      </w:r>
    </w:p>
    <w:p w14:paraId="095EAB09" w14:textId="77777777" w:rsidR="00B134B2" w:rsidRPr="00B134B2" w:rsidRDefault="00B134B2" w:rsidP="00B134B2">
      <w:pPr>
        <w:ind w:left="0" w:right="90" w:firstLine="0"/>
        <w:rPr>
          <w:color w:val="000000" w:themeColor="text1"/>
        </w:rPr>
      </w:pPr>
      <w:r w:rsidRPr="00B134B2">
        <w:rPr>
          <w:color w:val="000000" w:themeColor="text1"/>
        </w:rPr>
        <w:t xml:space="preserve">In temperate regions, warm temperatures persist in the spring and summer. During the warm seasons, insects utilize available food and water to grow, develop, and reproduce. As temperatures decline in the fall and winter, resource availability declines. For insects in temperate regions, low temperatures can greatly reduce metabolic activity making continued activity challenging or even impossible. Consequently, low metabolic activity reduces growth and can eventually cause mortality. Insects in temperate regions generally predict the seasonal change using photoperiod alone or in concert with other environmental cues, like temperature or host-plant quality, to induce diapause and avoid the stress of prolonged seasonal stress in their environments. </w:t>
      </w:r>
    </w:p>
    <w:p w14:paraId="0FD4332B" w14:textId="77777777" w:rsidR="00B134B2" w:rsidRPr="00B134B2" w:rsidRDefault="00B134B2" w:rsidP="00E819EC">
      <w:pPr>
        <w:ind w:left="0" w:right="90" w:firstLine="720"/>
        <w:rPr>
          <w:color w:val="000000" w:themeColor="text1"/>
        </w:rPr>
      </w:pPr>
      <w:r w:rsidRPr="00B134B2">
        <w:rPr>
          <w:color w:val="000000" w:themeColor="text1"/>
        </w:rPr>
        <w:t>As climate changes and average seasonal temperatures increase, the duration of the warm growing season is expected to increase. With growing seasons beginning earlier and ending later, some of the seasonal cues insects use to predict changes in their environment, like photoperiod, will not change. In time, the predictions of those unchanged environmental cues will become decoupled from actual seasonal changes as growing seasons become longer and winter shrinks. Environmental cues that previously signaled the end of the growing season will underestimate the end of the longer growing season. Those insects that adjust to these underestimated predictions to resynchronize their lifecycles with the growing season, either by evolutionary adaptations or phenotypic plasticity in their response to these shifting environmental cues, could win as climate changes.</w:t>
      </w:r>
    </w:p>
    <w:p w14:paraId="5ABBA341" w14:textId="77777777" w:rsidR="00B134B2" w:rsidRPr="00B134B2" w:rsidRDefault="00B134B2" w:rsidP="00E819EC">
      <w:pPr>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proofErr w:type="spellStart"/>
      <w:r w:rsidRPr="00B134B2">
        <w:rPr>
          <w:i/>
          <w:color w:val="000000" w:themeColor="text1"/>
        </w:rPr>
        <w:t>Wyeomyia</w:t>
      </w:r>
      <w:proofErr w:type="spellEnd"/>
      <w:r w:rsidRPr="00B134B2">
        <w:rPr>
          <w:i/>
          <w:color w:val="000000" w:themeColor="text1"/>
        </w:rPr>
        <w:t xml:space="preserve"> smithii</w:t>
      </w:r>
      <w:r w:rsidRPr="00B134B2">
        <w:rPr>
          <w:color w:val="000000" w:themeColor="text1"/>
        </w:rPr>
        <w:t xml:space="preserve">, have shifted their </w:t>
      </w:r>
      <w:r w:rsidRPr="00B134B2">
        <w:rPr>
          <w:color w:val="000000" w:themeColor="text1"/>
        </w:rPr>
        <w:lastRenderedPageBreak/>
        <w:t>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 As larvae, pitcher plant mosquitos grow and develop in the in the water-filled leaves of pitcher plants. These mosquitos inhabit temperate regions as far south as the Gulf of Mexico and as far north as northern Canada. Across this wide latitudinal range, pitcher plant mosquitoes experience their longest growing seasons at the southern end of their range and increasingly shorter growing seasons at more northern latitudes. At the end of the warm growing season, photoperiod gets shorter. Once photoperiod drops below a genetically determined number of light hours, larvae perceive that cue enter the larval diapause developmental trajectory. </w:t>
      </w:r>
    </w:p>
    <w:p w14:paraId="6B72DC03" w14:textId="77777777" w:rsidR="00B134B2" w:rsidRPr="00B134B2" w:rsidRDefault="00B134B2" w:rsidP="00E819EC">
      <w:pPr>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 </w:t>
      </w:r>
      <w:r w:rsidRPr="00B134B2">
        <w:rPr>
          <w:color w:val="000000" w:themeColor="text1"/>
        </w:rPr>
        <w:fldChar w:fldCharType="begin" w:fldLock="1"/>
      </w:r>
      <w:r w:rsidRPr="00B134B2">
        <w:rPr>
          <w:color w:val="000000" w:themeColor="text1"/>
        </w:rPr>
        <w:instrText>ADDIN CSL_CITATION { "citationItems" : [ { "id" : "ITEM-1", "itemData" : { "DOI" : "10.1073/pnas.241391498", "ISBN" : "0027-8424", "ISSN" : "0027-8424", "PMID" : "11698659", "abstract" : "To date, all altered patterns of seasonal interactions observed in insects, birds, amphibians, and plants associated with global warming during the latter half of the 20th century are explicable as variable expressions of plastic phenotypes. Over the last 30 years, the genetically controlled photoperiodic response of the pitcher-plant mosquito, Wyeomyia smithii, has shifted toward shorter, more southern daylengths as growing seasons have become longer. This shift is detectable over a time interval as short as 5 years. Faster evolutionary response has occurred in northern populations where selection is stronger and genetic variation is greater than in southern populations. W. smithii represents an example of actual genetic differentiation of a seasonality trait that is consistent with an adaptive evolutionary response to recent global warming.", "author" : [ { "dropping-particle" : "", "family" : "Bradshaw", "given" : "W E", "non-dropping-particle" : "", "parse-names" : false, "suffix" : "" }, { "dropping-particle" : "", "family" : "Holzapfel", "given" : "C M", "non-dropping-particle" : "", "parse-names" : false, "suffix" : "" } ], "container-title" : "Proceedings of the National Academy of Sciences of the United States of America", "id" : "ITEM-1", "issue" : "25", "issued" : { "date-parts" : [ [ "2001" ] ] }, "page" : "14509-14511", "title" : "Genetic shift in photoperiodic response correlated with global warming.", "type" : "article-journal", "volume" : "98" }, "uris" : [ "http://www.mendeley.com/documents/?uuid=84d8aeea-2795-4761-b7af-7cd5e94b3997" ] } ], "mendeley" : { "formattedCitation" : "(Bradshaw and Holzapfel 2001)", "plainTextFormattedCitation" : "(Bradshaw and Holzapfel 2001)", "previouslyFormattedCitation" : "(Bradshaw and Holzapfel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(Bradshaw and Holzapfel 2001)</w:t>
      </w:r>
      <w:r w:rsidRPr="00B134B2">
        <w:rPr>
          <w:color w:val="000000" w:themeColor="text1"/>
        </w:rPr>
        <w:fldChar w:fldCharType="end"/>
      </w:r>
      <w:r w:rsidRPr="00B134B2">
        <w:rPr>
          <w:color w:val="000000" w:themeColor="text1"/>
        </w:rPr>
        <w:t xml:space="preserve">. In 1972, the critical photoperiod of larvae populations collected at 50 °N, averaged 15.79 hours while the critical photoperiod of larvae populations collected in 1996 at the same latitude averaged 15.19 hours. </w:t>
      </w:r>
    </w:p>
    <w:p w14:paraId="306F5268" w14:textId="77777777" w:rsidR="00B134B2" w:rsidRPr="00B134B2" w:rsidRDefault="00B134B2" w:rsidP="00B134B2">
      <w:pPr>
        <w:ind w:left="0" w:right="90" w:firstLine="0"/>
        <w:rPr>
          <w:color w:val="000000" w:themeColor="text1"/>
        </w:rPr>
      </w:pPr>
      <w:r w:rsidRPr="00B134B2">
        <w:rPr>
          <w:color w:val="000000" w:themeColor="text1"/>
        </w:rPr>
        <w:t xml:space="preserve">Because of the rigor with which these experiments were conducted and the highly heritable nature of critical photoperiod within this species, these results suggest the populations collected in 1996 have evolved and are now genetically different than populations collected in 1972.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t>
      </w:r>
      <w:r w:rsidRPr="00B134B2">
        <w:rPr>
          <w:color w:val="000000" w:themeColor="text1"/>
        </w:rPr>
        <w:lastRenderedPageBreak/>
        <w:t>warmer seasonal temperatures and longer growing seasons will increase the duration of resource availability. Insects that can adjust to longer growing seasons without compromising the protection of diapause could be winners as climates change.</w:t>
      </w:r>
    </w:p>
    <w:p w14:paraId="39B9283D" w14:textId="77777777" w:rsidR="00B134B2" w:rsidRPr="00B134B2" w:rsidRDefault="00B134B2" w:rsidP="00B134B2">
      <w:pPr>
        <w:ind w:left="0" w:right="90" w:firstLine="0"/>
        <w:rPr>
          <w:b/>
          <w:color w:val="000000" w:themeColor="text1"/>
        </w:rPr>
      </w:pPr>
    </w:p>
    <w:p w14:paraId="0F497871" w14:textId="77777777" w:rsidR="00B134B2" w:rsidRPr="00B134B2" w:rsidRDefault="00B134B2" w:rsidP="00B134B2">
      <w:pPr>
        <w:ind w:left="0" w:right="90" w:firstLine="0"/>
        <w:rPr>
          <w:color w:val="000000" w:themeColor="text1"/>
        </w:rPr>
      </w:pPr>
      <w:r w:rsidRPr="00B134B2">
        <w:rPr>
          <w:b/>
          <w:color w:val="000000" w:themeColor="text1"/>
        </w:rPr>
        <w:t xml:space="preserve">Measuring the Descent into Diapause: </w:t>
      </w:r>
      <w:r w:rsidRPr="00B134B2">
        <w:rPr>
          <w:color w:val="000000" w:themeColor="text1"/>
        </w:rPr>
        <w:t xml:space="preserve">During diapause, temperatures are low and metabolic activity may be suppressed. However, insects can metabolize considerable quantities of nutrients during this period. In preparation for diapause, some insects accumulate large quantities of lipids, amino acids, and/or carbohydrates. For some insects, the nutrients accumulated prior to diapause initiation must also be utilized for metamorphosis or to supplement a restricted diet once diapause is terminated. Lipids, specifically triglycerides, are the predominant source of metabolic energy used during diapause in most species </w:t>
      </w:r>
      <w:r w:rsidRPr="00B134B2">
        <w:rPr>
          <w:color w:val="000000" w:themeColor="text1"/>
        </w:rPr>
        <w:fldChar w:fldCharType="begin" w:fldLock="1"/>
      </w:r>
      <w:r w:rsidRPr="00B134B2">
        <w:rPr>
          <w:color w:val="000000" w:themeColor="text1"/>
        </w:rPr>
        <w:instrText>ADDIN CSL_CITATION { "citationItems" : [ { "id" : "ITEM-1",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"ITEM-1", "issue" : "1", "issued" : { "date-parts" : [ [ "2010" ] ] }, "page" : "207-225", "title" : "Insect Fat Body: Energy, Metabolism, and Regulation", "type" : "article-journal", "volume" : "55" }, "uris" : [ "http://www.mendeley.com/documents/?uuid=f48dce33-5620-4dee-92b7-055c2a96bb9b"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"mendeley" : { "formattedCitation" : "(Arrese and Soulages 2010, Hahn and Denlinger 2011)", "plainTextFormattedCitation" : "(Arrese and Soulages 2010, Hahn and Denlinger 2011)", "previouslyFormattedCitation" : "(Arrese and Soulages 2010, Hahn and Denlinger 2011)"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(Arrese and Soulages 2010, Hahn and Denlinger 2011)</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Amino acids are generally stored as multimeric hexamerin proteins. Hexamerins are specialized proteins that build up in the insect fat body or hemolymph prior to diapause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(Burmester and Scheller 1999)</w:t>
      </w:r>
      <w:r w:rsidRPr="00B134B2">
        <w:rPr>
          <w:color w:val="000000" w:themeColor="text1"/>
        </w:rPr>
        <w:fldChar w:fldCharType="end"/>
      </w:r>
      <w:r w:rsidRPr="00B134B2">
        <w:rPr>
          <w:color w:val="000000" w:themeColor="text1"/>
        </w:rPr>
        <w:t xml:space="preserve">. These large protein complexes function as amino acid reservoirs. During diapause, as metabolic proteins accumulate damage or are destroyed, the amino acids in hexamerins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Carbohydrates are polymerized and stored as glycogen in the fat body or as trehalose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w:t>
      </w:r>
    </w:p>
    <w:p w14:paraId="109E3715" w14:textId="77777777" w:rsidR="00B134B2" w:rsidRPr="00B134B2" w:rsidRDefault="00B134B2" w:rsidP="00E819EC">
      <w:pPr>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pippens </w:t>
      </w:r>
      <w:r w:rsidRPr="00B134B2">
        <w:rPr>
          <w:color w:val="000000" w:themeColor="text1"/>
        </w:rPr>
        <w:t xml:space="preserve">mosquitos reared at 22 °C and under a 9-hour photoperiod accumulate significantly </w:t>
      </w:r>
      <w:r w:rsidRPr="00B134B2">
        <w:rPr>
          <w:color w:val="000000" w:themeColor="text1"/>
        </w:rPr>
        <w:lastRenderedPageBreak/>
        <w:t xml:space="preserve">more lipid in preparation for diapause relative to their non-diapausing conspecifics reared at the same temperature and under a 14-hour photoperiod.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Pr="00B134B2">
        <w:rPr>
          <w:i/>
          <w:color w:val="000000" w:themeColor="text1"/>
        </w:rPr>
        <w:t>Leptinotarsa decimlineata</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20B3E4AB" w14:textId="77777777" w:rsidR="00E872D5" w:rsidRDefault="00B134B2" w:rsidP="00E819EC">
      <w:pPr>
        <w:ind w:left="0" w:right="90" w:firstLine="720"/>
        <w:rPr>
          <w:color w:val="000000" w:themeColor="text1"/>
        </w:rPr>
      </w:pPr>
      <w:r w:rsidRPr="00B134B2">
        <w:rPr>
          <w:color w:val="000000" w:themeColor="text1"/>
        </w:rPr>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Quantifying the metabolic demand for nutrient storage in preparation for diapause as a function of diapause length could provide a way to predict climate change winners and losers as growing seasons increase in duration.  Longer and warmer growing seasons have the potential to increase insect feeding, mating, and voltinism. Climate change will affect insect populations, and how insects respond to climate change will determine which insects are losers and which are winners, ECB is no exception. European corn borer is a major agricultural pest </w:t>
      </w:r>
      <w:r w:rsidRPr="00B134B2">
        <w:rPr>
          <w:color w:val="000000" w:themeColor="text1"/>
        </w:rPr>
        <w:lastRenderedPageBreak/>
        <w:t xml:space="preserve">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Investigating the energy requirements of diapause could expose mechanisms that regulate the timing of this tenuous life history decision. Developing strategies to manipulate the mechanisms regulating the progression of ECB 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is imperative.</w:t>
      </w:r>
    </w:p>
    <w:p w14:paraId="305824E7" w14:textId="77777777" w:rsidR="00E872D5" w:rsidRDefault="00E872D5" w:rsidP="002C384F">
      <w:pPr>
        <w:ind w:left="0" w:right="90" w:firstLine="720"/>
        <w:rPr>
          <w:color w:val="000000" w:themeColor="text1"/>
        </w:rPr>
      </w:pPr>
      <w:commentRangeStart w:id="6"/>
      <w:r w:rsidRPr="004F09C9">
        <w:rPr>
          <w:color w:val="000000" w:themeColor="text1"/>
        </w:rPr>
        <w:t>I expected insects with a longer diapause genotype to store more lipids than insects with a shorter diapause genotype in preparation for diapause (1-1A,</w:t>
      </w:r>
      <w:r>
        <w:rPr>
          <w:color w:val="000000" w:themeColor="text1"/>
        </w:rPr>
        <w:t xml:space="preserve"> </w:t>
      </w:r>
      <w:r w:rsidRPr="004F09C9">
        <w:rPr>
          <w:color w:val="000000" w:themeColor="text1"/>
        </w:rPr>
        <w:t xml:space="preserve">B). </w:t>
      </w:r>
      <w:commentRangeEnd w:id="6"/>
      <w:r>
        <w:rPr>
          <w:rStyle w:val="CommentReference"/>
        </w:rPr>
        <w:commentReference w:id="6"/>
      </w:r>
    </w:p>
    <w:p w14:paraId="408C6EE9" w14:textId="77777777" w:rsidR="00E872D5" w:rsidRPr="004F09C9" w:rsidRDefault="00E872D5" w:rsidP="00E872D5">
      <w:pPr>
        <w:ind w:left="0" w:right="90" w:firstLine="720"/>
        <w:rPr>
          <w:color w:val="000000" w:themeColor="text1"/>
        </w:rPr>
      </w:pPr>
      <w:r w:rsidRPr="004F09C9">
        <w:rPr>
          <w:color w:val="000000" w:themeColor="text1"/>
        </w:rPr>
        <w:br w:type="page"/>
      </w:r>
    </w:p>
    <w:p w14:paraId="6687B4F0"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1841AC8D" wp14:editId="2A8565E8">
            <wp:extent cx="5943633" cy="769175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7F354249" w14:textId="77777777" w:rsidR="00E872D5" w:rsidRPr="004F09C9" w:rsidRDefault="00E872D5" w:rsidP="00E872D5">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393CE853" w14:textId="77777777" w:rsidR="00E872D5" w:rsidRPr="004F09C9" w:rsidRDefault="00E872D5" w:rsidP="00E872D5">
      <w:pPr>
        <w:spacing w:after="0" w:line="263" w:lineRule="auto"/>
        <w:ind w:right="80"/>
        <w:jc w:val="center"/>
        <w:rPr>
          <w:color w:val="000000" w:themeColor="text1"/>
        </w:rPr>
      </w:pPr>
    </w:p>
    <w:p w14:paraId="70A99117" w14:textId="77777777" w:rsidR="00E872D5" w:rsidRPr="004F09C9" w:rsidRDefault="00E872D5" w:rsidP="00E872D5">
      <w:pPr>
        <w:spacing w:after="0" w:line="263" w:lineRule="auto"/>
        <w:ind w:right="80"/>
        <w:jc w:val="center"/>
        <w:rPr>
          <w:color w:val="000000" w:themeColor="text1"/>
        </w:rPr>
      </w:pPr>
    </w:p>
    <w:p w14:paraId="34301080" w14:textId="77777777" w:rsidR="00E872D5" w:rsidRPr="004F09C9" w:rsidRDefault="00E872D5" w:rsidP="00E872D5">
      <w:pPr>
        <w:spacing w:after="0" w:line="263" w:lineRule="auto"/>
        <w:ind w:right="80"/>
        <w:jc w:val="center"/>
        <w:rPr>
          <w:color w:val="000000" w:themeColor="text1"/>
        </w:rPr>
      </w:pPr>
      <w:r w:rsidRPr="004F09C9">
        <w:rPr>
          <w:color w:val="000000" w:themeColor="text1"/>
        </w:rPr>
        <w:lastRenderedPageBreak/>
        <w:t>CHAPTER 2</w:t>
      </w:r>
    </w:p>
    <w:p w14:paraId="32F5BCC4"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85782DF" w14:textId="77777777" w:rsidR="00E872D5" w:rsidRDefault="00E872D5" w:rsidP="00E872D5">
      <w:pPr>
        <w:ind w:left="-15" w:right="90" w:firstLine="468"/>
        <w:rPr>
          <w:color w:val="000000" w:themeColor="text1"/>
        </w:rPr>
      </w:pPr>
      <w:r w:rsidRPr="004F09C9">
        <w:rPr>
          <w:i/>
          <w:color w:val="000000" w:themeColor="text1"/>
        </w:rPr>
        <w:t>Ostrinia nubilalis</w:t>
      </w:r>
      <w:r>
        <w:rPr>
          <w:color w:val="000000" w:themeColor="text1"/>
        </w:rPr>
        <w:t xml:space="preserve"> (Hübner)</w:t>
      </w:r>
      <w:r w:rsidRPr="004F09C9">
        <w:rPr>
          <w:color w:val="000000" w:themeColor="text1"/>
        </w:rPr>
        <w:t xml:space="preserve">, the European corn borer (ECB), is a phytophagous moth in the family Crambidae. </w:t>
      </w:r>
      <w:r>
        <w:rPr>
          <w:color w:val="000000" w:themeColor="text1"/>
        </w:rPr>
        <w:t xml:space="preserve">In North America, </w:t>
      </w:r>
      <w:r w:rsidRPr="004F09C9">
        <w:rPr>
          <w:i/>
          <w:color w:val="000000" w:themeColor="text1"/>
        </w:rPr>
        <w:t xml:space="preserve">O. nubilalis </w:t>
      </w:r>
      <w:r w:rsidRPr="004F09C9">
        <w:rPr>
          <w:color w:val="000000" w:themeColor="text1"/>
        </w:rPr>
        <w:t xml:space="preserve">occurs in most states east of the Rocky Mountains from Canada to the Gulf of Mexico (Beck and Apple, 1961; Bohnenblust and Tooker, 2010; Capinera, 2000). </w:t>
      </w:r>
      <w:r>
        <w:rPr>
          <w:color w:val="000000" w:themeColor="text1"/>
        </w:rPr>
        <w:t xml:space="preserve">Species within </w:t>
      </w:r>
      <w:r w:rsidRPr="00344E94">
        <w:rPr>
          <w:i/>
          <w:color w:val="000000" w:themeColor="text1"/>
        </w:rPr>
        <w:t>Ostrinia</w:t>
      </w:r>
      <w:r>
        <w:rPr>
          <w:color w:val="000000" w:themeColor="text1"/>
        </w:rPr>
        <w:t xml:space="preserve"> are genetically complex, both related to host plant preference (Bethenod et al., 2005; Malausa et al., 2005; Leniaud et al., 2006; Frolov et al., 2012; Bourguet et al., 2014; Calcagno et al., 20</w:t>
      </w:r>
      <w:ins w:id="7" w:author="Brown,James T" w:date="2019-02-14T14:28:00Z">
        <w:r w:rsidR="00D00400">
          <w:rPr>
            <w:color w:val="000000" w:themeColor="text1"/>
          </w:rPr>
          <w:t>0</w:t>
        </w:r>
      </w:ins>
      <w:del w:id="8" w:author="Brown,James T" w:date="2019-02-14T14:28:00Z">
        <w:r w:rsidDel="00D00400">
          <w:rPr>
            <w:color w:val="000000" w:themeColor="text1"/>
          </w:rPr>
          <w:delText>1</w:delText>
        </w:r>
      </w:del>
      <w:r>
        <w:rPr>
          <w:color w:val="000000" w:themeColor="text1"/>
        </w:rPr>
        <w:t>7), sex pheromone production by females (Thomas et al., 2003; Tabata and Ishikawa, 2011; Koutroumpa et al., 2016; Martin et al., 2016), or diapause induction and termination (Showers et al., 1975; McLeod, 1976, 1978; Huang et al., 2013).</w:t>
      </w:r>
    </w:p>
    <w:p w14:paraId="70446C6A" w14:textId="77777777" w:rsidR="00BD12C4" w:rsidRPr="00B134B2" w:rsidRDefault="00BD12C4" w:rsidP="00BD12C4">
      <w:pPr>
        <w:ind w:left="0" w:right="90" w:firstLine="720"/>
        <w:rPr>
          <w:ins w:id="9" w:author="Brown,James T" w:date="2019-02-13T22:47:00Z"/>
          <w:color w:val="000000" w:themeColor="text1"/>
        </w:rPr>
      </w:pPr>
      <w:ins w:id="10" w:author="Brown,James T" w:date="2019-02-13T22:47:00Z">
        <w:r w:rsidRPr="00B134B2">
          <w:rPr>
            <w:i/>
            <w:color w:val="000000" w:themeColor="text1"/>
          </w:rPr>
          <w:t>Ostrinia nubilalis</w:t>
        </w:r>
        <w:r w:rsidRPr="00B134B2">
          <w:rPr>
            <w:color w:val="000000" w:themeColor="text1"/>
          </w:rPr>
          <w:t xml:space="preserve"> (European corn borer) is a naturally occurring insect pest with sympatric populations that are genetically distinct and express diapause phenology that differs in length. These traits make ECB a suitable model to understand the association between diapause timing and nutrient demands. </w:t>
        </w:r>
      </w:ins>
    </w:p>
    <w:p w14:paraId="0C0022AF" w14:textId="77777777" w:rsidR="00BD12C4" w:rsidRPr="00B134B2" w:rsidRDefault="00BD12C4" w:rsidP="00BD12C4">
      <w:pPr>
        <w:ind w:left="0" w:right="90" w:firstLine="720"/>
        <w:rPr>
          <w:ins w:id="11" w:author="Brown,James T" w:date="2019-02-13T22:47:00Z"/>
          <w:color w:val="000000" w:themeColor="text1"/>
        </w:rPr>
      </w:pPr>
      <w:ins w:id="12" w:author="Brown,James T" w:date="2019-02-13T22:47:00Z">
        <w:r w:rsidRPr="00B134B2">
          <w:rPr>
            <w:color w:val="000000" w:themeColor="text1"/>
          </w:rPr>
          <w:t xml:space="preserve">European corn borer (ECB) is a phytophagous lepidopteran that occurs in most states east of the Rocky Mountains from Canada to the Gulf of Mexico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"Capinera", "given" : "John L. (Entomology and Nematology Department)", "non-dropping-particle" : "", "parse-names" : false, "suffix" : "" } ], "id" : "ITEM-1", "issued" : { "date-parts" : [ [ "2000" ] ] }, "title" : "European corn borer scientific name : Ostrinia nubilalis ( H\u00fcbner ) ( Insecta : Lepidoptera : Pyralidae )", "type" : "article-journal" }, "uris" : [ "http://www.mendeley.com/documents/?uuid=8d29277d-6994-4dbd-8d02-205f1842f464" ] }, { "id" : "ITEM-2", "itemData" : { "ISBN" : "E-17-W", "author" : [ { "dropping-particle" : "", "family" : "Bohnenblust", "given" : "Eric", "non-dropping-particle" : "", "parse-names" : false, "suffix" : "" }, { "dropping-particle" : "", "family" : "Tooker", "given" : "John", "non-dropping-particle" : "", "parse-names" : false, "suffix" : "" } ], "id" : "ITEM-2", "issued" : { "date-parts" : [ [ "2010" ] ] }, "title" : "European Corn Borer in Field Corn", "type" : "report" }, "uris" : [ "http://www.mendeley.com/documents/?uuid=40614971-cf1c-3ae8-9755-6bdd9b891b1e" ] }, { "id" : "ITEM-3",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"ITEM-3",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Capinera 2000, Bohnenblust and Tooker 2010)", "plainTextFormattedCitation" : "(Beck and Apple 1961, Capinera 2000, Bohnenblust and Tooker 2010)", "previouslyFormattedCitation" : "(Beck and Apple 1961, Capinera 2000, Bohnenblust and Tooker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 Capinera 2000, Bohnenblust and Tooker 2010)</w:t>
        </w:r>
        <w:r w:rsidRPr="00B134B2">
          <w:rPr>
            <w:color w:val="000000" w:themeColor="text1"/>
          </w:rPr>
          <w:fldChar w:fldCharType="end"/>
        </w:r>
        <w:r w:rsidRPr="00B134B2">
          <w:rPr>
            <w:color w:val="000000" w:themeColor="text1"/>
          </w:rPr>
          <w:t xml:space="preserve">. ECB populations are categorized into strains characterized by voltinism and pheromone composition. Voltinism represents the annual number of generations produced by a population before entering diapause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Across its geographical distribution, ECB populations separate </w:t>
        </w:r>
        <w:proofErr w:type="spellStart"/>
        <w:r w:rsidRPr="00B134B2">
          <w:rPr>
            <w:color w:val="000000" w:themeColor="text1"/>
          </w:rPr>
          <w:t>clinally</w:t>
        </w:r>
        <w:proofErr w:type="spellEnd"/>
        <w:r w:rsidRPr="00B134B2">
          <w:rPr>
            <w:color w:val="000000" w:themeColor="text1"/>
          </w:rPr>
          <w:t xml:space="preserve"> with voltinism increasing from univoltine at the northern edge to bivoltine and subsequently multivoltine populations as latitude decreases </w:t>
        </w:r>
        <w:r w:rsidRPr="00B134B2">
          <w:rPr>
            <w:color w:val="000000" w:themeColor="text1"/>
          </w:rPr>
          <w:fldChar w:fldCharType="begin" w:fldLock="1"/>
        </w:r>
        <w:r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w:t>
        </w:r>
        <w:r w:rsidRPr="00B134B2">
          <w:rPr>
            <w:color w:val="000000" w:themeColor="text1"/>
          </w:rPr>
          <w:fldChar w:fldCharType="end"/>
        </w:r>
        <w:r w:rsidRPr="00B134B2">
          <w:rPr>
            <w:color w:val="000000" w:themeColor="text1"/>
          </w:rPr>
          <w:t xml:space="preserve">. ECB strains are further characterized by the composition of their sex pheromone. Sex pheromone biosynthesis in ECB females involves the </w:t>
        </w:r>
        <w:r w:rsidRPr="00B134B2">
          <w:rPr>
            <w:color w:val="000000" w:themeColor="text1"/>
          </w:rPr>
          <w:sym w:font="Symbol" w:char="F062"/>
        </w:r>
        <w:r w:rsidRPr="00B134B2">
          <w:rPr>
            <w:color w:val="000000" w:themeColor="text1"/>
          </w:rPr>
          <w:t xml:space="preserve">-oxidation of palmitic acid into (E)-11-tetradecenoyl and (Z)-11-tetradecenoyl precursors which can be reduced into their corresponding fatty alcohols then acylated into a pheromone molecule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specific ratio of precursor molecules converted into pheromone differs between two naturally segregating z-chromosome genetic </w:t>
        </w:r>
        <w:r w:rsidRPr="00B134B2">
          <w:rPr>
            <w:color w:val="000000" w:themeColor="text1"/>
          </w:rPr>
          <w:lastRenderedPageBreak/>
          <w:t xml:space="preserve">variants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gene responsible for pheromone synthesis has two different alleles. The higher concentration of (Z)-11-tetradecenyl acetate in the Z strain sex pheromone blend is due to the affinity of (Z)-11-tetradecenoyl precursors to the fatty acid reductase enzyme produced from the </w:t>
        </w:r>
        <w:r w:rsidRPr="00B134B2">
          <w:rPr>
            <w:i/>
            <w:color w:val="000000" w:themeColor="text1"/>
          </w:rPr>
          <w:t xml:space="preserve">pgFAR-Z </w:t>
        </w:r>
        <w:r w:rsidRPr="00B134B2">
          <w:rPr>
            <w:color w:val="000000" w:themeColor="text1"/>
          </w:rPr>
          <w:t xml:space="preserve">allele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Alternatively, the high concentration of (E)-11-tetradecenyl acetate characteristic of the E strain is due to the increased affinity of (E)-11-tetradecenoyl precursors to the fatty acid reductase produced from the </w:t>
        </w:r>
        <w:r w:rsidRPr="00B134B2">
          <w:rPr>
            <w:i/>
            <w:color w:val="000000" w:themeColor="text1"/>
          </w:rPr>
          <w:t>pgFAR-E</w:t>
        </w:r>
        <w:r w:rsidRPr="00B134B2">
          <w:rPr>
            <w:color w:val="000000" w:themeColor="text1"/>
          </w:rPr>
          <w:t xml:space="preserve"> allele</w:t>
        </w:r>
        <w:r w:rsidRPr="00B134B2">
          <w:rPr>
            <w:i/>
            <w:color w:val="000000" w:themeColor="text1"/>
          </w:rPr>
          <w:t xml:space="preserv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w:t>
        </w:r>
      </w:ins>
    </w:p>
    <w:p w14:paraId="7C3F56EE" w14:textId="77777777" w:rsidR="00BD12C4" w:rsidRPr="00B134B2" w:rsidRDefault="00BD12C4" w:rsidP="00BD12C4">
      <w:pPr>
        <w:ind w:left="0" w:right="90" w:firstLine="0"/>
        <w:rPr>
          <w:ins w:id="13" w:author="Brown,James T" w:date="2019-02-13T22:47:00Z"/>
          <w:color w:val="000000" w:themeColor="text1"/>
        </w:rPr>
      </w:pPr>
      <w:ins w:id="14" w:author="Brown,James T" w:date="2019-02-13T22:47:00Z">
        <w:r w:rsidRPr="00B134B2">
          <w:rPr>
            <w:color w:val="000000" w:themeColor="text1"/>
          </w:rPr>
          <w:t xml:space="preserve">The onset of diapause in the species </w:t>
        </w:r>
        <w:r w:rsidRPr="00B134B2">
          <w:rPr>
            <w:i/>
            <w:color w:val="000000" w:themeColor="text1"/>
          </w:rPr>
          <w:t>Ostrinia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During the larval stage, ECB predicts seasonal changes by monitoring changes in photoperiod during the warm growing season. As the growing season comes to an end, photoperiod decreases. Short days perceived by ECB during the 5</w:t>
        </w:r>
        <w:r w:rsidRPr="00B134B2">
          <w:rPr>
            <w:color w:val="000000" w:themeColor="text1"/>
            <w:vertAlign w:val="superscript"/>
          </w:rPr>
          <w:t>th</w:t>
        </w:r>
        <w:r w:rsidRPr="00B134B2">
          <w:rPr>
            <w:color w:val="000000" w:themeColor="text1"/>
          </w:rPr>
          <w:t xml:space="preserve"> instar induce a post-feeding larval diapause. The </w:t>
        </w:r>
        <w:r w:rsidRPr="00B134B2">
          <w:rPr>
            <w:i/>
            <w:color w:val="000000" w:themeColor="text1"/>
          </w:rPr>
          <w:t>Pdd</w:t>
        </w:r>
        <w:r w:rsidRPr="00B134B2">
          <w:rPr>
            <w:color w:val="000000" w:themeColor="text1"/>
          </w:rPr>
          <w:t xml:space="preserve"> region of the Z-chromosome is a major factor associated with diapause length and is partially responsible for determining voltinism during the growing season. The univoltine-Z (UZ) and bivoltine-E (BE) genotypes express longer and shorter diapause phenology respectively, as well as differences in their pheromone blend. Univoltine-Z (UZ) strain larvae enter diapause earlier in the fall and exit diapause later in the spring compared to the BE genotype. Under controlled laboratory conditions, the unique response of each strain can be reproducibly observed. </w:t>
        </w:r>
      </w:ins>
    </w:p>
    <w:p w14:paraId="24F6F3FB" w14:textId="77777777" w:rsidR="00BD12C4" w:rsidRPr="00B134B2" w:rsidRDefault="00BD12C4" w:rsidP="00BD12C4">
      <w:pPr>
        <w:ind w:left="0" w:right="90" w:firstLine="0"/>
        <w:rPr>
          <w:ins w:id="15" w:author="Brown,James T" w:date="2019-02-13T22:47:00Z"/>
          <w:color w:val="000000" w:themeColor="text1"/>
        </w:rPr>
      </w:pPr>
      <w:ins w:id="16" w:author="Brown,James T" w:date="2019-02-13T22:47:00Z">
        <w:r w:rsidRPr="00B134B2">
          <w:rPr>
            <w:color w:val="000000" w:themeColor="text1"/>
          </w:rPr>
          <w:t xml:space="preserve">I hypothesize that the quantity of triglycerides stored by European corn borers, in preparation for the additional stress of diapause, will be associated with differences in diapause length between univoltine-Z and bivoltine-E </w:t>
        </w:r>
        <w:r w:rsidRPr="00B134B2">
          <w:rPr>
            <w:i/>
            <w:color w:val="000000" w:themeColor="text1"/>
          </w:rPr>
          <w:t xml:space="preserve">Ostrinia nubilalis </w:t>
        </w:r>
        <w:r w:rsidRPr="00B134B2">
          <w:rPr>
            <w:color w:val="000000" w:themeColor="text1"/>
          </w:rPr>
          <w:t>strains. Specifically, I predict that the UZ genotype of ECB preparing for a longer period of diapause will store relatively more triglycerides than the BE genotype, which will have a shorter diapause. In support of the stated hypothesis, I predict that non-diapausing larvae will store fewer triglycerides than diapausing larvae within each strain because they do not have the added metabolic cost of diapause. The goal of this study is to quantify and identify accumulated triglycerides in diapausing and non-</w:t>
        </w:r>
        <w:r w:rsidRPr="00B134B2">
          <w:rPr>
            <w:color w:val="000000" w:themeColor="text1"/>
          </w:rPr>
          <w:lastRenderedPageBreak/>
          <w:t xml:space="preserve">diapausing ECB larvae of each strain and determine the degree to which accumulated triglyceride can be associated with diapause length.   </w:t>
        </w:r>
      </w:ins>
    </w:p>
    <w:p w14:paraId="30FAA00D" w14:textId="77777777" w:rsidR="00E872D5" w:rsidRDefault="00BD12C4" w:rsidP="00BD12C4">
      <w:pPr>
        <w:ind w:left="-15" w:right="90" w:firstLine="468"/>
        <w:rPr>
          <w:color w:val="000000" w:themeColor="text1"/>
        </w:rPr>
      </w:pPr>
      <w:ins w:id="17" w:author="Brown,James T" w:date="2019-02-13T22:47:00Z">
        <w:r w:rsidRPr="00B134B2">
          <w:rPr>
            <w:color w:val="000000" w:themeColor="text1"/>
          </w:rPr>
          <w:t>Hypothetically, longer and warmer growing seasons could extend the duration of suitable environments and available resources for insects.</w:t>
        </w:r>
      </w:ins>
    </w:p>
    <w:p w14:paraId="19DAF196" w14:textId="77777777" w:rsidR="00E872D5" w:rsidRPr="004F09C9" w:rsidRDefault="00E872D5" w:rsidP="00E872D5">
      <w:pPr>
        <w:ind w:left="-15" w:right="90" w:firstLine="468"/>
        <w:rPr>
          <w:color w:val="000000" w:themeColor="text1"/>
        </w:rPr>
      </w:pPr>
      <w:r w:rsidRPr="004F09C9">
        <w:rPr>
          <w:color w:val="000000" w:themeColor="text1"/>
        </w:rPr>
        <w:t>The host range of the European corn borer is particularly wide and includes grasses, vegetables, and other herbaceous plants with a stem large enough for the larvae to enter (Capinera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7F72B951" w14:textId="77777777" w:rsidR="00E872D5" w:rsidRPr="004F09C9" w:rsidRDefault="00E872D5" w:rsidP="00E872D5">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w:t>
      </w:r>
      <w:r w:rsidRPr="004F09C9">
        <w:rPr>
          <w:color w:val="000000" w:themeColor="text1"/>
        </w:rPr>
        <w:lastRenderedPageBreak/>
        <w:t>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6F3C509C" w14:textId="77777777" w:rsidR="00E872D5" w:rsidRPr="004F09C9" w:rsidRDefault="00E872D5" w:rsidP="00E872D5">
      <w:pPr>
        <w:ind w:left="-15" w:right="90" w:firstLine="468"/>
        <w:rPr>
          <w:color w:val="000000" w:themeColor="text1"/>
        </w:rPr>
      </w:pPr>
      <w:r w:rsidRPr="004F09C9">
        <w:rPr>
          <w:color w:val="000000" w:themeColor="text1"/>
        </w:rPr>
        <w:t>The effects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77ED57FF" w14:textId="77777777" w:rsidR="00E872D5" w:rsidRPr="004F09C9" w:rsidRDefault="00E872D5" w:rsidP="00E872D5">
      <w:pPr>
        <w:ind w:left="-15" w:right="90" w:firstLine="468"/>
        <w:rPr>
          <w:color w:val="000000" w:themeColor="text1"/>
        </w:rPr>
      </w:pPr>
    </w:p>
    <w:p w14:paraId="6755BE0E" w14:textId="77777777" w:rsidR="00E872D5" w:rsidRPr="004F09C9" w:rsidRDefault="00E872D5" w:rsidP="00E872D5">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r w:rsidRPr="004F09C9">
        <w:rPr>
          <w:i/>
          <w:color w:val="000000" w:themeColor="text1"/>
        </w:rPr>
        <w:t>Ostrinia nubilalis</w:t>
      </w:r>
    </w:p>
    <w:p w14:paraId="5F6918FE" w14:textId="77777777" w:rsidR="00E872D5" w:rsidRPr="004F09C9" w:rsidRDefault="00E872D5" w:rsidP="00E872D5">
      <w:pPr>
        <w:ind w:left="-15" w:right="200" w:firstLine="468"/>
        <w:rPr>
          <w:color w:val="000000" w:themeColor="text1"/>
        </w:rPr>
      </w:pPr>
      <w:r w:rsidRPr="004F09C9">
        <w:rPr>
          <w:color w:val="000000" w:themeColor="text1"/>
        </w:rPr>
        <w:t xml:space="preserve">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(Regier et al., 2012; Wahlberg et al., 2013). Since its divergence, Pyraloidea represent one of the most diverse superfamilies of Lepidoptera. These lepidopterans feed on almost every major plant group and occupy an enormous diversity of ecological habitat. Pyraloidea moths are major pests of crops, invasive plants, forests, ornamentals, and stored foods (Dugdale, 1995; Regier et al., 2012). The divergence of the superfamily Pyraloidea occurred approximately 100 million years ago during the Cretaceous period (Wahlberg et al., 2013). Broadly, Pyraloidea moths share morphological synapomorphies including scales at the base of their proboscis, similar wing structures, and paired tympanal organs (Regier et al., 2012). Nested within Pyraloidea are families Crambidae </w:t>
      </w:r>
      <w:r w:rsidRPr="004F09C9">
        <w:rPr>
          <w:color w:val="000000" w:themeColor="text1"/>
        </w:rPr>
        <w:lastRenderedPageBreak/>
        <w:t>with approximately 10,000 described species and Pyralidae with approximately 5,000 described species (Solis, 2007). Differences in tympanal structures, wing venation, and male gen</w:t>
      </w:r>
      <w:r>
        <w:rPr>
          <w:color w:val="000000" w:themeColor="text1"/>
        </w:rPr>
        <w:t>i</w:t>
      </w:r>
      <w:r w:rsidRPr="004F09C9">
        <w:rPr>
          <w:color w:val="000000" w:themeColor="text1"/>
        </w:rPr>
        <w:t>talia differentiate these two families (Solis, 2007). Species in the family Crambidae occupy most every ecological niche, this family is polyphagous, and many species are important agricultural pests.</w:t>
      </w:r>
    </w:p>
    <w:p w14:paraId="5DF0B66B" w14:textId="77777777" w:rsidR="00E872D5" w:rsidRPr="004F09C9" w:rsidRDefault="00E872D5" w:rsidP="00E872D5">
      <w:pPr>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the family Crambidae. This genus includes 20 species recorded worldwide with each species belonging to either group I, II, or III. Groups are determined based on the number of "uncus" lobes associated with the male genitalia (Allison and Cardé, 2016; Frolov et al., 2007). Group I includes a single member, the American species </w:t>
      </w:r>
      <w:r w:rsidRPr="004F09C9">
        <w:rPr>
          <w:i/>
          <w:color w:val="000000" w:themeColor="text1"/>
        </w:rPr>
        <w:t xml:space="preserve">Ostrinia penitalis </w:t>
      </w:r>
      <w:r w:rsidRPr="004F09C9">
        <w:rPr>
          <w:color w:val="000000" w:themeColor="text1"/>
        </w:rPr>
        <w:t xml:space="preserve">(Grote) characterized by having an "unarmed" sacculus and a trifid juxta in the male genitalia (Allison and Cardé,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Cardé, 2016; Frolov et al., 2007). The distinction of group III species extends to ecological preferences, including two important agricultural pests, </w:t>
      </w:r>
      <w:r w:rsidRPr="004F09C9">
        <w:rPr>
          <w:i/>
          <w:color w:val="000000" w:themeColor="text1"/>
        </w:rPr>
        <w:t xml:space="preserve">Ostrinia furnacalis </w:t>
      </w:r>
      <w:r w:rsidRPr="004F09C9">
        <w:rPr>
          <w:color w:val="000000" w:themeColor="text1"/>
        </w:rPr>
        <w:t xml:space="preserve">(Guenée), the Asian corn borer and </w:t>
      </w:r>
      <w:r w:rsidRPr="004F09C9">
        <w:rPr>
          <w:i/>
          <w:color w:val="000000" w:themeColor="text1"/>
        </w:rPr>
        <w:t>Ostrinia nubilalis</w:t>
      </w:r>
      <w:r w:rsidRPr="004F09C9">
        <w:rPr>
          <w:color w:val="000000" w:themeColor="text1"/>
        </w:rPr>
        <w:t xml:space="preserve">, the European corn borer (Allison and Cardé, 2016; Frolov et al., 2007; Kim et al., 1999). The Asian corn borer and the European corn borer population ranges do not overlap, however each species does live in sympatry its ancestral species, the adzuki bean borer, </w:t>
      </w:r>
      <w:r w:rsidRPr="004F09C9">
        <w:rPr>
          <w:i/>
          <w:color w:val="000000" w:themeColor="text1"/>
        </w:rPr>
        <w:t xml:space="preserve">Ostrinia scapulalis </w:t>
      </w:r>
      <w:r w:rsidRPr="004F09C9">
        <w:rPr>
          <w:color w:val="000000" w:themeColor="text1"/>
        </w:rPr>
        <w:t xml:space="preserve">(Walker) (Frolov et al., 2007). Across </w:t>
      </w:r>
      <w:r>
        <w:rPr>
          <w:color w:val="000000" w:themeColor="text1"/>
        </w:rPr>
        <w:t>G</w:t>
      </w:r>
      <w:r w:rsidRPr="004F09C9">
        <w:rPr>
          <w:color w:val="000000" w:themeColor="text1"/>
        </w:rPr>
        <w:t>roup III specific isomers of tetradecyl-acetate (14:OAc) are produced at species-specific concentrations and drive male attraction to females (Frolov et al., 2007). Differences in pheromone component concentrations is thought to be a strong driver maintaining isolation between these different</w:t>
      </w:r>
    </w:p>
    <w:p w14:paraId="76930128" w14:textId="77777777" w:rsidR="00E872D5" w:rsidRPr="004F09C9" w:rsidRDefault="00E872D5" w:rsidP="00E872D5">
      <w:pPr>
        <w:spacing w:line="259" w:lineRule="auto"/>
        <w:ind w:left="-5" w:right="90"/>
        <w:rPr>
          <w:color w:val="000000" w:themeColor="text1"/>
        </w:rPr>
      </w:pP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00A05704" w14:textId="77777777" w:rsidR="00E872D5" w:rsidRPr="004F09C9" w:rsidRDefault="00E872D5" w:rsidP="00E872D5">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 xml:space="preserve">-oxidation of palmitic acid into (Z)-11-tetradecenoyl and (E)-11-tetradecenoyl precursors that can be reduced into their corresponding fatty alcohols then acylated into a pheromone molecule (Lassance et </w:t>
      </w:r>
      <w:r w:rsidRPr="004F09C9">
        <w:rPr>
          <w:color w:val="000000" w:themeColor="text1"/>
        </w:rPr>
        <w:lastRenderedPageBreak/>
        <w:t>al., 2010). The specific ratio of precursor molecules converted into pheromone differs between two naturally segregating z-chromosome genotypes (Lassance et al., 2010). The gene responsible for pheromone synthesis has two different alleles. Higher concentrations of (Z)-11-tetradecenyl acetate (2-1A) in the Z strain sex pheromone blend is due to affinity of (Z)-11-tetradecenoyl precursors to the fatty acid reductase enzyme produced from the pgFAR-Z allele (Lassance et al., 2010). Alternatively, the high concentration of (E)-11-tetradecenyl acetate (2-1B) characteristic of the E strain is due to the increased affinity of (E)- 11-tetradecenoyl precursors to the fatty acid reductase produced from the pgFAR-E allele (Lassance et al., 2010). In addition to the sex pheromone barrier between the two strains of European corn borer, reproductive isolation is also supported by temporal isolation of each species through the timing of diapause.</w:t>
      </w:r>
    </w:p>
    <w:p w14:paraId="2236F51E" w14:textId="77777777" w:rsidR="00E872D5" w:rsidRPr="004F09C9" w:rsidRDefault="00E872D5" w:rsidP="00E872D5">
      <w:pPr>
        <w:ind w:left="-15" w:right="90" w:firstLine="468"/>
        <w:rPr>
          <w:color w:val="000000" w:themeColor="text1"/>
        </w:rPr>
      </w:pPr>
      <w:r w:rsidRPr="004F09C9">
        <w:rPr>
          <w:color w:val="000000" w:themeColor="text1"/>
        </w:rPr>
        <w:t>The onset of diapause in European corn borer is environmentally programmed by photoperiod and temperature but the length of diapause varies between strains. The Pdd region of the Z-chromosome is a major factor associated with diapause length and is partially responsible for determining voltinism during the growing season (Dopman et al., 2005). The univoltine and bivoltine genotypes express longer and shorter diapause phenology respectively, as well as differences in their pheromone blend. Univoltine Z strain larvae (UZ) enter diapause earlier in the fall and exit diapause later in the spring compared to the bivoltine E strain genotype (BE). Longer diapausing individuals are sexually mature later during the growing season than individuals with a shorter diapause. The different strains of European corn borer are suitable model to investigate the causes and consequences of speciation, especially as environmental conditions become less stable due to climate change.</w:t>
      </w:r>
    </w:p>
    <w:p w14:paraId="31665060" w14:textId="77777777" w:rsidR="00E872D5" w:rsidRPr="004F09C9" w:rsidRDefault="00E872D5" w:rsidP="00E872D5">
      <w:pPr>
        <w:ind w:left="-15" w:right="90" w:firstLine="468"/>
        <w:rPr>
          <w:color w:val="000000" w:themeColor="text1"/>
        </w:rPr>
      </w:pPr>
    </w:p>
    <w:p w14:paraId="3D263500" w14:textId="77777777" w:rsidR="00E872D5" w:rsidRPr="004F09C9" w:rsidRDefault="00E872D5" w:rsidP="00E872D5">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r w:rsidRPr="004F09C9">
        <w:rPr>
          <w:i/>
          <w:color w:val="000000" w:themeColor="text1"/>
        </w:rPr>
        <w:t>Ostrinia nubilalis</w:t>
      </w:r>
    </w:p>
    <w:p w14:paraId="7DCC1315" w14:textId="77777777" w:rsidR="00E872D5" w:rsidRPr="004F09C9" w:rsidRDefault="00E872D5" w:rsidP="00E872D5">
      <w:pPr>
        <w:ind w:left="-15" w:right="422" w:firstLine="468"/>
        <w:rPr>
          <w:color w:val="000000" w:themeColor="text1"/>
        </w:rPr>
      </w:pPr>
      <w:r w:rsidRPr="004F09C9">
        <w:rPr>
          <w:i/>
          <w:color w:val="000000" w:themeColor="text1"/>
        </w:rPr>
        <w:t xml:space="preserve">Ostrinia nubilalis </w:t>
      </w:r>
      <w:r w:rsidRPr="004F09C9">
        <w:rPr>
          <w:color w:val="000000" w:themeColor="text1"/>
        </w:rPr>
        <w:t xml:space="preserve">(European corn borer, ECB) have evolved in the temperate regions where it encounters favorable and unfavorable seasonal changes. During spring and summer, long day lengths (photoperiod) and warm temperatures favor continuous growth and development and the life cycle of ECB can be completed in fifty days. Beginning in the </w:t>
      </w:r>
      <w:r w:rsidRPr="004F09C9">
        <w:rPr>
          <w:color w:val="000000" w:themeColor="text1"/>
        </w:rPr>
        <w:lastRenderedPageBreak/>
        <w:t>spring and under field conditions, diapausing larvae exit diapause, develop into pupae, and approximately 12 days later those pupae eclose as adults and eventually begin mating</w:t>
      </w:r>
    </w:p>
    <w:p w14:paraId="1904F921" w14:textId="77777777" w:rsidR="00E872D5" w:rsidRPr="004F09C9" w:rsidRDefault="00E872D5" w:rsidP="00E872D5">
      <w:pPr>
        <w:ind w:left="-5" w:right="250"/>
        <w:rPr>
          <w:color w:val="000000" w:themeColor="text1"/>
        </w:rPr>
      </w:pPr>
      <w:r w:rsidRPr="004F09C9">
        <w:rPr>
          <w:color w:val="000000" w:themeColor="text1"/>
        </w:rPr>
        <w:t xml:space="preserve">(Capinera, 2000). Oviposition in sexually mature adults lasts approximately 14 days with females laying between 20 and 50 eggs each day and 400 to 600 eggs across its lifetime (Capinera,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(Capinera,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6ED61B10" w14:textId="77777777" w:rsidR="00E872D5" w:rsidRPr="004F09C9" w:rsidRDefault="00E872D5" w:rsidP="00E872D5">
      <w:pPr>
        <w:ind w:left="-15" w:right="160" w:firstLine="468"/>
        <w:rPr>
          <w:color w:val="000000" w:themeColor="text1"/>
        </w:rPr>
      </w:pPr>
      <w:r w:rsidRPr="004F09C9">
        <w:rPr>
          <w:color w:val="000000" w:themeColor="text1"/>
        </w:rPr>
        <w:t>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critical threshold</w:t>
      </w:r>
      <w:r>
        <w:rPr>
          <w:color w:val="000000" w:themeColor="text1"/>
        </w:rPr>
        <w:t>,</w:t>
      </w:r>
      <w:r w:rsidRPr="004F09C9">
        <w:rPr>
          <w:color w:val="000000" w:themeColor="text1"/>
        </w:rPr>
        <w:t xml:space="preserve"> it initiates the diapause genotype and programs ECB larvae for diapause. Within </w:t>
      </w:r>
      <w:r w:rsidRPr="004F09C9">
        <w:rPr>
          <w:i/>
          <w:color w:val="000000" w:themeColor="text1"/>
        </w:rPr>
        <w:t xml:space="preserve">O. nubilalis </w:t>
      </w:r>
      <w:r w:rsidRPr="004F09C9">
        <w:rPr>
          <w:color w:val="000000" w:themeColor="text1"/>
        </w:rPr>
        <w:t>at least two different diapause genotypes exist with genetically different diapause lengths (Levy et al., 2015; Roelofs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European corn borer life history and its environment and understanding these effects may be crucial to how we manage this pest.</w:t>
      </w:r>
      <w:r w:rsidRPr="004F09C9">
        <w:rPr>
          <w:color w:val="000000" w:themeColor="text1"/>
        </w:rPr>
        <w:br w:type="page"/>
      </w:r>
    </w:p>
    <w:p w14:paraId="26D917DF"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Frolov et al. 2007. Mid-tibiae length of male </w:t>
      </w:r>
      <w:r w:rsidRPr="004F09C9">
        <w:rPr>
          <w:i/>
          <w:color w:val="000000" w:themeColor="text1"/>
        </w:rPr>
        <w:t xml:space="preserve">Ostrinia </w:t>
      </w:r>
      <w:r w:rsidRPr="004F09C9">
        <w:rPr>
          <w:color w:val="000000" w:themeColor="text1"/>
        </w:rPr>
        <w:t>species as described by Mutuura &amp; Munroe (1970) (Mutuura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05B959BD" w14:textId="77777777" w:rsidTr="00E872D5">
        <w:trPr>
          <w:trHeight w:val="451"/>
        </w:trPr>
        <w:tc>
          <w:tcPr>
            <w:tcW w:w="1380" w:type="dxa"/>
            <w:tcBorders>
              <w:top w:val="double" w:sz="3" w:space="0" w:color="000000"/>
              <w:left w:val="nil"/>
              <w:bottom w:val="double" w:sz="3" w:space="0" w:color="000000"/>
              <w:right w:val="nil"/>
            </w:tcBorders>
          </w:tcPr>
          <w:p w14:paraId="71757E94"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385F94A"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3E0D9FC5" w14:textId="77777777" w:rsidTr="00E872D5">
        <w:trPr>
          <w:trHeight w:val="427"/>
        </w:trPr>
        <w:tc>
          <w:tcPr>
            <w:tcW w:w="1380" w:type="dxa"/>
            <w:tcBorders>
              <w:top w:val="double" w:sz="3" w:space="0" w:color="000000"/>
              <w:left w:val="nil"/>
              <w:bottom w:val="single" w:sz="3" w:space="0" w:color="000000"/>
              <w:right w:val="nil"/>
            </w:tcBorders>
          </w:tcPr>
          <w:p w14:paraId="32B45092"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4A83D19F" w14:textId="77777777" w:rsidR="00E872D5" w:rsidRPr="004F09C9" w:rsidRDefault="00E872D5" w:rsidP="00E872D5">
            <w:pPr>
              <w:spacing w:after="160" w:line="259" w:lineRule="auto"/>
              <w:ind w:left="0" w:firstLine="0"/>
              <w:rPr>
                <w:color w:val="000000" w:themeColor="text1"/>
              </w:rPr>
            </w:pPr>
          </w:p>
        </w:tc>
      </w:tr>
      <w:tr w:rsidR="00E872D5" w:rsidRPr="004F09C9" w14:paraId="7F5E0BF0" w14:textId="77777777" w:rsidTr="00E872D5">
        <w:trPr>
          <w:trHeight w:val="1589"/>
        </w:trPr>
        <w:tc>
          <w:tcPr>
            <w:tcW w:w="1380" w:type="dxa"/>
            <w:tcBorders>
              <w:top w:val="single" w:sz="3" w:space="0" w:color="000000"/>
              <w:left w:val="nil"/>
              <w:bottom w:val="single" w:sz="3" w:space="0" w:color="000000"/>
              <w:right w:val="nil"/>
            </w:tcBorders>
          </w:tcPr>
          <w:p w14:paraId="2BB72EB2"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D872C3F"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35B92E9A"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O. orientalis</w:t>
            </w:r>
          </w:p>
          <w:p w14:paraId="1C3D88E3"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O. furnacalis</w:t>
            </w:r>
          </w:p>
          <w:p w14:paraId="7FB9361E" w14:textId="77777777" w:rsidR="00E872D5" w:rsidRPr="004F09C9" w:rsidRDefault="00E872D5" w:rsidP="00E872D5">
            <w:pPr>
              <w:spacing w:after="0" w:line="259" w:lineRule="auto"/>
              <w:ind w:left="173" w:firstLine="0"/>
              <w:rPr>
                <w:color w:val="000000" w:themeColor="text1"/>
              </w:rPr>
            </w:pPr>
            <w:r w:rsidRPr="004F09C9">
              <w:rPr>
                <w:i/>
                <w:color w:val="000000" w:themeColor="text1"/>
              </w:rPr>
              <w:t>O. dorsivittata</w:t>
            </w:r>
          </w:p>
        </w:tc>
      </w:tr>
      <w:tr w:rsidR="00E872D5" w:rsidRPr="004F09C9" w14:paraId="777A1253" w14:textId="77777777" w:rsidTr="00E872D5">
        <w:trPr>
          <w:trHeight w:val="403"/>
        </w:trPr>
        <w:tc>
          <w:tcPr>
            <w:tcW w:w="1380" w:type="dxa"/>
            <w:tcBorders>
              <w:top w:val="single" w:sz="3" w:space="0" w:color="000000"/>
              <w:left w:val="nil"/>
              <w:bottom w:val="single" w:sz="3" w:space="0" w:color="000000"/>
              <w:right w:val="nil"/>
            </w:tcBorders>
          </w:tcPr>
          <w:p w14:paraId="55FCFDE2"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65A49F24" w14:textId="77777777" w:rsidR="00E872D5" w:rsidRPr="004F09C9" w:rsidRDefault="00E872D5" w:rsidP="00E872D5">
            <w:pPr>
              <w:spacing w:after="160" w:line="259" w:lineRule="auto"/>
              <w:ind w:left="0" w:firstLine="0"/>
              <w:rPr>
                <w:color w:val="000000" w:themeColor="text1"/>
              </w:rPr>
            </w:pPr>
          </w:p>
        </w:tc>
      </w:tr>
      <w:tr w:rsidR="00E872D5" w:rsidRPr="004F09C9" w14:paraId="16741442" w14:textId="77777777" w:rsidTr="00E872D5">
        <w:trPr>
          <w:trHeight w:val="798"/>
        </w:trPr>
        <w:tc>
          <w:tcPr>
            <w:tcW w:w="1380" w:type="dxa"/>
            <w:tcBorders>
              <w:top w:val="single" w:sz="3" w:space="0" w:color="000000"/>
              <w:left w:val="nil"/>
              <w:bottom w:val="single" w:sz="3" w:space="0" w:color="000000"/>
              <w:right w:val="nil"/>
            </w:tcBorders>
          </w:tcPr>
          <w:p w14:paraId="211DE9B9"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39C2385"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O. narynensis</w:t>
            </w:r>
          </w:p>
          <w:p w14:paraId="680B5977" w14:textId="77777777" w:rsidR="00E872D5" w:rsidRPr="004F09C9" w:rsidRDefault="00E872D5" w:rsidP="00E872D5">
            <w:pPr>
              <w:spacing w:after="0" w:line="259" w:lineRule="auto"/>
              <w:ind w:left="209" w:firstLine="0"/>
              <w:rPr>
                <w:color w:val="000000" w:themeColor="text1"/>
              </w:rPr>
            </w:pPr>
            <w:r w:rsidRPr="004F09C9">
              <w:rPr>
                <w:i/>
                <w:color w:val="000000" w:themeColor="text1"/>
              </w:rPr>
              <w:t>O. kurentzovi</w:t>
            </w:r>
          </w:p>
        </w:tc>
      </w:tr>
      <w:tr w:rsidR="00E872D5" w:rsidRPr="004F09C9" w14:paraId="64D90BD2" w14:textId="77777777" w:rsidTr="00E872D5">
        <w:trPr>
          <w:trHeight w:val="403"/>
        </w:trPr>
        <w:tc>
          <w:tcPr>
            <w:tcW w:w="1380" w:type="dxa"/>
            <w:tcBorders>
              <w:top w:val="single" w:sz="3" w:space="0" w:color="000000"/>
              <w:left w:val="nil"/>
              <w:bottom w:val="single" w:sz="3" w:space="0" w:color="000000"/>
              <w:right w:val="nil"/>
            </w:tcBorders>
          </w:tcPr>
          <w:p w14:paraId="7E39DC46"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0CC46165" w14:textId="77777777" w:rsidR="00E872D5" w:rsidRPr="004F09C9" w:rsidRDefault="00E872D5" w:rsidP="00E872D5">
            <w:pPr>
              <w:spacing w:after="160" w:line="259" w:lineRule="auto"/>
              <w:ind w:left="0" w:firstLine="0"/>
              <w:rPr>
                <w:color w:val="000000" w:themeColor="text1"/>
              </w:rPr>
            </w:pPr>
          </w:p>
        </w:tc>
      </w:tr>
      <w:tr w:rsidR="00E872D5" w:rsidRPr="004F09C9" w14:paraId="4DC11506" w14:textId="77777777" w:rsidTr="00E872D5">
        <w:trPr>
          <w:trHeight w:val="1589"/>
        </w:trPr>
        <w:tc>
          <w:tcPr>
            <w:tcW w:w="1380" w:type="dxa"/>
            <w:tcBorders>
              <w:top w:val="single" w:sz="3" w:space="0" w:color="000000"/>
              <w:left w:val="nil"/>
              <w:bottom w:val="single" w:sz="3" w:space="0" w:color="000000"/>
              <w:right w:val="nil"/>
            </w:tcBorders>
          </w:tcPr>
          <w:p w14:paraId="75A776F7"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348BCF5A"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O. scapulalis</w:t>
            </w:r>
          </w:p>
          <w:p w14:paraId="729E7FA4"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O. zaguliaevi O. zealis</w:t>
            </w:r>
          </w:p>
          <w:p w14:paraId="4593AF83" w14:textId="77777777" w:rsidR="00E872D5" w:rsidRPr="004F09C9" w:rsidRDefault="00E872D5" w:rsidP="00E872D5">
            <w:pPr>
              <w:spacing w:after="0" w:line="259" w:lineRule="auto"/>
              <w:ind w:left="0" w:firstLine="0"/>
              <w:rPr>
                <w:color w:val="000000" w:themeColor="text1"/>
              </w:rPr>
            </w:pPr>
            <w:r w:rsidRPr="004F09C9">
              <w:rPr>
                <w:i/>
                <w:color w:val="000000" w:themeColor="text1"/>
              </w:rPr>
              <w:t>O. putzufangensis</w:t>
            </w:r>
          </w:p>
        </w:tc>
      </w:tr>
    </w:tbl>
    <w:p w14:paraId="03505842" w14:textId="77777777" w:rsidR="00E872D5" w:rsidRPr="004F09C9" w:rsidRDefault="00E872D5" w:rsidP="00E872D5">
      <w:pPr>
        <w:rPr>
          <w:color w:val="000000" w:themeColor="text1"/>
        </w:rPr>
      </w:pPr>
      <w:r w:rsidRPr="004F09C9">
        <w:rPr>
          <w:color w:val="000000" w:themeColor="text1"/>
        </w:rPr>
        <w:br w:type="page"/>
      </w:r>
    </w:p>
    <w:p w14:paraId="3C567D9F"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AA33019" wp14:editId="41791F7A">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5D1E0598"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Figure 2-1. (A) Chemical structure of (Z)-11-tetradecenyl acetate, the major sex pheromone molecule produced primarily by Z strain females. National Center for Biotechnology Information. Source: PubChem Compound Database; CID=5367692. Reprinted with permission from Pubchem Open Chemistry Database</w:t>
      </w:r>
    </w:p>
    <w:p w14:paraId="63C977FA" w14:textId="77777777" w:rsidR="006F58EA" w:rsidRPr="004F09C9" w:rsidRDefault="00E872D5">
      <w:pPr>
        <w:spacing w:after="3" w:line="238" w:lineRule="auto"/>
        <w:ind w:left="1168" w:right="315" w:firstLine="0"/>
        <w:jc w:val="both"/>
        <w:rPr>
          <w:color w:val="000000" w:themeColor="text1"/>
        </w:rPr>
      </w:pPr>
      <w:r w:rsidRPr="004F09C9">
        <w:rPr>
          <w:color w:val="000000" w:themeColor="text1"/>
        </w:rPr>
        <w:t>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Pubchem Open Chemistry Database https://pubchem.ncbi.nlm.nih.gov/compound/5367650 (November 6, 2018).</w:t>
      </w:r>
      <w:bookmarkEnd w:id="4"/>
    </w:p>
    <w:p w14:paraId="430C90E8" w14:textId="77777777" w:rsidR="00D27C9E" w:rsidRPr="004F09C9" w:rsidRDefault="00D27C9E">
      <w:pPr>
        <w:spacing w:after="3" w:line="238" w:lineRule="auto"/>
        <w:ind w:left="1168" w:right="315" w:firstLine="0"/>
        <w:jc w:val="both"/>
        <w:rPr>
          <w:color w:val="000000" w:themeColor="text1"/>
        </w:rPr>
      </w:pPr>
    </w:p>
    <w:p w14:paraId="541FDB03" w14:textId="77777777" w:rsidR="00D27C9E" w:rsidRPr="004F09C9" w:rsidRDefault="00D27C9E">
      <w:pPr>
        <w:spacing w:after="3" w:line="238" w:lineRule="auto"/>
        <w:ind w:left="1168" w:right="315" w:firstLine="0"/>
        <w:jc w:val="both"/>
        <w:rPr>
          <w:color w:val="000000" w:themeColor="text1"/>
        </w:rPr>
      </w:pPr>
    </w:p>
    <w:p w14:paraId="6521EDE9" w14:textId="77777777" w:rsidR="00D27C9E" w:rsidRPr="004F09C9" w:rsidRDefault="00D27C9E">
      <w:pPr>
        <w:spacing w:after="3" w:line="238" w:lineRule="auto"/>
        <w:ind w:left="1168" w:right="315" w:firstLine="0"/>
        <w:jc w:val="both"/>
        <w:rPr>
          <w:color w:val="000000" w:themeColor="text1"/>
        </w:rPr>
      </w:pPr>
    </w:p>
    <w:p w14:paraId="61B0EC18" w14:textId="77777777" w:rsidR="00D27C9E" w:rsidRPr="004F09C9" w:rsidRDefault="00D27C9E">
      <w:pPr>
        <w:spacing w:after="3" w:line="238" w:lineRule="auto"/>
        <w:ind w:left="1168" w:right="315" w:firstLine="0"/>
        <w:jc w:val="both"/>
        <w:rPr>
          <w:color w:val="000000" w:themeColor="text1"/>
        </w:rPr>
      </w:pPr>
    </w:p>
    <w:p w14:paraId="5B5E3680" w14:textId="77777777" w:rsidR="00D27C9E" w:rsidRPr="004F09C9" w:rsidRDefault="00D27C9E">
      <w:pPr>
        <w:spacing w:after="3" w:line="238" w:lineRule="auto"/>
        <w:ind w:left="1168" w:right="315" w:firstLine="0"/>
        <w:jc w:val="both"/>
        <w:rPr>
          <w:color w:val="000000" w:themeColor="text1"/>
        </w:rPr>
      </w:pPr>
    </w:p>
    <w:p w14:paraId="485DA7EA" w14:textId="77777777" w:rsidR="00D27C9E" w:rsidRPr="004F09C9" w:rsidRDefault="00D27C9E">
      <w:pPr>
        <w:spacing w:after="3" w:line="238" w:lineRule="auto"/>
        <w:ind w:left="1168" w:right="315" w:firstLine="0"/>
        <w:jc w:val="both"/>
        <w:rPr>
          <w:color w:val="000000" w:themeColor="text1"/>
        </w:rPr>
      </w:pPr>
    </w:p>
    <w:p w14:paraId="4BFF8690" w14:textId="77777777" w:rsidR="00D27C9E" w:rsidRPr="004F09C9" w:rsidRDefault="00D27C9E">
      <w:pPr>
        <w:spacing w:after="3" w:line="238" w:lineRule="auto"/>
        <w:ind w:left="1168" w:right="315" w:firstLine="0"/>
        <w:jc w:val="both"/>
        <w:rPr>
          <w:color w:val="000000" w:themeColor="text1"/>
        </w:rPr>
      </w:pPr>
    </w:p>
    <w:p w14:paraId="24DA11E3" w14:textId="77777777" w:rsidR="00D27C9E" w:rsidRPr="004F09C9" w:rsidRDefault="00D27C9E">
      <w:pPr>
        <w:spacing w:after="3" w:line="238" w:lineRule="auto"/>
        <w:ind w:left="1168" w:right="315" w:firstLine="0"/>
        <w:jc w:val="both"/>
        <w:rPr>
          <w:color w:val="000000" w:themeColor="text1"/>
        </w:rPr>
      </w:pPr>
    </w:p>
    <w:p w14:paraId="5CED078E" w14:textId="77777777" w:rsidR="00D27C9E" w:rsidRPr="004F09C9" w:rsidRDefault="00D27C9E">
      <w:pPr>
        <w:spacing w:after="3" w:line="238" w:lineRule="auto"/>
        <w:ind w:left="1168" w:right="315" w:firstLine="0"/>
        <w:jc w:val="both"/>
        <w:rPr>
          <w:color w:val="000000" w:themeColor="text1"/>
        </w:rPr>
      </w:pPr>
    </w:p>
    <w:p w14:paraId="0C47C77A" w14:textId="77777777" w:rsidR="00D27C9E" w:rsidRPr="004F09C9" w:rsidRDefault="00D27C9E">
      <w:pPr>
        <w:spacing w:after="3" w:line="238" w:lineRule="auto"/>
        <w:ind w:left="1168" w:right="315" w:firstLine="0"/>
        <w:jc w:val="both"/>
        <w:rPr>
          <w:color w:val="000000" w:themeColor="text1"/>
        </w:rPr>
      </w:pPr>
    </w:p>
    <w:p w14:paraId="38BC5495" w14:textId="77777777" w:rsidR="00D27C9E" w:rsidRPr="004F09C9" w:rsidRDefault="00D27C9E">
      <w:pPr>
        <w:spacing w:after="3" w:line="238" w:lineRule="auto"/>
        <w:ind w:left="1168" w:right="315" w:firstLine="0"/>
        <w:jc w:val="both"/>
        <w:rPr>
          <w:color w:val="000000" w:themeColor="text1"/>
        </w:rPr>
      </w:pPr>
    </w:p>
    <w:p w14:paraId="2C05B9FD" w14:textId="77777777" w:rsidR="00D27C9E" w:rsidRPr="004F09C9" w:rsidRDefault="00D27C9E">
      <w:pPr>
        <w:spacing w:after="3" w:line="238" w:lineRule="auto"/>
        <w:ind w:left="1168" w:right="315" w:firstLine="0"/>
        <w:jc w:val="both"/>
        <w:rPr>
          <w:color w:val="000000" w:themeColor="text1"/>
        </w:rPr>
      </w:pPr>
    </w:p>
    <w:p w14:paraId="72BCDAED" w14:textId="77777777" w:rsidR="00D27C9E" w:rsidRPr="004F09C9" w:rsidRDefault="00D27C9E">
      <w:pPr>
        <w:spacing w:after="3" w:line="238" w:lineRule="auto"/>
        <w:ind w:left="1168" w:right="315" w:firstLine="0"/>
        <w:jc w:val="both"/>
        <w:rPr>
          <w:color w:val="000000" w:themeColor="text1"/>
        </w:rPr>
      </w:pPr>
    </w:p>
    <w:p w14:paraId="5227A2E5" w14:textId="77777777" w:rsidR="006F58EA" w:rsidRPr="006F5AD1" w:rsidRDefault="00D27C9E" w:rsidP="00DD43B4">
      <w:pPr>
        <w:spacing w:after="0" w:line="263" w:lineRule="auto"/>
        <w:ind w:right="80"/>
        <w:jc w:val="center"/>
        <w:rPr>
          <w:color w:val="000000" w:themeColor="text1"/>
        </w:rPr>
      </w:pPr>
      <w:r w:rsidRPr="006F5AD1">
        <w:rPr>
          <w:color w:val="000000" w:themeColor="text1"/>
        </w:rPr>
        <w:lastRenderedPageBreak/>
        <w:t>CHAPTER 3</w:t>
      </w:r>
    </w:p>
    <w:p w14:paraId="55A0FB24" w14:textId="77777777" w:rsidR="006F58EA" w:rsidRPr="006F5AD1" w:rsidRDefault="00D27C9E" w:rsidP="00DD43B4">
      <w:pPr>
        <w:spacing w:line="259" w:lineRule="auto"/>
        <w:ind w:left="-5" w:right="90"/>
        <w:jc w:val="center"/>
        <w:rPr>
          <w:color w:val="000000" w:themeColor="text1"/>
        </w:rPr>
      </w:pPr>
      <w:r w:rsidRPr="006F5AD1">
        <w:rPr>
          <w:color w:val="000000" w:themeColor="text1"/>
        </w:rPr>
        <w:t>EUROPEAN CORN BORER: THE RELATIONSHIP BETWEEN STORED RESOURCES AND</w:t>
      </w:r>
    </w:p>
    <w:p w14:paraId="1BCF66A7" w14:textId="77777777" w:rsidR="006F58EA" w:rsidRPr="006F5AD1" w:rsidRDefault="00D27C9E">
      <w:pPr>
        <w:spacing w:after="162" w:line="263" w:lineRule="auto"/>
        <w:ind w:right="80"/>
        <w:jc w:val="center"/>
        <w:rPr>
          <w:color w:val="000000" w:themeColor="text1"/>
        </w:rPr>
      </w:pPr>
      <w:r w:rsidRPr="006F5AD1">
        <w:rPr>
          <w:color w:val="000000" w:themeColor="text1"/>
        </w:rPr>
        <w:t>DIAPAUSE TIMING</w:t>
      </w:r>
    </w:p>
    <w:p w14:paraId="7EA1CE96" w14:textId="77777777" w:rsidR="006023CB" w:rsidRPr="006F5AD1" w:rsidRDefault="006023CB">
      <w:pPr>
        <w:spacing w:after="162" w:line="263" w:lineRule="auto"/>
        <w:ind w:right="80"/>
        <w:jc w:val="center"/>
        <w:rPr>
          <w:color w:val="000000" w:themeColor="text1"/>
        </w:rPr>
      </w:pPr>
    </w:p>
    <w:p w14:paraId="207F39FE" w14:textId="77777777" w:rsidR="006F58EA" w:rsidRPr="006F5AD1" w:rsidRDefault="00D27C9E" w:rsidP="00DD43B4">
      <w:pPr>
        <w:tabs>
          <w:tab w:val="center" w:pos="3879"/>
          <w:tab w:val="center" w:pos="4986"/>
        </w:tabs>
        <w:spacing w:after="206" w:line="259" w:lineRule="auto"/>
        <w:ind w:left="0" w:firstLine="0"/>
        <w:jc w:val="center"/>
        <w:rPr>
          <w:color w:val="000000" w:themeColor="text1"/>
        </w:rPr>
      </w:pPr>
      <w:r w:rsidRPr="006F5AD1">
        <w:rPr>
          <w:color w:val="000000" w:themeColor="text1"/>
        </w:rPr>
        <w:t>3.1</w:t>
      </w:r>
      <w:r w:rsidR="00DD43B4" w:rsidRPr="006F5AD1">
        <w:rPr>
          <w:color w:val="000000" w:themeColor="text1"/>
        </w:rPr>
        <w:t xml:space="preserve">     </w:t>
      </w:r>
      <w:r w:rsidRPr="006F5AD1">
        <w:rPr>
          <w:color w:val="000000" w:themeColor="text1"/>
        </w:rPr>
        <w:t>Background</w:t>
      </w:r>
    </w:p>
    <w:p w14:paraId="4BE09585" w14:textId="47520780" w:rsidR="004F09C9" w:rsidRPr="006F5AD1" w:rsidRDefault="004F09C9" w:rsidP="00DD43B4">
      <w:pPr>
        <w:spacing w:line="480" w:lineRule="auto"/>
        <w:ind w:left="-15" w:right="165" w:firstLine="468"/>
        <w:rPr>
          <w:color w:val="000000" w:themeColor="text1"/>
        </w:rPr>
      </w:pPr>
      <w:r w:rsidRPr="006F5AD1">
        <w:rPr>
          <w:color w:val="000000" w:themeColor="text1"/>
        </w:rPr>
        <w:t xml:space="preserve">According to the National Oceanic and Atmospheric Administration, 2016 was the warmest year on record and temperature increases are expected to continue through the year 2100 </w:t>
      </w:r>
      <w:r w:rsidR="00CE5B15" w:rsidRPr="006F5AD1">
        <w:rPr>
          <w:color w:val="000000" w:themeColor="text1"/>
        </w:rPr>
        <w:t>(</w:t>
      </w:r>
      <w:r w:rsidR="00DA3145" w:rsidRPr="006F5AD1">
        <w:rPr>
          <w:color w:val="000000" w:themeColor="text1"/>
        </w:rPr>
        <w:t>NOAA</w:t>
      </w:r>
      <w:r w:rsidR="001600C3" w:rsidRPr="006F5AD1">
        <w:rPr>
          <w:color w:val="000000" w:themeColor="text1"/>
        </w:rPr>
        <w:t>,</w:t>
      </w:r>
      <w:r w:rsidR="00DA3145" w:rsidRPr="006F5AD1">
        <w:rPr>
          <w:color w:val="000000" w:themeColor="text1"/>
        </w:rPr>
        <w:t xml:space="preserve"> 2017</w:t>
      </w:r>
      <w:r w:rsidR="001600C3" w:rsidRPr="006F5AD1">
        <w:rPr>
          <w:color w:val="000000" w:themeColor="text1"/>
        </w:rPr>
        <w:t>;</w:t>
      </w:r>
      <w:r w:rsidR="00CE5B15" w:rsidRPr="006F5AD1">
        <w:rPr>
          <w:color w:val="000000" w:themeColor="text1"/>
        </w:rPr>
        <w:t xml:space="preserve"> </w:t>
      </w:r>
      <w:r w:rsidR="00DA3145" w:rsidRPr="006F5AD1">
        <w:rPr>
          <w:color w:val="000000" w:themeColor="text1"/>
        </w:rPr>
        <w:t>DeLucia</w:t>
      </w:r>
      <w:r w:rsidR="001600C3" w:rsidRPr="006F5AD1">
        <w:rPr>
          <w:color w:val="000000" w:themeColor="text1"/>
        </w:rPr>
        <w:t xml:space="preserve">, </w:t>
      </w:r>
      <w:r w:rsidR="00DA3145" w:rsidRPr="006F5AD1">
        <w:rPr>
          <w:color w:val="000000" w:themeColor="text1"/>
        </w:rPr>
        <w:t>2008</w:t>
      </w:r>
      <w:r w:rsidR="001600C3" w:rsidRPr="006F5AD1">
        <w:rPr>
          <w:color w:val="000000" w:themeColor="text1"/>
        </w:rPr>
        <w:t>;</w:t>
      </w:r>
      <w:r w:rsidR="00CE5B15" w:rsidRPr="006F5AD1">
        <w:rPr>
          <w:color w:val="000000" w:themeColor="text1"/>
        </w:rPr>
        <w:t xml:space="preserve"> </w:t>
      </w:r>
      <w:r w:rsidR="00DA3145" w:rsidRPr="006F5AD1">
        <w:rPr>
          <w:color w:val="000000" w:themeColor="text1"/>
        </w:rPr>
        <w:t>IPCC</w:t>
      </w:r>
      <w:r w:rsidR="001600C3" w:rsidRPr="006F5AD1">
        <w:rPr>
          <w:color w:val="000000" w:themeColor="text1"/>
        </w:rPr>
        <w:t>,</w:t>
      </w:r>
      <w:r w:rsidR="00DA3145" w:rsidRPr="006F5AD1">
        <w:rPr>
          <w:color w:val="000000" w:themeColor="text1"/>
        </w:rPr>
        <w:t xml:space="preserve"> 2013</w:t>
      </w:r>
      <w:r w:rsidR="00CE5B15" w:rsidRPr="006F5AD1">
        <w:rPr>
          <w:color w:val="000000" w:themeColor="text1"/>
        </w:rPr>
        <w:t>)</w:t>
      </w:r>
      <w:r w:rsidRPr="006F5AD1">
        <w:rPr>
          <w:color w:val="000000" w:themeColor="text1"/>
        </w:rPr>
        <w:t xml:space="preserve">. As seasonal temperatures increase, the duration of warm summers will expand, cool winters will contract, and temperatures during the spring and fall will become less predictable </w:t>
      </w:r>
      <w:r w:rsidR="00CE5B15" w:rsidRPr="006F5AD1">
        <w:rPr>
          <w:color w:val="000000" w:themeColor="text1"/>
        </w:rPr>
        <w:t>(NOAA</w:t>
      </w:r>
      <w:ins w:id="18" w:author="Brown, James T. - ARS" w:date="2019-02-16T20:35:00Z">
        <w:r w:rsidR="00590864">
          <w:rPr>
            <w:color w:val="000000" w:themeColor="text1"/>
          </w:rPr>
          <w:t>,</w:t>
        </w:r>
      </w:ins>
      <w:r w:rsidR="00CE5B15" w:rsidRPr="006F5AD1">
        <w:rPr>
          <w:color w:val="000000" w:themeColor="text1"/>
        </w:rPr>
        <w:t xml:space="preserve"> 2016</w:t>
      </w:r>
      <w:r w:rsidR="001600C3" w:rsidRPr="006F5AD1">
        <w:rPr>
          <w:color w:val="000000" w:themeColor="text1"/>
        </w:rPr>
        <w:t>;</w:t>
      </w:r>
      <w:r w:rsidR="00CE5B15" w:rsidRPr="006F5AD1">
        <w:rPr>
          <w:color w:val="000000" w:themeColor="text1"/>
        </w:rPr>
        <w:t xml:space="preserve"> </w:t>
      </w:r>
      <w:proofErr w:type="spellStart"/>
      <w:r w:rsidR="00CE5B15" w:rsidRPr="006F5AD1">
        <w:rPr>
          <w:color w:val="000000" w:themeColor="text1"/>
        </w:rPr>
        <w:t>DeLucia</w:t>
      </w:r>
      <w:proofErr w:type="spellEnd"/>
      <w:r w:rsidR="00CE5B15" w:rsidRPr="006F5AD1">
        <w:rPr>
          <w:color w:val="000000" w:themeColor="text1"/>
        </w:rPr>
        <w:t xml:space="preserve"> et al.</w:t>
      </w:r>
      <w:r w:rsidR="001600C3" w:rsidRPr="006F5AD1">
        <w:rPr>
          <w:color w:val="000000" w:themeColor="text1"/>
        </w:rPr>
        <w:t>,</w:t>
      </w:r>
      <w:r w:rsidR="00CE5B15" w:rsidRPr="006F5AD1">
        <w:rPr>
          <w:color w:val="000000" w:themeColor="text1"/>
        </w:rPr>
        <w:t xml:space="preserve"> 2008)</w:t>
      </w:r>
      <w:r w:rsidRPr="006F5AD1">
        <w:rPr>
          <w:color w:val="000000" w:themeColor="text1"/>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sidRPr="006F5AD1">
        <w:rPr>
          <w:color w:val="000000" w:themeColor="text1"/>
        </w:rPr>
        <w:t>(Koštál</w:t>
      </w:r>
      <w:r w:rsidR="001600C3" w:rsidRPr="006F5AD1">
        <w:rPr>
          <w:color w:val="000000" w:themeColor="text1"/>
        </w:rPr>
        <w:t>,</w:t>
      </w:r>
      <w:r w:rsidR="00CE5B15" w:rsidRPr="006F5AD1">
        <w:rPr>
          <w:color w:val="000000" w:themeColor="text1"/>
        </w:rPr>
        <w:t xml:space="preserve"> 2006)</w:t>
      </w:r>
      <w:r w:rsidRPr="006F5AD1">
        <w:rPr>
          <w:color w:val="000000" w:themeColor="text1"/>
        </w:rPr>
        <w:t xml:space="preserve">. </w:t>
      </w:r>
    </w:p>
    <w:p w14:paraId="01D4FDC4" w14:textId="748686C7" w:rsidR="004F09C9" w:rsidRPr="006F5AD1" w:rsidRDefault="004F09C9" w:rsidP="00DD43B4">
      <w:pPr>
        <w:spacing w:line="480" w:lineRule="auto"/>
        <w:ind w:left="-15" w:right="165" w:firstLine="468"/>
        <w:rPr>
          <w:color w:val="000000" w:themeColor="text1"/>
        </w:rPr>
      </w:pPr>
      <w:r w:rsidRPr="006F5AD1">
        <w:rPr>
          <w:color w:val="000000" w:themeColor="text1"/>
        </w:rPr>
        <w:t xml:space="preserve">Insects in diapause can survive for months exposed to harsh conditions and typically do so without access to nutrition by lowering their metabolic activity and suspending their development </w:t>
      </w:r>
      <w:r w:rsidR="00CE5B15" w:rsidRPr="006F5AD1">
        <w:rPr>
          <w:color w:val="000000" w:themeColor="text1"/>
        </w:rPr>
        <w:t>(</w:t>
      </w:r>
      <w:r w:rsidR="00DA3145" w:rsidRPr="006F5AD1">
        <w:rPr>
          <w:color w:val="000000" w:themeColor="text1"/>
        </w:rPr>
        <w:t>Nechols</w:t>
      </w:r>
      <w:r w:rsidR="00F1002A" w:rsidRPr="006F5AD1">
        <w:rPr>
          <w:color w:val="000000" w:themeColor="text1"/>
        </w:rPr>
        <w:t xml:space="preserve"> </w:t>
      </w:r>
      <w:r w:rsidR="004B74F2" w:rsidRPr="006F5AD1">
        <w:rPr>
          <w:color w:val="000000" w:themeColor="text1"/>
        </w:rPr>
        <w:t>et al.</w:t>
      </w:r>
      <w:r w:rsidR="001600C3" w:rsidRPr="006F5AD1">
        <w:rPr>
          <w:color w:val="000000" w:themeColor="text1"/>
        </w:rPr>
        <w:t>,</w:t>
      </w:r>
      <w:r w:rsidR="00DA3145" w:rsidRPr="006F5AD1">
        <w:rPr>
          <w:color w:val="000000" w:themeColor="text1"/>
        </w:rPr>
        <w:t xml:space="preserve"> 1999</w:t>
      </w:r>
      <w:r w:rsidR="001600C3" w:rsidRPr="006F5AD1">
        <w:rPr>
          <w:color w:val="000000" w:themeColor="text1"/>
        </w:rPr>
        <w:t>;</w:t>
      </w:r>
      <w:r w:rsidR="00CE5B15" w:rsidRPr="006F5AD1">
        <w:rPr>
          <w:color w:val="000000" w:themeColor="text1"/>
        </w:rPr>
        <w:t xml:space="preserve"> Hahn and Denlinger</w:t>
      </w:r>
      <w:r w:rsidR="001600C3" w:rsidRPr="006F5AD1">
        <w:rPr>
          <w:color w:val="000000" w:themeColor="text1"/>
        </w:rPr>
        <w:t>,</w:t>
      </w:r>
      <w:r w:rsidR="00CE5B15" w:rsidRPr="006F5AD1">
        <w:rPr>
          <w:color w:val="000000" w:themeColor="text1"/>
        </w:rPr>
        <w:t xml:space="preserve"> 2007)</w:t>
      </w:r>
      <w:r w:rsidRPr="006F5AD1">
        <w:rPr>
          <w:color w:val="000000" w:themeColor="text1"/>
        </w:rPr>
        <w:t xml:space="preserve">. Before the environment becomes unfavorable, insects prepare for diapause by accumulating and storing nutrients in the form of lipids, proteins, and carbohydrates </w:t>
      </w:r>
      <w:r w:rsidR="004A056B" w:rsidRPr="006F5AD1">
        <w:rPr>
          <w:color w:val="000000" w:themeColor="text1"/>
        </w:rPr>
        <w:t>(</w:t>
      </w:r>
      <w:r w:rsidR="006229D9" w:rsidRPr="006F5AD1">
        <w:rPr>
          <w:color w:val="000000" w:themeColor="text1"/>
        </w:rPr>
        <w:t>Hahn and Denlinger</w:t>
      </w:r>
      <w:r w:rsidR="001600C3" w:rsidRPr="006F5AD1">
        <w:rPr>
          <w:color w:val="000000" w:themeColor="text1"/>
        </w:rPr>
        <w:t>,</w:t>
      </w:r>
      <w:r w:rsidR="006229D9" w:rsidRPr="006F5AD1">
        <w:rPr>
          <w:color w:val="000000" w:themeColor="text1"/>
        </w:rPr>
        <w:t xml:space="preserve"> 2007</w:t>
      </w:r>
      <w:r w:rsidR="001600C3" w:rsidRPr="006F5AD1">
        <w:rPr>
          <w:color w:val="000000" w:themeColor="text1"/>
        </w:rPr>
        <w:t>;</w:t>
      </w:r>
      <w:r w:rsidR="006229D9" w:rsidRPr="006F5AD1">
        <w:rPr>
          <w:color w:val="000000" w:themeColor="text1"/>
        </w:rPr>
        <w:t xml:space="preserve"> Hahn and </w:t>
      </w:r>
      <w:r w:rsidR="00213597">
        <w:rPr>
          <w:color w:val="000000" w:themeColor="text1"/>
        </w:rPr>
        <w:softHyphen/>
      </w:r>
      <w:r w:rsidR="00236194">
        <w:rPr>
          <w:color w:val="000000" w:themeColor="text1"/>
        </w:rPr>
        <w:softHyphen/>
      </w:r>
      <w:r w:rsidR="006229D9" w:rsidRPr="006F5AD1">
        <w:rPr>
          <w:color w:val="000000" w:themeColor="text1"/>
        </w:rPr>
        <w:t>Denlinger</w:t>
      </w:r>
      <w:r w:rsidR="001600C3" w:rsidRPr="006F5AD1">
        <w:rPr>
          <w:color w:val="000000" w:themeColor="text1"/>
        </w:rPr>
        <w:t>,</w:t>
      </w:r>
      <w:r w:rsidR="006229D9" w:rsidRPr="006F5AD1">
        <w:rPr>
          <w:color w:val="000000" w:themeColor="text1"/>
        </w:rPr>
        <w:t xml:space="preserve"> 2011</w:t>
      </w:r>
      <w:r w:rsidR="004A056B" w:rsidRPr="006F5AD1">
        <w:rPr>
          <w:color w:val="000000" w:themeColor="text1"/>
        </w:rPr>
        <w:t>)</w:t>
      </w:r>
      <w:r w:rsidRPr="006F5AD1">
        <w:rPr>
          <w:color w:val="000000" w:themeColor="text1"/>
        </w:rPr>
        <w:t xml:space="preserve">. </w:t>
      </w:r>
      <w:r w:rsidR="00505FA1">
        <w:rPr>
          <w:color w:val="000000" w:themeColor="text1"/>
        </w:rPr>
        <w:t xml:space="preserve">Increases in nutrient storage ahead of diapause has been reported as </w:t>
      </w:r>
      <w:r w:rsidR="008F69F1">
        <w:rPr>
          <w:color w:val="000000" w:themeColor="text1"/>
        </w:rPr>
        <w:t>i</w:t>
      </w:r>
      <w:commentRangeStart w:id="19"/>
      <w:r w:rsidR="0051573D" w:rsidRPr="006F5AD1">
        <w:rPr>
          <w:color w:val="000000" w:themeColor="text1"/>
        </w:rPr>
        <w:t>ncreased protein storage</w:t>
      </w:r>
      <w:r w:rsidRPr="006F5AD1">
        <w:rPr>
          <w:color w:val="000000" w:themeColor="text1"/>
        </w:rPr>
        <w:t xml:space="preserve"> </w:t>
      </w:r>
      <w:commentRangeEnd w:id="19"/>
      <w:r w:rsidR="006F5AD1">
        <w:rPr>
          <w:rStyle w:val="CommentReference"/>
        </w:rPr>
        <w:commentReference w:id="19"/>
      </w:r>
      <w:r w:rsidRPr="006F5AD1">
        <w:rPr>
          <w:color w:val="000000" w:themeColor="text1"/>
        </w:rPr>
        <w:t xml:space="preserve"> in Colorado potato beetles (</w:t>
      </w:r>
      <w:r w:rsidRPr="006F5AD1">
        <w:rPr>
          <w:i/>
          <w:iCs/>
          <w:color w:val="000000" w:themeColor="text1"/>
        </w:rPr>
        <w:t>L</w:t>
      </w:r>
      <w:r w:rsidR="00323875" w:rsidRPr="006F5AD1">
        <w:rPr>
          <w:i/>
          <w:iCs/>
          <w:color w:val="000000" w:themeColor="text1"/>
        </w:rPr>
        <w:t>eptinotars</w:t>
      </w:r>
      <w:r w:rsidR="001600C3" w:rsidRPr="006F5AD1">
        <w:rPr>
          <w:i/>
          <w:iCs/>
          <w:color w:val="000000" w:themeColor="text1"/>
        </w:rPr>
        <w:t xml:space="preserve">a </w:t>
      </w:r>
      <w:r w:rsidRPr="006F5AD1">
        <w:rPr>
          <w:i/>
          <w:iCs/>
          <w:color w:val="000000" w:themeColor="text1"/>
        </w:rPr>
        <w:t xml:space="preserve"> decemlineata</w:t>
      </w:r>
      <w:r w:rsidRPr="006F5AD1">
        <w:rPr>
          <w:color w:val="000000" w:themeColor="text1"/>
        </w:rPr>
        <w:t>) (Kort and Koopmanschap</w:t>
      </w:r>
      <w:r w:rsidR="004B74F2" w:rsidRPr="006F5AD1">
        <w:rPr>
          <w:color w:val="000000" w:themeColor="text1"/>
        </w:rPr>
        <w:t>,</w:t>
      </w:r>
      <w:r w:rsidRPr="006F5AD1">
        <w:rPr>
          <w:color w:val="000000" w:themeColor="text1"/>
        </w:rPr>
        <w:t xml:space="preserve"> 1994) and southwestern corn borers (</w:t>
      </w:r>
      <w:r w:rsidRPr="006F5AD1">
        <w:rPr>
          <w:i/>
          <w:color w:val="000000" w:themeColor="text1"/>
        </w:rPr>
        <w:t>D</w:t>
      </w:r>
      <w:r w:rsidR="00323875" w:rsidRPr="006F5AD1">
        <w:rPr>
          <w:i/>
          <w:color w:val="000000" w:themeColor="text1"/>
        </w:rPr>
        <w:t>iatr</w:t>
      </w:r>
      <w:r w:rsidR="00E872D5" w:rsidRPr="006F5AD1">
        <w:rPr>
          <w:i/>
          <w:color w:val="000000" w:themeColor="text1"/>
        </w:rPr>
        <w:t>a</w:t>
      </w:r>
      <w:r w:rsidR="00323875" w:rsidRPr="006F5AD1">
        <w:rPr>
          <w:i/>
          <w:color w:val="000000" w:themeColor="text1"/>
        </w:rPr>
        <w:t>ea</w:t>
      </w:r>
      <w:r w:rsidRPr="006F5AD1">
        <w:rPr>
          <w:i/>
          <w:color w:val="000000" w:themeColor="text1"/>
        </w:rPr>
        <w:t xml:space="preserve"> grandiosella</w:t>
      </w:r>
      <w:r w:rsidRPr="006F5AD1">
        <w:rPr>
          <w:color w:val="000000" w:themeColor="text1"/>
        </w:rPr>
        <w:t xml:space="preserve">) (Brown and Chippendale 1978), </w:t>
      </w:r>
      <w:r w:rsidR="0051573D" w:rsidRPr="006F5AD1">
        <w:rPr>
          <w:color w:val="000000" w:themeColor="text1"/>
        </w:rPr>
        <w:t xml:space="preserve">and </w:t>
      </w:r>
      <w:r w:rsidRPr="006F5AD1">
        <w:rPr>
          <w:color w:val="000000" w:themeColor="text1"/>
        </w:rPr>
        <w:t xml:space="preserve">increased lipid storage </w:t>
      </w:r>
      <w:r w:rsidR="00505FA1">
        <w:rPr>
          <w:color w:val="000000" w:themeColor="text1"/>
        </w:rPr>
        <w:t xml:space="preserve">in the </w:t>
      </w:r>
      <w:r w:rsidRPr="006F5AD1">
        <w:rPr>
          <w:color w:val="000000" w:themeColor="text1"/>
        </w:rPr>
        <w:t>pink bollworm (</w:t>
      </w:r>
      <w:proofErr w:type="spellStart"/>
      <w:r w:rsidRPr="006F5AD1">
        <w:rPr>
          <w:i/>
          <w:iCs/>
          <w:color w:val="000000" w:themeColor="text1"/>
        </w:rPr>
        <w:t>P</w:t>
      </w:r>
      <w:r w:rsidR="00323875" w:rsidRPr="006F5AD1">
        <w:rPr>
          <w:i/>
          <w:iCs/>
          <w:color w:val="000000" w:themeColor="text1"/>
        </w:rPr>
        <w:t>ectinophora</w:t>
      </w:r>
      <w:proofErr w:type="spellEnd"/>
      <w:r w:rsidRPr="006F5AD1">
        <w:rPr>
          <w:i/>
          <w:iCs/>
          <w:color w:val="000000" w:themeColor="text1"/>
        </w:rPr>
        <w:t xml:space="preserve"> </w:t>
      </w:r>
      <w:proofErr w:type="spellStart"/>
      <w:r w:rsidRPr="006F5AD1">
        <w:rPr>
          <w:i/>
          <w:iCs/>
          <w:color w:val="000000" w:themeColor="text1"/>
        </w:rPr>
        <w:t>gossypiella</w:t>
      </w:r>
      <w:proofErr w:type="spellEnd"/>
      <w:r w:rsidRPr="006F5AD1">
        <w:rPr>
          <w:color w:val="000000" w:themeColor="text1"/>
        </w:rPr>
        <w:t xml:space="preserve">) </w:t>
      </w:r>
      <w:r w:rsidRPr="006F5AD1">
        <w:rPr>
          <w:color w:val="000000" w:themeColor="text1"/>
        </w:rPr>
        <w:lastRenderedPageBreak/>
        <w:t>(Adkisson et al.</w:t>
      </w:r>
      <w:r w:rsidR="001600C3" w:rsidRPr="006F5AD1">
        <w:rPr>
          <w:color w:val="000000" w:themeColor="text1"/>
        </w:rPr>
        <w:t>,</w:t>
      </w:r>
      <w:r w:rsidRPr="006F5AD1">
        <w:rPr>
          <w:color w:val="000000" w:themeColor="text1"/>
        </w:rPr>
        <w:t xml:space="preserve"> 1963) and </w:t>
      </w:r>
      <w:r w:rsidRPr="006F5AD1">
        <w:rPr>
          <w:i/>
          <w:iCs/>
          <w:color w:val="000000" w:themeColor="text1"/>
        </w:rPr>
        <w:t>Culex pipens</w:t>
      </w:r>
      <w:r w:rsidRPr="006F5AD1">
        <w:rPr>
          <w:iCs/>
          <w:color w:val="000000" w:themeColor="text1"/>
        </w:rPr>
        <w:t xml:space="preserve"> </w:t>
      </w:r>
      <w:r w:rsidRPr="006F5AD1">
        <w:rPr>
          <w:color w:val="000000" w:themeColor="text1"/>
        </w:rPr>
        <w:t xml:space="preserve">mosquitoes (Mitchell and </w:t>
      </w:r>
      <w:proofErr w:type="spellStart"/>
      <w:r w:rsidRPr="006F5AD1">
        <w:rPr>
          <w:color w:val="000000" w:themeColor="text1"/>
        </w:rPr>
        <w:t>Briegel</w:t>
      </w:r>
      <w:proofErr w:type="spellEnd"/>
      <w:r w:rsidR="001600C3" w:rsidRPr="006F5AD1">
        <w:rPr>
          <w:color w:val="000000" w:themeColor="text1"/>
        </w:rPr>
        <w:t>,</w:t>
      </w:r>
      <w:r w:rsidRPr="006F5AD1">
        <w:rPr>
          <w:color w:val="000000" w:themeColor="text1"/>
        </w:rPr>
        <w:t xml:space="preserve"> 1989), among other</w:t>
      </w:r>
      <w:r w:rsidR="003C3E0E">
        <w:rPr>
          <w:color w:val="000000" w:themeColor="text1"/>
        </w:rPr>
        <w:t>s</w:t>
      </w:r>
      <w:r w:rsidR="00505FA1">
        <w:rPr>
          <w:color w:val="000000" w:themeColor="text1"/>
        </w:rPr>
        <w:t>.</w:t>
      </w:r>
      <w:r w:rsidRPr="006F5AD1">
        <w:rPr>
          <w:color w:val="000000" w:themeColor="text1"/>
        </w:rPr>
        <w:t xml:space="preserve"> </w:t>
      </w:r>
      <w:r w:rsidR="004B74F2" w:rsidRPr="006F5AD1">
        <w:rPr>
          <w:color w:val="000000" w:themeColor="text1"/>
        </w:rPr>
        <w:t>The e</w:t>
      </w:r>
      <w:r w:rsidRPr="006F5AD1">
        <w:rPr>
          <w:color w:val="000000" w:themeColor="text1"/>
        </w:rPr>
        <w:t>nergy</w:t>
      </w:r>
      <w:r w:rsidR="004B74F2" w:rsidRPr="006F5AD1">
        <w:rPr>
          <w:color w:val="000000" w:themeColor="text1"/>
        </w:rPr>
        <w:t xml:space="preserve"> insects</w:t>
      </w:r>
      <w:r w:rsidRPr="006F5AD1">
        <w:rPr>
          <w:color w:val="000000" w:themeColor="text1"/>
        </w:rPr>
        <w:t xml:space="preserve"> store</w:t>
      </w:r>
      <w:r w:rsidR="004B74F2" w:rsidRPr="006F5AD1">
        <w:rPr>
          <w:color w:val="000000" w:themeColor="text1"/>
        </w:rPr>
        <w:t xml:space="preserve"> during diapause preparation</w:t>
      </w:r>
      <w:r w:rsidRPr="006F5AD1">
        <w:rPr>
          <w:color w:val="000000" w:themeColor="text1"/>
        </w:rPr>
        <w:t xml:space="preserve"> fuel insect metabolism during diapause</w:t>
      </w:r>
      <w:r w:rsidR="002407FE" w:rsidRPr="006F5AD1">
        <w:rPr>
          <w:color w:val="000000" w:themeColor="text1"/>
        </w:rPr>
        <w:t>,</w:t>
      </w:r>
      <w:r w:rsidRPr="006F5AD1">
        <w:rPr>
          <w:color w:val="000000" w:themeColor="text1"/>
        </w:rPr>
        <w:t xml:space="preserve"> and after diapause these stored resources are redirected to accomplish post-diapause functions. However, metabolic activity for many insects is temperature dependent</w:t>
      </w:r>
      <w:r w:rsidR="00BC1BD3" w:rsidRPr="006F5AD1">
        <w:rPr>
          <w:color w:val="000000" w:themeColor="text1"/>
        </w:rPr>
        <w:t>. Thus,</w:t>
      </w:r>
      <w:r w:rsidRPr="006F5AD1">
        <w:rPr>
          <w:color w:val="000000" w:themeColor="text1"/>
        </w:rPr>
        <w:t xml:space="preserve"> insects preparing for diapause in warmer environments may struggle to meet the energy demands of increased metabolism and possibly divert resources away from storage. </w:t>
      </w:r>
    </w:p>
    <w:p w14:paraId="6317F1A3" w14:textId="77777777" w:rsidR="004F09C9" w:rsidRPr="006F5AD1" w:rsidRDefault="004F09C9" w:rsidP="00DD43B4">
      <w:pPr>
        <w:spacing w:line="480" w:lineRule="auto"/>
        <w:ind w:left="-15" w:right="165" w:firstLine="468"/>
        <w:rPr>
          <w:color w:val="000000" w:themeColor="text1"/>
        </w:rPr>
      </w:pPr>
      <w:r w:rsidRPr="006F5AD1">
        <w:rPr>
          <w:color w:val="000000" w:themeColor="text1"/>
        </w:rPr>
        <w:t>Insects entering diapause without adequate nutrition stores may exit diapause before winter ends</w:t>
      </w:r>
      <w:r w:rsidR="00BC1BD3" w:rsidRPr="006F5AD1">
        <w:rPr>
          <w:color w:val="000000" w:themeColor="text1"/>
        </w:rPr>
        <w:t>,</w:t>
      </w:r>
      <w:r w:rsidRPr="006F5AD1">
        <w:rPr>
          <w:color w:val="000000" w:themeColor="text1"/>
        </w:rPr>
        <w:t xml:space="preserve"> leaving them exposed to an unfavorable environment and thereby increasing mortality. A study using </w:t>
      </w:r>
      <w:r w:rsidR="00BC1BD3" w:rsidRPr="006F5AD1">
        <w:rPr>
          <w:color w:val="000000" w:themeColor="text1"/>
        </w:rPr>
        <w:t xml:space="preserve">the blowfly </w:t>
      </w:r>
      <w:r w:rsidRPr="006F5AD1">
        <w:rPr>
          <w:i/>
          <w:iCs/>
          <w:color w:val="000000" w:themeColor="text1"/>
        </w:rPr>
        <w:t>Calliphora vicina</w:t>
      </w:r>
      <w:r w:rsidRPr="006F5AD1">
        <w:rPr>
          <w:iCs/>
          <w:color w:val="000000" w:themeColor="text1"/>
        </w:rPr>
        <w:t xml:space="preserve"> (Robineau-Desvoidy)</w:t>
      </w:r>
      <w:r w:rsidRPr="006F5AD1">
        <w:rPr>
          <w:color w:val="000000" w:themeColor="text1"/>
        </w:rPr>
        <w:t xml:space="preserve"> as a model explored the effect of nutrition on the duration of diapause </w:t>
      </w:r>
      <w:r w:rsidR="00CE5B15" w:rsidRPr="006F5AD1">
        <w:rPr>
          <w:color w:val="000000" w:themeColor="text1"/>
        </w:rPr>
        <w:t>(Saunders</w:t>
      </w:r>
      <w:r w:rsidR="001600C3" w:rsidRPr="006F5AD1">
        <w:rPr>
          <w:color w:val="000000" w:themeColor="text1"/>
        </w:rPr>
        <w:t>,</w:t>
      </w:r>
      <w:r w:rsidR="00CE5B15" w:rsidRPr="006F5AD1">
        <w:rPr>
          <w:color w:val="000000" w:themeColor="text1"/>
        </w:rPr>
        <w:t xml:space="preserve"> 1997).</w:t>
      </w:r>
      <w:r w:rsidRPr="006F5AD1">
        <w:rPr>
          <w:color w:val="000000" w:themeColor="text1"/>
        </w:rPr>
        <w:t xml:space="preserve"> The authors found that when diet was restricted</w:t>
      </w:r>
      <w:r w:rsidR="000E1D1C" w:rsidRPr="006F5AD1">
        <w:rPr>
          <w:color w:val="000000" w:themeColor="text1"/>
        </w:rPr>
        <w:t>,</w:t>
      </w:r>
      <w:r w:rsidRPr="006F5AD1">
        <w:rPr>
          <w:color w:val="000000" w:themeColor="text1"/>
        </w:rPr>
        <w:t xml:space="preserve"> larvae entered diapause with less mass and remained in diapause for a shorter period </w:t>
      </w:r>
      <w:r w:rsidR="001B705E" w:rsidRPr="006F5AD1">
        <w:rPr>
          <w:color w:val="000000" w:themeColor="text1"/>
        </w:rPr>
        <w:t xml:space="preserve">compared to </w:t>
      </w:r>
      <w:r w:rsidRPr="006F5AD1">
        <w:rPr>
          <w:color w:val="000000" w:themeColor="text1"/>
        </w:rPr>
        <w:t xml:space="preserve">larvae given an unrestricted diet </w:t>
      </w:r>
      <w:r w:rsidR="00CE5B15" w:rsidRPr="006F5AD1">
        <w:rPr>
          <w:color w:val="000000" w:themeColor="text1"/>
        </w:rPr>
        <w:t>(Saunders</w:t>
      </w:r>
      <w:r w:rsidR="001600C3" w:rsidRPr="006F5AD1">
        <w:rPr>
          <w:color w:val="000000" w:themeColor="text1"/>
        </w:rPr>
        <w:t>,</w:t>
      </w:r>
      <w:r w:rsidR="00CE5B15" w:rsidRPr="006F5AD1">
        <w:rPr>
          <w:color w:val="000000" w:themeColor="text1"/>
        </w:rPr>
        <w:t xml:space="preserve"> 1997)</w:t>
      </w:r>
      <w:r w:rsidRPr="006F5AD1">
        <w:rPr>
          <w:color w:val="000000" w:themeColor="text1"/>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sidRPr="006F5AD1">
        <w:rPr>
          <w:color w:val="000000" w:themeColor="text1"/>
        </w:rPr>
        <w:t>(</w:t>
      </w:r>
      <w:r w:rsidR="00CE5B15" w:rsidRPr="006F5AD1">
        <w:rPr>
          <w:color w:val="000000" w:themeColor="text1"/>
        </w:rPr>
        <w:t>Hahn and Denlinger</w:t>
      </w:r>
      <w:r w:rsidR="001600C3" w:rsidRPr="006F5AD1">
        <w:rPr>
          <w:color w:val="000000" w:themeColor="text1"/>
        </w:rPr>
        <w:t>,</w:t>
      </w:r>
      <w:r w:rsidR="00CE5B15" w:rsidRPr="006F5AD1">
        <w:rPr>
          <w:color w:val="000000" w:themeColor="text1"/>
        </w:rPr>
        <w:t xml:space="preserve"> 2007</w:t>
      </w:r>
      <w:r w:rsidR="001600C3" w:rsidRPr="006F5AD1">
        <w:rPr>
          <w:color w:val="000000" w:themeColor="text1"/>
        </w:rPr>
        <w:t>;</w:t>
      </w:r>
      <w:r w:rsidR="00CE5B15" w:rsidRPr="006F5AD1">
        <w:rPr>
          <w:color w:val="000000" w:themeColor="text1"/>
        </w:rPr>
        <w:t xml:space="preserve"> Sinclair</w:t>
      </w:r>
      <w:r w:rsidR="001600C3" w:rsidRPr="006F5AD1">
        <w:rPr>
          <w:color w:val="000000" w:themeColor="text1"/>
        </w:rPr>
        <w:t>,</w:t>
      </w:r>
      <w:r w:rsidR="00CE5B15" w:rsidRPr="006F5AD1">
        <w:rPr>
          <w:color w:val="000000" w:themeColor="text1"/>
        </w:rPr>
        <w:t xml:space="preserve"> </w:t>
      </w:r>
      <w:r w:rsidR="00643F52" w:rsidRPr="006F5AD1">
        <w:rPr>
          <w:color w:val="000000" w:themeColor="text1"/>
        </w:rPr>
        <w:t>2015)</w:t>
      </w:r>
      <w:r w:rsidRPr="006F5AD1">
        <w:rPr>
          <w:color w:val="000000" w:themeColor="text1"/>
        </w:rPr>
        <w:t>.</w:t>
      </w:r>
    </w:p>
    <w:p w14:paraId="289DE537" w14:textId="7EE3F9F7" w:rsidR="00101994" w:rsidRPr="006F5AD1" w:rsidRDefault="00101994" w:rsidP="00101994">
      <w:pPr>
        <w:spacing w:line="480" w:lineRule="auto"/>
        <w:ind w:left="-15" w:right="165" w:firstLine="468"/>
        <w:rPr>
          <w:color w:val="000000" w:themeColor="text1"/>
        </w:rPr>
      </w:pPr>
      <w:r w:rsidRPr="006F5AD1">
        <w:rPr>
          <w:color w:val="000000" w:themeColor="text1"/>
        </w:rPr>
        <w:t>Warmer and more variable fall and winter temperatures will increase insect metabolic activity and could deplete nutrition stores because insect metabolism</w:t>
      </w:r>
      <w:r w:rsidR="000E1D1C" w:rsidRPr="006F5AD1">
        <w:rPr>
          <w:color w:val="000000" w:themeColor="text1"/>
        </w:rPr>
        <w:t xml:space="preserve"> is</w:t>
      </w:r>
      <w:r w:rsidRPr="006F5AD1">
        <w:rPr>
          <w:color w:val="000000" w:themeColor="text1"/>
        </w:rPr>
        <w:t xml:space="preserve"> proportional to </w:t>
      </w:r>
      <w:r w:rsidR="000E1D1C" w:rsidRPr="006F5AD1">
        <w:rPr>
          <w:color w:val="000000" w:themeColor="text1"/>
        </w:rPr>
        <w:t xml:space="preserve">the </w:t>
      </w:r>
      <w:r w:rsidRPr="006F5AD1">
        <w:rPr>
          <w:color w:val="000000" w:themeColor="text1"/>
        </w:rPr>
        <w:t>environmental temperatures they experience (Bradshaw and Holzapfel</w:t>
      </w:r>
      <w:r w:rsidR="001600C3" w:rsidRPr="006F5AD1">
        <w:rPr>
          <w:color w:val="000000" w:themeColor="text1"/>
        </w:rPr>
        <w:t>,</w:t>
      </w:r>
      <w:r w:rsidRPr="006F5AD1">
        <w:rPr>
          <w:color w:val="000000" w:themeColor="text1"/>
        </w:rPr>
        <w:t xml:space="preserve"> 2006</w:t>
      </w:r>
      <w:r w:rsidR="001600C3" w:rsidRPr="006F5AD1">
        <w:rPr>
          <w:color w:val="000000" w:themeColor="text1"/>
        </w:rPr>
        <w:t>;</w:t>
      </w:r>
      <w:r w:rsidRPr="006F5AD1">
        <w:rPr>
          <w:color w:val="000000" w:themeColor="text1"/>
        </w:rPr>
        <w:t xml:space="preserve"> Hahn and Denlinger</w:t>
      </w:r>
      <w:r w:rsidR="001600C3" w:rsidRPr="006F5AD1">
        <w:rPr>
          <w:color w:val="000000" w:themeColor="text1"/>
        </w:rPr>
        <w:t>,</w:t>
      </w:r>
      <w:r w:rsidRPr="006F5AD1">
        <w:rPr>
          <w:color w:val="000000" w:themeColor="text1"/>
        </w:rPr>
        <w:t xml:space="preserve"> 2011</w:t>
      </w:r>
      <w:r w:rsidR="001600C3" w:rsidRPr="006F5AD1">
        <w:rPr>
          <w:color w:val="000000" w:themeColor="text1"/>
        </w:rPr>
        <w:t>;</w:t>
      </w:r>
      <w:r w:rsidRPr="006F5AD1">
        <w:rPr>
          <w:color w:val="000000" w:themeColor="text1"/>
        </w:rPr>
        <w:t xml:space="preserve"> Scriber 2014, Sinclair</w:t>
      </w:r>
      <w:r w:rsidR="001600C3" w:rsidRPr="006F5AD1">
        <w:rPr>
          <w:color w:val="000000" w:themeColor="text1"/>
        </w:rPr>
        <w:t>,</w:t>
      </w:r>
      <w:r w:rsidRPr="006F5AD1">
        <w:rPr>
          <w:color w:val="000000" w:themeColor="text1"/>
        </w:rPr>
        <w:t xml:space="preserve"> 2018). </w:t>
      </w:r>
      <w:r w:rsidR="000E1D1C" w:rsidRPr="006F5AD1">
        <w:rPr>
          <w:color w:val="000000" w:themeColor="text1"/>
        </w:rPr>
        <w:t xml:space="preserve">For example, </w:t>
      </w:r>
      <w:r w:rsidR="001B705E" w:rsidRPr="006F5AD1">
        <w:rPr>
          <w:color w:val="000000" w:themeColor="text1"/>
        </w:rPr>
        <w:t>Thompson and Davis (1981)</w:t>
      </w:r>
      <w:r w:rsidRPr="006F5AD1">
        <w:rPr>
          <w:color w:val="000000" w:themeColor="text1"/>
        </w:rPr>
        <w:t xml:space="preserve"> reared </w:t>
      </w:r>
      <w:r w:rsidR="00B71FB5" w:rsidRPr="006F5AD1">
        <w:rPr>
          <w:i/>
          <w:color w:val="000000" w:themeColor="text1"/>
        </w:rPr>
        <w:t>Diatraea</w:t>
      </w:r>
      <w:r w:rsidRPr="006F5AD1">
        <w:rPr>
          <w:i/>
          <w:color w:val="000000" w:themeColor="text1"/>
        </w:rPr>
        <w:t xml:space="preserve"> grandiosella</w:t>
      </w:r>
      <w:r w:rsidR="001B705E" w:rsidRPr="006F5AD1">
        <w:rPr>
          <w:color w:val="000000" w:themeColor="text1"/>
        </w:rPr>
        <w:t xml:space="preserve"> </w:t>
      </w:r>
      <w:r w:rsidRPr="006F5AD1">
        <w:rPr>
          <w:color w:val="000000" w:themeColor="text1"/>
        </w:rPr>
        <w:t>Dyar</w:t>
      </w:r>
      <w:r w:rsidR="001B705E" w:rsidRPr="006F5AD1">
        <w:rPr>
          <w:color w:val="000000" w:themeColor="text1"/>
        </w:rPr>
        <w:t xml:space="preserve"> moths</w:t>
      </w:r>
      <w:r w:rsidRPr="006F5AD1">
        <w:rPr>
          <w:color w:val="000000" w:themeColor="text1"/>
        </w:rPr>
        <w:t xml:space="preserve"> at stable temperatures during </w:t>
      </w:r>
      <w:r w:rsidR="000E1D1C" w:rsidRPr="006F5AD1">
        <w:rPr>
          <w:color w:val="000000" w:themeColor="text1"/>
        </w:rPr>
        <w:t xml:space="preserve">larval feeding and </w:t>
      </w:r>
      <w:r w:rsidRPr="006F5AD1">
        <w:rPr>
          <w:color w:val="000000" w:themeColor="text1"/>
        </w:rPr>
        <w:t xml:space="preserve">diapause preparation. </w:t>
      </w:r>
      <w:r w:rsidR="001B705E" w:rsidRPr="006F5AD1">
        <w:rPr>
          <w:color w:val="000000" w:themeColor="text1"/>
        </w:rPr>
        <w:t>Then at</w:t>
      </w:r>
      <w:r w:rsidRPr="006F5AD1">
        <w:rPr>
          <w:color w:val="000000" w:themeColor="text1"/>
        </w:rPr>
        <w:t xml:space="preserve"> the onset of</w:t>
      </w:r>
      <w:r w:rsidR="00054F53" w:rsidRPr="006F5AD1">
        <w:rPr>
          <w:color w:val="000000" w:themeColor="text1"/>
        </w:rPr>
        <w:t xml:space="preserve"> larval</w:t>
      </w:r>
      <w:r w:rsidRPr="006F5AD1">
        <w:rPr>
          <w:color w:val="000000" w:themeColor="text1"/>
        </w:rPr>
        <w:t xml:space="preserve"> diapause, some moths were held at warmer and more variable temperatures while others were held in cooler and more stable temperatures. </w:t>
      </w:r>
      <w:r w:rsidRPr="006F5AD1">
        <w:rPr>
          <w:color w:val="000000" w:themeColor="text1"/>
        </w:rPr>
        <w:lastRenderedPageBreak/>
        <w:t xml:space="preserve">Between the two groups, the moths held in warmer and more variable conditions depleted significantly more lipids by the end of </w:t>
      </w:r>
      <w:r w:rsidR="007F477F" w:rsidRPr="006F5AD1">
        <w:rPr>
          <w:color w:val="000000" w:themeColor="text1"/>
        </w:rPr>
        <w:t xml:space="preserve">larval </w:t>
      </w:r>
      <w:r w:rsidRPr="006F5AD1">
        <w:rPr>
          <w:color w:val="000000" w:themeColor="text1"/>
        </w:rPr>
        <w:t>diapause (Thompson and Davis</w:t>
      </w:r>
      <w:r w:rsidR="001600C3" w:rsidRPr="006F5AD1">
        <w:rPr>
          <w:color w:val="000000" w:themeColor="text1"/>
        </w:rPr>
        <w:t>,</w:t>
      </w:r>
      <w:r w:rsidRPr="006F5AD1">
        <w:rPr>
          <w:color w:val="000000" w:themeColor="text1"/>
        </w:rPr>
        <w:t xml:space="preserve"> 1981).</w:t>
      </w:r>
      <w:r w:rsidR="001B705E" w:rsidRPr="006F5AD1">
        <w:rPr>
          <w:color w:val="000000" w:themeColor="text1"/>
        </w:rPr>
        <w:t xml:space="preserve"> </w:t>
      </w:r>
      <w:r w:rsidR="00702570" w:rsidRPr="006F5AD1">
        <w:rPr>
          <w:color w:val="000000" w:themeColor="text1"/>
        </w:rPr>
        <w:t>They</w:t>
      </w:r>
      <w:r w:rsidR="001B705E" w:rsidRPr="006F5AD1">
        <w:rPr>
          <w:color w:val="000000" w:themeColor="text1"/>
        </w:rPr>
        <w:t xml:space="preserve"> showed that insects </w:t>
      </w:r>
      <w:r w:rsidR="000D6E6E" w:rsidRPr="006F5AD1">
        <w:rPr>
          <w:color w:val="000000" w:themeColor="text1"/>
        </w:rPr>
        <w:t>deplete</w:t>
      </w:r>
      <w:r w:rsidR="001B705E" w:rsidRPr="006F5AD1">
        <w:rPr>
          <w:color w:val="000000" w:themeColor="text1"/>
        </w:rPr>
        <w:t xml:space="preserve"> their nutrition stores differently based on the temperatures they experience </w:t>
      </w:r>
      <w:r w:rsidR="007F477F" w:rsidRPr="006F5AD1">
        <w:rPr>
          <w:color w:val="000000" w:themeColor="text1"/>
        </w:rPr>
        <w:t>during</w:t>
      </w:r>
      <w:r w:rsidR="00054F53" w:rsidRPr="006F5AD1">
        <w:rPr>
          <w:color w:val="000000" w:themeColor="text1"/>
        </w:rPr>
        <w:t xml:space="preserve"> the diapause period</w:t>
      </w:r>
      <w:r w:rsidR="001B705E" w:rsidRPr="006F5AD1">
        <w:rPr>
          <w:color w:val="000000" w:themeColor="text1"/>
        </w:rPr>
        <w:t xml:space="preserve"> (Thompson and Davis</w:t>
      </w:r>
      <w:r w:rsidR="001600C3" w:rsidRPr="006F5AD1">
        <w:rPr>
          <w:color w:val="000000" w:themeColor="text1"/>
        </w:rPr>
        <w:t>,</w:t>
      </w:r>
      <w:r w:rsidR="001B705E" w:rsidRPr="006F5AD1">
        <w:rPr>
          <w:color w:val="000000" w:themeColor="text1"/>
        </w:rPr>
        <w:t xml:space="preserve"> 1981).</w:t>
      </w:r>
    </w:p>
    <w:p w14:paraId="4C6F4825" w14:textId="77777777" w:rsidR="004F09C9" w:rsidRPr="006F5AD1" w:rsidRDefault="004F09C9" w:rsidP="00DD43B4">
      <w:pPr>
        <w:spacing w:line="480" w:lineRule="auto"/>
        <w:ind w:left="-15" w:right="165" w:firstLine="468"/>
        <w:rPr>
          <w:color w:val="000000" w:themeColor="text1"/>
        </w:rPr>
      </w:pPr>
      <w:r w:rsidRPr="006F5AD1">
        <w:rPr>
          <w:color w:val="000000" w:themeColor="text1"/>
        </w:rPr>
        <w:t>Warmer</w:t>
      </w:r>
      <w:r w:rsidR="00101994" w:rsidRPr="006F5AD1">
        <w:rPr>
          <w:color w:val="000000" w:themeColor="text1"/>
        </w:rPr>
        <w:t xml:space="preserve"> fall</w:t>
      </w:r>
      <w:r w:rsidRPr="006F5AD1">
        <w:rPr>
          <w:color w:val="000000" w:themeColor="text1"/>
        </w:rPr>
        <w:t xml:space="preserve"> temperatures during diapause preparation could increase metabolic rates and redirect resources away from nutrient storage. </w:t>
      </w:r>
      <w:r w:rsidR="009E5A7B" w:rsidRPr="006F5AD1">
        <w:rPr>
          <w:color w:val="000000" w:themeColor="text1"/>
        </w:rPr>
        <w:t>Insects</w:t>
      </w:r>
      <w:r w:rsidRPr="006F5AD1">
        <w:rPr>
          <w:color w:val="000000" w:themeColor="text1"/>
        </w:rPr>
        <w:t xml:space="preserve"> unable to build up enough stored energy before the onset of </w:t>
      </w:r>
      <w:r w:rsidR="00101994" w:rsidRPr="006F5AD1">
        <w:rPr>
          <w:color w:val="000000" w:themeColor="text1"/>
        </w:rPr>
        <w:t xml:space="preserve">winter may be unable to </w:t>
      </w:r>
      <w:r w:rsidRPr="006F5AD1">
        <w:rPr>
          <w:color w:val="000000" w:themeColor="text1"/>
        </w:rPr>
        <w:t xml:space="preserve">enter diapause. Similarly, warmer winter temperatures could increase the </w:t>
      </w:r>
      <w:r w:rsidR="00702570" w:rsidRPr="006F5AD1">
        <w:rPr>
          <w:color w:val="000000" w:themeColor="text1"/>
        </w:rPr>
        <w:t xml:space="preserve">metabolic rate </w:t>
      </w:r>
      <w:r w:rsidRPr="006F5AD1">
        <w:rPr>
          <w:color w:val="000000" w:themeColor="text1"/>
        </w:rPr>
        <w:t>of diapausing insects, causing them to deplete stored energy before environmental conditions become favorable</w:t>
      </w:r>
      <w:r w:rsidR="000E1D1C" w:rsidRPr="006F5AD1">
        <w:rPr>
          <w:color w:val="000000" w:themeColor="text1"/>
        </w:rPr>
        <w:t xml:space="preserve">, </w:t>
      </w:r>
      <w:r w:rsidR="00702570" w:rsidRPr="006F5AD1">
        <w:rPr>
          <w:color w:val="000000" w:themeColor="text1"/>
        </w:rPr>
        <w:t>and this could lead to</w:t>
      </w:r>
      <w:r w:rsidRPr="006F5AD1">
        <w:rPr>
          <w:color w:val="000000" w:themeColor="text1"/>
        </w:rPr>
        <w:t xml:space="preserve"> mortality. Surviving diapause with reduced resources could </w:t>
      </w:r>
      <w:r w:rsidR="007F477F" w:rsidRPr="006F5AD1">
        <w:rPr>
          <w:color w:val="000000" w:themeColor="text1"/>
        </w:rPr>
        <w:t xml:space="preserve">also </w:t>
      </w:r>
      <w:r w:rsidR="00101994" w:rsidRPr="006F5AD1">
        <w:rPr>
          <w:color w:val="000000" w:themeColor="text1"/>
        </w:rPr>
        <w:t>affect</w:t>
      </w:r>
      <w:r w:rsidRPr="006F5AD1">
        <w:rPr>
          <w:color w:val="000000" w:themeColor="text1"/>
        </w:rPr>
        <w:t xml:space="preserve"> </w:t>
      </w:r>
      <w:r w:rsidR="007F477F" w:rsidRPr="006F5AD1">
        <w:rPr>
          <w:color w:val="000000" w:themeColor="text1"/>
        </w:rPr>
        <w:t xml:space="preserve">the performance of </w:t>
      </w:r>
      <w:r w:rsidR="00101994" w:rsidRPr="006F5AD1">
        <w:rPr>
          <w:color w:val="000000" w:themeColor="text1"/>
        </w:rPr>
        <w:t>insects</w:t>
      </w:r>
      <w:r w:rsidR="000E1D1C" w:rsidRPr="006F5AD1">
        <w:rPr>
          <w:color w:val="000000" w:themeColor="text1"/>
        </w:rPr>
        <w:t xml:space="preserve"> after </w:t>
      </w:r>
      <w:r w:rsidRPr="006F5AD1">
        <w:rPr>
          <w:color w:val="000000" w:themeColor="text1"/>
        </w:rPr>
        <w:t>diapause</w:t>
      </w:r>
      <w:r w:rsidR="00101994" w:rsidRPr="006F5AD1">
        <w:rPr>
          <w:color w:val="000000" w:themeColor="text1"/>
        </w:rPr>
        <w:t xml:space="preserve">, </w:t>
      </w:r>
      <w:r w:rsidRPr="006F5AD1">
        <w:rPr>
          <w:color w:val="000000" w:themeColor="text1"/>
        </w:rPr>
        <w:t>limit</w:t>
      </w:r>
      <w:r w:rsidR="00101994" w:rsidRPr="006F5AD1">
        <w:rPr>
          <w:color w:val="000000" w:themeColor="text1"/>
        </w:rPr>
        <w:t>ing</w:t>
      </w:r>
      <w:r w:rsidRPr="006F5AD1">
        <w:rPr>
          <w:color w:val="000000" w:themeColor="text1"/>
        </w:rPr>
        <w:t xml:space="preserve"> critical functions like dispersal, mating, and </w:t>
      </w:r>
      <w:r w:rsidR="00702570" w:rsidRPr="006F5AD1">
        <w:rPr>
          <w:color w:val="000000" w:themeColor="text1"/>
        </w:rPr>
        <w:t>fecundity</w:t>
      </w:r>
      <w:r w:rsidRPr="006F5AD1">
        <w:rPr>
          <w:color w:val="000000" w:themeColor="text1"/>
        </w:rPr>
        <w:t xml:space="preserve">. </w:t>
      </w:r>
    </w:p>
    <w:p w14:paraId="642F931F" w14:textId="77777777" w:rsidR="004F09C9" w:rsidRPr="006F5AD1" w:rsidRDefault="004F09C9" w:rsidP="00DD43B4">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w:t>
      </w:r>
      <w:r w:rsidR="000E1D1C" w:rsidRPr="006F5AD1">
        <w:rPr>
          <w:color w:val="000000" w:themeColor="text1"/>
        </w:rPr>
        <w:t xml:space="preserve"> conditions in some sites</w:t>
      </w:r>
      <w:r w:rsidRPr="006F5AD1">
        <w:rPr>
          <w:color w:val="000000" w:themeColor="text1"/>
        </w:rPr>
        <w:t xml:space="preserve">, however each strain expresses a </w:t>
      </w:r>
      <w:r w:rsidR="000E1D1C" w:rsidRPr="006F5AD1">
        <w:rPr>
          <w:color w:val="000000" w:themeColor="text1"/>
        </w:rPr>
        <w:t xml:space="preserve">different </w:t>
      </w:r>
      <w:r w:rsidRPr="006F5AD1">
        <w:rPr>
          <w:color w:val="000000" w:themeColor="text1"/>
        </w:rPr>
        <w:t xml:space="preserve">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102C0ABE" w14:textId="77777777" w:rsidR="004F09C9" w:rsidRPr="006F5AD1" w:rsidRDefault="004F09C9" w:rsidP="00DD43B4">
      <w:pPr>
        <w:spacing w:line="480" w:lineRule="auto"/>
        <w:ind w:left="-15" w:right="165" w:firstLine="468"/>
        <w:rPr>
          <w:color w:val="000000" w:themeColor="text1"/>
        </w:rPr>
      </w:pPr>
      <w:r w:rsidRPr="006F5AD1">
        <w:rPr>
          <w:color w:val="000000" w:themeColor="text1"/>
        </w:rPr>
        <w:t>European corn borers with the short-diapause genotype could provide an example of how climate</w:t>
      </w:r>
      <w:r w:rsidR="000D6E6E" w:rsidRPr="006F5AD1">
        <w:rPr>
          <w:color w:val="000000" w:themeColor="text1"/>
        </w:rPr>
        <w:t xml:space="preserve"> change</w:t>
      </w:r>
      <w:r w:rsidRPr="006F5AD1">
        <w:rPr>
          <w:color w:val="000000" w:themeColor="text1"/>
        </w:rPr>
        <w:t xml:space="preserve"> might negatively impact insect populations</w:t>
      </w:r>
      <w:r w:rsidR="000D6E6E" w:rsidRPr="006F5AD1">
        <w:rPr>
          <w:color w:val="000000" w:themeColor="text1"/>
        </w:rPr>
        <w:t xml:space="preserve">. </w:t>
      </w:r>
      <w:r w:rsidR="00DC6259" w:rsidRPr="006F5AD1">
        <w:rPr>
          <w:color w:val="000000" w:themeColor="text1"/>
        </w:rPr>
        <w:t>Because warmer temperatures are increase metabolic activity in insects, climate change for larvae with the</w:t>
      </w:r>
      <w:r w:rsidR="000D6E6E" w:rsidRPr="006F5AD1">
        <w:rPr>
          <w:color w:val="000000" w:themeColor="text1"/>
        </w:rPr>
        <w:t xml:space="preserve"> short-diapause genotype </w:t>
      </w:r>
      <w:r w:rsidR="00DC6259" w:rsidRPr="006F5AD1">
        <w:rPr>
          <w:color w:val="000000" w:themeColor="text1"/>
        </w:rPr>
        <w:t xml:space="preserve">may deplete </w:t>
      </w:r>
      <w:r w:rsidR="000D6E6E" w:rsidRPr="006F5AD1">
        <w:rPr>
          <w:color w:val="000000" w:themeColor="text1"/>
        </w:rPr>
        <w:t>their</w:t>
      </w:r>
      <w:r w:rsidRPr="006F5AD1">
        <w:rPr>
          <w:color w:val="000000" w:themeColor="text1"/>
        </w:rPr>
        <w:t xml:space="preserve"> nutrient stores prematurely</w:t>
      </w:r>
      <w:r w:rsidR="000E1D1C" w:rsidRPr="006F5AD1">
        <w:rPr>
          <w:color w:val="000000" w:themeColor="text1"/>
        </w:rPr>
        <w:t>,</w:t>
      </w:r>
      <w:r w:rsidR="000D6E6E" w:rsidRPr="006F5AD1">
        <w:rPr>
          <w:color w:val="000000" w:themeColor="text1"/>
        </w:rPr>
        <w:t xml:space="preserve"> </w:t>
      </w:r>
      <w:r w:rsidR="007F477F" w:rsidRPr="006F5AD1">
        <w:rPr>
          <w:color w:val="000000" w:themeColor="text1"/>
        </w:rPr>
        <w:t xml:space="preserve">causing diapausing larvae to </w:t>
      </w:r>
      <w:r w:rsidR="000D6E6E" w:rsidRPr="006F5AD1">
        <w:rPr>
          <w:color w:val="000000" w:themeColor="text1"/>
        </w:rPr>
        <w:t>exit diapause early and be exposed to unfavorable seasonal stress</w:t>
      </w:r>
      <w:r w:rsidRPr="006F5AD1">
        <w:rPr>
          <w:color w:val="000000" w:themeColor="text1"/>
        </w:rPr>
        <w:t xml:space="preserve">. </w:t>
      </w:r>
      <w:r w:rsidR="00702570" w:rsidRPr="006F5AD1">
        <w:rPr>
          <w:color w:val="000000" w:themeColor="text1"/>
        </w:rPr>
        <w:t>T</w:t>
      </w:r>
      <w:r w:rsidRPr="006F5AD1">
        <w:rPr>
          <w:color w:val="000000" w:themeColor="text1"/>
        </w:rPr>
        <w:t xml:space="preserve">he effects of climate change could also be positive for some insects. If the effects of warmer diapause temperatures can be mitigated by larger nutrient stores, then insects that utilize </w:t>
      </w:r>
      <w:r w:rsidR="00101994" w:rsidRPr="006F5AD1">
        <w:rPr>
          <w:color w:val="000000" w:themeColor="text1"/>
        </w:rPr>
        <w:t xml:space="preserve">a </w:t>
      </w:r>
      <w:r w:rsidRPr="006F5AD1">
        <w:rPr>
          <w:color w:val="000000" w:themeColor="text1"/>
        </w:rPr>
        <w:t>strategy</w:t>
      </w:r>
      <w:r w:rsidR="00101994" w:rsidRPr="006F5AD1">
        <w:rPr>
          <w:color w:val="000000" w:themeColor="text1"/>
        </w:rPr>
        <w:t xml:space="preserve"> of storing more nutrients </w:t>
      </w:r>
      <w:r w:rsidR="00725EDF" w:rsidRPr="006F5AD1">
        <w:rPr>
          <w:color w:val="000000" w:themeColor="text1"/>
        </w:rPr>
        <w:t xml:space="preserve">ahead of </w:t>
      </w:r>
      <w:r w:rsidR="00101994" w:rsidRPr="006F5AD1">
        <w:rPr>
          <w:color w:val="000000" w:themeColor="text1"/>
        </w:rPr>
        <w:t>diapause</w:t>
      </w:r>
      <w:r w:rsidR="007F477F" w:rsidRPr="006F5AD1">
        <w:rPr>
          <w:color w:val="000000" w:themeColor="text1"/>
        </w:rPr>
        <w:t xml:space="preserve"> may thrive</w:t>
      </w:r>
      <w:r w:rsidR="00101994" w:rsidRPr="006F5AD1">
        <w:rPr>
          <w:color w:val="000000" w:themeColor="text1"/>
        </w:rPr>
        <w:t>,</w:t>
      </w:r>
      <w:r w:rsidRPr="006F5AD1">
        <w:rPr>
          <w:color w:val="000000" w:themeColor="text1"/>
        </w:rPr>
        <w:t xml:space="preserve"> like long-diapause </w:t>
      </w:r>
      <w:r w:rsidR="007F477F" w:rsidRPr="006F5AD1">
        <w:rPr>
          <w:color w:val="000000" w:themeColor="text1"/>
        </w:rPr>
        <w:t xml:space="preserve">genotype </w:t>
      </w:r>
      <w:r w:rsidRPr="006F5AD1">
        <w:rPr>
          <w:color w:val="000000" w:themeColor="text1"/>
        </w:rPr>
        <w:t xml:space="preserve">European corn borers. </w:t>
      </w:r>
    </w:p>
    <w:p w14:paraId="04A4E5E1" w14:textId="77777777" w:rsidR="00643F52" w:rsidRPr="006F5AD1" w:rsidRDefault="004F09C9" w:rsidP="005A5F4B">
      <w:pPr>
        <w:spacing w:line="480" w:lineRule="auto"/>
        <w:ind w:left="-15" w:right="165" w:firstLine="468"/>
        <w:rPr>
          <w:color w:val="000000" w:themeColor="text1"/>
        </w:rPr>
      </w:pPr>
      <w:r w:rsidRPr="006F5AD1">
        <w:rPr>
          <w:color w:val="000000" w:themeColor="text1"/>
        </w:rPr>
        <w:t>Warmer fall temperatures experienced by the two strains of European corn</w:t>
      </w:r>
      <w:r w:rsidR="00DC6259" w:rsidRPr="006F5AD1">
        <w:rPr>
          <w:color w:val="000000" w:themeColor="text1"/>
        </w:rPr>
        <w:t xml:space="preserve"> borers</w:t>
      </w:r>
      <w:r w:rsidRPr="006F5AD1">
        <w:rPr>
          <w:color w:val="000000" w:themeColor="text1"/>
        </w:rPr>
        <w:t xml:space="preserve">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 xml:space="preserve">of diapause compared to larvae with the short-diapause genotype. </w:t>
      </w:r>
      <w:r w:rsidR="000E1D1C" w:rsidRPr="006F5AD1">
        <w:rPr>
          <w:color w:val="000000" w:themeColor="text1"/>
        </w:rPr>
        <w:t xml:space="preserve">I did not detect a difference between the two strains in </w:t>
      </w:r>
      <w:r w:rsidRPr="006F5AD1">
        <w:rPr>
          <w:color w:val="000000" w:themeColor="text1"/>
        </w:rPr>
        <w:t>the rate of lipid depletion during diapause.</w:t>
      </w:r>
    </w:p>
    <w:p w14:paraId="4513ADD2" w14:textId="77777777" w:rsidR="007F6A28" w:rsidRPr="006F5AD1" w:rsidRDefault="007F6A28">
      <w:pPr>
        <w:ind w:left="-15" w:right="165" w:firstLine="468"/>
        <w:rPr>
          <w:color w:val="000000" w:themeColor="text1"/>
        </w:rPr>
      </w:pPr>
    </w:p>
    <w:p w14:paraId="1F003D43" w14:textId="77777777" w:rsidR="006F58EA" w:rsidRPr="006F5AD1" w:rsidRDefault="00D27C9E">
      <w:pPr>
        <w:tabs>
          <w:tab w:val="center" w:pos="4059"/>
          <w:tab w:val="center" w:pos="4986"/>
        </w:tabs>
        <w:spacing w:after="206" w:line="259"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673B035C" w14:textId="77777777" w:rsidR="006F58EA" w:rsidRPr="006F5AD1" w:rsidRDefault="00D27C9E">
      <w:pPr>
        <w:tabs>
          <w:tab w:val="center" w:pos="1712"/>
        </w:tabs>
        <w:spacing w:after="212" w:line="253" w:lineRule="auto"/>
        <w:ind w:left="-15" w:firstLine="0"/>
        <w:rPr>
          <w:color w:val="000000" w:themeColor="text1"/>
        </w:rPr>
      </w:pPr>
      <w:r w:rsidRPr="006F5AD1">
        <w:rPr>
          <w:color w:val="000000" w:themeColor="text1"/>
        </w:rPr>
        <w:t>3.2.1</w:t>
      </w:r>
      <w:r w:rsidRPr="006F5AD1">
        <w:rPr>
          <w:color w:val="000000" w:themeColor="text1"/>
        </w:rPr>
        <w:tab/>
        <w:t>General Rearing</w:t>
      </w:r>
    </w:p>
    <w:p w14:paraId="5DFCE053" w14:textId="77777777" w:rsidR="00DD43B4" w:rsidRPr="006F5AD1" w:rsidRDefault="00DD43B4" w:rsidP="00DD43B4">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Dopman's laboratory at Tufts University. The two genetically distinct European corn borer strains used during my experiment were collected as a mixture of larvae, pupae, and adults from New York </w:t>
      </w:r>
      <w:r w:rsidR="00A13F24" w:rsidRPr="006F5AD1">
        <w:rPr>
          <w:rFonts w:asciiTheme="minorHAnsi" w:eastAsiaTheme="minorEastAsia" w:hAnsiTheme="minorHAnsi" w:cstheme="minorHAnsi"/>
          <w:bCs/>
          <w:szCs w:val="24"/>
        </w:rPr>
        <w:t xml:space="preserve">State </w:t>
      </w:r>
      <w:r w:rsidRPr="006F5AD1">
        <w:rPr>
          <w:rFonts w:asciiTheme="minorHAnsi" w:eastAsiaTheme="minorEastAsia" w:hAnsiTheme="minorHAnsi" w:cstheme="minorHAnsi"/>
          <w:bCs/>
          <w:szCs w:val="24"/>
        </w:rPr>
        <w:t>prior to 2015 and kept as separate colonies</w:t>
      </w:r>
      <w:r w:rsidR="00DA3145" w:rsidRPr="006F5AD1">
        <w:rPr>
          <w:rFonts w:asciiTheme="minorHAnsi" w:eastAsiaTheme="minorEastAsia" w:hAnsiTheme="minorHAnsi" w:cstheme="minorHAnsi"/>
          <w:bCs/>
          <w:szCs w:val="24"/>
        </w:rPr>
        <w:t xml:space="preserve"> (Wadsworth et al.</w:t>
      </w:r>
      <w:r w:rsidR="001600C3" w:rsidRPr="006F5AD1">
        <w:rPr>
          <w:rFonts w:asciiTheme="minorHAnsi" w:eastAsiaTheme="minorEastAsia" w:hAnsiTheme="minorHAnsi" w:cstheme="minorHAnsi"/>
          <w:bCs/>
          <w:szCs w:val="24"/>
        </w:rPr>
        <w:t xml:space="preserve">, </w:t>
      </w:r>
      <w:r w:rsidR="00DA3145" w:rsidRPr="006F5AD1">
        <w:rPr>
          <w:rFonts w:asciiTheme="minorHAnsi" w:eastAsiaTheme="minorEastAsia" w:hAnsiTheme="minorHAnsi" w:cstheme="minorHAnsi"/>
          <w:bCs/>
          <w:szCs w:val="24"/>
        </w:rPr>
        <w:t>2005)</w:t>
      </w:r>
      <w:r w:rsidRPr="006F5AD1">
        <w:rPr>
          <w:rFonts w:asciiTheme="minorHAnsi" w:eastAsiaTheme="minorEastAsia" w:hAnsiTheme="minorHAnsi" w:cstheme="minorHAnsi"/>
          <w:bCs/>
          <w:szCs w:val="24"/>
        </w:rPr>
        <w:t xml:space="preserve">. Strain identity was determined genotypically using the </w:t>
      </w:r>
      <w:r w:rsidRPr="006F5AD1">
        <w:rPr>
          <w:rFonts w:asciiTheme="minorHAnsi" w:eastAsiaTheme="minorEastAsia" w:hAnsiTheme="minorHAnsi" w:cstheme="minorHAnsi"/>
          <w:bCs/>
          <w:i/>
          <w:szCs w:val="24"/>
        </w:rPr>
        <w:t>pgFAR</w:t>
      </w:r>
      <w:r w:rsidRPr="006F5AD1">
        <w:rPr>
          <w:rFonts w:asciiTheme="minorHAnsi" w:eastAsiaTheme="minorEastAsia" w:hAnsiTheme="minorHAnsi" w:cstheme="minorHAnsi"/>
          <w:bCs/>
          <w:szCs w:val="24"/>
        </w:rPr>
        <w:t xml:space="preserve"> autosomal gene</w:t>
      </w:r>
      <w:r w:rsidR="00DA3145" w:rsidRPr="006F5AD1">
        <w:rPr>
          <w:rFonts w:asciiTheme="minorHAnsi" w:eastAsiaTheme="minorEastAsia" w:hAnsiTheme="minorHAnsi" w:cstheme="minorHAnsi"/>
          <w:bCs/>
          <w:szCs w:val="24"/>
        </w:rPr>
        <w:t xml:space="preserve"> (Lassance et al.</w:t>
      </w:r>
      <w:r w:rsidR="001600C3" w:rsidRPr="006F5AD1">
        <w:rPr>
          <w:rFonts w:asciiTheme="minorHAnsi" w:eastAsiaTheme="minorEastAsia" w:hAnsiTheme="minorHAnsi" w:cstheme="minorHAnsi"/>
          <w:bCs/>
          <w:szCs w:val="24"/>
        </w:rPr>
        <w:t>,</w:t>
      </w:r>
      <w:r w:rsidR="00DA3145" w:rsidRPr="006F5AD1">
        <w:rPr>
          <w:rFonts w:asciiTheme="minorHAnsi" w:eastAsiaTheme="minorEastAsia" w:hAnsiTheme="minorHAnsi" w:cstheme="minorHAnsi"/>
          <w:bCs/>
          <w:szCs w:val="24"/>
        </w:rPr>
        <w:t xml:space="preserve"> 2010)</w:t>
      </w:r>
      <w:r w:rsidRPr="006F5AD1">
        <w:rPr>
          <w:rFonts w:asciiTheme="minorHAnsi" w:eastAsiaTheme="minorEastAsia" w:hAnsiTheme="minorHAnsi" w:cstheme="minorHAnsi"/>
          <w:bCs/>
          <w:szCs w:val="24"/>
        </w:rPr>
        <w:t xml:space="preserve">. This gene codes for an important enzyme involved in determining the female sex-pheromone </w:t>
      </w:r>
      <w:r w:rsidR="00A13F24" w:rsidRPr="006F5AD1">
        <w:rPr>
          <w:rFonts w:asciiTheme="minorHAnsi" w:eastAsiaTheme="minorEastAsia" w:hAnsiTheme="minorHAnsi" w:cstheme="minorHAnsi"/>
          <w:bCs/>
          <w:szCs w:val="24"/>
        </w:rPr>
        <w:t>blend and</w:t>
      </w:r>
      <w:r w:rsidRPr="006F5AD1">
        <w:rPr>
          <w:rFonts w:asciiTheme="minorHAnsi" w:eastAsiaTheme="minorEastAsia" w:hAnsiTheme="minorHAnsi" w:cstheme="minorHAnsi"/>
          <w:bCs/>
          <w:szCs w:val="24"/>
        </w:rPr>
        <w:t xml:space="preserve"> is partly responsible for maintaining strain differences. The </w:t>
      </w:r>
      <w:r w:rsidRPr="006F5AD1">
        <w:rPr>
          <w:rFonts w:asciiTheme="minorHAnsi" w:eastAsiaTheme="minorEastAsia" w:hAnsiTheme="minorHAnsi" w:cstheme="minorHAnsi"/>
          <w:bCs/>
          <w:i/>
          <w:szCs w:val="24"/>
        </w:rPr>
        <w:t>pgFAR-Z</w:t>
      </w:r>
      <w:r w:rsidRPr="006F5AD1">
        <w:rPr>
          <w:rFonts w:asciiTheme="minorHAnsi" w:eastAsiaTheme="minorEastAsia" w:hAnsiTheme="minorHAnsi" w:cstheme="minorHAnsi"/>
          <w:bCs/>
          <w:szCs w:val="24"/>
        </w:rPr>
        <w:t xml:space="preserve"> allele is carried by the </w:t>
      </w:r>
      <w:r w:rsidR="00101994" w:rsidRPr="006F5AD1">
        <w:rPr>
          <w:rFonts w:asciiTheme="minorHAnsi" w:eastAsiaTheme="minorEastAsia" w:hAnsiTheme="minorHAnsi" w:cstheme="minorHAnsi"/>
          <w:bCs/>
          <w:szCs w:val="24"/>
        </w:rPr>
        <w:t>Z-</w:t>
      </w:r>
      <w:r w:rsidRPr="006F5AD1">
        <w:rPr>
          <w:rFonts w:asciiTheme="minorHAnsi" w:eastAsiaTheme="minorEastAsia" w:hAnsiTheme="minorHAnsi" w:cstheme="minorHAnsi"/>
          <w:bCs/>
          <w:szCs w:val="24"/>
        </w:rPr>
        <w:t>strain</w:t>
      </w:r>
      <w:r w:rsidR="00A13F24" w:rsidRPr="006F5AD1">
        <w:rPr>
          <w:rFonts w:asciiTheme="minorHAnsi" w:eastAsiaTheme="minorEastAsia" w:hAnsiTheme="minorHAnsi" w:cstheme="minorHAnsi"/>
          <w:bCs/>
          <w:szCs w:val="24"/>
        </w:rPr>
        <w:t xml:space="preserve"> larvae</w:t>
      </w:r>
      <w:r w:rsidRPr="006F5AD1">
        <w:rPr>
          <w:rFonts w:asciiTheme="minorHAnsi" w:eastAsiaTheme="minorEastAsia" w:hAnsiTheme="minorHAnsi" w:cstheme="minorHAnsi"/>
          <w:bCs/>
          <w:szCs w:val="24"/>
        </w:rPr>
        <w:t xml:space="preserve"> and the </w:t>
      </w:r>
      <w:r w:rsidRPr="006F5AD1">
        <w:rPr>
          <w:rFonts w:asciiTheme="minorHAnsi" w:eastAsiaTheme="minorEastAsia" w:hAnsiTheme="minorHAnsi" w:cstheme="minorHAnsi"/>
          <w:bCs/>
          <w:i/>
          <w:szCs w:val="24"/>
        </w:rPr>
        <w:t>pgFAR-E</w:t>
      </w:r>
      <w:r w:rsidRPr="006F5AD1">
        <w:rPr>
          <w:rFonts w:asciiTheme="minorHAnsi" w:eastAsiaTheme="minorEastAsia" w:hAnsiTheme="minorHAnsi" w:cstheme="minorHAnsi"/>
          <w:bCs/>
          <w:szCs w:val="24"/>
        </w:rPr>
        <w:t xml:space="preserve"> allele is carried by</w:t>
      </w:r>
      <w:r w:rsidR="00725EDF" w:rsidRPr="006F5AD1">
        <w:rPr>
          <w:rFonts w:asciiTheme="minorHAnsi" w:eastAsiaTheme="minorEastAsia" w:hAnsiTheme="minorHAnsi" w:cstheme="minorHAnsi"/>
          <w:bCs/>
          <w:szCs w:val="24"/>
        </w:rPr>
        <w:t xml:space="preserve"> the</w:t>
      </w:r>
      <w:r w:rsidRPr="006F5AD1">
        <w:rPr>
          <w:rFonts w:asciiTheme="minorHAnsi" w:eastAsiaTheme="minorEastAsia" w:hAnsiTheme="minorHAnsi" w:cstheme="minorHAnsi"/>
          <w:bCs/>
          <w:szCs w:val="24"/>
        </w:rPr>
        <w:t xml:space="preserve"> E</w:t>
      </w:r>
      <w:r w:rsidR="00A13F24" w:rsidRPr="006F5AD1">
        <w:rPr>
          <w:rFonts w:asciiTheme="minorHAnsi" w:eastAsiaTheme="minorEastAsia" w:hAnsiTheme="minorHAnsi" w:cstheme="minorHAnsi"/>
          <w:bCs/>
          <w:szCs w:val="24"/>
        </w:rPr>
        <w:t>-</w:t>
      </w:r>
      <w:r w:rsidRPr="006F5AD1">
        <w:rPr>
          <w:rFonts w:asciiTheme="minorHAnsi" w:eastAsiaTheme="minorEastAsia" w:hAnsiTheme="minorHAnsi" w:cstheme="minorHAnsi"/>
          <w:bCs/>
          <w:szCs w:val="24"/>
        </w:rPr>
        <w:t>strain larvae, and each allele produces a distinct pheromone blend</w:t>
      </w:r>
      <w:r w:rsidR="00DA3145" w:rsidRPr="006F5AD1">
        <w:rPr>
          <w:rFonts w:asciiTheme="minorHAnsi" w:eastAsiaTheme="minorEastAsia" w:hAnsiTheme="minorHAnsi" w:cstheme="minorHAnsi"/>
          <w:bCs/>
          <w:szCs w:val="24"/>
        </w:rPr>
        <w:t xml:space="preserve"> (Lassance et al.</w:t>
      </w:r>
      <w:r w:rsidR="001600C3" w:rsidRPr="006F5AD1">
        <w:rPr>
          <w:rFonts w:asciiTheme="minorHAnsi" w:eastAsiaTheme="minorEastAsia" w:hAnsiTheme="minorHAnsi" w:cstheme="minorHAnsi"/>
          <w:bCs/>
          <w:szCs w:val="24"/>
        </w:rPr>
        <w:t>,</w:t>
      </w:r>
      <w:r w:rsidR="00DA3145" w:rsidRPr="006F5AD1">
        <w:rPr>
          <w:rFonts w:asciiTheme="minorHAnsi" w:eastAsiaTheme="minorEastAsia" w:hAnsiTheme="minorHAnsi" w:cstheme="minorHAnsi"/>
          <w:bCs/>
          <w:szCs w:val="24"/>
        </w:rPr>
        <w:t xml:space="preserve"> 2010).</w:t>
      </w:r>
      <w:r w:rsidRPr="006F5AD1">
        <w:rPr>
          <w:rFonts w:asciiTheme="minorHAnsi" w:eastAsiaTheme="minorEastAsia" w:hAnsiTheme="minorHAnsi" w:cstheme="minorHAnsi"/>
          <w:bCs/>
          <w:szCs w:val="24"/>
        </w:rPr>
        <w:t xml:space="preserve">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4936AC50" w14:textId="77777777" w:rsidR="007F6A28" w:rsidRPr="006F5AD1" w:rsidRDefault="00DD43B4" w:rsidP="00643F52">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C and 65% rH until they hatched. Upon hatching</w:t>
      </w:r>
      <w:r w:rsidR="000E1D1C" w:rsidRPr="006F5AD1">
        <w:rPr>
          <w:rFonts w:asciiTheme="minorHAnsi" w:eastAsiaTheme="minorEastAsia" w:hAnsiTheme="minorHAnsi" w:cstheme="minorHAnsi"/>
          <w:bCs/>
          <w:szCs w:val="24"/>
        </w:rPr>
        <w:t>,</w:t>
      </w:r>
      <w:r w:rsidRPr="006F5AD1">
        <w:rPr>
          <w:rFonts w:asciiTheme="minorHAnsi" w:eastAsiaTheme="minorEastAsia" w:hAnsiTheme="minorHAnsi" w:cstheme="minorHAnsi"/>
          <w:bCs/>
          <w:szCs w:val="24"/>
        </w:rPr>
        <w:t xml:space="preserve">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C, and 65% rH) or the non-diapause treatment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rH). Larvae from each biological cohort were reared together in </w:t>
      </w:r>
      <w:r w:rsidRPr="006F5AD1">
        <w:rPr>
          <w:rFonts w:asciiTheme="minorHAnsi" w:eastAsiaTheme="minorEastAsia" w:hAnsiTheme="minorHAnsi" w:cstheme="minorHAnsi"/>
          <w:bCs/>
          <w:szCs w:val="24"/>
        </w:rPr>
        <w:lastRenderedPageBreak/>
        <w:t xml:space="preserve">groups and provided artificial European corn borer (ECB) diet ad libitum (Frontier Agricultural Sciences, Newark, DE, Product F9478B). </w:t>
      </w:r>
      <w:r w:rsidR="000E1D1C" w:rsidRPr="006F5AD1">
        <w:rPr>
          <w:rFonts w:asciiTheme="minorHAnsi" w:eastAsiaTheme="minorEastAsia" w:hAnsiTheme="minorHAnsi" w:cstheme="minorHAnsi"/>
          <w:bCs/>
          <w:szCs w:val="24"/>
        </w:rPr>
        <w:t xml:space="preserve">When </w:t>
      </w:r>
      <w:r w:rsidRPr="006F5AD1">
        <w:rPr>
          <w:rFonts w:asciiTheme="minorHAnsi" w:eastAsiaTheme="minorEastAsia" w:hAnsiTheme="minorHAnsi" w:cstheme="minorHAnsi"/>
          <w:bCs/>
          <w:szCs w:val="24"/>
        </w:rPr>
        <w:t>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17D62EF" w14:textId="77777777" w:rsidR="00643F52" w:rsidRPr="006F5AD1" w:rsidRDefault="00643F52" w:rsidP="00643F52">
      <w:pPr>
        <w:spacing w:after="160" w:line="480" w:lineRule="auto"/>
        <w:ind w:firstLine="720"/>
        <w:rPr>
          <w:rFonts w:asciiTheme="minorHAnsi" w:eastAsiaTheme="minorEastAsia" w:hAnsiTheme="minorHAnsi" w:cstheme="minorHAnsi"/>
          <w:bCs/>
          <w:szCs w:val="24"/>
        </w:rPr>
      </w:pPr>
    </w:p>
    <w:p w14:paraId="52495DEA" w14:textId="77777777" w:rsidR="006F58EA" w:rsidRPr="006F5AD1" w:rsidRDefault="00D27C9E">
      <w:pPr>
        <w:spacing w:after="187" w:line="253"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00DD43B4" w:rsidRPr="006F5AD1">
        <w:rPr>
          <w:iCs/>
          <w:color w:val="000000" w:themeColor="text1"/>
          <w:lang w:val="en"/>
        </w:rPr>
        <w:t>Estimating the Onset of Diapause and Using Metabolic Activity to Classify the Intensity of Diapause</w:t>
      </w:r>
      <w:r w:rsidR="007F477F" w:rsidRPr="006F5AD1">
        <w:rPr>
          <w:iCs/>
          <w:color w:val="000000" w:themeColor="text1"/>
          <w:lang w:val="en"/>
        </w:rPr>
        <w:t>-</w:t>
      </w:r>
      <w:r w:rsidR="00DD43B4" w:rsidRPr="006F5AD1">
        <w:rPr>
          <w:iCs/>
          <w:color w:val="000000" w:themeColor="text1"/>
          <w:lang w:val="en"/>
        </w:rPr>
        <w:t>Programmed Larvae</w:t>
      </w:r>
    </w:p>
    <w:p w14:paraId="63A4B3D8" w14:textId="77777777" w:rsidR="00DD43B4" w:rsidRPr="006F5AD1" w:rsidRDefault="00DD43B4" w:rsidP="00DD43B4">
      <w:pPr>
        <w:spacing w:line="480" w:lineRule="auto"/>
        <w:ind w:left="-15" w:right="90" w:firstLine="468"/>
        <w:rPr>
          <w:color w:val="000000" w:themeColor="text1"/>
          <w:lang w:val="en"/>
        </w:rPr>
      </w:pPr>
      <w:r w:rsidRPr="006F5AD1">
        <w:rPr>
          <w:color w:val="000000" w:themeColor="text1"/>
          <w:lang w:val="en"/>
        </w:rPr>
        <w:t>I tracked the developmental stages of individuals exposed to diapause-</w:t>
      </w:r>
      <w:r w:rsidR="00C82911" w:rsidRPr="006F5AD1">
        <w:rPr>
          <w:color w:val="000000" w:themeColor="text1"/>
          <w:lang w:val="en"/>
        </w:rPr>
        <w:t>inducing</w:t>
      </w:r>
      <w:r w:rsidRPr="006F5AD1">
        <w:rPr>
          <w:color w:val="000000" w:themeColor="text1"/>
          <w:lang w:val="en"/>
        </w:rPr>
        <w:t xml:space="preserve">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w:t>
      </w:r>
      <w:r w:rsidR="00C82911" w:rsidRPr="006F5AD1">
        <w:rPr>
          <w:color w:val="000000" w:themeColor="text1"/>
          <w:lang w:val="en"/>
        </w:rPr>
        <w:t>-</w:t>
      </w:r>
      <w:r w:rsidRPr="006F5AD1">
        <w:rPr>
          <w:color w:val="000000" w:themeColor="text1"/>
          <w:lang w:val="en"/>
        </w:rPr>
        <w:t>programmed larvae that pupated after the estimated onset of diapause but before the end of the 40-day trial were classified as shallow</w:t>
      </w:r>
      <w:r w:rsidR="007F477F" w:rsidRPr="006F5AD1">
        <w:rPr>
          <w:color w:val="000000" w:themeColor="text1"/>
          <w:lang w:val="en"/>
        </w:rPr>
        <w:t>-</w:t>
      </w:r>
      <w:r w:rsidRPr="006F5AD1">
        <w:rPr>
          <w:color w:val="000000" w:themeColor="text1"/>
          <w:lang w:val="en"/>
        </w:rPr>
        <w:t xml:space="preserve">diapause </w:t>
      </w:r>
      <w:r w:rsidR="007F477F" w:rsidRPr="006F5AD1">
        <w:rPr>
          <w:color w:val="000000" w:themeColor="text1"/>
          <w:lang w:val="en"/>
        </w:rPr>
        <w:t>larvae</w:t>
      </w:r>
      <w:r w:rsidRPr="006F5AD1">
        <w:rPr>
          <w:color w:val="000000" w:themeColor="text1"/>
          <w:lang w:val="en"/>
        </w:rPr>
        <w:t>, and larvae that did not pupate during the 40-day trial were classified as deep</w:t>
      </w:r>
      <w:r w:rsidR="007F477F" w:rsidRPr="006F5AD1">
        <w:rPr>
          <w:color w:val="000000" w:themeColor="text1"/>
          <w:lang w:val="en"/>
        </w:rPr>
        <w:t>-</w:t>
      </w:r>
      <w:r w:rsidRPr="006F5AD1">
        <w:rPr>
          <w:color w:val="000000" w:themeColor="text1"/>
          <w:lang w:val="en"/>
        </w:rPr>
        <w:t xml:space="preserve">diapause larvae. </w:t>
      </w:r>
      <w:r w:rsidRPr="006F5AD1">
        <w:rPr>
          <w:color w:val="000000" w:themeColor="text1"/>
        </w:rPr>
        <w:t xml:space="preserve"> </w:t>
      </w:r>
    </w:p>
    <w:p w14:paraId="40945D81" w14:textId="77777777" w:rsidR="00DD43B4" w:rsidRPr="006F5AD1" w:rsidRDefault="00DD43B4" w:rsidP="00DD43B4">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(Air-Tite, Virginia Beach, VA., product AL5) fitted with a three</w:t>
      </w:r>
      <w:r w:rsidR="00725EDF" w:rsidRPr="006F5AD1">
        <w:rPr>
          <w:color w:val="000000" w:themeColor="text1"/>
          <w:lang w:val="en"/>
        </w:rPr>
        <w:t>-</w:t>
      </w:r>
      <w:r w:rsidRPr="006F5AD1">
        <w:rPr>
          <w:color w:val="000000" w:themeColor="text1"/>
          <w:lang w:val="en"/>
        </w:rPr>
        <w:t>position stopcock. A single larva was placed into a chamber</w:t>
      </w:r>
      <w:r w:rsidR="00A13F24" w:rsidRPr="006F5AD1">
        <w:rPr>
          <w:color w:val="000000" w:themeColor="text1"/>
          <w:lang w:val="en"/>
        </w:rPr>
        <w:t xml:space="preserve"> filled with CO</w:t>
      </w:r>
      <w:r w:rsidR="00A13F24" w:rsidRPr="006F5AD1">
        <w:rPr>
          <w:color w:val="000000" w:themeColor="text1"/>
          <w:vertAlign w:val="subscript"/>
          <w:lang w:val="en"/>
        </w:rPr>
        <w:t xml:space="preserve">2 </w:t>
      </w:r>
      <w:r w:rsidR="00A13F24" w:rsidRPr="006F5AD1">
        <w:rPr>
          <w:color w:val="000000" w:themeColor="text1"/>
          <w:lang w:val="en"/>
        </w:rPr>
        <w:t>-free air. To remove CO</w:t>
      </w:r>
      <w:r w:rsidR="00A13F24" w:rsidRPr="006F5AD1">
        <w:rPr>
          <w:color w:val="000000" w:themeColor="text1"/>
          <w:vertAlign w:val="subscript"/>
          <w:lang w:val="en"/>
        </w:rPr>
        <w:t>2</w:t>
      </w:r>
      <w:r w:rsidR="00A13F24" w:rsidRPr="006F5AD1">
        <w:rPr>
          <w:color w:val="000000" w:themeColor="text1"/>
          <w:lang w:val="en"/>
        </w:rPr>
        <w:t>, a</w:t>
      </w:r>
      <w:r w:rsidRPr="006F5AD1">
        <w:rPr>
          <w:color w:val="000000" w:themeColor="text1"/>
          <w:lang w:val="en"/>
        </w:rPr>
        <w:t>tmospheric air was</w:t>
      </w:r>
      <w:r w:rsidR="00A13F24" w:rsidRPr="006F5AD1">
        <w:rPr>
          <w:color w:val="000000" w:themeColor="text1"/>
          <w:lang w:val="en"/>
        </w:rPr>
        <w:t xml:space="preserve"> pumped through a column of </w:t>
      </w:r>
      <w:r w:rsidR="001011C2" w:rsidRPr="006F5AD1">
        <w:rPr>
          <w:color w:val="000000" w:themeColor="text1"/>
          <w:lang w:val="en"/>
        </w:rPr>
        <w:t>D</w:t>
      </w:r>
      <w:r w:rsidR="00A13F24" w:rsidRPr="006F5AD1">
        <w:rPr>
          <w:color w:val="000000" w:themeColor="text1"/>
          <w:lang w:val="en"/>
        </w:rPr>
        <w:t>rierite</w:t>
      </w:r>
      <w:r w:rsidR="001011C2" w:rsidRPr="006F5AD1">
        <w:rPr>
          <w:color w:val="000000" w:themeColor="text1"/>
          <w:lang w:val="en"/>
        </w:rPr>
        <w:t xml:space="preserve"> (W.A. Hammond Drierite, Xena, OH., stock 24025)</w:t>
      </w:r>
      <w:r w:rsidR="00A13F24" w:rsidRPr="006F5AD1">
        <w:rPr>
          <w:color w:val="000000" w:themeColor="text1"/>
          <w:lang w:val="en"/>
        </w:rPr>
        <w:t xml:space="preserve"> to absorb moisture from the airstream and a column of </w:t>
      </w:r>
      <w:r w:rsidR="001011C2" w:rsidRPr="006F5AD1">
        <w:rPr>
          <w:color w:val="000000" w:themeColor="text1"/>
          <w:lang w:val="en"/>
        </w:rPr>
        <w:t>A</w:t>
      </w:r>
      <w:r w:rsidR="00A13F24" w:rsidRPr="006F5AD1">
        <w:rPr>
          <w:color w:val="000000" w:themeColor="text1"/>
          <w:lang w:val="en"/>
        </w:rPr>
        <w:t>scarite</w:t>
      </w:r>
      <w:r w:rsidR="001011C2" w:rsidRPr="006F5AD1">
        <w:rPr>
          <w:color w:val="000000" w:themeColor="text1"/>
          <w:lang w:val="en"/>
        </w:rPr>
        <w:t xml:space="preserve"> (</w:t>
      </w:r>
      <w:r w:rsidR="000472C3" w:rsidRPr="006F5AD1">
        <w:rPr>
          <w:color w:val="000000" w:themeColor="text1"/>
          <w:lang w:val="en"/>
        </w:rPr>
        <w:t>Fisher Scientific</w:t>
      </w:r>
      <w:r w:rsidR="001011C2" w:rsidRPr="006F5AD1">
        <w:rPr>
          <w:color w:val="000000" w:themeColor="text1"/>
          <w:lang w:val="en"/>
        </w:rPr>
        <w:t xml:space="preserve">, </w:t>
      </w:r>
      <w:r w:rsidR="000472C3" w:rsidRPr="006F5AD1">
        <w:rPr>
          <w:color w:val="000000" w:themeColor="text1"/>
          <w:lang w:val="en"/>
        </w:rPr>
        <w:lastRenderedPageBreak/>
        <w:t xml:space="preserve">Waltman, WA., </w:t>
      </w:r>
      <w:r w:rsidR="000472C3" w:rsidRPr="006F5AD1">
        <w:t>catalog AC208081000</w:t>
      </w:r>
      <w:r w:rsidR="001011C2" w:rsidRPr="006F5AD1">
        <w:rPr>
          <w:color w:val="000000" w:themeColor="text1"/>
          <w:lang w:val="en"/>
        </w:rPr>
        <w:t>)</w:t>
      </w:r>
      <w:r w:rsidR="00A13F24" w:rsidRPr="006F5AD1">
        <w:rPr>
          <w:color w:val="000000" w:themeColor="text1"/>
          <w:lang w:val="en"/>
        </w:rPr>
        <w:t xml:space="preserve"> to remove CO</w:t>
      </w:r>
      <w:r w:rsidR="00A13F24" w:rsidRPr="006F5AD1">
        <w:rPr>
          <w:color w:val="000000" w:themeColor="text1"/>
          <w:vertAlign w:val="subscript"/>
          <w:lang w:val="en"/>
        </w:rPr>
        <w:t>2</w:t>
      </w:r>
      <w:r w:rsidR="00A13F24" w:rsidRPr="006F5AD1">
        <w:rPr>
          <w:color w:val="000000" w:themeColor="text1"/>
          <w:lang w:val="en"/>
        </w:rPr>
        <w:t>. The airstream was then</w:t>
      </w:r>
      <w:r w:rsidRPr="006F5AD1">
        <w:rPr>
          <w:color w:val="000000" w:themeColor="text1"/>
          <w:lang w:val="en"/>
        </w:rPr>
        <w:t xml:space="preserve"> bubbled through water with a pH of 4 to humidify the air. This CO</w:t>
      </w:r>
      <w:r w:rsidRPr="006F5AD1">
        <w:rPr>
          <w:color w:val="000000" w:themeColor="text1"/>
          <w:vertAlign w:val="subscript"/>
          <w:lang w:val="en"/>
        </w:rPr>
        <w:t>2</w:t>
      </w:r>
      <w:r w:rsidR="00E26727" w:rsidRPr="006F5AD1">
        <w:rPr>
          <w:color w:val="000000" w:themeColor="text1"/>
          <w:lang w:val="en"/>
        </w:rPr>
        <w:t>-</w:t>
      </w:r>
      <w:r w:rsidRPr="006F5AD1">
        <w:rPr>
          <w:color w:val="000000" w:themeColor="text1"/>
          <w:lang w:val="en"/>
        </w:rPr>
        <w:t>free air was then pumped into the respirometry chamber to replace the atmospheric air in the chamber</w:t>
      </w:r>
      <w:r w:rsidR="007F477F" w:rsidRPr="006F5AD1">
        <w:rPr>
          <w:color w:val="000000" w:themeColor="text1"/>
          <w:lang w:val="en"/>
        </w:rPr>
        <w:t>,</w:t>
      </w:r>
      <w:r w:rsidRPr="006F5AD1">
        <w:rPr>
          <w:color w:val="000000" w:themeColor="text1"/>
          <w:lang w:val="en"/>
        </w:rPr>
        <w:t xml:space="preserve"> and finally larvae </w:t>
      </w:r>
      <w:r w:rsidR="00725EDF" w:rsidRPr="006F5AD1">
        <w:rPr>
          <w:color w:val="000000" w:themeColor="text1"/>
          <w:lang w:val="en"/>
        </w:rPr>
        <w:t xml:space="preserve">were </w:t>
      </w:r>
      <w:r w:rsidRPr="006F5AD1">
        <w:rPr>
          <w:color w:val="000000" w:themeColor="text1"/>
          <w:lang w:val="en"/>
        </w:rPr>
        <w:t>sealed into</w:t>
      </w:r>
      <w:r w:rsidR="00725EDF" w:rsidRPr="006F5AD1">
        <w:rPr>
          <w:color w:val="000000" w:themeColor="text1"/>
          <w:lang w:val="en"/>
        </w:rPr>
        <w:t xml:space="preserve"> the</w:t>
      </w:r>
      <w:r w:rsidRPr="006F5AD1">
        <w:rPr>
          <w:color w:val="000000" w:themeColor="text1"/>
          <w:lang w:val="en"/>
        </w:rPr>
        <w:t xml:space="preserve"> CO</w:t>
      </w:r>
      <w:r w:rsidRPr="006F5AD1">
        <w:rPr>
          <w:color w:val="000000" w:themeColor="text1"/>
          <w:vertAlign w:val="subscript"/>
          <w:lang w:val="en"/>
        </w:rPr>
        <w:t xml:space="preserve">2 </w:t>
      </w:r>
      <w:r w:rsidR="00E26727" w:rsidRPr="006F5AD1">
        <w:rPr>
          <w:color w:val="000000" w:themeColor="text1"/>
          <w:lang w:val="en"/>
        </w:rPr>
        <w:t>-</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 xml:space="preserve">chamber. Larvae were then held in these chambers for approximately 1 hour </w:t>
      </w:r>
      <w:r w:rsidR="000472C3" w:rsidRPr="006F5AD1">
        <w:rPr>
          <w:color w:val="000000" w:themeColor="text1"/>
          <w:lang w:val="en"/>
        </w:rPr>
        <w:t xml:space="preserve">and </w:t>
      </w:r>
      <w:r w:rsidRPr="006F5AD1">
        <w:rPr>
          <w:color w:val="000000" w:themeColor="text1"/>
          <w:lang w:val="en"/>
        </w:rPr>
        <w:t>the exact hold time</w:t>
      </w:r>
      <w:r w:rsidR="000472C3" w:rsidRPr="006F5AD1">
        <w:rPr>
          <w:color w:val="000000" w:themeColor="text1"/>
          <w:lang w:val="en"/>
        </w:rPr>
        <w:t xml:space="preserve"> of</w:t>
      </w:r>
      <w:r w:rsidRPr="006F5AD1">
        <w:rPr>
          <w:color w:val="000000" w:themeColor="text1"/>
          <w:lang w:val="en"/>
        </w:rPr>
        <w:t xml:space="preserve"> each individual larvae </w:t>
      </w:r>
      <w:r w:rsidR="00C82911" w:rsidRPr="006F5AD1">
        <w:rPr>
          <w:color w:val="000000" w:themeColor="text1"/>
          <w:lang w:val="en"/>
        </w:rPr>
        <w:t xml:space="preserve">was </w:t>
      </w:r>
      <w:r w:rsidRPr="006F5AD1">
        <w:rPr>
          <w:color w:val="000000" w:themeColor="text1"/>
          <w:lang w:val="en"/>
        </w:rPr>
        <w:t>recorded. After the hold time elapsed, each sealed chamber was attached to a gas analyzer (Li-cor,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Expedata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16D3F741" w14:textId="77777777" w:rsidR="007F6A28" w:rsidRPr="006F5AD1" w:rsidRDefault="007F6A28">
      <w:pPr>
        <w:ind w:left="-15" w:right="90" w:firstLine="468"/>
        <w:rPr>
          <w:color w:val="000000" w:themeColor="text1"/>
        </w:rPr>
      </w:pPr>
    </w:p>
    <w:p w14:paraId="5CC146D6" w14:textId="77777777" w:rsidR="006F58EA" w:rsidRPr="006F5AD1" w:rsidRDefault="00D27C9E" w:rsidP="00941D82">
      <w:pPr>
        <w:tabs>
          <w:tab w:val="left" w:pos="540"/>
          <w:tab w:val="left" w:pos="990"/>
          <w:tab w:val="center" w:pos="4712"/>
        </w:tabs>
        <w:spacing w:after="187" w:line="253" w:lineRule="auto"/>
        <w:ind w:left="-15" w:firstLine="0"/>
        <w:rPr>
          <w:color w:val="000000" w:themeColor="text1"/>
        </w:rPr>
      </w:pPr>
      <w:r w:rsidRPr="006F5AD1">
        <w:rPr>
          <w:color w:val="000000" w:themeColor="text1"/>
        </w:rPr>
        <w:t>3.2.3</w:t>
      </w:r>
      <w:r w:rsidRPr="006F5AD1">
        <w:rPr>
          <w:color w:val="000000" w:themeColor="text1"/>
        </w:rPr>
        <w:tab/>
      </w:r>
      <w:r w:rsidR="00E3519C" w:rsidRPr="006F5AD1">
        <w:rPr>
          <w:color w:val="000000" w:themeColor="text1"/>
        </w:rPr>
        <w:tab/>
      </w:r>
      <w:r w:rsidRPr="006F5AD1">
        <w:rPr>
          <w:color w:val="000000" w:themeColor="text1"/>
        </w:rPr>
        <w:t xml:space="preserve">Experiment 2: </w:t>
      </w:r>
      <w:r w:rsidR="00DD43B4" w:rsidRPr="006F5AD1">
        <w:rPr>
          <w:color w:val="000000" w:themeColor="text1"/>
        </w:rPr>
        <w:t xml:space="preserve">Estimating the Onset </w:t>
      </w:r>
      <w:r w:rsidR="000472C3" w:rsidRPr="006F5AD1">
        <w:rPr>
          <w:color w:val="000000" w:themeColor="text1"/>
        </w:rPr>
        <w:t>o</w:t>
      </w:r>
      <w:r w:rsidR="00DD43B4" w:rsidRPr="006F5AD1">
        <w:rPr>
          <w:color w:val="000000" w:themeColor="text1"/>
        </w:rPr>
        <w:t>f Wandering and Sampling Larvae for Lean Mass and Lipid Mass</w:t>
      </w:r>
    </w:p>
    <w:p w14:paraId="7DC771DB" w14:textId="77777777" w:rsidR="00DD43B4" w:rsidRPr="006F5AD1" w:rsidRDefault="00DD43B4" w:rsidP="00DD43B4">
      <w:pPr>
        <w:spacing w:line="480" w:lineRule="auto"/>
        <w:ind w:left="-15" w:right="90" w:firstLine="468"/>
        <w:rPr>
          <w:color w:val="000000" w:themeColor="text1"/>
          <w:lang w:val="en"/>
        </w:rPr>
      </w:pPr>
      <w:r w:rsidRPr="006F5AD1">
        <w:rPr>
          <w:color w:val="000000" w:themeColor="text1"/>
          <w:lang w:val="en"/>
        </w:rPr>
        <w:t>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w:t>
      </w:r>
      <w:r w:rsidR="00DA3145" w:rsidRPr="006F5AD1">
        <w:rPr>
          <w:color w:val="000000" w:themeColor="text1"/>
          <w:lang w:val="en"/>
        </w:rPr>
        <w:t xml:space="preserve"> </w:t>
      </w:r>
      <w:r w:rsidR="001B705E" w:rsidRPr="006F5AD1">
        <w:rPr>
          <w:color w:val="000000" w:themeColor="text1"/>
          <w:lang w:val="en"/>
        </w:rPr>
        <w:t>(</w:t>
      </w:r>
      <w:r w:rsidR="00DA3145" w:rsidRPr="006F5AD1">
        <w:rPr>
          <w:color w:val="000000" w:themeColor="text1"/>
          <w:lang w:val="en"/>
        </w:rPr>
        <w:t>Sakurai</w:t>
      </w:r>
      <w:r w:rsidR="001B705E" w:rsidRPr="006F5AD1">
        <w:rPr>
          <w:color w:val="000000" w:themeColor="text1"/>
          <w:lang w:val="en"/>
        </w:rPr>
        <w:t xml:space="preserve"> et al.</w:t>
      </w:r>
      <w:r w:rsidR="001600C3" w:rsidRPr="006F5AD1">
        <w:rPr>
          <w:color w:val="000000" w:themeColor="text1"/>
          <w:lang w:val="en"/>
        </w:rPr>
        <w:t>,</w:t>
      </w:r>
      <w:r w:rsidR="00DA3145" w:rsidRPr="006F5AD1">
        <w:rPr>
          <w:color w:val="000000" w:themeColor="text1"/>
          <w:lang w:val="en"/>
        </w:rPr>
        <w:t xml:space="preserve"> 1998</w:t>
      </w:r>
      <w:r w:rsidR="001B705E" w:rsidRPr="006F5AD1">
        <w:rPr>
          <w:color w:val="000000" w:themeColor="text1"/>
          <w:lang w:val="en"/>
        </w:rPr>
        <w:t>)</w:t>
      </w:r>
      <w:r w:rsidRPr="006F5AD1">
        <w:rPr>
          <w:color w:val="000000" w:themeColor="text1"/>
          <w:lang w:val="en"/>
        </w:rPr>
        <w:t xml:space="preserve">. </w:t>
      </w:r>
      <w:r w:rsidR="00C82E8F" w:rsidRPr="006F5AD1">
        <w:rPr>
          <w:color w:val="000000" w:themeColor="text1"/>
          <w:lang w:val="en"/>
        </w:rPr>
        <w:t>L</w:t>
      </w:r>
      <w:r w:rsidRPr="006F5AD1">
        <w:rPr>
          <w:color w:val="000000" w:themeColor="text1"/>
          <w:lang w:val="en"/>
        </w:rPr>
        <w:t xml:space="preserve">arvae were removed from artificial diet and held in isolation for thirty minutes. After thirty minutes of isolation, larvae that did not produce frass were recorded as wandering. Using this wandering assay, I tracked the population of larvae for up to forty days and recorded </w:t>
      </w:r>
      <w:r w:rsidR="00C82911" w:rsidRPr="006F5AD1">
        <w:rPr>
          <w:color w:val="000000" w:themeColor="text1"/>
          <w:lang w:val="en"/>
        </w:rPr>
        <w:t xml:space="preserve">the </w:t>
      </w:r>
      <w:r w:rsidRPr="006F5AD1">
        <w:rPr>
          <w:color w:val="000000" w:themeColor="text1"/>
          <w:lang w:val="en"/>
        </w:rPr>
        <w:t xml:space="preserve">following developmental events: 1) the day that larvae eclose into the final instar, 2) the wandering day, and 3) pupation. All larval samples intended for lean mass and lipid </w:t>
      </w:r>
      <w:r w:rsidRPr="006F5AD1">
        <w:rPr>
          <w:color w:val="000000" w:themeColor="text1"/>
          <w:lang w:val="en"/>
        </w:rPr>
        <w:lastRenderedPageBreak/>
        <w:t>measurements were assayed for wandering only once and larvae determined not to be wandering were removed from the experiment.</w:t>
      </w:r>
      <w:r w:rsidRPr="006F5AD1">
        <w:rPr>
          <w:color w:val="000000" w:themeColor="text1"/>
        </w:rPr>
        <w:t xml:space="preserve"> </w:t>
      </w:r>
    </w:p>
    <w:p w14:paraId="6767D0E6" w14:textId="77777777" w:rsidR="00DD43B4" w:rsidRPr="006F5AD1" w:rsidRDefault="00DD43B4" w:rsidP="00DD43B4">
      <w:pPr>
        <w:spacing w:line="480" w:lineRule="auto"/>
        <w:ind w:left="-15" w:right="90" w:firstLine="468"/>
        <w:rPr>
          <w:color w:val="000000" w:themeColor="text1"/>
        </w:rPr>
      </w:pPr>
      <w:r w:rsidRPr="006F5AD1">
        <w:rPr>
          <w:color w:val="000000" w:themeColor="text1"/>
          <w:lang w:val="en"/>
        </w:rPr>
        <w:t>To investigate the relationship between nutritio</w:t>
      </w:r>
      <w:r w:rsidR="00DA3145" w:rsidRPr="006F5AD1">
        <w:rPr>
          <w:color w:val="000000" w:themeColor="text1"/>
          <w:lang w:val="en"/>
        </w:rPr>
        <w:t>n</w:t>
      </w:r>
      <w:r w:rsidRPr="006F5AD1">
        <w:rPr>
          <w:color w:val="000000" w:themeColor="text1"/>
          <w:lang w:val="en"/>
        </w:rPr>
        <w:t xml:space="preserve"> stores and diapause length genotype, lean mass and lipid mass were measured in larvae from each treatment</w:t>
      </w:r>
      <w:r w:rsidR="00B2050F" w:rsidRPr="006F5AD1">
        <w:rPr>
          <w:color w:val="000000" w:themeColor="text1"/>
          <w:lang w:val="en"/>
        </w:rPr>
        <w:t xml:space="preserve"> </w:t>
      </w:r>
      <w:r w:rsidR="00C82911" w:rsidRPr="006F5AD1">
        <w:rPr>
          <w:color w:val="000000" w:themeColor="text1"/>
          <w:lang w:val="en"/>
        </w:rPr>
        <w:t>at the onset of the last instar, at the onset of diapau</w:t>
      </w:r>
      <w:r w:rsidR="000241BD" w:rsidRPr="006F5AD1">
        <w:rPr>
          <w:color w:val="000000" w:themeColor="text1"/>
          <w:lang w:val="en"/>
        </w:rPr>
        <w:t>s</w:t>
      </w:r>
      <w:r w:rsidR="00C82911" w:rsidRPr="006F5AD1">
        <w:rPr>
          <w:color w:val="000000" w:themeColor="text1"/>
          <w:lang w:val="en"/>
        </w:rPr>
        <w:t xml:space="preserve">e, </w:t>
      </w:r>
      <w:r w:rsidR="00B2050F" w:rsidRPr="006F5AD1">
        <w:rPr>
          <w:color w:val="000000" w:themeColor="text1"/>
          <w:lang w:val="en"/>
        </w:rPr>
        <w:t xml:space="preserve">and </w:t>
      </w:r>
      <w:r w:rsidR="00C82911" w:rsidRPr="006F5AD1">
        <w:rPr>
          <w:color w:val="000000" w:themeColor="text1"/>
          <w:lang w:val="en"/>
        </w:rPr>
        <w:t xml:space="preserve">at several points </w:t>
      </w:r>
      <w:r w:rsidR="00B2050F" w:rsidRPr="006F5AD1">
        <w:rPr>
          <w:color w:val="000000" w:themeColor="text1"/>
          <w:lang w:val="en"/>
        </w:rPr>
        <w:t>during diapause</w:t>
      </w:r>
      <w:r w:rsidRPr="006F5AD1">
        <w:rPr>
          <w:color w:val="000000" w:themeColor="text1"/>
          <w:lang w:val="en"/>
        </w:rPr>
        <w:t xml:space="preserve">. </w:t>
      </w:r>
      <w:r w:rsidR="00C82E8F" w:rsidRPr="006F5AD1">
        <w:rPr>
          <w:color w:val="000000" w:themeColor="text1"/>
          <w:lang w:val="en"/>
        </w:rPr>
        <w:t>A</w:t>
      </w:r>
      <w:r w:rsidR="000472C3" w:rsidRPr="006F5AD1">
        <w:rPr>
          <w:color w:val="000000" w:themeColor="text1"/>
          <w:lang w:val="en"/>
        </w:rPr>
        <w:t xml:space="preserve"> subset of larvae </w:t>
      </w:r>
      <w:r w:rsidR="00B71FB5" w:rsidRPr="006F5AD1">
        <w:rPr>
          <w:color w:val="000000" w:themeColor="text1"/>
          <w:lang w:val="en"/>
        </w:rPr>
        <w:t>was</w:t>
      </w:r>
      <w:r w:rsidR="00DE7786" w:rsidRPr="006F5AD1">
        <w:rPr>
          <w:color w:val="000000" w:themeColor="text1"/>
          <w:lang w:val="en"/>
        </w:rPr>
        <w:t xml:space="preserve"> sampled</w:t>
      </w:r>
      <w:r w:rsidRPr="006F5AD1">
        <w:rPr>
          <w:color w:val="000000" w:themeColor="text1"/>
          <w:lang w:val="en"/>
        </w:rPr>
        <w:t xml:space="preserve"> on the first day of the final larval instar</w:t>
      </w:r>
      <w:r w:rsidR="00B2050F" w:rsidRPr="006F5AD1">
        <w:rPr>
          <w:color w:val="000000" w:themeColor="text1"/>
          <w:lang w:val="en"/>
        </w:rPr>
        <w:t xml:space="preserve"> to measure the amount of lipid and lean mass stored at the beginning of the final larval instar</w:t>
      </w:r>
      <w:r w:rsidR="00DE7786" w:rsidRPr="006F5AD1">
        <w:rPr>
          <w:color w:val="000000" w:themeColor="text1"/>
          <w:lang w:val="en"/>
        </w:rPr>
        <w:t xml:space="preserve"> growth stage, a critical life</w:t>
      </w:r>
      <w:r w:rsidR="000241BD" w:rsidRPr="006F5AD1">
        <w:rPr>
          <w:color w:val="000000" w:themeColor="text1"/>
          <w:lang w:val="en"/>
        </w:rPr>
        <w:t xml:space="preserve"> </w:t>
      </w:r>
      <w:r w:rsidR="00DE7786" w:rsidRPr="006F5AD1">
        <w:rPr>
          <w:color w:val="000000" w:themeColor="text1"/>
          <w:lang w:val="en"/>
        </w:rPr>
        <w:t>stage for most holometabolous insects</w:t>
      </w:r>
      <w:r w:rsidR="00B2050F" w:rsidRPr="006F5AD1">
        <w:rPr>
          <w:color w:val="000000" w:themeColor="text1"/>
          <w:lang w:val="en"/>
        </w:rPr>
        <w:t>.</w:t>
      </w:r>
      <w:r w:rsidRPr="006F5AD1">
        <w:rPr>
          <w:color w:val="000000" w:themeColor="text1"/>
          <w:lang w:val="en"/>
        </w:rPr>
        <w:t xml:space="preserve"> </w:t>
      </w:r>
      <w:r w:rsidR="00B2050F" w:rsidRPr="006F5AD1">
        <w:rPr>
          <w:color w:val="000000" w:themeColor="text1"/>
          <w:lang w:val="en"/>
        </w:rPr>
        <w:t>Then, a</w:t>
      </w:r>
      <w:r w:rsidR="000472C3" w:rsidRPr="006F5AD1">
        <w:rPr>
          <w:color w:val="000000" w:themeColor="text1"/>
          <w:lang w:val="en"/>
        </w:rPr>
        <w:t xml:space="preserve">nother subset of larvae </w:t>
      </w:r>
      <w:r w:rsidR="00B2050F" w:rsidRPr="006F5AD1">
        <w:rPr>
          <w:color w:val="000000" w:themeColor="text1"/>
          <w:lang w:val="en"/>
        </w:rPr>
        <w:t>was</w:t>
      </w:r>
      <w:r w:rsidR="000472C3" w:rsidRPr="006F5AD1">
        <w:rPr>
          <w:color w:val="000000" w:themeColor="text1"/>
          <w:lang w:val="en"/>
        </w:rPr>
        <w:t xml:space="preserve"> sampled</w:t>
      </w:r>
      <w:r w:rsidRPr="006F5AD1">
        <w:rPr>
          <w:color w:val="000000" w:themeColor="text1"/>
          <w:lang w:val="en"/>
        </w:rPr>
        <w:t xml:space="preserve"> on the wandering day of the final larval instar to capture the peak of lipid mass and lean mass</w:t>
      </w:r>
      <w:r w:rsidR="00B2050F" w:rsidRPr="006F5AD1">
        <w:rPr>
          <w:color w:val="000000" w:themeColor="text1"/>
          <w:lang w:val="en"/>
        </w:rPr>
        <w:t xml:space="preserve"> at the onset of diapause</w:t>
      </w:r>
      <w:r w:rsidR="00DE7786" w:rsidRPr="006F5AD1">
        <w:rPr>
          <w:color w:val="000000" w:themeColor="text1"/>
          <w:lang w:val="en"/>
        </w:rPr>
        <w:t xml:space="preserve"> or non-diapause development</w:t>
      </w:r>
      <w:r w:rsidRPr="006F5AD1">
        <w:rPr>
          <w:color w:val="000000" w:themeColor="text1"/>
          <w:lang w:val="en"/>
        </w:rPr>
        <w:t xml:space="preserve">. </w:t>
      </w:r>
      <w:r w:rsidR="00B2050F" w:rsidRPr="006F5AD1">
        <w:rPr>
          <w:color w:val="000000" w:themeColor="text1"/>
          <w:lang w:val="en"/>
        </w:rPr>
        <w:t>Finally, to</w:t>
      </w:r>
      <w:r w:rsidRPr="006F5AD1">
        <w:rPr>
          <w:color w:val="000000" w:themeColor="text1"/>
          <w:lang w:val="en"/>
        </w:rPr>
        <w:t xml:space="preserve"> capture the rate of nutrition depletion during diapause, diapause</w:t>
      </w:r>
      <w:r w:rsidR="004B74F2" w:rsidRPr="006F5AD1">
        <w:rPr>
          <w:color w:val="000000" w:themeColor="text1"/>
          <w:lang w:val="en"/>
        </w:rPr>
        <w:t>-</w:t>
      </w:r>
      <w:r w:rsidRPr="006F5AD1">
        <w:rPr>
          <w:color w:val="000000" w:themeColor="text1"/>
          <w:lang w:val="en"/>
        </w:rPr>
        <w:t xml:space="preserve">programmed larvae were sampled 15, 20, </w:t>
      </w:r>
      <w:r w:rsidR="00DE7786" w:rsidRPr="006F5AD1">
        <w:rPr>
          <w:color w:val="000000" w:themeColor="text1"/>
          <w:lang w:val="en"/>
        </w:rPr>
        <w:t xml:space="preserve">or </w:t>
      </w:r>
      <w:r w:rsidRPr="006F5AD1">
        <w:rPr>
          <w:color w:val="000000" w:themeColor="text1"/>
          <w:lang w:val="en"/>
        </w:rPr>
        <w:t xml:space="preserve">30 days after </w:t>
      </w:r>
      <w:r w:rsidR="00B2050F" w:rsidRPr="006F5AD1">
        <w:rPr>
          <w:color w:val="000000" w:themeColor="text1"/>
          <w:lang w:val="en"/>
        </w:rPr>
        <w:t>the onset of diapause</w:t>
      </w:r>
      <w:r w:rsidRPr="006F5AD1">
        <w:rPr>
          <w:color w:val="000000" w:themeColor="text1"/>
          <w:lang w:val="en"/>
        </w:rPr>
        <w:t>.</w:t>
      </w:r>
      <w:r w:rsidRPr="006F5AD1">
        <w:rPr>
          <w:color w:val="000000" w:themeColor="text1"/>
        </w:rPr>
        <w:t xml:space="preserve"> </w:t>
      </w:r>
    </w:p>
    <w:p w14:paraId="14C5E897" w14:textId="2C9534A4" w:rsidR="006F58EA" w:rsidRPr="006F5AD1" w:rsidRDefault="00DD43B4" w:rsidP="00DD43B4">
      <w:pPr>
        <w:spacing w:line="480" w:lineRule="auto"/>
        <w:ind w:left="-15" w:right="90" w:firstLine="468"/>
        <w:rPr>
          <w:color w:val="000000" w:themeColor="text1"/>
          <w:lang w:val="en"/>
        </w:rPr>
      </w:pPr>
      <w:r w:rsidRPr="006F5AD1">
        <w:rPr>
          <w:color w:val="000000" w:themeColor="text1"/>
          <w:lang w:val="en"/>
        </w:rPr>
        <w:t xml:space="preserve">Sampled larvae were assigned a unique identifier and freeze-dried under vacuum to remove water. When the mass of each freeze-dried larvae varied by less than 1% over a 24-hour period, </w:t>
      </w:r>
      <w:r w:rsidR="00DE7786" w:rsidRPr="006F5AD1">
        <w:rPr>
          <w:color w:val="000000" w:themeColor="text1"/>
          <w:lang w:val="en"/>
        </w:rPr>
        <w:t>the final</w:t>
      </w:r>
      <w:r w:rsidR="00EB1638" w:rsidRPr="006F5AD1">
        <w:rPr>
          <w:color w:val="000000" w:themeColor="text1"/>
          <w:lang w:val="en"/>
        </w:rPr>
        <w:t xml:space="preserve"> </w:t>
      </w:r>
      <w:r w:rsidRPr="006F5AD1">
        <w:rPr>
          <w:color w:val="000000" w:themeColor="text1"/>
          <w:lang w:val="en"/>
        </w:rPr>
        <w:t xml:space="preserve">dry mass </w:t>
      </w:r>
      <w:r w:rsidR="00EB1638" w:rsidRPr="006F5AD1">
        <w:rPr>
          <w:color w:val="000000" w:themeColor="text1"/>
          <w:lang w:val="en"/>
        </w:rPr>
        <w:t xml:space="preserve">measurement </w:t>
      </w:r>
      <w:r w:rsidRPr="006F5AD1">
        <w:rPr>
          <w:color w:val="000000" w:themeColor="text1"/>
          <w:lang w:val="en"/>
        </w:rPr>
        <w:t>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 xml:space="preserve">C freezer. Each extraction cohort consisted of larvae from each biological cohort. </w:t>
      </w:r>
      <w:r w:rsidR="00CE2926" w:rsidRPr="006F5AD1">
        <w:rPr>
          <w:color w:val="000000" w:themeColor="text1"/>
          <w:lang w:val="en"/>
        </w:rPr>
        <w:t xml:space="preserve">Lean mass and lipid mass were measured for each larva sampled. </w:t>
      </w:r>
      <w:r w:rsidR="00EB1638" w:rsidRPr="006F5AD1">
        <w:rPr>
          <w:color w:val="000000" w:themeColor="text1"/>
          <w:lang w:val="en"/>
        </w:rPr>
        <w:t>First, l</w:t>
      </w:r>
      <w:r w:rsidR="009C1240" w:rsidRPr="006F5AD1">
        <w:rPr>
          <w:color w:val="000000" w:themeColor="text1"/>
          <w:lang w:val="en"/>
        </w:rPr>
        <w:t xml:space="preserve">ean mass was separated from </w:t>
      </w:r>
      <w:r w:rsidRPr="006F5AD1">
        <w:rPr>
          <w:color w:val="000000" w:themeColor="text1"/>
          <w:lang w:val="en"/>
        </w:rPr>
        <w:t>lipid mass using a slightly modified Folch liquid-liquid extraction method (</w:t>
      </w:r>
      <w:r w:rsidR="00AC10D3" w:rsidRPr="006F5AD1">
        <w:rPr>
          <w:color w:val="000000" w:themeColor="text1"/>
          <w:lang w:val="en"/>
        </w:rPr>
        <w:t xml:space="preserve">Folch </w:t>
      </w:r>
      <w:r w:rsidRPr="006F5AD1">
        <w:rPr>
          <w:color w:val="000000" w:themeColor="text1"/>
          <w:lang w:val="en"/>
        </w:rPr>
        <w:t>et al.</w:t>
      </w:r>
      <w:r w:rsidR="001600C3" w:rsidRPr="006F5AD1">
        <w:rPr>
          <w:color w:val="000000" w:themeColor="text1"/>
          <w:lang w:val="en"/>
        </w:rPr>
        <w:t>,</w:t>
      </w:r>
      <w:r w:rsidRPr="006F5AD1">
        <w:rPr>
          <w:color w:val="000000" w:themeColor="text1"/>
          <w:lang w:val="en"/>
        </w:rPr>
        <w:t xml:space="preserve"> </w:t>
      </w:r>
      <w:r w:rsidR="00AC10D3" w:rsidRPr="006F5AD1">
        <w:rPr>
          <w:color w:val="000000" w:themeColor="text1"/>
          <w:lang w:val="en"/>
        </w:rPr>
        <w:t>1957</w:t>
      </w:r>
      <w:r w:rsidRPr="006F5AD1">
        <w:rPr>
          <w:color w:val="000000" w:themeColor="text1"/>
          <w:lang w:val="en"/>
        </w:rPr>
        <w:t xml:space="preserve">). </w:t>
      </w:r>
      <w:r w:rsidR="00EB1638" w:rsidRPr="006F5AD1">
        <w:rPr>
          <w:color w:val="000000" w:themeColor="text1"/>
          <w:lang w:val="en"/>
        </w:rPr>
        <w:t>L</w:t>
      </w:r>
      <w:r w:rsidRPr="006F5AD1">
        <w:rPr>
          <w:color w:val="000000" w:themeColor="text1"/>
          <w:lang w:val="en"/>
        </w:rPr>
        <w:t>arva</w:t>
      </w:r>
      <w:r w:rsidR="00DE7786" w:rsidRPr="006F5AD1">
        <w:rPr>
          <w:color w:val="000000" w:themeColor="text1"/>
          <w:lang w:val="en"/>
        </w:rPr>
        <w:t>l</w:t>
      </w:r>
      <w:r w:rsidRPr="006F5AD1">
        <w:rPr>
          <w:color w:val="000000" w:themeColor="text1"/>
          <w:lang w:val="en"/>
        </w:rPr>
        <w:t xml:space="preserve"> samples </w:t>
      </w:r>
      <w:r w:rsidR="00DE7786" w:rsidRPr="006F5AD1">
        <w:rPr>
          <w:color w:val="000000" w:themeColor="text1"/>
          <w:lang w:val="en"/>
        </w:rPr>
        <w:t xml:space="preserve">were </w:t>
      </w:r>
      <w:r w:rsidRPr="006F5AD1">
        <w:rPr>
          <w:color w:val="000000" w:themeColor="text1"/>
          <w:lang w:val="en"/>
        </w:rPr>
        <w:t>solubilized</w:t>
      </w:r>
      <w:r w:rsidR="00941D82" w:rsidRPr="006F5AD1">
        <w:rPr>
          <w:color w:val="000000" w:themeColor="text1"/>
          <w:lang w:val="en"/>
        </w:rPr>
        <w:t xml:space="preserve"> in pre-weighed </w:t>
      </w:r>
      <w:r w:rsidR="00D24788" w:rsidRPr="006F5AD1">
        <w:rPr>
          <w:color w:val="000000" w:themeColor="text1"/>
          <w:lang w:val="en"/>
        </w:rPr>
        <w:t>microcentrifuge tubes (</w:t>
      </w:r>
      <w:r w:rsidR="004D5999">
        <w:rPr>
          <w:color w:val="000000" w:themeColor="text1"/>
          <w:lang w:val="en"/>
        </w:rPr>
        <w:t xml:space="preserve">USA Scientific, Ocala, FL., 1420-8700) </w:t>
      </w:r>
      <w:r w:rsidR="00941D82" w:rsidRPr="006F5AD1">
        <w:rPr>
          <w:color w:val="000000" w:themeColor="text1"/>
          <w:lang w:val="en"/>
        </w:rPr>
        <w:t xml:space="preserve">using </w:t>
      </w:r>
      <w:r w:rsidRPr="006F5AD1">
        <w:rPr>
          <w:color w:val="000000" w:themeColor="text1"/>
          <w:lang w:val="en"/>
        </w:rPr>
        <w:t>a 3:1 solvent mixture of hexanes and methanol</w:t>
      </w:r>
      <w:r w:rsidR="00D24788" w:rsidRPr="006F5AD1">
        <w:rPr>
          <w:color w:val="000000" w:themeColor="text1"/>
          <w:lang w:val="en"/>
        </w:rPr>
        <w:t>.</w:t>
      </w:r>
      <w:r w:rsidR="00CE2926" w:rsidRPr="006F5AD1">
        <w:rPr>
          <w:color w:val="000000" w:themeColor="text1"/>
          <w:lang w:val="en"/>
        </w:rPr>
        <w:t xml:space="preserve"> </w:t>
      </w:r>
      <w:r w:rsidR="00D24788" w:rsidRPr="006F5AD1">
        <w:rPr>
          <w:color w:val="000000" w:themeColor="text1"/>
          <w:lang w:val="en"/>
        </w:rPr>
        <w:t>T</w:t>
      </w:r>
      <w:r w:rsidR="009C1240" w:rsidRPr="006F5AD1">
        <w:rPr>
          <w:color w:val="000000" w:themeColor="text1"/>
          <w:lang w:val="en"/>
        </w:rPr>
        <w:t>he</w:t>
      </w:r>
      <w:r w:rsidR="00CE2926" w:rsidRPr="006F5AD1">
        <w:rPr>
          <w:color w:val="000000" w:themeColor="text1"/>
          <w:lang w:val="en"/>
        </w:rPr>
        <w:t xml:space="preserve"> hexanes layer </w:t>
      </w:r>
      <w:r w:rsidR="009C1240" w:rsidRPr="006F5AD1">
        <w:rPr>
          <w:color w:val="000000" w:themeColor="text1"/>
          <w:lang w:val="en"/>
        </w:rPr>
        <w:t xml:space="preserve">containing lipids </w:t>
      </w:r>
      <w:r w:rsidR="00DE7786" w:rsidRPr="006F5AD1">
        <w:rPr>
          <w:color w:val="000000" w:themeColor="text1"/>
          <w:lang w:val="en"/>
        </w:rPr>
        <w:t>was</w:t>
      </w:r>
      <w:r w:rsidR="00CE2926" w:rsidRPr="006F5AD1">
        <w:rPr>
          <w:color w:val="000000" w:themeColor="text1"/>
          <w:lang w:val="en"/>
        </w:rPr>
        <w:t xml:space="preserve"> siphoned away from the methanol layer</w:t>
      </w:r>
      <w:r w:rsidR="00D24788" w:rsidRPr="006F5AD1">
        <w:rPr>
          <w:color w:val="000000" w:themeColor="text1"/>
          <w:lang w:val="en"/>
        </w:rPr>
        <w:t xml:space="preserve"> and collected in pre</w:t>
      </w:r>
      <w:r w:rsidR="00D00CC9" w:rsidRPr="006F5AD1">
        <w:rPr>
          <w:color w:val="000000" w:themeColor="text1"/>
          <w:lang w:val="en"/>
        </w:rPr>
        <w:t>-</w:t>
      </w:r>
      <w:r w:rsidR="00D24788" w:rsidRPr="006F5AD1">
        <w:rPr>
          <w:color w:val="000000" w:themeColor="text1"/>
          <w:lang w:val="en"/>
        </w:rPr>
        <w:t>weighed 15-mL glass vials (</w:t>
      </w:r>
      <w:proofErr w:type="spellStart"/>
      <w:r w:rsidR="004D5999">
        <w:rPr>
          <w:color w:val="000000" w:themeColor="text1"/>
          <w:lang w:val="en"/>
        </w:rPr>
        <w:t>Milipore</w:t>
      </w:r>
      <w:proofErr w:type="spellEnd"/>
      <w:r w:rsidR="004D5999">
        <w:rPr>
          <w:color w:val="000000" w:themeColor="text1"/>
          <w:lang w:val="en"/>
        </w:rPr>
        <w:t>-Sigma</w:t>
      </w:r>
      <w:r w:rsidR="00D24788" w:rsidRPr="006F5AD1">
        <w:rPr>
          <w:color w:val="000000" w:themeColor="text1"/>
          <w:lang w:val="en"/>
        </w:rPr>
        <w:t xml:space="preserve">, </w:t>
      </w:r>
      <w:r w:rsidR="004D5999">
        <w:rPr>
          <w:color w:val="000000" w:themeColor="text1"/>
          <w:lang w:val="en"/>
        </w:rPr>
        <w:t>St. Louis, MO.</w:t>
      </w:r>
      <w:r w:rsidR="00D24788" w:rsidRPr="006F5AD1">
        <w:rPr>
          <w:color w:val="000000" w:themeColor="text1"/>
          <w:lang w:val="en"/>
        </w:rPr>
        <w:t xml:space="preserve">, </w:t>
      </w:r>
      <w:r w:rsidR="004D5999">
        <w:rPr>
          <w:color w:val="000000" w:themeColor="text1"/>
          <w:lang w:val="en"/>
        </w:rPr>
        <w:t>27347</w:t>
      </w:r>
      <w:r w:rsidR="00D24788" w:rsidRPr="006F5AD1">
        <w:rPr>
          <w:color w:val="000000" w:themeColor="text1"/>
          <w:lang w:val="en"/>
        </w:rPr>
        <w:t xml:space="preserve">) and </w:t>
      </w:r>
      <w:r w:rsidR="009C1240" w:rsidRPr="006F5AD1">
        <w:rPr>
          <w:color w:val="000000" w:themeColor="text1"/>
          <w:lang w:val="en"/>
        </w:rPr>
        <w:t xml:space="preserve">both layers </w:t>
      </w:r>
      <w:r w:rsidR="00DE7786" w:rsidRPr="006F5AD1">
        <w:rPr>
          <w:color w:val="000000" w:themeColor="text1"/>
          <w:lang w:val="en"/>
        </w:rPr>
        <w:t>were</w:t>
      </w:r>
      <w:r w:rsidR="009C1240" w:rsidRPr="006F5AD1">
        <w:rPr>
          <w:color w:val="000000" w:themeColor="text1"/>
          <w:lang w:val="en"/>
        </w:rPr>
        <w:t xml:space="preserve"> saved</w:t>
      </w:r>
      <w:r w:rsidR="00CE2926" w:rsidRPr="006F5AD1">
        <w:rPr>
          <w:color w:val="000000" w:themeColor="text1"/>
          <w:lang w:val="en"/>
        </w:rPr>
        <w:t>.</w:t>
      </w:r>
      <w:r w:rsidR="009C1240" w:rsidRPr="006F5AD1">
        <w:rPr>
          <w:color w:val="000000" w:themeColor="text1"/>
          <w:lang w:val="en"/>
        </w:rPr>
        <w:t xml:space="preserve"> L</w:t>
      </w:r>
      <w:r w:rsidR="00CE2926" w:rsidRPr="006F5AD1">
        <w:rPr>
          <w:color w:val="000000" w:themeColor="text1"/>
          <w:lang w:val="en"/>
        </w:rPr>
        <w:t>ean mass</w:t>
      </w:r>
      <w:r w:rsidR="009C1240" w:rsidRPr="006F5AD1">
        <w:rPr>
          <w:color w:val="000000" w:themeColor="text1"/>
          <w:lang w:val="en"/>
        </w:rPr>
        <w:t xml:space="preserve"> </w:t>
      </w:r>
      <w:r w:rsidR="00CE2926" w:rsidRPr="006F5AD1">
        <w:rPr>
          <w:color w:val="000000" w:themeColor="text1"/>
          <w:lang w:val="en"/>
        </w:rPr>
        <w:t>was</w:t>
      </w:r>
      <w:r w:rsidR="009C1240" w:rsidRPr="006F5AD1">
        <w:rPr>
          <w:color w:val="000000" w:themeColor="text1"/>
          <w:lang w:val="en"/>
        </w:rPr>
        <w:t xml:space="preserve"> </w:t>
      </w:r>
      <w:r w:rsidR="00CE2926" w:rsidRPr="006F5AD1">
        <w:rPr>
          <w:color w:val="000000" w:themeColor="text1"/>
          <w:lang w:val="en"/>
        </w:rPr>
        <w:t xml:space="preserve">estimated by drying away the methanol from the </w:t>
      </w:r>
      <w:r w:rsidR="009C1240" w:rsidRPr="006F5AD1">
        <w:rPr>
          <w:color w:val="000000" w:themeColor="text1"/>
          <w:lang w:val="en"/>
        </w:rPr>
        <w:t>solubilized</w:t>
      </w:r>
      <w:r w:rsidR="00CE2926" w:rsidRPr="006F5AD1">
        <w:rPr>
          <w:color w:val="000000" w:themeColor="text1"/>
          <w:lang w:val="en"/>
        </w:rPr>
        <w:t xml:space="preserve"> insect tissue </w:t>
      </w:r>
      <w:r w:rsidR="009C1240" w:rsidRPr="006F5AD1">
        <w:rPr>
          <w:color w:val="000000" w:themeColor="text1"/>
          <w:lang w:val="en"/>
        </w:rPr>
        <w:t>and weighing the dry tissue</w:t>
      </w:r>
      <w:r w:rsidR="00DE7786" w:rsidRPr="006F5AD1">
        <w:rPr>
          <w:color w:val="000000" w:themeColor="text1"/>
          <w:lang w:val="en"/>
        </w:rPr>
        <w:t xml:space="preserve"> powder</w:t>
      </w:r>
      <w:r w:rsidR="00CE2926" w:rsidRPr="006F5AD1">
        <w:rPr>
          <w:color w:val="000000" w:themeColor="text1"/>
          <w:lang w:val="en"/>
        </w:rPr>
        <w:t xml:space="preserve">. To </w:t>
      </w:r>
      <w:r w:rsidR="00CE2926" w:rsidRPr="006F5AD1">
        <w:rPr>
          <w:color w:val="000000" w:themeColor="text1"/>
          <w:lang w:val="en"/>
        </w:rPr>
        <w:lastRenderedPageBreak/>
        <w:t>estimate lipid mass</w:t>
      </w:r>
      <w:r w:rsidR="009C1240" w:rsidRPr="006F5AD1">
        <w:rPr>
          <w:color w:val="000000" w:themeColor="text1"/>
          <w:lang w:val="en"/>
        </w:rPr>
        <w:t xml:space="preserve">, </w:t>
      </w:r>
      <w:r w:rsidRPr="006F5AD1">
        <w:rPr>
          <w:color w:val="000000" w:themeColor="text1"/>
          <w:lang w:val="en"/>
        </w:rPr>
        <w:t xml:space="preserve">the hexanes </w:t>
      </w:r>
      <w:r w:rsidR="009C1240" w:rsidRPr="006F5AD1">
        <w:rPr>
          <w:color w:val="000000" w:themeColor="text1"/>
          <w:lang w:val="en"/>
        </w:rPr>
        <w:t xml:space="preserve">were dried away from the lipids </w:t>
      </w:r>
      <w:r w:rsidR="00C82E8F" w:rsidRPr="006F5AD1">
        <w:rPr>
          <w:color w:val="000000" w:themeColor="text1"/>
          <w:lang w:val="en"/>
        </w:rPr>
        <w:t xml:space="preserve">and </w:t>
      </w:r>
      <w:r w:rsidR="009C1240" w:rsidRPr="006F5AD1">
        <w:rPr>
          <w:color w:val="000000" w:themeColor="text1"/>
          <w:lang w:val="en"/>
        </w:rPr>
        <w:t>the dry lipids were weighed</w:t>
      </w:r>
      <w:r w:rsidRPr="006F5AD1">
        <w:rPr>
          <w:color w:val="000000" w:themeColor="text1"/>
          <w:lang w:val="en"/>
        </w:rPr>
        <w:t xml:space="preserve">. </w:t>
      </w:r>
    </w:p>
    <w:p w14:paraId="0778A4F4" w14:textId="77777777" w:rsidR="007F6A28" w:rsidRPr="006F5AD1" w:rsidRDefault="007F6A28">
      <w:pPr>
        <w:ind w:left="-15" w:right="90" w:firstLine="468"/>
        <w:rPr>
          <w:color w:val="000000" w:themeColor="text1"/>
        </w:rPr>
      </w:pPr>
    </w:p>
    <w:p w14:paraId="3A5CCBAE" w14:textId="77777777" w:rsidR="006F58EA" w:rsidRPr="006F5AD1" w:rsidRDefault="00D27C9E">
      <w:pPr>
        <w:tabs>
          <w:tab w:val="center" w:pos="1903"/>
        </w:tabs>
        <w:spacing w:after="187" w:line="253" w:lineRule="auto"/>
        <w:ind w:left="-15" w:firstLine="0"/>
        <w:rPr>
          <w:color w:val="000000" w:themeColor="text1"/>
        </w:rPr>
      </w:pPr>
      <w:r w:rsidRPr="006F5AD1">
        <w:rPr>
          <w:color w:val="000000" w:themeColor="text1"/>
        </w:rPr>
        <w:t>3.2.4</w:t>
      </w:r>
      <w:r w:rsidRPr="006F5AD1">
        <w:rPr>
          <w:color w:val="000000" w:themeColor="text1"/>
        </w:rPr>
        <w:tab/>
        <w:t>Statistical Analyses</w:t>
      </w:r>
    </w:p>
    <w:p w14:paraId="14FE9E0B" w14:textId="77777777" w:rsidR="00DD43B4" w:rsidRPr="006F5AD1" w:rsidRDefault="00DD43B4" w:rsidP="00DD43B4">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w:t>
      </w:r>
      <w:r w:rsidR="00EB1638" w:rsidRPr="006F5AD1">
        <w:rPr>
          <w:color w:val="000000" w:themeColor="text1"/>
        </w:rPr>
        <w:t xml:space="preserve"> remained</w:t>
      </w:r>
      <w:r w:rsidRPr="006F5AD1">
        <w:rPr>
          <w:color w:val="000000" w:themeColor="text1"/>
        </w:rPr>
        <w:t xml:space="preserve"> larva divided by the total number of individuals alive (larvae and pupa). </w:t>
      </w:r>
      <w:r w:rsidR="00B30EA8" w:rsidRPr="006F5AD1">
        <w:rPr>
          <w:color w:val="000000" w:themeColor="text1"/>
        </w:rPr>
        <w:t>M</w:t>
      </w:r>
      <w:r w:rsidRPr="006F5AD1">
        <w:rPr>
          <w:color w:val="000000" w:themeColor="text1"/>
        </w:rPr>
        <w:t>easurements</w:t>
      </w:r>
      <w:r w:rsidR="00B30EA8" w:rsidRPr="006F5AD1">
        <w:rPr>
          <w:color w:val="000000" w:themeColor="text1"/>
        </w:rPr>
        <w:t xml:space="preserve"> of</w:t>
      </w:r>
      <w:r w:rsidRPr="006F5AD1">
        <w:rPr>
          <w:color w:val="000000" w:themeColor="text1"/>
        </w:rPr>
        <w:t xml:space="preserve"> CO</w:t>
      </w:r>
      <w:r w:rsidRPr="006F5AD1">
        <w:rPr>
          <w:color w:val="000000" w:themeColor="text1"/>
          <w:vertAlign w:val="subscript"/>
        </w:rPr>
        <w:t>2</w:t>
      </w:r>
      <w:r w:rsidRPr="006F5AD1">
        <w:rPr>
          <w:color w:val="000000" w:themeColor="text1"/>
        </w:rPr>
        <w:t xml:space="preserve"> production</w:t>
      </w:r>
      <w:r w:rsidR="00B30EA8" w:rsidRPr="006F5AD1">
        <w:rPr>
          <w:color w:val="000000" w:themeColor="text1"/>
        </w:rPr>
        <w:t xml:space="preserve"> and wet mass</w:t>
      </w:r>
      <w:r w:rsidRPr="006F5AD1">
        <w:rPr>
          <w:color w:val="000000" w:themeColor="text1"/>
        </w:rPr>
        <w:t xml:space="preserve"> were taken for 100 individuals and analyzed using a</w:t>
      </w:r>
      <w:r w:rsidR="000472C3" w:rsidRPr="006F5AD1">
        <w:rPr>
          <w:color w:val="000000" w:themeColor="text1"/>
        </w:rPr>
        <w:t xml:space="preserve"> </w:t>
      </w:r>
      <w:r w:rsidRPr="006F5AD1">
        <w:rPr>
          <w:color w:val="000000" w:themeColor="text1"/>
        </w:rPr>
        <w:t>linea</w:t>
      </w:r>
      <w:r w:rsidR="0063279C" w:rsidRPr="006F5AD1">
        <w:rPr>
          <w:color w:val="000000" w:themeColor="text1"/>
        </w:rPr>
        <w:t xml:space="preserve">r </w:t>
      </w:r>
      <w:r w:rsidRPr="006F5AD1">
        <w:rPr>
          <w:color w:val="000000" w:themeColor="text1"/>
        </w:rPr>
        <w:t xml:space="preserve">model. </w:t>
      </w:r>
      <w:r w:rsidR="00FD2921" w:rsidRPr="006F5AD1">
        <w:rPr>
          <w:color w:val="000000" w:themeColor="text1"/>
        </w:rPr>
        <w:t xml:space="preserve">The </w:t>
      </w:r>
      <w:r w:rsidR="003240C8" w:rsidRPr="006F5AD1">
        <w:rPr>
          <w:color w:val="000000" w:themeColor="text1"/>
        </w:rPr>
        <w:t xml:space="preserve">production of </w:t>
      </w:r>
      <w:r w:rsidR="00652767" w:rsidRPr="006F5AD1">
        <w:rPr>
          <w:color w:val="000000" w:themeColor="text1"/>
        </w:rPr>
        <w:t>CO</w:t>
      </w:r>
      <w:r w:rsidR="00652767" w:rsidRPr="006F5AD1">
        <w:rPr>
          <w:color w:val="000000" w:themeColor="text1"/>
          <w:vertAlign w:val="subscript"/>
        </w:rPr>
        <w:t>2</w:t>
      </w:r>
      <w:r w:rsidR="00FD2921" w:rsidRPr="006F5AD1">
        <w:rPr>
          <w:color w:val="000000" w:themeColor="text1"/>
        </w:rPr>
        <w:t xml:space="preserve"> </w:t>
      </w:r>
      <w:r w:rsidR="003240C8" w:rsidRPr="006F5AD1">
        <w:rPr>
          <w:color w:val="000000" w:themeColor="text1"/>
        </w:rPr>
        <w:t xml:space="preserve">was weighted by wet mass and photoperiod, diapause genotype, and diapause phenotype </w:t>
      </w:r>
      <w:r w:rsidR="0063279C" w:rsidRPr="006F5AD1">
        <w:rPr>
          <w:color w:val="000000" w:themeColor="text1"/>
        </w:rPr>
        <w:t>were each independent variables used to</w:t>
      </w:r>
      <w:r w:rsidR="003240C8" w:rsidRPr="006F5AD1">
        <w:rPr>
          <w:color w:val="000000" w:themeColor="text1"/>
        </w:rPr>
        <w:t xml:space="preserve"> explain the response of CO</w:t>
      </w:r>
      <w:r w:rsidR="003240C8" w:rsidRPr="006F5AD1">
        <w:rPr>
          <w:color w:val="000000" w:themeColor="text1"/>
          <w:vertAlign w:val="subscript"/>
        </w:rPr>
        <w:t>2</w:t>
      </w:r>
      <w:r w:rsidR="003240C8" w:rsidRPr="006F5AD1">
        <w:rPr>
          <w:color w:val="000000" w:themeColor="text1"/>
        </w:rPr>
        <w:t xml:space="preserve"> production</w:t>
      </w:r>
      <w:r w:rsidR="0063279C" w:rsidRPr="006F5AD1">
        <w:rPr>
          <w:color w:val="000000" w:themeColor="text1"/>
        </w:rPr>
        <w:t xml:space="preserve"> </w:t>
      </w:r>
      <w:r w:rsidR="0014256A" w:rsidRPr="006F5AD1">
        <w:rPr>
          <w:color w:val="000000" w:themeColor="text1"/>
        </w:rPr>
        <w:t xml:space="preserve">(Table </w:t>
      </w:r>
      <w:r w:rsidR="0063279C" w:rsidRPr="006F5AD1">
        <w:rPr>
          <w:color w:val="000000" w:themeColor="text1"/>
        </w:rPr>
        <w:t>3-1</w:t>
      </w:r>
      <w:r w:rsidR="0014256A" w:rsidRPr="006F5AD1">
        <w:rPr>
          <w:color w:val="000000" w:themeColor="text1"/>
        </w:rPr>
        <w:t>).</w:t>
      </w:r>
    </w:p>
    <w:p w14:paraId="0701B895" w14:textId="77777777" w:rsidR="005D29A0" w:rsidRPr="006F5AD1" w:rsidRDefault="00DD43B4" w:rsidP="005D29A0">
      <w:pPr>
        <w:spacing w:line="480" w:lineRule="auto"/>
        <w:ind w:left="-15" w:right="90" w:firstLine="468"/>
        <w:rPr>
          <w:color w:val="000000" w:themeColor="text1"/>
        </w:rPr>
      </w:pPr>
      <w:r w:rsidRPr="006F5AD1">
        <w:rPr>
          <w:color w:val="000000" w:themeColor="text1"/>
        </w:rPr>
        <w:t>In experiment 2,</w:t>
      </w:r>
      <w:r w:rsidR="006200F2" w:rsidRPr="006F5AD1">
        <w:rPr>
          <w:color w:val="000000" w:themeColor="text1"/>
        </w:rPr>
        <w:t xml:space="preserve"> wandering day</w:t>
      </w:r>
      <w:r w:rsidR="0057015C" w:rsidRPr="006F5AD1">
        <w:rPr>
          <w:color w:val="000000" w:themeColor="text1"/>
        </w:rPr>
        <w:t xml:space="preserve"> was calculated as the total number of days between eclosion into the final larval instar and the day frass production ended for each sampled larva.</w:t>
      </w:r>
      <w:r w:rsidR="006200F2" w:rsidRPr="006F5AD1">
        <w:rPr>
          <w:color w:val="000000" w:themeColor="text1"/>
        </w:rPr>
        <w:t xml:space="preserve"> </w:t>
      </w:r>
      <w:r w:rsidR="004817D3" w:rsidRPr="006F5AD1">
        <w:rPr>
          <w:color w:val="000000" w:themeColor="text1"/>
        </w:rPr>
        <w:t>W</w:t>
      </w:r>
      <w:r w:rsidR="0057015C" w:rsidRPr="006F5AD1">
        <w:rPr>
          <w:color w:val="000000" w:themeColor="text1"/>
        </w:rPr>
        <w:t>andering day</w:t>
      </w:r>
      <w:r w:rsidR="004817D3" w:rsidRPr="006F5AD1">
        <w:rPr>
          <w:color w:val="000000" w:themeColor="text1"/>
        </w:rPr>
        <w:t xml:space="preserve"> was measured</w:t>
      </w:r>
      <w:r w:rsidR="0057015C" w:rsidRPr="006F5AD1">
        <w:rPr>
          <w:color w:val="000000" w:themeColor="text1"/>
        </w:rPr>
        <w:t xml:space="preserve"> in </w:t>
      </w:r>
      <w:r w:rsidR="002E1D44" w:rsidRPr="006F5AD1">
        <w:rPr>
          <w:color w:val="000000" w:themeColor="text1"/>
        </w:rPr>
        <w:t>48</w:t>
      </w:r>
      <w:r w:rsidR="0057015C" w:rsidRPr="006F5AD1">
        <w:rPr>
          <w:color w:val="000000" w:themeColor="text1"/>
        </w:rPr>
        <w:t xml:space="preserve"> individuals and analyzed using a generalized linear mixed effects model. The statistical model to explain difference</w:t>
      </w:r>
      <w:r w:rsidR="004817D3" w:rsidRPr="006F5AD1">
        <w:rPr>
          <w:color w:val="000000" w:themeColor="text1"/>
        </w:rPr>
        <w:t>s</w:t>
      </w:r>
      <w:r w:rsidR="0057015C" w:rsidRPr="006F5AD1">
        <w:rPr>
          <w:color w:val="000000" w:themeColor="text1"/>
        </w:rPr>
        <w:t xml:space="preserve"> in wandering day included: diapause genotype and </w:t>
      </w:r>
      <w:r w:rsidR="001545B6" w:rsidRPr="006F5AD1">
        <w:rPr>
          <w:color w:val="000000" w:themeColor="text1"/>
        </w:rPr>
        <w:t>photoperiod</w:t>
      </w:r>
      <w:r w:rsidR="0057015C" w:rsidRPr="006F5AD1">
        <w:rPr>
          <w:color w:val="000000" w:themeColor="text1"/>
        </w:rPr>
        <w:t xml:space="preserve"> as fixed effects, diapause genotype and </w:t>
      </w:r>
      <w:r w:rsidR="00C82E8F" w:rsidRPr="006F5AD1">
        <w:rPr>
          <w:color w:val="000000" w:themeColor="text1"/>
        </w:rPr>
        <w:t xml:space="preserve">photoperiod </w:t>
      </w:r>
      <w:r w:rsidR="0057015C" w:rsidRPr="006F5AD1">
        <w:rPr>
          <w:color w:val="000000" w:themeColor="text1"/>
        </w:rPr>
        <w:t xml:space="preserve">as interacting effects, and biological cohort </w:t>
      </w:r>
      <w:r w:rsidR="004817D3" w:rsidRPr="006F5AD1">
        <w:rPr>
          <w:color w:val="000000" w:themeColor="text1"/>
        </w:rPr>
        <w:t>as</w:t>
      </w:r>
      <w:r w:rsidR="0057015C" w:rsidRPr="006F5AD1">
        <w:rPr>
          <w:color w:val="000000" w:themeColor="text1"/>
        </w:rPr>
        <w:t xml:space="preserve"> </w:t>
      </w:r>
      <w:r w:rsidR="002E1D44" w:rsidRPr="006F5AD1">
        <w:rPr>
          <w:color w:val="000000" w:themeColor="text1"/>
        </w:rPr>
        <w:t>a random factor</w:t>
      </w:r>
      <w:r w:rsidR="004817D3" w:rsidRPr="006F5AD1">
        <w:rPr>
          <w:color w:val="000000" w:themeColor="text1"/>
        </w:rPr>
        <w:t xml:space="preserve"> (Table 3-2)</w:t>
      </w:r>
      <w:r w:rsidR="002E1D44" w:rsidRPr="006F5AD1">
        <w:rPr>
          <w:color w:val="000000" w:themeColor="text1"/>
        </w:rPr>
        <w:t>.</w:t>
      </w:r>
      <w:r w:rsidRPr="006F5AD1">
        <w:rPr>
          <w:color w:val="000000" w:themeColor="text1"/>
        </w:rPr>
        <w:t xml:space="preserve"> Lipid stores were measured in 266 individuals and analyzed using a</w:t>
      </w:r>
      <w:r w:rsidR="000472C3" w:rsidRPr="006F5AD1">
        <w:rPr>
          <w:color w:val="000000" w:themeColor="text1"/>
        </w:rPr>
        <w:t xml:space="preserve"> generalized</w:t>
      </w:r>
      <w:r w:rsidRPr="006F5AD1">
        <w:rPr>
          <w:color w:val="000000" w:themeColor="text1"/>
        </w:rPr>
        <w:t xml:space="preserve"> linear mixed effects model. </w:t>
      </w:r>
      <w:r w:rsidR="005D29A0" w:rsidRPr="006F5AD1">
        <w:rPr>
          <w:color w:val="000000" w:themeColor="text1"/>
        </w:rPr>
        <w:t>The statistical model to explain lipid mass prior to the onset of diapause included:</w:t>
      </w:r>
      <w:r w:rsidRPr="006F5AD1">
        <w:rPr>
          <w:color w:val="000000" w:themeColor="text1"/>
        </w:rPr>
        <w:t xml:space="preserve"> diapause genotype</w:t>
      </w:r>
      <w:r w:rsidR="009972D1" w:rsidRPr="006F5AD1">
        <w:rPr>
          <w:color w:val="000000" w:themeColor="text1"/>
        </w:rPr>
        <w:t xml:space="preserve"> </w:t>
      </w:r>
      <w:r w:rsidRPr="006F5AD1">
        <w:rPr>
          <w:color w:val="000000" w:themeColor="text1"/>
        </w:rPr>
        <w:t>and</w:t>
      </w:r>
      <w:r w:rsidR="009972D1" w:rsidRPr="006F5AD1">
        <w:rPr>
          <w:color w:val="000000" w:themeColor="text1"/>
        </w:rPr>
        <w:t xml:space="preserve"> </w:t>
      </w:r>
      <w:r w:rsidR="001545B6" w:rsidRPr="006F5AD1">
        <w:rPr>
          <w:color w:val="000000" w:themeColor="text1"/>
        </w:rPr>
        <w:t>photoperiod</w:t>
      </w:r>
      <w:r w:rsidRPr="006F5AD1">
        <w:rPr>
          <w:color w:val="000000" w:themeColor="text1"/>
        </w:rPr>
        <w:t xml:space="preserve"> </w:t>
      </w:r>
      <w:r w:rsidR="00AA1215" w:rsidRPr="006F5AD1">
        <w:rPr>
          <w:color w:val="000000" w:themeColor="text1"/>
        </w:rPr>
        <w:t>as</w:t>
      </w:r>
      <w:r w:rsidRPr="006F5AD1">
        <w:rPr>
          <w:color w:val="000000" w:themeColor="text1"/>
        </w:rPr>
        <w:t xml:space="preserve"> fixed effects, diapause genotype and </w:t>
      </w:r>
      <w:r w:rsidR="001545B6" w:rsidRPr="006F5AD1">
        <w:rPr>
          <w:color w:val="000000" w:themeColor="text1"/>
        </w:rPr>
        <w:t>photoperiod</w:t>
      </w:r>
      <w:r w:rsidRPr="006F5AD1">
        <w:rPr>
          <w:color w:val="000000" w:themeColor="text1"/>
        </w:rPr>
        <w:t xml:space="preserve"> </w:t>
      </w:r>
      <w:r w:rsidR="00AA1215" w:rsidRPr="006F5AD1">
        <w:rPr>
          <w:color w:val="000000" w:themeColor="text1"/>
        </w:rPr>
        <w:t xml:space="preserve">as </w:t>
      </w:r>
      <w:r w:rsidRPr="006F5AD1">
        <w:rPr>
          <w:color w:val="000000" w:themeColor="text1"/>
        </w:rPr>
        <w:t>interacting fixed effects, and lean mass was a covariate</w:t>
      </w:r>
      <w:r w:rsidR="00652767" w:rsidRPr="006F5AD1">
        <w:rPr>
          <w:color w:val="000000" w:themeColor="text1"/>
        </w:rPr>
        <w:t xml:space="preserve"> (Table 3-</w:t>
      </w:r>
      <w:r w:rsidR="002407FE" w:rsidRPr="006F5AD1">
        <w:rPr>
          <w:color w:val="000000" w:themeColor="text1"/>
        </w:rPr>
        <w:t>3</w:t>
      </w:r>
      <w:r w:rsidR="00652767" w:rsidRPr="006F5AD1">
        <w:rPr>
          <w:color w:val="000000" w:themeColor="text1"/>
        </w:rPr>
        <w:t>)</w:t>
      </w:r>
      <w:r w:rsidR="005D29A0" w:rsidRPr="006F5AD1">
        <w:rPr>
          <w:color w:val="000000" w:themeColor="text1"/>
        </w:rPr>
        <w:t>.</w:t>
      </w:r>
      <w:r w:rsidR="009972D1" w:rsidRPr="006F5AD1">
        <w:rPr>
          <w:color w:val="000000" w:themeColor="text1"/>
        </w:rPr>
        <w:t xml:space="preserve"> </w:t>
      </w:r>
      <w:r w:rsidR="005D29A0" w:rsidRPr="006F5AD1">
        <w:rPr>
          <w:color w:val="000000" w:themeColor="text1"/>
        </w:rPr>
        <w:t>The model t</w:t>
      </w:r>
      <w:r w:rsidR="009972D1" w:rsidRPr="006F5AD1">
        <w:rPr>
          <w:color w:val="000000" w:themeColor="text1"/>
        </w:rPr>
        <w:t>o explain lipid mass depletion during diapause</w:t>
      </w:r>
      <w:r w:rsidR="005D29A0" w:rsidRPr="006F5AD1">
        <w:rPr>
          <w:color w:val="000000" w:themeColor="text1"/>
        </w:rPr>
        <w:t xml:space="preserve"> included:</w:t>
      </w:r>
      <w:r w:rsidR="009972D1" w:rsidRPr="006F5AD1">
        <w:rPr>
          <w:color w:val="000000" w:themeColor="text1"/>
        </w:rPr>
        <w:t xml:space="preserve"> diapause genotype and sample day </w:t>
      </w:r>
      <w:r w:rsidR="00AA1215" w:rsidRPr="006F5AD1">
        <w:rPr>
          <w:color w:val="000000" w:themeColor="text1"/>
        </w:rPr>
        <w:t>as</w:t>
      </w:r>
      <w:r w:rsidR="009972D1" w:rsidRPr="006F5AD1">
        <w:rPr>
          <w:color w:val="000000" w:themeColor="text1"/>
        </w:rPr>
        <w:t xml:space="preserve"> fixed effects, diapause genotype and sample day </w:t>
      </w:r>
      <w:r w:rsidR="00AA1215" w:rsidRPr="006F5AD1">
        <w:rPr>
          <w:color w:val="000000" w:themeColor="text1"/>
        </w:rPr>
        <w:t>as</w:t>
      </w:r>
      <w:r w:rsidR="009972D1" w:rsidRPr="006F5AD1">
        <w:rPr>
          <w:color w:val="000000" w:themeColor="text1"/>
        </w:rPr>
        <w:t xml:space="preserve"> interacting fixed effects, and lean mass was a covariate</w:t>
      </w:r>
      <w:r w:rsidR="00652767" w:rsidRPr="006F5AD1">
        <w:rPr>
          <w:color w:val="000000" w:themeColor="text1"/>
        </w:rPr>
        <w:t xml:space="preserve"> (Table 3-</w:t>
      </w:r>
      <w:r w:rsidR="002407FE" w:rsidRPr="006F5AD1">
        <w:rPr>
          <w:color w:val="000000" w:themeColor="text1"/>
        </w:rPr>
        <w:t>4</w:t>
      </w:r>
      <w:r w:rsidR="00652767" w:rsidRPr="006F5AD1">
        <w:rPr>
          <w:color w:val="000000" w:themeColor="text1"/>
        </w:rPr>
        <w:t>)</w:t>
      </w:r>
      <w:r w:rsidR="005D29A0" w:rsidRPr="006F5AD1">
        <w:rPr>
          <w:color w:val="000000" w:themeColor="text1"/>
        </w:rPr>
        <w:t>.</w:t>
      </w:r>
      <w:r w:rsidRPr="006F5AD1">
        <w:rPr>
          <w:color w:val="000000" w:themeColor="text1"/>
        </w:rPr>
        <w:t xml:space="preserve"> Lean mass was measured in </w:t>
      </w:r>
      <w:r w:rsidRPr="006F5AD1">
        <w:rPr>
          <w:color w:val="000000" w:themeColor="text1"/>
        </w:rPr>
        <w:lastRenderedPageBreak/>
        <w:t xml:space="preserve">338 individuals and analyzed using a </w:t>
      </w:r>
      <w:r w:rsidR="005D29A0" w:rsidRPr="006F5AD1">
        <w:rPr>
          <w:color w:val="000000" w:themeColor="text1"/>
        </w:rPr>
        <w:t xml:space="preserve">generalized </w:t>
      </w:r>
      <w:r w:rsidRPr="006F5AD1">
        <w:rPr>
          <w:color w:val="000000" w:themeColor="text1"/>
        </w:rPr>
        <w:t>linear mixed effects model. The statistical model</w:t>
      </w:r>
      <w:r w:rsidR="005D29A0" w:rsidRPr="006F5AD1">
        <w:rPr>
          <w:color w:val="000000" w:themeColor="text1"/>
        </w:rPr>
        <w:t xml:space="preserve"> to explain lean mass prior to the onset of diapause </w:t>
      </w:r>
      <w:r w:rsidRPr="006F5AD1">
        <w:rPr>
          <w:color w:val="000000" w:themeColor="text1"/>
        </w:rPr>
        <w:t xml:space="preserve">included: diapause genotype and </w:t>
      </w:r>
      <w:r w:rsidR="001545B6" w:rsidRPr="006F5AD1">
        <w:rPr>
          <w:color w:val="000000" w:themeColor="text1"/>
        </w:rPr>
        <w:t>photoperiod</w:t>
      </w:r>
      <w:r w:rsidR="00AA1215" w:rsidRPr="006F5AD1">
        <w:rPr>
          <w:color w:val="000000" w:themeColor="text1"/>
        </w:rPr>
        <w:t xml:space="preserve"> as</w:t>
      </w:r>
      <w:r w:rsidRPr="006F5AD1">
        <w:rPr>
          <w:color w:val="000000" w:themeColor="text1"/>
        </w:rPr>
        <w:t xml:space="preserve"> fixed effects</w:t>
      </w:r>
      <w:r w:rsidR="00AA1215" w:rsidRPr="006F5AD1">
        <w:rPr>
          <w:color w:val="000000" w:themeColor="text1"/>
        </w:rPr>
        <w:t xml:space="preserve"> and </w:t>
      </w:r>
      <w:r w:rsidRPr="006F5AD1">
        <w:rPr>
          <w:color w:val="000000" w:themeColor="text1"/>
        </w:rPr>
        <w:t xml:space="preserve">diapause genotype and </w:t>
      </w:r>
      <w:r w:rsidR="001545B6" w:rsidRPr="006F5AD1">
        <w:rPr>
          <w:color w:val="000000" w:themeColor="text1"/>
        </w:rPr>
        <w:t>photoperiod</w:t>
      </w:r>
      <w:r w:rsidR="00AA1215" w:rsidRPr="006F5AD1">
        <w:rPr>
          <w:color w:val="000000" w:themeColor="text1"/>
        </w:rPr>
        <w:t xml:space="preserve"> as </w:t>
      </w:r>
      <w:r w:rsidRPr="006F5AD1">
        <w:rPr>
          <w:color w:val="000000" w:themeColor="text1"/>
        </w:rPr>
        <w:t>interacting fixed effects</w:t>
      </w:r>
      <w:r w:rsidR="00652767" w:rsidRPr="006F5AD1">
        <w:rPr>
          <w:color w:val="000000" w:themeColor="text1"/>
        </w:rPr>
        <w:t xml:space="preserve"> (Table 3-</w:t>
      </w:r>
      <w:r w:rsidR="002407FE" w:rsidRPr="006F5AD1">
        <w:rPr>
          <w:color w:val="000000" w:themeColor="text1"/>
        </w:rPr>
        <w:t>5</w:t>
      </w:r>
      <w:r w:rsidR="00652767" w:rsidRPr="006F5AD1">
        <w:rPr>
          <w:color w:val="000000" w:themeColor="text1"/>
        </w:rPr>
        <w:t>)</w:t>
      </w:r>
      <w:r w:rsidR="00AA1215" w:rsidRPr="006F5AD1">
        <w:rPr>
          <w:color w:val="000000" w:themeColor="text1"/>
        </w:rPr>
        <w:t>.</w:t>
      </w:r>
      <w:r w:rsidRPr="006F5AD1">
        <w:rPr>
          <w:color w:val="000000" w:themeColor="text1"/>
        </w:rPr>
        <w:t xml:space="preserve"> </w:t>
      </w:r>
      <w:r w:rsidR="00AA1215" w:rsidRPr="006F5AD1">
        <w:rPr>
          <w:color w:val="000000" w:themeColor="text1"/>
        </w:rPr>
        <w:t>The model to explain</w:t>
      </w:r>
      <w:r w:rsidR="005D29A0" w:rsidRPr="006F5AD1">
        <w:rPr>
          <w:color w:val="000000" w:themeColor="text1"/>
        </w:rPr>
        <w:t xml:space="preserve"> lean mass</w:t>
      </w:r>
      <w:r w:rsidR="00AA1215" w:rsidRPr="006F5AD1">
        <w:rPr>
          <w:color w:val="000000" w:themeColor="text1"/>
        </w:rPr>
        <w:t xml:space="preserve"> depletion</w:t>
      </w:r>
      <w:r w:rsidR="005D29A0" w:rsidRPr="006F5AD1">
        <w:rPr>
          <w:color w:val="000000" w:themeColor="text1"/>
        </w:rPr>
        <w:t xml:space="preserve"> during diapause included</w:t>
      </w:r>
      <w:r w:rsidR="00AA1215" w:rsidRPr="006F5AD1">
        <w:rPr>
          <w:color w:val="000000" w:themeColor="text1"/>
        </w:rPr>
        <w:t>: diapause genotype and sample day as fixed effects and diapause genotype and sample day as interacting fixed effects</w:t>
      </w:r>
      <w:r w:rsidR="00652767" w:rsidRPr="006F5AD1">
        <w:rPr>
          <w:color w:val="000000" w:themeColor="text1"/>
        </w:rPr>
        <w:t xml:space="preserve"> (Table 3-</w:t>
      </w:r>
      <w:r w:rsidR="002407FE" w:rsidRPr="006F5AD1">
        <w:rPr>
          <w:color w:val="000000" w:themeColor="text1"/>
        </w:rPr>
        <w:t>6</w:t>
      </w:r>
      <w:r w:rsidR="00652767" w:rsidRPr="006F5AD1">
        <w:rPr>
          <w:color w:val="000000" w:themeColor="text1"/>
        </w:rPr>
        <w:t>)</w:t>
      </w:r>
      <w:r w:rsidR="00AA1215" w:rsidRPr="006F5AD1">
        <w:rPr>
          <w:color w:val="000000" w:themeColor="text1"/>
        </w:rPr>
        <w:t xml:space="preserve">. </w:t>
      </w:r>
      <w:r w:rsidR="005D29A0" w:rsidRPr="006F5AD1">
        <w:rPr>
          <w:color w:val="000000" w:themeColor="text1"/>
        </w:rPr>
        <w:t xml:space="preserve"> Biological cohort was also included in each generalized linear model as nested within extraction cohort, and extraction cohort was used as a random factor.</w:t>
      </w:r>
    </w:p>
    <w:p w14:paraId="6812E286" w14:textId="77777777" w:rsidR="007F6A28" w:rsidRPr="006F5AD1" w:rsidRDefault="007F6A28">
      <w:pPr>
        <w:ind w:left="-15" w:right="90" w:firstLine="468"/>
        <w:rPr>
          <w:color w:val="000000" w:themeColor="text1"/>
        </w:rPr>
      </w:pPr>
    </w:p>
    <w:p w14:paraId="378929F0" w14:textId="77777777" w:rsidR="006F58EA" w:rsidRPr="006F5AD1" w:rsidRDefault="00D27C9E">
      <w:pPr>
        <w:tabs>
          <w:tab w:val="center" w:pos="4145"/>
          <w:tab w:val="center" w:pos="4986"/>
        </w:tabs>
        <w:spacing w:after="206" w:line="259"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241AAE50" w14:textId="77777777" w:rsidR="006F58EA" w:rsidRPr="006F5AD1" w:rsidRDefault="00D27C9E" w:rsidP="00CE5B15">
      <w:pPr>
        <w:tabs>
          <w:tab w:val="left" w:pos="1080"/>
          <w:tab w:val="center" w:pos="2694"/>
        </w:tabs>
        <w:spacing w:after="187" w:line="253"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AC6B177" w14:textId="7A7E8701" w:rsidR="0023404A" w:rsidRDefault="00DD43B4" w:rsidP="001945C9">
      <w:pPr>
        <w:ind w:left="0" w:firstLine="720"/>
        <w:rPr>
          <w:color w:val="000000" w:themeColor="text1"/>
        </w:rPr>
      </w:pPr>
      <w:r w:rsidRPr="006F5AD1">
        <w:rPr>
          <w:color w:val="000000" w:themeColor="text1"/>
        </w:rPr>
        <w:t xml:space="preserve">Individuals in diapause programming conditions </w:t>
      </w:r>
      <w:r w:rsidR="002E461C" w:rsidRPr="006F5AD1">
        <w:rPr>
          <w:color w:val="000000" w:themeColor="text1"/>
        </w:rPr>
        <w:t>were</w:t>
      </w:r>
      <w:r w:rsidRPr="006F5AD1">
        <w:rPr>
          <w:color w:val="000000" w:themeColor="text1"/>
        </w:rPr>
        <w:t xml:space="preserve"> </w:t>
      </w:r>
      <w:r w:rsidR="006F5AD1">
        <w:rPr>
          <w:color w:val="000000" w:themeColor="text1"/>
        </w:rPr>
        <w:t>characterized as</w:t>
      </w:r>
      <w:r w:rsidR="006B6BE0">
        <w:rPr>
          <w:color w:val="000000" w:themeColor="text1"/>
        </w:rPr>
        <w:t xml:space="preserve"> being</w:t>
      </w:r>
      <w:r w:rsidR="006F5AD1">
        <w:rPr>
          <w:color w:val="000000" w:themeColor="text1"/>
        </w:rPr>
        <w:t xml:space="preserve"> </w:t>
      </w:r>
      <w:r w:rsidRPr="006F5AD1">
        <w:rPr>
          <w:color w:val="000000" w:themeColor="text1"/>
        </w:rPr>
        <w:t xml:space="preserve">in </w:t>
      </w:r>
      <w:r w:rsidR="004B74F2" w:rsidRPr="006F5AD1">
        <w:rPr>
          <w:color w:val="000000" w:themeColor="text1"/>
        </w:rPr>
        <w:t>deep-diapause</w:t>
      </w:r>
      <w:r w:rsidRPr="006F5AD1">
        <w:rPr>
          <w:color w:val="000000" w:themeColor="text1"/>
        </w:rPr>
        <w:t xml:space="preserve"> if they remained in the larval stage throughout the 30-day post-feeding trial period. </w:t>
      </w:r>
      <w:r w:rsidR="001545B6" w:rsidRPr="006F5AD1">
        <w:rPr>
          <w:color w:val="000000" w:themeColor="text1"/>
        </w:rPr>
        <w:t>Diapause-programmed l</w:t>
      </w:r>
      <w:r w:rsidRPr="006F5AD1">
        <w:rPr>
          <w:color w:val="000000" w:themeColor="text1"/>
        </w:rPr>
        <w:t xml:space="preserve">arvae that pupated before the end of the 30-day trial period, but after </w:t>
      </w:r>
      <w:r w:rsidR="002407FE" w:rsidRPr="006F5AD1">
        <w:rPr>
          <w:color w:val="000000" w:themeColor="text1"/>
        </w:rPr>
        <w:t>all the larvae in</w:t>
      </w:r>
      <w:r w:rsidRPr="006F5AD1">
        <w:rPr>
          <w:color w:val="000000" w:themeColor="text1"/>
        </w:rPr>
        <w:t xml:space="preserve"> the non-diapause treatment group</w:t>
      </w:r>
      <w:r w:rsidR="001545B6" w:rsidRPr="006F5AD1">
        <w:rPr>
          <w:color w:val="000000" w:themeColor="text1"/>
        </w:rPr>
        <w:t xml:space="preserve"> </w:t>
      </w:r>
      <w:r w:rsidR="002407FE" w:rsidRPr="006F5AD1">
        <w:rPr>
          <w:color w:val="000000" w:themeColor="text1"/>
        </w:rPr>
        <w:t>pupated</w:t>
      </w:r>
      <w:r w:rsidRPr="006F5AD1">
        <w:rPr>
          <w:color w:val="000000" w:themeColor="text1"/>
        </w:rPr>
        <w:t xml:space="preserve">, were characterized </w:t>
      </w:r>
      <w:r w:rsidR="001945C9">
        <w:rPr>
          <w:color w:val="000000" w:themeColor="text1"/>
        </w:rPr>
        <w:t xml:space="preserve">as </w:t>
      </w:r>
      <w:r w:rsidR="001F744C" w:rsidRPr="006F5AD1">
        <w:rPr>
          <w:color w:val="000000" w:themeColor="text1"/>
        </w:rPr>
        <w:t xml:space="preserve">being in </w:t>
      </w:r>
      <w:r w:rsidR="004B74F2" w:rsidRPr="006F5AD1">
        <w:rPr>
          <w:color w:val="000000" w:themeColor="text1"/>
        </w:rPr>
        <w:t>shallow-diapause</w:t>
      </w:r>
      <w:r w:rsidRPr="006F5AD1">
        <w:rPr>
          <w:color w:val="000000" w:themeColor="text1"/>
        </w:rPr>
        <w:t xml:space="preserve">. </w:t>
      </w:r>
      <w:r w:rsidR="007F71BB">
        <w:rPr>
          <w:color w:val="000000" w:themeColor="text1"/>
        </w:rPr>
        <w:t>Wet mass was measured throughout the metabolic assay</w:t>
      </w:r>
      <w:r w:rsidR="006B6BE0">
        <w:rPr>
          <w:color w:val="000000" w:themeColor="text1"/>
        </w:rPr>
        <w:t xml:space="preserve"> and</w:t>
      </w:r>
      <w:r w:rsidR="007F71BB">
        <w:rPr>
          <w:color w:val="000000" w:themeColor="text1"/>
        </w:rPr>
        <w:t xml:space="preserve"> t</w:t>
      </w:r>
      <w:r w:rsidR="0023404A" w:rsidRPr="00647871">
        <w:rPr>
          <w:color w:val="000000" w:themeColor="text1"/>
        </w:rPr>
        <w:t>he day wet mass peaked (Fig. 3-</w:t>
      </w:r>
      <w:r w:rsidR="004917BE">
        <w:rPr>
          <w:color w:val="000000" w:themeColor="text1"/>
        </w:rPr>
        <w:t>1</w:t>
      </w:r>
      <w:r w:rsidR="0023404A" w:rsidRPr="00647871">
        <w:rPr>
          <w:color w:val="000000" w:themeColor="text1"/>
        </w:rPr>
        <w:t xml:space="preserve">) was calculated for </w:t>
      </w:r>
      <w:r w:rsidR="006B6BE0">
        <w:rPr>
          <w:color w:val="000000" w:themeColor="text1"/>
        </w:rPr>
        <w:t xml:space="preserve">diapause-programmed </w:t>
      </w:r>
      <w:r w:rsidR="0023404A" w:rsidRPr="00647871">
        <w:rPr>
          <w:color w:val="000000" w:themeColor="text1"/>
        </w:rPr>
        <w:t xml:space="preserve">larvae </w:t>
      </w:r>
      <w:r w:rsidR="006B6BE0">
        <w:rPr>
          <w:color w:val="000000" w:themeColor="text1"/>
        </w:rPr>
        <w:t>and non</w:t>
      </w:r>
      <w:r w:rsidR="00B04401">
        <w:rPr>
          <w:color w:val="000000" w:themeColor="text1"/>
        </w:rPr>
        <w:t>-</w:t>
      </w:r>
      <w:r w:rsidR="006B6BE0">
        <w:rPr>
          <w:color w:val="000000" w:themeColor="text1"/>
        </w:rPr>
        <w:t xml:space="preserve">diapause larvae </w:t>
      </w:r>
      <w:r w:rsidR="0023404A" w:rsidRPr="00647871">
        <w:rPr>
          <w:color w:val="000000" w:themeColor="text1"/>
        </w:rPr>
        <w:t xml:space="preserve">in </w:t>
      </w:r>
      <w:r w:rsidR="0023404A">
        <w:rPr>
          <w:color w:val="000000" w:themeColor="text1"/>
        </w:rPr>
        <w:t>short-day and long day conditions</w:t>
      </w:r>
      <w:r w:rsidR="007F71BB">
        <w:rPr>
          <w:color w:val="000000" w:themeColor="text1"/>
        </w:rPr>
        <w:t>.</w:t>
      </w:r>
      <w:r w:rsidR="00B04401">
        <w:rPr>
          <w:color w:val="000000" w:themeColor="text1"/>
        </w:rPr>
        <w:t xml:space="preserve"> </w:t>
      </w:r>
      <w:r w:rsidR="00771B0C" w:rsidRPr="00DB42C7">
        <w:rPr>
          <w:color w:val="000000" w:themeColor="text1"/>
        </w:rPr>
        <w:t>In the non-diapause treatment, long-diapause genotype individuals peaked in mass on day 5 and short-diapause genotype larvae peaked in mass on day 3 (Fig. 3-</w:t>
      </w:r>
      <w:r w:rsidR="004917BE">
        <w:rPr>
          <w:color w:val="000000" w:themeColor="text1"/>
        </w:rPr>
        <w:t>2</w:t>
      </w:r>
      <w:r w:rsidR="00771B0C" w:rsidRPr="00DB42C7">
        <w:rPr>
          <w:color w:val="000000" w:themeColor="text1"/>
        </w:rPr>
        <w:t>A). In diapause-programming conditions, mass peaked in long-</w:t>
      </w:r>
      <w:r w:rsidR="00771B0C" w:rsidRPr="006775CF">
        <w:rPr>
          <w:color w:val="000000" w:themeColor="text1"/>
        </w:rPr>
        <w:t>diapause genotype larvae on day 9 and short-diapause genotype larvae peaked in mass on day 6 (Fig. 3-</w:t>
      </w:r>
      <w:r w:rsidR="004917BE">
        <w:rPr>
          <w:color w:val="000000" w:themeColor="text1"/>
        </w:rPr>
        <w:t>2</w:t>
      </w:r>
      <w:r w:rsidR="00771B0C" w:rsidRPr="006775CF">
        <w:rPr>
          <w:color w:val="000000" w:themeColor="text1"/>
        </w:rPr>
        <w:t>B).</w:t>
      </w:r>
      <w:r w:rsidR="00771B0C">
        <w:rPr>
          <w:color w:val="000000" w:themeColor="text1"/>
        </w:rPr>
        <w:t xml:space="preserve"> </w:t>
      </w:r>
      <w:r w:rsidR="00B04401">
        <w:rPr>
          <w:color w:val="000000" w:themeColor="text1"/>
        </w:rPr>
        <w:t>The amount of</w:t>
      </w:r>
      <w:r w:rsidR="007F71BB">
        <w:rPr>
          <w:color w:val="000000" w:themeColor="text1"/>
        </w:rPr>
        <w:t xml:space="preserve"> </w:t>
      </w:r>
      <w:r w:rsidR="0023404A" w:rsidRPr="00647871">
        <w:rPr>
          <w:color w:val="000000" w:themeColor="text1"/>
        </w:rPr>
        <w:t>CO</w:t>
      </w:r>
      <w:r w:rsidR="0023404A" w:rsidRPr="00647871">
        <w:rPr>
          <w:color w:val="000000" w:themeColor="text1"/>
          <w:vertAlign w:val="subscript"/>
        </w:rPr>
        <w:t>2</w:t>
      </w:r>
      <w:r w:rsidR="0023404A" w:rsidRPr="00647871">
        <w:rPr>
          <w:color w:val="000000" w:themeColor="text1"/>
        </w:rPr>
        <w:t xml:space="preserve"> </w:t>
      </w:r>
      <w:r w:rsidR="00B04401">
        <w:rPr>
          <w:color w:val="000000" w:themeColor="text1"/>
        </w:rPr>
        <w:t>produced</w:t>
      </w:r>
      <w:r w:rsidR="00B04401" w:rsidRPr="00647871">
        <w:rPr>
          <w:color w:val="000000" w:themeColor="text1"/>
        </w:rPr>
        <w:t xml:space="preserve"> </w:t>
      </w:r>
      <w:r w:rsidR="0023404A" w:rsidRPr="00647871">
        <w:rPr>
          <w:color w:val="000000" w:themeColor="text1"/>
        </w:rPr>
        <w:t>(Fig. 3-</w:t>
      </w:r>
      <w:r w:rsidR="004917BE">
        <w:rPr>
          <w:color w:val="000000" w:themeColor="text1"/>
        </w:rPr>
        <w:t>3</w:t>
      </w:r>
      <w:r w:rsidR="0023404A" w:rsidRPr="00647871">
        <w:rPr>
          <w:color w:val="000000" w:themeColor="text1"/>
        </w:rPr>
        <w:t xml:space="preserve">) was </w:t>
      </w:r>
      <w:r w:rsidR="0023404A">
        <w:rPr>
          <w:color w:val="000000" w:themeColor="text1"/>
        </w:rPr>
        <w:t xml:space="preserve">weighted by wet mass and </w:t>
      </w:r>
      <w:r w:rsidR="0023404A" w:rsidRPr="00647871">
        <w:rPr>
          <w:color w:val="000000" w:themeColor="text1"/>
        </w:rPr>
        <w:t xml:space="preserve">compared </w:t>
      </w:r>
      <w:r w:rsidR="0023404A" w:rsidRPr="006F5AD1">
        <w:rPr>
          <w:color w:val="000000" w:themeColor="text1"/>
        </w:rPr>
        <w:t>between</w:t>
      </w:r>
      <w:r w:rsidR="00EA0CCB">
        <w:rPr>
          <w:color w:val="000000" w:themeColor="text1"/>
        </w:rPr>
        <w:t xml:space="preserve"> diapause genotypes and photoperiod treatments to capture the effect of </w:t>
      </w:r>
      <w:r w:rsidR="007F71BB">
        <w:rPr>
          <w:color w:val="000000" w:themeColor="text1"/>
        </w:rPr>
        <w:t>day length</w:t>
      </w:r>
      <w:r w:rsidR="0023404A" w:rsidRPr="006F5AD1">
        <w:rPr>
          <w:color w:val="000000" w:themeColor="text1"/>
        </w:rPr>
        <w:t xml:space="preserve"> on metabolic activity. </w:t>
      </w:r>
      <w:r w:rsidR="0023404A" w:rsidRPr="00647871">
        <w:rPr>
          <w:color w:val="000000" w:themeColor="text1"/>
        </w:rPr>
        <w:t>I found</w:t>
      </w:r>
      <w:r w:rsidR="00B04401">
        <w:rPr>
          <w:color w:val="000000" w:themeColor="text1"/>
        </w:rPr>
        <w:t xml:space="preserve"> that r</w:t>
      </w:r>
      <w:r w:rsidR="00B04401" w:rsidRPr="006775CF">
        <w:rPr>
          <w:color w:val="000000" w:themeColor="text1"/>
        </w:rPr>
        <w:t xml:space="preserve">egardless of diapause genotype, </w:t>
      </w:r>
      <w:r w:rsidR="00362A5A">
        <w:rPr>
          <w:color w:val="000000" w:themeColor="text1"/>
        </w:rPr>
        <w:t>on the day wet mass peaked (Fig. 3-</w:t>
      </w:r>
      <w:r w:rsidR="004917BE">
        <w:rPr>
          <w:color w:val="000000" w:themeColor="text1"/>
        </w:rPr>
        <w:t>4</w:t>
      </w:r>
      <w:r w:rsidR="00362A5A">
        <w:rPr>
          <w:color w:val="000000" w:themeColor="text1"/>
        </w:rPr>
        <w:t xml:space="preserve">A) </w:t>
      </w:r>
      <w:r w:rsidR="00B04401" w:rsidRPr="006775CF">
        <w:rPr>
          <w:color w:val="000000" w:themeColor="text1"/>
        </w:rPr>
        <w:t>diapause-programmed individuals produced significantly less CO</w:t>
      </w:r>
      <w:r w:rsidR="00B04401" w:rsidRPr="006775CF">
        <w:rPr>
          <w:color w:val="000000" w:themeColor="text1"/>
          <w:vertAlign w:val="subscript"/>
        </w:rPr>
        <w:t>2</w:t>
      </w:r>
      <w:r w:rsidR="00B04401" w:rsidRPr="006775CF">
        <w:rPr>
          <w:color w:val="000000" w:themeColor="text1"/>
        </w:rPr>
        <w:t xml:space="preserve"> than their non-diapause counterparts</w:t>
      </w:r>
      <w:r w:rsidR="00B04401" w:rsidRPr="00647871">
        <w:rPr>
          <w:color w:val="000000" w:themeColor="text1"/>
        </w:rPr>
        <w:t xml:space="preserve"> (long-diapause genotype: t-value=4.50, </w:t>
      </w:r>
      <w:proofErr w:type="spellStart"/>
      <w:r w:rsidR="00B04401" w:rsidRPr="00647871">
        <w:rPr>
          <w:color w:val="000000" w:themeColor="text1"/>
        </w:rPr>
        <w:t>Df</w:t>
      </w:r>
      <w:proofErr w:type="spellEnd"/>
      <w:r w:rsidR="00B04401" w:rsidRPr="00647871">
        <w:rPr>
          <w:color w:val="000000" w:themeColor="text1"/>
        </w:rPr>
        <w:t>=30, p-value&lt;0.000; short-diapause genotype: t-</w:t>
      </w:r>
      <w:r w:rsidR="00B04401" w:rsidRPr="00647871">
        <w:rPr>
          <w:color w:val="000000" w:themeColor="text1"/>
        </w:rPr>
        <w:lastRenderedPageBreak/>
        <w:t xml:space="preserve">value=5.00, </w:t>
      </w:r>
      <w:proofErr w:type="spellStart"/>
      <w:r w:rsidR="00B04401" w:rsidRPr="00647871">
        <w:rPr>
          <w:color w:val="000000" w:themeColor="text1"/>
        </w:rPr>
        <w:t>Df</w:t>
      </w:r>
      <w:proofErr w:type="spellEnd"/>
      <w:r w:rsidR="00B04401" w:rsidRPr="00647871">
        <w:rPr>
          <w:color w:val="000000" w:themeColor="text1"/>
        </w:rPr>
        <w:t xml:space="preserve">=43, p-value&lt;0.000) </w:t>
      </w:r>
      <w:r w:rsidR="00362A5A">
        <w:rPr>
          <w:color w:val="000000" w:themeColor="text1"/>
        </w:rPr>
        <w:t>(Fig. 3-</w:t>
      </w:r>
      <w:r w:rsidR="004917BE">
        <w:rPr>
          <w:color w:val="000000" w:themeColor="text1"/>
        </w:rPr>
        <w:t>4</w:t>
      </w:r>
      <w:r w:rsidR="00362A5A">
        <w:rPr>
          <w:color w:val="000000" w:themeColor="text1"/>
        </w:rPr>
        <w:t xml:space="preserve">B) </w:t>
      </w:r>
      <w:r w:rsidR="00B04401" w:rsidRPr="00647871">
        <w:rPr>
          <w:color w:val="000000" w:themeColor="text1"/>
        </w:rPr>
        <w:t>(Tables 3-1</w:t>
      </w:r>
      <w:r w:rsidR="004917BE">
        <w:rPr>
          <w:color w:val="000000" w:themeColor="text1"/>
        </w:rPr>
        <w:t>A</w:t>
      </w:r>
      <w:r w:rsidR="00B04401" w:rsidRPr="00647871">
        <w:rPr>
          <w:color w:val="000000" w:themeColor="text1"/>
        </w:rPr>
        <w:t xml:space="preserve"> and 3-1</w:t>
      </w:r>
      <w:r w:rsidR="004917BE">
        <w:rPr>
          <w:color w:val="000000" w:themeColor="text1"/>
        </w:rPr>
        <w:t>B</w:t>
      </w:r>
      <w:r w:rsidR="00B04401" w:rsidRPr="00647871">
        <w:rPr>
          <w:color w:val="000000" w:themeColor="text1"/>
        </w:rPr>
        <w:t>).</w:t>
      </w:r>
      <w:r w:rsidR="001945C9">
        <w:rPr>
          <w:color w:val="000000" w:themeColor="text1"/>
        </w:rPr>
        <w:t xml:space="preserve"> L</w:t>
      </w:r>
      <w:r w:rsidR="0023404A" w:rsidRPr="00647871">
        <w:rPr>
          <w:color w:val="000000" w:themeColor="text1"/>
        </w:rPr>
        <w:t xml:space="preserve">ong-diapause </w:t>
      </w:r>
      <w:r w:rsidR="0023404A">
        <w:rPr>
          <w:color w:val="000000" w:themeColor="text1"/>
        </w:rPr>
        <w:t>larvae</w:t>
      </w:r>
      <w:r w:rsidR="0023404A" w:rsidRPr="00647871">
        <w:rPr>
          <w:color w:val="000000" w:themeColor="text1"/>
        </w:rPr>
        <w:t xml:space="preserve"> produced less CO</w:t>
      </w:r>
      <w:r w:rsidR="0023404A" w:rsidRPr="00647871">
        <w:rPr>
          <w:color w:val="000000" w:themeColor="text1"/>
          <w:vertAlign w:val="subscript"/>
        </w:rPr>
        <w:t>2</w:t>
      </w:r>
      <w:r w:rsidR="0023404A" w:rsidRPr="00647871">
        <w:rPr>
          <w:color w:val="000000" w:themeColor="text1"/>
        </w:rPr>
        <w:t xml:space="preserve"> than short-diapause larvae</w:t>
      </w:r>
      <w:r w:rsidR="001945C9">
        <w:rPr>
          <w:color w:val="000000" w:themeColor="text1"/>
        </w:rPr>
        <w:t xml:space="preserve"> </w:t>
      </w:r>
      <w:r w:rsidR="00D46D38">
        <w:rPr>
          <w:color w:val="000000" w:themeColor="text1"/>
        </w:rPr>
        <w:t>in</w:t>
      </w:r>
      <w:r w:rsidR="001945C9">
        <w:rPr>
          <w:color w:val="000000" w:themeColor="text1"/>
        </w:rPr>
        <w:t xml:space="preserve"> each photoperiod treatment</w:t>
      </w:r>
      <w:r w:rsidR="0023404A" w:rsidRPr="006F5AD1">
        <w:rPr>
          <w:color w:val="000000" w:themeColor="text1"/>
        </w:rPr>
        <w:t xml:space="preserve"> (diapause programming: t-value=-5.51, </w:t>
      </w:r>
      <w:proofErr w:type="spellStart"/>
      <w:r w:rsidR="0023404A" w:rsidRPr="006F5AD1">
        <w:rPr>
          <w:color w:val="000000" w:themeColor="text1"/>
        </w:rPr>
        <w:t>Df</w:t>
      </w:r>
      <w:proofErr w:type="spellEnd"/>
      <w:r w:rsidR="0023404A" w:rsidRPr="006F5AD1">
        <w:rPr>
          <w:color w:val="000000" w:themeColor="text1"/>
        </w:rPr>
        <w:t xml:space="preserve">=26, p-value&lt;0.000; non-diapause: t-value=-3.74, </w:t>
      </w:r>
      <w:proofErr w:type="spellStart"/>
      <w:r w:rsidR="0023404A" w:rsidRPr="006F5AD1">
        <w:rPr>
          <w:color w:val="000000" w:themeColor="text1"/>
        </w:rPr>
        <w:t>Df</w:t>
      </w:r>
      <w:proofErr w:type="spellEnd"/>
      <w:r w:rsidR="0023404A" w:rsidRPr="006F5AD1">
        <w:rPr>
          <w:color w:val="000000" w:themeColor="text1"/>
        </w:rPr>
        <w:t>=47, p-value&lt;0.001) (Table 3-1</w:t>
      </w:r>
      <w:r w:rsidR="004917BE">
        <w:rPr>
          <w:color w:val="000000" w:themeColor="text1"/>
        </w:rPr>
        <w:t>C</w:t>
      </w:r>
      <w:r w:rsidR="0023404A" w:rsidRPr="006F5AD1">
        <w:rPr>
          <w:color w:val="000000" w:themeColor="text1"/>
        </w:rPr>
        <w:t xml:space="preserve"> and 3-1</w:t>
      </w:r>
      <w:r w:rsidR="004917BE">
        <w:rPr>
          <w:color w:val="000000" w:themeColor="text1"/>
        </w:rPr>
        <w:t>D</w:t>
      </w:r>
      <w:r w:rsidR="0023404A" w:rsidRPr="006F5AD1">
        <w:rPr>
          <w:color w:val="000000" w:themeColor="text1"/>
        </w:rPr>
        <w:t xml:space="preserve">). </w:t>
      </w:r>
    </w:p>
    <w:p w14:paraId="4E027D3A" w14:textId="22A842BA" w:rsidR="008C20D0" w:rsidRDefault="00D46D38" w:rsidP="008C20D0">
      <w:pPr>
        <w:ind w:left="0" w:firstLine="720"/>
        <w:rPr>
          <w:color w:val="000000" w:themeColor="text1"/>
        </w:rPr>
      </w:pPr>
      <w:r>
        <w:rPr>
          <w:color w:val="000000" w:themeColor="text1"/>
        </w:rPr>
        <w:t xml:space="preserve">The </w:t>
      </w:r>
      <w:r w:rsidR="00771B0C">
        <w:rPr>
          <w:color w:val="000000" w:themeColor="text1"/>
        </w:rPr>
        <w:t>day wet mass peaked (Fig. 3-</w:t>
      </w:r>
      <w:r w:rsidR="004917BE">
        <w:rPr>
          <w:color w:val="000000" w:themeColor="text1"/>
        </w:rPr>
        <w:t>5</w:t>
      </w:r>
      <w:r w:rsidR="00771B0C">
        <w:rPr>
          <w:color w:val="000000" w:themeColor="text1"/>
        </w:rPr>
        <w:t>A) was used to compare CO2 production (Fig. 3-</w:t>
      </w:r>
      <w:r w:rsidR="004917BE">
        <w:rPr>
          <w:color w:val="000000" w:themeColor="text1"/>
        </w:rPr>
        <w:t>5</w:t>
      </w:r>
      <w:r w:rsidR="00771B0C">
        <w:rPr>
          <w:color w:val="000000" w:themeColor="text1"/>
        </w:rPr>
        <w:t xml:space="preserve">B) </w:t>
      </w:r>
      <w:r>
        <w:rPr>
          <w:color w:val="000000" w:themeColor="text1"/>
        </w:rPr>
        <w:t xml:space="preserve">between diapause programmed larvae that </w:t>
      </w:r>
      <w:r w:rsidR="00115239" w:rsidRPr="00647871">
        <w:rPr>
          <w:color w:val="000000" w:themeColor="text1"/>
        </w:rPr>
        <w:t xml:space="preserve">expressed </w:t>
      </w:r>
      <w:r>
        <w:rPr>
          <w:color w:val="000000" w:themeColor="text1"/>
        </w:rPr>
        <w:t xml:space="preserve">the </w:t>
      </w:r>
      <w:r w:rsidR="00115239">
        <w:rPr>
          <w:color w:val="000000" w:themeColor="text1"/>
        </w:rPr>
        <w:t>shallow</w:t>
      </w:r>
      <w:r>
        <w:rPr>
          <w:color w:val="000000" w:themeColor="text1"/>
        </w:rPr>
        <w:t xml:space="preserve"> and</w:t>
      </w:r>
      <w:r w:rsidR="00115239">
        <w:rPr>
          <w:color w:val="000000" w:themeColor="text1"/>
        </w:rPr>
        <w:t xml:space="preserve"> deep</w:t>
      </w:r>
      <w:r w:rsidR="00115239" w:rsidRPr="00647871">
        <w:rPr>
          <w:color w:val="000000" w:themeColor="text1"/>
        </w:rPr>
        <w:t xml:space="preserve"> diapause phenotypes</w:t>
      </w:r>
      <w:r>
        <w:rPr>
          <w:color w:val="000000" w:themeColor="text1"/>
        </w:rPr>
        <w:t xml:space="preserve"> to</w:t>
      </w:r>
      <w:r>
        <w:rPr>
          <w:color w:val="000000" w:themeColor="text1"/>
        </w:rPr>
        <w:t xml:space="preserve"> determine the extent to which</w:t>
      </w:r>
      <w:r w:rsidRPr="00647871">
        <w:rPr>
          <w:color w:val="000000" w:themeColor="text1"/>
        </w:rPr>
        <w:t xml:space="preserve"> </w:t>
      </w:r>
      <w:r>
        <w:rPr>
          <w:color w:val="000000" w:themeColor="text1"/>
        </w:rPr>
        <w:t>metabolic activity could be used to separate the</w:t>
      </w:r>
      <w:r>
        <w:rPr>
          <w:color w:val="000000" w:themeColor="text1"/>
        </w:rPr>
        <w:t xml:space="preserve"> two phenotypes</w:t>
      </w:r>
      <w:r w:rsidR="00115239">
        <w:rPr>
          <w:color w:val="000000" w:themeColor="text1"/>
        </w:rPr>
        <w:t>.</w:t>
      </w:r>
      <w:r w:rsidR="006B6BE0">
        <w:rPr>
          <w:color w:val="000000" w:themeColor="text1"/>
        </w:rPr>
        <w:t xml:space="preserve"> </w:t>
      </w:r>
      <w:r w:rsidR="00362A5A" w:rsidRPr="006F5AD1">
        <w:rPr>
          <w:color w:val="000000" w:themeColor="text1"/>
        </w:rPr>
        <w:t xml:space="preserve">Long-diapause genotype larvae responded to diapause programming as expected with deep-diapause reported in 100% of individuals. </w:t>
      </w:r>
      <w:r w:rsidR="00DD43B4" w:rsidRPr="006F5AD1">
        <w:rPr>
          <w:color w:val="000000" w:themeColor="text1"/>
        </w:rPr>
        <w:t xml:space="preserve">Only 33% of short-diapause genotype larvae stayed in </w:t>
      </w:r>
      <w:r w:rsidR="004B74F2" w:rsidRPr="006F5AD1">
        <w:rPr>
          <w:color w:val="000000" w:themeColor="text1"/>
        </w:rPr>
        <w:t>deep-diapause</w:t>
      </w:r>
      <w:r w:rsidR="00DD43B4" w:rsidRPr="006F5AD1">
        <w:rPr>
          <w:color w:val="000000" w:themeColor="text1"/>
        </w:rPr>
        <w:t xml:space="preserve"> while 66.6% showed a </w:t>
      </w:r>
      <w:r w:rsidR="004B74F2" w:rsidRPr="006F5AD1">
        <w:rPr>
          <w:color w:val="000000" w:themeColor="text1"/>
        </w:rPr>
        <w:t>shallow-diapause</w:t>
      </w:r>
      <w:r w:rsidR="00DD43B4" w:rsidRPr="006F5AD1">
        <w:rPr>
          <w:color w:val="000000" w:themeColor="text1"/>
        </w:rPr>
        <w:t xml:space="preserve"> response</w:t>
      </w:r>
      <w:r w:rsidR="006F5AD1">
        <w:rPr>
          <w:color w:val="000000" w:themeColor="text1"/>
        </w:rPr>
        <w:t xml:space="preserve">, pupating before </w:t>
      </w:r>
      <w:r w:rsidR="00DD43B4" w:rsidRPr="006F5AD1">
        <w:rPr>
          <w:color w:val="000000" w:themeColor="text1"/>
        </w:rPr>
        <w:t>the end of the 30-day trial period despite being reared in diapause programming conditions</w:t>
      </w:r>
      <w:r w:rsidR="001F744C" w:rsidRPr="006F5AD1">
        <w:rPr>
          <w:color w:val="000000" w:themeColor="text1"/>
        </w:rPr>
        <w:t xml:space="preserve"> (F</w:t>
      </w:r>
      <w:r w:rsidR="00490123" w:rsidRPr="006F5AD1">
        <w:rPr>
          <w:color w:val="000000" w:themeColor="text1"/>
        </w:rPr>
        <w:t>ig</w:t>
      </w:r>
      <w:r w:rsidR="001F744C" w:rsidRPr="006F5AD1">
        <w:rPr>
          <w:color w:val="000000" w:themeColor="text1"/>
        </w:rPr>
        <w:t>.</w:t>
      </w:r>
      <w:r w:rsidR="00490123" w:rsidRPr="006F5AD1">
        <w:rPr>
          <w:color w:val="000000" w:themeColor="text1"/>
        </w:rPr>
        <w:t xml:space="preserve"> </w:t>
      </w:r>
      <w:r w:rsidR="00DD43B4" w:rsidRPr="006F5AD1">
        <w:rPr>
          <w:color w:val="000000" w:themeColor="text1"/>
        </w:rPr>
        <w:t>3-</w:t>
      </w:r>
      <w:r w:rsidR="004917BE">
        <w:rPr>
          <w:color w:val="000000" w:themeColor="text1"/>
        </w:rPr>
        <w:t>6</w:t>
      </w:r>
      <w:r w:rsidR="001F744C" w:rsidRPr="006F5AD1">
        <w:rPr>
          <w:color w:val="000000" w:themeColor="text1"/>
        </w:rPr>
        <w:t>)</w:t>
      </w:r>
      <w:r w:rsidR="00DD43B4" w:rsidRPr="006F5AD1">
        <w:rPr>
          <w:color w:val="000000" w:themeColor="text1"/>
        </w:rPr>
        <w:t xml:space="preserve">. </w:t>
      </w:r>
      <w:r w:rsidR="008C20D0">
        <w:rPr>
          <w:color w:val="000000" w:themeColor="text1"/>
        </w:rPr>
        <w:t>T</w:t>
      </w:r>
      <w:r w:rsidR="00DD43B4" w:rsidRPr="00DB42C7">
        <w:rPr>
          <w:color w:val="000000" w:themeColor="text1"/>
        </w:rPr>
        <w:t xml:space="preserve">he timing and the accumulation of wet mass </w:t>
      </w:r>
      <w:r w:rsidR="008C20D0">
        <w:rPr>
          <w:color w:val="000000" w:themeColor="text1"/>
        </w:rPr>
        <w:t>among diapause-programmed larvae with the short-diapause genotype occurred on day 6 (</w:t>
      </w:r>
      <w:r w:rsidR="004917BE">
        <w:rPr>
          <w:color w:val="000000" w:themeColor="text1"/>
        </w:rPr>
        <w:t xml:space="preserve">Fig. </w:t>
      </w:r>
      <w:r w:rsidR="008C20D0">
        <w:rPr>
          <w:color w:val="000000" w:themeColor="text1"/>
        </w:rPr>
        <w:t>3-</w:t>
      </w:r>
      <w:r w:rsidR="004917BE">
        <w:rPr>
          <w:color w:val="000000" w:themeColor="text1"/>
        </w:rPr>
        <w:t>7</w:t>
      </w:r>
      <w:r w:rsidR="008C20D0">
        <w:rPr>
          <w:color w:val="000000" w:themeColor="text1"/>
        </w:rPr>
        <w:t xml:space="preserve">A), regardless of diapause phenotype </w:t>
      </w:r>
      <w:r w:rsidR="00690360">
        <w:rPr>
          <w:color w:val="000000" w:themeColor="text1"/>
        </w:rPr>
        <w:t>and there was no</w:t>
      </w:r>
      <w:r w:rsidR="0007129A" w:rsidRPr="006775CF">
        <w:rPr>
          <w:color w:val="000000" w:themeColor="text1"/>
        </w:rPr>
        <w:t xml:space="preserve"> significant difference in CO</w:t>
      </w:r>
      <w:r w:rsidR="0007129A" w:rsidRPr="006775CF">
        <w:rPr>
          <w:color w:val="000000" w:themeColor="text1"/>
          <w:vertAlign w:val="subscript"/>
        </w:rPr>
        <w:t>2</w:t>
      </w:r>
      <w:r w:rsidR="0007129A" w:rsidRPr="006775CF">
        <w:rPr>
          <w:color w:val="000000" w:themeColor="text1"/>
        </w:rPr>
        <w:t xml:space="preserve"> production between the two phenotypes </w:t>
      </w:r>
      <w:r w:rsidR="0007129A" w:rsidRPr="006F5AD1">
        <w:rPr>
          <w:color w:val="000000" w:themeColor="text1"/>
        </w:rPr>
        <w:t xml:space="preserve">(t-value=-1.03, </w:t>
      </w:r>
      <w:proofErr w:type="spellStart"/>
      <w:r w:rsidR="0007129A" w:rsidRPr="006F5AD1">
        <w:rPr>
          <w:color w:val="000000" w:themeColor="text1"/>
        </w:rPr>
        <w:t>Df</w:t>
      </w:r>
      <w:proofErr w:type="spellEnd"/>
      <w:r w:rsidR="0007129A" w:rsidRPr="006F5AD1">
        <w:rPr>
          <w:color w:val="000000" w:themeColor="text1"/>
        </w:rPr>
        <w:t xml:space="preserve">=14, p-value=0.319) </w:t>
      </w:r>
      <w:r w:rsidR="00690360">
        <w:rPr>
          <w:color w:val="000000" w:themeColor="text1"/>
        </w:rPr>
        <w:t>(Fig. 3-</w:t>
      </w:r>
      <w:r w:rsidR="004917BE">
        <w:rPr>
          <w:color w:val="000000" w:themeColor="text1"/>
        </w:rPr>
        <w:t>7</w:t>
      </w:r>
      <w:r w:rsidR="00690360">
        <w:rPr>
          <w:color w:val="000000" w:themeColor="text1"/>
        </w:rPr>
        <w:t xml:space="preserve">B) </w:t>
      </w:r>
      <w:r w:rsidR="0007129A" w:rsidRPr="006F5AD1">
        <w:rPr>
          <w:color w:val="000000" w:themeColor="text1"/>
        </w:rPr>
        <w:t xml:space="preserve">(Table 3-1E).  </w:t>
      </w:r>
    </w:p>
    <w:p w14:paraId="1B09147C" w14:textId="08BB69B4" w:rsidR="002E461C" w:rsidRPr="006F5AD1" w:rsidRDefault="00C01CC2" w:rsidP="006746F1">
      <w:pPr>
        <w:ind w:left="0" w:firstLine="720"/>
        <w:rPr>
          <w:color w:val="000000" w:themeColor="text1"/>
        </w:rPr>
      </w:pPr>
      <w:r w:rsidRPr="006775CF">
        <w:rPr>
          <w:color w:val="000000" w:themeColor="text1"/>
        </w:rPr>
        <w:t>Larvae used in the metabolic activity experiment were not assayed for wandering day</w:t>
      </w:r>
      <w:r w:rsidR="00F67582">
        <w:rPr>
          <w:color w:val="000000" w:themeColor="text1"/>
        </w:rPr>
        <w:t>.</w:t>
      </w:r>
      <w:r w:rsidRPr="006775CF">
        <w:rPr>
          <w:color w:val="000000" w:themeColor="text1"/>
        </w:rPr>
        <w:t xml:space="preserve"> </w:t>
      </w:r>
      <w:r w:rsidR="004E7673" w:rsidRPr="006775CF">
        <w:rPr>
          <w:color w:val="000000" w:themeColor="text1"/>
        </w:rPr>
        <w:t>However, when the wandering day (</w:t>
      </w:r>
      <w:r w:rsidR="00F67582">
        <w:rPr>
          <w:color w:val="000000" w:themeColor="text1"/>
        </w:rPr>
        <w:t xml:space="preserve">estimated </w:t>
      </w:r>
      <w:r w:rsidR="00F30860">
        <w:rPr>
          <w:color w:val="000000" w:themeColor="text1"/>
        </w:rPr>
        <w:t>in</w:t>
      </w:r>
      <w:r w:rsidR="00F30860" w:rsidRPr="006775CF">
        <w:rPr>
          <w:color w:val="000000" w:themeColor="text1"/>
        </w:rPr>
        <w:t xml:space="preserve"> </w:t>
      </w:r>
      <w:r w:rsidR="004E7673" w:rsidRPr="006775CF">
        <w:rPr>
          <w:color w:val="000000" w:themeColor="text1"/>
        </w:rPr>
        <w:t xml:space="preserve">experiment 2) is used </w:t>
      </w:r>
      <w:r w:rsidR="00356F97" w:rsidRPr="006775CF">
        <w:rPr>
          <w:color w:val="000000" w:themeColor="text1"/>
        </w:rPr>
        <w:t>as a developmental timepoint to</w:t>
      </w:r>
      <w:r w:rsidR="004E7673" w:rsidRPr="00647871">
        <w:rPr>
          <w:color w:val="000000" w:themeColor="text1"/>
        </w:rPr>
        <w:t xml:space="preserve"> compare metabolic activity instead of the day wet mass peaked, the results of the metabolic assay can be interpreted differently. W</w:t>
      </w:r>
      <w:r w:rsidR="008E70F7" w:rsidRPr="00647871">
        <w:rPr>
          <w:color w:val="000000" w:themeColor="text1"/>
        </w:rPr>
        <w:t>ander</w:t>
      </w:r>
      <w:r w:rsidR="004E7673" w:rsidRPr="00647871">
        <w:rPr>
          <w:color w:val="000000" w:themeColor="text1"/>
        </w:rPr>
        <w:t>ing</w:t>
      </w:r>
      <w:r w:rsidR="008E70F7" w:rsidRPr="00647871">
        <w:rPr>
          <w:color w:val="000000" w:themeColor="text1"/>
        </w:rPr>
        <w:t xml:space="preserve"> </w:t>
      </w:r>
      <w:r w:rsidR="004E7673" w:rsidRPr="00647871">
        <w:rPr>
          <w:color w:val="000000" w:themeColor="text1"/>
        </w:rPr>
        <w:t xml:space="preserve">day for larvae in non-diapause conditions was calculated as </w:t>
      </w:r>
      <w:r w:rsidR="008E70F7" w:rsidRPr="00647871">
        <w:rPr>
          <w:color w:val="000000" w:themeColor="text1"/>
        </w:rPr>
        <w:t xml:space="preserve">day 6 while larvae </w:t>
      </w:r>
      <w:r w:rsidR="004E0D5A" w:rsidRPr="00F67582">
        <w:rPr>
          <w:color w:val="000000" w:themeColor="text1"/>
        </w:rPr>
        <w:t>in</w:t>
      </w:r>
      <w:r w:rsidR="008E70F7" w:rsidRPr="00F67582">
        <w:rPr>
          <w:color w:val="000000" w:themeColor="text1"/>
        </w:rPr>
        <w:t xml:space="preserve"> diapause conditions wandered on day 10 </w:t>
      </w:r>
      <w:r w:rsidR="008E70F7" w:rsidRPr="002B1BE1">
        <w:rPr>
          <w:color w:val="000000" w:themeColor="text1"/>
        </w:rPr>
        <w:t xml:space="preserve">(results are explained </w:t>
      </w:r>
      <w:r w:rsidR="00F30860">
        <w:rPr>
          <w:color w:val="000000" w:themeColor="text1"/>
        </w:rPr>
        <w:t>in experiment 2</w:t>
      </w:r>
      <w:r w:rsidR="008E70F7" w:rsidRPr="002B1BE1">
        <w:rPr>
          <w:color w:val="000000" w:themeColor="text1"/>
        </w:rPr>
        <w:t>).</w:t>
      </w:r>
      <w:r w:rsidR="008E70F7" w:rsidRPr="00F67582">
        <w:rPr>
          <w:color w:val="000000" w:themeColor="text1"/>
        </w:rPr>
        <w:t xml:space="preserve"> </w:t>
      </w:r>
      <w:r w:rsidR="003B2371" w:rsidRPr="00F67582">
        <w:rPr>
          <w:color w:val="000000" w:themeColor="text1"/>
        </w:rPr>
        <w:t xml:space="preserve">When wandering day is used to compare metabolic activity </w:t>
      </w:r>
      <w:r w:rsidR="003657F6">
        <w:rPr>
          <w:color w:val="000000" w:themeColor="text1"/>
        </w:rPr>
        <w:t>of larvae in diapause programming conditions to larvae in non-diapause conditions</w:t>
      </w:r>
      <w:r w:rsidR="003B2371" w:rsidRPr="00F67582">
        <w:rPr>
          <w:color w:val="000000" w:themeColor="text1"/>
        </w:rPr>
        <w:t>, diapause</w:t>
      </w:r>
      <w:r w:rsidR="00F62B02" w:rsidRPr="00F67582">
        <w:rPr>
          <w:color w:val="000000" w:themeColor="text1"/>
        </w:rPr>
        <w:t>-programmed</w:t>
      </w:r>
      <w:r w:rsidR="003B2371" w:rsidRPr="00F67582">
        <w:rPr>
          <w:color w:val="000000" w:themeColor="text1"/>
        </w:rPr>
        <w:t xml:space="preserve"> larvae </w:t>
      </w:r>
      <w:r w:rsidR="00F62B02" w:rsidRPr="00F67582">
        <w:rPr>
          <w:color w:val="000000" w:themeColor="text1"/>
        </w:rPr>
        <w:t>produced significantly less CO</w:t>
      </w:r>
      <w:r w:rsidR="00F62B02" w:rsidRPr="00F67582">
        <w:rPr>
          <w:color w:val="000000" w:themeColor="text1"/>
          <w:vertAlign w:val="subscript"/>
        </w:rPr>
        <w:t>2</w:t>
      </w:r>
      <w:r w:rsidR="00F62B02" w:rsidRPr="00F67582">
        <w:rPr>
          <w:color w:val="000000" w:themeColor="text1"/>
        </w:rPr>
        <w:t xml:space="preserve"> than their non-diapause counterparts</w:t>
      </w:r>
      <w:r w:rsidR="003B2371" w:rsidRPr="00F67582">
        <w:rPr>
          <w:color w:val="000000" w:themeColor="text1"/>
        </w:rPr>
        <w:t xml:space="preserve"> (t-value=11.85, </w:t>
      </w:r>
      <w:proofErr w:type="spellStart"/>
      <w:r w:rsidR="003B2371" w:rsidRPr="00F67582">
        <w:rPr>
          <w:color w:val="000000" w:themeColor="text1"/>
        </w:rPr>
        <w:t>Df</w:t>
      </w:r>
      <w:proofErr w:type="spellEnd"/>
      <w:r w:rsidR="003B2371" w:rsidRPr="00F67582">
        <w:rPr>
          <w:color w:val="000000" w:themeColor="text1"/>
        </w:rPr>
        <w:t xml:space="preserve">=74, p-value&lt;0.000). </w:t>
      </w:r>
      <w:r w:rsidR="003657F6" w:rsidRPr="006F5AD1">
        <w:rPr>
          <w:color w:val="000000" w:themeColor="text1"/>
        </w:rPr>
        <w:t xml:space="preserve">Using wandering day to </w:t>
      </w:r>
      <w:r w:rsidR="006736AE">
        <w:rPr>
          <w:color w:val="000000" w:themeColor="text1"/>
        </w:rPr>
        <w:t>characterize the effect of day length on</w:t>
      </w:r>
      <w:r w:rsidR="003657F6" w:rsidRPr="006F5AD1">
        <w:rPr>
          <w:color w:val="000000" w:themeColor="text1"/>
        </w:rPr>
        <w:t xml:space="preserve"> metabolic activity </w:t>
      </w:r>
      <w:r w:rsidR="006736AE">
        <w:rPr>
          <w:color w:val="000000" w:themeColor="text1"/>
        </w:rPr>
        <w:t xml:space="preserve">within each strain </w:t>
      </w:r>
      <w:r w:rsidR="003657F6" w:rsidRPr="006F5AD1">
        <w:rPr>
          <w:color w:val="000000" w:themeColor="text1"/>
        </w:rPr>
        <w:t>showed</w:t>
      </w:r>
      <w:r w:rsidR="006736AE">
        <w:rPr>
          <w:color w:val="000000" w:themeColor="text1"/>
        </w:rPr>
        <w:t xml:space="preserve"> diapause programmed</w:t>
      </w:r>
      <w:r w:rsidR="003657F6" w:rsidRPr="006F5AD1">
        <w:rPr>
          <w:color w:val="000000" w:themeColor="text1"/>
        </w:rPr>
        <w:t xml:space="preserve"> individuals produce less CO</w:t>
      </w:r>
      <w:r w:rsidR="003657F6" w:rsidRPr="006F5AD1">
        <w:rPr>
          <w:color w:val="000000" w:themeColor="text1"/>
          <w:vertAlign w:val="subscript"/>
        </w:rPr>
        <w:t>2</w:t>
      </w:r>
      <w:r w:rsidR="003657F6" w:rsidRPr="006F5AD1">
        <w:rPr>
          <w:color w:val="000000" w:themeColor="text1"/>
        </w:rPr>
        <w:t xml:space="preserve"> than </w:t>
      </w:r>
      <w:r w:rsidR="006736AE">
        <w:rPr>
          <w:color w:val="000000" w:themeColor="text1"/>
        </w:rPr>
        <w:t>their</w:t>
      </w:r>
      <w:r w:rsidR="003657F6" w:rsidRPr="006F5AD1">
        <w:rPr>
          <w:color w:val="000000" w:themeColor="text1"/>
        </w:rPr>
        <w:t xml:space="preserve"> non-diapaus</w:t>
      </w:r>
      <w:r w:rsidR="006736AE">
        <w:rPr>
          <w:color w:val="000000" w:themeColor="text1"/>
        </w:rPr>
        <w:t xml:space="preserve">ing counterparts </w:t>
      </w:r>
      <w:r w:rsidR="003657F6" w:rsidRPr="006F5AD1">
        <w:rPr>
          <w:color w:val="000000" w:themeColor="text1"/>
        </w:rPr>
        <w:t xml:space="preserve">(long-diapause genotype: t-value=8.12, </w:t>
      </w:r>
      <w:proofErr w:type="spellStart"/>
      <w:r w:rsidR="003657F6" w:rsidRPr="006F5AD1">
        <w:rPr>
          <w:color w:val="000000" w:themeColor="text1"/>
        </w:rPr>
        <w:t>Df</w:t>
      </w:r>
      <w:proofErr w:type="spellEnd"/>
      <w:r w:rsidR="003657F6" w:rsidRPr="006F5AD1">
        <w:rPr>
          <w:color w:val="000000" w:themeColor="text1"/>
        </w:rPr>
        <w:t xml:space="preserve">=46, p-value&lt;0.000; short-diapause genotype: t-value=9.08, </w:t>
      </w:r>
      <w:proofErr w:type="spellStart"/>
      <w:r w:rsidR="003657F6" w:rsidRPr="006F5AD1">
        <w:rPr>
          <w:color w:val="000000" w:themeColor="text1"/>
        </w:rPr>
        <w:t>Df</w:t>
      </w:r>
      <w:proofErr w:type="spellEnd"/>
      <w:r w:rsidR="003657F6" w:rsidRPr="006F5AD1">
        <w:rPr>
          <w:color w:val="000000" w:themeColor="text1"/>
        </w:rPr>
        <w:t xml:space="preserve">=26, p-value&lt;0.000). </w:t>
      </w:r>
      <w:r w:rsidR="006736AE">
        <w:rPr>
          <w:color w:val="000000" w:themeColor="text1"/>
        </w:rPr>
        <w:t>M</w:t>
      </w:r>
      <w:r w:rsidR="00E000B5">
        <w:rPr>
          <w:color w:val="000000" w:themeColor="text1"/>
        </w:rPr>
        <w:t xml:space="preserve">etabolic activity </w:t>
      </w:r>
      <w:r w:rsidR="006736AE">
        <w:rPr>
          <w:color w:val="000000" w:themeColor="text1"/>
        </w:rPr>
        <w:t xml:space="preserve">for </w:t>
      </w:r>
      <w:r w:rsidR="00F30860">
        <w:rPr>
          <w:color w:val="000000" w:themeColor="text1"/>
        </w:rPr>
        <w:t xml:space="preserve">long-diapause and short-diapause genotype </w:t>
      </w:r>
      <w:r w:rsidR="006736AE">
        <w:rPr>
          <w:color w:val="000000" w:themeColor="text1"/>
        </w:rPr>
        <w:t>larvae in non-</w:t>
      </w:r>
      <w:r w:rsidR="006736AE">
        <w:rPr>
          <w:color w:val="000000" w:themeColor="text1"/>
        </w:rPr>
        <w:lastRenderedPageBreak/>
        <w:t xml:space="preserve">diapause conditions was compared on day 6 </w:t>
      </w:r>
      <w:r w:rsidR="00F30860">
        <w:rPr>
          <w:color w:val="000000" w:themeColor="text1"/>
        </w:rPr>
        <w:t xml:space="preserve">and </w:t>
      </w:r>
      <w:r w:rsidR="00E000B5">
        <w:rPr>
          <w:color w:val="000000" w:themeColor="text1"/>
        </w:rPr>
        <w:t>revealed no significant difference in CO2 production (</w:t>
      </w:r>
      <w:r w:rsidR="00E000B5" w:rsidRPr="006F5AD1">
        <w:rPr>
          <w:color w:val="000000" w:themeColor="text1"/>
        </w:rPr>
        <w:t xml:space="preserve">t=-0.43, </w:t>
      </w:r>
      <w:proofErr w:type="spellStart"/>
      <w:r w:rsidR="00E000B5" w:rsidRPr="006F5AD1">
        <w:rPr>
          <w:color w:val="000000" w:themeColor="text1"/>
        </w:rPr>
        <w:t>Df</w:t>
      </w:r>
      <w:proofErr w:type="spellEnd"/>
      <w:r w:rsidR="00E000B5" w:rsidRPr="006F5AD1">
        <w:rPr>
          <w:color w:val="000000" w:themeColor="text1"/>
        </w:rPr>
        <w:t>=46, p-value=0.673</w:t>
      </w:r>
      <w:r w:rsidR="00E000B5">
        <w:rPr>
          <w:color w:val="000000" w:themeColor="text1"/>
        </w:rPr>
        <w:t xml:space="preserve">). </w:t>
      </w:r>
      <w:r w:rsidR="00F30860">
        <w:rPr>
          <w:color w:val="000000" w:themeColor="text1"/>
        </w:rPr>
        <w:t>In diapause programming conditions</w:t>
      </w:r>
      <w:r w:rsidR="00E000B5">
        <w:rPr>
          <w:color w:val="000000" w:themeColor="text1"/>
        </w:rPr>
        <w:t>,</w:t>
      </w:r>
      <w:r w:rsidR="003B73A4" w:rsidRPr="00F67582">
        <w:rPr>
          <w:color w:val="000000" w:themeColor="text1"/>
        </w:rPr>
        <w:t xml:space="preserve"> metabolic activity</w:t>
      </w:r>
      <w:r w:rsidR="00F30860">
        <w:rPr>
          <w:color w:val="000000" w:themeColor="text1"/>
        </w:rPr>
        <w:t xml:space="preserve"> was compared on day 10 and there was no detectable difference</w:t>
      </w:r>
      <w:r w:rsidR="003B73A4" w:rsidRPr="006F5AD1">
        <w:rPr>
          <w:color w:val="000000" w:themeColor="text1"/>
        </w:rPr>
        <w:t xml:space="preserve"> in CO</w:t>
      </w:r>
      <w:r w:rsidR="003B73A4" w:rsidRPr="006F5AD1">
        <w:rPr>
          <w:color w:val="000000" w:themeColor="text1"/>
          <w:vertAlign w:val="subscript"/>
        </w:rPr>
        <w:t xml:space="preserve">2 </w:t>
      </w:r>
      <w:r w:rsidR="003B73A4" w:rsidRPr="006F5AD1">
        <w:rPr>
          <w:color w:val="000000" w:themeColor="text1"/>
        </w:rPr>
        <w:t xml:space="preserve">production </w:t>
      </w:r>
      <w:r w:rsidR="00F30860">
        <w:rPr>
          <w:color w:val="000000" w:themeColor="text1"/>
        </w:rPr>
        <w:t xml:space="preserve">between long-diapause and short-diapause larvae </w:t>
      </w:r>
      <w:r w:rsidR="003B73A4" w:rsidRPr="006F5AD1">
        <w:rPr>
          <w:color w:val="000000" w:themeColor="text1"/>
        </w:rPr>
        <w:t xml:space="preserve">(t-value=0.91, </w:t>
      </w:r>
      <w:proofErr w:type="spellStart"/>
      <w:r w:rsidR="003B73A4" w:rsidRPr="006F5AD1">
        <w:rPr>
          <w:color w:val="000000" w:themeColor="text1"/>
        </w:rPr>
        <w:t>Df</w:t>
      </w:r>
      <w:proofErr w:type="spellEnd"/>
      <w:r w:rsidR="003B73A4" w:rsidRPr="006F5AD1">
        <w:rPr>
          <w:color w:val="000000" w:themeColor="text1"/>
        </w:rPr>
        <w:t>=</w:t>
      </w:r>
      <w:r w:rsidR="002E461C" w:rsidRPr="006F5AD1">
        <w:rPr>
          <w:color w:val="000000" w:themeColor="text1"/>
        </w:rPr>
        <w:t>26</w:t>
      </w:r>
      <w:r w:rsidR="003B73A4" w:rsidRPr="006F5AD1">
        <w:rPr>
          <w:color w:val="000000" w:themeColor="text1"/>
        </w:rPr>
        <w:t>, p-value</w:t>
      </w:r>
      <w:r w:rsidR="002E461C" w:rsidRPr="006F5AD1">
        <w:rPr>
          <w:color w:val="000000" w:themeColor="text1"/>
        </w:rPr>
        <w:t>=0.369</w:t>
      </w:r>
      <w:r w:rsidR="003B73A4" w:rsidRPr="006F5AD1">
        <w:rPr>
          <w:color w:val="000000" w:themeColor="text1"/>
        </w:rPr>
        <w:t xml:space="preserve">). </w:t>
      </w:r>
    </w:p>
    <w:p w14:paraId="46639211" w14:textId="77777777" w:rsidR="00AC406C" w:rsidRPr="006F5AD1" w:rsidRDefault="00AC406C" w:rsidP="002E461C">
      <w:pPr>
        <w:ind w:left="-5" w:firstLine="725"/>
        <w:rPr>
          <w:color w:val="000000" w:themeColor="text1"/>
        </w:rPr>
      </w:pPr>
    </w:p>
    <w:p w14:paraId="74E778C7" w14:textId="77777777" w:rsidR="006F58EA" w:rsidRPr="006F5AD1" w:rsidRDefault="00D27C9E" w:rsidP="00DD34A5">
      <w:pPr>
        <w:tabs>
          <w:tab w:val="left" w:pos="1080"/>
          <w:tab w:val="center" w:pos="2404"/>
        </w:tabs>
        <w:spacing w:after="187" w:line="253" w:lineRule="auto"/>
        <w:ind w:left="0" w:firstLine="0"/>
        <w:rPr>
          <w:color w:val="000000" w:themeColor="text1"/>
        </w:rPr>
      </w:pPr>
      <w:r w:rsidRPr="006F5AD1">
        <w:rPr>
          <w:color w:val="000000" w:themeColor="text1"/>
        </w:rPr>
        <w:t>3.3.2</w:t>
      </w:r>
      <w:r w:rsidR="00CE5B15" w:rsidRPr="006F5AD1">
        <w:rPr>
          <w:color w:val="000000" w:themeColor="text1"/>
        </w:rPr>
        <w:t xml:space="preserve">     </w:t>
      </w:r>
      <w:r w:rsidRPr="006F5AD1">
        <w:rPr>
          <w:color w:val="000000" w:themeColor="text1"/>
        </w:rPr>
        <w:tab/>
      </w:r>
      <w:r w:rsidR="00CE5B15" w:rsidRPr="006F5AD1">
        <w:rPr>
          <w:color w:val="000000" w:themeColor="text1"/>
        </w:rPr>
        <w:t xml:space="preserve">  </w:t>
      </w:r>
      <w:r w:rsidRPr="006F5AD1">
        <w:rPr>
          <w:color w:val="000000" w:themeColor="text1"/>
        </w:rPr>
        <w:t>Experiment 2: Stored Lipids</w:t>
      </w:r>
      <w:r w:rsidR="00DD43B4" w:rsidRPr="006F5AD1">
        <w:rPr>
          <w:color w:val="000000" w:themeColor="text1"/>
        </w:rPr>
        <w:t xml:space="preserve"> and Lean Mass</w:t>
      </w:r>
    </w:p>
    <w:p w14:paraId="6F116BFE" w14:textId="7B646E3E" w:rsidR="00DD43B4" w:rsidRPr="006F5AD1" w:rsidRDefault="00DD43B4" w:rsidP="00CE5B15">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w:t>
      </w:r>
      <w:r w:rsidR="009F6006" w:rsidRPr="006F5AD1">
        <w:rPr>
          <w:color w:val="000000" w:themeColor="text1"/>
        </w:rPr>
        <w:t>terminate feeding</w:t>
      </w:r>
      <w:r w:rsidRPr="006F5AD1">
        <w:rPr>
          <w:color w:val="000000" w:themeColor="text1"/>
        </w:rPr>
        <w:t xml:space="preserve"> after eclosion into the final larval instar</w:t>
      </w:r>
      <w:r w:rsidR="00C87785" w:rsidRPr="006F5AD1">
        <w:rPr>
          <w:color w:val="000000" w:themeColor="text1"/>
        </w:rPr>
        <w:t xml:space="preserve"> in non-diapause conditions (Fig. 3-</w:t>
      </w:r>
      <w:r w:rsidR="004917BE">
        <w:rPr>
          <w:color w:val="000000" w:themeColor="text1"/>
        </w:rPr>
        <w:t>8</w:t>
      </w:r>
      <w:r w:rsidR="00C87785" w:rsidRPr="006F5AD1">
        <w:rPr>
          <w:color w:val="000000" w:themeColor="text1"/>
        </w:rPr>
        <w:t>A) and diapause conditions (Fig. 3-</w:t>
      </w:r>
      <w:r w:rsidR="004917BE">
        <w:rPr>
          <w:color w:val="000000" w:themeColor="text1"/>
        </w:rPr>
        <w:t>8</w:t>
      </w:r>
      <w:r w:rsidR="00C87785" w:rsidRPr="006F5AD1">
        <w:rPr>
          <w:color w:val="000000" w:themeColor="text1"/>
        </w:rPr>
        <w:t>B)</w:t>
      </w:r>
      <w:r w:rsidR="00436603">
        <w:rPr>
          <w:color w:val="000000" w:themeColor="text1"/>
        </w:rPr>
        <w:t xml:space="preserve"> respectively</w:t>
      </w:r>
      <w:r w:rsidR="00C87785" w:rsidRPr="00436603">
        <w:rPr>
          <w:color w:val="000000" w:themeColor="text1"/>
        </w:rPr>
        <w:t>.</w:t>
      </w:r>
      <w:r w:rsidRPr="00436603">
        <w:rPr>
          <w:color w:val="000000" w:themeColor="text1"/>
        </w:rPr>
        <w:t xml:space="preserve"> </w:t>
      </w:r>
      <w:r w:rsidR="00815FCF">
        <w:rPr>
          <w:color w:val="000000" w:themeColor="text1"/>
        </w:rPr>
        <w:t xml:space="preserve">Short-diapause and long-diapause larvae in </w:t>
      </w:r>
      <w:r w:rsidR="003E7766">
        <w:rPr>
          <w:color w:val="000000" w:themeColor="text1"/>
        </w:rPr>
        <w:t>long</w:t>
      </w:r>
      <w:r w:rsidR="00815FCF">
        <w:rPr>
          <w:color w:val="000000" w:themeColor="text1"/>
        </w:rPr>
        <w:t>-day conditions wandered 6 days after entering the final larval instar</w:t>
      </w:r>
      <w:r w:rsidR="003E7766">
        <w:rPr>
          <w:color w:val="000000" w:themeColor="text1"/>
        </w:rPr>
        <w:t xml:space="preserve"> </w:t>
      </w:r>
      <w:r w:rsidR="003E7766" w:rsidRPr="00436603">
        <w:rPr>
          <w:color w:val="000000" w:themeColor="text1"/>
        </w:rPr>
        <w:t>(mean=5.89 days, SE=0.60 days, p-value=0.663) (Table 3-</w:t>
      </w:r>
      <w:r w:rsidR="004917BE">
        <w:rPr>
          <w:color w:val="000000" w:themeColor="text1"/>
        </w:rPr>
        <w:t>2</w:t>
      </w:r>
      <w:r w:rsidR="003E7766" w:rsidRPr="00436603">
        <w:rPr>
          <w:color w:val="000000" w:themeColor="text1"/>
        </w:rPr>
        <w:t>A)</w:t>
      </w:r>
      <w:r w:rsidR="00815FCF">
        <w:rPr>
          <w:color w:val="000000" w:themeColor="text1"/>
        </w:rPr>
        <w:t xml:space="preserve">. Similarly, both short-diapause and long-diapause larvae in non-diapause conditions wander 10 days after </w:t>
      </w:r>
      <w:r w:rsidR="003E7766">
        <w:rPr>
          <w:color w:val="000000" w:themeColor="text1"/>
        </w:rPr>
        <w:t>entering the last larval instar</w:t>
      </w:r>
      <w:r w:rsidR="00AA6878" w:rsidRPr="00436603">
        <w:rPr>
          <w:color w:val="000000" w:themeColor="text1"/>
        </w:rPr>
        <w:t xml:space="preserve"> (mean=10.46</w:t>
      </w:r>
      <w:r w:rsidR="00CC4ED7" w:rsidRPr="00436603">
        <w:rPr>
          <w:color w:val="000000" w:themeColor="text1"/>
        </w:rPr>
        <w:t xml:space="preserve"> days</w:t>
      </w:r>
      <w:r w:rsidR="00AA6878" w:rsidRPr="00436603">
        <w:rPr>
          <w:color w:val="000000" w:themeColor="text1"/>
        </w:rPr>
        <w:t>, SE=1.98</w:t>
      </w:r>
      <w:r w:rsidR="00CC4ED7" w:rsidRPr="00436603">
        <w:rPr>
          <w:color w:val="000000" w:themeColor="text1"/>
        </w:rPr>
        <w:t xml:space="preserve"> days</w:t>
      </w:r>
      <w:r w:rsidR="00AA6878" w:rsidRPr="00436603">
        <w:rPr>
          <w:color w:val="000000" w:themeColor="text1"/>
        </w:rPr>
        <w:t>, p</w:t>
      </w:r>
      <w:r w:rsidR="001B1721" w:rsidRPr="00436603">
        <w:rPr>
          <w:color w:val="000000" w:themeColor="text1"/>
        </w:rPr>
        <w:t>-value</w:t>
      </w:r>
      <w:r w:rsidR="00AA6878" w:rsidRPr="00436603">
        <w:rPr>
          <w:color w:val="000000" w:themeColor="text1"/>
        </w:rPr>
        <w:t xml:space="preserve">=0.401) (Table </w:t>
      </w:r>
      <w:r w:rsidR="002407FE" w:rsidRPr="00436603">
        <w:rPr>
          <w:color w:val="000000" w:themeColor="text1"/>
        </w:rPr>
        <w:t>3-</w:t>
      </w:r>
      <w:r w:rsidR="004917BE">
        <w:rPr>
          <w:color w:val="000000" w:themeColor="text1"/>
        </w:rPr>
        <w:t>2</w:t>
      </w:r>
      <w:r w:rsidR="002407FE" w:rsidRPr="00436603">
        <w:rPr>
          <w:color w:val="000000" w:themeColor="text1"/>
        </w:rPr>
        <w:t>B</w:t>
      </w:r>
      <w:r w:rsidR="00AA6878" w:rsidRPr="006F5AD1">
        <w:rPr>
          <w:color w:val="000000" w:themeColor="text1"/>
        </w:rPr>
        <w:t>)</w:t>
      </w:r>
      <w:r w:rsidR="00C0546D" w:rsidRPr="006F5AD1">
        <w:rPr>
          <w:color w:val="000000" w:themeColor="text1"/>
        </w:rPr>
        <w:t>.</w:t>
      </w:r>
    </w:p>
    <w:p w14:paraId="0A68D94D" w14:textId="585CA7C4" w:rsidR="00DD43B4" w:rsidRPr="006F5AD1" w:rsidRDefault="00DD43B4" w:rsidP="00CE5B15">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w:t>
      </w:r>
      <w:r w:rsidR="00952DBE" w:rsidRPr="006F5AD1">
        <w:rPr>
          <w:color w:val="000000" w:themeColor="text1"/>
        </w:rPr>
        <w:t xml:space="preserve">in both genotypes, but there was no genotype-specific difference on day one </w:t>
      </w:r>
      <w:r w:rsidRPr="006F5AD1">
        <w:rPr>
          <w:color w:val="000000" w:themeColor="text1"/>
        </w:rPr>
        <w:t>(t value=</w:t>
      </w:r>
      <w:r w:rsidR="00047032" w:rsidRPr="006F5AD1">
        <w:rPr>
          <w:color w:val="000000" w:themeColor="text1"/>
        </w:rPr>
        <w:t xml:space="preserve"> </w:t>
      </w:r>
      <w:r w:rsidRPr="006F5AD1">
        <w:rPr>
          <w:color w:val="000000" w:themeColor="text1"/>
        </w:rPr>
        <w:t>-2.73, Df=</w:t>
      </w:r>
      <w:r w:rsidR="00047032" w:rsidRPr="006F5AD1">
        <w:rPr>
          <w:color w:val="000000" w:themeColor="text1"/>
        </w:rPr>
        <w:t xml:space="preserve"> </w:t>
      </w:r>
      <w:r w:rsidRPr="006F5AD1">
        <w:rPr>
          <w:color w:val="000000" w:themeColor="text1"/>
        </w:rPr>
        <w:t>75.9, p-value=</w:t>
      </w:r>
      <w:r w:rsidR="00047032" w:rsidRPr="006F5AD1">
        <w:rPr>
          <w:color w:val="000000" w:themeColor="text1"/>
        </w:rPr>
        <w:t xml:space="preserve"> </w:t>
      </w:r>
      <w:r w:rsidRPr="006F5AD1">
        <w:rPr>
          <w:color w:val="000000" w:themeColor="text1"/>
        </w:rPr>
        <w:t>0.008</w:t>
      </w:r>
      <w:r w:rsidR="009F6006" w:rsidRPr="006F5AD1">
        <w:rPr>
          <w:color w:val="000000" w:themeColor="text1"/>
        </w:rPr>
        <w:t>,</w:t>
      </w:r>
      <w:r w:rsidR="00A32000" w:rsidRPr="006F5AD1">
        <w:rPr>
          <w:color w:val="000000" w:themeColor="text1"/>
        </w:rPr>
        <w:t xml:space="preserve"> </w:t>
      </w:r>
      <w:r w:rsidR="00DB113A" w:rsidRPr="006F5AD1">
        <w:rPr>
          <w:color w:val="000000" w:themeColor="text1"/>
        </w:rPr>
        <w:t>(T</w:t>
      </w:r>
      <w:r w:rsidR="00A32000" w:rsidRPr="006F5AD1">
        <w:rPr>
          <w:color w:val="000000" w:themeColor="text1"/>
        </w:rPr>
        <w:t>able 3-</w:t>
      </w:r>
      <w:r w:rsidR="004917BE">
        <w:rPr>
          <w:color w:val="000000" w:themeColor="text1"/>
        </w:rPr>
        <w:t>3</w:t>
      </w:r>
      <w:r w:rsidR="00A32000" w:rsidRPr="006F5AD1">
        <w:rPr>
          <w:color w:val="000000" w:themeColor="text1"/>
        </w:rPr>
        <w:t>A</w:t>
      </w:r>
      <w:r w:rsidR="009F6006" w:rsidRPr="006F5AD1">
        <w:rPr>
          <w:color w:val="000000" w:themeColor="text1"/>
        </w:rPr>
        <w:t>)</w:t>
      </w:r>
      <w:r w:rsidRPr="006F5AD1">
        <w:rPr>
          <w:color w:val="000000" w:themeColor="text1"/>
        </w:rPr>
        <w:t xml:space="preserve">. Lean mass on the first day of the final larval instar was </w:t>
      </w:r>
      <w:r w:rsidR="00436603">
        <w:rPr>
          <w:color w:val="000000" w:themeColor="text1"/>
        </w:rPr>
        <w:t xml:space="preserve">also </w:t>
      </w:r>
      <w:r w:rsidRPr="00436603">
        <w:rPr>
          <w:color w:val="000000" w:themeColor="text1"/>
        </w:rPr>
        <w:t xml:space="preserve">not different between the two genotypes regardless of </w:t>
      </w:r>
      <w:r w:rsidR="00A87CB6" w:rsidRPr="00436603">
        <w:rPr>
          <w:color w:val="000000" w:themeColor="text1"/>
        </w:rPr>
        <w:t xml:space="preserve">photoperiodic </w:t>
      </w:r>
      <w:r w:rsidRPr="006F5AD1">
        <w:rPr>
          <w:color w:val="000000" w:themeColor="text1"/>
        </w:rPr>
        <w:t>rearing conditions (t-value=</w:t>
      </w:r>
      <w:r w:rsidR="006B3D7A" w:rsidRPr="006F5AD1">
        <w:rPr>
          <w:color w:val="000000" w:themeColor="text1"/>
        </w:rPr>
        <w:t xml:space="preserve"> </w:t>
      </w:r>
      <w:r w:rsidRPr="006F5AD1">
        <w:rPr>
          <w:color w:val="000000" w:themeColor="text1"/>
        </w:rPr>
        <w:t>2.03, Df=</w:t>
      </w:r>
      <w:r w:rsidR="006B3D7A" w:rsidRPr="006F5AD1">
        <w:rPr>
          <w:color w:val="000000" w:themeColor="text1"/>
        </w:rPr>
        <w:t xml:space="preserve"> </w:t>
      </w:r>
      <w:r w:rsidRPr="006F5AD1">
        <w:rPr>
          <w:color w:val="000000" w:themeColor="text1"/>
        </w:rPr>
        <w:t>5.9, p-value=</w:t>
      </w:r>
      <w:r w:rsidR="006B3D7A" w:rsidRPr="006F5AD1">
        <w:rPr>
          <w:color w:val="000000" w:themeColor="text1"/>
        </w:rPr>
        <w:t xml:space="preserve"> </w:t>
      </w:r>
      <w:r w:rsidRPr="006F5AD1">
        <w:rPr>
          <w:color w:val="000000" w:themeColor="text1"/>
        </w:rPr>
        <w:t>0.089)</w:t>
      </w:r>
      <w:r w:rsidR="006B3D7A" w:rsidRPr="006F5AD1">
        <w:rPr>
          <w:color w:val="000000" w:themeColor="text1"/>
        </w:rPr>
        <w:t xml:space="preserve"> </w:t>
      </w:r>
      <w:r w:rsidR="00DB113A" w:rsidRPr="006F5AD1">
        <w:rPr>
          <w:color w:val="000000" w:themeColor="text1"/>
        </w:rPr>
        <w:t>(T</w:t>
      </w:r>
      <w:r w:rsidR="006B3D7A" w:rsidRPr="006F5AD1">
        <w:rPr>
          <w:color w:val="000000" w:themeColor="text1"/>
        </w:rPr>
        <w:t xml:space="preserve">able </w:t>
      </w:r>
      <w:r w:rsidRPr="006F5AD1">
        <w:rPr>
          <w:color w:val="000000" w:themeColor="text1"/>
        </w:rPr>
        <w:t>3-3</w:t>
      </w:r>
      <w:r w:rsidR="004917BE">
        <w:rPr>
          <w:color w:val="000000" w:themeColor="text1"/>
        </w:rPr>
        <w:t>B</w:t>
      </w:r>
      <w:r w:rsidR="00DB113A" w:rsidRPr="006F5AD1">
        <w:rPr>
          <w:color w:val="000000" w:themeColor="text1"/>
        </w:rPr>
        <w:t>)</w:t>
      </w:r>
      <w:r w:rsidRPr="006F5AD1">
        <w:rPr>
          <w:color w:val="000000" w:themeColor="text1"/>
        </w:rPr>
        <w:t>. Similarities in lean mass and lipid mass accumulation at the start of the final larval instar suggest that the two contrasting diapause genotypes begin th</w:t>
      </w:r>
      <w:r w:rsidR="00952DBE" w:rsidRPr="006F5AD1">
        <w:rPr>
          <w:color w:val="000000" w:themeColor="text1"/>
        </w:rPr>
        <w:t>e</w:t>
      </w:r>
      <w:r w:rsidRPr="006F5AD1">
        <w:rPr>
          <w:color w:val="000000" w:themeColor="text1"/>
        </w:rPr>
        <w:t xml:space="preserve"> final larval instar with the same amount of stored nutrition.</w:t>
      </w:r>
    </w:p>
    <w:p w14:paraId="73651358" w14:textId="67958F64" w:rsidR="00DD43B4" w:rsidRPr="006F5AD1" w:rsidRDefault="00DD43B4" w:rsidP="00CE5B15">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w:t>
      </w:r>
      <w:r w:rsidR="006B3D7A" w:rsidRPr="006F5AD1">
        <w:rPr>
          <w:color w:val="000000" w:themeColor="text1"/>
        </w:rPr>
        <w:t xml:space="preserve">On the </w:t>
      </w:r>
      <w:r w:rsidR="006B3D7A" w:rsidRPr="006F5AD1">
        <w:rPr>
          <w:color w:val="000000" w:themeColor="text1"/>
        </w:rPr>
        <w:lastRenderedPageBreak/>
        <w:t>wandering day, l</w:t>
      </w:r>
      <w:r w:rsidRPr="006F5AD1">
        <w:rPr>
          <w:color w:val="000000" w:themeColor="text1"/>
        </w:rPr>
        <w:t>arvae</w:t>
      </w:r>
      <w:r w:rsidR="006B3D7A" w:rsidRPr="006F5AD1">
        <w:rPr>
          <w:color w:val="000000" w:themeColor="text1"/>
        </w:rPr>
        <w:t xml:space="preserve"> with </w:t>
      </w:r>
      <w:r w:rsidR="00A87CB6" w:rsidRPr="006F5AD1">
        <w:rPr>
          <w:color w:val="000000" w:themeColor="text1"/>
        </w:rPr>
        <w:t xml:space="preserve">both </w:t>
      </w:r>
      <w:r w:rsidR="006B3D7A" w:rsidRPr="006F5AD1">
        <w:rPr>
          <w:color w:val="000000" w:themeColor="text1"/>
        </w:rPr>
        <w:t>the long-diapause genotype and the short-diapause genotype</w:t>
      </w:r>
      <w:r w:rsidRPr="006F5AD1">
        <w:rPr>
          <w:color w:val="000000" w:themeColor="text1"/>
        </w:rPr>
        <w:t xml:space="preserve"> in diapause-programming conditions accumulated more lean mass and stored more fat than their counterparts in non-diapause conditions</w:t>
      </w:r>
      <w:r w:rsidR="006B3D7A" w:rsidRPr="006F5AD1">
        <w:rPr>
          <w:color w:val="000000" w:themeColor="text1"/>
        </w:rPr>
        <w:t xml:space="preserve"> </w:t>
      </w:r>
      <w:r w:rsidRPr="006F5AD1">
        <w:rPr>
          <w:color w:val="000000" w:themeColor="text1"/>
        </w:rPr>
        <w:t>(lean mass: t-value=</w:t>
      </w:r>
      <w:r w:rsidR="006B3D7A" w:rsidRPr="006F5AD1">
        <w:rPr>
          <w:color w:val="000000" w:themeColor="text1"/>
        </w:rPr>
        <w:t xml:space="preserve"> </w:t>
      </w:r>
      <w:r w:rsidRPr="006F5AD1">
        <w:rPr>
          <w:color w:val="000000" w:themeColor="text1"/>
        </w:rPr>
        <w:t>-9.70, Df=133.3, p-value&lt;</w:t>
      </w:r>
      <w:r w:rsidR="006B3D7A" w:rsidRPr="006F5AD1">
        <w:rPr>
          <w:color w:val="000000" w:themeColor="text1"/>
        </w:rPr>
        <w:t xml:space="preserve"> </w:t>
      </w:r>
      <w:r w:rsidRPr="006F5AD1">
        <w:rPr>
          <w:color w:val="000000" w:themeColor="text1"/>
        </w:rPr>
        <w:t>0.000; lipid mass: t-value=</w:t>
      </w:r>
      <w:r w:rsidR="006B3D7A" w:rsidRPr="006F5AD1">
        <w:rPr>
          <w:color w:val="000000" w:themeColor="text1"/>
        </w:rPr>
        <w:t xml:space="preserve"> </w:t>
      </w:r>
      <w:r w:rsidRPr="006F5AD1">
        <w:rPr>
          <w:color w:val="000000" w:themeColor="text1"/>
        </w:rPr>
        <w:t>-10.23, Df=</w:t>
      </w:r>
      <w:r w:rsidR="006B3D7A" w:rsidRPr="006F5AD1">
        <w:rPr>
          <w:color w:val="000000" w:themeColor="text1"/>
        </w:rPr>
        <w:t xml:space="preserve"> </w:t>
      </w:r>
      <w:r w:rsidRPr="006F5AD1">
        <w:rPr>
          <w:color w:val="000000" w:themeColor="text1"/>
        </w:rPr>
        <w:t>191.6, p-value&lt;</w:t>
      </w:r>
      <w:r w:rsidR="006B3D7A" w:rsidRPr="006F5AD1">
        <w:rPr>
          <w:color w:val="000000" w:themeColor="text1"/>
        </w:rPr>
        <w:t xml:space="preserve"> </w:t>
      </w:r>
      <w:r w:rsidRPr="006F5AD1">
        <w:rPr>
          <w:color w:val="000000" w:themeColor="text1"/>
        </w:rPr>
        <w:t>0.000)</w:t>
      </w:r>
      <w:r w:rsidR="006B3D7A" w:rsidRPr="006F5AD1">
        <w:rPr>
          <w:color w:val="000000" w:themeColor="text1"/>
        </w:rPr>
        <w:t xml:space="preserve"> </w:t>
      </w:r>
      <w:r w:rsidR="00DB113A" w:rsidRPr="006F5AD1">
        <w:rPr>
          <w:color w:val="000000" w:themeColor="text1"/>
        </w:rPr>
        <w:t>(F</w:t>
      </w:r>
      <w:r w:rsidR="00047032" w:rsidRPr="006F5AD1">
        <w:rPr>
          <w:color w:val="000000" w:themeColor="text1"/>
        </w:rPr>
        <w:t>ig 3-</w:t>
      </w:r>
      <w:r w:rsidR="004917BE">
        <w:rPr>
          <w:color w:val="000000" w:themeColor="text1"/>
        </w:rPr>
        <w:t>9</w:t>
      </w:r>
      <w:r w:rsidR="00DB113A" w:rsidRPr="006F5AD1">
        <w:rPr>
          <w:color w:val="000000" w:themeColor="text1"/>
        </w:rPr>
        <w:t>) (T</w:t>
      </w:r>
      <w:r w:rsidR="006B3D7A" w:rsidRPr="006F5AD1">
        <w:rPr>
          <w:color w:val="000000" w:themeColor="text1"/>
        </w:rPr>
        <w:t>able</w:t>
      </w:r>
      <w:r w:rsidRPr="006F5AD1">
        <w:rPr>
          <w:color w:val="000000" w:themeColor="text1"/>
        </w:rPr>
        <w:t xml:space="preserve"> 3-</w:t>
      </w:r>
      <w:r w:rsidR="004917BE">
        <w:rPr>
          <w:color w:val="000000" w:themeColor="text1"/>
        </w:rPr>
        <w:t>4</w:t>
      </w:r>
      <w:r w:rsidRPr="006F5AD1">
        <w:rPr>
          <w:color w:val="000000" w:themeColor="text1"/>
        </w:rPr>
        <w:t>B</w:t>
      </w:r>
      <w:r w:rsidR="00A32000" w:rsidRPr="006F5AD1">
        <w:rPr>
          <w:color w:val="000000" w:themeColor="text1"/>
        </w:rPr>
        <w:t xml:space="preserve"> and </w:t>
      </w:r>
      <w:r w:rsidRPr="006F5AD1">
        <w:rPr>
          <w:color w:val="000000" w:themeColor="text1"/>
        </w:rPr>
        <w:t>3-</w:t>
      </w:r>
      <w:r w:rsidR="004917BE">
        <w:rPr>
          <w:color w:val="000000" w:themeColor="text1"/>
        </w:rPr>
        <w:t>4</w:t>
      </w:r>
      <w:r w:rsidRPr="006F5AD1">
        <w:rPr>
          <w:color w:val="000000" w:themeColor="text1"/>
        </w:rPr>
        <w:t>B</w:t>
      </w:r>
      <w:r w:rsidR="00DB113A" w:rsidRPr="006F5AD1">
        <w:rPr>
          <w:color w:val="000000" w:themeColor="text1"/>
        </w:rPr>
        <w:t>)</w:t>
      </w:r>
      <w:r w:rsidRPr="006F5AD1">
        <w:rPr>
          <w:color w:val="000000" w:themeColor="text1"/>
        </w:rPr>
        <w:t xml:space="preserve">. Additionally, long-diapause </w:t>
      </w:r>
      <w:r w:rsidR="00A87CB6" w:rsidRPr="006F5AD1">
        <w:rPr>
          <w:color w:val="000000" w:themeColor="text1"/>
        </w:rPr>
        <w:t xml:space="preserve">genotype </w:t>
      </w:r>
      <w:r w:rsidRPr="006F5AD1">
        <w:rPr>
          <w:color w:val="000000" w:themeColor="text1"/>
        </w:rPr>
        <w:t>individuals in diapause-programming and</w:t>
      </w:r>
      <w:r w:rsidR="00047032" w:rsidRPr="006F5AD1">
        <w:rPr>
          <w:color w:val="000000" w:themeColor="text1"/>
        </w:rPr>
        <w:t xml:space="preserve"> </w:t>
      </w:r>
      <w:r w:rsidRPr="006F5AD1">
        <w:rPr>
          <w:color w:val="000000" w:themeColor="text1"/>
        </w:rPr>
        <w:t>non-diapause conditions had greater lean mass and bigger fat stores compared to short-diapause genotype individuals</w:t>
      </w:r>
      <w:r w:rsidR="00047032" w:rsidRPr="006F5AD1">
        <w:rPr>
          <w:color w:val="000000" w:themeColor="text1"/>
        </w:rPr>
        <w:t xml:space="preserve"> in those same conditions</w:t>
      </w:r>
      <w:r w:rsidRPr="006F5AD1">
        <w:rPr>
          <w:color w:val="000000" w:themeColor="text1"/>
        </w:rPr>
        <w:t xml:space="preserve"> (lean mass:</w:t>
      </w:r>
      <w:r w:rsidR="00047032" w:rsidRPr="006F5AD1">
        <w:rPr>
          <w:color w:val="000000" w:themeColor="text1"/>
        </w:rPr>
        <w:t xml:space="preserve"> </w:t>
      </w:r>
      <w:r w:rsidRPr="006F5AD1">
        <w:rPr>
          <w:color w:val="000000" w:themeColor="text1"/>
        </w:rPr>
        <w:t>t-value=</w:t>
      </w:r>
      <w:r w:rsidR="00047032" w:rsidRPr="006F5AD1">
        <w:rPr>
          <w:color w:val="000000" w:themeColor="text1"/>
        </w:rPr>
        <w:t xml:space="preserve"> </w:t>
      </w:r>
      <w:r w:rsidRPr="006F5AD1">
        <w:rPr>
          <w:color w:val="000000" w:themeColor="text1"/>
        </w:rPr>
        <w:t>6.85,</w:t>
      </w:r>
      <w:r w:rsidR="002E461C" w:rsidRPr="006F5AD1">
        <w:rPr>
          <w:color w:val="000000" w:themeColor="text1"/>
        </w:rPr>
        <w:t xml:space="preserve"> </w:t>
      </w:r>
      <w:r w:rsidRPr="006F5AD1">
        <w:rPr>
          <w:color w:val="000000" w:themeColor="text1"/>
        </w:rPr>
        <w:t>Df=</w:t>
      </w:r>
      <w:r w:rsidR="00047032" w:rsidRPr="006F5AD1">
        <w:rPr>
          <w:color w:val="000000" w:themeColor="text1"/>
        </w:rPr>
        <w:t xml:space="preserve"> </w:t>
      </w:r>
      <w:r w:rsidRPr="006F5AD1">
        <w:rPr>
          <w:color w:val="000000" w:themeColor="text1"/>
        </w:rPr>
        <w:t>10.9, p-value&lt;</w:t>
      </w:r>
      <w:r w:rsidR="00047032" w:rsidRPr="006F5AD1">
        <w:rPr>
          <w:color w:val="000000" w:themeColor="text1"/>
        </w:rPr>
        <w:t xml:space="preserve"> </w:t>
      </w:r>
      <w:r w:rsidRPr="006F5AD1">
        <w:rPr>
          <w:color w:val="000000" w:themeColor="text1"/>
        </w:rPr>
        <w:t>0.000; lipid mass: t-value=</w:t>
      </w:r>
      <w:r w:rsidR="00047032" w:rsidRPr="006F5AD1">
        <w:rPr>
          <w:color w:val="000000" w:themeColor="text1"/>
        </w:rPr>
        <w:t xml:space="preserve"> </w:t>
      </w:r>
      <w:r w:rsidRPr="006F5AD1">
        <w:rPr>
          <w:color w:val="000000" w:themeColor="text1"/>
        </w:rPr>
        <w:t>4.08, DF=</w:t>
      </w:r>
      <w:r w:rsidR="00047032" w:rsidRPr="006F5AD1">
        <w:rPr>
          <w:color w:val="000000" w:themeColor="text1"/>
        </w:rPr>
        <w:t xml:space="preserve"> </w:t>
      </w:r>
      <w:r w:rsidRPr="006F5AD1">
        <w:rPr>
          <w:color w:val="000000" w:themeColor="text1"/>
        </w:rPr>
        <w:t>186.8,p-value</w:t>
      </w:r>
      <w:r w:rsidR="00047032" w:rsidRPr="006F5AD1">
        <w:rPr>
          <w:color w:val="000000" w:themeColor="text1"/>
        </w:rPr>
        <w:t xml:space="preserve"> </w:t>
      </w:r>
      <w:r w:rsidRPr="006F5AD1">
        <w:rPr>
          <w:color w:val="000000" w:themeColor="text1"/>
        </w:rPr>
        <w:t xml:space="preserve">&lt;0.000) </w:t>
      </w:r>
      <w:r w:rsidR="00DB113A" w:rsidRPr="006F5AD1">
        <w:rPr>
          <w:color w:val="000000" w:themeColor="text1"/>
        </w:rPr>
        <w:t>(Fig.</w:t>
      </w:r>
      <w:r w:rsidR="00047032" w:rsidRPr="006F5AD1">
        <w:rPr>
          <w:color w:val="000000" w:themeColor="text1"/>
        </w:rPr>
        <w:t xml:space="preserve"> </w:t>
      </w:r>
      <w:r w:rsidRPr="006F5AD1">
        <w:rPr>
          <w:color w:val="000000" w:themeColor="text1"/>
        </w:rPr>
        <w:t>3-8</w:t>
      </w:r>
      <w:r w:rsidR="00DB113A" w:rsidRPr="006F5AD1">
        <w:rPr>
          <w:color w:val="000000" w:themeColor="text1"/>
        </w:rPr>
        <w:t>)</w:t>
      </w:r>
      <w:r w:rsidR="00047032" w:rsidRPr="006F5AD1">
        <w:rPr>
          <w:color w:val="000000" w:themeColor="text1"/>
        </w:rPr>
        <w:t xml:space="preserve"> </w:t>
      </w:r>
      <w:r w:rsidR="00DB113A" w:rsidRPr="006F5AD1">
        <w:rPr>
          <w:color w:val="000000" w:themeColor="text1"/>
        </w:rPr>
        <w:t>(T</w:t>
      </w:r>
      <w:r w:rsidR="00047032" w:rsidRPr="006F5AD1">
        <w:rPr>
          <w:color w:val="000000" w:themeColor="text1"/>
        </w:rPr>
        <w:t xml:space="preserve">able </w:t>
      </w:r>
      <w:r w:rsidRPr="006F5AD1">
        <w:rPr>
          <w:color w:val="000000" w:themeColor="text1"/>
        </w:rPr>
        <w:t>3-</w:t>
      </w:r>
      <w:r w:rsidR="004917BE">
        <w:rPr>
          <w:color w:val="000000" w:themeColor="text1"/>
        </w:rPr>
        <w:t>5</w:t>
      </w:r>
      <w:r w:rsidR="00DB113A" w:rsidRPr="006F5AD1">
        <w:rPr>
          <w:color w:val="000000" w:themeColor="text1"/>
        </w:rPr>
        <w:t xml:space="preserve">B </w:t>
      </w:r>
      <w:r w:rsidR="00A32000" w:rsidRPr="006F5AD1">
        <w:rPr>
          <w:color w:val="000000" w:themeColor="text1"/>
        </w:rPr>
        <w:t xml:space="preserve">and </w:t>
      </w:r>
      <w:r w:rsidRPr="006F5AD1">
        <w:rPr>
          <w:color w:val="000000" w:themeColor="text1"/>
        </w:rPr>
        <w:t>3-</w:t>
      </w:r>
      <w:r w:rsidR="004917BE">
        <w:rPr>
          <w:color w:val="000000" w:themeColor="text1"/>
        </w:rPr>
        <w:t>5</w:t>
      </w:r>
      <w:r w:rsidRPr="006F5AD1">
        <w:rPr>
          <w:color w:val="000000" w:themeColor="text1"/>
        </w:rPr>
        <w:t>B</w:t>
      </w:r>
      <w:r w:rsidR="00DB113A" w:rsidRPr="006F5AD1">
        <w:rPr>
          <w:color w:val="000000" w:themeColor="text1"/>
        </w:rPr>
        <w:t>)</w:t>
      </w:r>
      <w:r w:rsidRPr="006F5AD1">
        <w:rPr>
          <w:color w:val="000000" w:themeColor="text1"/>
        </w:rPr>
        <w:t>.</w:t>
      </w:r>
    </w:p>
    <w:p w14:paraId="07A415E7" w14:textId="3AC37289" w:rsidR="007F6A28" w:rsidRPr="006F5AD1" w:rsidRDefault="00DD43B4" w:rsidP="00CE5B15">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w:t>
      </w:r>
      <w:r w:rsidR="00DB113A" w:rsidRPr="006F5AD1">
        <w:rPr>
          <w:color w:val="000000" w:themeColor="text1"/>
        </w:rPr>
        <w:t xml:space="preserve">(Fig. </w:t>
      </w:r>
      <w:r w:rsidRPr="006F5AD1">
        <w:rPr>
          <w:color w:val="000000" w:themeColor="text1"/>
        </w:rPr>
        <w:t>3-</w:t>
      </w:r>
      <w:r w:rsidR="004917BE">
        <w:rPr>
          <w:color w:val="000000" w:themeColor="text1"/>
        </w:rPr>
        <w:t>10</w:t>
      </w:r>
      <w:r w:rsidR="00DB113A" w:rsidRPr="006F5AD1">
        <w:rPr>
          <w:color w:val="000000" w:themeColor="text1"/>
        </w:rPr>
        <w:t>)</w:t>
      </w:r>
      <w:r w:rsidRPr="006F5AD1">
        <w:rPr>
          <w:color w:val="000000" w:themeColor="text1"/>
        </w:rPr>
        <w:t xml:space="preserve">. Long-diapause individuals had significantly more lean mass at the onset of diapause than short-diapause larvae (t-value=2.45, Df=10.7, p- value=0.033) </w:t>
      </w:r>
      <w:r w:rsidR="00DB113A" w:rsidRPr="006F5AD1">
        <w:rPr>
          <w:color w:val="000000" w:themeColor="text1"/>
        </w:rPr>
        <w:t xml:space="preserve">(Table </w:t>
      </w:r>
      <w:r w:rsidRPr="006F5AD1">
        <w:rPr>
          <w:color w:val="000000" w:themeColor="text1"/>
        </w:rPr>
        <w:t>3-</w:t>
      </w:r>
      <w:r w:rsidR="004917BE">
        <w:rPr>
          <w:color w:val="000000" w:themeColor="text1"/>
        </w:rPr>
        <w:t>6</w:t>
      </w:r>
      <w:r w:rsidR="00DB113A" w:rsidRPr="006F5AD1">
        <w:rPr>
          <w:color w:val="000000" w:themeColor="text1"/>
        </w:rPr>
        <w:t>)</w:t>
      </w:r>
      <w:r w:rsidRPr="006F5AD1">
        <w:rPr>
          <w:color w:val="000000" w:themeColor="text1"/>
        </w:rPr>
        <w:t xml:space="preserve">. Long-diapause genotype individuals also had larger fat stores at the onset of diapause than short-diapause larvae (t-value=4.74, </w:t>
      </w:r>
      <w:proofErr w:type="spellStart"/>
      <w:r w:rsidRPr="006F5AD1">
        <w:rPr>
          <w:color w:val="000000" w:themeColor="text1"/>
        </w:rPr>
        <w:t>Df</w:t>
      </w:r>
      <w:proofErr w:type="spellEnd"/>
      <w:r w:rsidRPr="006F5AD1">
        <w:rPr>
          <w:color w:val="000000" w:themeColor="text1"/>
        </w:rPr>
        <w:t xml:space="preserve">=16.7, p-value=0.0002) </w:t>
      </w:r>
      <w:r w:rsidR="00DB113A" w:rsidRPr="006F5AD1">
        <w:rPr>
          <w:color w:val="000000" w:themeColor="text1"/>
        </w:rPr>
        <w:t xml:space="preserve">(Table </w:t>
      </w:r>
      <w:r w:rsidRPr="006F5AD1">
        <w:rPr>
          <w:color w:val="000000" w:themeColor="text1"/>
        </w:rPr>
        <w:t>3-</w:t>
      </w:r>
      <w:r w:rsidR="002B1BE1">
        <w:rPr>
          <w:color w:val="000000" w:themeColor="text1"/>
        </w:rPr>
        <w:t>7</w:t>
      </w:r>
      <w:r w:rsidR="00DB113A" w:rsidRPr="006F5AD1">
        <w:rPr>
          <w:color w:val="000000" w:themeColor="text1"/>
        </w:rPr>
        <w:t>)</w:t>
      </w:r>
      <w:r w:rsidRPr="006F5AD1">
        <w:rPr>
          <w:color w:val="000000" w:themeColor="text1"/>
        </w:rPr>
        <w:t>. However, within each diapause genotype</w:t>
      </w:r>
      <w:r w:rsidR="00952DBE" w:rsidRPr="006F5AD1">
        <w:rPr>
          <w:color w:val="000000" w:themeColor="text1"/>
        </w:rPr>
        <w:t>,</w:t>
      </w:r>
      <w:r w:rsidRPr="006F5AD1">
        <w:rPr>
          <w:color w:val="000000" w:themeColor="text1"/>
        </w:rPr>
        <w:t xml:space="preserve"> lean mass</w:t>
      </w:r>
      <w:r w:rsidR="00A32000" w:rsidRPr="006F5AD1">
        <w:rPr>
          <w:color w:val="000000" w:themeColor="text1"/>
        </w:rPr>
        <w:t xml:space="preserve"> (</w:t>
      </w:r>
      <w:r w:rsidR="0094006B" w:rsidRPr="006F5AD1">
        <w:rPr>
          <w:color w:val="000000" w:themeColor="text1"/>
        </w:rPr>
        <w:t>T</w:t>
      </w:r>
      <w:r w:rsidR="00A32000" w:rsidRPr="006F5AD1">
        <w:rPr>
          <w:color w:val="000000" w:themeColor="text1"/>
        </w:rPr>
        <w:t>able 3-</w:t>
      </w:r>
      <w:r w:rsidR="002B1BE1">
        <w:rPr>
          <w:color w:val="000000" w:themeColor="text1"/>
        </w:rPr>
        <w:t>8A</w:t>
      </w:r>
      <w:r w:rsidR="008E6E23" w:rsidRPr="006F5AD1">
        <w:rPr>
          <w:color w:val="000000" w:themeColor="text1"/>
        </w:rPr>
        <w:t xml:space="preserve"> and 3-</w:t>
      </w:r>
      <w:r w:rsidR="002B1BE1">
        <w:rPr>
          <w:color w:val="000000" w:themeColor="text1"/>
        </w:rPr>
        <w:t>8B</w:t>
      </w:r>
      <w:r w:rsidR="00A32000" w:rsidRPr="006F5AD1">
        <w:rPr>
          <w:color w:val="000000" w:themeColor="text1"/>
        </w:rPr>
        <w:t>)</w:t>
      </w:r>
      <w:r w:rsidRPr="006F5AD1">
        <w:rPr>
          <w:color w:val="000000" w:themeColor="text1"/>
        </w:rPr>
        <w:t xml:space="preserve"> and fat stores</w:t>
      </w:r>
      <w:r w:rsidR="00A32000" w:rsidRPr="006F5AD1">
        <w:rPr>
          <w:color w:val="000000" w:themeColor="text1"/>
        </w:rPr>
        <w:t xml:space="preserve"> (</w:t>
      </w:r>
      <w:r w:rsidR="0094006B" w:rsidRPr="006F5AD1">
        <w:rPr>
          <w:color w:val="000000" w:themeColor="text1"/>
        </w:rPr>
        <w:t>T</w:t>
      </w:r>
      <w:r w:rsidR="00A32000" w:rsidRPr="006F5AD1">
        <w:rPr>
          <w:color w:val="000000" w:themeColor="text1"/>
        </w:rPr>
        <w:t>able 3-</w:t>
      </w:r>
      <w:r w:rsidR="002B1BE1">
        <w:rPr>
          <w:color w:val="000000" w:themeColor="text1"/>
        </w:rPr>
        <w:t>9A</w:t>
      </w:r>
      <w:r w:rsidR="008E6E23" w:rsidRPr="006F5AD1">
        <w:rPr>
          <w:color w:val="000000" w:themeColor="text1"/>
        </w:rPr>
        <w:t xml:space="preserve"> and 3-</w:t>
      </w:r>
      <w:r w:rsidR="002B1BE1">
        <w:rPr>
          <w:color w:val="000000" w:themeColor="text1"/>
        </w:rPr>
        <w:t>9B</w:t>
      </w:r>
      <w:r w:rsidR="00A32000" w:rsidRPr="006F5AD1">
        <w:rPr>
          <w:color w:val="000000" w:themeColor="text1"/>
        </w:rPr>
        <w:t>)</w:t>
      </w:r>
      <w:r w:rsidRPr="006F5AD1">
        <w:rPr>
          <w:color w:val="000000" w:themeColor="text1"/>
        </w:rPr>
        <w:t xml:space="preserve"> did not significantly decline during diapause</w:t>
      </w:r>
      <w:r w:rsidR="008E6E23" w:rsidRPr="006F5AD1">
        <w:rPr>
          <w:color w:val="000000" w:themeColor="text1"/>
        </w:rPr>
        <w:t xml:space="preserve">, </w:t>
      </w:r>
      <w:r w:rsidRPr="006F5AD1">
        <w:rPr>
          <w:color w:val="000000" w:themeColor="text1"/>
        </w:rPr>
        <w:t xml:space="preserve">with one notable exception. Fat stores among short-diapause individuals were significantly lower when sampled 15 days after wandering in comparison to other sample days (t-value=-3.90, </w:t>
      </w:r>
      <w:proofErr w:type="spellStart"/>
      <w:r w:rsidRPr="006F5AD1">
        <w:rPr>
          <w:color w:val="000000" w:themeColor="text1"/>
        </w:rPr>
        <w:t>Df</w:t>
      </w:r>
      <w:proofErr w:type="spellEnd"/>
      <w:r w:rsidRPr="006F5AD1">
        <w:rPr>
          <w:color w:val="000000" w:themeColor="text1"/>
        </w:rPr>
        <w:t>=111.4, p-value&lt;0.000)</w:t>
      </w:r>
      <w:r w:rsidR="008E6E23" w:rsidRPr="006F5AD1">
        <w:rPr>
          <w:color w:val="000000" w:themeColor="text1"/>
        </w:rPr>
        <w:t xml:space="preserve"> </w:t>
      </w:r>
      <w:r w:rsidR="0094006B" w:rsidRPr="006F5AD1">
        <w:rPr>
          <w:color w:val="000000" w:themeColor="text1"/>
        </w:rPr>
        <w:t>(Table</w:t>
      </w:r>
      <w:r w:rsidRPr="006F5AD1">
        <w:rPr>
          <w:color w:val="000000" w:themeColor="text1"/>
        </w:rPr>
        <w:t xml:space="preserve"> 3-9C</w:t>
      </w:r>
      <w:r w:rsidR="0094006B" w:rsidRPr="006F5AD1">
        <w:rPr>
          <w:color w:val="000000" w:themeColor="text1"/>
        </w:rPr>
        <w:t>)</w:t>
      </w:r>
      <w:r w:rsidRPr="006F5AD1">
        <w:rPr>
          <w:color w:val="000000" w:themeColor="text1"/>
        </w:rPr>
        <w:t>.</w:t>
      </w:r>
    </w:p>
    <w:p w14:paraId="3CE8E701" w14:textId="77777777" w:rsidR="002E461C" w:rsidRPr="00E50ACD" w:rsidRDefault="002E461C" w:rsidP="00CE5B15">
      <w:pPr>
        <w:spacing w:line="480" w:lineRule="auto"/>
        <w:ind w:left="-15" w:right="90" w:firstLine="468"/>
        <w:rPr>
          <w:color w:val="000000" w:themeColor="text1"/>
          <w:highlight w:val="yellow"/>
        </w:rPr>
      </w:pPr>
    </w:p>
    <w:p w14:paraId="4DF2F205"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7C3B8FCA" w14:textId="472D18C1" w:rsidR="006E4F43" w:rsidRPr="00AB6EF8" w:rsidRDefault="00D27C9E" w:rsidP="00CE5B15">
      <w:pPr>
        <w:spacing w:line="480" w:lineRule="auto"/>
        <w:ind w:left="-15" w:right="90" w:firstLine="468"/>
        <w:rPr>
          <w:color w:val="000000" w:themeColor="text1"/>
        </w:rPr>
      </w:pPr>
      <w:r w:rsidRPr="00AB6EF8">
        <w:rPr>
          <w:color w:val="000000" w:themeColor="text1"/>
        </w:rPr>
        <w:t xml:space="preserve">The induction of diapause protects insects from unfavorable environmental changes and for many insects, once diapause begins metabolic activity is fueled by stored nutrition. In European corn borer, there exists at least two different diapause genotypes, each with </w:t>
      </w:r>
      <w:r w:rsidRPr="00AB6EF8">
        <w:rPr>
          <w:color w:val="000000" w:themeColor="text1"/>
        </w:rPr>
        <w:lastRenderedPageBreak/>
        <w:t>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Dopman et al, 2004; </w:t>
      </w:r>
      <w:r w:rsidR="00D00400" w:rsidRPr="00AB6EF8">
        <w:rPr>
          <w:color w:val="000000" w:themeColor="text1"/>
        </w:rPr>
        <w:t>Calcagno et al., 2007)</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I predicted </w:t>
      </w:r>
      <w:r w:rsidR="00FD72A7"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FD72A7" w:rsidRPr="00AB6EF8">
        <w:rPr>
          <w:color w:val="000000" w:themeColor="text1"/>
        </w:rPr>
        <w:t>.</w:t>
      </w:r>
      <w:r w:rsidRPr="00AB6EF8">
        <w:rPr>
          <w:color w:val="000000" w:themeColor="text1"/>
        </w:rPr>
        <w:t xml:space="preserve"> </w:t>
      </w:r>
      <w:r w:rsidR="008853EC" w:rsidRPr="00AB6EF8">
        <w:rPr>
          <w:color w:val="000000" w:themeColor="text1"/>
        </w:rPr>
        <w:t>European corn borers preparing for a longer or a warmer diapause period will accumulate more nutrition during diapause preparation compared to larvae preparing for a shorter diapause period or continuously developing larvae.</w:t>
      </w:r>
    </w:p>
    <w:p w14:paraId="140840C1" w14:textId="3F602679" w:rsidR="006E4F43" w:rsidRPr="001A3D3B" w:rsidRDefault="00D27C9E" w:rsidP="00914942">
      <w:pPr>
        <w:spacing w:line="480" w:lineRule="auto"/>
        <w:ind w:left="0" w:right="90" w:firstLine="453"/>
        <w:rPr>
          <w:color w:val="000000" w:themeColor="text1"/>
        </w:rPr>
      </w:pPr>
      <w:r w:rsidRPr="00AB6EF8">
        <w:rPr>
          <w:color w:val="000000" w:themeColor="text1"/>
        </w:rPr>
        <w:t>Eventually, climate change is expected to cause summer temperatures to expand</w:t>
      </w:r>
      <w:r w:rsidR="001A3D3B">
        <w:rPr>
          <w:color w:val="000000" w:themeColor="text1"/>
        </w:rPr>
        <w:t>,</w:t>
      </w:r>
      <w:r w:rsidRPr="001A3D3B">
        <w:rPr>
          <w:color w:val="000000" w:themeColor="text1"/>
        </w:rPr>
        <w:t xml:space="preserve"> and fall and winter temperatures to rise</w:t>
      </w:r>
      <w:r w:rsidR="001A3D3B">
        <w:rPr>
          <w:color w:val="000000" w:themeColor="text1"/>
        </w:rPr>
        <w:t>,</w:t>
      </w:r>
      <w:r w:rsidR="00B155A8" w:rsidRPr="001A3D3B">
        <w:rPr>
          <w:color w:val="000000" w:themeColor="text1"/>
        </w:rPr>
        <w:t xml:space="preserve"> </w:t>
      </w:r>
      <w:r w:rsidR="001A3D3B">
        <w:rPr>
          <w:color w:val="000000" w:themeColor="text1"/>
        </w:rPr>
        <w:t>so</w:t>
      </w:r>
      <w:r w:rsidR="001A3D3B" w:rsidRPr="001A3D3B">
        <w:rPr>
          <w:color w:val="000000" w:themeColor="text1"/>
        </w:rPr>
        <w:t xml:space="preserve"> </w:t>
      </w:r>
      <w:r w:rsidR="00B155A8" w:rsidRPr="001A3D3B">
        <w:rPr>
          <w:color w:val="000000" w:themeColor="text1"/>
        </w:rPr>
        <w:t xml:space="preserve">how insects manage their nutrition during diapause could separate climate change winners from climate change losers </w:t>
      </w:r>
      <w:r w:rsidR="008853EC" w:rsidRPr="00AB6EF8">
        <w:rPr>
          <w:color w:val="000000" w:themeColor="text1"/>
        </w:rPr>
        <w:t>(IPCC, 2013; NOAA, 2017)</w:t>
      </w:r>
      <w:r w:rsidRPr="00AB6EF8">
        <w:rPr>
          <w:color w:val="000000" w:themeColor="text1"/>
        </w:rPr>
        <w:t xml:space="preserve">. Warmer fall temperatures could increase metabolic activity and possibly reduce lipid stores during diapause preparations and/or drain lipid stores during </w:t>
      </w:r>
      <w:r w:rsidR="001A3D3B">
        <w:rPr>
          <w:color w:val="000000" w:themeColor="text1"/>
        </w:rPr>
        <w:t xml:space="preserve">the early portion of </w:t>
      </w:r>
      <w:r w:rsidRPr="001A3D3B">
        <w:rPr>
          <w:color w:val="000000" w:themeColor="text1"/>
        </w:rPr>
        <w:t>diapause before the onset of winter</w:t>
      </w:r>
      <w:r w:rsidR="00AF74AF" w:rsidRPr="001A3D3B">
        <w:rPr>
          <w:color w:val="000000" w:themeColor="text1"/>
        </w:rPr>
        <w:t xml:space="preserve"> (</w:t>
      </w:r>
      <w:r w:rsidR="00D06134" w:rsidRPr="001A3D3B">
        <w:rPr>
          <w:color w:val="000000" w:themeColor="text1"/>
        </w:rPr>
        <w:t xml:space="preserve">Adkisson et al. 1963; </w:t>
      </w:r>
      <w:r w:rsidR="00AF74AF" w:rsidRPr="001A3D3B">
        <w:rPr>
          <w:color w:val="000000" w:themeColor="text1"/>
        </w:rPr>
        <w:t>Williams et al., 2012; Wipking et al., 1995)</w:t>
      </w:r>
      <w:r w:rsidRPr="001A3D3B">
        <w:rPr>
          <w:color w:val="000000" w:themeColor="text1"/>
        </w:rPr>
        <w:t xml:space="preserve">. </w:t>
      </w:r>
      <w:commentRangeStart w:id="20"/>
      <w:r w:rsidR="00495008" w:rsidRPr="001A3D3B">
        <w:rPr>
          <w:color w:val="000000" w:themeColor="text1"/>
        </w:rPr>
        <w:t>T</w:t>
      </w:r>
      <w:r w:rsidR="00271B96" w:rsidRPr="001A3D3B">
        <w:rPr>
          <w:color w:val="000000" w:themeColor="text1"/>
        </w:rPr>
        <w:t xml:space="preserve">he relationship between diapause length and nutrition accumulation could be useful </w:t>
      </w:r>
      <w:r w:rsidR="001A3D3B">
        <w:rPr>
          <w:color w:val="000000" w:themeColor="text1"/>
        </w:rPr>
        <w:t xml:space="preserve">for </w:t>
      </w:r>
      <w:r w:rsidR="00271B96" w:rsidRPr="001A3D3B">
        <w:rPr>
          <w:color w:val="000000" w:themeColor="text1"/>
        </w:rPr>
        <w:t xml:space="preserve">understanding how insects manage </w:t>
      </w:r>
      <w:r w:rsidR="00495008" w:rsidRPr="001A3D3B">
        <w:rPr>
          <w:color w:val="000000" w:themeColor="text1"/>
        </w:rPr>
        <w:t>nutrition ahead of diapause, provide a possible target for the management of pests that use this life history strategy to survive winter stress, and explain how some insects might use diapause to adjust to warmer winters.</w:t>
      </w:r>
      <w:r w:rsidR="00271B96" w:rsidRPr="001A3D3B">
        <w:rPr>
          <w:color w:val="000000" w:themeColor="text1"/>
        </w:rPr>
        <w:t xml:space="preserve"> </w:t>
      </w:r>
      <w:commentRangeEnd w:id="20"/>
      <w:r w:rsidR="001A3D3B">
        <w:rPr>
          <w:rStyle w:val="CommentReference"/>
        </w:rPr>
        <w:commentReference w:id="20"/>
      </w:r>
    </w:p>
    <w:p w14:paraId="1BA8F612" w14:textId="249F86C9" w:rsidR="00062423" w:rsidRPr="00AB6EF8" w:rsidRDefault="00445BE1" w:rsidP="00062423">
      <w:pPr>
        <w:spacing w:line="480" w:lineRule="auto"/>
        <w:ind w:left="-15" w:right="90" w:firstLine="468"/>
        <w:rPr>
          <w:color w:val="000000" w:themeColor="text1"/>
        </w:rPr>
      </w:pPr>
      <w:r w:rsidRPr="001A3D3B">
        <w:rPr>
          <w:color w:val="000000" w:themeColor="text1"/>
        </w:rPr>
        <w:t xml:space="preserve">I found that European corn borer larvae </w:t>
      </w:r>
      <w:r w:rsidR="001A3D3B">
        <w:rPr>
          <w:color w:val="000000" w:themeColor="text1"/>
        </w:rPr>
        <w:t xml:space="preserve">of both </w:t>
      </w:r>
      <w:r w:rsidR="00365AF1">
        <w:rPr>
          <w:color w:val="000000" w:themeColor="text1"/>
        </w:rPr>
        <w:t xml:space="preserve">long and short-diapausing </w:t>
      </w:r>
      <w:r w:rsidR="001A3D3B">
        <w:rPr>
          <w:color w:val="000000" w:themeColor="text1"/>
        </w:rPr>
        <w:t xml:space="preserve">genetic strains </w:t>
      </w:r>
      <w:r w:rsidR="00914942" w:rsidRPr="001A3D3B">
        <w:rPr>
          <w:color w:val="000000" w:themeColor="text1"/>
        </w:rPr>
        <w:t>programmed for diapause</w:t>
      </w:r>
      <w:r w:rsidRPr="001A3D3B">
        <w:rPr>
          <w:color w:val="000000" w:themeColor="text1"/>
        </w:rPr>
        <w:t xml:space="preserve"> stored more lipids when compared to continuously developing larvae</w:t>
      </w:r>
      <w:r w:rsidR="00365AF1">
        <w:rPr>
          <w:color w:val="000000" w:themeColor="text1"/>
        </w:rPr>
        <w:t xml:space="preserve"> of the same strain</w:t>
      </w:r>
      <w:r w:rsidR="00914942" w:rsidRPr="001A3D3B">
        <w:rPr>
          <w:color w:val="000000" w:themeColor="text1"/>
        </w:rPr>
        <w:t xml:space="preserve">. </w:t>
      </w:r>
      <w:r w:rsidR="00062423" w:rsidRPr="001A3D3B">
        <w:rPr>
          <w:color w:val="000000" w:themeColor="text1"/>
        </w:rPr>
        <w:t>R</w:t>
      </w:r>
      <w:r w:rsidR="00D27C9E" w:rsidRPr="001A3D3B">
        <w:rPr>
          <w:color w:val="000000" w:themeColor="text1"/>
        </w:rPr>
        <w:t xml:space="preserve">esults </w:t>
      </w:r>
      <w:r w:rsidR="00062423" w:rsidRPr="001A3D3B">
        <w:rPr>
          <w:color w:val="000000" w:themeColor="text1"/>
        </w:rPr>
        <w:t xml:space="preserve">from a similar study </w:t>
      </w:r>
      <w:r w:rsidRPr="001A3D3B">
        <w:rPr>
          <w:color w:val="000000" w:themeColor="text1"/>
        </w:rPr>
        <w:t xml:space="preserve">also show </w:t>
      </w:r>
      <w:r w:rsidR="00062423" w:rsidRPr="001A3D3B">
        <w:rPr>
          <w:color w:val="000000" w:themeColor="text1"/>
        </w:rPr>
        <w:t xml:space="preserve">that diapause programming is </w:t>
      </w:r>
      <w:r w:rsidR="00062423" w:rsidRPr="001A3D3B">
        <w:rPr>
          <w:color w:val="000000" w:themeColor="text1"/>
        </w:rPr>
        <w:lastRenderedPageBreak/>
        <w:t xml:space="preserve">associated with increased lipid accumulation compared to continuously developing larvae. Vukašinović et al. (2013) measured lipid stores in European corn borers they collected from maize fields in the fall and found that larvae preparing for diapause accumulated more lipids compared to non-diapause larvae (Vukašinović et al., 2013). </w:t>
      </w:r>
      <w:r w:rsidRPr="00365AF1">
        <w:rPr>
          <w:color w:val="000000" w:themeColor="text1"/>
        </w:rPr>
        <w:t xml:space="preserve">Taken together, the results from Vukašinović et al. (2013) and my current study </w:t>
      </w:r>
      <w:r w:rsidR="00062423" w:rsidRPr="00365AF1">
        <w:rPr>
          <w:color w:val="000000" w:themeColor="text1"/>
        </w:rPr>
        <w:t xml:space="preserve">point to an association between diapause programming and nutrition accumulation ahead of diapause however, they </w:t>
      </w:r>
      <w:r w:rsidR="00365AF1">
        <w:rPr>
          <w:color w:val="000000" w:themeColor="text1"/>
        </w:rPr>
        <w:t>did not test for</w:t>
      </w:r>
      <w:r w:rsidR="00062423" w:rsidRPr="00365AF1">
        <w:rPr>
          <w:color w:val="000000" w:themeColor="text1"/>
        </w:rPr>
        <w:t xml:space="preserve"> a correlation between diapause length and lipid accumulation.</w:t>
      </w:r>
      <w:r w:rsidR="00BE155D" w:rsidRPr="00365AF1">
        <w:rPr>
          <w:color w:val="000000" w:themeColor="text1"/>
        </w:rPr>
        <w:t xml:space="preserve"> </w:t>
      </w:r>
    </w:p>
    <w:p w14:paraId="241FBB8A" w14:textId="0F0BAC95" w:rsidR="00AB6EF8" w:rsidRDefault="00AB6EF8" w:rsidP="00AB6EF8">
      <w:pPr>
        <w:spacing w:line="480" w:lineRule="auto"/>
        <w:ind w:left="-15" w:right="90" w:firstLine="0"/>
        <w:rPr>
          <w:color w:val="000000" w:themeColor="text1"/>
        </w:rPr>
      </w:pPr>
      <w:r>
        <w:rPr>
          <w:color w:val="000000" w:themeColor="text1"/>
        </w:rPr>
        <w:t xml:space="preserve">I STOPPED EDITING HERE on 2-15-19. I do not understand why the sentence below was just dangling out there. </w:t>
      </w:r>
    </w:p>
    <w:p w14:paraId="00B468A9" w14:textId="77777777" w:rsidR="00AB6EF8" w:rsidRPr="009963D9" w:rsidRDefault="00AB6EF8" w:rsidP="00062423">
      <w:pPr>
        <w:spacing w:line="480" w:lineRule="auto"/>
        <w:ind w:left="-15" w:right="90" w:firstLine="468"/>
        <w:rPr>
          <w:color w:val="000000" w:themeColor="text1"/>
        </w:rPr>
      </w:pPr>
    </w:p>
    <w:p w14:paraId="3BF4CEBB" w14:textId="77777777" w:rsidR="00BE155D" w:rsidRDefault="00BE155D" w:rsidP="00062423">
      <w:pPr>
        <w:spacing w:line="480" w:lineRule="auto"/>
        <w:ind w:left="-15" w:right="90" w:firstLine="468"/>
        <w:rPr>
          <w:color w:val="000000" w:themeColor="text1"/>
        </w:rPr>
      </w:pPr>
      <w:r w:rsidRPr="009963D9">
        <w:rPr>
          <w:color w:val="000000" w:themeColor="text1"/>
        </w:rPr>
        <w:t xml:space="preserve">Nutrition storage prior to the onset of diapause has repeatedly been shown to be a pivotal step in diapause preparation and this result has been demonstrated across a number of taxa (Adkisson et al., 1963; Mitchell and Briegel, </w:t>
      </w:r>
      <w:commentRangeStart w:id="22"/>
      <w:r w:rsidRPr="009963D9">
        <w:rPr>
          <w:color w:val="000000" w:themeColor="text1"/>
        </w:rPr>
        <w:t>1989</w:t>
      </w:r>
      <w:commentRangeEnd w:id="22"/>
      <w:r w:rsidRPr="009963D9">
        <w:rPr>
          <w:rStyle w:val="CommentReference"/>
        </w:rPr>
        <w:commentReference w:id="22"/>
      </w:r>
      <w:r w:rsidRPr="009963D9">
        <w:rPr>
          <w:color w:val="000000" w:themeColor="text1"/>
        </w:rPr>
        <w:t>).</w:t>
      </w:r>
    </w:p>
    <w:p w14:paraId="39ABACA2" w14:textId="77777777" w:rsidR="00062423" w:rsidRDefault="00062423" w:rsidP="00DC3A25">
      <w:pPr>
        <w:spacing w:line="480" w:lineRule="auto"/>
        <w:ind w:right="90"/>
        <w:rPr>
          <w:color w:val="000000" w:themeColor="text1"/>
        </w:rPr>
      </w:pPr>
    </w:p>
    <w:p w14:paraId="0A0A8E62" w14:textId="77777777" w:rsidR="00062423" w:rsidRDefault="00062423" w:rsidP="006E4F43">
      <w:pPr>
        <w:spacing w:line="480" w:lineRule="auto"/>
        <w:ind w:left="-15" w:right="90" w:firstLine="468"/>
        <w:rPr>
          <w:color w:val="000000" w:themeColor="text1"/>
        </w:rPr>
      </w:pPr>
      <w:r>
        <w:rPr>
          <w:color w:val="000000" w:themeColor="text1"/>
        </w:rPr>
        <w:t xml:space="preserve"> </w:t>
      </w:r>
      <w:r w:rsidR="00D27C9E" w:rsidRPr="004F09C9">
        <w:rPr>
          <w:color w:val="000000" w:themeColor="text1"/>
        </w:rPr>
        <w:t>were recorded in the Burnet moth (</w:t>
      </w:r>
      <w:r w:rsidR="00D27C9E" w:rsidRPr="004F09C9">
        <w:rPr>
          <w:i/>
          <w:color w:val="000000" w:themeColor="text1"/>
        </w:rPr>
        <w:t xml:space="preserve">Zygaena trifolii </w:t>
      </w:r>
      <w:r w:rsidR="00D27C9E" w:rsidRPr="004F09C9">
        <w:rPr>
          <w:color w:val="000000" w:themeColor="text1"/>
        </w:rPr>
        <w:t>(Esper)) by Wipking et al. (1995). These researchers reared larvae in diapause programming conditions and non-diapause conditions at 4 different temperatures then compared lipid stores between non-diapause and diapause</w:t>
      </w:r>
      <w:r w:rsidR="004B74F2">
        <w:rPr>
          <w:color w:val="000000" w:themeColor="text1"/>
        </w:rPr>
        <w:t>-</w:t>
      </w:r>
      <w:r w:rsidR="00D27C9E" w:rsidRPr="004F09C9">
        <w:rPr>
          <w:color w:val="000000" w:themeColor="text1"/>
        </w:rPr>
        <w:t xml:space="preserve">programmed larvae. Larvae programmed for diapause were observed to have a </w:t>
      </w:r>
      <w:r w:rsidR="00EB1638" w:rsidRPr="004F09C9">
        <w:rPr>
          <w:color w:val="000000" w:themeColor="text1"/>
        </w:rPr>
        <w:t>2.5-fold</w:t>
      </w:r>
      <w:r w:rsidR="00D27C9E" w:rsidRPr="004F09C9">
        <w:rPr>
          <w:color w:val="000000" w:themeColor="text1"/>
        </w:rPr>
        <w:t xml:space="preserve"> increase </w:t>
      </w:r>
      <w:commentRangeStart w:id="23"/>
      <w:r w:rsidR="00D27C9E" w:rsidRPr="004F09C9">
        <w:rPr>
          <w:color w:val="000000" w:themeColor="text1"/>
        </w:rPr>
        <w:t xml:space="preserve">in lipid stores in compared </w:t>
      </w:r>
      <w:commentRangeEnd w:id="23"/>
      <w:r w:rsidR="00FF3FA4">
        <w:rPr>
          <w:rStyle w:val="CommentReference"/>
        </w:rPr>
        <w:commentReference w:id="23"/>
      </w:r>
      <w:r w:rsidR="00D27C9E" w:rsidRPr="004F09C9">
        <w:rPr>
          <w:color w:val="000000" w:themeColor="text1"/>
        </w:rPr>
        <w:t xml:space="preserve">to larvae not programmed for diapause (Wipking et al., 1995). </w:t>
      </w:r>
    </w:p>
    <w:p w14:paraId="5204FCAC" w14:textId="1CAD56F6" w:rsidR="00062423" w:rsidDel="00AB6EF8" w:rsidRDefault="00062423" w:rsidP="00062423">
      <w:pPr>
        <w:spacing w:line="480" w:lineRule="auto"/>
        <w:ind w:left="-15" w:right="90" w:firstLine="0"/>
        <w:rPr>
          <w:del w:id="24" w:author="Dan" w:date="2019-02-15T12:51:00Z"/>
          <w:color w:val="000000" w:themeColor="text1"/>
        </w:rPr>
      </w:pPr>
    </w:p>
    <w:p w14:paraId="245E3FBB" w14:textId="77777777" w:rsidR="006F58EA" w:rsidRPr="004F09C9" w:rsidRDefault="00D27C9E" w:rsidP="00B155A8">
      <w:pPr>
        <w:spacing w:line="480" w:lineRule="auto"/>
        <w:ind w:left="-15" w:right="90" w:firstLine="0"/>
        <w:rPr>
          <w:color w:val="000000" w:themeColor="text1"/>
        </w:rPr>
      </w:pPr>
      <w:r w:rsidRPr="004F09C9">
        <w:rPr>
          <w:color w:val="000000" w:themeColor="text1"/>
        </w:rPr>
        <w:t xml:space="preserve">As fall temperatures increase, the degree to which these stores are accumulated in preparation for diapause may be compromised by the higher metabolic rates. Similarly, warmer temperatures during diapause in winter could prematurely drain stored energy causing insects </w:t>
      </w:r>
      <w:r w:rsidRPr="004F09C9">
        <w:rPr>
          <w:color w:val="000000" w:themeColor="text1"/>
        </w:rPr>
        <w:lastRenderedPageBreak/>
        <w:t>to die during diapause or come out of diapause the next spring without sufficient reserves to restart their lifecycle, including dispersing, mating, and reproducing.</w:t>
      </w:r>
    </w:p>
    <w:p w14:paraId="4EBFBC54" w14:textId="77777777" w:rsidR="00BE155D" w:rsidRDefault="00D27C9E" w:rsidP="00DA52FB">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r w:rsidRPr="004F09C9">
        <w:rPr>
          <w:i/>
          <w:color w:val="000000" w:themeColor="text1"/>
        </w:rPr>
        <w:t xml:space="preserve">Erynnis propertius </w:t>
      </w:r>
      <w:r w:rsidRPr="004F09C9">
        <w:rPr>
          <w:color w:val="000000" w:themeColor="text1"/>
        </w:rPr>
        <w:t xml:space="preserve">(Scudder and Burgess) caterpillars that originated from environments that differed in thermal stability in a reciprocal common garden experiment with stable and </w:t>
      </w:r>
      <w:r w:rsidR="00FF3FA4">
        <w:rPr>
          <w:color w:val="000000" w:themeColor="text1"/>
        </w:rPr>
        <w:t xml:space="preserve">fluctuating </w:t>
      </w:r>
      <w:r w:rsidRPr="004F09C9">
        <w:rPr>
          <w:color w:val="000000" w:themeColor="text1"/>
        </w:rPr>
        <w:t xml:space="preserve">thermal regimens (Williams et al., 2012). Larvae reared in stable conditions </w:t>
      </w:r>
      <w:r w:rsidR="00FF3FA4">
        <w:rPr>
          <w:color w:val="000000" w:themeColor="text1"/>
        </w:rPr>
        <w:t xml:space="preserve">also </w:t>
      </w:r>
      <w:r w:rsidRPr="004F09C9">
        <w:rPr>
          <w:color w:val="000000" w:themeColor="text1"/>
        </w:rPr>
        <w:t xml:space="preserve">stored significantly more lipids and entered dormancy 3-4 weeks later compared to their counterparts reared in thermally variable environments (Williams et al., 2012). </w:t>
      </w:r>
    </w:p>
    <w:p w14:paraId="2CA8C2BA" w14:textId="77777777" w:rsidR="006F58EA" w:rsidRPr="004F09C9" w:rsidRDefault="00D27C9E" w:rsidP="00BE155D">
      <w:pPr>
        <w:spacing w:line="480" w:lineRule="auto"/>
        <w:ind w:left="-15" w:right="90" w:firstLine="468"/>
        <w:rPr>
          <w:color w:val="000000" w:themeColor="text1"/>
        </w:rPr>
      </w:pPr>
      <w:r w:rsidRPr="004F09C9">
        <w:rPr>
          <w:color w:val="000000" w:themeColor="text1"/>
        </w:rPr>
        <w:t xml:space="preserve">European corn borers that do not accumulate enough energy ahead of diapause could fail to enter diapause, terminate diapause prematurely, or sub-optimal nutrition could lead to reductions in </w:t>
      </w:r>
      <w:r w:rsidR="0035668A">
        <w:rPr>
          <w:color w:val="000000" w:themeColor="text1"/>
        </w:rPr>
        <w:t xml:space="preserve">post-diapause </w:t>
      </w:r>
      <w:r w:rsidRPr="004F09C9">
        <w:rPr>
          <w:color w:val="000000" w:themeColor="text1"/>
        </w:rPr>
        <w:t>adult functions.</w:t>
      </w:r>
    </w:p>
    <w:p w14:paraId="614315BC"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25"/>
      <w:r w:rsidRPr="004F09C9">
        <w:rPr>
          <w:color w:val="000000" w:themeColor="text1"/>
        </w:rPr>
        <w:t>season</w:t>
      </w:r>
      <w:commentRangeEnd w:id="25"/>
      <w:r w:rsidR="009514F6">
        <w:rPr>
          <w:rStyle w:val="CommentReference"/>
        </w:rPr>
        <w:commentReference w:id="25"/>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commentRangeStart w:id="26"/>
      <w:r w:rsidRPr="004F09C9">
        <w:rPr>
          <w:color w:val="000000" w:themeColor="text1"/>
        </w:rPr>
        <w:t xml:space="preserve">The indirect association between increasing seasonal temperatures and the </w:t>
      </w:r>
      <w:r w:rsidRPr="004F09C9">
        <w:rPr>
          <w:color w:val="000000" w:themeColor="text1"/>
        </w:rPr>
        <w:lastRenderedPageBreak/>
        <w:t xml:space="preserve">induction of diapause in </w:t>
      </w:r>
      <w:r w:rsidRPr="004F09C9">
        <w:rPr>
          <w:i/>
          <w:color w:val="000000" w:themeColor="text1"/>
        </w:rPr>
        <w:t xml:space="preserve">W. smithii </w:t>
      </w:r>
      <w:r w:rsidRPr="004F09C9">
        <w:rPr>
          <w:color w:val="000000" w:themeColor="text1"/>
        </w:rPr>
        <w:t xml:space="preserve">(pitcher plant mosquito) is one example of how insects could gain access to longer growing seasons. </w:t>
      </w:r>
      <w:commentRangeEnd w:id="26"/>
      <w:r w:rsidR="009514F6">
        <w:rPr>
          <w:rStyle w:val="CommentReference"/>
        </w:rPr>
        <w:commentReference w:id="26"/>
      </w: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65A5C807"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r w:rsidRPr="004F09C9">
        <w:rPr>
          <w:i/>
          <w:color w:val="000000" w:themeColor="text1"/>
        </w:rPr>
        <w:t xml:space="preserve">Hyphantria cunea </w:t>
      </w:r>
      <w:r w:rsidRPr="004F09C9">
        <w:rPr>
          <w:color w:val="000000" w:themeColor="text1"/>
        </w:rPr>
        <w:t>(Drury)</w:t>
      </w:r>
    </w:p>
    <w:p w14:paraId="23F7A29D" w14:textId="77777777" w:rsidR="006F58EA" w:rsidRPr="004F09C9" w:rsidRDefault="00D27C9E" w:rsidP="00CE5B15">
      <w:pPr>
        <w:spacing w:after="180" w:line="480" w:lineRule="auto"/>
        <w:ind w:left="-5" w:right="90"/>
        <w:rPr>
          <w:color w:val="000000" w:themeColor="text1"/>
        </w:rPr>
      </w:pPr>
      <w:r w:rsidRPr="004F09C9">
        <w:rPr>
          <w:color w:val="000000" w:themeColor="text1"/>
        </w:rPr>
        <w:t>(fall webworm). Gomi et al. collected webworm larvae from the same field site in 1988 and</w:t>
      </w:r>
    </w:p>
    <w:p w14:paraId="6E26345A" w14:textId="77777777"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was shorted by 8 minutes compared to larvae collected in 1988 (Gomi et al., 2007). Taken together, these two studies implicate longer growing seasons in increasing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Gomi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w:t>
      </w:r>
      <w:r w:rsidR="00BE155D">
        <w:rPr>
          <w:color w:val="000000" w:themeColor="text1"/>
        </w:rPr>
        <w:t xml:space="preserve">Fig. </w:t>
      </w:r>
      <w:r w:rsidRPr="004F09C9">
        <w:rPr>
          <w:color w:val="000000" w:themeColor="text1"/>
        </w:rPr>
        <w:t xml:space="preserve">3-8B). </w:t>
      </w:r>
      <w:commentRangeStart w:id="27"/>
      <w:r w:rsidRPr="004F09C9">
        <w:rPr>
          <w:color w:val="000000" w:themeColor="text1"/>
        </w:rPr>
        <w:lastRenderedPageBreak/>
        <w:t xml:space="preserve">Where larvae with the long-diapause genotype and the short-diapause genotype occur sympatrically, long-diapause genotype larvae enter diapause earlier in the growing season and exit diapause later in the spring than larvae with the short diapause genotype. </w:t>
      </w:r>
      <w:commentRangeEnd w:id="27"/>
      <w:r w:rsidR="00DB78B2">
        <w:rPr>
          <w:rStyle w:val="CommentReference"/>
        </w:rPr>
        <w:commentReference w:id="27"/>
      </w:r>
      <w:r w:rsidRPr="004F09C9">
        <w:rPr>
          <w:color w:val="000000" w:themeColor="text1"/>
        </w:rPr>
        <w:t>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AB3604C" w14:textId="77777777" w:rsidR="006F58EA" w:rsidRPr="004F09C9" w:rsidRDefault="00D27C9E" w:rsidP="00CE5B15">
      <w:pPr>
        <w:spacing w:line="480" w:lineRule="auto"/>
        <w:ind w:left="-15" w:right="213" w:firstLine="468"/>
        <w:rPr>
          <w:color w:val="000000" w:themeColor="text1"/>
        </w:rPr>
      </w:pPr>
      <w:commentRangeStart w:id="28"/>
      <w:r w:rsidRPr="004F09C9">
        <w:rPr>
          <w:color w:val="000000" w:themeColor="text1"/>
        </w:rPr>
        <w:t xml:space="preserve">Variation in the response of short-diapause genotype larvae </w:t>
      </w:r>
      <w:commentRangeEnd w:id="28"/>
      <w:r w:rsidR="00DB78B2">
        <w:rPr>
          <w:rStyle w:val="CommentReference"/>
        </w:rPr>
        <w:commentReference w:id="28"/>
      </w:r>
      <w:r w:rsidRPr="004F09C9">
        <w:rPr>
          <w:color w:val="000000" w:themeColor="text1"/>
        </w:rPr>
        <w:t xml:space="preserve">to diapause programming suggests an increased sensitivity to the cues that terminate diapause be one way European corn borers take advantage of growing seasons that begin earlier (McLeod and Beck, 1963). Diapause programming for short diapause genotype individuals lead to at least two different phenotypes; a </w:t>
      </w:r>
      <w:r w:rsidR="00DA52FB">
        <w:rPr>
          <w:color w:val="000000" w:themeColor="text1"/>
        </w:rPr>
        <w:t>deep-diapause</w:t>
      </w:r>
      <w:r w:rsidRPr="004F09C9">
        <w:rPr>
          <w:color w:val="000000" w:themeColor="text1"/>
        </w:rPr>
        <w:t xml:space="preserve"> phenotype and a </w:t>
      </w:r>
      <w:r w:rsidR="00DA52FB">
        <w:rPr>
          <w:color w:val="000000" w:themeColor="text1"/>
        </w:rPr>
        <w:t>deep-diapause</w:t>
      </w:r>
      <w:r w:rsidRPr="004F09C9">
        <w:rPr>
          <w:color w:val="000000" w:themeColor="text1"/>
        </w:rPr>
        <w:t xml:space="preserve"> phenotype </w:t>
      </w:r>
      <w:r w:rsidRPr="00BE155D">
        <w:rPr>
          <w:color w:val="000000" w:themeColor="text1"/>
        </w:rPr>
        <w:t>(</w:t>
      </w:r>
      <w:r w:rsidR="00BE155D">
        <w:rPr>
          <w:color w:val="000000" w:themeColor="text1"/>
        </w:rPr>
        <w:t xml:space="preserve">Fig. </w:t>
      </w:r>
      <w:r w:rsidRPr="00BE155D">
        <w:rPr>
          <w:color w:val="000000" w:themeColor="text1"/>
        </w:rPr>
        <w:t xml:space="preserve">3-1). </w:t>
      </w:r>
      <w:r w:rsidR="004B74F2" w:rsidRPr="00BE155D">
        <w:rPr>
          <w:color w:val="000000" w:themeColor="text1"/>
        </w:rPr>
        <w:t>Deep-</w:t>
      </w:r>
      <w:r w:rsidR="004B74F2">
        <w:rPr>
          <w:color w:val="000000" w:themeColor="text1"/>
        </w:rPr>
        <w:t>diapause</w:t>
      </w:r>
      <w:r w:rsidRPr="004F09C9">
        <w:rPr>
          <w:color w:val="000000" w:themeColor="text1"/>
        </w:rPr>
        <w:t xml:space="preserve"> larvae remained in diapause for the entire duration of the 40-day trial while larvae in </w:t>
      </w:r>
      <w:r w:rsidR="004B74F2">
        <w:rPr>
          <w:color w:val="000000" w:themeColor="text1"/>
        </w:rPr>
        <w:t>shallow-diapause</w:t>
      </w:r>
      <w:r w:rsidRPr="004F09C9">
        <w:rPr>
          <w:color w:val="000000" w:themeColor="text1"/>
        </w:rPr>
        <w:t xml:space="preserve"> terminated diapause at some point prior to the end of the trial. 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Pr="004F09C9">
        <w:rPr>
          <w:color w:val="000000" w:themeColor="text1"/>
        </w:rPr>
        <w:t xml:space="preserve"> could respond to increased spring temperatures by terminating diapause earlier. Larvae in </w:t>
      </w:r>
      <w:r w:rsidR="004B74F2">
        <w:rPr>
          <w:color w:val="000000" w:themeColor="text1"/>
        </w:rPr>
        <w:t>shallow-diapause</w:t>
      </w:r>
      <w:r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Pr="004F09C9">
        <w:rPr>
          <w:color w:val="000000" w:themeColor="text1"/>
        </w:rPr>
        <w:t>.</w:t>
      </w:r>
    </w:p>
    <w:p w14:paraId="5E822A56" w14:textId="77777777" w:rsidR="006F58EA" w:rsidRDefault="00D27C9E" w:rsidP="00CE5B15">
      <w:pPr>
        <w:spacing w:line="480" w:lineRule="auto"/>
        <w:ind w:left="-15" w:right="90" w:firstLine="468"/>
        <w:rPr>
          <w:ins w:id="29" w:author="Brown,James T" w:date="2019-02-14T14:10:00Z"/>
          <w:color w:val="000000" w:themeColor="text1"/>
        </w:rPr>
      </w:pPr>
      <w:r w:rsidRPr="004F09C9">
        <w:rPr>
          <w:color w:val="000000" w:themeColor="text1"/>
        </w:rPr>
        <w:lastRenderedPageBreak/>
        <w:t xml:space="preserve">Long-diapause genotype larvae exposed to increased temperatures at the end of the growing seasons could experience increased voltinism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 xml:space="preserve">(Ikten et al., 2011; McLeod and Beck, 1963). The long-diapause larvae in these regions that avoid diapause could eventually eclose as adults and produce an additional generation of herbivorous </w:t>
      </w:r>
      <w:commentRangeStart w:id="30"/>
      <w:r w:rsidRPr="004F09C9">
        <w:rPr>
          <w:color w:val="000000" w:themeColor="text1"/>
        </w:rPr>
        <w:t>larvae.</w:t>
      </w:r>
      <w:commentRangeEnd w:id="30"/>
      <w:r w:rsidR="00667F35">
        <w:rPr>
          <w:rStyle w:val="CommentReference"/>
        </w:rPr>
        <w:commentReference w:id="30"/>
      </w:r>
    </w:p>
    <w:p w14:paraId="429F0035" w14:textId="77777777" w:rsidR="008262F8" w:rsidRDefault="008262F8" w:rsidP="00CE5B15">
      <w:pPr>
        <w:spacing w:line="480" w:lineRule="auto"/>
        <w:ind w:left="-15" w:right="90" w:firstLine="468"/>
        <w:rPr>
          <w:ins w:id="31" w:author="Brown,James T" w:date="2019-02-14T14:10:00Z"/>
          <w:color w:val="000000" w:themeColor="text1"/>
        </w:rPr>
      </w:pPr>
    </w:p>
    <w:p w14:paraId="68D7B85C" w14:textId="77777777" w:rsidR="008262F8" w:rsidRDefault="008262F8" w:rsidP="00CE5B15">
      <w:pPr>
        <w:spacing w:line="480" w:lineRule="auto"/>
        <w:ind w:left="-15" w:right="90" w:firstLine="468"/>
        <w:rPr>
          <w:ins w:id="32" w:author="Brown,James T" w:date="2019-02-14T14:11:00Z"/>
          <w:color w:val="000000" w:themeColor="text1"/>
        </w:rPr>
      </w:pPr>
    </w:p>
    <w:p w14:paraId="36C889B9" w14:textId="77777777" w:rsidR="008262F8" w:rsidRDefault="008262F8" w:rsidP="00CE5B15">
      <w:pPr>
        <w:spacing w:line="480" w:lineRule="auto"/>
        <w:ind w:left="-15" w:right="90" w:firstLine="468"/>
        <w:rPr>
          <w:ins w:id="33" w:author="Brown,James T" w:date="2019-02-14T14:11:00Z"/>
          <w:color w:val="000000" w:themeColor="text1"/>
        </w:rPr>
      </w:pPr>
    </w:p>
    <w:p w14:paraId="4658520D" w14:textId="77777777" w:rsidR="008262F8" w:rsidRDefault="008262F8" w:rsidP="00CE5B15">
      <w:pPr>
        <w:spacing w:line="480" w:lineRule="auto"/>
        <w:ind w:left="-15" w:right="90" w:firstLine="468"/>
        <w:rPr>
          <w:ins w:id="34" w:author="Brown,James T" w:date="2019-02-14T14:11:00Z"/>
          <w:color w:val="000000" w:themeColor="text1"/>
        </w:rPr>
      </w:pPr>
    </w:p>
    <w:p w14:paraId="4550A061" w14:textId="77777777" w:rsidR="008262F8" w:rsidRPr="004F09C9" w:rsidRDefault="008262F8" w:rsidP="00CE5B15">
      <w:pPr>
        <w:spacing w:line="480" w:lineRule="auto"/>
        <w:ind w:left="-15" w:right="90" w:firstLine="468"/>
        <w:rPr>
          <w:color w:val="000000" w:themeColor="text1"/>
        </w:rPr>
      </w:pPr>
    </w:p>
    <w:p w14:paraId="4125730B"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EB9507A" wp14:editId="06514B44">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54BB439D" w14:textId="77777777" w:rsidR="006F58EA" w:rsidRDefault="00D27C9E" w:rsidP="00DA52FB">
      <w:pPr>
        <w:spacing w:line="238" w:lineRule="auto"/>
        <w:ind w:left="1153" w:right="90" w:hanging="1168"/>
        <w:rPr>
          <w:ins w:id="35" w:author="Brown,James T" w:date="2019-02-09T08:06:00Z"/>
          <w:color w:val="000000" w:themeColor="text1"/>
        </w:rPr>
      </w:pPr>
      <w:r w:rsidRPr="004F09C9">
        <w:rPr>
          <w:color w:val="000000" w:themeColor="text1"/>
        </w:rPr>
        <w:t>Figure 3-1. Percentage of diapause</w:t>
      </w:r>
      <w:r w:rsidR="004B74F2">
        <w:rPr>
          <w:color w:val="000000" w:themeColor="text1"/>
        </w:rPr>
        <w:t>-</w:t>
      </w:r>
      <w:r w:rsidRPr="004F09C9">
        <w:rPr>
          <w:color w:val="000000" w:themeColor="text1"/>
        </w:rPr>
        <w:t>programmed larvae in diapause across a 40-day trial starting on the first day of the final instar. Among long-diapause (purple) genotype individuals, 100% remained larvae throughout the 30-day trial and were classified as</w:t>
      </w:r>
      <w:r w:rsidR="00DA52FB">
        <w:rPr>
          <w:color w:val="000000" w:themeColor="text1"/>
        </w:rPr>
        <w:t xml:space="preserve"> deep-diapause</w:t>
      </w:r>
      <w:r w:rsidRPr="004F09C9">
        <w:rPr>
          <w:color w:val="000000" w:themeColor="text1"/>
        </w:rPr>
        <w:t xml:space="preserve"> larvae. Among the short-diapause genotype individuals (red), 66.6% exited diapause before the end of the trial and classified as </w:t>
      </w:r>
      <w:r w:rsidR="00DA52FB">
        <w:rPr>
          <w:color w:val="000000" w:themeColor="text1"/>
        </w:rPr>
        <w:t>deep-diapause</w:t>
      </w:r>
      <w:r w:rsidRPr="004F09C9">
        <w:rPr>
          <w:color w:val="000000" w:themeColor="text1"/>
        </w:rPr>
        <w:t xml:space="preserve"> individuals while 33.3% of individuals remained as larvae throughout the 30-day trial and were classified as </w:t>
      </w:r>
      <w:r w:rsidR="00DA52FB">
        <w:rPr>
          <w:color w:val="000000" w:themeColor="text1"/>
        </w:rPr>
        <w:t>deep-diapause</w:t>
      </w:r>
      <w:r w:rsidRPr="004F09C9">
        <w:rPr>
          <w:color w:val="000000" w:themeColor="text1"/>
        </w:rPr>
        <w:t xml:space="preserve"> larvae.</w:t>
      </w:r>
    </w:p>
    <w:p w14:paraId="2F1DB6FA" w14:textId="77777777" w:rsidR="00F87FE4" w:rsidRPr="004F09C9" w:rsidRDefault="00F87FE4" w:rsidP="00DA52FB">
      <w:pPr>
        <w:spacing w:line="238" w:lineRule="auto"/>
        <w:ind w:left="1153" w:right="90" w:hanging="1168"/>
        <w:rPr>
          <w:color w:val="000000" w:themeColor="text1"/>
        </w:rPr>
      </w:pPr>
    </w:p>
    <w:p w14:paraId="22015F9A"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7C1153D" wp14:editId="4558C570">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29BD5510"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5F75108A"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99B3253" wp14:editId="51E695C9">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29087426" w14:textId="77777777" w:rsidR="006F58EA" w:rsidRPr="004F09C9" w:rsidRDefault="00D27C9E">
      <w:pPr>
        <w:spacing w:line="259" w:lineRule="auto"/>
        <w:ind w:left="-5" w:right="90"/>
        <w:rPr>
          <w:color w:val="000000" w:themeColor="text1"/>
        </w:rPr>
      </w:pPr>
      <w:r w:rsidRPr="004F09C9">
        <w:rPr>
          <w:color w:val="000000" w:themeColor="text1"/>
        </w:rPr>
        <w:t xml:space="preserve">Figure 3-3. Distribution of larvae entering the wandering stage and the number of </w:t>
      </w:r>
      <w:del w:id="36" w:author="Brown,James T" w:date="2019-02-13T22:16:00Z">
        <w:r w:rsidRPr="004F09C9" w:rsidDel="00B71FB5">
          <w:rPr>
            <w:color w:val="000000" w:themeColor="text1"/>
          </w:rPr>
          <w:delText>day</w:delText>
        </w:r>
      </w:del>
      <w:ins w:id="37" w:author="Brown,James T" w:date="2019-02-13T22:16:00Z">
        <w:r w:rsidR="00B71FB5" w:rsidRPr="004F09C9">
          <w:rPr>
            <w:color w:val="000000" w:themeColor="text1"/>
          </w:rPr>
          <w:t>days</w:t>
        </w:r>
      </w:ins>
      <w:r w:rsidRPr="004F09C9">
        <w:rPr>
          <w:color w:val="000000" w:themeColor="text1"/>
        </w:rPr>
        <w:t xml:space="preserve"> after</w:t>
      </w:r>
    </w:p>
    <w:p w14:paraId="445C8C81" w14:textId="77777777" w:rsidR="006F58EA" w:rsidRPr="004F09C9" w:rsidRDefault="00D27C9E">
      <w:pPr>
        <w:spacing w:line="238" w:lineRule="auto"/>
        <w:ind w:left="1178" w:right="90"/>
        <w:rPr>
          <w:color w:val="000000" w:themeColor="text1"/>
        </w:rPr>
      </w:pPr>
      <w:r w:rsidRPr="004F09C9">
        <w:rPr>
          <w:color w:val="000000" w:themeColor="text1"/>
        </w:rPr>
        <w:t>eclosion into the final larval instar required to reach the wandering stage when reared in non-diapause conditions and diapause programming conditions. Most short-diapause and long-diapause genotype larvae in non-diapause (A) conditions reached the wandering stage 6 days after eclosing into the final larval instar. When reared in diapause programming conditions (B), most short-diapause and long-diapause genotype larvae reached the wandering stage 10 days after eclosing into the final larval instar.</w:t>
      </w:r>
    </w:p>
    <w:p w14:paraId="2D86FB45"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60D0EC6" wp14:editId="0DFC71BD">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2E6247B4" w14:textId="77777777" w:rsidR="006F58EA" w:rsidRPr="004F09C9" w:rsidRDefault="00D27C9E">
      <w:pPr>
        <w:spacing w:line="238" w:lineRule="auto"/>
        <w:ind w:left="1153" w:right="90" w:hanging="1168"/>
        <w:rPr>
          <w:color w:val="000000" w:themeColor="text1"/>
        </w:rPr>
      </w:pPr>
      <w:r w:rsidRPr="004F09C9">
        <w:rPr>
          <w:color w:val="000000" w:themeColor="text1"/>
        </w:rPr>
        <w:t>Figure 3-4. The rate of wet mass accumulation among larvae in diapause programming and non-diapause conditions.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0B65A2BB"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28A40ECB" wp14:editId="38D83EE3">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55208758"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5BF529A3"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5AF16CB2" wp14:editId="7AE3C785">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674B36EB" w14:textId="77777777"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ins w:id="38" w:author="Brown, James T." w:date="2019-02-07T10:14:00Z">
        <w:r w:rsidR="004B74F2">
          <w:rPr>
            <w:color w:val="000000" w:themeColor="text1"/>
          </w:rPr>
          <w:t>-</w:t>
        </w:r>
      </w:ins>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ins w:id="39" w:author="Brown, James T." w:date="2019-02-07T10:14:00Z">
        <w:r w:rsidR="004B74F2">
          <w:rPr>
            <w:color w:val="000000" w:themeColor="text1"/>
          </w:rPr>
          <w:t>-</w:t>
        </w:r>
      </w:ins>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B86B401"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0F6A37E0" wp14:editId="78EE37E8">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9B47404" w14:textId="77777777"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 xml:space="preserve">production on mass peak day between deep and </w:t>
      </w:r>
      <w:ins w:id="40" w:author="Brown, James T." w:date="2019-02-07T10:15:00Z">
        <w:r w:rsidR="004B74F2">
          <w:rPr>
            <w:color w:val="000000" w:themeColor="text1"/>
          </w:rPr>
          <w:t>shallow-diapause</w:t>
        </w:r>
      </w:ins>
      <w:r w:rsidRPr="004F09C9">
        <w:rPr>
          <w:color w:val="000000" w:themeColor="text1"/>
        </w:rPr>
        <w:t xml:space="preserve"> larvae in diapause programming conditions. (A) Comparing mass peak days between short-diapause larvae demonstrating a </w:t>
      </w:r>
      <w:ins w:id="41" w:author="Brown, James T." w:date="2019-02-07T10:15:00Z">
        <w:r w:rsidR="004B74F2">
          <w:rPr>
            <w:color w:val="000000" w:themeColor="text1"/>
          </w:rPr>
          <w:t>shallow-diapause</w:t>
        </w:r>
      </w:ins>
      <w:r w:rsidRPr="004F09C9">
        <w:rPr>
          <w:color w:val="000000" w:themeColor="text1"/>
        </w:rPr>
        <w:t xml:space="preserve"> phenotype (orange) and a </w:t>
      </w:r>
      <w:ins w:id="42" w:author="Brown, James T." w:date="2019-02-07T10:14:00Z">
        <w:r w:rsidR="004B74F2">
          <w:rPr>
            <w:color w:val="000000" w:themeColor="text1"/>
          </w:rPr>
          <w:t>deep-diapause</w:t>
        </w:r>
      </w:ins>
      <w:r w:rsidRPr="004F09C9">
        <w:rPr>
          <w:color w:val="000000" w:themeColor="text1"/>
        </w:rPr>
        <w:t xml:space="preserve"> phenotype (blue). Mass peak days: day-6 for </w:t>
      </w:r>
      <w:ins w:id="43" w:author="Brown, James T." w:date="2019-02-07T10:15:00Z">
        <w:r w:rsidR="004B74F2">
          <w:rPr>
            <w:color w:val="000000" w:themeColor="text1"/>
          </w:rPr>
          <w:t>shallow-diapause</w:t>
        </w:r>
      </w:ins>
      <w:r w:rsidRPr="004F09C9">
        <w:rPr>
          <w:color w:val="000000" w:themeColor="text1"/>
        </w:rPr>
        <w:t xml:space="preserve"> larvae and day-6 for </w:t>
      </w:r>
      <w:ins w:id="44" w:author="Brown, James T." w:date="2019-02-07T10:14:00Z">
        <w:r w:rsidR="004B74F2">
          <w:rPr>
            <w:color w:val="000000" w:themeColor="text1"/>
          </w:rPr>
          <w:t>deep-diapause</w:t>
        </w:r>
      </w:ins>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ins w:id="45" w:author="Brown, James T." w:date="2019-02-07T10:14:00Z">
        <w:r w:rsidR="004B74F2">
          <w:rPr>
            <w:color w:val="000000" w:themeColor="text1"/>
          </w:rPr>
          <w:t>deep-diapause</w:t>
        </w:r>
      </w:ins>
      <w:r w:rsidRPr="004F09C9">
        <w:rPr>
          <w:color w:val="000000" w:themeColor="text1"/>
        </w:rPr>
        <w:t xml:space="preserve"> (black) </w:t>
      </w:r>
      <w:ins w:id="46" w:author="Brown, James T." w:date="2019-02-07T10:15:00Z">
        <w:r w:rsidR="004B74F2">
          <w:rPr>
            <w:color w:val="000000" w:themeColor="text1"/>
          </w:rPr>
          <w:t>shallow-diapause</w:t>
        </w:r>
      </w:ins>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ins w:id="47" w:author="Brown, James T." w:date="2019-02-07T10:15:00Z">
        <w:r w:rsidR="004B74F2">
          <w:rPr>
            <w:color w:val="000000" w:themeColor="text1"/>
          </w:rPr>
          <w:t>shallow-diapause</w:t>
        </w:r>
      </w:ins>
      <w:r w:rsidRPr="004F09C9">
        <w:rPr>
          <w:color w:val="000000" w:themeColor="text1"/>
        </w:rPr>
        <w:t xml:space="preserve"> and </w:t>
      </w:r>
      <w:ins w:id="48" w:author="Brown, James T." w:date="2019-02-07T10:14:00Z">
        <w:r w:rsidR="004B74F2">
          <w:rPr>
            <w:color w:val="000000" w:themeColor="text1"/>
          </w:rPr>
          <w:t>deep-diapause</w:t>
        </w:r>
      </w:ins>
      <w:r w:rsidRPr="004F09C9">
        <w:rPr>
          <w:color w:val="000000" w:themeColor="text1"/>
        </w:rPr>
        <w:t xml:space="preserve"> larvae (F-statistic=1.068, DF=14, p-value=0.319).</w:t>
      </w:r>
    </w:p>
    <w:p w14:paraId="6AD3754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65E3AD93" wp14:editId="6A86C8A0">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4D46E4A2" w14:textId="77777777"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differences in lean mass and lipid mass accumulation prior to the onset of diapause between individuals reared in diapause programming and non-diapause conditions. </w:t>
      </w:r>
      <w:r w:rsidR="00B71FB5" w:rsidRPr="004F09C9">
        <w:rPr>
          <w:color w:val="000000" w:themeColor="text1"/>
        </w:rPr>
        <w:t>Lower case letters represent</w:t>
      </w:r>
      <w:ins w:id="49" w:author="Brown, James T." w:date="2019-02-12T11:02:00Z">
        <w:del w:id="50" w:author="Brown,James T" w:date="2019-02-13T22:16:00Z">
          <w:r w:rsidR="00B71FB5" w:rsidDel="009166A8">
            <w:rPr>
              <w:color w:val="000000" w:themeColor="text1"/>
            </w:rPr>
            <w:delText>s</w:delText>
          </w:r>
        </w:del>
      </w:ins>
      <w:r w:rsidR="00B71FB5" w:rsidRPr="004F09C9">
        <w:rPr>
          <w:color w:val="000000" w:themeColor="text1"/>
        </w:rPr>
        <w:t xml:space="preserve">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ins w:id="51" w:author="Brown, James T." w:date="2019-02-12T11:01:00Z">
        <w:r w:rsidR="00E872D5">
          <w:rPr>
            <w:color w:val="000000" w:themeColor="text1"/>
          </w:rPr>
          <w:t>a</w:t>
        </w:r>
      </w:ins>
      <w:r w:rsidRPr="004F09C9">
        <w:rPr>
          <w:color w:val="000000" w:themeColor="text1"/>
        </w:rPr>
        <w:t>ffected by diapause genotype (t-value=6.</w:t>
      </w:r>
      <w:del w:id="52" w:author="Brown,James T" w:date="2019-02-13T22:17:00Z">
        <w:r w:rsidRPr="004F09C9" w:rsidDel="00B71FB5">
          <w:rPr>
            <w:color w:val="000000" w:themeColor="text1"/>
          </w:rPr>
          <w:delText>85,Df</w:delText>
        </w:r>
      </w:del>
      <w:ins w:id="53" w:author="Brown,James T" w:date="2019-02-13T22:17:00Z">
        <w:r w:rsidR="00B71FB5" w:rsidRPr="004F09C9">
          <w:rPr>
            <w:color w:val="000000" w:themeColor="text1"/>
          </w:rPr>
          <w:t>85, Df</w:t>
        </w:r>
      </w:ins>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ins w:id="54" w:author="Brown, James T." w:date="2019-02-12T11:01:00Z">
        <w:r w:rsidR="00E872D5">
          <w:rPr>
            <w:color w:val="000000" w:themeColor="text1"/>
          </w:rPr>
          <w:t>a</w:t>
        </w:r>
      </w:ins>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33BDEB67"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4FCB955D" wp14:editId="502DF88F">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17FC8C03" w14:textId="77777777"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w:t>
      </w:r>
      <w:del w:id="55" w:author="Brown,James T" w:date="2019-02-13T22:17:00Z">
        <w:r w:rsidRPr="004F09C9" w:rsidDel="00B71FB5">
          <w:rPr>
            <w:color w:val="000000" w:themeColor="text1"/>
          </w:rPr>
          <w:delText>7,p</w:delText>
        </w:r>
      </w:del>
      <w:ins w:id="56" w:author="Brown,James T" w:date="2019-02-13T22:17:00Z">
        <w:r w:rsidR="00B71FB5" w:rsidRPr="004F09C9">
          <w:rPr>
            <w:color w:val="000000" w:themeColor="text1"/>
          </w:rPr>
          <w:t>7, p</w:t>
        </w:r>
      </w:ins>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ins w:id="57" w:author="Brown, James T." w:date="2019-02-12T11:02:00Z">
        <w:r w:rsidR="00E872D5">
          <w:rPr>
            <w:color w:val="000000" w:themeColor="text1"/>
          </w:rPr>
          <w:t>a</w:t>
        </w:r>
      </w:ins>
      <w:r w:rsidRPr="004F09C9">
        <w:rPr>
          <w:color w:val="000000" w:themeColor="text1"/>
        </w:rPr>
        <w:t>ffected by diapause genotype (t-value=4.74, Df=16.7,</w:t>
      </w:r>
    </w:p>
    <w:p w14:paraId="4E940E67" w14:textId="77777777" w:rsidR="006F58EA" w:rsidRPr="004F09C9" w:rsidRDefault="00D27C9E">
      <w:pPr>
        <w:spacing w:line="238" w:lineRule="auto"/>
        <w:ind w:left="1178" w:right="90"/>
        <w:rPr>
          <w:color w:val="000000" w:themeColor="text1"/>
        </w:rPr>
      </w:pPr>
      <w:r w:rsidRPr="004F09C9">
        <w:rPr>
          <w:color w:val="000000" w:themeColor="text1"/>
        </w:rPr>
        <w:t xml:space="preserve">p-value=0.000) and Sample day fifteen significantly </w:t>
      </w:r>
      <w:del w:id="58" w:author="Brown,James T" w:date="2019-02-13T22:17:00Z">
        <w:r w:rsidRPr="004F09C9" w:rsidDel="00B71FB5">
          <w:rPr>
            <w:color w:val="000000" w:themeColor="text1"/>
          </w:rPr>
          <w:delText>effected</w:delText>
        </w:r>
      </w:del>
      <w:ins w:id="59" w:author="Brown,James T" w:date="2019-02-13T22:17:00Z">
        <w:r w:rsidR="00B71FB5" w:rsidRPr="004F09C9">
          <w:rPr>
            <w:color w:val="000000" w:themeColor="text1"/>
          </w:rPr>
          <w:t>affected</w:t>
        </w:r>
      </w:ins>
      <w:r w:rsidRPr="004F09C9">
        <w:rPr>
          <w:color w:val="000000" w:themeColor="text1"/>
        </w:rPr>
        <w:t xml:space="preserve"> lipid mass depletion (t-value=-2.38, Df=14.</w:t>
      </w:r>
      <w:del w:id="60" w:author="Brown,James T" w:date="2019-02-13T22:17:00Z">
        <w:r w:rsidRPr="004F09C9" w:rsidDel="00B71FB5">
          <w:rPr>
            <w:color w:val="000000" w:themeColor="text1"/>
          </w:rPr>
          <w:delText>1,p</w:delText>
        </w:r>
      </w:del>
      <w:ins w:id="61" w:author="Brown,James T" w:date="2019-02-13T22:17:00Z">
        <w:r w:rsidR="00B71FB5" w:rsidRPr="004F09C9">
          <w:rPr>
            <w:color w:val="000000" w:themeColor="text1"/>
          </w:rPr>
          <w:t>1, p</w:t>
        </w:r>
      </w:ins>
      <w:r w:rsidRPr="004F09C9">
        <w:rPr>
          <w:color w:val="000000" w:themeColor="text1"/>
        </w:rPr>
        <w:t>-value=0.032). Lipid mass depletion among long-diapause genotype larvae did not significantly change during diapause (3-9A). Among short-diapause genotype larvae, lipid mass depletion was only significantly different on day 15 (t-value=-3.88, Df=111.</w:t>
      </w:r>
      <w:del w:id="62" w:author="Brown,James T" w:date="2019-02-13T22:17:00Z">
        <w:r w:rsidRPr="004F09C9" w:rsidDel="00B71FB5">
          <w:rPr>
            <w:color w:val="000000" w:themeColor="text1"/>
          </w:rPr>
          <w:delText>4,p</w:delText>
        </w:r>
      </w:del>
      <w:ins w:id="63" w:author="Brown,James T" w:date="2019-02-13T22:17:00Z">
        <w:r w:rsidR="00B71FB5" w:rsidRPr="004F09C9">
          <w:rPr>
            <w:color w:val="000000" w:themeColor="text1"/>
          </w:rPr>
          <w:t>4, p</w:t>
        </w:r>
      </w:ins>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20F971EB"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3-1. </w:t>
      </w:r>
      <w:ins w:id="64" w:author="Brown,James T" w:date="2019-02-03T13:29:00Z">
        <w:r w:rsidR="00A21756">
          <w:rPr>
            <w:color w:val="000000" w:themeColor="text1"/>
          </w:rPr>
          <w:t>Linear model</w:t>
        </w:r>
      </w:ins>
      <w:ins w:id="65" w:author="Brown,James T" w:date="2019-02-03T13:31:00Z">
        <w:r w:rsidR="00D9566E">
          <w:rPr>
            <w:color w:val="000000" w:themeColor="text1"/>
          </w:rPr>
          <w:t>s</w:t>
        </w:r>
      </w:ins>
      <w:ins w:id="66" w:author="Brown,James T" w:date="2019-02-03T13:29:00Z">
        <w:r w:rsidR="00A21756">
          <w:rPr>
            <w:color w:val="000000" w:themeColor="text1"/>
          </w:rPr>
          <w:t xml:space="preserve"> comparing </w:t>
        </w:r>
      </w:ins>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28390AE" w14:textId="77777777">
        <w:trPr>
          <w:trHeight w:val="451"/>
        </w:trPr>
        <w:tc>
          <w:tcPr>
            <w:tcW w:w="6899" w:type="dxa"/>
            <w:tcBorders>
              <w:top w:val="double" w:sz="3" w:space="0" w:color="000000"/>
              <w:left w:val="nil"/>
              <w:bottom w:val="double" w:sz="3" w:space="0" w:color="000000"/>
              <w:right w:val="nil"/>
            </w:tcBorders>
          </w:tcPr>
          <w:p w14:paraId="1C93F87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AF1077"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1E17AA61"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CF01C8A"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5CBA3A2E" w14:textId="77777777">
        <w:trPr>
          <w:trHeight w:val="716"/>
        </w:trPr>
        <w:tc>
          <w:tcPr>
            <w:tcW w:w="6899" w:type="dxa"/>
            <w:tcBorders>
              <w:top w:val="double" w:sz="3" w:space="0" w:color="000000"/>
              <w:left w:val="nil"/>
              <w:bottom w:val="single" w:sz="3" w:space="0" w:color="000000"/>
              <w:right w:val="nil"/>
            </w:tcBorders>
          </w:tcPr>
          <w:p w14:paraId="3C52460B"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3B55DDF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683097D4"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2B3D9714"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74D9A5C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B739183" w14:textId="77777777">
        <w:trPr>
          <w:trHeight w:val="692"/>
        </w:trPr>
        <w:tc>
          <w:tcPr>
            <w:tcW w:w="6899" w:type="dxa"/>
            <w:tcBorders>
              <w:top w:val="single" w:sz="3" w:space="0" w:color="000000"/>
              <w:left w:val="nil"/>
              <w:bottom w:val="single" w:sz="3" w:space="0" w:color="000000"/>
              <w:right w:val="nil"/>
            </w:tcBorders>
          </w:tcPr>
          <w:p w14:paraId="6F56E407"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7376E14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32ACF04E"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2F8BAAE4"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1C27BC68"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592B87C0" w14:textId="77777777">
        <w:trPr>
          <w:trHeight w:val="692"/>
        </w:trPr>
        <w:tc>
          <w:tcPr>
            <w:tcW w:w="6899" w:type="dxa"/>
            <w:tcBorders>
              <w:top w:val="single" w:sz="3" w:space="0" w:color="000000"/>
              <w:left w:val="nil"/>
              <w:bottom w:val="single" w:sz="3" w:space="0" w:color="000000"/>
              <w:right w:val="nil"/>
            </w:tcBorders>
          </w:tcPr>
          <w:p w14:paraId="5BA21D1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7543C92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44890BC0"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894A748"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59E24986"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23B19E3" w14:textId="77777777">
        <w:trPr>
          <w:trHeight w:val="692"/>
        </w:trPr>
        <w:tc>
          <w:tcPr>
            <w:tcW w:w="6899" w:type="dxa"/>
            <w:tcBorders>
              <w:top w:val="single" w:sz="3" w:space="0" w:color="000000"/>
              <w:left w:val="nil"/>
              <w:bottom w:val="single" w:sz="3" w:space="0" w:color="000000"/>
              <w:right w:val="nil"/>
            </w:tcBorders>
          </w:tcPr>
          <w:p w14:paraId="7603A4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04BA1FC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361FC04"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110E26C8"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66F28DE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5BC005EC" w14:textId="77777777">
        <w:trPr>
          <w:trHeight w:val="692"/>
        </w:trPr>
        <w:tc>
          <w:tcPr>
            <w:tcW w:w="6899" w:type="dxa"/>
            <w:tcBorders>
              <w:top w:val="single" w:sz="3" w:space="0" w:color="000000"/>
              <w:left w:val="nil"/>
              <w:bottom w:val="single" w:sz="3" w:space="0" w:color="000000"/>
              <w:right w:val="nil"/>
            </w:tcBorders>
          </w:tcPr>
          <w:p w14:paraId="305CBEB5" w14:textId="77777777"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ins w:id="67" w:author="Brown, James T." w:date="2019-02-07T10:14:00Z">
              <w:r w:rsidR="004B74F2">
                <w:rPr>
                  <w:color w:val="000000" w:themeColor="text1"/>
                </w:rPr>
                <w:t>deep-diapause</w:t>
              </w:r>
            </w:ins>
            <w:r w:rsidRPr="004F09C9">
              <w:rPr>
                <w:color w:val="000000" w:themeColor="text1"/>
              </w:rPr>
              <w:t xml:space="preserve"> individuals</w:t>
            </w:r>
          </w:p>
          <w:p w14:paraId="710CE3C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168BE2E0"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0F8B763B"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74437A84"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70B02531" w14:textId="77777777" w:rsidR="006F58EA" w:rsidRPr="004F09C9" w:rsidRDefault="00D27C9E">
      <w:pPr>
        <w:rPr>
          <w:color w:val="000000" w:themeColor="text1"/>
        </w:rPr>
      </w:pPr>
      <w:r w:rsidRPr="004F09C9">
        <w:rPr>
          <w:color w:val="000000" w:themeColor="text1"/>
        </w:rPr>
        <w:br w:type="page"/>
      </w:r>
    </w:p>
    <w:p w14:paraId="308FCFAC"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68" w:author="Brown,James T" w:date="2019-02-03T14:12:00Z">
        <w:r>
          <w:rPr>
            <w:color w:val="000000" w:themeColor="text1"/>
          </w:rPr>
          <w:t>2</w:t>
        </w:r>
      </w:ins>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ins w:id="69" w:author="Brown, James T." w:date="2019-02-12T11:02:00Z">
        <w:r w:rsidR="00E872D5">
          <w:rPr>
            <w:color w:val="000000" w:themeColor="text1"/>
          </w:rPr>
          <w:t>-</w:t>
        </w:r>
      </w:ins>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7553E98C" w14:textId="77777777" w:rsidTr="00B662AB">
        <w:trPr>
          <w:trHeight w:val="504"/>
        </w:trPr>
        <w:tc>
          <w:tcPr>
            <w:tcW w:w="6290" w:type="dxa"/>
            <w:tcBorders>
              <w:top w:val="double" w:sz="3" w:space="0" w:color="000000"/>
              <w:left w:val="nil"/>
              <w:bottom w:val="double" w:sz="3" w:space="0" w:color="000000"/>
              <w:right w:val="nil"/>
            </w:tcBorders>
          </w:tcPr>
          <w:p w14:paraId="181ED187"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158EBE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7B5FD2AA"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621AF6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755A3DB" w14:textId="77777777" w:rsidTr="00B662AB">
        <w:trPr>
          <w:trHeight w:val="321"/>
        </w:trPr>
        <w:tc>
          <w:tcPr>
            <w:tcW w:w="6290" w:type="dxa"/>
            <w:tcBorders>
              <w:top w:val="double" w:sz="3" w:space="0" w:color="000000"/>
              <w:left w:val="nil"/>
              <w:bottom w:val="single" w:sz="3" w:space="0" w:color="000000"/>
              <w:right w:val="nil"/>
            </w:tcBorders>
          </w:tcPr>
          <w:p w14:paraId="2F3390DA"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6848D1BC"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CA311A2"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6E842C1" w14:textId="77777777" w:rsidR="00206B10" w:rsidRPr="004F09C9" w:rsidRDefault="00206B10" w:rsidP="00B662AB">
            <w:pPr>
              <w:spacing w:after="160" w:line="259" w:lineRule="auto"/>
              <w:ind w:left="0" w:firstLine="0"/>
              <w:rPr>
                <w:color w:val="000000" w:themeColor="text1"/>
              </w:rPr>
            </w:pPr>
          </w:p>
        </w:tc>
      </w:tr>
      <w:tr w:rsidR="00206B10" w:rsidRPr="004F09C9" w14:paraId="4B4EABC3" w14:textId="77777777" w:rsidTr="00B662AB">
        <w:trPr>
          <w:trHeight w:val="366"/>
        </w:trPr>
        <w:tc>
          <w:tcPr>
            <w:tcW w:w="6290" w:type="dxa"/>
            <w:tcBorders>
              <w:top w:val="single" w:sz="3" w:space="0" w:color="000000"/>
              <w:left w:val="nil"/>
              <w:bottom w:val="nil"/>
              <w:right w:val="nil"/>
            </w:tcBorders>
          </w:tcPr>
          <w:p w14:paraId="6B7BD5C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8C64A75"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3A231F7B"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707B754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96C7D55" w14:textId="77777777" w:rsidTr="00B662AB">
        <w:trPr>
          <w:trHeight w:val="369"/>
        </w:trPr>
        <w:tc>
          <w:tcPr>
            <w:tcW w:w="6290" w:type="dxa"/>
            <w:tcBorders>
              <w:top w:val="nil"/>
              <w:left w:val="nil"/>
              <w:bottom w:val="nil"/>
              <w:right w:val="nil"/>
            </w:tcBorders>
          </w:tcPr>
          <w:p w14:paraId="24202DA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18378DF"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2BC0AE66"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9EF390E"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6B455309" w14:textId="77777777" w:rsidTr="00B662AB">
        <w:trPr>
          <w:trHeight w:val="277"/>
        </w:trPr>
        <w:tc>
          <w:tcPr>
            <w:tcW w:w="6290" w:type="dxa"/>
            <w:tcBorders>
              <w:top w:val="nil"/>
              <w:left w:val="nil"/>
              <w:bottom w:val="nil"/>
              <w:right w:val="nil"/>
            </w:tcBorders>
          </w:tcPr>
          <w:p w14:paraId="2210DA4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B93381C"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9DC8FF5"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7D8B7CF2"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3DE35912" w14:textId="77777777" w:rsidTr="00B662AB">
        <w:trPr>
          <w:trHeight w:val="335"/>
        </w:trPr>
        <w:tc>
          <w:tcPr>
            <w:tcW w:w="6290" w:type="dxa"/>
            <w:tcBorders>
              <w:top w:val="nil"/>
              <w:left w:val="nil"/>
              <w:bottom w:val="double" w:sz="3" w:space="0" w:color="000000"/>
              <w:right w:val="nil"/>
            </w:tcBorders>
          </w:tcPr>
          <w:p w14:paraId="5D8F7BA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64887BFB"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30927BF"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7146A2E0"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03D4AF22" w14:textId="77777777" w:rsidTr="00B662AB">
        <w:trPr>
          <w:trHeight w:val="321"/>
        </w:trPr>
        <w:tc>
          <w:tcPr>
            <w:tcW w:w="6290" w:type="dxa"/>
            <w:tcBorders>
              <w:top w:val="double" w:sz="3" w:space="0" w:color="000000"/>
              <w:left w:val="nil"/>
              <w:bottom w:val="single" w:sz="3" w:space="0" w:color="000000"/>
              <w:right w:val="nil"/>
            </w:tcBorders>
          </w:tcPr>
          <w:p w14:paraId="55DCDE6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154C1D16"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24049369"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E97E262" w14:textId="77777777" w:rsidR="00206B10" w:rsidRPr="004F09C9" w:rsidRDefault="00206B10" w:rsidP="00B662AB">
            <w:pPr>
              <w:spacing w:after="160" w:line="259" w:lineRule="auto"/>
              <w:ind w:left="0" w:firstLine="0"/>
              <w:rPr>
                <w:color w:val="000000" w:themeColor="text1"/>
              </w:rPr>
            </w:pPr>
          </w:p>
        </w:tc>
      </w:tr>
      <w:tr w:rsidR="00206B10" w:rsidRPr="004F09C9" w14:paraId="775D0605" w14:textId="77777777" w:rsidTr="00B662AB">
        <w:trPr>
          <w:trHeight w:val="287"/>
        </w:trPr>
        <w:tc>
          <w:tcPr>
            <w:tcW w:w="6290" w:type="dxa"/>
            <w:tcBorders>
              <w:top w:val="single" w:sz="3" w:space="0" w:color="000000"/>
              <w:left w:val="nil"/>
              <w:bottom w:val="nil"/>
              <w:right w:val="nil"/>
            </w:tcBorders>
          </w:tcPr>
          <w:p w14:paraId="114F638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DAAD48B"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0DA89471"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7537285"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EAD2457" w14:textId="77777777" w:rsidTr="00B662AB">
        <w:trPr>
          <w:trHeight w:val="277"/>
        </w:trPr>
        <w:tc>
          <w:tcPr>
            <w:tcW w:w="6290" w:type="dxa"/>
            <w:tcBorders>
              <w:top w:val="nil"/>
              <w:left w:val="nil"/>
              <w:bottom w:val="nil"/>
              <w:right w:val="nil"/>
            </w:tcBorders>
          </w:tcPr>
          <w:p w14:paraId="46BCE6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7DED4C1"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94CED3"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59CF3EE8"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12BE42A1" w14:textId="77777777" w:rsidTr="00B662AB">
        <w:trPr>
          <w:trHeight w:val="289"/>
        </w:trPr>
        <w:tc>
          <w:tcPr>
            <w:tcW w:w="6290" w:type="dxa"/>
            <w:tcBorders>
              <w:top w:val="nil"/>
              <w:left w:val="nil"/>
              <w:bottom w:val="nil"/>
              <w:right w:val="nil"/>
            </w:tcBorders>
          </w:tcPr>
          <w:p w14:paraId="53582A8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86509F5"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573BF8AF"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32C03501"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544F795E" w14:textId="77777777" w:rsidTr="00B662AB">
        <w:trPr>
          <w:trHeight w:val="311"/>
        </w:trPr>
        <w:tc>
          <w:tcPr>
            <w:tcW w:w="6290" w:type="dxa"/>
            <w:tcBorders>
              <w:top w:val="nil"/>
              <w:left w:val="nil"/>
              <w:bottom w:val="single" w:sz="3" w:space="0" w:color="000000"/>
              <w:right w:val="nil"/>
            </w:tcBorders>
          </w:tcPr>
          <w:p w14:paraId="280ED71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5C5EFEA0"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435B1578"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1853722A"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07EFE943" w14:textId="77777777" w:rsidR="00206B10" w:rsidRDefault="00206B10">
      <w:pPr>
        <w:spacing w:line="259" w:lineRule="auto"/>
        <w:ind w:left="1076" w:right="90" w:hanging="1091"/>
        <w:rPr>
          <w:ins w:id="70" w:author="Brown,James T" w:date="2019-02-03T14:12:00Z"/>
          <w:color w:val="000000" w:themeColor="text1"/>
        </w:rPr>
      </w:pPr>
    </w:p>
    <w:p w14:paraId="19D46837" w14:textId="77777777" w:rsidR="00206B10" w:rsidRDefault="00206B10">
      <w:pPr>
        <w:spacing w:line="259" w:lineRule="auto"/>
        <w:ind w:left="1076" w:right="90" w:hanging="1091"/>
        <w:rPr>
          <w:ins w:id="71" w:author="Brown,James T" w:date="2019-02-03T14:12:00Z"/>
          <w:color w:val="000000" w:themeColor="text1"/>
        </w:rPr>
      </w:pPr>
    </w:p>
    <w:p w14:paraId="04AEB44A" w14:textId="77777777" w:rsidR="00206B10" w:rsidRDefault="00206B10">
      <w:pPr>
        <w:spacing w:line="259" w:lineRule="auto"/>
        <w:ind w:left="1076" w:right="90" w:hanging="1091"/>
        <w:rPr>
          <w:ins w:id="72" w:author="Brown,James T" w:date="2019-02-03T14:12:00Z"/>
          <w:color w:val="000000" w:themeColor="text1"/>
        </w:rPr>
      </w:pPr>
    </w:p>
    <w:p w14:paraId="3D47381A" w14:textId="77777777" w:rsidR="00206B10" w:rsidRDefault="00206B10">
      <w:pPr>
        <w:spacing w:line="259" w:lineRule="auto"/>
        <w:ind w:left="1076" w:right="90" w:hanging="1091"/>
        <w:rPr>
          <w:ins w:id="73" w:author="Brown,James T" w:date="2019-02-03T14:12:00Z"/>
          <w:color w:val="000000" w:themeColor="text1"/>
        </w:rPr>
      </w:pPr>
    </w:p>
    <w:p w14:paraId="70400047" w14:textId="77777777" w:rsidR="00206B10" w:rsidRDefault="00206B10">
      <w:pPr>
        <w:spacing w:line="259" w:lineRule="auto"/>
        <w:ind w:left="1076" w:right="90" w:hanging="1091"/>
        <w:rPr>
          <w:ins w:id="74" w:author="Brown,James T" w:date="2019-02-03T14:12:00Z"/>
          <w:color w:val="000000" w:themeColor="text1"/>
        </w:rPr>
      </w:pPr>
    </w:p>
    <w:p w14:paraId="6257A4E5" w14:textId="77777777" w:rsidR="00206B10" w:rsidRDefault="00206B10">
      <w:pPr>
        <w:spacing w:line="259" w:lineRule="auto"/>
        <w:ind w:left="1076" w:right="90" w:hanging="1091"/>
        <w:rPr>
          <w:ins w:id="75" w:author="Brown,James T" w:date="2019-02-03T14:12:00Z"/>
          <w:color w:val="000000" w:themeColor="text1"/>
        </w:rPr>
      </w:pPr>
    </w:p>
    <w:p w14:paraId="575DBDD5" w14:textId="77777777" w:rsidR="00206B10" w:rsidRDefault="00206B10">
      <w:pPr>
        <w:spacing w:line="259" w:lineRule="auto"/>
        <w:ind w:left="1076" w:right="90" w:hanging="1091"/>
        <w:rPr>
          <w:ins w:id="76" w:author="Brown,James T" w:date="2019-02-03T14:12:00Z"/>
          <w:color w:val="000000" w:themeColor="text1"/>
        </w:rPr>
      </w:pPr>
    </w:p>
    <w:p w14:paraId="424869A6" w14:textId="77777777" w:rsidR="00206B10" w:rsidRDefault="00206B10">
      <w:pPr>
        <w:spacing w:line="259" w:lineRule="auto"/>
        <w:ind w:left="1076" w:right="90" w:hanging="1091"/>
        <w:rPr>
          <w:ins w:id="77" w:author="Brown,James T" w:date="2019-02-03T14:12:00Z"/>
          <w:color w:val="000000" w:themeColor="text1"/>
        </w:rPr>
      </w:pPr>
    </w:p>
    <w:p w14:paraId="6F09D3E7" w14:textId="77777777" w:rsidR="00206B10" w:rsidRDefault="00206B10">
      <w:pPr>
        <w:spacing w:line="259" w:lineRule="auto"/>
        <w:ind w:left="1076" w:right="90" w:hanging="1091"/>
        <w:rPr>
          <w:ins w:id="78" w:author="Brown,James T" w:date="2019-02-03T14:12:00Z"/>
          <w:color w:val="000000" w:themeColor="text1"/>
        </w:rPr>
      </w:pPr>
    </w:p>
    <w:p w14:paraId="67133383" w14:textId="77777777" w:rsidR="00206B10" w:rsidRDefault="00206B10">
      <w:pPr>
        <w:spacing w:line="259" w:lineRule="auto"/>
        <w:ind w:left="1076" w:right="90" w:hanging="1091"/>
        <w:rPr>
          <w:ins w:id="79" w:author="Brown,James T" w:date="2019-02-03T14:12:00Z"/>
          <w:color w:val="000000" w:themeColor="text1"/>
        </w:rPr>
      </w:pPr>
    </w:p>
    <w:p w14:paraId="66AC0653" w14:textId="77777777" w:rsidR="00206B10" w:rsidRDefault="00206B10">
      <w:pPr>
        <w:spacing w:line="259" w:lineRule="auto"/>
        <w:ind w:left="1076" w:right="90" w:hanging="1091"/>
        <w:rPr>
          <w:ins w:id="80" w:author="Brown,James T" w:date="2019-02-03T14:12:00Z"/>
          <w:color w:val="000000" w:themeColor="text1"/>
        </w:rPr>
      </w:pPr>
    </w:p>
    <w:p w14:paraId="707B80E8" w14:textId="77777777" w:rsidR="00206B10" w:rsidRDefault="00206B10">
      <w:pPr>
        <w:spacing w:line="259" w:lineRule="auto"/>
        <w:ind w:left="1076" w:right="90" w:hanging="1091"/>
        <w:rPr>
          <w:ins w:id="81" w:author="Brown,James T" w:date="2019-02-03T14:12:00Z"/>
          <w:color w:val="000000" w:themeColor="text1"/>
        </w:rPr>
      </w:pPr>
    </w:p>
    <w:p w14:paraId="4D0D2D8E" w14:textId="77777777" w:rsidR="00206B10" w:rsidRDefault="00206B10">
      <w:pPr>
        <w:spacing w:line="259" w:lineRule="auto"/>
        <w:ind w:left="1076" w:right="90" w:hanging="1091"/>
        <w:rPr>
          <w:ins w:id="82" w:author="Brown,James T" w:date="2019-02-03T14:12:00Z"/>
          <w:color w:val="000000" w:themeColor="text1"/>
        </w:rPr>
      </w:pPr>
    </w:p>
    <w:p w14:paraId="0D99825F" w14:textId="77777777" w:rsidR="00206B10" w:rsidRDefault="00206B10">
      <w:pPr>
        <w:spacing w:line="259" w:lineRule="auto"/>
        <w:ind w:left="1076" w:right="90" w:hanging="1091"/>
        <w:rPr>
          <w:ins w:id="83" w:author="Brown,James T" w:date="2019-02-03T14:12:00Z"/>
          <w:color w:val="000000" w:themeColor="text1"/>
        </w:rPr>
      </w:pPr>
    </w:p>
    <w:p w14:paraId="552B2B8F" w14:textId="77777777" w:rsidR="00206B10" w:rsidRDefault="00206B10">
      <w:pPr>
        <w:spacing w:line="259" w:lineRule="auto"/>
        <w:ind w:left="1076" w:right="90" w:hanging="1091"/>
        <w:rPr>
          <w:ins w:id="84" w:author="Brown,James T" w:date="2019-02-03T14:12:00Z"/>
          <w:color w:val="000000" w:themeColor="text1"/>
        </w:rPr>
      </w:pPr>
    </w:p>
    <w:p w14:paraId="7432FDDD" w14:textId="77777777" w:rsidR="00206B10" w:rsidRDefault="00206B10">
      <w:pPr>
        <w:spacing w:line="259" w:lineRule="auto"/>
        <w:ind w:left="1076" w:right="90" w:hanging="1091"/>
        <w:rPr>
          <w:ins w:id="85" w:author="Brown,James T" w:date="2019-02-03T14:12:00Z"/>
          <w:color w:val="000000" w:themeColor="text1"/>
        </w:rPr>
      </w:pPr>
    </w:p>
    <w:p w14:paraId="6341FD38" w14:textId="77777777" w:rsidR="00206B10" w:rsidRDefault="00206B10">
      <w:pPr>
        <w:spacing w:line="259" w:lineRule="auto"/>
        <w:ind w:left="1076" w:right="90" w:hanging="1091"/>
        <w:rPr>
          <w:ins w:id="86" w:author="Brown,James T" w:date="2019-02-03T14:12:00Z"/>
          <w:color w:val="000000" w:themeColor="text1"/>
        </w:rPr>
      </w:pPr>
    </w:p>
    <w:p w14:paraId="759C49F2" w14:textId="77777777" w:rsidR="00206B10" w:rsidRDefault="00206B10">
      <w:pPr>
        <w:spacing w:line="259" w:lineRule="auto"/>
        <w:ind w:left="1076" w:right="90" w:hanging="1091"/>
        <w:rPr>
          <w:ins w:id="87" w:author="Brown,James T" w:date="2019-02-03T14:12:00Z"/>
          <w:color w:val="000000" w:themeColor="text1"/>
        </w:rPr>
      </w:pPr>
    </w:p>
    <w:p w14:paraId="07CDCBBE" w14:textId="77777777" w:rsidR="00206B10" w:rsidRDefault="00206B10">
      <w:pPr>
        <w:spacing w:line="259" w:lineRule="auto"/>
        <w:ind w:left="1076" w:right="90" w:hanging="1091"/>
        <w:rPr>
          <w:ins w:id="88" w:author="Brown,James T" w:date="2019-02-03T14:12:00Z"/>
          <w:color w:val="000000" w:themeColor="text1"/>
        </w:rPr>
      </w:pPr>
    </w:p>
    <w:p w14:paraId="7D0DF131" w14:textId="77777777" w:rsidR="00206B10" w:rsidRDefault="00206B10">
      <w:pPr>
        <w:spacing w:line="259" w:lineRule="auto"/>
        <w:ind w:left="1076" w:right="90" w:hanging="1091"/>
        <w:rPr>
          <w:ins w:id="89" w:author="Brown,James T" w:date="2019-02-03T14:12:00Z"/>
          <w:color w:val="000000" w:themeColor="text1"/>
        </w:rPr>
      </w:pPr>
    </w:p>
    <w:p w14:paraId="1AEAD558" w14:textId="77777777" w:rsidR="00206B10" w:rsidRDefault="00206B10">
      <w:pPr>
        <w:spacing w:line="259" w:lineRule="auto"/>
        <w:ind w:left="1076" w:right="90" w:hanging="1091"/>
        <w:rPr>
          <w:ins w:id="90" w:author="Brown,James T" w:date="2019-02-03T14:12:00Z"/>
          <w:color w:val="000000" w:themeColor="text1"/>
        </w:rPr>
      </w:pPr>
    </w:p>
    <w:p w14:paraId="3E076437" w14:textId="77777777" w:rsidR="00206B10" w:rsidRDefault="00206B10">
      <w:pPr>
        <w:spacing w:line="259" w:lineRule="auto"/>
        <w:ind w:left="1076" w:right="90" w:hanging="1091"/>
        <w:rPr>
          <w:ins w:id="91" w:author="Brown,James T" w:date="2019-02-03T14:11:00Z"/>
          <w:color w:val="000000" w:themeColor="text1"/>
        </w:rPr>
      </w:pPr>
    </w:p>
    <w:p w14:paraId="3C9C6441" w14:textId="77777777" w:rsidR="00206B10" w:rsidRDefault="00206B10">
      <w:pPr>
        <w:spacing w:line="259" w:lineRule="auto"/>
        <w:ind w:left="1076" w:right="90" w:hanging="1091"/>
        <w:rPr>
          <w:ins w:id="92" w:author="Brown,James T" w:date="2019-02-03T14:12:00Z"/>
          <w:color w:val="000000" w:themeColor="text1"/>
        </w:rPr>
      </w:pPr>
    </w:p>
    <w:p w14:paraId="56BED606"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93" w:author="Brown,James T" w:date="2019-02-03T14:12:00Z">
        <w:r>
          <w:rPr>
            <w:color w:val="000000" w:themeColor="text1"/>
          </w:rPr>
          <w:t>3</w:t>
        </w:r>
      </w:ins>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ins w:id="94" w:author="Brown, James T." w:date="2019-02-12T11:02:00Z">
        <w:r w:rsidR="00E872D5">
          <w:rPr>
            <w:color w:val="000000" w:themeColor="text1"/>
          </w:rPr>
          <w:t>-</w:t>
        </w:r>
      </w:ins>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9E4CA0B" w14:textId="77777777" w:rsidTr="00B662AB">
        <w:trPr>
          <w:trHeight w:val="427"/>
        </w:trPr>
        <w:tc>
          <w:tcPr>
            <w:tcW w:w="4914" w:type="dxa"/>
            <w:tcBorders>
              <w:top w:val="double" w:sz="3" w:space="0" w:color="000000"/>
              <w:left w:val="nil"/>
              <w:bottom w:val="single" w:sz="3" w:space="0" w:color="000000"/>
              <w:right w:val="nil"/>
            </w:tcBorders>
          </w:tcPr>
          <w:p w14:paraId="722577C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2271C23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0134DAF4"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63C078BD"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923EE30" w14:textId="77777777" w:rsidTr="00B662AB">
        <w:trPr>
          <w:trHeight w:val="297"/>
        </w:trPr>
        <w:tc>
          <w:tcPr>
            <w:tcW w:w="4914" w:type="dxa"/>
            <w:tcBorders>
              <w:top w:val="single" w:sz="3" w:space="0" w:color="000000"/>
              <w:left w:val="nil"/>
              <w:bottom w:val="single" w:sz="3" w:space="0" w:color="000000"/>
              <w:right w:val="nil"/>
            </w:tcBorders>
          </w:tcPr>
          <w:p w14:paraId="0927F612"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5D17BD7F"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72CD8A6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2426B87" w14:textId="77777777" w:rsidR="00206B10" w:rsidRPr="004F09C9" w:rsidRDefault="00206B10" w:rsidP="00B662AB">
            <w:pPr>
              <w:spacing w:after="160" w:line="259" w:lineRule="auto"/>
              <w:ind w:left="0" w:firstLine="0"/>
              <w:rPr>
                <w:color w:val="000000" w:themeColor="text1"/>
              </w:rPr>
            </w:pPr>
          </w:p>
        </w:tc>
      </w:tr>
      <w:tr w:rsidR="00206B10" w:rsidRPr="004F09C9" w14:paraId="71FEE3CE" w14:textId="77777777" w:rsidTr="00B662AB">
        <w:trPr>
          <w:trHeight w:val="340"/>
        </w:trPr>
        <w:tc>
          <w:tcPr>
            <w:tcW w:w="4914" w:type="dxa"/>
            <w:tcBorders>
              <w:top w:val="single" w:sz="3" w:space="0" w:color="000000"/>
              <w:left w:val="nil"/>
              <w:bottom w:val="nil"/>
              <w:right w:val="nil"/>
            </w:tcBorders>
          </w:tcPr>
          <w:p w14:paraId="5275809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0D373A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4B07BF9B"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034E682B"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02C1E735" w14:textId="77777777" w:rsidTr="00B662AB">
        <w:trPr>
          <w:trHeight w:val="384"/>
        </w:trPr>
        <w:tc>
          <w:tcPr>
            <w:tcW w:w="4914" w:type="dxa"/>
            <w:tcBorders>
              <w:top w:val="nil"/>
              <w:left w:val="nil"/>
              <w:bottom w:val="nil"/>
              <w:right w:val="nil"/>
            </w:tcBorders>
          </w:tcPr>
          <w:p w14:paraId="5A7639C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0493F724"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3B7CE41D"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414803AD"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506F9E91" w14:textId="77777777" w:rsidTr="00B662AB">
        <w:trPr>
          <w:trHeight w:val="395"/>
        </w:trPr>
        <w:tc>
          <w:tcPr>
            <w:tcW w:w="4914" w:type="dxa"/>
            <w:tcBorders>
              <w:top w:val="nil"/>
              <w:left w:val="nil"/>
              <w:bottom w:val="nil"/>
              <w:right w:val="nil"/>
            </w:tcBorders>
          </w:tcPr>
          <w:p w14:paraId="63CF8A2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2BF5142E"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7413F0CA"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3C096B8C"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32C1121B" w14:textId="77777777" w:rsidTr="00B662AB">
        <w:trPr>
          <w:trHeight w:val="470"/>
        </w:trPr>
        <w:tc>
          <w:tcPr>
            <w:tcW w:w="4914" w:type="dxa"/>
            <w:tcBorders>
              <w:top w:val="nil"/>
              <w:left w:val="nil"/>
              <w:bottom w:val="single" w:sz="3" w:space="0" w:color="000000"/>
              <w:right w:val="nil"/>
            </w:tcBorders>
          </w:tcPr>
          <w:p w14:paraId="6523102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D302641"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0B383CEB"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0785CAC8"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33E0592C" w14:textId="77777777" w:rsidR="00206B10" w:rsidRDefault="00206B10">
      <w:pPr>
        <w:spacing w:line="259" w:lineRule="auto"/>
        <w:ind w:left="1076" w:right="90" w:hanging="1091"/>
        <w:rPr>
          <w:ins w:id="95" w:author="Brown,James T" w:date="2019-02-03T14:12:00Z"/>
          <w:color w:val="000000" w:themeColor="text1"/>
        </w:rPr>
      </w:pPr>
    </w:p>
    <w:p w14:paraId="40C9ABC6" w14:textId="77777777" w:rsidR="00206B10" w:rsidRDefault="00206B10">
      <w:pPr>
        <w:spacing w:line="259" w:lineRule="auto"/>
        <w:ind w:left="1076" w:right="90" w:hanging="1091"/>
        <w:rPr>
          <w:ins w:id="96" w:author="Brown,James T" w:date="2019-02-03T14:13:00Z"/>
          <w:color w:val="000000" w:themeColor="text1"/>
        </w:rPr>
      </w:pPr>
    </w:p>
    <w:p w14:paraId="13CFAD04" w14:textId="77777777" w:rsidR="00206B10" w:rsidRDefault="00206B10">
      <w:pPr>
        <w:spacing w:line="259" w:lineRule="auto"/>
        <w:ind w:left="1076" w:right="90" w:hanging="1091"/>
        <w:rPr>
          <w:ins w:id="97" w:author="Brown,James T" w:date="2019-02-03T14:13:00Z"/>
          <w:color w:val="000000" w:themeColor="text1"/>
        </w:rPr>
      </w:pPr>
    </w:p>
    <w:p w14:paraId="212D1D04" w14:textId="77777777" w:rsidR="00206B10" w:rsidRDefault="00206B10">
      <w:pPr>
        <w:spacing w:line="259" w:lineRule="auto"/>
        <w:ind w:left="1076" w:right="90" w:hanging="1091"/>
        <w:rPr>
          <w:ins w:id="98" w:author="Brown,James T" w:date="2019-02-03T14:13:00Z"/>
          <w:color w:val="000000" w:themeColor="text1"/>
        </w:rPr>
      </w:pPr>
    </w:p>
    <w:p w14:paraId="5ABEDC85" w14:textId="77777777" w:rsidR="00206B10" w:rsidRDefault="00206B10">
      <w:pPr>
        <w:spacing w:line="259" w:lineRule="auto"/>
        <w:ind w:left="1076" w:right="90" w:hanging="1091"/>
        <w:rPr>
          <w:ins w:id="99" w:author="Brown,James T" w:date="2019-02-03T14:13:00Z"/>
          <w:color w:val="000000" w:themeColor="text1"/>
        </w:rPr>
      </w:pPr>
    </w:p>
    <w:p w14:paraId="671ED1C0" w14:textId="77777777" w:rsidR="00206B10" w:rsidRDefault="00206B10">
      <w:pPr>
        <w:spacing w:line="259" w:lineRule="auto"/>
        <w:ind w:left="1076" w:right="90" w:hanging="1091"/>
        <w:rPr>
          <w:ins w:id="100" w:author="Brown,James T" w:date="2019-02-03T14:13:00Z"/>
          <w:color w:val="000000" w:themeColor="text1"/>
        </w:rPr>
      </w:pPr>
    </w:p>
    <w:p w14:paraId="2461A11F" w14:textId="77777777" w:rsidR="00206B10" w:rsidRDefault="00206B10">
      <w:pPr>
        <w:spacing w:line="259" w:lineRule="auto"/>
        <w:ind w:left="1076" w:right="90" w:hanging="1091"/>
        <w:rPr>
          <w:ins w:id="101" w:author="Brown,James T" w:date="2019-02-03T14:13:00Z"/>
          <w:color w:val="000000" w:themeColor="text1"/>
        </w:rPr>
      </w:pPr>
    </w:p>
    <w:p w14:paraId="506EEB17" w14:textId="77777777" w:rsidR="00206B10" w:rsidRDefault="00206B10">
      <w:pPr>
        <w:spacing w:line="259" w:lineRule="auto"/>
        <w:ind w:left="1076" w:right="90" w:hanging="1091"/>
        <w:rPr>
          <w:ins w:id="102" w:author="Brown,James T" w:date="2019-02-03T14:13:00Z"/>
          <w:color w:val="000000" w:themeColor="text1"/>
        </w:rPr>
      </w:pPr>
    </w:p>
    <w:p w14:paraId="4A3DC079" w14:textId="77777777" w:rsidR="00206B10" w:rsidRDefault="00206B10">
      <w:pPr>
        <w:spacing w:line="259" w:lineRule="auto"/>
        <w:ind w:left="1076" w:right="90" w:hanging="1091"/>
        <w:rPr>
          <w:ins w:id="103" w:author="Brown,James T" w:date="2019-02-03T14:13:00Z"/>
          <w:color w:val="000000" w:themeColor="text1"/>
        </w:rPr>
      </w:pPr>
    </w:p>
    <w:p w14:paraId="3E0DCA1C" w14:textId="77777777" w:rsidR="00206B10" w:rsidRDefault="00206B10">
      <w:pPr>
        <w:spacing w:line="259" w:lineRule="auto"/>
        <w:ind w:left="1076" w:right="90" w:hanging="1091"/>
        <w:rPr>
          <w:ins w:id="104" w:author="Brown,James T" w:date="2019-02-03T14:13:00Z"/>
          <w:color w:val="000000" w:themeColor="text1"/>
        </w:rPr>
      </w:pPr>
    </w:p>
    <w:p w14:paraId="320F5A15" w14:textId="77777777" w:rsidR="00206B10" w:rsidRDefault="00206B10">
      <w:pPr>
        <w:spacing w:line="259" w:lineRule="auto"/>
        <w:ind w:left="1076" w:right="90" w:hanging="1091"/>
        <w:rPr>
          <w:ins w:id="105" w:author="Brown,James T" w:date="2019-02-03T14:13:00Z"/>
          <w:color w:val="000000" w:themeColor="text1"/>
        </w:rPr>
      </w:pPr>
    </w:p>
    <w:p w14:paraId="11FF9D2A" w14:textId="77777777" w:rsidR="00206B10" w:rsidRDefault="00206B10">
      <w:pPr>
        <w:spacing w:line="259" w:lineRule="auto"/>
        <w:ind w:left="1076" w:right="90" w:hanging="1091"/>
        <w:rPr>
          <w:ins w:id="106" w:author="Brown,James T" w:date="2019-02-03T14:13:00Z"/>
          <w:color w:val="000000" w:themeColor="text1"/>
        </w:rPr>
      </w:pPr>
    </w:p>
    <w:p w14:paraId="163D1D51" w14:textId="77777777" w:rsidR="00206B10" w:rsidRDefault="00206B10">
      <w:pPr>
        <w:spacing w:line="259" w:lineRule="auto"/>
        <w:ind w:left="1076" w:right="90" w:hanging="1091"/>
        <w:rPr>
          <w:ins w:id="107" w:author="Brown,James T" w:date="2019-02-03T14:13:00Z"/>
          <w:color w:val="000000" w:themeColor="text1"/>
        </w:rPr>
      </w:pPr>
    </w:p>
    <w:p w14:paraId="419A63B9" w14:textId="77777777" w:rsidR="00206B10" w:rsidRDefault="00206B10">
      <w:pPr>
        <w:spacing w:line="259" w:lineRule="auto"/>
        <w:ind w:left="1076" w:right="90" w:hanging="1091"/>
        <w:rPr>
          <w:ins w:id="108" w:author="Brown,James T" w:date="2019-02-03T14:13:00Z"/>
          <w:color w:val="000000" w:themeColor="text1"/>
        </w:rPr>
      </w:pPr>
    </w:p>
    <w:p w14:paraId="5AF08BFE" w14:textId="77777777" w:rsidR="00206B10" w:rsidRDefault="00206B10">
      <w:pPr>
        <w:spacing w:line="259" w:lineRule="auto"/>
        <w:ind w:left="1076" w:right="90" w:hanging="1091"/>
        <w:rPr>
          <w:ins w:id="109" w:author="Brown,James T" w:date="2019-02-03T14:13:00Z"/>
          <w:color w:val="000000" w:themeColor="text1"/>
        </w:rPr>
      </w:pPr>
    </w:p>
    <w:p w14:paraId="59377CAB" w14:textId="77777777" w:rsidR="00206B10" w:rsidRDefault="00206B10">
      <w:pPr>
        <w:spacing w:line="259" w:lineRule="auto"/>
        <w:ind w:left="1076" w:right="90" w:hanging="1091"/>
        <w:rPr>
          <w:ins w:id="110" w:author="Brown,James T" w:date="2019-02-03T14:13:00Z"/>
          <w:color w:val="000000" w:themeColor="text1"/>
        </w:rPr>
      </w:pPr>
    </w:p>
    <w:p w14:paraId="40B68D74" w14:textId="77777777" w:rsidR="00206B10" w:rsidRDefault="00206B10">
      <w:pPr>
        <w:spacing w:line="259" w:lineRule="auto"/>
        <w:ind w:left="1076" w:right="90" w:hanging="1091"/>
        <w:rPr>
          <w:ins w:id="111" w:author="Brown,James T" w:date="2019-02-03T14:13:00Z"/>
          <w:color w:val="000000" w:themeColor="text1"/>
        </w:rPr>
      </w:pPr>
    </w:p>
    <w:p w14:paraId="365D731B" w14:textId="77777777" w:rsidR="00206B10" w:rsidRDefault="00206B10">
      <w:pPr>
        <w:spacing w:line="259" w:lineRule="auto"/>
        <w:ind w:left="1076" w:right="90" w:hanging="1091"/>
        <w:rPr>
          <w:ins w:id="112" w:author="Brown,James T" w:date="2019-02-03T14:13:00Z"/>
          <w:color w:val="000000" w:themeColor="text1"/>
        </w:rPr>
      </w:pPr>
    </w:p>
    <w:p w14:paraId="3A15B617" w14:textId="77777777" w:rsidR="00206B10" w:rsidRDefault="00206B10">
      <w:pPr>
        <w:spacing w:line="259" w:lineRule="auto"/>
        <w:ind w:left="1076" w:right="90" w:hanging="1091"/>
        <w:rPr>
          <w:ins w:id="113" w:author="Brown,James T" w:date="2019-02-03T14:13:00Z"/>
          <w:color w:val="000000" w:themeColor="text1"/>
        </w:rPr>
      </w:pPr>
    </w:p>
    <w:p w14:paraId="6DF75DAE" w14:textId="77777777" w:rsidR="00206B10" w:rsidRDefault="00206B10">
      <w:pPr>
        <w:spacing w:line="259" w:lineRule="auto"/>
        <w:ind w:left="1076" w:right="90" w:hanging="1091"/>
        <w:rPr>
          <w:ins w:id="114" w:author="Brown,James T" w:date="2019-02-03T14:13:00Z"/>
          <w:color w:val="000000" w:themeColor="text1"/>
        </w:rPr>
      </w:pPr>
    </w:p>
    <w:p w14:paraId="45D1C76F" w14:textId="77777777" w:rsidR="00206B10" w:rsidRDefault="00206B10">
      <w:pPr>
        <w:spacing w:line="259" w:lineRule="auto"/>
        <w:ind w:left="1076" w:right="90" w:hanging="1091"/>
        <w:rPr>
          <w:ins w:id="115" w:author="Brown,James T" w:date="2019-02-03T14:13:00Z"/>
          <w:color w:val="000000" w:themeColor="text1"/>
        </w:rPr>
      </w:pPr>
    </w:p>
    <w:p w14:paraId="1BDCC478" w14:textId="77777777" w:rsidR="00206B10" w:rsidRDefault="00206B10">
      <w:pPr>
        <w:spacing w:line="259" w:lineRule="auto"/>
        <w:ind w:left="1076" w:right="90" w:hanging="1091"/>
        <w:rPr>
          <w:ins w:id="116" w:author="Brown,James T" w:date="2019-02-03T14:13:00Z"/>
          <w:color w:val="000000" w:themeColor="text1"/>
        </w:rPr>
      </w:pPr>
    </w:p>
    <w:p w14:paraId="7F69EC95" w14:textId="77777777" w:rsidR="00206B10" w:rsidRDefault="00206B10">
      <w:pPr>
        <w:spacing w:line="259" w:lineRule="auto"/>
        <w:ind w:left="1076" w:right="90" w:hanging="1091"/>
        <w:rPr>
          <w:ins w:id="117" w:author="Brown,James T" w:date="2019-02-03T14:13:00Z"/>
          <w:color w:val="000000" w:themeColor="text1"/>
        </w:rPr>
      </w:pPr>
    </w:p>
    <w:p w14:paraId="1DA60ACA" w14:textId="77777777" w:rsidR="00206B10" w:rsidRDefault="00206B10">
      <w:pPr>
        <w:spacing w:line="259" w:lineRule="auto"/>
        <w:ind w:left="1076" w:right="90" w:hanging="1091"/>
        <w:rPr>
          <w:ins w:id="118" w:author="Brown,James T" w:date="2019-02-03T14:13:00Z"/>
          <w:color w:val="000000" w:themeColor="text1"/>
        </w:rPr>
      </w:pPr>
    </w:p>
    <w:p w14:paraId="05F8A833" w14:textId="77777777" w:rsidR="00206B10" w:rsidRDefault="00206B10">
      <w:pPr>
        <w:spacing w:line="259" w:lineRule="auto"/>
        <w:ind w:left="1076" w:right="90" w:hanging="1091"/>
        <w:rPr>
          <w:ins w:id="119" w:author="Brown,James T" w:date="2019-02-03T14:13:00Z"/>
          <w:color w:val="000000" w:themeColor="text1"/>
        </w:rPr>
      </w:pPr>
    </w:p>
    <w:p w14:paraId="2F596493" w14:textId="77777777" w:rsidR="00206B10" w:rsidRDefault="00206B10">
      <w:pPr>
        <w:spacing w:line="259" w:lineRule="auto"/>
        <w:ind w:left="1076" w:right="90" w:hanging="1091"/>
        <w:rPr>
          <w:ins w:id="120" w:author="Brown,James T" w:date="2019-02-03T14:13:00Z"/>
          <w:color w:val="000000" w:themeColor="text1"/>
        </w:rPr>
      </w:pPr>
    </w:p>
    <w:p w14:paraId="13743026" w14:textId="77777777" w:rsidR="00206B10" w:rsidRDefault="00206B10">
      <w:pPr>
        <w:spacing w:line="259" w:lineRule="auto"/>
        <w:ind w:left="1076" w:right="90" w:hanging="1091"/>
        <w:rPr>
          <w:ins w:id="121" w:author="Brown,James T" w:date="2019-02-03T14:13:00Z"/>
          <w:color w:val="000000" w:themeColor="text1"/>
        </w:rPr>
      </w:pPr>
    </w:p>
    <w:p w14:paraId="6B67E5FD" w14:textId="77777777" w:rsidR="00206B10" w:rsidRDefault="00206B10">
      <w:pPr>
        <w:spacing w:line="259" w:lineRule="auto"/>
        <w:ind w:left="1076" w:right="90" w:hanging="1091"/>
        <w:rPr>
          <w:ins w:id="122" w:author="Brown,James T" w:date="2019-02-03T14:13:00Z"/>
          <w:color w:val="000000" w:themeColor="text1"/>
        </w:rPr>
      </w:pPr>
    </w:p>
    <w:p w14:paraId="0BEEFFFE" w14:textId="77777777" w:rsidR="00206B10" w:rsidRDefault="00206B10">
      <w:pPr>
        <w:spacing w:line="259" w:lineRule="auto"/>
        <w:ind w:left="1076" w:right="90" w:hanging="1091"/>
        <w:rPr>
          <w:ins w:id="123" w:author="Brown,James T" w:date="2019-02-03T14:13:00Z"/>
          <w:color w:val="000000" w:themeColor="text1"/>
        </w:rPr>
      </w:pPr>
    </w:p>
    <w:p w14:paraId="6ADF6818" w14:textId="77777777" w:rsidR="00206B10" w:rsidRDefault="00206B10">
      <w:pPr>
        <w:spacing w:line="259" w:lineRule="auto"/>
        <w:ind w:left="1076" w:right="90" w:hanging="1091"/>
        <w:rPr>
          <w:ins w:id="124" w:author="Brown,James T" w:date="2019-02-03T14:11:00Z"/>
          <w:color w:val="000000" w:themeColor="text1"/>
        </w:rPr>
      </w:pPr>
    </w:p>
    <w:p w14:paraId="17A96319" w14:textId="77777777"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ins w:id="125" w:author="Brown,James T" w:date="2019-02-03T14:13:00Z">
        <w:r>
          <w:rPr>
            <w:color w:val="000000" w:themeColor="text1"/>
          </w:rPr>
          <w:t>4</w:t>
        </w:r>
      </w:ins>
      <w:r w:rsidRPr="004F09C9">
        <w:rPr>
          <w:color w:val="000000" w:themeColor="text1"/>
        </w:rPr>
        <w:t>. FULL MODEL: ANOVA summary table for the additive and interactive effects of photoperiod and diapause genotype and the effect of lean mass accumulation.</w:t>
      </w:r>
    </w:p>
    <w:p w14:paraId="584B6BA8"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ins w:id="126" w:author="Brown, James T." w:date="2019-02-12T11:03:00Z">
        <w:r w:rsidR="00E872D5">
          <w:rPr>
            <w:color w:val="000000" w:themeColor="text1"/>
          </w:rPr>
          <w:t>-</w:t>
        </w:r>
      </w:ins>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761303C5" w14:textId="77777777" w:rsidTr="00B662AB">
        <w:trPr>
          <w:trHeight w:val="427"/>
        </w:trPr>
        <w:tc>
          <w:tcPr>
            <w:tcW w:w="6276" w:type="dxa"/>
            <w:tcBorders>
              <w:top w:val="double" w:sz="3" w:space="0" w:color="000000"/>
              <w:left w:val="nil"/>
              <w:bottom w:val="single" w:sz="3" w:space="0" w:color="000000"/>
              <w:right w:val="nil"/>
            </w:tcBorders>
          </w:tcPr>
          <w:p w14:paraId="606DE10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725D9616"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0B53C91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285593C7"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B965FDD" w14:textId="77777777" w:rsidTr="00B662AB">
        <w:trPr>
          <w:trHeight w:val="297"/>
        </w:trPr>
        <w:tc>
          <w:tcPr>
            <w:tcW w:w="6276" w:type="dxa"/>
            <w:tcBorders>
              <w:top w:val="single" w:sz="3" w:space="0" w:color="000000"/>
              <w:left w:val="nil"/>
              <w:bottom w:val="single" w:sz="3" w:space="0" w:color="000000"/>
              <w:right w:val="nil"/>
            </w:tcBorders>
          </w:tcPr>
          <w:p w14:paraId="52848B89"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41E9E10F"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446BD191"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7538EB3" w14:textId="77777777" w:rsidR="00206B10" w:rsidRPr="004F09C9" w:rsidRDefault="00206B10" w:rsidP="00B662AB">
            <w:pPr>
              <w:spacing w:after="160" w:line="259" w:lineRule="auto"/>
              <w:ind w:left="0" w:firstLine="0"/>
              <w:rPr>
                <w:color w:val="000000" w:themeColor="text1"/>
              </w:rPr>
            </w:pPr>
          </w:p>
        </w:tc>
      </w:tr>
      <w:tr w:rsidR="00206B10" w:rsidRPr="004F09C9" w14:paraId="514FB80F" w14:textId="77777777" w:rsidTr="00B662AB">
        <w:trPr>
          <w:trHeight w:val="328"/>
        </w:trPr>
        <w:tc>
          <w:tcPr>
            <w:tcW w:w="6276" w:type="dxa"/>
            <w:tcBorders>
              <w:top w:val="single" w:sz="3" w:space="0" w:color="000000"/>
              <w:left w:val="nil"/>
              <w:bottom w:val="nil"/>
              <w:right w:val="nil"/>
            </w:tcBorders>
          </w:tcPr>
          <w:p w14:paraId="32E87E6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C46C69C"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623E0C30"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01666C27"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540D5B06" w14:textId="77777777" w:rsidTr="00B662AB">
        <w:trPr>
          <w:trHeight w:val="395"/>
        </w:trPr>
        <w:tc>
          <w:tcPr>
            <w:tcW w:w="6276" w:type="dxa"/>
            <w:tcBorders>
              <w:top w:val="nil"/>
              <w:left w:val="nil"/>
              <w:bottom w:val="nil"/>
              <w:right w:val="nil"/>
            </w:tcBorders>
          </w:tcPr>
          <w:p w14:paraId="7A54F18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7C220A2"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5D6AAC02"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6055BBAA"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39C22C26" w14:textId="77777777" w:rsidTr="00B662AB">
        <w:trPr>
          <w:trHeight w:val="494"/>
        </w:trPr>
        <w:tc>
          <w:tcPr>
            <w:tcW w:w="6276" w:type="dxa"/>
            <w:tcBorders>
              <w:top w:val="nil"/>
              <w:left w:val="nil"/>
              <w:bottom w:val="double" w:sz="3" w:space="0" w:color="000000"/>
              <w:right w:val="nil"/>
            </w:tcBorders>
          </w:tcPr>
          <w:p w14:paraId="1F69CF1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393AA45C"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19C032B1"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7D657EE6"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41862E98" w14:textId="77777777" w:rsidTr="00B662AB">
        <w:trPr>
          <w:trHeight w:val="427"/>
        </w:trPr>
        <w:tc>
          <w:tcPr>
            <w:tcW w:w="6276" w:type="dxa"/>
            <w:tcBorders>
              <w:top w:val="double" w:sz="3" w:space="0" w:color="000000"/>
              <w:left w:val="nil"/>
              <w:bottom w:val="single" w:sz="3" w:space="0" w:color="000000"/>
              <w:right w:val="nil"/>
            </w:tcBorders>
          </w:tcPr>
          <w:p w14:paraId="69248B8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3A0A0FE4"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2F1060B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25C145E" w14:textId="77777777" w:rsidR="00206B10" w:rsidRPr="004F09C9" w:rsidRDefault="00206B10" w:rsidP="00B662AB">
            <w:pPr>
              <w:spacing w:after="160" w:line="259" w:lineRule="auto"/>
              <w:ind w:left="0" w:firstLine="0"/>
              <w:rPr>
                <w:color w:val="000000" w:themeColor="text1"/>
              </w:rPr>
            </w:pPr>
          </w:p>
        </w:tc>
      </w:tr>
      <w:tr w:rsidR="00206B10" w:rsidRPr="004F09C9" w14:paraId="4AFB10F7" w14:textId="77777777" w:rsidTr="00B662AB">
        <w:trPr>
          <w:trHeight w:val="340"/>
        </w:trPr>
        <w:tc>
          <w:tcPr>
            <w:tcW w:w="6276" w:type="dxa"/>
            <w:tcBorders>
              <w:top w:val="single" w:sz="3" w:space="0" w:color="000000"/>
              <w:left w:val="nil"/>
              <w:bottom w:val="nil"/>
              <w:right w:val="nil"/>
            </w:tcBorders>
          </w:tcPr>
          <w:p w14:paraId="53B64BE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38A5F65"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3E7A58F1"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76B2F8AE"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60106AE6" w14:textId="77777777" w:rsidTr="00B662AB">
        <w:trPr>
          <w:trHeight w:val="384"/>
        </w:trPr>
        <w:tc>
          <w:tcPr>
            <w:tcW w:w="6276" w:type="dxa"/>
            <w:tcBorders>
              <w:top w:val="nil"/>
              <w:left w:val="nil"/>
              <w:bottom w:val="nil"/>
              <w:right w:val="nil"/>
            </w:tcBorders>
          </w:tcPr>
          <w:p w14:paraId="1CC6A0F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B1AA171"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17B020E1"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5AEA0D63"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3CFDFEFD" w14:textId="77777777" w:rsidTr="00B662AB">
        <w:trPr>
          <w:trHeight w:val="470"/>
        </w:trPr>
        <w:tc>
          <w:tcPr>
            <w:tcW w:w="6276" w:type="dxa"/>
            <w:tcBorders>
              <w:top w:val="nil"/>
              <w:left w:val="nil"/>
              <w:bottom w:val="single" w:sz="3" w:space="0" w:color="000000"/>
              <w:right w:val="nil"/>
            </w:tcBorders>
          </w:tcPr>
          <w:p w14:paraId="70E1F4E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277C818E"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6E82FD60"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323F2F15"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772BF8E3" w14:textId="77777777" w:rsidR="00206B10" w:rsidRDefault="00206B10">
      <w:pPr>
        <w:spacing w:line="259" w:lineRule="auto"/>
        <w:ind w:left="1076" w:right="90" w:hanging="1091"/>
        <w:rPr>
          <w:ins w:id="127" w:author="Brown,James T" w:date="2019-02-03T14:13:00Z"/>
          <w:color w:val="000000" w:themeColor="text1"/>
        </w:rPr>
      </w:pPr>
    </w:p>
    <w:p w14:paraId="6CF81985" w14:textId="77777777" w:rsidR="00206B10" w:rsidRDefault="00206B10">
      <w:pPr>
        <w:spacing w:line="259" w:lineRule="auto"/>
        <w:ind w:left="1076" w:right="90" w:hanging="1091"/>
        <w:rPr>
          <w:ins w:id="128" w:author="Brown,James T" w:date="2019-02-03T14:14:00Z"/>
          <w:color w:val="000000" w:themeColor="text1"/>
        </w:rPr>
      </w:pPr>
    </w:p>
    <w:p w14:paraId="04F7E34E" w14:textId="77777777" w:rsidR="00206B10" w:rsidRDefault="00206B10">
      <w:pPr>
        <w:spacing w:line="259" w:lineRule="auto"/>
        <w:ind w:left="1076" w:right="90" w:hanging="1091"/>
        <w:rPr>
          <w:ins w:id="129" w:author="Brown,James T" w:date="2019-02-03T14:14:00Z"/>
          <w:color w:val="000000" w:themeColor="text1"/>
        </w:rPr>
      </w:pPr>
    </w:p>
    <w:p w14:paraId="34D7CEAD" w14:textId="77777777" w:rsidR="00206B10" w:rsidRDefault="00206B10">
      <w:pPr>
        <w:spacing w:line="259" w:lineRule="auto"/>
        <w:ind w:left="1076" w:right="90" w:hanging="1091"/>
        <w:rPr>
          <w:ins w:id="130" w:author="Brown,James T" w:date="2019-02-03T14:14:00Z"/>
          <w:color w:val="000000" w:themeColor="text1"/>
        </w:rPr>
      </w:pPr>
    </w:p>
    <w:p w14:paraId="5620842F" w14:textId="77777777" w:rsidR="00206B10" w:rsidRDefault="00206B10">
      <w:pPr>
        <w:spacing w:line="259" w:lineRule="auto"/>
        <w:ind w:left="1076" w:right="90" w:hanging="1091"/>
        <w:rPr>
          <w:ins w:id="131" w:author="Brown,James T" w:date="2019-02-03T14:14:00Z"/>
          <w:color w:val="000000" w:themeColor="text1"/>
        </w:rPr>
      </w:pPr>
    </w:p>
    <w:p w14:paraId="387BE7E6" w14:textId="77777777" w:rsidR="00206B10" w:rsidRDefault="00206B10">
      <w:pPr>
        <w:spacing w:line="259" w:lineRule="auto"/>
        <w:ind w:left="1076" w:right="90" w:hanging="1091"/>
        <w:rPr>
          <w:ins w:id="132" w:author="Brown,James T" w:date="2019-02-03T14:14:00Z"/>
          <w:color w:val="000000" w:themeColor="text1"/>
        </w:rPr>
      </w:pPr>
    </w:p>
    <w:p w14:paraId="047C40D2" w14:textId="77777777" w:rsidR="00206B10" w:rsidRDefault="00206B10">
      <w:pPr>
        <w:spacing w:line="259" w:lineRule="auto"/>
        <w:ind w:left="1076" w:right="90" w:hanging="1091"/>
        <w:rPr>
          <w:ins w:id="133" w:author="Brown,James T" w:date="2019-02-03T14:14:00Z"/>
          <w:color w:val="000000" w:themeColor="text1"/>
        </w:rPr>
      </w:pPr>
    </w:p>
    <w:p w14:paraId="2DCF58BC" w14:textId="77777777" w:rsidR="00206B10" w:rsidRDefault="00206B10">
      <w:pPr>
        <w:spacing w:line="259" w:lineRule="auto"/>
        <w:ind w:left="1076" w:right="90" w:hanging="1091"/>
        <w:rPr>
          <w:ins w:id="134" w:author="Brown,James T" w:date="2019-02-03T14:14:00Z"/>
          <w:color w:val="000000" w:themeColor="text1"/>
        </w:rPr>
      </w:pPr>
    </w:p>
    <w:p w14:paraId="068BF0BA" w14:textId="77777777" w:rsidR="00206B10" w:rsidRDefault="00206B10">
      <w:pPr>
        <w:spacing w:line="259" w:lineRule="auto"/>
        <w:ind w:left="1076" w:right="90" w:hanging="1091"/>
        <w:rPr>
          <w:ins w:id="135" w:author="Brown,James T" w:date="2019-02-03T14:14:00Z"/>
          <w:color w:val="000000" w:themeColor="text1"/>
        </w:rPr>
      </w:pPr>
    </w:p>
    <w:p w14:paraId="419ECD89" w14:textId="77777777" w:rsidR="00206B10" w:rsidRDefault="00206B10">
      <w:pPr>
        <w:spacing w:line="259" w:lineRule="auto"/>
        <w:ind w:left="1076" w:right="90" w:hanging="1091"/>
        <w:rPr>
          <w:ins w:id="136" w:author="Brown,James T" w:date="2019-02-03T14:14:00Z"/>
          <w:color w:val="000000" w:themeColor="text1"/>
        </w:rPr>
      </w:pPr>
    </w:p>
    <w:p w14:paraId="043FE2EE" w14:textId="77777777" w:rsidR="00206B10" w:rsidRDefault="00206B10">
      <w:pPr>
        <w:spacing w:line="259" w:lineRule="auto"/>
        <w:ind w:left="1076" w:right="90" w:hanging="1091"/>
        <w:rPr>
          <w:ins w:id="137" w:author="Brown,James T" w:date="2019-02-03T14:14:00Z"/>
          <w:color w:val="000000" w:themeColor="text1"/>
        </w:rPr>
      </w:pPr>
    </w:p>
    <w:p w14:paraId="21F175FE" w14:textId="77777777" w:rsidR="00206B10" w:rsidRDefault="00206B10">
      <w:pPr>
        <w:spacing w:line="259" w:lineRule="auto"/>
        <w:ind w:left="1076" w:right="90" w:hanging="1091"/>
        <w:rPr>
          <w:ins w:id="138" w:author="Brown,James T" w:date="2019-02-03T14:14:00Z"/>
          <w:color w:val="000000" w:themeColor="text1"/>
        </w:rPr>
      </w:pPr>
    </w:p>
    <w:p w14:paraId="47484739" w14:textId="77777777" w:rsidR="00206B10" w:rsidRDefault="00206B10">
      <w:pPr>
        <w:spacing w:line="259" w:lineRule="auto"/>
        <w:ind w:left="1076" w:right="90" w:hanging="1091"/>
        <w:rPr>
          <w:ins w:id="139" w:author="Brown,James T" w:date="2019-02-03T14:14:00Z"/>
          <w:color w:val="000000" w:themeColor="text1"/>
        </w:rPr>
      </w:pPr>
    </w:p>
    <w:p w14:paraId="3AE12728" w14:textId="77777777" w:rsidR="00206B10" w:rsidRDefault="00206B10">
      <w:pPr>
        <w:spacing w:line="259" w:lineRule="auto"/>
        <w:ind w:left="1076" w:right="90" w:hanging="1091"/>
        <w:rPr>
          <w:ins w:id="140" w:author="Brown,James T" w:date="2019-02-03T14:14:00Z"/>
          <w:color w:val="000000" w:themeColor="text1"/>
        </w:rPr>
      </w:pPr>
    </w:p>
    <w:p w14:paraId="6AA7EE03" w14:textId="77777777" w:rsidR="00206B10" w:rsidRDefault="00206B10">
      <w:pPr>
        <w:spacing w:line="259" w:lineRule="auto"/>
        <w:ind w:left="1076" w:right="90" w:hanging="1091"/>
        <w:rPr>
          <w:ins w:id="141" w:author="Brown,James T" w:date="2019-02-03T14:14:00Z"/>
          <w:color w:val="000000" w:themeColor="text1"/>
        </w:rPr>
      </w:pPr>
    </w:p>
    <w:p w14:paraId="4762EA0B" w14:textId="77777777" w:rsidR="00206B10" w:rsidRDefault="00206B10">
      <w:pPr>
        <w:spacing w:line="259" w:lineRule="auto"/>
        <w:ind w:left="1076" w:right="90" w:hanging="1091"/>
        <w:rPr>
          <w:ins w:id="142" w:author="Brown,James T" w:date="2019-02-03T14:14:00Z"/>
          <w:color w:val="000000" w:themeColor="text1"/>
        </w:rPr>
      </w:pPr>
    </w:p>
    <w:p w14:paraId="38B972A0" w14:textId="77777777" w:rsidR="00206B10" w:rsidRDefault="00206B10">
      <w:pPr>
        <w:spacing w:line="259" w:lineRule="auto"/>
        <w:ind w:left="1076" w:right="90" w:hanging="1091"/>
        <w:rPr>
          <w:ins w:id="143" w:author="Brown,James T" w:date="2019-02-03T14:14:00Z"/>
          <w:color w:val="000000" w:themeColor="text1"/>
        </w:rPr>
      </w:pPr>
    </w:p>
    <w:p w14:paraId="3D6F3AAB" w14:textId="77777777" w:rsidR="00206B10" w:rsidRDefault="00206B10">
      <w:pPr>
        <w:spacing w:line="259" w:lineRule="auto"/>
        <w:ind w:left="1076" w:right="90" w:hanging="1091"/>
        <w:rPr>
          <w:ins w:id="144" w:author="Brown,James T" w:date="2019-02-03T14:14:00Z"/>
          <w:color w:val="000000" w:themeColor="text1"/>
        </w:rPr>
      </w:pPr>
    </w:p>
    <w:p w14:paraId="6F2A8417" w14:textId="77777777" w:rsidR="00206B10" w:rsidRDefault="00206B10">
      <w:pPr>
        <w:spacing w:line="259" w:lineRule="auto"/>
        <w:ind w:left="1076" w:right="90" w:hanging="1091"/>
        <w:rPr>
          <w:ins w:id="145" w:author="Brown,James T" w:date="2019-02-03T14:14:00Z"/>
          <w:color w:val="000000" w:themeColor="text1"/>
        </w:rPr>
      </w:pPr>
    </w:p>
    <w:p w14:paraId="4D1A5B9E" w14:textId="77777777" w:rsidR="00206B10" w:rsidRDefault="00206B10">
      <w:pPr>
        <w:spacing w:line="259" w:lineRule="auto"/>
        <w:ind w:left="1076" w:right="90" w:hanging="1091"/>
        <w:rPr>
          <w:ins w:id="146" w:author="Brown,James T" w:date="2019-02-03T14:14:00Z"/>
          <w:color w:val="000000" w:themeColor="text1"/>
        </w:rPr>
      </w:pPr>
    </w:p>
    <w:p w14:paraId="0739A095" w14:textId="77777777" w:rsidR="00206B10" w:rsidRDefault="00206B10">
      <w:pPr>
        <w:spacing w:line="259" w:lineRule="auto"/>
        <w:ind w:left="1076" w:right="90" w:hanging="1091"/>
        <w:rPr>
          <w:ins w:id="147" w:author="Brown,James T" w:date="2019-02-03T14:14:00Z"/>
          <w:color w:val="000000" w:themeColor="text1"/>
        </w:rPr>
      </w:pPr>
    </w:p>
    <w:p w14:paraId="48D221FC" w14:textId="77777777" w:rsidR="00206B10" w:rsidRDefault="00206B10">
      <w:pPr>
        <w:spacing w:line="259" w:lineRule="auto"/>
        <w:ind w:left="1076" w:right="90" w:hanging="1091"/>
        <w:rPr>
          <w:ins w:id="148" w:author="Brown,James T" w:date="2019-02-03T14:14:00Z"/>
          <w:color w:val="000000" w:themeColor="text1"/>
        </w:rPr>
      </w:pPr>
    </w:p>
    <w:p w14:paraId="406EA0AE" w14:textId="77777777" w:rsidR="00206B10" w:rsidRDefault="00206B10">
      <w:pPr>
        <w:spacing w:line="259" w:lineRule="auto"/>
        <w:ind w:left="1076" w:right="90" w:hanging="1091"/>
        <w:rPr>
          <w:ins w:id="149" w:author="Brown,James T" w:date="2019-02-03T14:14:00Z"/>
          <w:color w:val="000000" w:themeColor="text1"/>
        </w:rPr>
      </w:pPr>
    </w:p>
    <w:p w14:paraId="6F170EC5" w14:textId="77777777" w:rsidR="00206B10" w:rsidRDefault="00206B10">
      <w:pPr>
        <w:spacing w:line="259" w:lineRule="auto"/>
        <w:ind w:left="1076" w:right="90" w:hanging="1091"/>
        <w:rPr>
          <w:ins w:id="150" w:author="Brown,James T" w:date="2019-02-03T14:14:00Z"/>
          <w:color w:val="000000" w:themeColor="text1"/>
        </w:rPr>
      </w:pPr>
    </w:p>
    <w:p w14:paraId="629E9A6B" w14:textId="77777777" w:rsidR="00206B10" w:rsidRDefault="00206B10">
      <w:pPr>
        <w:spacing w:line="259" w:lineRule="auto"/>
        <w:ind w:left="1076" w:right="90" w:hanging="1091"/>
        <w:rPr>
          <w:ins w:id="151" w:author="Brown,James T" w:date="2019-02-03T14:14:00Z"/>
          <w:color w:val="000000" w:themeColor="text1"/>
        </w:rPr>
      </w:pPr>
    </w:p>
    <w:p w14:paraId="7996E8A3" w14:textId="77777777" w:rsidR="00206B10" w:rsidRDefault="00206B10">
      <w:pPr>
        <w:spacing w:line="259" w:lineRule="auto"/>
        <w:ind w:left="1076" w:right="90" w:hanging="1091"/>
        <w:rPr>
          <w:ins w:id="152" w:author="Brown,James T" w:date="2019-02-03T14:13:00Z"/>
          <w:color w:val="000000" w:themeColor="text1"/>
        </w:rPr>
      </w:pPr>
    </w:p>
    <w:p w14:paraId="2D67B964" w14:textId="77777777" w:rsidR="00206B10" w:rsidRDefault="00206B10">
      <w:pPr>
        <w:spacing w:line="259" w:lineRule="auto"/>
        <w:ind w:left="1076" w:right="90" w:hanging="1091"/>
        <w:rPr>
          <w:ins w:id="153" w:author="Brown,James T" w:date="2019-02-03T14:14:00Z"/>
          <w:color w:val="000000" w:themeColor="text1"/>
        </w:rPr>
      </w:pPr>
    </w:p>
    <w:p w14:paraId="7F3FF4AF" w14:textId="77777777"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ins w:id="154" w:author="Brown,James T" w:date="2019-02-03T14:14:00Z">
        <w:r>
          <w:rPr>
            <w:color w:val="000000" w:themeColor="text1"/>
          </w:rPr>
          <w:t>5</w:t>
        </w:r>
      </w:ins>
      <w:r w:rsidRPr="004F09C9">
        <w:rPr>
          <w:color w:val="000000" w:themeColor="text1"/>
        </w:rPr>
        <w:t>. FULL MODEL: ANOVA summary table for the additive and interactive effects of</w:t>
      </w:r>
    </w:p>
    <w:p w14:paraId="539AE917"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ins w:id="155" w:author="Brown, James T." w:date="2019-02-12T11:03:00Z">
        <w:r w:rsidR="00E872D5">
          <w:rPr>
            <w:color w:val="000000" w:themeColor="text1"/>
          </w:rPr>
          <w:t>-</w:t>
        </w:r>
      </w:ins>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0FB63A0" w14:textId="77777777" w:rsidTr="00B662AB">
        <w:trPr>
          <w:trHeight w:val="398"/>
        </w:trPr>
        <w:tc>
          <w:tcPr>
            <w:tcW w:w="5857" w:type="dxa"/>
            <w:tcBorders>
              <w:top w:val="double" w:sz="3" w:space="0" w:color="000000"/>
              <w:left w:val="nil"/>
              <w:bottom w:val="double" w:sz="3" w:space="0" w:color="000000"/>
              <w:right w:val="nil"/>
            </w:tcBorders>
          </w:tcPr>
          <w:p w14:paraId="78ECF99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362FCE5A"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630C2B09"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64DBD807"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13F4992F" w14:textId="77777777" w:rsidTr="00B662AB">
        <w:trPr>
          <w:trHeight w:val="321"/>
        </w:trPr>
        <w:tc>
          <w:tcPr>
            <w:tcW w:w="5857" w:type="dxa"/>
            <w:tcBorders>
              <w:top w:val="double" w:sz="3" w:space="0" w:color="000000"/>
              <w:left w:val="nil"/>
              <w:bottom w:val="single" w:sz="3" w:space="0" w:color="000000"/>
              <w:right w:val="nil"/>
            </w:tcBorders>
          </w:tcPr>
          <w:p w14:paraId="2729DE39"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0C3EF62B"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667691B5"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DC0AE88" w14:textId="77777777" w:rsidR="00206B10" w:rsidRPr="004F09C9" w:rsidRDefault="00206B10" w:rsidP="00B662AB">
            <w:pPr>
              <w:spacing w:after="160" w:line="259" w:lineRule="auto"/>
              <w:ind w:left="0" w:firstLine="0"/>
              <w:rPr>
                <w:color w:val="000000" w:themeColor="text1"/>
              </w:rPr>
            </w:pPr>
          </w:p>
        </w:tc>
      </w:tr>
      <w:tr w:rsidR="00206B10" w:rsidRPr="004F09C9" w14:paraId="0E8E5D77" w14:textId="77777777" w:rsidTr="00B662AB">
        <w:trPr>
          <w:trHeight w:val="340"/>
        </w:trPr>
        <w:tc>
          <w:tcPr>
            <w:tcW w:w="5857" w:type="dxa"/>
            <w:tcBorders>
              <w:top w:val="single" w:sz="3" w:space="0" w:color="000000"/>
              <w:left w:val="nil"/>
              <w:bottom w:val="nil"/>
              <w:right w:val="nil"/>
            </w:tcBorders>
          </w:tcPr>
          <w:p w14:paraId="29A56AA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49F87210"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5B3CA5E7"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40B583CE"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77B4DB06" w14:textId="77777777" w:rsidTr="00B662AB">
        <w:trPr>
          <w:trHeight w:val="384"/>
        </w:trPr>
        <w:tc>
          <w:tcPr>
            <w:tcW w:w="5857" w:type="dxa"/>
            <w:tcBorders>
              <w:top w:val="nil"/>
              <w:left w:val="nil"/>
              <w:bottom w:val="nil"/>
              <w:right w:val="nil"/>
            </w:tcBorders>
          </w:tcPr>
          <w:p w14:paraId="06A459B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A12F096"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73A49749"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C4CC1D6"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E887620" w14:textId="77777777" w:rsidTr="00B662AB">
        <w:trPr>
          <w:trHeight w:val="470"/>
        </w:trPr>
        <w:tc>
          <w:tcPr>
            <w:tcW w:w="5857" w:type="dxa"/>
            <w:tcBorders>
              <w:top w:val="nil"/>
              <w:left w:val="nil"/>
              <w:bottom w:val="single" w:sz="3" w:space="0" w:color="000000"/>
              <w:right w:val="nil"/>
            </w:tcBorders>
          </w:tcPr>
          <w:p w14:paraId="70435C6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633DCD7D"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5501130B"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254476A6"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64288FD3" w14:textId="77777777" w:rsidR="00206B10" w:rsidRDefault="00206B10">
      <w:pPr>
        <w:spacing w:line="259" w:lineRule="auto"/>
        <w:ind w:left="1076" w:right="90" w:hanging="1091"/>
        <w:rPr>
          <w:ins w:id="156" w:author="Brown,James T" w:date="2019-02-03T14:14:00Z"/>
          <w:color w:val="000000" w:themeColor="text1"/>
        </w:rPr>
      </w:pPr>
    </w:p>
    <w:p w14:paraId="03228891" w14:textId="77777777" w:rsidR="00206B10" w:rsidRDefault="00206B10">
      <w:pPr>
        <w:spacing w:line="259" w:lineRule="auto"/>
        <w:ind w:left="1076" w:right="90" w:hanging="1091"/>
        <w:rPr>
          <w:ins w:id="157" w:author="Brown,James T" w:date="2019-02-03T14:14:00Z"/>
          <w:color w:val="000000" w:themeColor="text1"/>
        </w:rPr>
      </w:pPr>
    </w:p>
    <w:p w14:paraId="5EDDE044" w14:textId="77777777" w:rsidR="00206B10" w:rsidRDefault="00206B10">
      <w:pPr>
        <w:spacing w:line="259" w:lineRule="auto"/>
        <w:ind w:left="1076" w:right="90" w:hanging="1091"/>
        <w:rPr>
          <w:ins w:id="158" w:author="Brown,James T" w:date="2019-02-03T14:14:00Z"/>
          <w:color w:val="000000" w:themeColor="text1"/>
        </w:rPr>
      </w:pPr>
    </w:p>
    <w:p w14:paraId="00F17663" w14:textId="77777777" w:rsidR="00206B10" w:rsidRDefault="00206B10">
      <w:pPr>
        <w:spacing w:line="259" w:lineRule="auto"/>
        <w:ind w:left="1076" w:right="90" w:hanging="1091"/>
        <w:rPr>
          <w:ins w:id="159" w:author="Brown,James T" w:date="2019-02-03T14:14:00Z"/>
          <w:color w:val="000000" w:themeColor="text1"/>
        </w:rPr>
      </w:pPr>
    </w:p>
    <w:p w14:paraId="4A576ABD" w14:textId="77777777" w:rsidR="00206B10" w:rsidRDefault="00206B10">
      <w:pPr>
        <w:spacing w:line="259" w:lineRule="auto"/>
        <w:ind w:left="1076" w:right="90" w:hanging="1091"/>
        <w:rPr>
          <w:ins w:id="160" w:author="Brown,James T" w:date="2019-02-03T14:14:00Z"/>
          <w:color w:val="000000" w:themeColor="text1"/>
        </w:rPr>
      </w:pPr>
    </w:p>
    <w:p w14:paraId="16A6A609" w14:textId="77777777" w:rsidR="00206B10" w:rsidRDefault="00206B10">
      <w:pPr>
        <w:spacing w:line="259" w:lineRule="auto"/>
        <w:ind w:left="1076" w:right="90" w:hanging="1091"/>
        <w:rPr>
          <w:ins w:id="161" w:author="Brown,James T" w:date="2019-02-03T14:14:00Z"/>
          <w:color w:val="000000" w:themeColor="text1"/>
        </w:rPr>
      </w:pPr>
    </w:p>
    <w:p w14:paraId="123C7041" w14:textId="77777777" w:rsidR="00206B10" w:rsidRDefault="00206B10">
      <w:pPr>
        <w:spacing w:line="259" w:lineRule="auto"/>
        <w:ind w:left="1076" w:right="90" w:hanging="1091"/>
        <w:rPr>
          <w:ins w:id="162" w:author="Brown,James T" w:date="2019-02-03T14:14:00Z"/>
          <w:color w:val="000000" w:themeColor="text1"/>
        </w:rPr>
      </w:pPr>
    </w:p>
    <w:p w14:paraId="33AB1DF1" w14:textId="77777777" w:rsidR="00206B10" w:rsidRDefault="00206B10">
      <w:pPr>
        <w:spacing w:line="259" w:lineRule="auto"/>
        <w:ind w:left="1076" w:right="90" w:hanging="1091"/>
        <w:rPr>
          <w:ins w:id="163" w:author="Brown,James T" w:date="2019-02-03T14:14:00Z"/>
          <w:color w:val="000000" w:themeColor="text1"/>
        </w:rPr>
      </w:pPr>
    </w:p>
    <w:p w14:paraId="46A88675" w14:textId="77777777" w:rsidR="00206B10" w:rsidRDefault="00206B10">
      <w:pPr>
        <w:spacing w:line="259" w:lineRule="auto"/>
        <w:ind w:left="1076" w:right="90" w:hanging="1091"/>
        <w:rPr>
          <w:ins w:id="164" w:author="Brown,James T" w:date="2019-02-03T14:14:00Z"/>
          <w:color w:val="000000" w:themeColor="text1"/>
        </w:rPr>
      </w:pPr>
    </w:p>
    <w:p w14:paraId="4A3B2386" w14:textId="77777777" w:rsidR="00206B10" w:rsidRDefault="00206B10">
      <w:pPr>
        <w:spacing w:line="259" w:lineRule="auto"/>
        <w:ind w:left="1076" w:right="90" w:hanging="1091"/>
        <w:rPr>
          <w:ins w:id="165" w:author="Brown,James T" w:date="2019-02-03T14:14:00Z"/>
          <w:color w:val="000000" w:themeColor="text1"/>
        </w:rPr>
      </w:pPr>
    </w:p>
    <w:p w14:paraId="59CEB088" w14:textId="77777777" w:rsidR="00206B10" w:rsidRDefault="00206B10">
      <w:pPr>
        <w:spacing w:line="259" w:lineRule="auto"/>
        <w:ind w:left="1076" w:right="90" w:hanging="1091"/>
        <w:rPr>
          <w:ins w:id="166" w:author="Brown,James T" w:date="2019-02-03T14:14:00Z"/>
          <w:color w:val="000000" w:themeColor="text1"/>
        </w:rPr>
      </w:pPr>
    </w:p>
    <w:p w14:paraId="69573DFA" w14:textId="77777777" w:rsidR="00206B10" w:rsidRDefault="00206B10">
      <w:pPr>
        <w:spacing w:line="259" w:lineRule="auto"/>
        <w:ind w:left="1076" w:right="90" w:hanging="1091"/>
        <w:rPr>
          <w:ins w:id="167" w:author="Brown,James T" w:date="2019-02-03T14:14:00Z"/>
          <w:color w:val="000000" w:themeColor="text1"/>
        </w:rPr>
      </w:pPr>
    </w:p>
    <w:p w14:paraId="52F1813A" w14:textId="77777777" w:rsidR="00206B10" w:rsidRDefault="00206B10">
      <w:pPr>
        <w:spacing w:line="259" w:lineRule="auto"/>
        <w:ind w:left="1076" w:right="90" w:hanging="1091"/>
        <w:rPr>
          <w:ins w:id="168" w:author="Brown,James T" w:date="2019-02-03T14:14:00Z"/>
          <w:color w:val="000000" w:themeColor="text1"/>
        </w:rPr>
      </w:pPr>
    </w:p>
    <w:p w14:paraId="15F76D02" w14:textId="77777777" w:rsidR="00206B10" w:rsidRDefault="00206B10">
      <w:pPr>
        <w:spacing w:line="259" w:lineRule="auto"/>
        <w:ind w:left="1076" w:right="90" w:hanging="1091"/>
        <w:rPr>
          <w:ins w:id="169" w:author="Brown,James T" w:date="2019-02-03T14:14:00Z"/>
          <w:color w:val="000000" w:themeColor="text1"/>
        </w:rPr>
      </w:pPr>
    </w:p>
    <w:p w14:paraId="501D9E86" w14:textId="77777777" w:rsidR="00206B10" w:rsidRDefault="00206B10">
      <w:pPr>
        <w:spacing w:line="259" w:lineRule="auto"/>
        <w:ind w:left="1076" w:right="90" w:hanging="1091"/>
        <w:rPr>
          <w:ins w:id="170" w:author="Brown,James T" w:date="2019-02-03T14:14:00Z"/>
          <w:color w:val="000000" w:themeColor="text1"/>
        </w:rPr>
      </w:pPr>
    </w:p>
    <w:p w14:paraId="1B574862" w14:textId="77777777" w:rsidR="00206B10" w:rsidRDefault="00206B10">
      <w:pPr>
        <w:spacing w:line="259" w:lineRule="auto"/>
        <w:ind w:left="1076" w:right="90" w:hanging="1091"/>
        <w:rPr>
          <w:ins w:id="171" w:author="Brown,James T" w:date="2019-02-03T14:14:00Z"/>
          <w:color w:val="000000" w:themeColor="text1"/>
        </w:rPr>
      </w:pPr>
    </w:p>
    <w:p w14:paraId="7E8098EF" w14:textId="77777777" w:rsidR="00206B10" w:rsidRDefault="00206B10">
      <w:pPr>
        <w:spacing w:line="259" w:lineRule="auto"/>
        <w:ind w:left="1076" w:right="90" w:hanging="1091"/>
        <w:rPr>
          <w:ins w:id="172" w:author="Brown,James T" w:date="2019-02-03T14:14:00Z"/>
          <w:color w:val="000000" w:themeColor="text1"/>
        </w:rPr>
      </w:pPr>
    </w:p>
    <w:p w14:paraId="26781804" w14:textId="77777777" w:rsidR="00206B10" w:rsidRDefault="00206B10">
      <w:pPr>
        <w:spacing w:line="259" w:lineRule="auto"/>
        <w:ind w:left="1076" w:right="90" w:hanging="1091"/>
        <w:rPr>
          <w:ins w:id="173" w:author="Brown,James T" w:date="2019-02-03T14:14:00Z"/>
          <w:color w:val="000000" w:themeColor="text1"/>
        </w:rPr>
      </w:pPr>
    </w:p>
    <w:p w14:paraId="683E096C" w14:textId="77777777" w:rsidR="00206B10" w:rsidRDefault="00206B10">
      <w:pPr>
        <w:spacing w:line="259" w:lineRule="auto"/>
        <w:ind w:left="1076" w:right="90" w:hanging="1091"/>
        <w:rPr>
          <w:ins w:id="174" w:author="Brown,James T" w:date="2019-02-03T14:14:00Z"/>
          <w:color w:val="000000" w:themeColor="text1"/>
        </w:rPr>
      </w:pPr>
    </w:p>
    <w:p w14:paraId="2EFC6860" w14:textId="77777777" w:rsidR="00206B10" w:rsidRDefault="00206B10">
      <w:pPr>
        <w:spacing w:line="259" w:lineRule="auto"/>
        <w:ind w:left="1076" w:right="90" w:hanging="1091"/>
        <w:rPr>
          <w:ins w:id="175" w:author="Brown,James T" w:date="2019-02-03T14:14:00Z"/>
          <w:color w:val="000000" w:themeColor="text1"/>
        </w:rPr>
      </w:pPr>
    </w:p>
    <w:p w14:paraId="243CF32F" w14:textId="77777777" w:rsidR="00206B10" w:rsidRDefault="00206B10">
      <w:pPr>
        <w:spacing w:line="259" w:lineRule="auto"/>
        <w:ind w:left="1076" w:right="90" w:hanging="1091"/>
        <w:rPr>
          <w:ins w:id="176" w:author="Brown,James T" w:date="2019-02-03T14:14:00Z"/>
          <w:color w:val="000000" w:themeColor="text1"/>
        </w:rPr>
      </w:pPr>
    </w:p>
    <w:p w14:paraId="514A106A" w14:textId="77777777" w:rsidR="00206B10" w:rsidRDefault="00206B10">
      <w:pPr>
        <w:spacing w:line="259" w:lineRule="auto"/>
        <w:ind w:left="1076" w:right="90" w:hanging="1091"/>
        <w:rPr>
          <w:ins w:id="177" w:author="Brown,James T" w:date="2019-02-03T14:14:00Z"/>
          <w:color w:val="000000" w:themeColor="text1"/>
        </w:rPr>
      </w:pPr>
    </w:p>
    <w:p w14:paraId="21649125" w14:textId="77777777" w:rsidR="00206B10" w:rsidRDefault="00206B10">
      <w:pPr>
        <w:spacing w:line="259" w:lineRule="auto"/>
        <w:ind w:left="1076" w:right="90" w:hanging="1091"/>
        <w:rPr>
          <w:ins w:id="178" w:author="Brown,James T" w:date="2019-02-03T14:14:00Z"/>
          <w:color w:val="000000" w:themeColor="text1"/>
        </w:rPr>
      </w:pPr>
    </w:p>
    <w:p w14:paraId="2A20FBBB" w14:textId="77777777" w:rsidR="00206B10" w:rsidRDefault="00206B10">
      <w:pPr>
        <w:spacing w:line="259" w:lineRule="auto"/>
        <w:ind w:left="1076" w:right="90" w:hanging="1091"/>
        <w:rPr>
          <w:ins w:id="179" w:author="Brown,James T" w:date="2019-02-03T14:14:00Z"/>
          <w:color w:val="000000" w:themeColor="text1"/>
        </w:rPr>
      </w:pPr>
    </w:p>
    <w:p w14:paraId="4E65ECC1" w14:textId="77777777" w:rsidR="00206B10" w:rsidRDefault="00206B10">
      <w:pPr>
        <w:spacing w:line="259" w:lineRule="auto"/>
        <w:ind w:left="1076" w:right="90" w:hanging="1091"/>
        <w:rPr>
          <w:ins w:id="180" w:author="Brown,James T" w:date="2019-02-03T14:14:00Z"/>
          <w:color w:val="000000" w:themeColor="text1"/>
        </w:rPr>
      </w:pPr>
    </w:p>
    <w:p w14:paraId="37388E51" w14:textId="77777777" w:rsidR="00206B10" w:rsidRDefault="00206B10">
      <w:pPr>
        <w:spacing w:line="259" w:lineRule="auto"/>
        <w:ind w:left="1076" w:right="90" w:hanging="1091"/>
        <w:rPr>
          <w:ins w:id="181" w:author="Brown,James T" w:date="2019-02-03T14:14:00Z"/>
          <w:color w:val="000000" w:themeColor="text1"/>
        </w:rPr>
      </w:pPr>
    </w:p>
    <w:p w14:paraId="0FB889FA" w14:textId="77777777" w:rsidR="00206B10" w:rsidRDefault="00206B10">
      <w:pPr>
        <w:spacing w:line="259" w:lineRule="auto"/>
        <w:ind w:left="1076" w:right="90" w:hanging="1091"/>
        <w:rPr>
          <w:ins w:id="182" w:author="Brown,James T" w:date="2019-02-03T14:14:00Z"/>
          <w:color w:val="000000" w:themeColor="text1"/>
        </w:rPr>
      </w:pPr>
    </w:p>
    <w:p w14:paraId="3591F96A" w14:textId="77777777" w:rsidR="00206B10" w:rsidRDefault="00206B10">
      <w:pPr>
        <w:spacing w:line="259" w:lineRule="auto"/>
        <w:ind w:left="1076" w:right="90" w:hanging="1091"/>
        <w:rPr>
          <w:ins w:id="183" w:author="Brown,James T" w:date="2019-02-03T14:14:00Z"/>
          <w:color w:val="000000" w:themeColor="text1"/>
        </w:rPr>
      </w:pPr>
    </w:p>
    <w:p w14:paraId="3C1A16D3" w14:textId="77777777" w:rsidR="00206B10" w:rsidRDefault="00206B10">
      <w:pPr>
        <w:spacing w:line="259" w:lineRule="auto"/>
        <w:ind w:left="1076" w:right="90" w:hanging="1091"/>
        <w:rPr>
          <w:ins w:id="184" w:author="Brown,James T" w:date="2019-02-03T14:14:00Z"/>
          <w:color w:val="000000" w:themeColor="text1"/>
        </w:rPr>
      </w:pPr>
    </w:p>
    <w:p w14:paraId="4FEA62C9" w14:textId="77777777" w:rsidR="00206B10" w:rsidRDefault="00206B10">
      <w:pPr>
        <w:spacing w:line="259" w:lineRule="auto"/>
        <w:ind w:left="1076" w:right="90" w:hanging="1091"/>
        <w:rPr>
          <w:ins w:id="185" w:author="Brown,James T" w:date="2019-02-03T14:14:00Z"/>
          <w:color w:val="000000" w:themeColor="text1"/>
        </w:rPr>
      </w:pPr>
    </w:p>
    <w:p w14:paraId="6DDC9375" w14:textId="77777777" w:rsidR="00206B10" w:rsidRDefault="00206B10">
      <w:pPr>
        <w:spacing w:line="259" w:lineRule="auto"/>
        <w:ind w:left="1076" w:right="90" w:hanging="1091"/>
        <w:rPr>
          <w:ins w:id="186" w:author="Brown,James T" w:date="2019-02-03T14:14:00Z"/>
          <w:color w:val="000000" w:themeColor="text1"/>
        </w:rPr>
      </w:pPr>
    </w:p>
    <w:p w14:paraId="4211D28F"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Table 3-</w:t>
      </w:r>
      <w:ins w:id="187" w:author="Brown,James T" w:date="2019-02-10T17:32:00Z">
        <w:r w:rsidR="00A37F0F">
          <w:rPr>
            <w:color w:val="000000" w:themeColor="text1"/>
          </w:rPr>
          <w:t>6</w:t>
        </w:r>
      </w:ins>
      <w:r w:rsidRPr="004F09C9">
        <w:rPr>
          <w:color w:val="000000" w:themeColor="text1"/>
        </w:rPr>
        <w:t xml:space="preserve">. REDUCED MODEL: Linear mixed effects model table for lean mass accumulation between long-diapause genotype and short-diapause genotype larvae in diapause programming and non-diapause conditions. Asterisks "*" indicate statistical significance, ns represents </w:t>
      </w:r>
      <w:ins w:id="188" w:author="Brown, James T." w:date="2019-02-12T11:03:00Z">
        <w:r w:rsidR="00E872D5">
          <w:rPr>
            <w:color w:val="000000" w:themeColor="text1"/>
          </w:rPr>
          <w:t>non-significant</w:t>
        </w:r>
      </w:ins>
      <w:r w:rsidRPr="004F09C9">
        <w:rPr>
          <w:color w:val="000000" w:themeColor="text1"/>
        </w:rPr>
        <w: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1FE3CFB5" w14:textId="77777777">
        <w:trPr>
          <w:trHeight w:val="374"/>
        </w:trPr>
        <w:tc>
          <w:tcPr>
            <w:tcW w:w="4909" w:type="dxa"/>
            <w:tcBorders>
              <w:top w:val="double" w:sz="3" w:space="0" w:color="000000"/>
              <w:left w:val="nil"/>
              <w:bottom w:val="single" w:sz="3" w:space="0" w:color="000000"/>
              <w:right w:val="nil"/>
            </w:tcBorders>
          </w:tcPr>
          <w:p w14:paraId="40C796E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43F43B43"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0B92470B"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05BC3256"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B6A00E5" w14:textId="77777777">
        <w:trPr>
          <w:trHeight w:val="297"/>
        </w:trPr>
        <w:tc>
          <w:tcPr>
            <w:tcW w:w="4909" w:type="dxa"/>
            <w:tcBorders>
              <w:top w:val="single" w:sz="3" w:space="0" w:color="000000"/>
              <w:left w:val="nil"/>
              <w:bottom w:val="single" w:sz="3" w:space="0" w:color="000000"/>
              <w:right w:val="nil"/>
            </w:tcBorders>
          </w:tcPr>
          <w:p w14:paraId="01A40AA8"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0D396F7B"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F7667BF"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2C76FA38" w14:textId="77777777" w:rsidR="006F58EA" w:rsidRPr="004F09C9" w:rsidRDefault="006F58EA">
            <w:pPr>
              <w:spacing w:after="160" w:line="259" w:lineRule="auto"/>
              <w:ind w:left="0" w:firstLine="0"/>
              <w:rPr>
                <w:color w:val="000000" w:themeColor="text1"/>
              </w:rPr>
            </w:pPr>
          </w:p>
        </w:tc>
      </w:tr>
      <w:tr w:rsidR="006F58EA" w:rsidRPr="004F09C9" w14:paraId="767CC401" w14:textId="77777777">
        <w:trPr>
          <w:trHeight w:val="328"/>
        </w:trPr>
        <w:tc>
          <w:tcPr>
            <w:tcW w:w="4909" w:type="dxa"/>
            <w:tcBorders>
              <w:top w:val="single" w:sz="3" w:space="0" w:color="000000"/>
              <w:left w:val="nil"/>
              <w:bottom w:val="nil"/>
              <w:right w:val="nil"/>
            </w:tcBorders>
          </w:tcPr>
          <w:p w14:paraId="5CB1472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802933C"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35D71AE5"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182FA294"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4483B9A9" w14:textId="77777777">
        <w:trPr>
          <w:trHeight w:val="494"/>
        </w:trPr>
        <w:tc>
          <w:tcPr>
            <w:tcW w:w="4909" w:type="dxa"/>
            <w:tcBorders>
              <w:top w:val="nil"/>
              <w:left w:val="nil"/>
              <w:bottom w:val="double" w:sz="3" w:space="0" w:color="000000"/>
              <w:right w:val="nil"/>
            </w:tcBorders>
          </w:tcPr>
          <w:p w14:paraId="2B785C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4370BBD6"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56E2DB68"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5807F661"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5D2C84C8" w14:textId="77777777">
        <w:trPr>
          <w:trHeight w:val="321"/>
        </w:trPr>
        <w:tc>
          <w:tcPr>
            <w:tcW w:w="4909" w:type="dxa"/>
            <w:tcBorders>
              <w:top w:val="double" w:sz="3" w:space="0" w:color="000000"/>
              <w:left w:val="nil"/>
              <w:bottom w:val="single" w:sz="3" w:space="0" w:color="000000"/>
              <w:right w:val="nil"/>
            </w:tcBorders>
          </w:tcPr>
          <w:p w14:paraId="0C765AB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3383F66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8909CEA"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E0B280" w14:textId="77777777" w:rsidR="006F58EA" w:rsidRPr="004F09C9" w:rsidRDefault="006F58EA">
            <w:pPr>
              <w:spacing w:after="160" w:line="259" w:lineRule="auto"/>
              <w:ind w:left="0" w:firstLine="0"/>
              <w:rPr>
                <w:color w:val="000000" w:themeColor="text1"/>
              </w:rPr>
            </w:pPr>
          </w:p>
        </w:tc>
      </w:tr>
      <w:tr w:rsidR="006F58EA" w:rsidRPr="004F09C9" w14:paraId="4DF80C6E" w14:textId="77777777">
        <w:trPr>
          <w:trHeight w:val="340"/>
        </w:trPr>
        <w:tc>
          <w:tcPr>
            <w:tcW w:w="4909" w:type="dxa"/>
            <w:tcBorders>
              <w:top w:val="single" w:sz="3" w:space="0" w:color="000000"/>
              <w:left w:val="nil"/>
              <w:bottom w:val="nil"/>
              <w:right w:val="nil"/>
            </w:tcBorders>
          </w:tcPr>
          <w:p w14:paraId="0FEED3E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84450A8"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4FD73404"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0DF3686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BF5A1C8" w14:textId="77777777">
        <w:trPr>
          <w:trHeight w:val="458"/>
        </w:trPr>
        <w:tc>
          <w:tcPr>
            <w:tcW w:w="4909" w:type="dxa"/>
            <w:tcBorders>
              <w:top w:val="nil"/>
              <w:left w:val="nil"/>
              <w:bottom w:val="single" w:sz="3" w:space="0" w:color="000000"/>
              <w:right w:val="nil"/>
            </w:tcBorders>
          </w:tcPr>
          <w:p w14:paraId="4001C4D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1EE8F64C"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6A3D900F"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56CC701B"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194C7E07" w14:textId="77777777" w:rsidR="00D27C9E" w:rsidRPr="004F09C9" w:rsidRDefault="00D27C9E">
      <w:pPr>
        <w:spacing w:line="259" w:lineRule="auto"/>
        <w:ind w:left="1076" w:right="90" w:hanging="1091"/>
        <w:rPr>
          <w:color w:val="000000" w:themeColor="text1"/>
        </w:rPr>
      </w:pPr>
    </w:p>
    <w:p w14:paraId="268B9C80" w14:textId="77777777" w:rsidR="00D27C9E" w:rsidRDefault="00D27C9E">
      <w:pPr>
        <w:spacing w:line="259" w:lineRule="auto"/>
        <w:ind w:left="1076" w:right="90" w:hanging="1091"/>
        <w:rPr>
          <w:ins w:id="189" w:author="Brown,James T" w:date="2019-02-03T14:15:00Z"/>
          <w:color w:val="000000" w:themeColor="text1"/>
        </w:rPr>
      </w:pPr>
    </w:p>
    <w:p w14:paraId="54FF98B1" w14:textId="77777777" w:rsidR="00206B10" w:rsidRDefault="00206B10">
      <w:pPr>
        <w:spacing w:line="259" w:lineRule="auto"/>
        <w:ind w:left="1076" w:right="90" w:hanging="1091"/>
        <w:rPr>
          <w:ins w:id="190" w:author="Brown,James T" w:date="2019-02-03T14:15:00Z"/>
          <w:color w:val="000000" w:themeColor="text1"/>
        </w:rPr>
      </w:pPr>
    </w:p>
    <w:p w14:paraId="6C918EFF" w14:textId="77777777" w:rsidR="00206B10" w:rsidRDefault="00206B10">
      <w:pPr>
        <w:spacing w:line="259" w:lineRule="auto"/>
        <w:ind w:left="1076" w:right="90" w:hanging="1091"/>
        <w:rPr>
          <w:ins w:id="191" w:author="Brown,James T" w:date="2019-02-03T14:15:00Z"/>
          <w:color w:val="000000" w:themeColor="text1"/>
        </w:rPr>
      </w:pPr>
    </w:p>
    <w:p w14:paraId="2727BE88" w14:textId="77777777" w:rsidR="00206B10" w:rsidRDefault="00206B10">
      <w:pPr>
        <w:spacing w:line="259" w:lineRule="auto"/>
        <w:ind w:left="1076" w:right="90" w:hanging="1091"/>
        <w:rPr>
          <w:ins w:id="192" w:author="Brown,James T" w:date="2019-02-03T14:15:00Z"/>
          <w:color w:val="000000" w:themeColor="text1"/>
        </w:rPr>
      </w:pPr>
    </w:p>
    <w:p w14:paraId="3AC51E7B" w14:textId="77777777" w:rsidR="00206B10" w:rsidRDefault="00206B10">
      <w:pPr>
        <w:spacing w:line="259" w:lineRule="auto"/>
        <w:ind w:left="1076" w:right="90" w:hanging="1091"/>
        <w:rPr>
          <w:ins w:id="193" w:author="Brown,James T" w:date="2019-02-03T14:15:00Z"/>
          <w:color w:val="000000" w:themeColor="text1"/>
        </w:rPr>
      </w:pPr>
    </w:p>
    <w:p w14:paraId="372F1B91" w14:textId="77777777" w:rsidR="00206B10" w:rsidRDefault="00206B10">
      <w:pPr>
        <w:spacing w:line="259" w:lineRule="auto"/>
        <w:ind w:left="1076" w:right="90" w:hanging="1091"/>
        <w:rPr>
          <w:ins w:id="194" w:author="Brown,James T" w:date="2019-02-03T14:15:00Z"/>
          <w:color w:val="000000" w:themeColor="text1"/>
        </w:rPr>
      </w:pPr>
    </w:p>
    <w:p w14:paraId="25415D13" w14:textId="77777777" w:rsidR="00206B10" w:rsidRDefault="00206B10">
      <w:pPr>
        <w:spacing w:line="259" w:lineRule="auto"/>
        <w:ind w:left="1076" w:right="90" w:hanging="1091"/>
        <w:rPr>
          <w:ins w:id="195" w:author="Brown,James T" w:date="2019-02-03T14:15:00Z"/>
          <w:color w:val="000000" w:themeColor="text1"/>
        </w:rPr>
      </w:pPr>
    </w:p>
    <w:p w14:paraId="579C5BBF" w14:textId="77777777" w:rsidR="00206B10" w:rsidRDefault="00206B10">
      <w:pPr>
        <w:spacing w:line="259" w:lineRule="auto"/>
        <w:ind w:left="1076" w:right="90" w:hanging="1091"/>
        <w:rPr>
          <w:ins w:id="196" w:author="Brown,James T" w:date="2019-02-03T14:15:00Z"/>
          <w:color w:val="000000" w:themeColor="text1"/>
        </w:rPr>
      </w:pPr>
    </w:p>
    <w:p w14:paraId="247890EB" w14:textId="77777777" w:rsidR="00206B10" w:rsidRPr="004F09C9" w:rsidRDefault="00206B10">
      <w:pPr>
        <w:spacing w:line="259" w:lineRule="auto"/>
        <w:ind w:left="1076" w:right="90" w:hanging="1091"/>
        <w:rPr>
          <w:color w:val="000000" w:themeColor="text1"/>
        </w:rPr>
      </w:pPr>
    </w:p>
    <w:p w14:paraId="405C5BBE"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197" w:author="Brown,James T" w:date="2019-02-10T17:33:00Z">
        <w:r w:rsidR="00C34FA8">
          <w:rPr>
            <w:color w:val="000000" w:themeColor="text1"/>
          </w:rPr>
          <w:t>7</w:t>
        </w:r>
      </w:ins>
      <w:r w:rsidRPr="004F09C9">
        <w:rPr>
          <w:color w:val="000000" w:themeColor="text1"/>
        </w:rPr>
        <w:t xml:space="preserve">. REDUCED MODEL: Linear mixed effects model table for lipid mass accumulation between long-diapause genotype and short-diapause genotype larvae in diapause programming and non-diapause conditions. Asterisks "*" indicate statistical significance, ns represents </w:t>
      </w:r>
      <w:ins w:id="198" w:author="Brown, James T." w:date="2019-02-12T11:03:00Z">
        <w:r w:rsidR="00E872D5">
          <w:rPr>
            <w:color w:val="000000" w:themeColor="text1"/>
          </w:rPr>
          <w:t>non-significant</w:t>
        </w:r>
      </w:ins>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6DD087F9" w14:textId="77777777">
        <w:trPr>
          <w:trHeight w:val="374"/>
        </w:trPr>
        <w:tc>
          <w:tcPr>
            <w:tcW w:w="4923" w:type="dxa"/>
            <w:tcBorders>
              <w:top w:val="double" w:sz="3" w:space="0" w:color="000000"/>
              <w:left w:val="nil"/>
              <w:bottom w:val="single" w:sz="3" w:space="0" w:color="000000"/>
              <w:right w:val="nil"/>
            </w:tcBorders>
          </w:tcPr>
          <w:p w14:paraId="32384FB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35578C41"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7AAC72D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44BEFBD9"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1CE49AA6" w14:textId="77777777">
        <w:trPr>
          <w:trHeight w:val="297"/>
        </w:trPr>
        <w:tc>
          <w:tcPr>
            <w:tcW w:w="4923" w:type="dxa"/>
            <w:tcBorders>
              <w:top w:val="single" w:sz="3" w:space="0" w:color="000000"/>
              <w:left w:val="nil"/>
              <w:bottom w:val="single" w:sz="3" w:space="0" w:color="000000"/>
              <w:right w:val="nil"/>
            </w:tcBorders>
          </w:tcPr>
          <w:p w14:paraId="73FD5AFB"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59985561"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4410505E"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0E7EFBA" w14:textId="77777777" w:rsidR="006F58EA" w:rsidRPr="004F09C9" w:rsidRDefault="006F58EA">
            <w:pPr>
              <w:spacing w:after="160" w:line="259" w:lineRule="auto"/>
              <w:ind w:left="0" w:firstLine="0"/>
              <w:rPr>
                <w:color w:val="000000" w:themeColor="text1"/>
              </w:rPr>
            </w:pPr>
          </w:p>
        </w:tc>
      </w:tr>
      <w:tr w:rsidR="006F58EA" w:rsidRPr="004F09C9" w14:paraId="4852B66F" w14:textId="77777777">
        <w:trPr>
          <w:trHeight w:val="340"/>
        </w:trPr>
        <w:tc>
          <w:tcPr>
            <w:tcW w:w="4923" w:type="dxa"/>
            <w:tcBorders>
              <w:top w:val="single" w:sz="3" w:space="0" w:color="000000"/>
              <w:left w:val="nil"/>
              <w:bottom w:val="nil"/>
              <w:right w:val="nil"/>
            </w:tcBorders>
          </w:tcPr>
          <w:p w14:paraId="090D914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6889E78A"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0D84882E"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30690788"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2D1F7BF1" w14:textId="77777777">
        <w:trPr>
          <w:trHeight w:val="482"/>
        </w:trPr>
        <w:tc>
          <w:tcPr>
            <w:tcW w:w="4923" w:type="dxa"/>
            <w:tcBorders>
              <w:top w:val="nil"/>
              <w:left w:val="nil"/>
              <w:bottom w:val="double" w:sz="3" w:space="0" w:color="000000"/>
              <w:right w:val="nil"/>
            </w:tcBorders>
          </w:tcPr>
          <w:p w14:paraId="282DABD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7B267068"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0CB3380D"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5279FE59"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02EECB8A" w14:textId="77777777">
        <w:trPr>
          <w:trHeight w:val="321"/>
        </w:trPr>
        <w:tc>
          <w:tcPr>
            <w:tcW w:w="4923" w:type="dxa"/>
            <w:tcBorders>
              <w:top w:val="double" w:sz="3" w:space="0" w:color="000000"/>
              <w:left w:val="nil"/>
              <w:bottom w:val="single" w:sz="3" w:space="0" w:color="000000"/>
              <w:right w:val="nil"/>
            </w:tcBorders>
          </w:tcPr>
          <w:p w14:paraId="2BE29DB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2FC8AB01"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0550A13"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9704409" w14:textId="77777777" w:rsidR="006F58EA" w:rsidRPr="004F09C9" w:rsidRDefault="006F58EA">
            <w:pPr>
              <w:spacing w:after="160" w:line="259" w:lineRule="auto"/>
              <w:ind w:left="0" w:firstLine="0"/>
              <w:rPr>
                <w:color w:val="000000" w:themeColor="text1"/>
              </w:rPr>
            </w:pPr>
          </w:p>
        </w:tc>
      </w:tr>
      <w:tr w:rsidR="006F58EA" w:rsidRPr="004F09C9" w14:paraId="62BC28A9" w14:textId="77777777">
        <w:trPr>
          <w:trHeight w:val="340"/>
        </w:trPr>
        <w:tc>
          <w:tcPr>
            <w:tcW w:w="4923" w:type="dxa"/>
            <w:tcBorders>
              <w:top w:val="single" w:sz="3" w:space="0" w:color="000000"/>
              <w:left w:val="nil"/>
              <w:bottom w:val="nil"/>
              <w:right w:val="nil"/>
            </w:tcBorders>
          </w:tcPr>
          <w:p w14:paraId="1E031E7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8B37618"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17C66B89"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32182124"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7B0D69C" w14:textId="77777777">
        <w:trPr>
          <w:trHeight w:val="458"/>
        </w:trPr>
        <w:tc>
          <w:tcPr>
            <w:tcW w:w="4923" w:type="dxa"/>
            <w:tcBorders>
              <w:top w:val="nil"/>
              <w:left w:val="nil"/>
              <w:bottom w:val="single" w:sz="3" w:space="0" w:color="000000"/>
              <w:right w:val="nil"/>
            </w:tcBorders>
          </w:tcPr>
          <w:p w14:paraId="6770B94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6A80C97C"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69BE7B14"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4B8490B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1625EA81" w14:textId="77777777" w:rsidR="00D27C9E" w:rsidRPr="004F09C9" w:rsidRDefault="00D27C9E">
      <w:pPr>
        <w:spacing w:line="259" w:lineRule="auto"/>
        <w:ind w:left="-5" w:right="90"/>
        <w:rPr>
          <w:color w:val="000000" w:themeColor="text1"/>
        </w:rPr>
      </w:pPr>
    </w:p>
    <w:p w14:paraId="47A20372" w14:textId="77777777" w:rsidR="00D27C9E" w:rsidRPr="004F09C9" w:rsidRDefault="00D27C9E">
      <w:pPr>
        <w:spacing w:line="259" w:lineRule="auto"/>
        <w:ind w:left="-5" w:right="90"/>
        <w:rPr>
          <w:color w:val="000000" w:themeColor="text1"/>
        </w:rPr>
      </w:pPr>
    </w:p>
    <w:p w14:paraId="2D6B092D" w14:textId="77777777" w:rsidR="00D27C9E" w:rsidRPr="004F09C9" w:rsidRDefault="00D27C9E">
      <w:pPr>
        <w:spacing w:line="259" w:lineRule="auto"/>
        <w:ind w:left="-5" w:right="90"/>
        <w:rPr>
          <w:color w:val="000000" w:themeColor="text1"/>
        </w:rPr>
      </w:pPr>
    </w:p>
    <w:p w14:paraId="7E4BD83D" w14:textId="77777777" w:rsidR="00D27C9E" w:rsidRPr="004F09C9" w:rsidRDefault="00D27C9E">
      <w:pPr>
        <w:spacing w:line="259" w:lineRule="auto"/>
        <w:ind w:left="-5" w:right="90"/>
        <w:rPr>
          <w:color w:val="000000" w:themeColor="text1"/>
        </w:rPr>
      </w:pPr>
    </w:p>
    <w:p w14:paraId="3EB394A5" w14:textId="77777777" w:rsidR="00D27C9E" w:rsidRPr="004F09C9" w:rsidRDefault="00D27C9E">
      <w:pPr>
        <w:spacing w:line="259" w:lineRule="auto"/>
        <w:ind w:left="-5" w:right="90"/>
        <w:rPr>
          <w:color w:val="000000" w:themeColor="text1"/>
        </w:rPr>
      </w:pPr>
    </w:p>
    <w:p w14:paraId="0A5A5AC8" w14:textId="77777777" w:rsidR="00D27C9E" w:rsidRPr="004F09C9" w:rsidRDefault="00D27C9E">
      <w:pPr>
        <w:spacing w:line="259" w:lineRule="auto"/>
        <w:ind w:left="-5" w:right="90"/>
        <w:rPr>
          <w:color w:val="000000" w:themeColor="text1"/>
        </w:rPr>
      </w:pPr>
    </w:p>
    <w:p w14:paraId="47596028" w14:textId="77777777" w:rsidR="00D27C9E" w:rsidRPr="004F09C9" w:rsidRDefault="00D27C9E">
      <w:pPr>
        <w:spacing w:line="259" w:lineRule="auto"/>
        <w:ind w:left="-5" w:right="90"/>
        <w:rPr>
          <w:color w:val="000000" w:themeColor="text1"/>
        </w:rPr>
      </w:pPr>
    </w:p>
    <w:p w14:paraId="4ACAAC88" w14:textId="77777777" w:rsidR="00D27C9E" w:rsidRPr="004F09C9" w:rsidRDefault="00D27C9E">
      <w:pPr>
        <w:spacing w:line="259" w:lineRule="auto"/>
        <w:ind w:left="-5" w:right="90"/>
        <w:rPr>
          <w:color w:val="000000" w:themeColor="text1"/>
        </w:rPr>
      </w:pPr>
    </w:p>
    <w:p w14:paraId="5C49BA9E" w14:textId="77777777" w:rsidR="00D27C9E" w:rsidRPr="004F09C9" w:rsidRDefault="00D27C9E">
      <w:pPr>
        <w:spacing w:line="259" w:lineRule="auto"/>
        <w:ind w:left="-5" w:right="90"/>
        <w:rPr>
          <w:color w:val="000000" w:themeColor="text1"/>
        </w:rPr>
      </w:pPr>
    </w:p>
    <w:p w14:paraId="138917BE" w14:textId="77777777" w:rsidR="00D27C9E" w:rsidRPr="004F09C9" w:rsidRDefault="00D27C9E">
      <w:pPr>
        <w:spacing w:line="259" w:lineRule="auto"/>
        <w:ind w:left="-5" w:right="90"/>
        <w:rPr>
          <w:color w:val="000000" w:themeColor="text1"/>
        </w:rPr>
      </w:pPr>
    </w:p>
    <w:p w14:paraId="0D608D6C"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199" w:author="Brown,James T" w:date="2019-02-10T17:34:00Z">
        <w:r w:rsidR="00C34FA8">
          <w:rPr>
            <w:color w:val="000000" w:themeColor="text1"/>
          </w:rPr>
          <w:t>8</w:t>
        </w:r>
      </w:ins>
      <w:r w:rsidRPr="004F09C9">
        <w:rPr>
          <w:color w:val="000000" w:themeColor="text1"/>
        </w:rPr>
        <w:t xml:space="preserve">. REDUCED MODEL: Linear mixed effects model for lean mass depletion between long-diapause and short-diapause genotypes, among long-diapause genotype larvae, and among short-diapause genotype larvae during diapause. Asterisks "*" indicate statistical significance, ns represents </w:t>
      </w:r>
      <w:ins w:id="200" w:author="Brown, James T." w:date="2019-02-12T11:03:00Z">
        <w:r w:rsidR="00E872D5">
          <w:rPr>
            <w:color w:val="000000" w:themeColor="text1"/>
          </w:rPr>
          <w:t>non-significant</w:t>
        </w:r>
      </w:ins>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13CA0C1E" w14:textId="77777777">
        <w:trPr>
          <w:trHeight w:val="374"/>
        </w:trPr>
        <w:tc>
          <w:tcPr>
            <w:tcW w:w="5274" w:type="dxa"/>
            <w:tcBorders>
              <w:top w:val="double" w:sz="3" w:space="0" w:color="000000"/>
              <w:left w:val="nil"/>
              <w:bottom w:val="single" w:sz="3" w:space="0" w:color="000000"/>
              <w:right w:val="nil"/>
            </w:tcBorders>
          </w:tcPr>
          <w:p w14:paraId="4C1E20F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3AE31DBD"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35F8A11F"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1E49E45A"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06B1D5D3" w14:textId="77777777">
        <w:trPr>
          <w:trHeight w:val="297"/>
        </w:trPr>
        <w:tc>
          <w:tcPr>
            <w:tcW w:w="5274" w:type="dxa"/>
            <w:tcBorders>
              <w:top w:val="single" w:sz="3" w:space="0" w:color="000000"/>
              <w:left w:val="nil"/>
              <w:bottom w:val="single" w:sz="3" w:space="0" w:color="000000"/>
              <w:right w:val="nil"/>
            </w:tcBorders>
          </w:tcPr>
          <w:p w14:paraId="493F8FF3"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268227D5"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A3EE5F3"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0A0897BD" w14:textId="77777777" w:rsidR="006F58EA" w:rsidRPr="004F09C9" w:rsidRDefault="006F58EA">
            <w:pPr>
              <w:spacing w:after="160" w:line="259" w:lineRule="auto"/>
              <w:ind w:left="0" w:firstLine="0"/>
              <w:rPr>
                <w:color w:val="000000" w:themeColor="text1"/>
              </w:rPr>
            </w:pPr>
          </w:p>
        </w:tc>
      </w:tr>
      <w:tr w:rsidR="006F58EA" w:rsidRPr="004F09C9" w14:paraId="42647351" w14:textId="77777777">
        <w:trPr>
          <w:trHeight w:val="328"/>
        </w:trPr>
        <w:tc>
          <w:tcPr>
            <w:tcW w:w="5274" w:type="dxa"/>
            <w:tcBorders>
              <w:top w:val="single" w:sz="3" w:space="0" w:color="000000"/>
              <w:left w:val="nil"/>
              <w:bottom w:val="nil"/>
              <w:right w:val="nil"/>
            </w:tcBorders>
          </w:tcPr>
          <w:p w14:paraId="6F64C0E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749B2DE"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315FAAD1"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3E28E84C"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1CEAB530" w14:textId="77777777">
        <w:trPr>
          <w:trHeight w:val="395"/>
        </w:trPr>
        <w:tc>
          <w:tcPr>
            <w:tcW w:w="5274" w:type="dxa"/>
            <w:tcBorders>
              <w:top w:val="nil"/>
              <w:left w:val="nil"/>
              <w:bottom w:val="nil"/>
              <w:right w:val="nil"/>
            </w:tcBorders>
          </w:tcPr>
          <w:p w14:paraId="22A8BDC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3E8421A0"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6E0ADDC6"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31EAEF4A"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1BF79930" w14:textId="77777777">
        <w:trPr>
          <w:trHeight w:val="395"/>
        </w:trPr>
        <w:tc>
          <w:tcPr>
            <w:tcW w:w="5274" w:type="dxa"/>
            <w:tcBorders>
              <w:top w:val="nil"/>
              <w:left w:val="nil"/>
              <w:bottom w:val="nil"/>
              <w:right w:val="nil"/>
            </w:tcBorders>
          </w:tcPr>
          <w:p w14:paraId="7335BAF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F528F56"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4D51CEF4"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567D3218"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16C926C1" w14:textId="77777777">
        <w:trPr>
          <w:trHeight w:val="494"/>
        </w:trPr>
        <w:tc>
          <w:tcPr>
            <w:tcW w:w="5274" w:type="dxa"/>
            <w:tcBorders>
              <w:top w:val="nil"/>
              <w:left w:val="nil"/>
              <w:bottom w:val="double" w:sz="3" w:space="0" w:color="000000"/>
              <w:right w:val="nil"/>
            </w:tcBorders>
          </w:tcPr>
          <w:p w14:paraId="04BC917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51246F12"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7DC5E944"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2C92CCD7"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397C1F1A" w14:textId="77777777">
        <w:trPr>
          <w:trHeight w:val="72"/>
        </w:trPr>
        <w:tc>
          <w:tcPr>
            <w:tcW w:w="5274" w:type="dxa"/>
            <w:tcBorders>
              <w:top w:val="double" w:sz="3" w:space="0" w:color="000000"/>
              <w:left w:val="nil"/>
              <w:bottom w:val="single" w:sz="3" w:space="0" w:color="000000"/>
              <w:right w:val="nil"/>
            </w:tcBorders>
          </w:tcPr>
          <w:p w14:paraId="3DE07B00"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67DB9460"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DD81DDC"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16FE6BD9" w14:textId="77777777" w:rsidR="006F58EA" w:rsidRPr="004F09C9" w:rsidRDefault="006F58EA">
            <w:pPr>
              <w:spacing w:after="160" w:line="259" w:lineRule="auto"/>
              <w:ind w:left="0" w:firstLine="0"/>
              <w:rPr>
                <w:color w:val="000000" w:themeColor="text1"/>
              </w:rPr>
            </w:pPr>
          </w:p>
        </w:tc>
      </w:tr>
      <w:tr w:rsidR="006F58EA" w:rsidRPr="004F09C9" w14:paraId="0698BB6A" w14:textId="77777777">
        <w:trPr>
          <w:trHeight w:val="297"/>
        </w:trPr>
        <w:tc>
          <w:tcPr>
            <w:tcW w:w="5274" w:type="dxa"/>
            <w:tcBorders>
              <w:top w:val="single" w:sz="3" w:space="0" w:color="000000"/>
              <w:left w:val="nil"/>
              <w:bottom w:val="single" w:sz="3" w:space="0" w:color="000000"/>
              <w:right w:val="nil"/>
            </w:tcBorders>
          </w:tcPr>
          <w:p w14:paraId="69C1F5EB"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51043188"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28ECFD3C"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26BB9D92" w14:textId="77777777" w:rsidR="006F58EA" w:rsidRPr="004F09C9" w:rsidRDefault="006F58EA">
            <w:pPr>
              <w:spacing w:after="160" w:line="259" w:lineRule="auto"/>
              <w:ind w:left="0" w:firstLine="0"/>
              <w:rPr>
                <w:color w:val="000000" w:themeColor="text1"/>
              </w:rPr>
            </w:pPr>
          </w:p>
        </w:tc>
      </w:tr>
      <w:tr w:rsidR="006F58EA" w:rsidRPr="004F09C9" w14:paraId="776CFFE0" w14:textId="77777777">
        <w:trPr>
          <w:trHeight w:val="328"/>
        </w:trPr>
        <w:tc>
          <w:tcPr>
            <w:tcW w:w="5274" w:type="dxa"/>
            <w:tcBorders>
              <w:top w:val="single" w:sz="3" w:space="0" w:color="000000"/>
              <w:left w:val="nil"/>
              <w:bottom w:val="nil"/>
              <w:right w:val="nil"/>
            </w:tcBorders>
          </w:tcPr>
          <w:p w14:paraId="2C5A8F0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292DB7E4"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59F47015"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117CAFB2"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6A27EB6D" w14:textId="77777777">
        <w:trPr>
          <w:trHeight w:val="395"/>
        </w:trPr>
        <w:tc>
          <w:tcPr>
            <w:tcW w:w="5274" w:type="dxa"/>
            <w:tcBorders>
              <w:top w:val="nil"/>
              <w:left w:val="nil"/>
              <w:bottom w:val="nil"/>
              <w:right w:val="nil"/>
            </w:tcBorders>
          </w:tcPr>
          <w:p w14:paraId="2BA127C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07F598D"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09B5DC7"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33694FD2"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649A2B84" w14:textId="77777777">
        <w:trPr>
          <w:trHeight w:val="494"/>
        </w:trPr>
        <w:tc>
          <w:tcPr>
            <w:tcW w:w="5274" w:type="dxa"/>
            <w:tcBorders>
              <w:top w:val="nil"/>
              <w:left w:val="nil"/>
              <w:bottom w:val="double" w:sz="3" w:space="0" w:color="000000"/>
              <w:right w:val="nil"/>
            </w:tcBorders>
          </w:tcPr>
          <w:p w14:paraId="187FA10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73511049"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07EAA7B3"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50303626"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7BCC376B" w14:textId="77777777">
        <w:trPr>
          <w:trHeight w:val="321"/>
        </w:trPr>
        <w:tc>
          <w:tcPr>
            <w:tcW w:w="5274" w:type="dxa"/>
            <w:tcBorders>
              <w:top w:val="double" w:sz="3" w:space="0" w:color="000000"/>
              <w:left w:val="nil"/>
              <w:bottom w:val="single" w:sz="3" w:space="0" w:color="000000"/>
              <w:right w:val="nil"/>
            </w:tcBorders>
          </w:tcPr>
          <w:p w14:paraId="09844D62"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339967B1"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F2BC8E5"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6DC6B9A1" w14:textId="77777777" w:rsidR="006F58EA" w:rsidRPr="004F09C9" w:rsidRDefault="006F58EA">
            <w:pPr>
              <w:spacing w:after="160" w:line="259" w:lineRule="auto"/>
              <w:ind w:left="0" w:firstLine="0"/>
              <w:rPr>
                <w:color w:val="000000" w:themeColor="text1"/>
              </w:rPr>
            </w:pPr>
          </w:p>
        </w:tc>
      </w:tr>
      <w:tr w:rsidR="006F58EA" w:rsidRPr="004F09C9" w14:paraId="004ED73E" w14:textId="77777777">
        <w:trPr>
          <w:trHeight w:val="328"/>
        </w:trPr>
        <w:tc>
          <w:tcPr>
            <w:tcW w:w="5274" w:type="dxa"/>
            <w:tcBorders>
              <w:top w:val="single" w:sz="3" w:space="0" w:color="000000"/>
              <w:left w:val="nil"/>
              <w:bottom w:val="nil"/>
              <w:right w:val="nil"/>
            </w:tcBorders>
          </w:tcPr>
          <w:p w14:paraId="6476ED4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417A45F7"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0ADAE7E8"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0AFF5439"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14E11A3D" w14:textId="77777777">
        <w:trPr>
          <w:trHeight w:val="395"/>
        </w:trPr>
        <w:tc>
          <w:tcPr>
            <w:tcW w:w="5274" w:type="dxa"/>
            <w:tcBorders>
              <w:top w:val="nil"/>
              <w:left w:val="nil"/>
              <w:bottom w:val="nil"/>
              <w:right w:val="nil"/>
            </w:tcBorders>
          </w:tcPr>
          <w:p w14:paraId="6BA4126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1062F20F"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3EECD5E2"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1ED60DEE"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7749F113" w14:textId="77777777">
        <w:trPr>
          <w:trHeight w:val="470"/>
        </w:trPr>
        <w:tc>
          <w:tcPr>
            <w:tcW w:w="5274" w:type="dxa"/>
            <w:tcBorders>
              <w:top w:val="nil"/>
              <w:left w:val="nil"/>
              <w:bottom w:val="single" w:sz="3" w:space="0" w:color="000000"/>
              <w:right w:val="nil"/>
            </w:tcBorders>
          </w:tcPr>
          <w:p w14:paraId="1AB8412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29A8F281"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516BF735"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35F79CDF"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6AB24C7A" w14:textId="77777777" w:rsidR="00D27C9E" w:rsidRPr="004F09C9" w:rsidRDefault="00D27C9E">
      <w:pPr>
        <w:spacing w:line="259" w:lineRule="auto"/>
        <w:ind w:left="1076" w:right="90" w:hanging="1091"/>
        <w:rPr>
          <w:color w:val="000000" w:themeColor="text1"/>
        </w:rPr>
      </w:pPr>
    </w:p>
    <w:p w14:paraId="552CD7C9" w14:textId="77777777" w:rsidR="00D27C9E" w:rsidRPr="004F09C9" w:rsidRDefault="00D27C9E">
      <w:pPr>
        <w:spacing w:line="259" w:lineRule="auto"/>
        <w:ind w:left="1076" w:right="90" w:hanging="1091"/>
        <w:rPr>
          <w:color w:val="000000" w:themeColor="text1"/>
        </w:rPr>
      </w:pPr>
    </w:p>
    <w:p w14:paraId="345F1057" w14:textId="77777777" w:rsidR="00D27C9E" w:rsidRDefault="00D27C9E">
      <w:pPr>
        <w:spacing w:line="259" w:lineRule="auto"/>
        <w:ind w:left="1076" w:right="90" w:hanging="1091"/>
        <w:rPr>
          <w:ins w:id="201" w:author="Brown,James T" w:date="2019-02-10T17:35:00Z"/>
          <w:color w:val="000000" w:themeColor="text1"/>
        </w:rPr>
      </w:pPr>
    </w:p>
    <w:p w14:paraId="3E0296AC" w14:textId="77777777" w:rsidR="00C34FA8" w:rsidRDefault="00C34FA8">
      <w:pPr>
        <w:spacing w:line="259" w:lineRule="auto"/>
        <w:ind w:left="1076" w:right="90" w:hanging="1091"/>
        <w:rPr>
          <w:ins w:id="202" w:author="Brown,James T" w:date="2019-02-10T17:35:00Z"/>
          <w:color w:val="000000" w:themeColor="text1"/>
        </w:rPr>
      </w:pPr>
    </w:p>
    <w:p w14:paraId="045B1FC0" w14:textId="77777777" w:rsidR="00C34FA8" w:rsidRDefault="00C34FA8">
      <w:pPr>
        <w:spacing w:line="259" w:lineRule="auto"/>
        <w:ind w:left="1076" w:right="90" w:hanging="1091"/>
        <w:rPr>
          <w:ins w:id="203" w:author="Brown,James T" w:date="2019-02-10T17:35:00Z"/>
          <w:color w:val="000000" w:themeColor="text1"/>
        </w:rPr>
      </w:pPr>
    </w:p>
    <w:p w14:paraId="36DDC55E" w14:textId="77777777" w:rsidR="00C34FA8" w:rsidRDefault="00C34FA8">
      <w:pPr>
        <w:spacing w:line="259" w:lineRule="auto"/>
        <w:ind w:left="1076" w:right="90" w:hanging="1091"/>
        <w:rPr>
          <w:ins w:id="204" w:author="Brown,James T" w:date="2019-02-10T17:35:00Z"/>
          <w:color w:val="000000" w:themeColor="text1"/>
        </w:rPr>
      </w:pPr>
    </w:p>
    <w:p w14:paraId="74E97EF6" w14:textId="77777777" w:rsidR="00C34FA8" w:rsidRPr="004F09C9" w:rsidRDefault="00C34FA8">
      <w:pPr>
        <w:spacing w:line="259" w:lineRule="auto"/>
        <w:ind w:left="1076" w:right="90" w:hanging="1091"/>
        <w:rPr>
          <w:color w:val="000000" w:themeColor="text1"/>
        </w:rPr>
      </w:pPr>
    </w:p>
    <w:p w14:paraId="3CB89F13" w14:textId="77777777" w:rsidR="00D27C9E" w:rsidRPr="004F09C9" w:rsidRDefault="00D27C9E">
      <w:pPr>
        <w:spacing w:line="259" w:lineRule="auto"/>
        <w:ind w:left="1076" w:right="90" w:hanging="1091"/>
        <w:rPr>
          <w:color w:val="000000" w:themeColor="text1"/>
        </w:rPr>
      </w:pPr>
    </w:p>
    <w:p w14:paraId="11BB718C" w14:textId="77777777" w:rsidR="00D27C9E" w:rsidRPr="004F09C9" w:rsidRDefault="00D27C9E">
      <w:pPr>
        <w:spacing w:line="259" w:lineRule="auto"/>
        <w:ind w:left="1076" w:right="90" w:hanging="1091"/>
        <w:rPr>
          <w:color w:val="000000" w:themeColor="text1"/>
        </w:rPr>
      </w:pPr>
    </w:p>
    <w:p w14:paraId="5EFFD2F0" w14:textId="77777777" w:rsidR="00D27C9E" w:rsidRPr="004F09C9" w:rsidRDefault="00D27C9E">
      <w:pPr>
        <w:spacing w:line="259" w:lineRule="auto"/>
        <w:ind w:left="1076" w:right="90" w:hanging="1091"/>
        <w:rPr>
          <w:color w:val="000000" w:themeColor="text1"/>
        </w:rPr>
      </w:pPr>
    </w:p>
    <w:p w14:paraId="174C1B2E"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 xml:space="preserve">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ins w:id="205" w:author="Brown, James T." w:date="2019-02-12T11:03:00Z">
        <w:r w:rsidR="00E872D5">
          <w:rPr>
            <w:color w:val="000000" w:themeColor="text1"/>
          </w:rPr>
          <w:t>non-significant</w:t>
        </w:r>
      </w:ins>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093E640B" w14:textId="77777777">
        <w:trPr>
          <w:trHeight w:val="398"/>
        </w:trPr>
        <w:tc>
          <w:tcPr>
            <w:tcW w:w="5274" w:type="dxa"/>
            <w:tcBorders>
              <w:top w:val="double" w:sz="3" w:space="0" w:color="000000"/>
              <w:left w:val="nil"/>
              <w:bottom w:val="double" w:sz="3" w:space="0" w:color="000000"/>
              <w:right w:val="nil"/>
            </w:tcBorders>
          </w:tcPr>
          <w:p w14:paraId="5DBB6CF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A4FC426"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6124DB24"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DF7DF4D"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7A3D17E5" w14:textId="77777777">
        <w:trPr>
          <w:trHeight w:val="321"/>
        </w:trPr>
        <w:tc>
          <w:tcPr>
            <w:tcW w:w="5274" w:type="dxa"/>
            <w:tcBorders>
              <w:top w:val="double" w:sz="3" w:space="0" w:color="000000"/>
              <w:left w:val="nil"/>
              <w:bottom w:val="single" w:sz="3" w:space="0" w:color="000000"/>
              <w:right w:val="nil"/>
            </w:tcBorders>
          </w:tcPr>
          <w:p w14:paraId="3990B005" w14:textId="77777777" w:rsidR="006F58EA" w:rsidRPr="004F09C9" w:rsidRDefault="00D27C9E">
            <w:pPr>
              <w:spacing w:after="0" w:line="259" w:lineRule="auto"/>
              <w:ind w:left="374" w:firstLine="0"/>
              <w:rPr>
                <w:color w:val="000000" w:themeColor="text1"/>
              </w:rPr>
            </w:pPr>
            <w:r w:rsidRPr="004F09C9">
              <w:rPr>
                <w:color w:val="000000" w:themeColor="text1"/>
              </w:rPr>
              <w:t>A). Lipid mass depletion: Between genotypes</w:t>
            </w:r>
          </w:p>
        </w:tc>
        <w:tc>
          <w:tcPr>
            <w:tcW w:w="772" w:type="dxa"/>
            <w:tcBorders>
              <w:top w:val="double" w:sz="3" w:space="0" w:color="000000"/>
              <w:left w:val="nil"/>
              <w:bottom w:val="single" w:sz="3" w:space="0" w:color="000000"/>
              <w:right w:val="nil"/>
            </w:tcBorders>
          </w:tcPr>
          <w:p w14:paraId="7EBD883A"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8202629"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464CDEF" w14:textId="77777777" w:rsidR="006F58EA" w:rsidRPr="004F09C9" w:rsidRDefault="006F58EA">
            <w:pPr>
              <w:spacing w:after="160" w:line="259" w:lineRule="auto"/>
              <w:ind w:left="0" w:firstLine="0"/>
              <w:rPr>
                <w:color w:val="000000" w:themeColor="text1"/>
              </w:rPr>
            </w:pPr>
          </w:p>
        </w:tc>
      </w:tr>
      <w:tr w:rsidR="006F58EA" w:rsidRPr="004F09C9" w14:paraId="72481947" w14:textId="77777777">
        <w:trPr>
          <w:trHeight w:val="340"/>
        </w:trPr>
        <w:tc>
          <w:tcPr>
            <w:tcW w:w="5274" w:type="dxa"/>
            <w:tcBorders>
              <w:top w:val="single" w:sz="3" w:space="0" w:color="000000"/>
              <w:left w:val="nil"/>
              <w:bottom w:val="nil"/>
              <w:right w:val="nil"/>
            </w:tcBorders>
          </w:tcPr>
          <w:p w14:paraId="14CAB6B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FD11E97"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548F6DF5"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1D7A2773"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CACE9AD" w14:textId="77777777">
        <w:trPr>
          <w:trHeight w:val="384"/>
        </w:trPr>
        <w:tc>
          <w:tcPr>
            <w:tcW w:w="5274" w:type="dxa"/>
            <w:tcBorders>
              <w:top w:val="nil"/>
              <w:left w:val="nil"/>
              <w:bottom w:val="nil"/>
              <w:right w:val="nil"/>
            </w:tcBorders>
          </w:tcPr>
          <w:p w14:paraId="52FEA2F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0DBEC669"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6ACE541A"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087D5EDD"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1DE16620" w14:textId="77777777">
        <w:trPr>
          <w:trHeight w:val="395"/>
        </w:trPr>
        <w:tc>
          <w:tcPr>
            <w:tcW w:w="5274" w:type="dxa"/>
            <w:tcBorders>
              <w:top w:val="nil"/>
              <w:left w:val="nil"/>
              <w:bottom w:val="nil"/>
              <w:right w:val="nil"/>
            </w:tcBorders>
          </w:tcPr>
          <w:p w14:paraId="208D5DD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A554888"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64CC8449"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14FBE087"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35D5B134" w14:textId="77777777">
        <w:trPr>
          <w:trHeight w:val="494"/>
        </w:trPr>
        <w:tc>
          <w:tcPr>
            <w:tcW w:w="5274" w:type="dxa"/>
            <w:tcBorders>
              <w:top w:val="nil"/>
              <w:left w:val="nil"/>
              <w:bottom w:val="double" w:sz="3" w:space="0" w:color="000000"/>
              <w:right w:val="nil"/>
            </w:tcBorders>
          </w:tcPr>
          <w:p w14:paraId="6B178D4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0192AFDD"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73715C11"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EE5ED83"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773F82E9" w14:textId="77777777">
        <w:trPr>
          <w:trHeight w:val="321"/>
        </w:trPr>
        <w:tc>
          <w:tcPr>
            <w:tcW w:w="5274" w:type="dxa"/>
            <w:tcBorders>
              <w:top w:val="double" w:sz="3" w:space="0" w:color="000000"/>
              <w:left w:val="nil"/>
              <w:bottom w:val="single" w:sz="3" w:space="0" w:color="000000"/>
              <w:right w:val="nil"/>
            </w:tcBorders>
          </w:tcPr>
          <w:p w14:paraId="61FBDFF8"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16CC234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30715F9D"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86DCC33" w14:textId="77777777" w:rsidR="006F58EA" w:rsidRPr="004F09C9" w:rsidRDefault="006F58EA">
            <w:pPr>
              <w:spacing w:after="160" w:line="259" w:lineRule="auto"/>
              <w:ind w:left="0" w:firstLine="0"/>
              <w:rPr>
                <w:color w:val="000000" w:themeColor="text1"/>
              </w:rPr>
            </w:pPr>
          </w:p>
        </w:tc>
      </w:tr>
      <w:tr w:rsidR="006F58EA" w:rsidRPr="004F09C9" w14:paraId="40C36897" w14:textId="77777777">
        <w:trPr>
          <w:trHeight w:val="328"/>
        </w:trPr>
        <w:tc>
          <w:tcPr>
            <w:tcW w:w="5274" w:type="dxa"/>
            <w:tcBorders>
              <w:top w:val="single" w:sz="3" w:space="0" w:color="000000"/>
              <w:left w:val="nil"/>
              <w:bottom w:val="nil"/>
              <w:right w:val="nil"/>
            </w:tcBorders>
          </w:tcPr>
          <w:p w14:paraId="5A8E224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19C6AEFB"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76337FD6"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30BC3ED6"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720C2B2C" w14:textId="77777777">
        <w:trPr>
          <w:trHeight w:val="395"/>
        </w:trPr>
        <w:tc>
          <w:tcPr>
            <w:tcW w:w="5274" w:type="dxa"/>
            <w:tcBorders>
              <w:top w:val="nil"/>
              <w:left w:val="nil"/>
              <w:bottom w:val="nil"/>
              <w:right w:val="nil"/>
            </w:tcBorders>
          </w:tcPr>
          <w:p w14:paraId="2390425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704D18FB"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58C4432D"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7C52080F"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159755E6" w14:textId="77777777">
        <w:trPr>
          <w:trHeight w:val="494"/>
        </w:trPr>
        <w:tc>
          <w:tcPr>
            <w:tcW w:w="5274" w:type="dxa"/>
            <w:tcBorders>
              <w:top w:val="nil"/>
              <w:left w:val="nil"/>
              <w:bottom w:val="double" w:sz="3" w:space="0" w:color="000000"/>
              <w:right w:val="nil"/>
            </w:tcBorders>
          </w:tcPr>
          <w:p w14:paraId="57E11D6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72322AAB"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099BE70C"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3CFB73D4"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221669AF" w14:textId="77777777">
        <w:trPr>
          <w:trHeight w:val="321"/>
        </w:trPr>
        <w:tc>
          <w:tcPr>
            <w:tcW w:w="5274" w:type="dxa"/>
            <w:tcBorders>
              <w:top w:val="double" w:sz="3" w:space="0" w:color="000000"/>
              <w:left w:val="nil"/>
              <w:bottom w:val="single" w:sz="3" w:space="0" w:color="000000"/>
              <w:right w:val="nil"/>
            </w:tcBorders>
          </w:tcPr>
          <w:p w14:paraId="69C70FC6"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14B51A1D"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2B795B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7F661E5" w14:textId="77777777" w:rsidR="006F58EA" w:rsidRPr="004F09C9" w:rsidRDefault="006F58EA">
            <w:pPr>
              <w:spacing w:after="160" w:line="259" w:lineRule="auto"/>
              <w:ind w:left="0" w:firstLine="0"/>
              <w:rPr>
                <w:color w:val="000000" w:themeColor="text1"/>
              </w:rPr>
            </w:pPr>
          </w:p>
        </w:tc>
      </w:tr>
      <w:tr w:rsidR="006F58EA" w:rsidRPr="004F09C9" w14:paraId="499C2AA2" w14:textId="77777777">
        <w:trPr>
          <w:trHeight w:val="340"/>
        </w:trPr>
        <w:tc>
          <w:tcPr>
            <w:tcW w:w="5274" w:type="dxa"/>
            <w:tcBorders>
              <w:top w:val="single" w:sz="3" w:space="0" w:color="000000"/>
              <w:left w:val="nil"/>
              <w:bottom w:val="nil"/>
              <w:right w:val="nil"/>
            </w:tcBorders>
          </w:tcPr>
          <w:p w14:paraId="50E120B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67B1B50B"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277B64A7"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43D1259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8536A33" w14:textId="77777777">
        <w:trPr>
          <w:trHeight w:val="395"/>
        </w:trPr>
        <w:tc>
          <w:tcPr>
            <w:tcW w:w="5274" w:type="dxa"/>
            <w:tcBorders>
              <w:top w:val="nil"/>
              <w:left w:val="nil"/>
              <w:bottom w:val="nil"/>
              <w:right w:val="nil"/>
            </w:tcBorders>
          </w:tcPr>
          <w:p w14:paraId="071C70B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91C79C9"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04791068"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337706FA"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61C94A34" w14:textId="77777777">
        <w:trPr>
          <w:trHeight w:val="458"/>
        </w:trPr>
        <w:tc>
          <w:tcPr>
            <w:tcW w:w="5274" w:type="dxa"/>
            <w:tcBorders>
              <w:top w:val="nil"/>
              <w:left w:val="nil"/>
              <w:bottom w:val="single" w:sz="3" w:space="0" w:color="000000"/>
              <w:right w:val="nil"/>
            </w:tcBorders>
          </w:tcPr>
          <w:p w14:paraId="331E2E6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27E5D87E"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37AF156B"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52D573D3"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0230A3F5" w14:textId="77777777" w:rsidR="00D27C9E" w:rsidRPr="004F09C9" w:rsidRDefault="00D27C9E">
      <w:pPr>
        <w:spacing w:after="174" w:line="259" w:lineRule="auto"/>
        <w:ind w:right="80"/>
        <w:jc w:val="center"/>
        <w:rPr>
          <w:color w:val="000000" w:themeColor="text1"/>
        </w:rPr>
      </w:pPr>
    </w:p>
    <w:p w14:paraId="1F0E932C" w14:textId="77777777" w:rsidR="00D27C9E" w:rsidRPr="004F09C9" w:rsidRDefault="00D27C9E">
      <w:pPr>
        <w:spacing w:after="174" w:line="259" w:lineRule="auto"/>
        <w:ind w:right="80"/>
        <w:jc w:val="center"/>
        <w:rPr>
          <w:color w:val="000000" w:themeColor="text1"/>
        </w:rPr>
      </w:pPr>
    </w:p>
    <w:p w14:paraId="0D30B610" w14:textId="77777777" w:rsidR="00D27C9E" w:rsidRPr="004F09C9" w:rsidRDefault="00D27C9E">
      <w:pPr>
        <w:spacing w:after="174" w:line="259" w:lineRule="auto"/>
        <w:ind w:right="80"/>
        <w:jc w:val="center"/>
        <w:rPr>
          <w:color w:val="000000" w:themeColor="text1"/>
        </w:rPr>
      </w:pPr>
    </w:p>
    <w:p w14:paraId="20C53B56" w14:textId="77777777" w:rsidR="00D27C9E" w:rsidRDefault="00D27C9E">
      <w:pPr>
        <w:spacing w:after="174" w:line="259" w:lineRule="auto"/>
        <w:ind w:right="80"/>
        <w:jc w:val="center"/>
        <w:rPr>
          <w:ins w:id="206" w:author="Brown,James T" w:date="2019-02-10T17:35:00Z"/>
          <w:color w:val="000000" w:themeColor="text1"/>
        </w:rPr>
      </w:pPr>
    </w:p>
    <w:p w14:paraId="49821C92" w14:textId="77777777" w:rsidR="00C34FA8" w:rsidRDefault="00C34FA8">
      <w:pPr>
        <w:spacing w:after="174" w:line="259" w:lineRule="auto"/>
        <w:ind w:right="80"/>
        <w:jc w:val="center"/>
        <w:rPr>
          <w:ins w:id="207" w:author="Brown,James T" w:date="2019-02-10T17:35:00Z"/>
          <w:color w:val="000000" w:themeColor="text1"/>
        </w:rPr>
      </w:pPr>
    </w:p>
    <w:p w14:paraId="1F8EEE13" w14:textId="77777777" w:rsidR="00C34FA8" w:rsidRDefault="00C34FA8">
      <w:pPr>
        <w:spacing w:after="174" w:line="259" w:lineRule="auto"/>
        <w:ind w:right="80"/>
        <w:jc w:val="center"/>
        <w:rPr>
          <w:ins w:id="208" w:author="Brown,James T" w:date="2019-02-10T17:35:00Z"/>
          <w:color w:val="000000" w:themeColor="text1"/>
        </w:rPr>
      </w:pPr>
    </w:p>
    <w:p w14:paraId="49500AFF" w14:textId="77777777" w:rsidR="00C34FA8" w:rsidRDefault="00C34FA8">
      <w:pPr>
        <w:spacing w:after="174" w:line="259" w:lineRule="auto"/>
        <w:ind w:right="80"/>
        <w:jc w:val="center"/>
        <w:rPr>
          <w:ins w:id="209" w:author="Brown,James T" w:date="2019-02-10T17:35:00Z"/>
          <w:color w:val="000000" w:themeColor="text1"/>
        </w:rPr>
      </w:pPr>
    </w:p>
    <w:p w14:paraId="1EC2A60A" w14:textId="77777777" w:rsidR="00C34FA8" w:rsidRDefault="00C34FA8">
      <w:pPr>
        <w:spacing w:after="174" w:line="259" w:lineRule="auto"/>
        <w:ind w:right="80"/>
        <w:jc w:val="center"/>
        <w:rPr>
          <w:ins w:id="210" w:author="Brown,James T" w:date="2019-02-10T17:35:00Z"/>
          <w:color w:val="000000" w:themeColor="text1"/>
        </w:rPr>
      </w:pPr>
    </w:p>
    <w:p w14:paraId="2C689976" w14:textId="77777777" w:rsidR="00C34FA8" w:rsidRDefault="00C34FA8">
      <w:pPr>
        <w:spacing w:after="174" w:line="259" w:lineRule="auto"/>
        <w:ind w:right="80"/>
        <w:jc w:val="center"/>
        <w:rPr>
          <w:ins w:id="211" w:author="Brown,James T" w:date="2019-02-10T17:35:00Z"/>
          <w:color w:val="000000" w:themeColor="text1"/>
        </w:rPr>
      </w:pPr>
    </w:p>
    <w:p w14:paraId="43D416D0" w14:textId="77777777" w:rsidR="00C34FA8" w:rsidRDefault="00C34FA8">
      <w:pPr>
        <w:spacing w:after="174" w:line="259" w:lineRule="auto"/>
        <w:ind w:right="80"/>
        <w:jc w:val="center"/>
        <w:rPr>
          <w:ins w:id="212" w:author="Brown,James T" w:date="2019-02-10T17:35:00Z"/>
          <w:color w:val="000000" w:themeColor="text1"/>
        </w:rPr>
      </w:pPr>
    </w:p>
    <w:p w14:paraId="3A7C0653" w14:textId="77777777" w:rsidR="00C34FA8" w:rsidRDefault="00C34FA8">
      <w:pPr>
        <w:spacing w:after="174" w:line="259" w:lineRule="auto"/>
        <w:ind w:right="80"/>
        <w:jc w:val="center"/>
        <w:rPr>
          <w:ins w:id="213" w:author="Brown,James T" w:date="2019-02-10T17:35:00Z"/>
          <w:color w:val="000000" w:themeColor="text1"/>
        </w:rPr>
      </w:pPr>
    </w:p>
    <w:p w14:paraId="430B730C" w14:textId="77777777" w:rsidR="00C34FA8" w:rsidRPr="004F09C9" w:rsidRDefault="00C34FA8">
      <w:pPr>
        <w:spacing w:after="174" w:line="259" w:lineRule="auto"/>
        <w:ind w:right="80"/>
        <w:jc w:val="center"/>
        <w:rPr>
          <w:color w:val="000000" w:themeColor="text1"/>
        </w:rPr>
      </w:pPr>
    </w:p>
    <w:p w14:paraId="2949657C"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7FC6FC84"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Adkisson, P. L., R. A. Bell, and S. G. Wellso. 1963. Environmental factors controlling the induction of diapause in the pink bollworm, </w:t>
      </w:r>
      <w:r w:rsidRPr="001B2751">
        <w:rPr>
          <w:i/>
          <w:color w:val="000000" w:themeColor="text1"/>
        </w:rPr>
        <w:t>Pectinophora gossypiella</w:t>
      </w:r>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0FD2562F" w14:textId="77777777" w:rsidR="00AD07F1" w:rsidRPr="004F09C9" w:rsidRDefault="00E872D5" w:rsidP="001B2751">
      <w:pPr>
        <w:spacing w:line="403" w:lineRule="auto"/>
        <w:ind w:left="187" w:right="86" w:hanging="187"/>
        <w:rPr>
          <w:color w:val="000000" w:themeColor="text1"/>
        </w:rPr>
      </w:pPr>
      <w:r w:rsidRPr="004F09C9">
        <w:rPr>
          <w:color w:val="000000" w:themeColor="text1"/>
        </w:rPr>
        <w:t>Allison, J. D., and R. T. Cardé.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1340F0DD"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Arrese, E. L., and J. L. Soulages.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3D651312"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r w:rsidRPr="001B2751">
        <w:rPr>
          <w:i/>
          <w:color w:val="000000" w:themeColor="text1"/>
        </w:rPr>
        <w:t>Pyrausta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699969A3" w14:textId="77777777" w:rsidR="00E872D5" w:rsidRPr="004F09C9" w:rsidRDefault="00E872D5" w:rsidP="001B2751">
      <w:pPr>
        <w:spacing w:line="403" w:lineRule="auto"/>
        <w:ind w:left="187" w:right="86" w:hanging="187"/>
        <w:rPr>
          <w:color w:val="000000" w:themeColor="text1"/>
        </w:rPr>
      </w:pPr>
      <w:r w:rsidRPr="004F09C9">
        <w:rPr>
          <w:color w:val="000000" w:themeColor="text1"/>
        </w:rPr>
        <w:t>Bohnenblust, E., and J. Tooker. 2010. European corn borer in field corn. Entomologi</w:t>
      </w:r>
      <w:r>
        <w:rPr>
          <w:color w:val="000000" w:themeColor="text1"/>
        </w:rPr>
        <w:t>c</w:t>
      </w:r>
      <w:r w:rsidRPr="004F09C9">
        <w:rPr>
          <w:color w:val="000000" w:themeColor="text1"/>
        </w:rPr>
        <w:t>al Notes.</w:t>
      </w:r>
    </w:p>
    <w:p w14:paraId="3D7672B9"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41BFB40" w14:textId="77777777" w:rsidR="00E872D5" w:rsidRPr="004F09C9" w:rsidRDefault="00E872D5" w:rsidP="001B2751">
      <w:pPr>
        <w:spacing w:line="403" w:lineRule="auto"/>
        <w:ind w:left="187" w:right="86" w:hanging="187"/>
        <w:rPr>
          <w:color w:val="000000" w:themeColor="text1"/>
        </w:rPr>
      </w:pPr>
      <w:r w:rsidRPr="004F09C9">
        <w:rPr>
          <w:color w:val="000000" w:themeColor="text1"/>
        </w:rPr>
        <w:t>Breed, G. A., S. Stichter, and E. E. Crone. 2012. Climate-driven changes in northeastern US butterfly communities. Nature Climate Change 3:142</w:t>
      </w:r>
      <w:r w:rsidR="00E26727">
        <w:rPr>
          <w:color w:val="000000" w:themeColor="text1"/>
        </w:rPr>
        <w:t>-</w:t>
      </w:r>
      <w:r w:rsidRPr="004F09C9">
        <w:rPr>
          <w:color w:val="000000" w:themeColor="text1"/>
        </w:rPr>
        <w:t>145.</w:t>
      </w:r>
    </w:p>
    <w:p w14:paraId="40828A23"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Capinera, J. L. 2000. European corn borer scientific name: </w:t>
      </w:r>
      <w:r w:rsidRPr="00344E94">
        <w:rPr>
          <w:i/>
          <w:color w:val="000000" w:themeColor="text1"/>
        </w:rPr>
        <w:t>Ostrinia nubilalis</w:t>
      </w:r>
      <w:r w:rsidRPr="004F09C9">
        <w:rPr>
          <w:color w:val="000000" w:themeColor="text1"/>
        </w:rPr>
        <w:t xml:space="preserve"> (Hübner) (Insecta: Lepidoptera: Pyralidae) (EENY-156). Gainesville: University of Florida Institute of Food and Agricultural Sciences.</w:t>
      </w:r>
    </w:p>
    <w:p w14:paraId="6AFA29EB" w14:textId="77777777" w:rsidR="00EF16C4" w:rsidRPr="004F09C9" w:rsidRDefault="00E872D5" w:rsidP="001B2751">
      <w:pPr>
        <w:spacing w:line="403" w:lineRule="auto"/>
        <w:ind w:left="187" w:right="86" w:hanging="187"/>
        <w:rPr>
          <w:color w:val="000000" w:themeColor="text1"/>
        </w:rPr>
      </w:pPr>
      <w:r w:rsidRPr="004F09C9">
        <w:rPr>
          <w:color w:val="000000" w:themeColor="text1"/>
        </w:rPr>
        <w:t>Chown,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1A2707F9"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666988A3" w14:textId="77777777" w:rsidR="00EF16C4" w:rsidRDefault="00E872D5" w:rsidP="001B2751">
      <w:pPr>
        <w:spacing w:line="403" w:lineRule="auto"/>
        <w:ind w:left="187" w:right="86" w:hanging="187"/>
        <w:rPr>
          <w:color w:val="000000" w:themeColor="text1"/>
        </w:rPr>
      </w:pPr>
      <w:r w:rsidRPr="004F09C9">
        <w:rPr>
          <w:color w:val="000000" w:themeColor="text1"/>
        </w:rPr>
        <w:t>DeLucia, E. H., C. L. Casteel, P. D. Nabity,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79ABC35B" w14:textId="77777777" w:rsidR="00EF16C4" w:rsidRDefault="00E872D5" w:rsidP="001B2751">
      <w:pPr>
        <w:spacing w:line="403" w:lineRule="auto"/>
        <w:ind w:left="187" w:right="86" w:hanging="187"/>
        <w:rPr>
          <w:color w:val="000000" w:themeColor="text1"/>
        </w:rPr>
      </w:pPr>
      <w:r w:rsidRPr="004F09C9">
        <w:rPr>
          <w:color w:val="000000" w:themeColor="text1"/>
        </w:rPr>
        <w:lastRenderedPageBreak/>
        <w:t>Dopman, E. B., L. Perez, S. M. Bogdanowicz,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4D727AB6"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3BDA6D50"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 xml:space="preserve">total </w:t>
      </w:r>
      <w:proofErr w:type="spellStart"/>
      <w:r w:rsidRPr="00C66D59">
        <w:rPr>
          <w:color w:val="000000" w:themeColor="text1"/>
        </w:rPr>
        <w:t>lipides</w:t>
      </w:r>
      <w:proofErr w:type="spellEnd"/>
      <w:r w:rsidRPr="00C66D59">
        <w:rPr>
          <w:color w:val="000000" w:themeColor="text1"/>
        </w:rPr>
        <w:t xml:space="preserve">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45A05DB2" w14:textId="77777777" w:rsidR="0058403E" w:rsidRDefault="00E872D5" w:rsidP="001B2751">
      <w:pPr>
        <w:spacing w:line="403" w:lineRule="auto"/>
        <w:ind w:left="187" w:right="86" w:hanging="187"/>
        <w:rPr>
          <w:color w:val="000000" w:themeColor="text1"/>
        </w:rPr>
      </w:pPr>
      <w:r w:rsidRPr="004F09C9">
        <w:rPr>
          <w:color w:val="000000" w:themeColor="text1"/>
        </w:rPr>
        <w:t>Frolov, A. N., D. Bourguet, and S. Ponsard</w:t>
      </w:r>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Biological Journal of the Linnean Society 91:49-72</w:t>
      </w:r>
    </w:p>
    <w:p w14:paraId="34374204"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46EC70D0" w14:textId="77777777" w:rsidR="0058403E" w:rsidRDefault="00E872D5" w:rsidP="001B2751">
      <w:pPr>
        <w:spacing w:line="403" w:lineRule="auto"/>
        <w:ind w:left="187" w:right="86" w:hanging="187"/>
        <w:rPr>
          <w:color w:val="000000" w:themeColor="text1"/>
        </w:rPr>
      </w:pPr>
      <w:r w:rsidRPr="004F09C9">
        <w:rPr>
          <w:color w:val="000000" w:themeColor="text1"/>
        </w:rPr>
        <w:t>Gomi, T., M. Nagasaka, T. Fukuda, and H. Hagihara.</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r w:rsidRPr="004F09C9">
        <w:rPr>
          <w:color w:val="000000" w:themeColor="text1"/>
        </w:rPr>
        <w:t>Entomologia</w:t>
      </w:r>
      <w:r w:rsidR="00973830">
        <w:rPr>
          <w:color w:val="000000" w:themeColor="text1"/>
        </w:rPr>
        <w:t xml:space="preserve"> </w:t>
      </w:r>
      <w:r w:rsidRPr="004F09C9">
        <w:rPr>
          <w:color w:val="000000" w:themeColor="text1"/>
        </w:rPr>
        <w:t>Experimentalis et Applicata 125:179</w:t>
      </w:r>
      <w:r w:rsidR="00E26727">
        <w:rPr>
          <w:color w:val="000000" w:themeColor="text1"/>
        </w:rPr>
        <w:t>-</w:t>
      </w:r>
      <w:r w:rsidRPr="004F09C9">
        <w:rPr>
          <w:color w:val="000000" w:themeColor="text1"/>
        </w:rPr>
        <w:t>184.</w:t>
      </w:r>
    </w:p>
    <w:p w14:paraId="77B0C1D6"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53092C9F"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2201AF99" w14:textId="77777777" w:rsidR="00AC10D3" w:rsidRPr="004F09C9" w:rsidRDefault="00E872D5" w:rsidP="001B2751">
      <w:pPr>
        <w:spacing w:line="403" w:lineRule="auto"/>
        <w:ind w:left="187" w:right="86" w:hanging="187"/>
        <w:rPr>
          <w:color w:val="000000" w:themeColor="text1"/>
        </w:rPr>
      </w:pPr>
      <w:r w:rsidRPr="004F09C9">
        <w:rPr>
          <w:color w:val="000000" w:themeColor="text1"/>
        </w:rPr>
        <w:t>Hyde, J., M. A. Martin, P. V. Preckel,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35BA404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Ikten, C., S. R. Skoda, T. E. Hunt, J. Molina-Ochoa, and J. E. Foster. 2011. </w:t>
      </w:r>
      <w:r w:rsidR="00313940" w:rsidRPr="004F09C9">
        <w:rPr>
          <w:color w:val="000000" w:themeColor="text1"/>
        </w:rPr>
        <w:t xml:space="preserve">Genetic variation and inheritance of diapause induction in two distinct voltine ecotypes of </w:t>
      </w:r>
      <w:r w:rsidRPr="001B2751">
        <w:rPr>
          <w:i/>
          <w:color w:val="000000" w:themeColor="text1"/>
        </w:rPr>
        <w:t>Ostrinia nubilalis</w:t>
      </w:r>
      <w:r w:rsidRPr="004F09C9">
        <w:rPr>
          <w:color w:val="000000" w:themeColor="text1"/>
        </w:rPr>
        <w:t xml:space="preserve"> (Lepidoptera: Crambidae). Annals of the Entomological Society of America 104:567</w:t>
      </w:r>
      <w:r w:rsidR="00E26727">
        <w:rPr>
          <w:color w:val="000000" w:themeColor="text1"/>
        </w:rPr>
        <w:t>-</w:t>
      </w:r>
      <w:r w:rsidRPr="004F09C9">
        <w:rPr>
          <w:color w:val="000000" w:themeColor="text1"/>
        </w:rPr>
        <w:t>575.</w:t>
      </w:r>
    </w:p>
    <w:p w14:paraId="4540800A" w14:textId="77777777" w:rsidR="00BC2E50" w:rsidRPr="004F09C9" w:rsidRDefault="00E872D5" w:rsidP="001B2751">
      <w:pPr>
        <w:spacing w:line="403" w:lineRule="auto"/>
        <w:ind w:left="187" w:right="86" w:hanging="187"/>
        <w:rPr>
          <w:color w:val="000000" w:themeColor="text1"/>
        </w:rPr>
      </w:pPr>
      <w:r w:rsidRPr="004F09C9">
        <w:rPr>
          <w:color w:val="000000" w:themeColor="text1"/>
        </w:rPr>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67CEBD4" w14:textId="77777777" w:rsidR="001B2751"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Kim, C., S. Hoshizaki, Y. Huang, S. Tatsuki, and Y. Ishikawa. 1999. Usefulness of mitochondrial COII gene sequences in examining phylogenetic relationships in the Asian corn borer, </w:t>
      </w:r>
      <w:r w:rsidRPr="00344E94">
        <w:rPr>
          <w:i/>
          <w:color w:val="000000" w:themeColor="text1"/>
        </w:rPr>
        <w:t>Ostrinia furnacalis</w:t>
      </w:r>
      <w:r w:rsidRPr="004F09C9">
        <w:rPr>
          <w:color w:val="000000" w:themeColor="text1"/>
        </w:rPr>
        <w:t>, and allied species (Lepidoptera: Pyralidae). Applied Entomology and Zoology 34:405</w:t>
      </w:r>
      <w:r w:rsidR="00E26727">
        <w:rPr>
          <w:color w:val="000000" w:themeColor="text1"/>
        </w:rPr>
        <w:t>-</w:t>
      </w:r>
      <w:r w:rsidRPr="004F09C9">
        <w:rPr>
          <w:color w:val="000000" w:themeColor="text1"/>
        </w:rPr>
        <w:t>412.</w:t>
      </w:r>
    </w:p>
    <w:p w14:paraId="117008F2"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1213F918" w14:textId="77777777" w:rsidR="00313940" w:rsidRPr="004F09C9" w:rsidRDefault="00E872D5" w:rsidP="001B2751">
      <w:pPr>
        <w:spacing w:line="403" w:lineRule="auto"/>
        <w:ind w:left="187" w:right="86" w:hanging="187"/>
        <w:rPr>
          <w:color w:val="000000" w:themeColor="text1"/>
        </w:rPr>
      </w:pPr>
      <w:r w:rsidRPr="004F09C9">
        <w:rPr>
          <w:color w:val="000000" w:themeColor="text1"/>
        </w:rPr>
        <w:t>Lassance, J., A. T. Groot, M. A. Liénard, B. Antony, C. Borgwardt, F. Andersson, E</w:t>
      </w:r>
      <w:r w:rsidR="00697C07">
        <w:rPr>
          <w:color w:val="000000" w:themeColor="text1"/>
        </w:rPr>
        <w:t xml:space="preserve">. </w:t>
      </w:r>
      <w:r w:rsidRPr="004F09C9">
        <w:rPr>
          <w:color w:val="000000" w:themeColor="text1"/>
        </w:rPr>
        <w:t>Hedenström, D. G. Heckel, and C. Löfstedt.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2347C4A5"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134FA6E4"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1C22E19" w14:textId="77777777" w:rsidR="00E872D5" w:rsidRPr="004F09C9" w:rsidRDefault="00E872D5" w:rsidP="001B2751">
      <w:pPr>
        <w:spacing w:line="403" w:lineRule="auto"/>
        <w:ind w:left="187" w:right="86" w:hanging="187"/>
        <w:rPr>
          <w:color w:val="000000" w:themeColor="text1"/>
        </w:rPr>
      </w:pPr>
      <w:r w:rsidRPr="004F09C9">
        <w:rPr>
          <w:color w:val="000000" w:themeColor="text1"/>
        </w:rPr>
        <w:t>Mitchell, C. J., and H. Briegel.</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Culex pipiens</w:t>
      </w:r>
      <w:r w:rsidRPr="004F09C9">
        <w:rPr>
          <w:color w:val="000000" w:themeColor="text1"/>
        </w:rPr>
        <w:t xml:space="preserve"> (Diptera: Culicidae)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416F7AE7"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Mutuura,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Pyralidae).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6CCAD9A4" w14:textId="77777777" w:rsidR="00E872D5" w:rsidRPr="004F09C9" w:rsidRDefault="00E872D5" w:rsidP="001B2751">
      <w:pPr>
        <w:spacing w:line="403" w:lineRule="auto"/>
        <w:ind w:left="187" w:right="86" w:hanging="187"/>
        <w:rPr>
          <w:color w:val="000000" w:themeColor="text1"/>
        </w:rPr>
      </w:pPr>
      <w:r w:rsidRPr="004F09C9">
        <w:rPr>
          <w:color w:val="000000" w:themeColor="text1"/>
        </w:rPr>
        <w:t>Nechols,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3D0C4DBB" w14:textId="77777777" w:rsidR="00E872D5" w:rsidRPr="004F09C9" w:rsidRDefault="00E872D5" w:rsidP="001B2751">
      <w:pPr>
        <w:spacing w:line="403" w:lineRule="auto"/>
        <w:ind w:left="187" w:right="86" w:hanging="187"/>
        <w:rPr>
          <w:color w:val="000000" w:themeColor="text1"/>
        </w:rPr>
      </w:pPr>
      <w:r w:rsidRPr="004F09C9">
        <w:rPr>
          <w:color w:val="000000" w:themeColor="text1"/>
        </w:rPr>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1C0EE12B"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Ryrholm, C. Stefanescu, J. K. Hill, C. D. Thomas, H. Descimon, B. Huntley, L. Kaila, J. Kullberg, T. Tammaru,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01E0E71F"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Nature 399:579</w:t>
      </w:r>
      <w:r w:rsidR="00E26727">
        <w:rPr>
          <w:color w:val="000000" w:themeColor="text1"/>
        </w:rPr>
        <w:t>-</w:t>
      </w:r>
      <w:r w:rsidRPr="004F09C9">
        <w:rPr>
          <w:color w:val="000000" w:themeColor="text1"/>
        </w:rPr>
        <w:t>583.</w:t>
      </w:r>
    </w:p>
    <w:p w14:paraId="2C0F4217"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60673E2E" w14:textId="77777777" w:rsidR="00E872D5" w:rsidRPr="004F09C9" w:rsidRDefault="00E872D5" w:rsidP="001B2751">
      <w:pPr>
        <w:spacing w:line="403" w:lineRule="auto"/>
        <w:ind w:left="187" w:right="86" w:hanging="187"/>
        <w:rPr>
          <w:color w:val="000000" w:themeColor="text1"/>
        </w:rPr>
      </w:pPr>
      <w:r w:rsidRPr="004F09C9">
        <w:rPr>
          <w:color w:val="000000" w:themeColor="text1"/>
        </w:rPr>
        <w:t>Regier, J. C., C. Mitter, M. A. Solis, J. E. Hayden, B. Landry, M. Nuss, T. J. Simonsen, S. H.</w:t>
      </w:r>
      <w:r w:rsidR="00BC2E50">
        <w:rPr>
          <w:color w:val="000000" w:themeColor="text1"/>
        </w:rPr>
        <w:t xml:space="preserve"> </w:t>
      </w:r>
      <w:r w:rsidRPr="004F09C9">
        <w:rPr>
          <w:color w:val="000000" w:themeColor="text1"/>
        </w:rPr>
        <w:t xml:space="preserve">Yen, A. Zwick, and M. P. Cummings. 2012. A molecular phylogeny for the </w:t>
      </w:r>
      <w:r w:rsidR="00697C07">
        <w:rPr>
          <w:color w:val="000000" w:themeColor="text1"/>
        </w:rPr>
        <w:t>p</w:t>
      </w:r>
      <w:r w:rsidRPr="004F09C9">
        <w:rPr>
          <w:color w:val="000000" w:themeColor="text1"/>
        </w:rPr>
        <w:t>yraloid moths</w:t>
      </w:r>
      <w:r w:rsidR="00BC2E50">
        <w:rPr>
          <w:color w:val="000000" w:themeColor="text1"/>
        </w:rPr>
        <w:t xml:space="preserve"> </w:t>
      </w:r>
      <w:r w:rsidRPr="004F09C9">
        <w:rPr>
          <w:color w:val="000000" w:themeColor="text1"/>
        </w:rPr>
        <w:t>(Lepidoptera: Pyraloidea) and its implications for higher-level classification. Systematic Entomology 37:635</w:t>
      </w:r>
      <w:r w:rsidR="00E26727">
        <w:rPr>
          <w:color w:val="000000" w:themeColor="text1"/>
        </w:rPr>
        <w:t>-</w:t>
      </w:r>
      <w:r w:rsidRPr="004F09C9">
        <w:rPr>
          <w:color w:val="000000" w:themeColor="text1"/>
        </w:rPr>
        <w:t>656.</w:t>
      </w:r>
    </w:p>
    <w:p w14:paraId="73C942AD" w14:textId="77777777" w:rsidR="00E872D5" w:rsidRPr="004F09C9" w:rsidRDefault="00E872D5" w:rsidP="001B2751">
      <w:pPr>
        <w:spacing w:line="403" w:lineRule="auto"/>
        <w:ind w:left="187" w:right="86" w:hanging="187"/>
        <w:rPr>
          <w:color w:val="000000" w:themeColor="text1"/>
        </w:rPr>
      </w:pPr>
      <w:r w:rsidRPr="004F09C9">
        <w:rPr>
          <w:color w:val="000000" w:themeColor="text1"/>
        </w:rPr>
        <w:t>Roelofs, W. L., J. W. Du, X. H. Tang, P. S. Robbins, and C. J. Eckenrode.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0B0FCA22" w14:textId="77777777" w:rsidR="0094291C" w:rsidRDefault="00E872D5" w:rsidP="001B2751">
      <w:pPr>
        <w:spacing w:line="403" w:lineRule="auto"/>
        <w:ind w:left="187" w:right="86" w:hanging="187"/>
        <w:rPr>
          <w:color w:val="000000" w:themeColor="text1"/>
        </w:rPr>
      </w:pPr>
      <w:r w:rsidRPr="004F09C9">
        <w:rPr>
          <w:color w:val="000000" w:themeColor="text1"/>
        </w:rPr>
        <w:t>Sakurai, S., M. Kaya, and S. Satake.</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ecdysteroid titer and ecdysteroid-dependent developmental events in the last-larval stadium of the silkworm, </w:t>
      </w:r>
      <w:r w:rsidRPr="00B71FB5">
        <w:rPr>
          <w:i/>
          <w:color w:val="000000" w:themeColor="text1"/>
        </w:rPr>
        <w:t>Bombyx mori</w:t>
      </w:r>
      <w:r w:rsidRPr="004F09C9">
        <w:rPr>
          <w:color w:val="000000" w:themeColor="text1"/>
        </w:rPr>
        <w:t>: Role of low ecdysteroid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7CA2163"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r w:rsidRPr="001B2751">
        <w:rPr>
          <w:i/>
          <w:color w:val="000000" w:themeColor="text1"/>
        </w:rPr>
        <w:t>Calliphora vicina</w:t>
      </w:r>
      <w:r w:rsidRPr="004F09C9">
        <w:rPr>
          <w:color w:val="000000" w:themeColor="text1"/>
        </w:rPr>
        <w:t>, side</w:t>
      </w:r>
      <w:r w:rsidR="0094291C">
        <w:rPr>
          <w:color w:val="000000" w:themeColor="text1"/>
        </w:rPr>
        <w:t>-</w:t>
      </w:r>
      <w:r w:rsidRPr="004F09C9">
        <w:rPr>
          <w:color w:val="000000" w:themeColor="text1"/>
        </w:rPr>
        <w:t>step the diapause programme.</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206FC528" w14:textId="77777777" w:rsidR="0094291C" w:rsidRDefault="00E872D5" w:rsidP="001B2751">
      <w:pPr>
        <w:spacing w:line="403" w:lineRule="auto"/>
        <w:ind w:left="187" w:right="86" w:hanging="187"/>
        <w:rPr>
          <w:color w:val="000000" w:themeColor="text1"/>
        </w:rPr>
      </w:pPr>
      <w:r w:rsidRPr="004F09C9">
        <w:rPr>
          <w:color w:val="000000" w:themeColor="text1"/>
        </w:rPr>
        <w:t>Showers, W. B., H. C. Chiang, A. J. Keaster, R. E. Hill, G. L. Reed, A. N. Sparks, and G. J.</w:t>
      </w:r>
      <w:r w:rsidR="0094291C">
        <w:rPr>
          <w:color w:val="000000" w:themeColor="text1"/>
        </w:rPr>
        <w:t xml:space="preserve"> </w:t>
      </w:r>
      <w:r w:rsidRPr="004F09C9">
        <w:rPr>
          <w:color w:val="000000" w:themeColor="text1"/>
        </w:rPr>
        <w:t>Musick.</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7AEB6279"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332DBF15"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Phylogenetic studies and modern classification of the Pyraloidea</w:t>
      </w:r>
      <w:r w:rsidR="00BC2E50">
        <w:rPr>
          <w:color w:val="000000" w:themeColor="text1"/>
        </w:rPr>
        <w:t xml:space="preserve"> </w:t>
      </w:r>
      <w:r w:rsidRPr="004F09C9">
        <w:rPr>
          <w:color w:val="000000" w:themeColor="text1"/>
        </w:rPr>
        <w:t>(Lepidoptera). Revista Colombiana de Entomología 33:1</w:t>
      </w:r>
      <w:r w:rsidR="00E26727">
        <w:rPr>
          <w:color w:val="000000" w:themeColor="text1"/>
        </w:rPr>
        <w:t>-</w:t>
      </w:r>
      <w:r w:rsidRPr="004F09C9">
        <w:rPr>
          <w:color w:val="000000" w:themeColor="text1"/>
        </w:rPr>
        <w:t>9.</w:t>
      </w:r>
    </w:p>
    <w:p w14:paraId="7D085DAB" w14:textId="77777777" w:rsidR="00E872D5" w:rsidRPr="004F09C9" w:rsidRDefault="00E872D5" w:rsidP="001B2751">
      <w:pPr>
        <w:spacing w:line="403" w:lineRule="auto"/>
        <w:ind w:left="187" w:right="86" w:hanging="187"/>
        <w:rPr>
          <w:color w:val="000000" w:themeColor="text1"/>
        </w:rPr>
      </w:pPr>
      <w:r w:rsidRPr="004F09C9">
        <w:rPr>
          <w:color w:val="000000" w:themeColor="text1"/>
        </w:rPr>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4FE6F8B" w14:textId="77777777" w:rsidR="00E872D5" w:rsidRPr="004F09C9" w:rsidRDefault="00E872D5" w:rsidP="001B2751">
      <w:pPr>
        <w:spacing w:line="403" w:lineRule="auto"/>
        <w:ind w:left="187" w:right="86" w:hanging="187"/>
        <w:rPr>
          <w:color w:val="000000" w:themeColor="text1"/>
        </w:rPr>
      </w:pPr>
      <w:bookmarkStart w:id="214" w:name="_Hlk855380"/>
      <w:r w:rsidRPr="004F09C9">
        <w:rPr>
          <w:color w:val="000000" w:themeColor="text1"/>
        </w:rPr>
        <w:t xml:space="preserve">Thompson, A. C., and F. M. Davis. 1981. The effect of temperature on the rate of metabolism of lipids and glycogen in diapausing southwestern corn borer, </w:t>
      </w:r>
      <w:r w:rsidRPr="001B2751">
        <w:rPr>
          <w:i/>
          <w:color w:val="000000" w:themeColor="text1"/>
        </w:rPr>
        <w:t>Diatraea grandiosella</w:t>
      </w:r>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214"/>
    <w:p w14:paraId="7009FC3D"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Vukašinović, E. L., D. W. Pond, M. R. Worland, D. Kojić, J. Purać, D. P. Blagojević, and G. Grubor-Lajšić.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(Lepidoptera: Crambidae). Comparative Biochemistry and Physiology Part B: Biochemistry and Molecular Biology 165:219</w:t>
      </w:r>
      <w:r w:rsidR="00E26727">
        <w:rPr>
          <w:color w:val="000000" w:themeColor="text1"/>
        </w:rPr>
        <w:t>-</w:t>
      </w:r>
      <w:r w:rsidRPr="004F09C9">
        <w:rPr>
          <w:color w:val="000000" w:themeColor="text1"/>
        </w:rPr>
        <w:t>225.</w:t>
      </w:r>
    </w:p>
    <w:p w14:paraId="4A1E9AB5"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321F6FC" w14:textId="77777777" w:rsidR="00E872D5" w:rsidRPr="004F09C9" w:rsidRDefault="00E872D5" w:rsidP="001B2751">
      <w:pPr>
        <w:spacing w:line="403" w:lineRule="auto"/>
        <w:ind w:left="187" w:right="86" w:hanging="187"/>
        <w:rPr>
          <w:color w:val="000000" w:themeColor="text1"/>
        </w:rPr>
      </w:pPr>
      <w:r w:rsidRPr="004F09C9">
        <w:rPr>
          <w:color w:val="000000" w:themeColor="text1"/>
        </w:rPr>
        <w:t>Wahlberg, N., C. W. Wheat, and C. Peña. 2013. Timing and patterns in the taxonomic diversification of Lepidoptera (butterflies and moths). PLoS ONE 8:80875.</w:t>
      </w:r>
    </w:p>
    <w:p w14:paraId="190CE43C" w14:textId="77777777" w:rsidR="00E872D5" w:rsidRPr="004F09C9" w:rsidRDefault="00E872D5" w:rsidP="001B2751">
      <w:pPr>
        <w:spacing w:line="403" w:lineRule="auto"/>
        <w:ind w:left="187" w:right="86" w:hanging="187"/>
        <w:rPr>
          <w:color w:val="000000" w:themeColor="text1"/>
        </w:rPr>
      </w:pPr>
      <w:bookmarkStart w:id="215" w:name="_Hlk855342"/>
      <w:r w:rsidRPr="004F09C9">
        <w:rPr>
          <w:color w:val="000000" w:themeColor="text1"/>
        </w:rPr>
        <w:t>Williams, C. M., K. E. Marshall, H. A. MacMillan, J. D. Dzurisin, J. J. Hellmann, and B. J. Sinclair. 2012. Thermal variability increases the impact of autumnal warming and drives metabolic depression in an overwintering butterfly. PLoS ONE 7:e34470.</w:t>
      </w:r>
    </w:p>
    <w:p w14:paraId="1E9C9E9A"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797D3463" w14:textId="77777777" w:rsidR="006F58EA" w:rsidRPr="004F09C9" w:rsidRDefault="00E872D5" w:rsidP="001B2751">
      <w:pPr>
        <w:spacing w:line="403" w:lineRule="auto"/>
        <w:ind w:left="187" w:right="86" w:hanging="187"/>
        <w:rPr>
          <w:color w:val="000000" w:themeColor="text1"/>
        </w:rPr>
      </w:pPr>
      <w:r w:rsidRPr="004F09C9">
        <w:rPr>
          <w:color w:val="000000" w:themeColor="text1"/>
        </w:rPr>
        <w:t>Wipking, W., M. Viebahn, and D. Neumann. 1995. Oxygen consumption, water, lipid and glycogen content of early and late diapause and non-diapause larvae of the burnet moth</w:t>
      </w:r>
      <w:r w:rsidR="00F2538A">
        <w:rPr>
          <w:i/>
          <w:color w:val="000000" w:themeColor="text1"/>
        </w:rPr>
        <w:t xml:space="preserve"> </w:t>
      </w:r>
      <w:r w:rsidRPr="001B2751">
        <w:rPr>
          <w:i/>
          <w:color w:val="000000" w:themeColor="text1"/>
        </w:rPr>
        <w:t>Zygaena trifolii</w:t>
      </w:r>
      <w:r w:rsidRPr="004F09C9">
        <w:rPr>
          <w:color w:val="000000" w:themeColor="text1"/>
        </w:rPr>
        <w:t>. Journal of Insect Physiology 41:47</w:t>
      </w:r>
      <w:r w:rsidR="00E26727">
        <w:rPr>
          <w:color w:val="000000" w:themeColor="text1"/>
        </w:rPr>
        <w:t>-</w:t>
      </w:r>
      <w:r w:rsidRPr="004F09C9">
        <w:rPr>
          <w:color w:val="000000" w:themeColor="text1"/>
        </w:rPr>
        <w:t>56.</w:t>
      </w:r>
      <w:bookmarkEnd w:id="215"/>
    </w:p>
    <w:p w14:paraId="534FADE1" w14:textId="77777777" w:rsidR="00D27C9E" w:rsidRPr="004F09C9" w:rsidRDefault="00D27C9E">
      <w:pPr>
        <w:spacing w:line="259" w:lineRule="auto"/>
        <w:ind w:left="244" w:right="90"/>
        <w:rPr>
          <w:color w:val="000000" w:themeColor="text1"/>
        </w:rPr>
      </w:pPr>
    </w:p>
    <w:p w14:paraId="32CE6A94" w14:textId="77777777" w:rsidR="00D27C9E" w:rsidRPr="004F09C9" w:rsidRDefault="00D27C9E">
      <w:pPr>
        <w:spacing w:line="259" w:lineRule="auto"/>
        <w:ind w:left="244" w:right="90"/>
        <w:rPr>
          <w:color w:val="000000" w:themeColor="text1"/>
        </w:rPr>
      </w:pPr>
    </w:p>
    <w:p w14:paraId="33DB8170" w14:textId="77777777" w:rsidR="00D27C9E" w:rsidRPr="004F09C9" w:rsidRDefault="00D27C9E">
      <w:pPr>
        <w:spacing w:line="259" w:lineRule="auto"/>
        <w:ind w:left="244" w:right="90"/>
        <w:rPr>
          <w:color w:val="000000" w:themeColor="text1"/>
        </w:rPr>
      </w:pPr>
    </w:p>
    <w:p w14:paraId="07017F15" w14:textId="77777777" w:rsidR="00D27C9E" w:rsidRPr="004F09C9" w:rsidRDefault="00D27C9E">
      <w:pPr>
        <w:spacing w:line="259" w:lineRule="auto"/>
        <w:ind w:left="244" w:right="90"/>
        <w:rPr>
          <w:color w:val="000000" w:themeColor="text1"/>
        </w:rPr>
      </w:pPr>
    </w:p>
    <w:p w14:paraId="5F74F07D" w14:textId="77777777" w:rsidR="00D27C9E" w:rsidRPr="004F09C9" w:rsidRDefault="00D27C9E">
      <w:pPr>
        <w:spacing w:line="259" w:lineRule="auto"/>
        <w:ind w:left="244" w:right="90"/>
        <w:rPr>
          <w:color w:val="000000" w:themeColor="text1"/>
        </w:rPr>
      </w:pPr>
    </w:p>
    <w:p w14:paraId="243ADD87" w14:textId="77777777" w:rsidR="00D27C9E" w:rsidRPr="004F09C9" w:rsidRDefault="00D27C9E">
      <w:pPr>
        <w:spacing w:line="259" w:lineRule="auto"/>
        <w:ind w:left="244" w:right="90"/>
        <w:rPr>
          <w:color w:val="000000" w:themeColor="text1"/>
        </w:rPr>
      </w:pPr>
    </w:p>
    <w:p w14:paraId="01515006" w14:textId="77777777" w:rsidR="00D27C9E" w:rsidRPr="004F09C9" w:rsidRDefault="00D27C9E">
      <w:pPr>
        <w:spacing w:line="259" w:lineRule="auto"/>
        <w:ind w:left="244" w:right="90"/>
        <w:rPr>
          <w:color w:val="000000" w:themeColor="text1"/>
        </w:rPr>
      </w:pPr>
    </w:p>
    <w:p w14:paraId="2777B0B3" w14:textId="77777777" w:rsidR="00D27C9E" w:rsidRPr="004F09C9" w:rsidRDefault="00D27C9E">
      <w:pPr>
        <w:spacing w:line="259" w:lineRule="auto"/>
        <w:ind w:left="244" w:right="90"/>
        <w:rPr>
          <w:color w:val="000000" w:themeColor="text1"/>
        </w:rPr>
      </w:pPr>
    </w:p>
    <w:p w14:paraId="35C2978C" w14:textId="77777777" w:rsidR="00D27C9E" w:rsidRDefault="00D27C9E">
      <w:pPr>
        <w:spacing w:line="259" w:lineRule="auto"/>
        <w:ind w:left="244" w:right="90"/>
        <w:rPr>
          <w:color w:val="000000" w:themeColor="text1"/>
        </w:rPr>
      </w:pPr>
    </w:p>
    <w:p w14:paraId="053CB702" w14:textId="77777777" w:rsidR="001B2751" w:rsidRDefault="001B2751">
      <w:pPr>
        <w:spacing w:line="259" w:lineRule="auto"/>
        <w:ind w:left="244" w:right="90"/>
        <w:rPr>
          <w:color w:val="000000" w:themeColor="text1"/>
        </w:rPr>
      </w:pPr>
    </w:p>
    <w:p w14:paraId="05457B22" w14:textId="77777777" w:rsidR="001B2751" w:rsidRDefault="001B2751">
      <w:pPr>
        <w:spacing w:line="259" w:lineRule="auto"/>
        <w:ind w:left="244" w:right="90"/>
        <w:rPr>
          <w:color w:val="000000" w:themeColor="text1"/>
        </w:rPr>
      </w:pPr>
    </w:p>
    <w:p w14:paraId="55916BB1" w14:textId="77777777" w:rsidR="001B2751" w:rsidRDefault="001B2751">
      <w:pPr>
        <w:spacing w:line="259" w:lineRule="auto"/>
        <w:ind w:left="244" w:right="90"/>
        <w:rPr>
          <w:color w:val="000000" w:themeColor="text1"/>
        </w:rPr>
      </w:pPr>
    </w:p>
    <w:p w14:paraId="46DD42D0" w14:textId="77777777" w:rsidR="001B2751" w:rsidRDefault="001B2751">
      <w:pPr>
        <w:spacing w:line="259" w:lineRule="auto"/>
        <w:ind w:left="244" w:right="90"/>
        <w:rPr>
          <w:color w:val="000000" w:themeColor="text1"/>
        </w:rPr>
      </w:pPr>
    </w:p>
    <w:p w14:paraId="3158F36A" w14:textId="77777777" w:rsidR="001B2751" w:rsidRDefault="001B2751">
      <w:pPr>
        <w:spacing w:line="259" w:lineRule="auto"/>
        <w:ind w:left="244" w:right="90"/>
        <w:rPr>
          <w:color w:val="000000" w:themeColor="text1"/>
        </w:rPr>
      </w:pPr>
    </w:p>
    <w:p w14:paraId="3C7EF8C8" w14:textId="77777777" w:rsidR="001B2751" w:rsidRDefault="001B2751">
      <w:pPr>
        <w:spacing w:line="259" w:lineRule="auto"/>
        <w:ind w:left="244" w:right="90"/>
        <w:rPr>
          <w:color w:val="000000" w:themeColor="text1"/>
        </w:rPr>
      </w:pPr>
    </w:p>
    <w:p w14:paraId="6E1AF13D" w14:textId="77777777" w:rsidR="001B2751" w:rsidRPr="004F09C9" w:rsidRDefault="001B2751">
      <w:pPr>
        <w:spacing w:line="259" w:lineRule="auto"/>
        <w:ind w:left="244" w:right="90"/>
        <w:rPr>
          <w:color w:val="000000" w:themeColor="text1"/>
        </w:rPr>
      </w:pPr>
    </w:p>
    <w:p w14:paraId="1AA5902C"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5C98A7BF"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67683A54" w14:textId="2BBE6340"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 w:date="2019-02-15T09:25:00Z" w:initials="D">
    <w:p w14:paraId="7CA2D429" w14:textId="77777777" w:rsidR="008F69F1" w:rsidRDefault="008F69F1">
      <w:pPr>
        <w:pStyle w:val="CommentText"/>
      </w:pPr>
      <w:r>
        <w:rPr>
          <w:rStyle w:val="CommentReference"/>
        </w:rPr>
        <w:annotationRef/>
      </w:r>
      <w:r>
        <w:t xml:space="preserve">Please think about the logic of what you wrote and let’s revisit. </w:t>
      </w:r>
    </w:p>
  </w:comment>
  <w:comment w:id="1" w:author="Brown,James T" w:date="2019-02-15T14:07:00Z" w:initials="BT">
    <w:p w14:paraId="7922E09B" w14:textId="5F62A493" w:rsidR="008F69F1" w:rsidRDefault="008F69F1">
      <w:pPr>
        <w:pStyle w:val="CommentText"/>
      </w:pPr>
      <w:r>
        <w:rPr>
          <w:rStyle w:val="CommentReference"/>
        </w:rPr>
        <w:annotationRef/>
      </w:r>
      <w:r>
        <w:t>Witty is fine but make sure you are being accurate</w:t>
      </w:r>
    </w:p>
  </w:comment>
  <w:comment w:id="2" w:author="Brown,James T" w:date="2019-02-05T18:29:00Z" w:initials="BT">
    <w:p w14:paraId="0DB21671" w14:textId="77777777" w:rsidR="008F69F1" w:rsidRDefault="008F69F1">
      <w:pPr>
        <w:pStyle w:val="CommentText"/>
      </w:pPr>
      <w:r>
        <w:rPr>
          <w:rStyle w:val="CommentReference"/>
        </w:rPr>
        <w:annotationRef/>
      </w:r>
      <w:r>
        <w:t xml:space="preserve">The page numbers and labels are no longer connected and there may be some discrepancies  </w:t>
      </w:r>
    </w:p>
  </w:comment>
  <w:comment w:id="3" w:author="Brown,James T" w:date="2019-02-05T19:04:00Z" w:initials="BT">
    <w:p w14:paraId="0413B61C" w14:textId="77777777" w:rsidR="008F69F1" w:rsidRDefault="008F69F1">
      <w:pPr>
        <w:pStyle w:val="CommentText"/>
      </w:pPr>
      <w:r>
        <w:rPr>
          <w:rStyle w:val="CommentReference"/>
        </w:rPr>
        <w:annotationRef/>
      </w:r>
      <w:r>
        <w:t>This list does not match text</w:t>
      </w:r>
    </w:p>
  </w:comment>
  <w:comment w:id="5" w:author="reviewer" w:date="2019-02-11T10:59:00Z" w:initials="a">
    <w:p w14:paraId="033E0779" w14:textId="77777777" w:rsidR="008F69F1" w:rsidRDefault="008F69F1" w:rsidP="00E872D5">
      <w:pPr>
        <w:pStyle w:val="CommentText"/>
      </w:pPr>
      <w:r>
        <w:rPr>
          <w:rStyle w:val="CommentReference"/>
        </w:rPr>
        <w:annotationRef/>
      </w:r>
      <w:r>
        <w:rPr>
          <w:noProof/>
        </w:rPr>
        <w:t>You need to add references here as to what work has been done before - it doesn't have to include ECB.</w:t>
      </w:r>
    </w:p>
  </w:comment>
  <w:comment w:id="6" w:author="reviewer" w:date="2019-02-11T11:05:00Z" w:initials="a">
    <w:p w14:paraId="7DB16261" w14:textId="77777777" w:rsidR="008F69F1" w:rsidRDefault="008F69F1" w:rsidP="00E872D5">
      <w:pPr>
        <w:pStyle w:val="CommentText"/>
      </w:pPr>
      <w:r>
        <w:rPr>
          <w:rStyle w:val="CommentReference"/>
        </w:rPr>
        <w:annotationRef/>
      </w:r>
      <w:r>
        <w:rPr>
          <w:noProof/>
        </w:rPr>
        <w:t>And this is where you describe past work with ECB</w:t>
      </w:r>
    </w:p>
  </w:comment>
  <w:comment w:id="19" w:author="Dan" w:date="2019-02-15T09:29:00Z" w:initials="D">
    <w:p w14:paraId="191810A3" w14:textId="77777777" w:rsidR="008F69F1" w:rsidRDefault="008F69F1">
      <w:pPr>
        <w:pStyle w:val="CommentText"/>
      </w:pPr>
      <w:r>
        <w:rPr>
          <w:rStyle w:val="CommentReference"/>
        </w:rPr>
        <w:annotationRef/>
      </w:r>
      <w:r>
        <w:t xml:space="preserve">Again, your phrasing is incomplete. Increased protein storage in relation to what? I know you say it at the end of the sentence, but a reader should not have to wait until the end of the sentence to see your comparison. </w:t>
      </w:r>
    </w:p>
  </w:comment>
  <w:comment w:id="20" w:author="Dan" w:date="2019-02-15T13:12:00Z" w:initials="D">
    <w:p w14:paraId="28178C1E" w14:textId="11F60B7D" w:rsidR="008F69F1" w:rsidRDefault="008F69F1">
      <w:pPr>
        <w:pStyle w:val="CommentText"/>
      </w:pPr>
      <w:r>
        <w:rPr>
          <w:rStyle w:val="CommentReference"/>
        </w:rPr>
        <w:annotationRef/>
      </w:r>
      <w:bookmarkStart w:id="21" w:name="_GoBack"/>
      <w:bookmarkEnd w:id="21"/>
      <w:r>
        <w:t>I think these are good ideas, but they are all very general and not concrete. Could you follow these assertions with some specific examples to help the reader understand your concepts better?</w:t>
      </w:r>
    </w:p>
  </w:comment>
  <w:comment w:id="22" w:author="Dan" w:date="2019-01-29T10:05:00Z" w:initials="D">
    <w:p w14:paraId="05C22F96" w14:textId="77777777" w:rsidR="008F69F1" w:rsidRDefault="008F69F1" w:rsidP="00BE155D">
      <w:pPr>
        <w:pStyle w:val="CommentText"/>
      </w:pPr>
      <w:r>
        <w:rPr>
          <w:rStyle w:val="CommentReference"/>
        </w:rPr>
        <w:annotationRef/>
      </w:r>
      <w:r>
        <w:t>Also cite my review here.</w:t>
      </w:r>
    </w:p>
  </w:comment>
  <w:comment w:id="23" w:author="Dan" w:date="2019-01-29T10:04:00Z" w:initials="D">
    <w:p w14:paraId="05A84F82" w14:textId="77777777" w:rsidR="008F69F1" w:rsidRDefault="008F69F1">
      <w:pPr>
        <w:pStyle w:val="CommentText"/>
      </w:pPr>
      <w:r>
        <w:rPr>
          <w:rStyle w:val="CommentReference"/>
        </w:rPr>
        <w:annotationRef/>
      </w:r>
      <w:r>
        <w:t>Bad editing</w:t>
      </w:r>
    </w:p>
  </w:comment>
  <w:comment w:id="25" w:author="Dan" w:date="2019-01-29T10:27:00Z" w:initials="D">
    <w:p w14:paraId="24FEE2AE" w14:textId="77777777" w:rsidR="008F69F1" w:rsidRDefault="008F69F1">
      <w:pPr>
        <w:pStyle w:val="CommentText"/>
      </w:pPr>
      <w:r>
        <w:rPr>
          <w:rStyle w:val="CommentReference"/>
        </w:rPr>
        <w:annotationRef/>
      </w:r>
      <w:r>
        <w:t>You need a citation here.</w:t>
      </w:r>
    </w:p>
  </w:comment>
  <w:comment w:id="26" w:author="Dan" w:date="2019-01-29T10:29:00Z" w:initials="D">
    <w:p w14:paraId="614AE661" w14:textId="77777777" w:rsidR="008F69F1" w:rsidRDefault="008F69F1">
      <w:pPr>
        <w:pStyle w:val="CommentText"/>
      </w:pPr>
      <w:r>
        <w:rPr>
          <w:rStyle w:val="CommentReference"/>
        </w:rPr>
        <w:annotationRef/>
      </w:r>
      <w:r>
        <w:t xml:space="preserve">I do not understand this statement. What do you mean. Why do you not cite the Bradshaw study the first time you refer to it? </w:t>
      </w:r>
    </w:p>
  </w:comment>
  <w:comment w:id="27" w:author="Dan" w:date="2019-01-29T10:31:00Z" w:initials="D">
    <w:p w14:paraId="117507C9" w14:textId="77777777" w:rsidR="008F69F1" w:rsidRDefault="008F69F1">
      <w:pPr>
        <w:pStyle w:val="CommentText"/>
      </w:pPr>
      <w:r>
        <w:rPr>
          <w:rStyle w:val="CommentReference"/>
        </w:rPr>
        <w:annotationRef/>
      </w:r>
      <w:r>
        <w:t xml:space="preserve">Cut this down and combine it with the previous sentence. </w:t>
      </w:r>
    </w:p>
  </w:comment>
  <w:comment w:id="28" w:author="Dan" w:date="2019-01-29T10:33:00Z" w:initials="D">
    <w:p w14:paraId="51B856C0" w14:textId="77777777" w:rsidR="008F69F1" w:rsidRDefault="008F69F1">
      <w:pPr>
        <w:pStyle w:val="CommentText"/>
      </w:pPr>
      <w:r>
        <w:rPr>
          <w:rStyle w:val="CommentReference"/>
        </w:rPr>
        <w:annotationRef/>
      </w:r>
      <w:r>
        <w:t>Be clear about what you mean here. I think you are referring to the fact that the short-diapause genotype also had shallow and deep-</w:t>
      </w:r>
      <w:proofErr w:type="spellStart"/>
      <w:r>
        <w:t>diapausers</w:t>
      </w:r>
      <w:proofErr w:type="spellEnd"/>
      <w:r>
        <w:t xml:space="preserve"> where the long-diapause genotype only showed deep-diapause. Cut out useless se4ntences like this one and get right to the heart of the matter as you do below. </w:t>
      </w:r>
    </w:p>
  </w:comment>
  <w:comment w:id="30" w:author="Dan" w:date="2019-01-29T10:42:00Z" w:initials="D">
    <w:p w14:paraId="27E4EE73" w14:textId="77777777" w:rsidR="008F69F1" w:rsidRDefault="008F69F1">
      <w:pPr>
        <w:pStyle w:val="CommentText"/>
      </w:pPr>
      <w:r>
        <w:rPr>
          <w:rStyle w:val="CommentReference"/>
        </w:rPr>
        <w:annotationRef/>
      </w:r>
      <w:r>
        <w:t xml:space="preserve">OK, so what does this mean for pest monitoring or prediction, here you need a wrap up paragraph talking about what potential applications your work can have and the dollars that might be saved with better ECB management. </w:t>
      </w:r>
    </w:p>
    <w:p w14:paraId="149C7E6F" w14:textId="77777777" w:rsidR="008F69F1" w:rsidRDefault="008F69F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A2D429" w15:done="0"/>
  <w15:commentEx w15:paraId="7922E09B" w15:paraIdParent="7CA2D429" w15:done="0"/>
  <w15:commentEx w15:paraId="0DB21671" w15:done="0"/>
  <w15:commentEx w15:paraId="0413B61C" w15:done="0"/>
  <w15:commentEx w15:paraId="033E0779" w15:done="0"/>
  <w15:commentEx w15:paraId="7DB16261" w15:done="0"/>
  <w15:commentEx w15:paraId="191810A3" w15:done="0"/>
  <w15:commentEx w15:paraId="28178C1E" w15:done="0"/>
  <w15:commentEx w15:paraId="05C22F96" w15:done="0"/>
  <w15:commentEx w15:paraId="05A84F82" w15:done="0"/>
  <w15:commentEx w15:paraId="24FEE2AE" w15:done="0"/>
  <w15:commentEx w15:paraId="614AE661" w15:done="0"/>
  <w15:commentEx w15:paraId="117507C9" w15:done="0"/>
  <w15:commentEx w15:paraId="51B856C0" w15:done="0"/>
  <w15:commentEx w15:paraId="149C7E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A2D429" w16cid:durableId="20114002"/>
  <w16cid:commentId w16cid:paraId="7922E09B" w16cid:durableId="20114620"/>
  <w16cid:commentId w16cid:paraId="0DB21671" w16cid:durableId="20114003"/>
  <w16cid:commentId w16cid:paraId="0413B61C" w16cid:durableId="20114004"/>
  <w16cid:commentId w16cid:paraId="033E0779" w16cid:durableId="20114005"/>
  <w16cid:commentId w16cid:paraId="7DB16261" w16cid:durableId="20114006"/>
  <w16cid:commentId w16cid:paraId="191810A3" w16cid:durableId="20114007"/>
  <w16cid:commentId w16cid:paraId="28178C1E" w16cid:durableId="20114012"/>
  <w16cid:commentId w16cid:paraId="05C22F96" w16cid:durableId="20114013"/>
  <w16cid:commentId w16cid:paraId="05A84F82" w16cid:durableId="20114014"/>
  <w16cid:commentId w16cid:paraId="24FEE2AE" w16cid:durableId="20114015"/>
  <w16cid:commentId w16cid:paraId="614AE661" w16cid:durableId="20114016"/>
  <w16cid:commentId w16cid:paraId="117507C9" w16cid:durableId="20114017"/>
  <w16cid:commentId w16cid:paraId="51B856C0" w16cid:durableId="20114018"/>
  <w16cid:commentId w16cid:paraId="149C7E6F" w16cid:durableId="201140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820DB" w14:textId="77777777" w:rsidR="008F30C4" w:rsidRDefault="008F30C4">
      <w:pPr>
        <w:spacing w:after="0" w:line="240" w:lineRule="auto"/>
      </w:pPr>
      <w:r>
        <w:separator/>
      </w:r>
    </w:p>
  </w:endnote>
  <w:endnote w:type="continuationSeparator" w:id="0">
    <w:p w14:paraId="4E145BFC" w14:textId="77777777" w:rsidR="008F30C4" w:rsidRDefault="008F30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DD227" w14:textId="77777777" w:rsidR="008F69F1" w:rsidRDefault="008F69F1">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BF942" w14:textId="77777777" w:rsidR="008F69F1" w:rsidRDefault="008F69F1">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50B62" w14:textId="77777777" w:rsidR="008F69F1" w:rsidRDefault="008F69F1">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EBA5B" w14:textId="77777777" w:rsidR="008F69F1" w:rsidRDefault="008F69F1">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3B332" w14:textId="77777777" w:rsidR="008F69F1" w:rsidRDefault="008F69F1">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1CA04" w14:textId="77777777" w:rsidR="008F69F1" w:rsidRDefault="008F69F1">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3859A" w14:textId="77777777" w:rsidR="008F69F1" w:rsidRDefault="008F69F1">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9018E" w14:textId="77777777" w:rsidR="008F69F1" w:rsidRDefault="008F69F1">
    <w:pPr>
      <w:spacing w:after="0" w:line="259" w:lineRule="auto"/>
      <w:ind w:left="0" w:right="80" w:firstLine="0"/>
      <w:jc w:val="center"/>
    </w:pPr>
    <w:r>
      <w:fldChar w:fldCharType="begin"/>
    </w:r>
    <w:r>
      <w:instrText xml:space="preserve"> PAGE   \* MERGEFORMAT </w:instrText>
    </w:r>
    <w:r>
      <w:fldChar w:fldCharType="separate"/>
    </w:r>
    <w:r>
      <w:rPr>
        <w:noProof/>
      </w:rPr>
      <w:t>46</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6BCF3" w14:textId="77777777" w:rsidR="008F69F1" w:rsidRDefault="008F69F1">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D1AD4C" w14:textId="77777777" w:rsidR="008F30C4" w:rsidRDefault="008F30C4">
      <w:pPr>
        <w:spacing w:after="0" w:line="240" w:lineRule="auto"/>
      </w:pPr>
      <w:r>
        <w:separator/>
      </w:r>
    </w:p>
  </w:footnote>
  <w:footnote w:type="continuationSeparator" w:id="0">
    <w:p w14:paraId="50131EFE" w14:textId="77777777" w:rsidR="008F30C4" w:rsidRDefault="008F30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4064C" w14:textId="77777777" w:rsidR="008F69F1" w:rsidRDefault="008F69F1">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D4A8" w14:textId="77777777" w:rsidR="008F69F1" w:rsidRDefault="008F69F1">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FC4B0" w14:textId="77777777" w:rsidR="008F69F1" w:rsidRDefault="008F69F1">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903D" w14:textId="77777777" w:rsidR="008F69F1" w:rsidRDefault="008F69F1">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BEDAE" w14:textId="77777777" w:rsidR="008F69F1" w:rsidRDefault="008F69F1">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5919" w14:textId="77777777" w:rsidR="008F69F1" w:rsidRDefault="008F69F1">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0C0BC" w14:textId="77777777" w:rsidR="008F69F1" w:rsidRDefault="008F69F1">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F43B5" w14:textId="77777777" w:rsidR="008F69F1" w:rsidRDefault="008F69F1">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92C7E" w14:textId="77777777" w:rsidR="008F69F1" w:rsidRDefault="008F69F1">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46pt;height:48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Brown, James T. - ARS">
    <w15:presenceInfo w15:providerId="AD" w15:userId="S-1-5-21-2064210376-1677799041-60295696-4010"/>
  </w15:person>
  <w15:person w15:author="Brown, James T.">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241BD"/>
    <w:rsid w:val="00047032"/>
    <w:rsid w:val="000472C3"/>
    <w:rsid w:val="00054F53"/>
    <w:rsid w:val="00062423"/>
    <w:rsid w:val="0006372C"/>
    <w:rsid w:val="0007129A"/>
    <w:rsid w:val="000978A9"/>
    <w:rsid w:val="000A008B"/>
    <w:rsid w:val="000D6E6E"/>
    <w:rsid w:val="000E1D1C"/>
    <w:rsid w:val="000E69EC"/>
    <w:rsid w:val="000F7BF5"/>
    <w:rsid w:val="001011C2"/>
    <w:rsid w:val="00101994"/>
    <w:rsid w:val="00115239"/>
    <w:rsid w:val="0014256A"/>
    <w:rsid w:val="00147FCB"/>
    <w:rsid w:val="001545B6"/>
    <w:rsid w:val="001600C3"/>
    <w:rsid w:val="00172C25"/>
    <w:rsid w:val="0017795F"/>
    <w:rsid w:val="00182BD7"/>
    <w:rsid w:val="001906B7"/>
    <w:rsid w:val="001945C9"/>
    <w:rsid w:val="001A3D3B"/>
    <w:rsid w:val="001B1721"/>
    <w:rsid w:val="001B2751"/>
    <w:rsid w:val="001B705E"/>
    <w:rsid w:val="001C527C"/>
    <w:rsid w:val="001C689C"/>
    <w:rsid w:val="001C6E15"/>
    <w:rsid w:val="001E7880"/>
    <w:rsid w:val="001F72E0"/>
    <w:rsid w:val="001F744C"/>
    <w:rsid w:val="00206B10"/>
    <w:rsid w:val="00210119"/>
    <w:rsid w:val="00213597"/>
    <w:rsid w:val="0023404A"/>
    <w:rsid w:val="00236194"/>
    <w:rsid w:val="002407FE"/>
    <w:rsid w:val="00246FC2"/>
    <w:rsid w:val="00247503"/>
    <w:rsid w:val="00251EBA"/>
    <w:rsid w:val="00271B96"/>
    <w:rsid w:val="00274996"/>
    <w:rsid w:val="002852DB"/>
    <w:rsid w:val="002959D9"/>
    <w:rsid w:val="002960D2"/>
    <w:rsid w:val="002B1BE1"/>
    <w:rsid w:val="002C384F"/>
    <w:rsid w:val="002C7438"/>
    <w:rsid w:val="002D0CB1"/>
    <w:rsid w:val="002D7BCE"/>
    <w:rsid w:val="002E1D44"/>
    <w:rsid w:val="002E45AE"/>
    <w:rsid w:val="002E461C"/>
    <w:rsid w:val="002F0CE8"/>
    <w:rsid w:val="00303713"/>
    <w:rsid w:val="00313940"/>
    <w:rsid w:val="00315D8F"/>
    <w:rsid w:val="00323875"/>
    <w:rsid w:val="003240C8"/>
    <w:rsid w:val="00333DE5"/>
    <w:rsid w:val="00336675"/>
    <w:rsid w:val="00345E06"/>
    <w:rsid w:val="0035668A"/>
    <w:rsid w:val="00356F97"/>
    <w:rsid w:val="003571AB"/>
    <w:rsid w:val="00362A5A"/>
    <w:rsid w:val="00362E05"/>
    <w:rsid w:val="003657F6"/>
    <w:rsid w:val="00365AF1"/>
    <w:rsid w:val="00385FDC"/>
    <w:rsid w:val="003B2371"/>
    <w:rsid w:val="003B73A4"/>
    <w:rsid w:val="003C04C1"/>
    <w:rsid w:val="003C3E0E"/>
    <w:rsid w:val="003E7766"/>
    <w:rsid w:val="003F4583"/>
    <w:rsid w:val="0041772E"/>
    <w:rsid w:val="004179BB"/>
    <w:rsid w:val="00422199"/>
    <w:rsid w:val="00436603"/>
    <w:rsid w:val="004370E5"/>
    <w:rsid w:val="00445BE1"/>
    <w:rsid w:val="0045069E"/>
    <w:rsid w:val="00451DDE"/>
    <w:rsid w:val="004817D3"/>
    <w:rsid w:val="00483A1B"/>
    <w:rsid w:val="00490123"/>
    <w:rsid w:val="004917BE"/>
    <w:rsid w:val="004919E1"/>
    <w:rsid w:val="00495008"/>
    <w:rsid w:val="004A056B"/>
    <w:rsid w:val="004B74F2"/>
    <w:rsid w:val="004C310D"/>
    <w:rsid w:val="004D5603"/>
    <w:rsid w:val="004D56D5"/>
    <w:rsid w:val="004D5999"/>
    <w:rsid w:val="004E0D5A"/>
    <w:rsid w:val="004E7673"/>
    <w:rsid w:val="004F09C9"/>
    <w:rsid w:val="004F4745"/>
    <w:rsid w:val="00505FA1"/>
    <w:rsid w:val="0051573D"/>
    <w:rsid w:val="00527077"/>
    <w:rsid w:val="00534357"/>
    <w:rsid w:val="005509FF"/>
    <w:rsid w:val="00560914"/>
    <w:rsid w:val="0056454F"/>
    <w:rsid w:val="0057015C"/>
    <w:rsid w:val="0058403E"/>
    <w:rsid w:val="005877E3"/>
    <w:rsid w:val="00590864"/>
    <w:rsid w:val="00597966"/>
    <w:rsid w:val="005A5F4B"/>
    <w:rsid w:val="005B2DDE"/>
    <w:rsid w:val="005B3839"/>
    <w:rsid w:val="005B385A"/>
    <w:rsid w:val="005C0337"/>
    <w:rsid w:val="005D0A52"/>
    <w:rsid w:val="005D279F"/>
    <w:rsid w:val="005D29A0"/>
    <w:rsid w:val="005D47E5"/>
    <w:rsid w:val="005F7D5A"/>
    <w:rsid w:val="006023CB"/>
    <w:rsid w:val="0061542F"/>
    <w:rsid w:val="006200F2"/>
    <w:rsid w:val="006229D9"/>
    <w:rsid w:val="00625D89"/>
    <w:rsid w:val="006322BC"/>
    <w:rsid w:val="0063279C"/>
    <w:rsid w:val="00636639"/>
    <w:rsid w:val="00643F52"/>
    <w:rsid w:val="00647871"/>
    <w:rsid w:val="00652767"/>
    <w:rsid w:val="00667F35"/>
    <w:rsid w:val="006736AE"/>
    <w:rsid w:val="006746F1"/>
    <w:rsid w:val="006775CF"/>
    <w:rsid w:val="00684AFF"/>
    <w:rsid w:val="00690360"/>
    <w:rsid w:val="00695B9E"/>
    <w:rsid w:val="00697C07"/>
    <w:rsid w:val="006B3D7A"/>
    <w:rsid w:val="006B6BE0"/>
    <w:rsid w:val="006D2398"/>
    <w:rsid w:val="006E4F43"/>
    <w:rsid w:val="006F58EA"/>
    <w:rsid w:val="006F5AD1"/>
    <w:rsid w:val="006F5EF4"/>
    <w:rsid w:val="00702570"/>
    <w:rsid w:val="00706B3A"/>
    <w:rsid w:val="00706DE6"/>
    <w:rsid w:val="007217F9"/>
    <w:rsid w:val="00725EDF"/>
    <w:rsid w:val="007379D9"/>
    <w:rsid w:val="00754F0B"/>
    <w:rsid w:val="00771B0C"/>
    <w:rsid w:val="00774337"/>
    <w:rsid w:val="007B2067"/>
    <w:rsid w:val="007B4027"/>
    <w:rsid w:val="007B6F1F"/>
    <w:rsid w:val="007C1A3D"/>
    <w:rsid w:val="007C3B04"/>
    <w:rsid w:val="007F477F"/>
    <w:rsid w:val="007F6A28"/>
    <w:rsid w:val="007F71BB"/>
    <w:rsid w:val="00803A00"/>
    <w:rsid w:val="00815FCF"/>
    <w:rsid w:val="008179E2"/>
    <w:rsid w:val="008262F8"/>
    <w:rsid w:val="00827493"/>
    <w:rsid w:val="008364BC"/>
    <w:rsid w:val="00836E2F"/>
    <w:rsid w:val="00844C2B"/>
    <w:rsid w:val="008853EC"/>
    <w:rsid w:val="008A020F"/>
    <w:rsid w:val="008C20D0"/>
    <w:rsid w:val="008D03F4"/>
    <w:rsid w:val="008E6E23"/>
    <w:rsid w:val="008E70F7"/>
    <w:rsid w:val="008F30C4"/>
    <w:rsid w:val="008F5C7F"/>
    <w:rsid w:val="008F69F1"/>
    <w:rsid w:val="00901907"/>
    <w:rsid w:val="00901C16"/>
    <w:rsid w:val="00914942"/>
    <w:rsid w:val="0094006B"/>
    <w:rsid w:val="00941D82"/>
    <w:rsid w:val="0094291C"/>
    <w:rsid w:val="009514F6"/>
    <w:rsid w:val="00952DBE"/>
    <w:rsid w:val="0097178C"/>
    <w:rsid w:val="00973830"/>
    <w:rsid w:val="00983588"/>
    <w:rsid w:val="00990B2E"/>
    <w:rsid w:val="00993EDE"/>
    <w:rsid w:val="009963D9"/>
    <w:rsid w:val="009972D1"/>
    <w:rsid w:val="00997F25"/>
    <w:rsid w:val="009B7A17"/>
    <w:rsid w:val="009C1240"/>
    <w:rsid w:val="009C22D2"/>
    <w:rsid w:val="009E5A7B"/>
    <w:rsid w:val="009F6006"/>
    <w:rsid w:val="009F77D8"/>
    <w:rsid w:val="00A1298B"/>
    <w:rsid w:val="00A13F24"/>
    <w:rsid w:val="00A21756"/>
    <w:rsid w:val="00A221E4"/>
    <w:rsid w:val="00A32000"/>
    <w:rsid w:val="00A33568"/>
    <w:rsid w:val="00A37F0F"/>
    <w:rsid w:val="00A618CD"/>
    <w:rsid w:val="00A75D96"/>
    <w:rsid w:val="00A87CB6"/>
    <w:rsid w:val="00AA1215"/>
    <w:rsid w:val="00AA5659"/>
    <w:rsid w:val="00AA6878"/>
    <w:rsid w:val="00AB6EF8"/>
    <w:rsid w:val="00AC10D3"/>
    <w:rsid w:val="00AC406C"/>
    <w:rsid w:val="00AD07F1"/>
    <w:rsid w:val="00AF74AF"/>
    <w:rsid w:val="00B04401"/>
    <w:rsid w:val="00B134B2"/>
    <w:rsid w:val="00B155A8"/>
    <w:rsid w:val="00B2050F"/>
    <w:rsid w:val="00B211B5"/>
    <w:rsid w:val="00B22515"/>
    <w:rsid w:val="00B30EA8"/>
    <w:rsid w:val="00B662AB"/>
    <w:rsid w:val="00B71FB5"/>
    <w:rsid w:val="00BC1BD3"/>
    <w:rsid w:val="00BC2E50"/>
    <w:rsid w:val="00BD12C4"/>
    <w:rsid w:val="00BD276A"/>
    <w:rsid w:val="00BD5589"/>
    <w:rsid w:val="00BE155D"/>
    <w:rsid w:val="00BF2F90"/>
    <w:rsid w:val="00BF42BE"/>
    <w:rsid w:val="00BF7588"/>
    <w:rsid w:val="00BF7E6C"/>
    <w:rsid w:val="00C01CC2"/>
    <w:rsid w:val="00C040FA"/>
    <w:rsid w:val="00C0546D"/>
    <w:rsid w:val="00C11ECF"/>
    <w:rsid w:val="00C136E2"/>
    <w:rsid w:val="00C34FA8"/>
    <w:rsid w:val="00C41DB6"/>
    <w:rsid w:val="00C66D59"/>
    <w:rsid w:val="00C82911"/>
    <w:rsid w:val="00C82E8F"/>
    <w:rsid w:val="00C87443"/>
    <w:rsid w:val="00C87785"/>
    <w:rsid w:val="00C96BC2"/>
    <w:rsid w:val="00CA7658"/>
    <w:rsid w:val="00CB11F9"/>
    <w:rsid w:val="00CC4ED7"/>
    <w:rsid w:val="00CD2223"/>
    <w:rsid w:val="00CE2926"/>
    <w:rsid w:val="00CE5B15"/>
    <w:rsid w:val="00CF1B1E"/>
    <w:rsid w:val="00CF55C9"/>
    <w:rsid w:val="00CF6A55"/>
    <w:rsid w:val="00D00400"/>
    <w:rsid w:val="00D00CC9"/>
    <w:rsid w:val="00D06134"/>
    <w:rsid w:val="00D158A8"/>
    <w:rsid w:val="00D24788"/>
    <w:rsid w:val="00D27C9E"/>
    <w:rsid w:val="00D46D38"/>
    <w:rsid w:val="00D6319F"/>
    <w:rsid w:val="00D73143"/>
    <w:rsid w:val="00D7323C"/>
    <w:rsid w:val="00D87B08"/>
    <w:rsid w:val="00D93CAC"/>
    <w:rsid w:val="00D93E90"/>
    <w:rsid w:val="00D9566E"/>
    <w:rsid w:val="00DA0DAB"/>
    <w:rsid w:val="00DA2BAF"/>
    <w:rsid w:val="00DA3145"/>
    <w:rsid w:val="00DA52FB"/>
    <w:rsid w:val="00DB113A"/>
    <w:rsid w:val="00DB42C7"/>
    <w:rsid w:val="00DB78B2"/>
    <w:rsid w:val="00DC14A9"/>
    <w:rsid w:val="00DC3A25"/>
    <w:rsid w:val="00DC6259"/>
    <w:rsid w:val="00DD0E72"/>
    <w:rsid w:val="00DD34A5"/>
    <w:rsid w:val="00DD43B4"/>
    <w:rsid w:val="00DD5FD6"/>
    <w:rsid w:val="00DE7786"/>
    <w:rsid w:val="00DF0903"/>
    <w:rsid w:val="00E000B5"/>
    <w:rsid w:val="00E01AE6"/>
    <w:rsid w:val="00E01FAA"/>
    <w:rsid w:val="00E21FFA"/>
    <w:rsid w:val="00E26727"/>
    <w:rsid w:val="00E3506E"/>
    <w:rsid w:val="00E3519C"/>
    <w:rsid w:val="00E3698F"/>
    <w:rsid w:val="00E36B65"/>
    <w:rsid w:val="00E371DB"/>
    <w:rsid w:val="00E50ACD"/>
    <w:rsid w:val="00E5235D"/>
    <w:rsid w:val="00E66393"/>
    <w:rsid w:val="00E72777"/>
    <w:rsid w:val="00E819EC"/>
    <w:rsid w:val="00E872D5"/>
    <w:rsid w:val="00E93C90"/>
    <w:rsid w:val="00EA0CCB"/>
    <w:rsid w:val="00EB1638"/>
    <w:rsid w:val="00EC3B40"/>
    <w:rsid w:val="00EE093B"/>
    <w:rsid w:val="00EF16C4"/>
    <w:rsid w:val="00EF3DED"/>
    <w:rsid w:val="00F06552"/>
    <w:rsid w:val="00F1002A"/>
    <w:rsid w:val="00F2538A"/>
    <w:rsid w:val="00F30860"/>
    <w:rsid w:val="00F416C8"/>
    <w:rsid w:val="00F60F18"/>
    <w:rsid w:val="00F61314"/>
    <w:rsid w:val="00F62B02"/>
    <w:rsid w:val="00F62F69"/>
    <w:rsid w:val="00F67582"/>
    <w:rsid w:val="00F7755A"/>
    <w:rsid w:val="00F87FE4"/>
    <w:rsid w:val="00FA4F67"/>
    <w:rsid w:val="00FA5558"/>
    <w:rsid w:val="00FB53D1"/>
    <w:rsid w:val="00FB7994"/>
    <w:rsid w:val="00FC6EA6"/>
    <w:rsid w:val="00FD2921"/>
    <w:rsid w:val="00FD72A7"/>
    <w:rsid w:val="00FE68A9"/>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85DD4B"/>
  <w15:docId w15:val="{347531A9-EFEF-4843-A200-ABF8DEB21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header" Target="header9.xml"/><Relationship Id="rId21" Type="http://schemas.openxmlformats.org/officeDocument/2006/relationships/footer" Target="footer5.xml"/><Relationship Id="rId34" Type="http://schemas.openxmlformats.org/officeDocument/2006/relationships/image" Target="media/image13.jp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header" Target="header8.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7.xm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oter" Target="footer8.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75E35-301E-9348-9E45-1F88E0F8D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73</Pages>
  <Words>36299</Words>
  <Characters>206905</Characters>
  <Application>Microsoft Office Word</Application>
  <DocSecurity>0</DocSecurity>
  <Lines>1724</Lines>
  <Paragraphs>485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2</cp:revision>
  <cp:lastPrinted>2019-02-12T17:16:00Z</cp:lastPrinted>
  <dcterms:created xsi:type="dcterms:W3CDTF">2019-02-17T19:21:00Z</dcterms:created>
  <dcterms:modified xsi:type="dcterms:W3CDTF">2019-02-17T19:21:00Z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ies>
</file>