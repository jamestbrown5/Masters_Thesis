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227FC" w14:textId="703BC58D" w:rsidR="006F58EA" w:rsidRPr="004F09C9" w:rsidDel="00754F0B" w:rsidRDefault="00D27C9E" w:rsidP="00754F0B">
      <w:pPr>
        <w:spacing w:line="259" w:lineRule="auto"/>
        <w:ind w:left="-5"/>
        <w:jc w:val="center"/>
        <w:rPr>
          <w:del w:id="0" w:author="Brown,James T" w:date="2019-01-30T08:57:00Z"/>
          <w:color w:val="000000" w:themeColor="text1"/>
        </w:rPr>
        <w:pPrChange w:id="1" w:author="Brown,James T" w:date="2019-01-30T08:57:00Z">
          <w:pPr>
            <w:spacing w:line="259" w:lineRule="auto"/>
            <w:ind w:left="-5"/>
          </w:pPr>
        </w:pPrChange>
      </w:pPr>
      <w:del w:id="2" w:author="Brown,James T" w:date="2019-01-30T08:56:00Z">
        <w:r w:rsidRPr="004F09C9" w:rsidDel="00754F0B">
          <w:rPr>
            <w:color w:val="000000" w:themeColor="text1"/>
          </w:rPr>
          <w:delText>SEASONAL CUES AND</w:delText>
        </w:r>
      </w:del>
      <w:ins w:id="3" w:author="Brown,James T" w:date="2019-01-30T08:56:00Z">
        <w:r w:rsidR="00754F0B">
          <w:rPr>
            <w:color w:val="000000" w:themeColor="text1"/>
          </w:rPr>
          <w:t>SAVING AND STORING FAT: DIFFERENT DIAPAUSE PREPARATION STRAGETIES</w:t>
        </w:r>
      </w:ins>
      <w:del w:id="4" w:author="Brown,James T" w:date="2019-01-30T08:56:00Z">
        <w:r w:rsidRPr="004F09C9" w:rsidDel="00754F0B">
          <w:rPr>
            <w:color w:val="000000" w:themeColor="text1"/>
          </w:rPr>
          <w:delText xml:space="preserve"> DIAPAUSE PREPARATION</w:delText>
        </w:r>
      </w:del>
      <w:r w:rsidRPr="004F09C9">
        <w:rPr>
          <w:color w:val="000000" w:themeColor="text1"/>
        </w:rPr>
        <w:t xml:space="preserve"> </w:t>
      </w:r>
      <w:ins w:id="5" w:author="Brown,James T" w:date="2019-01-30T09:02:00Z">
        <w:r w:rsidR="00210119">
          <w:rPr>
            <w:color w:val="000000" w:themeColor="text1"/>
          </w:rPr>
          <w:t>OF</w:t>
        </w:r>
      </w:ins>
      <w:del w:id="6" w:author="Brown,James T" w:date="2019-01-30T09:02:00Z">
        <w:r w:rsidRPr="004F09C9" w:rsidDel="00210119">
          <w:rPr>
            <w:color w:val="000000" w:themeColor="text1"/>
          </w:rPr>
          <w:delText>IN</w:delText>
        </w:r>
      </w:del>
      <w:r w:rsidRPr="004F09C9">
        <w:rPr>
          <w:color w:val="000000" w:themeColor="text1"/>
        </w:rPr>
        <w:t xml:space="preserve"> THE EUROPEAN CORN BORER,</w:t>
      </w:r>
      <w:ins w:id="7" w:author="Brown,James T" w:date="2019-01-30T08:57:00Z">
        <w:r w:rsidR="00754F0B">
          <w:rPr>
            <w:i/>
            <w:color w:val="000000" w:themeColor="text1"/>
          </w:rPr>
          <w:t xml:space="preserve"> </w:t>
        </w:r>
      </w:ins>
    </w:p>
    <w:p w14:paraId="7714D532" w14:textId="77777777" w:rsidR="006F58EA" w:rsidRPr="004F09C9" w:rsidRDefault="00D27C9E" w:rsidP="00754F0B">
      <w:pPr>
        <w:spacing w:line="259" w:lineRule="auto"/>
        <w:ind w:left="-5"/>
        <w:jc w:val="center"/>
        <w:rPr>
          <w:color w:val="000000" w:themeColor="text1"/>
        </w:rPr>
        <w:pPrChange w:id="8" w:author="Brown,James T" w:date="2019-01-30T08:57:00Z">
          <w:pPr>
            <w:spacing w:after="4758" w:line="263" w:lineRule="auto"/>
            <w:jc w:val="center"/>
          </w:pPr>
        </w:pPrChange>
      </w:pPr>
      <w:r w:rsidRPr="004F09C9">
        <w:rPr>
          <w:i/>
          <w:color w:val="000000" w:themeColor="text1"/>
        </w:rPr>
        <w:t xml:space="preserve">Ostrinia nubilalis </w:t>
      </w:r>
      <w:r w:rsidRPr="004F09C9">
        <w:rPr>
          <w:color w:val="000000" w:themeColor="text1"/>
        </w:rPr>
        <w:t>(LEPIDOPTERA: CRAMBIDAE)</w:t>
      </w:r>
    </w:p>
    <w:p w14:paraId="5B017B74" w14:textId="77777777" w:rsidR="00754F0B" w:rsidRDefault="00754F0B">
      <w:pPr>
        <w:spacing w:after="162" w:line="263" w:lineRule="auto"/>
        <w:jc w:val="center"/>
        <w:rPr>
          <w:ins w:id="9" w:author="Brown,James T" w:date="2019-01-30T08:57:00Z"/>
          <w:color w:val="000000" w:themeColor="text1"/>
        </w:rPr>
      </w:pPr>
    </w:p>
    <w:p w14:paraId="444A00F3" w14:textId="77777777" w:rsidR="00754F0B" w:rsidRDefault="00754F0B">
      <w:pPr>
        <w:spacing w:after="162" w:line="263" w:lineRule="auto"/>
        <w:jc w:val="center"/>
        <w:rPr>
          <w:ins w:id="10" w:author="Brown,James T" w:date="2019-01-30T08:57:00Z"/>
          <w:color w:val="000000" w:themeColor="text1"/>
        </w:rPr>
      </w:pPr>
    </w:p>
    <w:p w14:paraId="0ADE7372" w14:textId="77777777" w:rsidR="00754F0B" w:rsidRDefault="00754F0B">
      <w:pPr>
        <w:spacing w:after="162" w:line="263" w:lineRule="auto"/>
        <w:jc w:val="center"/>
        <w:rPr>
          <w:ins w:id="11" w:author="Brown,James T" w:date="2019-01-30T08:57:00Z"/>
          <w:color w:val="000000" w:themeColor="text1"/>
        </w:rPr>
      </w:pPr>
    </w:p>
    <w:p w14:paraId="7336F8DD" w14:textId="77777777" w:rsidR="00754F0B" w:rsidRDefault="00754F0B">
      <w:pPr>
        <w:spacing w:after="162" w:line="263" w:lineRule="auto"/>
        <w:jc w:val="center"/>
        <w:rPr>
          <w:ins w:id="12" w:author="Brown,James T" w:date="2019-01-30T08:57:00Z"/>
          <w:color w:val="000000" w:themeColor="text1"/>
        </w:rPr>
      </w:pPr>
    </w:p>
    <w:p w14:paraId="67ABFE89" w14:textId="77777777" w:rsidR="00754F0B" w:rsidRDefault="00754F0B">
      <w:pPr>
        <w:spacing w:after="162" w:line="263" w:lineRule="auto"/>
        <w:jc w:val="center"/>
        <w:rPr>
          <w:ins w:id="13" w:author="Brown,James T" w:date="2019-01-30T08:57:00Z"/>
          <w:color w:val="000000" w:themeColor="text1"/>
        </w:rPr>
      </w:pPr>
    </w:p>
    <w:p w14:paraId="507F57B6" w14:textId="77777777" w:rsidR="00754F0B" w:rsidRDefault="00754F0B">
      <w:pPr>
        <w:spacing w:after="162" w:line="263" w:lineRule="auto"/>
        <w:jc w:val="center"/>
        <w:rPr>
          <w:ins w:id="14" w:author="Brown,James T" w:date="2019-01-30T08:57:00Z"/>
          <w:color w:val="000000" w:themeColor="text1"/>
        </w:rPr>
      </w:pPr>
    </w:p>
    <w:p w14:paraId="0C058CA8" w14:textId="77777777" w:rsidR="00754F0B" w:rsidRDefault="00754F0B">
      <w:pPr>
        <w:spacing w:after="162" w:line="263" w:lineRule="auto"/>
        <w:jc w:val="center"/>
        <w:rPr>
          <w:ins w:id="15" w:author="Brown,James T" w:date="2019-01-30T08:57:00Z"/>
          <w:color w:val="000000" w:themeColor="text1"/>
        </w:rPr>
      </w:pPr>
    </w:p>
    <w:p w14:paraId="1363BE34" w14:textId="77777777" w:rsidR="00754F0B" w:rsidRDefault="00754F0B">
      <w:pPr>
        <w:spacing w:after="162" w:line="263" w:lineRule="auto"/>
        <w:jc w:val="center"/>
        <w:rPr>
          <w:ins w:id="16" w:author="Brown,James T" w:date="2019-01-30T08:57:00Z"/>
          <w:color w:val="000000" w:themeColor="text1"/>
        </w:rPr>
      </w:pPr>
    </w:p>
    <w:p w14:paraId="1D18A1D4" w14:textId="77777777" w:rsidR="00754F0B" w:rsidRDefault="00754F0B">
      <w:pPr>
        <w:spacing w:after="162" w:line="263" w:lineRule="auto"/>
        <w:jc w:val="center"/>
        <w:rPr>
          <w:ins w:id="17" w:author="Brown,James T" w:date="2019-01-30T08:57:00Z"/>
          <w:color w:val="000000" w:themeColor="text1"/>
        </w:rPr>
      </w:pPr>
    </w:p>
    <w:p w14:paraId="3C951A10" w14:textId="77777777" w:rsidR="00754F0B" w:rsidRDefault="00754F0B">
      <w:pPr>
        <w:spacing w:after="162" w:line="263" w:lineRule="auto"/>
        <w:jc w:val="center"/>
        <w:rPr>
          <w:ins w:id="18" w:author="Brown,James T" w:date="2019-01-30T08:57:00Z"/>
          <w:color w:val="000000" w:themeColor="text1"/>
        </w:rPr>
      </w:pPr>
    </w:p>
    <w:p w14:paraId="7543D9AB" w14:textId="3F15B480" w:rsidR="006F58EA" w:rsidRPr="004F09C9" w:rsidRDefault="00D27C9E">
      <w:pPr>
        <w:spacing w:after="162" w:line="263" w:lineRule="auto"/>
        <w:jc w:val="center"/>
        <w:rPr>
          <w:color w:val="000000" w:themeColor="text1"/>
        </w:rPr>
      </w:pPr>
      <w:r w:rsidRPr="004F09C9">
        <w:rPr>
          <w:color w:val="000000" w:themeColor="text1"/>
        </w:rPr>
        <w:t>By</w:t>
      </w:r>
    </w:p>
    <w:p w14:paraId="470274B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4444C3EF"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1D1D82C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02F467E"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0B011B7"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7DA446F5"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2432F06" w14:textId="77777777" w:rsidR="00D27C9E" w:rsidRPr="004F09C9" w:rsidRDefault="00D27C9E" w:rsidP="00D27C9E">
      <w:pPr>
        <w:spacing w:after="162" w:line="263" w:lineRule="auto"/>
        <w:jc w:val="center"/>
        <w:rPr>
          <w:color w:val="000000" w:themeColor="text1"/>
        </w:rPr>
      </w:pPr>
    </w:p>
    <w:p w14:paraId="066FCE87" w14:textId="77777777" w:rsidR="00D27C9E" w:rsidRPr="004F09C9" w:rsidRDefault="00D27C9E" w:rsidP="00D27C9E">
      <w:pPr>
        <w:spacing w:after="162" w:line="263" w:lineRule="auto"/>
        <w:jc w:val="center"/>
        <w:rPr>
          <w:color w:val="000000" w:themeColor="text1"/>
        </w:rPr>
      </w:pPr>
    </w:p>
    <w:p w14:paraId="0A52C040" w14:textId="77777777" w:rsidR="00D27C9E" w:rsidRPr="004F09C9" w:rsidRDefault="00D27C9E" w:rsidP="00D27C9E">
      <w:pPr>
        <w:spacing w:after="162" w:line="263" w:lineRule="auto"/>
        <w:jc w:val="center"/>
        <w:rPr>
          <w:color w:val="000000" w:themeColor="text1"/>
        </w:rPr>
      </w:pPr>
    </w:p>
    <w:p w14:paraId="23A61B5D" w14:textId="77777777" w:rsidR="00D27C9E" w:rsidRPr="004F09C9" w:rsidRDefault="00D27C9E" w:rsidP="00D27C9E">
      <w:pPr>
        <w:spacing w:after="162" w:line="263" w:lineRule="auto"/>
        <w:jc w:val="center"/>
        <w:rPr>
          <w:color w:val="000000" w:themeColor="text1"/>
        </w:rPr>
      </w:pPr>
    </w:p>
    <w:p w14:paraId="36747688" w14:textId="77777777" w:rsidR="00D27C9E" w:rsidRPr="004F09C9" w:rsidRDefault="00D27C9E" w:rsidP="00D27C9E">
      <w:pPr>
        <w:spacing w:after="162" w:line="263" w:lineRule="auto"/>
        <w:jc w:val="center"/>
        <w:rPr>
          <w:color w:val="000000" w:themeColor="text1"/>
        </w:rPr>
      </w:pPr>
    </w:p>
    <w:p w14:paraId="2CF41EA4" w14:textId="77777777" w:rsidR="00D27C9E" w:rsidRPr="004F09C9" w:rsidRDefault="00D27C9E" w:rsidP="00D27C9E">
      <w:pPr>
        <w:spacing w:after="162" w:line="263" w:lineRule="auto"/>
        <w:jc w:val="center"/>
        <w:rPr>
          <w:color w:val="000000" w:themeColor="text1"/>
        </w:rPr>
      </w:pPr>
    </w:p>
    <w:p w14:paraId="2C484E40" w14:textId="77777777" w:rsidR="00D27C9E" w:rsidRPr="004F09C9" w:rsidRDefault="00D27C9E" w:rsidP="00D27C9E">
      <w:pPr>
        <w:spacing w:after="162" w:line="263" w:lineRule="auto"/>
        <w:jc w:val="center"/>
        <w:rPr>
          <w:color w:val="000000" w:themeColor="text1"/>
        </w:rPr>
      </w:pPr>
    </w:p>
    <w:p w14:paraId="6CEEAA77" w14:textId="77777777" w:rsidR="00D27C9E" w:rsidRPr="004F09C9" w:rsidRDefault="00D27C9E" w:rsidP="00D27C9E">
      <w:pPr>
        <w:spacing w:after="162" w:line="263" w:lineRule="auto"/>
        <w:jc w:val="center"/>
        <w:rPr>
          <w:color w:val="000000" w:themeColor="text1"/>
        </w:rPr>
      </w:pPr>
    </w:p>
    <w:p w14:paraId="1B0E806F" w14:textId="77777777" w:rsidR="00D27C9E" w:rsidRPr="004F09C9" w:rsidRDefault="00D27C9E" w:rsidP="00D27C9E">
      <w:pPr>
        <w:spacing w:after="162" w:line="263" w:lineRule="auto"/>
        <w:jc w:val="center"/>
        <w:rPr>
          <w:color w:val="000000" w:themeColor="text1"/>
        </w:rPr>
      </w:pPr>
    </w:p>
    <w:p w14:paraId="1661D6B4" w14:textId="77777777" w:rsidR="00D27C9E" w:rsidRPr="004F09C9" w:rsidRDefault="00D27C9E" w:rsidP="00D27C9E">
      <w:pPr>
        <w:spacing w:after="162" w:line="263" w:lineRule="auto"/>
        <w:jc w:val="center"/>
        <w:rPr>
          <w:color w:val="000000" w:themeColor="text1"/>
        </w:rPr>
      </w:pPr>
    </w:p>
    <w:p w14:paraId="42766998" w14:textId="77777777" w:rsidR="00D27C9E" w:rsidRPr="004F09C9" w:rsidRDefault="00D27C9E" w:rsidP="00D27C9E">
      <w:pPr>
        <w:spacing w:after="162" w:line="263" w:lineRule="auto"/>
        <w:jc w:val="center"/>
        <w:rPr>
          <w:color w:val="000000" w:themeColor="text1"/>
        </w:rPr>
      </w:pPr>
    </w:p>
    <w:p w14:paraId="53BDBA85" w14:textId="77777777" w:rsidR="00D27C9E" w:rsidRPr="004F09C9" w:rsidRDefault="00D27C9E" w:rsidP="00D27C9E">
      <w:pPr>
        <w:spacing w:after="162" w:line="263" w:lineRule="auto"/>
        <w:jc w:val="center"/>
        <w:rPr>
          <w:color w:val="000000" w:themeColor="text1"/>
        </w:rPr>
      </w:pPr>
    </w:p>
    <w:p w14:paraId="30A9530A" w14:textId="77777777" w:rsidR="00D27C9E" w:rsidRPr="004F09C9" w:rsidRDefault="00D27C9E" w:rsidP="00D27C9E">
      <w:pPr>
        <w:spacing w:after="162" w:line="263" w:lineRule="auto"/>
        <w:jc w:val="center"/>
        <w:rPr>
          <w:color w:val="000000" w:themeColor="text1"/>
        </w:rPr>
      </w:pPr>
    </w:p>
    <w:p w14:paraId="6AE36E7D" w14:textId="77777777" w:rsidR="00D27C9E" w:rsidRPr="004F09C9" w:rsidRDefault="007B2B58">
      <w:pPr>
        <w:spacing w:line="259" w:lineRule="auto"/>
        <w:ind w:left="3226" w:right="90"/>
        <w:rPr>
          <w:color w:val="000000" w:themeColor="text1"/>
        </w:rPr>
      </w:pPr>
      <w:r>
        <w:rPr>
          <w:noProof/>
          <w:color w:val="000000" w:themeColor="text1"/>
        </w:rPr>
        <w:pict w14:anchorId="1441CB9E">
          <v:shape id="Picture 44704" o:spid="_x0000_i1025" type="#_x0000_t75" alt="" style="width:11.15pt;height:11.15pt;visibility:visible;mso-wrap-style:square;mso-width-percent:0;mso-height-percent:0;mso-width-percent:0;mso-height-percent:0">
            <v:imagedata r:id="rId8" o:title=""/>
          </v:shape>
        </w:pict>
      </w:r>
      <w:r w:rsidR="00D27C9E" w:rsidRPr="004F09C9">
        <w:rPr>
          <w:color w:val="000000" w:themeColor="text1"/>
        </w:rPr>
        <w:t xml:space="preserve"> 2019 James T. Brown</w:t>
      </w:r>
    </w:p>
    <w:p w14:paraId="321292AB" w14:textId="77777777" w:rsidR="00D27C9E" w:rsidRPr="004F09C9" w:rsidRDefault="00D27C9E">
      <w:pPr>
        <w:spacing w:line="259" w:lineRule="auto"/>
        <w:ind w:left="3226" w:right="90"/>
        <w:rPr>
          <w:color w:val="000000" w:themeColor="text1"/>
        </w:rPr>
      </w:pPr>
    </w:p>
    <w:p w14:paraId="0D917B46" w14:textId="77777777" w:rsidR="00D27C9E" w:rsidRPr="004F09C9" w:rsidRDefault="00D27C9E">
      <w:pPr>
        <w:spacing w:line="259" w:lineRule="auto"/>
        <w:ind w:left="3226" w:right="90"/>
        <w:rPr>
          <w:color w:val="000000" w:themeColor="text1"/>
        </w:rPr>
      </w:pPr>
    </w:p>
    <w:p w14:paraId="2132D50B" w14:textId="77777777" w:rsidR="00D27C9E" w:rsidRPr="004F09C9" w:rsidRDefault="00D27C9E">
      <w:pPr>
        <w:spacing w:line="259" w:lineRule="auto"/>
        <w:ind w:left="3226" w:right="90"/>
        <w:rPr>
          <w:color w:val="000000" w:themeColor="text1"/>
        </w:rPr>
      </w:pPr>
    </w:p>
    <w:p w14:paraId="3623CBB5" w14:textId="77777777" w:rsidR="00D27C9E" w:rsidRPr="004F09C9" w:rsidRDefault="00D27C9E">
      <w:pPr>
        <w:spacing w:line="259" w:lineRule="auto"/>
        <w:ind w:left="3226" w:right="90"/>
        <w:rPr>
          <w:color w:val="000000" w:themeColor="text1"/>
        </w:rPr>
      </w:pPr>
    </w:p>
    <w:p w14:paraId="164AA7E3" w14:textId="77777777" w:rsidR="00D27C9E" w:rsidRPr="004F09C9" w:rsidRDefault="00D27C9E">
      <w:pPr>
        <w:spacing w:line="259" w:lineRule="auto"/>
        <w:ind w:left="3226" w:right="90"/>
        <w:rPr>
          <w:color w:val="000000" w:themeColor="text1"/>
        </w:rPr>
      </w:pPr>
    </w:p>
    <w:p w14:paraId="49176DBB" w14:textId="77777777" w:rsidR="00D27C9E" w:rsidRPr="004F09C9" w:rsidRDefault="00D27C9E">
      <w:pPr>
        <w:spacing w:line="259" w:lineRule="auto"/>
        <w:ind w:left="3226" w:right="90"/>
        <w:rPr>
          <w:color w:val="000000" w:themeColor="text1"/>
        </w:rPr>
      </w:pPr>
    </w:p>
    <w:p w14:paraId="22D9769A" w14:textId="77777777" w:rsidR="00D27C9E" w:rsidRPr="004F09C9" w:rsidRDefault="00D27C9E">
      <w:pPr>
        <w:spacing w:line="259" w:lineRule="auto"/>
        <w:ind w:left="3226" w:right="90"/>
        <w:rPr>
          <w:color w:val="000000" w:themeColor="text1"/>
        </w:rPr>
      </w:pPr>
    </w:p>
    <w:p w14:paraId="0BA7B95B" w14:textId="77777777" w:rsidR="00D27C9E" w:rsidRPr="004F09C9" w:rsidRDefault="00D27C9E">
      <w:pPr>
        <w:spacing w:line="259" w:lineRule="auto"/>
        <w:ind w:left="3226" w:right="90"/>
        <w:rPr>
          <w:color w:val="000000" w:themeColor="text1"/>
        </w:rPr>
      </w:pPr>
    </w:p>
    <w:p w14:paraId="3C7E8F82" w14:textId="77777777" w:rsidR="00D27C9E" w:rsidRPr="004F09C9" w:rsidRDefault="00D27C9E">
      <w:pPr>
        <w:spacing w:line="259" w:lineRule="auto"/>
        <w:ind w:left="3226" w:right="90"/>
        <w:rPr>
          <w:color w:val="000000" w:themeColor="text1"/>
        </w:rPr>
      </w:pPr>
    </w:p>
    <w:p w14:paraId="5E543196" w14:textId="77777777" w:rsidR="00D27C9E" w:rsidRPr="004F09C9" w:rsidRDefault="00D27C9E">
      <w:pPr>
        <w:spacing w:line="259" w:lineRule="auto"/>
        <w:ind w:left="3226" w:right="90"/>
        <w:rPr>
          <w:color w:val="000000" w:themeColor="text1"/>
        </w:rPr>
      </w:pPr>
    </w:p>
    <w:p w14:paraId="5EFF2CA5" w14:textId="77777777" w:rsidR="00D27C9E" w:rsidRPr="004F09C9" w:rsidRDefault="00D27C9E">
      <w:pPr>
        <w:spacing w:line="259" w:lineRule="auto"/>
        <w:ind w:left="3226" w:right="90"/>
        <w:rPr>
          <w:color w:val="000000" w:themeColor="text1"/>
        </w:rPr>
      </w:pPr>
    </w:p>
    <w:p w14:paraId="7E609805" w14:textId="77777777" w:rsidR="00D27C9E" w:rsidRPr="004F09C9" w:rsidRDefault="00D27C9E">
      <w:pPr>
        <w:spacing w:line="259" w:lineRule="auto"/>
        <w:ind w:left="3226" w:right="90"/>
        <w:rPr>
          <w:color w:val="000000" w:themeColor="text1"/>
        </w:rPr>
      </w:pPr>
    </w:p>
    <w:p w14:paraId="5AB4EF1A" w14:textId="77777777" w:rsidR="00D27C9E" w:rsidRPr="004F09C9" w:rsidRDefault="00D27C9E">
      <w:pPr>
        <w:spacing w:line="259" w:lineRule="auto"/>
        <w:ind w:left="3226" w:right="90"/>
        <w:rPr>
          <w:color w:val="000000" w:themeColor="text1"/>
        </w:rPr>
      </w:pPr>
    </w:p>
    <w:p w14:paraId="6A4598E0" w14:textId="77777777" w:rsidR="00D27C9E" w:rsidRPr="004F09C9" w:rsidRDefault="00D27C9E">
      <w:pPr>
        <w:spacing w:line="259" w:lineRule="auto"/>
        <w:ind w:left="3226" w:right="90"/>
        <w:rPr>
          <w:color w:val="000000" w:themeColor="text1"/>
        </w:rPr>
      </w:pPr>
    </w:p>
    <w:p w14:paraId="0B06C0D0" w14:textId="77777777" w:rsidR="00D27C9E" w:rsidRPr="004F09C9" w:rsidRDefault="00D27C9E">
      <w:pPr>
        <w:spacing w:line="259" w:lineRule="auto"/>
        <w:ind w:left="3226" w:right="90"/>
        <w:rPr>
          <w:color w:val="000000" w:themeColor="text1"/>
        </w:rPr>
      </w:pPr>
    </w:p>
    <w:p w14:paraId="1D1FB392" w14:textId="77777777" w:rsidR="00D27C9E" w:rsidRPr="004F09C9" w:rsidRDefault="00D27C9E">
      <w:pPr>
        <w:spacing w:line="259" w:lineRule="auto"/>
        <w:ind w:left="3226" w:right="90"/>
        <w:rPr>
          <w:color w:val="000000" w:themeColor="text1"/>
        </w:rPr>
      </w:pPr>
    </w:p>
    <w:p w14:paraId="6438B0DE" w14:textId="77777777" w:rsidR="00D27C9E" w:rsidRPr="004F09C9" w:rsidRDefault="00D27C9E">
      <w:pPr>
        <w:spacing w:line="259" w:lineRule="auto"/>
        <w:ind w:left="3226" w:right="90"/>
        <w:rPr>
          <w:color w:val="000000" w:themeColor="text1"/>
        </w:rPr>
      </w:pPr>
    </w:p>
    <w:p w14:paraId="6DE623C4" w14:textId="77777777" w:rsidR="00D27C9E" w:rsidRPr="004F09C9" w:rsidRDefault="00D27C9E">
      <w:pPr>
        <w:spacing w:line="259" w:lineRule="auto"/>
        <w:ind w:left="3226" w:right="90"/>
        <w:rPr>
          <w:color w:val="000000" w:themeColor="text1"/>
        </w:rPr>
      </w:pPr>
    </w:p>
    <w:p w14:paraId="30F6FE5B" w14:textId="77777777" w:rsidR="00D27C9E" w:rsidRPr="004F09C9" w:rsidRDefault="00D27C9E">
      <w:pPr>
        <w:spacing w:line="259" w:lineRule="auto"/>
        <w:ind w:left="3226" w:right="90"/>
        <w:rPr>
          <w:color w:val="000000" w:themeColor="text1"/>
        </w:rPr>
      </w:pPr>
    </w:p>
    <w:p w14:paraId="0E88AF1F" w14:textId="77777777" w:rsidR="00D27C9E" w:rsidRPr="004F09C9" w:rsidRDefault="00D27C9E">
      <w:pPr>
        <w:spacing w:line="259" w:lineRule="auto"/>
        <w:ind w:left="3226" w:right="90"/>
        <w:rPr>
          <w:color w:val="000000" w:themeColor="text1"/>
        </w:rPr>
      </w:pPr>
    </w:p>
    <w:p w14:paraId="2CB2E55F" w14:textId="77777777" w:rsidR="00D27C9E" w:rsidRPr="004F09C9" w:rsidRDefault="00D27C9E">
      <w:pPr>
        <w:spacing w:line="259" w:lineRule="auto"/>
        <w:ind w:left="3226" w:right="90"/>
        <w:rPr>
          <w:color w:val="000000" w:themeColor="text1"/>
        </w:rPr>
      </w:pPr>
    </w:p>
    <w:p w14:paraId="66162E53" w14:textId="77777777" w:rsidR="00D27C9E" w:rsidRPr="004F09C9" w:rsidRDefault="00D27C9E">
      <w:pPr>
        <w:spacing w:line="259" w:lineRule="auto"/>
        <w:ind w:left="3226" w:right="90"/>
        <w:rPr>
          <w:color w:val="000000" w:themeColor="text1"/>
        </w:rPr>
      </w:pPr>
    </w:p>
    <w:p w14:paraId="7BFC048F" w14:textId="77777777" w:rsidR="00D27C9E" w:rsidRPr="004F09C9" w:rsidRDefault="00D27C9E">
      <w:pPr>
        <w:spacing w:line="259" w:lineRule="auto"/>
        <w:ind w:left="3226" w:right="90"/>
        <w:rPr>
          <w:color w:val="000000" w:themeColor="text1"/>
        </w:rPr>
      </w:pPr>
    </w:p>
    <w:p w14:paraId="0E47DD0F" w14:textId="77777777" w:rsidR="00D27C9E" w:rsidRPr="004F09C9" w:rsidRDefault="00D27C9E">
      <w:pPr>
        <w:spacing w:line="259" w:lineRule="auto"/>
        <w:ind w:left="3226" w:right="90"/>
        <w:rPr>
          <w:color w:val="000000" w:themeColor="text1"/>
        </w:rPr>
      </w:pPr>
    </w:p>
    <w:p w14:paraId="75F84CB5" w14:textId="77777777" w:rsidR="00D27C9E" w:rsidRPr="004F09C9" w:rsidRDefault="00D27C9E">
      <w:pPr>
        <w:spacing w:line="259" w:lineRule="auto"/>
        <w:ind w:left="3226" w:right="90"/>
        <w:rPr>
          <w:color w:val="000000" w:themeColor="text1"/>
        </w:rPr>
      </w:pPr>
    </w:p>
    <w:p w14:paraId="51A3A7CD" w14:textId="77777777" w:rsidR="00D27C9E" w:rsidRPr="004F09C9" w:rsidRDefault="00D27C9E">
      <w:pPr>
        <w:spacing w:line="259" w:lineRule="auto"/>
        <w:ind w:left="3226" w:right="90"/>
        <w:rPr>
          <w:color w:val="000000" w:themeColor="text1"/>
        </w:rPr>
      </w:pPr>
    </w:p>
    <w:p w14:paraId="0E693A9E" w14:textId="77777777" w:rsidR="00D27C9E" w:rsidRPr="004F09C9" w:rsidRDefault="00D27C9E">
      <w:pPr>
        <w:spacing w:line="259" w:lineRule="auto"/>
        <w:ind w:left="3226" w:right="90"/>
        <w:rPr>
          <w:color w:val="000000" w:themeColor="text1"/>
        </w:rPr>
      </w:pPr>
    </w:p>
    <w:p w14:paraId="75FA7C63" w14:textId="77777777" w:rsidR="00D27C9E" w:rsidRPr="004F09C9" w:rsidRDefault="00D27C9E">
      <w:pPr>
        <w:spacing w:line="259" w:lineRule="auto"/>
        <w:ind w:left="3226" w:right="90"/>
        <w:rPr>
          <w:color w:val="000000" w:themeColor="text1"/>
        </w:rPr>
      </w:pPr>
    </w:p>
    <w:p w14:paraId="2582DCA0" w14:textId="77777777" w:rsidR="00D27C9E" w:rsidRPr="004F09C9" w:rsidRDefault="00D27C9E">
      <w:pPr>
        <w:spacing w:line="259" w:lineRule="auto"/>
        <w:ind w:left="3226" w:right="90"/>
        <w:rPr>
          <w:color w:val="000000" w:themeColor="text1"/>
        </w:rPr>
      </w:pPr>
    </w:p>
    <w:p w14:paraId="2856A6F1" w14:textId="77777777" w:rsidR="00D27C9E" w:rsidRPr="004F09C9" w:rsidRDefault="00D27C9E">
      <w:pPr>
        <w:spacing w:line="259" w:lineRule="auto"/>
        <w:ind w:left="3226" w:right="90"/>
        <w:rPr>
          <w:color w:val="000000" w:themeColor="text1"/>
        </w:rPr>
      </w:pPr>
    </w:p>
    <w:p w14:paraId="1F4F2399" w14:textId="77777777" w:rsidR="00D27C9E" w:rsidRPr="004F09C9" w:rsidRDefault="00D27C9E">
      <w:pPr>
        <w:spacing w:line="259" w:lineRule="auto"/>
        <w:ind w:left="3226" w:right="90"/>
        <w:rPr>
          <w:color w:val="000000" w:themeColor="text1"/>
        </w:rPr>
      </w:pPr>
    </w:p>
    <w:p w14:paraId="3A157954" w14:textId="77777777" w:rsidR="00D27C9E" w:rsidRPr="004F09C9" w:rsidRDefault="00D27C9E">
      <w:pPr>
        <w:spacing w:line="259" w:lineRule="auto"/>
        <w:ind w:left="3226" w:right="90"/>
        <w:rPr>
          <w:color w:val="000000" w:themeColor="text1"/>
        </w:rPr>
      </w:pPr>
    </w:p>
    <w:p w14:paraId="64DC4FB3" w14:textId="77777777" w:rsidR="00D27C9E" w:rsidRPr="004F09C9" w:rsidRDefault="00D27C9E">
      <w:pPr>
        <w:spacing w:line="259" w:lineRule="auto"/>
        <w:ind w:left="3226" w:right="90"/>
        <w:rPr>
          <w:color w:val="000000" w:themeColor="text1"/>
        </w:rPr>
      </w:pPr>
    </w:p>
    <w:p w14:paraId="72EA6B1A" w14:textId="77777777" w:rsidR="00D27C9E" w:rsidRPr="004F09C9" w:rsidRDefault="00D27C9E">
      <w:pPr>
        <w:spacing w:line="259" w:lineRule="auto"/>
        <w:ind w:left="3226" w:right="90"/>
        <w:rPr>
          <w:color w:val="000000" w:themeColor="text1"/>
        </w:rPr>
      </w:pPr>
    </w:p>
    <w:p w14:paraId="261BC5EC" w14:textId="77777777" w:rsidR="00D27C9E" w:rsidRPr="004F09C9" w:rsidRDefault="00D27C9E">
      <w:pPr>
        <w:spacing w:line="259" w:lineRule="auto"/>
        <w:ind w:left="3226" w:right="90"/>
        <w:rPr>
          <w:color w:val="000000" w:themeColor="text1"/>
        </w:rPr>
      </w:pPr>
    </w:p>
    <w:p w14:paraId="1284C3C8"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57895B" w14:textId="77777777" w:rsidR="006F58EA" w:rsidRPr="004F09C9" w:rsidRDefault="006F58EA">
      <w:pPr>
        <w:rPr>
          <w:color w:val="000000" w:themeColor="text1"/>
        </w:rPr>
        <w:sectPr w:rsidR="006F58EA" w:rsidRPr="004F09C9" w:rsidSect="00D27C9E">
          <w:headerReference w:type="even" r:id="rId9"/>
          <w:headerReference w:type="default" r:id="rId10"/>
          <w:footerReference w:type="even" r:id="rId11"/>
          <w:footerReference w:type="default" r:id="rId12"/>
          <w:headerReference w:type="first" r:id="rId13"/>
          <w:footerReference w:type="first" r:id="rId14"/>
          <w:pgSz w:w="12240" w:h="15840"/>
          <w:pgMar w:top="1505" w:right="1624" w:bottom="1080" w:left="1624" w:header="720" w:footer="420" w:gutter="0"/>
          <w:cols w:space="720"/>
        </w:sectPr>
      </w:pPr>
    </w:p>
    <w:p w14:paraId="5B3D164A"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8CF17E"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7195C18"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EEDF1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0F104B7"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94EC362"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DAA7DD1"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60A96E06"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EED7BC"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0BD7354C"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A244A9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D4EACF1"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E4D7FD5"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4E2DBF8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C19A43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0EBE9E3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41C8669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40149B0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18D26A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F10A1D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C1DB8E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 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B4B632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062815A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AD387E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0107EE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03E15EA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7F8F45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4C3DA32"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08968968"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12221B13" w14:textId="77777777" w:rsidR="007F6A28" w:rsidRPr="004F09C9" w:rsidRDefault="007F6A28">
      <w:pPr>
        <w:spacing w:after="60" w:line="263" w:lineRule="auto"/>
        <w:jc w:val="center"/>
        <w:rPr>
          <w:color w:val="000000" w:themeColor="text1"/>
        </w:rPr>
      </w:pPr>
    </w:p>
    <w:p w14:paraId="4175558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D5F33FF" w14:textId="77777777" w:rsidR="006F58EA" w:rsidRPr="004F09C9" w:rsidRDefault="00D27C9E">
      <w:pPr>
        <w:pStyle w:val="Heading1"/>
        <w:ind w:left="-5"/>
        <w:rPr>
          <w:color w:val="000000" w:themeColor="text1"/>
        </w:rPr>
      </w:pPr>
      <w:r w:rsidRPr="004F09C9">
        <w:rPr>
          <w:color w:val="000000" w:themeColor="text1"/>
        </w:rPr>
        <w:t>Table</w:t>
      </w:r>
    </w:p>
    <w:p w14:paraId="585AA590"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8E5CAE"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7886511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3E2671A"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 xml:space="preserve">Model selection by factor elimination for lean mass accumulation prior to the </w:t>
      </w:r>
      <w:proofErr w:type="spellStart"/>
      <w:r w:rsidRPr="004F09C9">
        <w:rPr>
          <w:color w:val="000000" w:themeColor="text1"/>
        </w:rPr>
        <w:t>onset</w:t>
      </w:r>
      <w:proofErr w:type="spellEnd"/>
    </w:p>
    <w:p w14:paraId="2F9A38A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A7CEB5C"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355E103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74A03DF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4275BA2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972E4B3"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7BC76E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642A478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5069DB8"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29DD84F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242F1DD"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4D4587F9" w14:textId="77777777" w:rsidR="007F6A28" w:rsidRPr="004F09C9" w:rsidRDefault="007F6A28">
      <w:pPr>
        <w:spacing w:after="60" w:line="263" w:lineRule="auto"/>
        <w:jc w:val="center"/>
        <w:rPr>
          <w:color w:val="000000" w:themeColor="text1"/>
        </w:rPr>
      </w:pPr>
    </w:p>
    <w:p w14:paraId="7F7E2961" w14:textId="77777777" w:rsidR="007F6A28" w:rsidRPr="004F09C9" w:rsidRDefault="007F6A28">
      <w:pPr>
        <w:spacing w:after="60" w:line="263" w:lineRule="auto"/>
        <w:jc w:val="center"/>
        <w:rPr>
          <w:color w:val="000000" w:themeColor="text1"/>
        </w:rPr>
      </w:pPr>
    </w:p>
    <w:p w14:paraId="26066AD9" w14:textId="77777777" w:rsidR="007F6A28" w:rsidRPr="004F09C9" w:rsidRDefault="007F6A28">
      <w:pPr>
        <w:spacing w:after="60" w:line="263" w:lineRule="auto"/>
        <w:jc w:val="center"/>
        <w:rPr>
          <w:color w:val="000000" w:themeColor="text1"/>
        </w:rPr>
      </w:pPr>
    </w:p>
    <w:p w14:paraId="5F3DBD01" w14:textId="77777777" w:rsidR="007F6A28" w:rsidRPr="004F09C9" w:rsidRDefault="007F6A28">
      <w:pPr>
        <w:spacing w:after="60" w:line="263" w:lineRule="auto"/>
        <w:jc w:val="center"/>
        <w:rPr>
          <w:color w:val="000000" w:themeColor="text1"/>
        </w:rPr>
      </w:pPr>
    </w:p>
    <w:p w14:paraId="5E88B5B7" w14:textId="77777777" w:rsidR="007F6A28" w:rsidRPr="004F09C9" w:rsidRDefault="007F6A28">
      <w:pPr>
        <w:spacing w:after="60" w:line="263" w:lineRule="auto"/>
        <w:jc w:val="center"/>
        <w:rPr>
          <w:color w:val="000000" w:themeColor="text1"/>
        </w:rPr>
      </w:pPr>
    </w:p>
    <w:p w14:paraId="3DB00BF7" w14:textId="77777777" w:rsidR="007F6A28" w:rsidRPr="004F09C9" w:rsidRDefault="007F6A28">
      <w:pPr>
        <w:spacing w:after="60" w:line="263" w:lineRule="auto"/>
        <w:jc w:val="center"/>
        <w:rPr>
          <w:color w:val="000000" w:themeColor="text1"/>
        </w:rPr>
      </w:pPr>
    </w:p>
    <w:p w14:paraId="25C7DE72" w14:textId="77777777" w:rsidR="007F6A28" w:rsidRPr="004F09C9" w:rsidRDefault="007F6A28">
      <w:pPr>
        <w:spacing w:after="60" w:line="263" w:lineRule="auto"/>
        <w:jc w:val="center"/>
        <w:rPr>
          <w:color w:val="000000" w:themeColor="text1"/>
        </w:rPr>
      </w:pPr>
    </w:p>
    <w:p w14:paraId="7FAD7B79" w14:textId="77777777" w:rsidR="007F6A28" w:rsidRPr="004F09C9" w:rsidRDefault="007F6A28">
      <w:pPr>
        <w:spacing w:after="60" w:line="263" w:lineRule="auto"/>
        <w:jc w:val="center"/>
        <w:rPr>
          <w:color w:val="000000" w:themeColor="text1"/>
        </w:rPr>
      </w:pPr>
    </w:p>
    <w:p w14:paraId="3D66DCC6" w14:textId="77777777" w:rsidR="007F6A28" w:rsidRPr="004F09C9" w:rsidRDefault="007F6A28">
      <w:pPr>
        <w:spacing w:after="60" w:line="263" w:lineRule="auto"/>
        <w:jc w:val="center"/>
        <w:rPr>
          <w:color w:val="000000" w:themeColor="text1"/>
        </w:rPr>
      </w:pPr>
    </w:p>
    <w:p w14:paraId="2E306FAC" w14:textId="77777777" w:rsidR="007F6A28" w:rsidRPr="004F09C9" w:rsidRDefault="007F6A28">
      <w:pPr>
        <w:spacing w:after="60" w:line="263" w:lineRule="auto"/>
        <w:jc w:val="center"/>
        <w:rPr>
          <w:color w:val="000000" w:themeColor="text1"/>
        </w:rPr>
      </w:pPr>
    </w:p>
    <w:p w14:paraId="1338E7DD" w14:textId="77777777" w:rsidR="007F6A28" w:rsidRPr="004F09C9" w:rsidRDefault="007F6A28">
      <w:pPr>
        <w:spacing w:after="60" w:line="263" w:lineRule="auto"/>
        <w:jc w:val="center"/>
        <w:rPr>
          <w:color w:val="000000" w:themeColor="text1"/>
        </w:rPr>
      </w:pPr>
    </w:p>
    <w:p w14:paraId="0923BC9D" w14:textId="77777777" w:rsidR="007F6A28" w:rsidRPr="004F09C9" w:rsidRDefault="007F6A28">
      <w:pPr>
        <w:spacing w:after="60" w:line="263" w:lineRule="auto"/>
        <w:jc w:val="center"/>
        <w:rPr>
          <w:color w:val="000000" w:themeColor="text1"/>
        </w:rPr>
      </w:pPr>
    </w:p>
    <w:p w14:paraId="3B0796C5" w14:textId="77777777" w:rsidR="007F6A28" w:rsidRPr="004F09C9" w:rsidRDefault="007F6A28">
      <w:pPr>
        <w:spacing w:after="60" w:line="263" w:lineRule="auto"/>
        <w:jc w:val="center"/>
        <w:rPr>
          <w:color w:val="000000" w:themeColor="text1"/>
        </w:rPr>
      </w:pPr>
    </w:p>
    <w:p w14:paraId="2D2FE533"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2178A301"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8D466FB" w14:textId="77777777">
        <w:trPr>
          <w:trHeight w:val="349"/>
        </w:trPr>
        <w:tc>
          <w:tcPr>
            <w:tcW w:w="9126" w:type="dxa"/>
            <w:tcBorders>
              <w:top w:val="nil"/>
              <w:left w:val="nil"/>
              <w:bottom w:val="nil"/>
              <w:right w:val="nil"/>
            </w:tcBorders>
          </w:tcPr>
          <w:p w14:paraId="2C12302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50CE63B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E8EAEF1" w14:textId="77777777">
        <w:trPr>
          <w:trHeight w:val="478"/>
        </w:trPr>
        <w:tc>
          <w:tcPr>
            <w:tcW w:w="9126" w:type="dxa"/>
            <w:tcBorders>
              <w:top w:val="nil"/>
              <w:left w:val="nil"/>
              <w:bottom w:val="nil"/>
              <w:right w:val="nil"/>
            </w:tcBorders>
            <w:vAlign w:val="center"/>
          </w:tcPr>
          <w:p w14:paraId="277F7C8F"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0DA3777"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0F0AFB23" w14:textId="77777777">
        <w:trPr>
          <w:trHeight w:val="478"/>
        </w:trPr>
        <w:tc>
          <w:tcPr>
            <w:tcW w:w="9126" w:type="dxa"/>
            <w:tcBorders>
              <w:top w:val="nil"/>
              <w:left w:val="nil"/>
              <w:bottom w:val="nil"/>
              <w:right w:val="nil"/>
            </w:tcBorders>
            <w:vAlign w:val="center"/>
          </w:tcPr>
          <w:p w14:paraId="32DA1DCE"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74B641E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03D577F0" w14:textId="77777777">
        <w:trPr>
          <w:trHeight w:val="478"/>
        </w:trPr>
        <w:tc>
          <w:tcPr>
            <w:tcW w:w="9126" w:type="dxa"/>
            <w:tcBorders>
              <w:top w:val="nil"/>
              <w:left w:val="nil"/>
              <w:bottom w:val="nil"/>
              <w:right w:val="nil"/>
            </w:tcBorders>
            <w:vAlign w:val="center"/>
          </w:tcPr>
          <w:p w14:paraId="3351147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88A7C7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28647BC6" w14:textId="77777777">
        <w:trPr>
          <w:trHeight w:val="862"/>
        </w:trPr>
        <w:tc>
          <w:tcPr>
            <w:tcW w:w="9126" w:type="dxa"/>
            <w:tcBorders>
              <w:top w:val="nil"/>
              <w:left w:val="nil"/>
              <w:bottom w:val="nil"/>
              <w:right w:val="nil"/>
            </w:tcBorders>
          </w:tcPr>
          <w:p w14:paraId="2F66E717" w14:textId="77777777" w:rsidR="006F58EA" w:rsidRPr="004F09C9" w:rsidRDefault="00D27C9E">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19BC19FA"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03D3D4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4FE4" w14:textId="77777777">
        <w:trPr>
          <w:trHeight w:val="775"/>
        </w:trPr>
        <w:tc>
          <w:tcPr>
            <w:tcW w:w="9126" w:type="dxa"/>
            <w:tcBorders>
              <w:top w:val="nil"/>
              <w:left w:val="nil"/>
              <w:bottom w:val="nil"/>
              <w:right w:val="nil"/>
            </w:tcBorders>
          </w:tcPr>
          <w:p w14:paraId="31ED3080"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36A629B"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5355D8C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5EB0CBF3" w14:textId="77777777">
        <w:trPr>
          <w:trHeight w:val="767"/>
        </w:trPr>
        <w:tc>
          <w:tcPr>
            <w:tcW w:w="9126" w:type="dxa"/>
            <w:tcBorders>
              <w:top w:val="nil"/>
              <w:left w:val="nil"/>
              <w:bottom w:val="nil"/>
              <w:right w:val="nil"/>
            </w:tcBorders>
          </w:tcPr>
          <w:p w14:paraId="4C87B27F"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CD795B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59776AE"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00667BE" w14:textId="77777777">
        <w:trPr>
          <w:trHeight w:val="767"/>
        </w:trPr>
        <w:tc>
          <w:tcPr>
            <w:tcW w:w="9126" w:type="dxa"/>
            <w:tcBorders>
              <w:top w:val="nil"/>
              <w:left w:val="nil"/>
              <w:bottom w:val="nil"/>
              <w:right w:val="nil"/>
            </w:tcBorders>
          </w:tcPr>
          <w:p w14:paraId="3F8D01D8"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F8C89C5"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6D8E1D49"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AC565C9" w14:textId="77777777">
        <w:trPr>
          <w:trHeight w:val="759"/>
        </w:trPr>
        <w:tc>
          <w:tcPr>
            <w:tcW w:w="9126" w:type="dxa"/>
            <w:tcBorders>
              <w:top w:val="nil"/>
              <w:left w:val="nil"/>
              <w:bottom w:val="nil"/>
              <w:right w:val="nil"/>
            </w:tcBorders>
          </w:tcPr>
          <w:p w14:paraId="10C69EFF"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 . . . . . . . . . . .</w:t>
            </w:r>
          </w:p>
          <w:p w14:paraId="2ECE4E3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3B9C6B19"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E3FAA14" w14:textId="77777777">
        <w:trPr>
          <w:trHeight w:val="767"/>
        </w:trPr>
        <w:tc>
          <w:tcPr>
            <w:tcW w:w="9126" w:type="dxa"/>
            <w:tcBorders>
              <w:top w:val="nil"/>
              <w:left w:val="nil"/>
              <w:bottom w:val="nil"/>
              <w:right w:val="nil"/>
            </w:tcBorders>
          </w:tcPr>
          <w:p w14:paraId="01DEC9B5"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ECD7A1"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4B192224"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1DD78EA0" w14:textId="77777777">
        <w:trPr>
          <w:trHeight w:val="255"/>
        </w:trPr>
        <w:tc>
          <w:tcPr>
            <w:tcW w:w="9126" w:type="dxa"/>
            <w:tcBorders>
              <w:top w:val="nil"/>
              <w:left w:val="nil"/>
              <w:bottom w:val="nil"/>
              <w:right w:val="nil"/>
            </w:tcBorders>
          </w:tcPr>
          <w:p w14:paraId="0B6C836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5CFAD559"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1875B0D" w14:textId="77777777" w:rsidR="006F58EA" w:rsidRPr="004F09C9" w:rsidRDefault="006F58EA">
      <w:pPr>
        <w:rPr>
          <w:color w:val="000000" w:themeColor="text1"/>
        </w:rPr>
        <w:sectPr w:rsidR="006F58EA" w:rsidRPr="004F09C9" w:rsidSect="007F6A28">
          <w:headerReference w:type="even" r:id="rId15"/>
          <w:headerReference w:type="default" r:id="rId16"/>
          <w:footerReference w:type="even" r:id="rId17"/>
          <w:footerReference w:type="default" r:id="rId18"/>
          <w:headerReference w:type="first" r:id="rId19"/>
          <w:footerReference w:type="first" r:id="rId20"/>
          <w:pgSz w:w="12240" w:h="15840"/>
          <w:pgMar w:top="1505" w:right="1440" w:bottom="1440" w:left="1440" w:header="720" w:footer="597" w:gutter="0"/>
          <w:cols w:space="720"/>
          <w:titlePg/>
        </w:sectPr>
      </w:pPr>
    </w:p>
    <w:p w14:paraId="70BCF42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1BEECAA5"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32E0CD05"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752611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0812A6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0643DA4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7419A61D"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7069BF3" w14:textId="71010B66"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ins w:id="19" w:author="Brown,James T" w:date="2019-01-30T09:25:00Z">
        <w:r w:rsidR="00315D8F">
          <w:rPr>
            <w:color w:val="000000" w:themeColor="text1"/>
          </w:rPr>
          <w:t>food</w:t>
        </w:r>
      </w:ins>
      <w:ins w:id="20" w:author="Brown,James T" w:date="2019-01-30T09:14:00Z">
        <w:r w:rsidR="00684AFF">
          <w:rPr>
            <w:color w:val="000000" w:themeColor="text1"/>
          </w:rPr>
          <w:t xml:space="preserve"> scarcity and </w:t>
        </w:r>
      </w:ins>
      <w:r w:rsidRPr="004F09C9">
        <w:rPr>
          <w:color w:val="000000" w:themeColor="text1"/>
        </w:rPr>
        <w:t xml:space="preserve">low temperatures </w:t>
      </w:r>
      <w:ins w:id="21" w:author="Brown,James T" w:date="2019-01-30T09:25:00Z">
        <w:r w:rsidR="00315D8F">
          <w:rPr>
            <w:color w:val="000000" w:themeColor="text1"/>
          </w:rPr>
          <w:t xml:space="preserve">experienced </w:t>
        </w:r>
      </w:ins>
      <w:r w:rsidRPr="004F09C9">
        <w:rPr>
          <w:color w:val="000000" w:themeColor="text1"/>
        </w:rPr>
        <w:t xml:space="preserve">during winter. To meet the energy demands of their metabolism, insects often accumulate greater energy reserves before the onset of winter. Moreover, after diapause ends, some insects rely on that same pool of stored energy to complete metamorphosis, find mates, and reproduce. </w:t>
      </w:r>
      <w:commentRangeStart w:id="22"/>
      <w:ins w:id="23" w:author="Brown,James T" w:date="2019-01-30T09:19:00Z">
        <w:r w:rsidR="00D6319F">
          <w:rPr>
            <w:color w:val="000000" w:themeColor="text1"/>
          </w:rPr>
          <w:t xml:space="preserve">Climate change is expected to </w:t>
        </w:r>
      </w:ins>
      <w:ins w:id="24" w:author="Brown,James T" w:date="2019-01-30T09:20:00Z">
        <w:r w:rsidR="00D6319F">
          <w:rPr>
            <w:color w:val="000000" w:themeColor="text1"/>
          </w:rPr>
          <w:t>affect</w:t>
        </w:r>
      </w:ins>
      <w:ins w:id="25" w:author="Brown,James T" w:date="2019-01-30T09:19:00Z">
        <w:r w:rsidR="00D6319F">
          <w:rPr>
            <w:color w:val="000000" w:themeColor="text1"/>
          </w:rPr>
          <w:t xml:space="preserve"> diapaus</w:t>
        </w:r>
      </w:ins>
      <w:ins w:id="26" w:author="Brown,James T" w:date="2019-01-30T09:25:00Z">
        <w:r w:rsidR="00315D8F">
          <w:rPr>
            <w:color w:val="000000" w:themeColor="text1"/>
          </w:rPr>
          <w:t>i</w:t>
        </w:r>
      </w:ins>
      <w:ins w:id="27" w:author="Brown,James T" w:date="2019-01-30T09:26:00Z">
        <w:r w:rsidR="00315D8F">
          <w:rPr>
            <w:color w:val="000000" w:themeColor="text1"/>
          </w:rPr>
          <w:t xml:space="preserve">ng insects </w:t>
        </w:r>
      </w:ins>
      <w:ins w:id="28" w:author="Brown,James T" w:date="2019-01-30T09:19:00Z">
        <w:r w:rsidR="00D6319F">
          <w:rPr>
            <w:color w:val="000000" w:themeColor="text1"/>
          </w:rPr>
          <w:t xml:space="preserve">as warmer </w:t>
        </w:r>
      </w:ins>
      <w:ins w:id="29" w:author="Brown,James T" w:date="2019-01-30T09:20:00Z">
        <w:r w:rsidR="00D6319F">
          <w:rPr>
            <w:color w:val="000000" w:themeColor="text1"/>
          </w:rPr>
          <w:t xml:space="preserve">and more variable temperatures </w:t>
        </w:r>
      </w:ins>
      <w:ins w:id="30" w:author="Brown,James T" w:date="2019-01-30T09:26:00Z">
        <w:r w:rsidR="00315D8F">
          <w:rPr>
            <w:color w:val="000000" w:themeColor="text1"/>
          </w:rPr>
          <w:t xml:space="preserve">can </w:t>
        </w:r>
      </w:ins>
      <w:ins w:id="31" w:author="Brown,James T" w:date="2019-01-30T09:19:00Z">
        <w:r w:rsidR="00D6319F">
          <w:rPr>
            <w:color w:val="000000" w:themeColor="text1"/>
          </w:rPr>
          <w:t xml:space="preserve">increase </w:t>
        </w:r>
      </w:ins>
      <w:ins w:id="32" w:author="Brown,James T" w:date="2019-01-30T09:20:00Z">
        <w:r w:rsidR="00D6319F">
          <w:rPr>
            <w:color w:val="000000" w:themeColor="text1"/>
          </w:rPr>
          <w:t>metabolic activity</w:t>
        </w:r>
      </w:ins>
      <w:ins w:id="33" w:author="Brown,James T" w:date="2019-01-30T09:26:00Z">
        <w:r w:rsidR="00315D8F">
          <w:rPr>
            <w:color w:val="000000" w:themeColor="text1"/>
          </w:rPr>
          <w:t xml:space="preserve"> and alter how </w:t>
        </w:r>
      </w:ins>
      <w:ins w:id="34" w:author="Brown,James T" w:date="2019-01-30T09:27:00Z">
        <w:r w:rsidR="00315D8F">
          <w:rPr>
            <w:color w:val="000000" w:themeColor="text1"/>
          </w:rPr>
          <w:t xml:space="preserve">these </w:t>
        </w:r>
      </w:ins>
      <w:ins w:id="35" w:author="Brown,James T" w:date="2019-01-30T09:26:00Z">
        <w:r w:rsidR="00315D8F">
          <w:rPr>
            <w:color w:val="000000" w:themeColor="text1"/>
          </w:rPr>
          <w:t>insects manage stored nutrition</w:t>
        </w:r>
      </w:ins>
      <w:ins w:id="36" w:author="Brown,James T" w:date="2019-01-30T09:21:00Z">
        <w:r w:rsidR="00D6319F">
          <w:rPr>
            <w:color w:val="000000" w:themeColor="text1"/>
          </w:rPr>
          <w:t>.</w:t>
        </w:r>
      </w:ins>
      <w:r w:rsidRPr="004F09C9">
        <w:rPr>
          <w:color w:val="000000" w:themeColor="text1"/>
        </w:rPr>
        <w:t xml:space="preserve"> </w:t>
      </w:r>
      <w:ins w:id="37" w:author="Brown,James T" w:date="2019-01-30T09:27:00Z">
        <w:r w:rsidR="00315D8F">
          <w:rPr>
            <w:color w:val="000000" w:themeColor="text1"/>
          </w:rPr>
          <w:t>How</w:t>
        </w:r>
      </w:ins>
      <w:r w:rsidRPr="004F09C9">
        <w:rPr>
          <w:color w:val="000000" w:themeColor="text1"/>
        </w:rPr>
        <w:t xml:space="preserve"> temperate-insects manage nutrition in preparation for diapause and during diapause </w:t>
      </w:r>
      <w:ins w:id="38" w:author="Brown,James T" w:date="2019-01-30T09:14:00Z">
        <w:r w:rsidR="00684AFF">
          <w:rPr>
            <w:color w:val="000000" w:themeColor="text1"/>
          </w:rPr>
          <w:t xml:space="preserve">could be crucial </w:t>
        </w:r>
      </w:ins>
      <w:ins w:id="39" w:author="Brown,James T" w:date="2019-01-30T09:15:00Z">
        <w:r w:rsidR="00684AFF">
          <w:rPr>
            <w:color w:val="000000" w:themeColor="text1"/>
          </w:rPr>
          <w:t xml:space="preserve">in determining which insects will survive </w:t>
        </w:r>
      </w:ins>
      <w:ins w:id="40" w:author="Brown,James T" w:date="2019-01-30T09:28:00Z">
        <w:r w:rsidR="006229D9">
          <w:rPr>
            <w:color w:val="000000" w:themeColor="text1"/>
          </w:rPr>
          <w:t>a warmer</w:t>
        </w:r>
      </w:ins>
      <w:ins w:id="41" w:author="Brown,James T" w:date="2019-01-30T09:15:00Z">
        <w:r w:rsidR="00684AFF">
          <w:rPr>
            <w:color w:val="000000" w:themeColor="text1"/>
          </w:rPr>
          <w:t xml:space="preserve"> climate</w:t>
        </w:r>
      </w:ins>
      <w:r w:rsidRPr="004F09C9">
        <w:rPr>
          <w:color w:val="000000" w:themeColor="text1"/>
        </w:rPr>
        <w:t xml:space="preserve">. </w:t>
      </w:r>
      <w:commentRangeEnd w:id="22"/>
      <w:r w:rsidR="00C136E2">
        <w:rPr>
          <w:rStyle w:val="CommentReference"/>
        </w:rPr>
        <w:commentReference w:id="22"/>
      </w:r>
      <w:r w:rsidRPr="004F09C9">
        <w:rPr>
          <w:color w:val="000000" w:themeColor="text1"/>
        </w:rPr>
        <w:t xml:space="preserve">Using </w:t>
      </w:r>
      <w:ins w:id="42" w:author="Brown,James T" w:date="2019-01-30T09:28:00Z">
        <w:r w:rsidR="006229D9">
          <w:rPr>
            <w:color w:val="000000" w:themeColor="text1"/>
          </w:rPr>
          <w:t xml:space="preserve">two strains of </w:t>
        </w:r>
      </w:ins>
      <w:r w:rsidRPr="004F09C9">
        <w:rPr>
          <w:i/>
          <w:color w:val="000000" w:themeColor="text1"/>
        </w:rPr>
        <w:t xml:space="preserve">Ostrinia nubilalis </w:t>
      </w:r>
      <w:r w:rsidRPr="004F09C9">
        <w:rPr>
          <w:color w:val="000000" w:themeColor="text1"/>
        </w:rPr>
        <w:t>(</w:t>
      </w:r>
      <w:proofErr w:type="spellStart"/>
      <w:r w:rsidRPr="004F09C9">
        <w:rPr>
          <w:color w:val="000000" w:themeColor="text1"/>
        </w:rPr>
        <w:t>Hubüner</w:t>
      </w:r>
      <w:proofErr w:type="spellEnd"/>
      <w:r w:rsidRPr="004F09C9">
        <w:rPr>
          <w:color w:val="000000" w:themeColor="text1"/>
        </w:rPr>
        <w:t>) reared in conditions that induce diapause and measuring lipid storage, my goal was to determine the degree to which different</w:t>
      </w:r>
      <w:ins w:id="43" w:author="Brown,James T" w:date="2019-01-30T09:29:00Z">
        <w:r w:rsidR="006229D9">
          <w:rPr>
            <w:color w:val="000000" w:themeColor="text1"/>
          </w:rPr>
          <w:t xml:space="preserve"> the</w:t>
        </w:r>
      </w:ins>
      <w:r w:rsidRPr="004F09C9">
        <w:rPr>
          <w:color w:val="000000" w:themeColor="text1"/>
        </w:rPr>
        <w:t xml:space="preserve"> diapause genotypes (long-diapause and short-diapause)</w:t>
      </w:r>
      <w:ins w:id="44" w:author="Brown,James T" w:date="2019-01-30T09:29:00Z">
        <w:r w:rsidR="006229D9">
          <w:rPr>
            <w:color w:val="000000" w:themeColor="text1"/>
          </w:rPr>
          <w:t xml:space="preserve"> of each strain</w:t>
        </w:r>
      </w:ins>
      <w:r w:rsidRPr="004F09C9">
        <w:rPr>
          <w:color w:val="000000" w:themeColor="text1"/>
        </w:rPr>
        <w:t xml:space="preserve"> affect</w:t>
      </w:r>
      <w:ins w:id="45" w:author="Brown,James T" w:date="2019-01-30T09:29:00Z">
        <w:r w:rsidR="006229D9">
          <w:rPr>
            <w:color w:val="000000" w:themeColor="text1"/>
          </w:rPr>
          <w:t>ed</w:t>
        </w:r>
      </w:ins>
      <w:r w:rsidRPr="004F09C9">
        <w:rPr>
          <w:color w:val="000000" w:themeColor="text1"/>
        </w:rPr>
        <w:t xml:space="preserve"> nutrition accumulation in preparation for diapause and nutrition depletion during diapause. European corn borers </w:t>
      </w:r>
      <w:ins w:id="46" w:author="Dan" w:date="2019-01-29T08:08:00Z">
        <w:r w:rsidR="00CB11F9">
          <w:rPr>
            <w:color w:val="000000" w:themeColor="text1"/>
          </w:rPr>
          <w:t xml:space="preserve">of both genotypes </w:t>
        </w:r>
      </w:ins>
      <w:r w:rsidRPr="004F09C9">
        <w:rPr>
          <w:color w:val="000000" w:themeColor="text1"/>
        </w:rPr>
        <w:t>increase lipid stores when programmed for diapause</w:t>
      </w:r>
      <w:ins w:id="47" w:author="Dan" w:date="2019-01-29T08:08:00Z">
        <w:r w:rsidR="00CB11F9">
          <w:rPr>
            <w:color w:val="000000" w:themeColor="text1"/>
          </w:rPr>
          <w:t>, but lipid</w:t>
        </w:r>
      </w:ins>
      <w:r w:rsidRPr="004F09C9">
        <w:rPr>
          <w:color w:val="000000" w:themeColor="text1"/>
        </w:rPr>
        <w:t xml:space="preserve"> stores are highe</w:t>
      </w:r>
      <w:ins w:id="48" w:author="Dan" w:date="2019-01-29T08:09:00Z">
        <w:r w:rsidR="00CB11F9">
          <w:rPr>
            <w:color w:val="000000" w:themeColor="text1"/>
          </w:rPr>
          <w:t>r</w:t>
        </w:r>
      </w:ins>
      <w:r w:rsidRPr="004F09C9">
        <w:rPr>
          <w:color w:val="000000" w:themeColor="text1"/>
        </w:rPr>
        <w:t xml:space="preserve"> in larvae with the long-diapause genotype</w:t>
      </w:r>
      <w:ins w:id="49" w:author="Dan" w:date="2019-01-29T08:09:00Z">
        <w:r w:rsidR="00CB11F9">
          <w:rPr>
            <w:color w:val="000000" w:themeColor="text1"/>
          </w:rPr>
          <w:t xml:space="preserve"> than larvae with the short-diapause genotype</w:t>
        </w:r>
      </w:ins>
      <w:r w:rsidRPr="004F09C9">
        <w:rPr>
          <w:color w:val="000000" w:themeColor="text1"/>
        </w:rPr>
        <w:t xml:space="preserve">. However, lipid depletion during diapause does not appear to be affected by diapause genotype. Reducing lipid stores before the onset of diapause could limit energy available to fuel metabolic activity during diapause and is one way to manage </w:t>
      </w:r>
      <w:r w:rsidRPr="004F09C9">
        <w:rPr>
          <w:i/>
          <w:color w:val="000000" w:themeColor="text1"/>
        </w:rPr>
        <w:t xml:space="preserve">O. nubilalis </w:t>
      </w:r>
      <w:r w:rsidRPr="004F09C9">
        <w:rPr>
          <w:color w:val="000000" w:themeColor="text1"/>
        </w:rPr>
        <w:t xml:space="preserve">pest populations. Before using the diapause genotype as a </w:t>
      </w:r>
      <w:ins w:id="50" w:author="Dan" w:date="2019-01-29T08:10:00Z">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ins>
      <w:r w:rsidRPr="004F09C9">
        <w:rPr>
          <w:color w:val="000000" w:themeColor="text1"/>
        </w:rPr>
        <w:t xml:space="preserve">, more research must </w:t>
      </w:r>
      <w:r w:rsidRPr="004F09C9">
        <w:rPr>
          <w:color w:val="000000" w:themeColor="text1"/>
        </w:rPr>
        <w:lastRenderedPageBreak/>
        <w:t>be done to better understand the relationship between nutrient management, diapause length, and overwintering survival.</w:t>
      </w:r>
    </w:p>
    <w:p w14:paraId="73998507" w14:textId="68102787" w:rsidR="007F6A28" w:rsidRDefault="007F6A28">
      <w:pPr>
        <w:spacing w:after="0" w:line="263" w:lineRule="auto"/>
        <w:ind w:right="80"/>
        <w:jc w:val="center"/>
        <w:rPr>
          <w:ins w:id="51" w:author="Brown,James T" w:date="2019-01-30T09:29:00Z"/>
          <w:color w:val="000000" w:themeColor="text1"/>
        </w:rPr>
      </w:pPr>
    </w:p>
    <w:p w14:paraId="4EC94461" w14:textId="1A510B04" w:rsidR="006229D9" w:rsidRDefault="006229D9">
      <w:pPr>
        <w:spacing w:after="0" w:line="263" w:lineRule="auto"/>
        <w:ind w:right="80"/>
        <w:jc w:val="center"/>
        <w:rPr>
          <w:ins w:id="52" w:author="Brown,James T" w:date="2019-01-30T09:29:00Z"/>
          <w:color w:val="000000" w:themeColor="text1"/>
        </w:rPr>
      </w:pPr>
    </w:p>
    <w:p w14:paraId="322060C3" w14:textId="1F2CD72F" w:rsidR="006229D9" w:rsidRDefault="006229D9">
      <w:pPr>
        <w:spacing w:after="0" w:line="263" w:lineRule="auto"/>
        <w:ind w:right="80"/>
        <w:jc w:val="center"/>
        <w:rPr>
          <w:ins w:id="53" w:author="Brown,James T" w:date="2019-01-30T09:29:00Z"/>
          <w:color w:val="000000" w:themeColor="text1"/>
        </w:rPr>
      </w:pPr>
    </w:p>
    <w:p w14:paraId="1647DE59" w14:textId="5E29BF9E" w:rsidR="006229D9" w:rsidRDefault="006229D9">
      <w:pPr>
        <w:spacing w:after="0" w:line="263" w:lineRule="auto"/>
        <w:ind w:right="80"/>
        <w:jc w:val="center"/>
        <w:rPr>
          <w:ins w:id="54" w:author="Brown,James T" w:date="2019-01-30T09:29:00Z"/>
          <w:color w:val="000000" w:themeColor="text1"/>
        </w:rPr>
      </w:pPr>
    </w:p>
    <w:p w14:paraId="02A8EE96" w14:textId="25D5B055" w:rsidR="006229D9" w:rsidRDefault="006229D9">
      <w:pPr>
        <w:spacing w:after="0" w:line="263" w:lineRule="auto"/>
        <w:ind w:right="80"/>
        <w:jc w:val="center"/>
        <w:rPr>
          <w:ins w:id="55" w:author="Brown,James T" w:date="2019-01-30T09:29:00Z"/>
          <w:color w:val="000000" w:themeColor="text1"/>
        </w:rPr>
      </w:pPr>
    </w:p>
    <w:p w14:paraId="11DA7D6F" w14:textId="060AB98F" w:rsidR="006229D9" w:rsidRDefault="006229D9">
      <w:pPr>
        <w:spacing w:after="0" w:line="263" w:lineRule="auto"/>
        <w:ind w:right="80"/>
        <w:jc w:val="center"/>
        <w:rPr>
          <w:ins w:id="56" w:author="Brown,James T" w:date="2019-01-30T09:29:00Z"/>
          <w:color w:val="000000" w:themeColor="text1"/>
        </w:rPr>
      </w:pPr>
    </w:p>
    <w:p w14:paraId="647D5932" w14:textId="37D3C07C" w:rsidR="006229D9" w:rsidRDefault="006229D9">
      <w:pPr>
        <w:spacing w:after="0" w:line="263" w:lineRule="auto"/>
        <w:ind w:right="80"/>
        <w:jc w:val="center"/>
        <w:rPr>
          <w:ins w:id="57" w:author="Brown,James T" w:date="2019-01-30T09:29:00Z"/>
          <w:color w:val="000000" w:themeColor="text1"/>
        </w:rPr>
      </w:pPr>
    </w:p>
    <w:p w14:paraId="518C2F69" w14:textId="0A03AB3C" w:rsidR="006229D9" w:rsidRDefault="006229D9">
      <w:pPr>
        <w:spacing w:after="0" w:line="263" w:lineRule="auto"/>
        <w:ind w:right="80"/>
        <w:jc w:val="center"/>
        <w:rPr>
          <w:ins w:id="58" w:author="Brown,James T" w:date="2019-01-30T09:29:00Z"/>
          <w:color w:val="000000" w:themeColor="text1"/>
        </w:rPr>
      </w:pPr>
    </w:p>
    <w:p w14:paraId="49CCD957" w14:textId="52BAAF74" w:rsidR="006229D9" w:rsidRDefault="006229D9">
      <w:pPr>
        <w:spacing w:after="0" w:line="263" w:lineRule="auto"/>
        <w:ind w:right="80"/>
        <w:jc w:val="center"/>
        <w:rPr>
          <w:ins w:id="59" w:author="Brown,James T" w:date="2019-01-30T09:29:00Z"/>
          <w:color w:val="000000" w:themeColor="text1"/>
        </w:rPr>
      </w:pPr>
    </w:p>
    <w:p w14:paraId="5EE9CE9A" w14:textId="4AA7E580" w:rsidR="006229D9" w:rsidRDefault="006229D9">
      <w:pPr>
        <w:spacing w:after="0" w:line="263" w:lineRule="auto"/>
        <w:ind w:right="80"/>
        <w:jc w:val="center"/>
        <w:rPr>
          <w:ins w:id="60" w:author="Brown,James T" w:date="2019-01-30T09:29:00Z"/>
          <w:color w:val="000000" w:themeColor="text1"/>
        </w:rPr>
      </w:pPr>
    </w:p>
    <w:p w14:paraId="261C4D7F" w14:textId="26D5CD7E" w:rsidR="006229D9" w:rsidRDefault="006229D9">
      <w:pPr>
        <w:spacing w:after="0" w:line="263" w:lineRule="auto"/>
        <w:ind w:right="80"/>
        <w:jc w:val="center"/>
        <w:rPr>
          <w:ins w:id="61" w:author="Brown,James T" w:date="2019-01-30T09:29:00Z"/>
          <w:color w:val="000000" w:themeColor="text1"/>
        </w:rPr>
      </w:pPr>
    </w:p>
    <w:p w14:paraId="733911C5" w14:textId="6F6B98D7" w:rsidR="006229D9" w:rsidRDefault="006229D9">
      <w:pPr>
        <w:spacing w:after="0" w:line="263" w:lineRule="auto"/>
        <w:ind w:right="80"/>
        <w:jc w:val="center"/>
        <w:rPr>
          <w:ins w:id="62" w:author="Brown,James T" w:date="2019-01-30T09:29:00Z"/>
          <w:color w:val="000000" w:themeColor="text1"/>
        </w:rPr>
      </w:pPr>
    </w:p>
    <w:p w14:paraId="0DD36E10" w14:textId="03321C54" w:rsidR="006229D9" w:rsidRDefault="006229D9">
      <w:pPr>
        <w:spacing w:after="0" w:line="263" w:lineRule="auto"/>
        <w:ind w:right="80"/>
        <w:jc w:val="center"/>
        <w:rPr>
          <w:ins w:id="63" w:author="Brown,James T" w:date="2019-01-30T09:29:00Z"/>
          <w:color w:val="000000" w:themeColor="text1"/>
        </w:rPr>
      </w:pPr>
    </w:p>
    <w:p w14:paraId="3475850E" w14:textId="1B7E28F5" w:rsidR="006229D9" w:rsidRDefault="006229D9">
      <w:pPr>
        <w:spacing w:after="0" w:line="263" w:lineRule="auto"/>
        <w:ind w:right="80"/>
        <w:jc w:val="center"/>
        <w:rPr>
          <w:ins w:id="64" w:author="Brown,James T" w:date="2019-01-30T09:29:00Z"/>
          <w:color w:val="000000" w:themeColor="text1"/>
        </w:rPr>
      </w:pPr>
    </w:p>
    <w:p w14:paraId="51F5F254" w14:textId="635E6A9D" w:rsidR="006229D9" w:rsidRDefault="006229D9">
      <w:pPr>
        <w:spacing w:after="0" w:line="263" w:lineRule="auto"/>
        <w:ind w:right="80"/>
        <w:jc w:val="center"/>
        <w:rPr>
          <w:ins w:id="65" w:author="Brown,James T" w:date="2019-01-30T09:29:00Z"/>
          <w:color w:val="000000" w:themeColor="text1"/>
        </w:rPr>
      </w:pPr>
    </w:p>
    <w:p w14:paraId="382CEAAB" w14:textId="2E336F99" w:rsidR="006229D9" w:rsidRDefault="006229D9">
      <w:pPr>
        <w:spacing w:after="0" w:line="263" w:lineRule="auto"/>
        <w:ind w:right="80"/>
        <w:jc w:val="center"/>
        <w:rPr>
          <w:ins w:id="66" w:author="Brown,James T" w:date="2019-01-30T09:29:00Z"/>
          <w:color w:val="000000" w:themeColor="text1"/>
        </w:rPr>
      </w:pPr>
    </w:p>
    <w:p w14:paraId="064D1362" w14:textId="55ED3F10" w:rsidR="006229D9" w:rsidRDefault="006229D9">
      <w:pPr>
        <w:spacing w:after="0" w:line="263" w:lineRule="auto"/>
        <w:ind w:right="80"/>
        <w:jc w:val="center"/>
        <w:rPr>
          <w:ins w:id="67" w:author="Brown,James T" w:date="2019-01-30T09:29:00Z"/>
          <w:color w:val="000000" w:themeColor="text1"/>
        </w:rPr>
      </w:pPr>
    </w:p>
    <w:p w14:paraId="099925F4" w14:textId="5351ACA6" w:rsidR="006229D9" w:rsidRDefault="006229D9">
      <w:pPr>
        <w:spacing w:after="0" w:line="263" w:lineRule="auto"/>
        <w:ind w:right="80"/>
        <w:jc w:val="center"/>
        <w:rPr>
          <w:ins w:id="68" w:author="Brown,James T" w:date="2019-01-30T09:29:00Z"/>
          <w:color w:val="000000" w:themeColor="text1"/>
        </w:rPr>
      </w:pPr>
    </w:p>
    <w:p w14:paraId="7F59402E" w14:textId="1E0029C9" w:rsidR="006229D9" w:rsidRDefault="006229D9">
      <w:pPr>
        <w:spacing w:after="0" w:line="263" w:lineRule="auto"/>
        <w:ind w:right="80"/>
        <w:jc w:val="center"/>
        <w:rPr>
          <w:ins w:id="69" w:author="Brown,James T" w:date="2019-01-30T09:29:00Z"/>
          <w:color w:val="000000" w:themeColor="text1"/>
        </w:rPr>
      </w:pPr>
    </w:p>
    <w:p w14:paraId="074FCE47" w14:textId="1BA92D7F" w:rsidR="006229D9" w:rsidRDefault="006229D9">
      <w:pPr>
        <w:spacing w:after="0" w:line="263" w:lineRule="auto"/>
        <w:ind w:right="80"/>
        <w:jc w:val="center"/>
        <w:rPr>
          <w:ins w:id="70" w:author="Brown,James T" w:date="2019-01-30T09:29:00Z"/>
          <w:color w:val="000000" w:themeColor="text1"/>
        </w:rPr>
      </w:pPr>
    </w:p>
    <w:p w14:paraId="4443215A" w14:textId="5E6346B8" w:rsidR="006229D9" w:rsidRDefault="006229D9">
      <w:pPr>
        <w:spacing w:after="0" w:line="263" w:lineRule="auto"/>
        <w:ind w:right="80"/>
        <w:jc w:val="center"/>
        <w:rPr>
          <w:ins w:id="71" w:author="Brown,James T" w:date="2019-01-30T09:29:00Z"/>
          <w:color w:val="000000" w:themeColor="text1"/>
        </w:rPr>
      </w:pPr>
    </w:p>
    <w:p w14:paraId="219CF68F" w14:textId="1DAB8D24" w:rsidR="006229D9" w:rsidRDefault="006229D9">
      <w:pPr>
        <w:spacing w:after="0" w:line="263" w:lineRule="auto"/>
        <w:ind w:right="80"/>
        <w:jc w:val="center"/>
        <w:rPr>
          <w:ins w:id="72" w:author="Brown,James T" w:date="2019-01-30T09:29:00Z"/>
          <w:color w:val="000000" w:themeColor="text1"/>
        </w:rPr>
      </w:pPr>
    </w:p>
    <w:p w14:paraId="5952529A" w14:textId="4637C472" w:rsidR="006229D9" w:rsidRDefault="006229D9">
      <w:pPr>
        <w:spacing w:after="0" w:line="263" w:lineRule="auto"/>
        <w:ind w:right="80"/>
        <w:jc w:val="center"/>
        <w:rPr>
          <w:ins w:id="73" w:author="Brown,James T" w:date="2019-01-30T09:29:00Z"/>
          <w:color w:val="000000" w:themeColor="text1"/>
        </w:rPr>
      </w:pPr>
    </w:p>
    <w:p w14:paraId="647835D5" w14:textId="72B62636" w:rsidR="006229D9" w:rsidRDefault="006229D9">
      <w:pPr>
        <w:spacing w:after="0" w:line="263" w:lineRule="auto"/>
        <w:ind w:right="80"/>
        <w:jc w:val="center"/>
        <w:rPr>
          <w:ins w:id="74" w:author="Brown,James T" w:date="2019-01-30T09:29:00Z"/>
          <w:color w:val="000000" w:themeColor="text1"/>
        </w:rPr>
      </w:pPr>
    </w:p>
    <w:p w14:paraId="50E4CCCB" w14:textId="7491663A" w:rsidR="006229D9" w:rsidRDefault="006229D9">
      <w:pPr>
        <w:spacing w:after="0" w:line="263" w:lineRule="auto"/>
        <w:ind w:right="80"/>
        <w:jc w:val="center"/>
        <w:rPr>
          <w:ins w:id="75" w:author="Brown,James T" w:date="2019-01-30T09:29:00Z"/>
          <w:color w:val="000000" w:themeColor="text1"/>
        </w:rPr>
      </w:pPr>
    </w:p>
    <w:p w14:paraId="090BC126" w14:textId="22FD8EDF" w:rsidR="006229D9" w:rsidRDefault="006229D9">
      <w:pPr>
        <w:spacing w:after="0" w:line="263" w:lineRule="auto"/>
        <w:ind w:right="80"/>
        <w:jc w:val="center"/>
        <w:rPr>
          <w:ins w:id="76" w:author="Brown,James T" w:date="2019-01-30T09:29:00Z"/>
          <w:color w:val="000000" w:themeColor="text1"/>
        </w:rPr>
      </w:pPr>
    </w:p>
    <w:p w14:paraId="745EC019" w14:textId="71FC7D09" w:rsidR="006229D9" w:rsidRDefault="006229D9">
      <w:pPr>
        <w:spacing w:after="0" w:line="263" w:lineRule="auto"/>
        <w:ind w:right="80"/>
        <w:jc w:val="center"/>
        <w:rPr>
          <w:ins w:id="77" w:author="Brown,James T" w:date="2019-01-30T09:29:00Z"/>
          <w:color w:val="000000" w:themeColor="text1"/>
        </w:rPr>
      </w:pPr>
    </w:p>
    <w:p w14:paraId="7E55A925" w14:textId="3746D96B" w:rsidR="006229D9" w:rsidRDefault="006229D9">
      <w:pPr>
        <w:spacing w:after="0" w:line="263" w:lineRule="auto"/>
        <w:ind w:right="80"/>
        <w:jc w:val="center"/>
        <w:rPr>
          <w:ins w:id="78" w:author="Brown,James T" w:date="2019-01-30T09:29:00Z"/>
          <w:color w:val="000000" w:themeColor="text1"/>
        </w:rPr>
      </w:pPr>
    </w:p>
    <w:p w14:paraId="340FA3C8" w14:textId="570AF530" w:rsidR="006229D9" w:rsidRDefault="006229D9">
      <w:pPr>
        <w:spacing w:after="0" w:line="263" w:lineRule="auto"/>
        <w:ind w:right="80"/>
        <w:jc w:val="center"/>
        <w:rPr>
          <w:ins w:id="79" w:author="Brown,James T" w:date="2019-01-30T09:29:00Z"/>
          <w:color w:val="000000" w:themeColor="text1"/>
        </w:rPr>
      </w:pPr>
    </w:p>
    <w:p w14:paraId="5A6D21DB" w14:textId="27B8AC39" w:rsidR="006229D9" w:rsidRDefault="006229D9">
      <w:pPr>
        <w:spacing w:after="0" w:line="263" w:lineRule="auto"/>
        <w:ind w:right="80"/>
        <w:jc w:val="center"/>
        <w:rPr>
          <w:ins w:id="80" w:author="Brown,James T" w:date="2019-01-30T09:29:00Z"/>
          <w:color w:val="000000" w:themeColor="text1"/>
        </w:rPr>
      </w:pPr>
    </w:p>
    <w:p w14:paraId="72B3BC21" w14:textId="74452B61" w:rsidR="006229D9" w:rsidRDefault="006229D9">
      <w:pPr>
        <w:spacing w:after="0" w:line="263" w:lineRule="auto"/>
        <w:ind w:right="80"/>
        <w:jc w:val="center"/>
        <w:rPr>
          <w:ins w:id="81" w:author="Brown,James T" w:date="2019-01-30T09:29:00Z"/>
          <w:color w:val="000000" w:themeColor="text1"/>
        </w:rPr>
      </w:pPr>
    </w:p>
    <w:p w14:paraId="1C9E2FF0" w14:textId="7BA1BBDD" w:rsidR="006229D9" w:rsidRDefault="006229D9">
      <w:pPr>
        <w:spacing w:after="0" w:line="263" w:lineRule="auto"/>
        <w:ind w:right="80"/>
        <w:jc w:val="center"/>
        <w:rPr>
          <w:ins w:id="82" w:author="Brown,James T" w:date="2019-01-30T09:29:00Z"/>
          <w:color w:val="000000" w:themeColor="text1"/>
        </w:rPr>
      </w:pPr>
    </w:p>
    <w:p w14:paraId="06B0F78A" w14:textId="4E150C20" w:rsidR="006229D9" w:rsidRDefault="006229D9">
      <w:pPr>
        <w:spacing w:after="0" w:line="263" w:lineRule="auto"/>
        <w:ind w:right="80"/>
        <w:jc w:val="center"/>
        <w:rPr>
          <w:ins w:id="83" w:author="Brown,James T" w:date="2019-01-30T09:29:00Z"/>
          <w:color w:val="000000" w:themeColor="text1"/>
        </w:rPr>
      </w:pPr>
    </w:p>
    <w:p w14:paraId="187EFACC" w14:textId="5A682F69" w:rsidR="006229D9" w:rsidRDefault="006229D9">
      <w:pPr>
        <w:spacing w:after="0" w:line="263" w:lineRule="auto"/>
        <w:ind w:right="80"/>
        <w:jc w:val="center"/>
        <w:rPr>
          <w:ins w:id="84" w:author="Brown,James T" w:date="2019-01-30T09:29:00Z"/>
          <w:color w:val="000000" w:themeColor="text1"/>
        </w:rPr>
      </w:pPr>
    </w:p>
    <w:p w14:paraId="69EFBE09" w14:textId="2D5A58E1" w:rsidR="006229D9" w:rsidRDefault="006229D9">
      <w:pPr>
        <w:spacing w:after="0" w:line="263" w:lineRule="auto"/>
        <w:ind w:right="80"/>
        <w:jc w:val="center"/>
        <w:rPr>
          <w:ins w:id="85" w:author="Brown,James T" w:date="2019-01-30T09:29:00Z"/>
          <w:color w:val="000000" w:themeColor="text1"/>
        </w:rPr>
      </w:pPr>
    </w:p>
    <w:p w14:paraId="7E108202" w14:textId="501F3EAA" w:rsidR="006229D9" w:rsidRDefault="006229D9">
      <w:pPr>
        <w:spacing w:after="0" w:line="263" w:lineRule="auto"/>
        <w:ind w:right="80"/>
        <w:jc w:val="center"/>
        <w:rPr>
          <w:ins w:id="86" w:author="Brown,James T" w:date="2019-01-30T09:55:00Z"/>
          <w:color w:val="000000" w:themeColor="text1"/>
        </w:rPr>
      </w:pPr>
    </w:p>
    <w:p w14:paraId="59B3EE47" w14:textId="77777777" w:rsidR="00DD0E72" w:rsidRDefault="00DD0E72">
      <w:pPr>
        <w:spacing w:after="0" w:line="263" w:lineRule="auto"/>
        <w:ind w:right="80"/>
        <w:jc w:val="center"/>
        <w:rPr>
          <w:ins w:id="87" w:author="Brown,James T" w:date="2019-01-30T09:29:00Z"/>
          <w:color w:val="000000" w:themeColor="text1"/>
        </w:rPr>
      </w:pPr>
    </w:p>
    <w:p w14:paraId="0E070F33" w14:textId="77777777" w:rsidR="006229D9" w:rsidRPr="004F09C9" w:rsidRDefault="006229D9">
      <w:pPr>
        <w:spacing w:after="0" w:line="263" w:lineRule="auto"/>
        <w:ind w:right="80"/>
        <w:jc w:val="center"/>
        <w:rPr>
          <w:color w:val="000000" w:themeColor="text1"/>
        </w:rPr>
      </w:pPr>
    </w:p>
    <w:p w14:paraId="63914FE2" w14:textId="77777777" w:rsidR="007F6A28" w:rsidRPr="004F09C9" w:rsidRDefault="007F6A28">
      <w:pPr>
        <w:spacing w:after="0" w:line="263" w:lineRule="auto"/>
        <w:ind w:right="80"/>
        <w:jc w:val="center"/>
        <w:rPr>
          <w:color w:val="000000" w:themeColor="text1"/>
        </w:rPr>
      </w:pPr>
    </w:p>
    <w:p w14:paraId="58B27222"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50D164CE"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0C15269B"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2276ADC6" w14:textId="77777777" w:rsidR="006F58EA" w:rsidRPr="004F09C9" w:rsidRDefault="00D27C9E">
      <w:pPr>
        <w:ind w:left="-15" w:right="399" w:firstLine="468"/>
        <w:rPr>
          <w:color w:val="000000" w:themeColor="text1"/>
        </w:rPr>
      </w:pPr>
      <w:r w:rsidRPr="004F09C9">
        <w:rPr>
          <w:color w:val="000000" w:themeColor="text1"/>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w:t>
      </w:r>
      <w:r w:rsidRPr="004F09C9">
        <w:rPr>
          <w:color w:val="000000" w:themeColor="text1"/>
        </w:rPr>
        <w:lastRenderedPageBreak/>
        <w:t>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DF557E0"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08390924"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F20589D"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storage during diapause preparation in European corn borer. I expected insects with a longer diapause genotype to store more lipids than insects with a shorter diapause genotype in </w:t>
      </w:r>
      <w:r w:rsidRPr="004F09C9">
        <w:rPr>
          <w:color w:val="000000" w:themeColor="text1"/>
        </w:rPr>
        <w:lastRenderedPageBreak/>
        <w:t>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6F42AC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8F3CB68" wp14:editId="0BCF1AD8">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401A8A95"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54351FD" w14:textId="77777777" w:rsidR="007F6A28" w:rsidRPr="004F09C9" w:rsidRDefault="007F6A28">
      <w:pPr>
        <w:spacing w:after="0" w:line="263" w:lineRule="auto"/>
        <w:ind w:right="80"/>
        <w:jc w:val="center"/>
        <w:rPr>
          <w:color w:val="000000" w:themeColor="text1"/>
        </w:rPr>
      </w:pPr>
    </w:p>
    <w:p w14:paraId="12AD4B47" w14:textId="77777777" w:rsidR="007F6A28" w:rsidRPr="004F09C9" w:rsidRDefault="007F6A28">
      <w:pPr>
        <w:spacing w:after="0" w:line="263" w:lineRule="auto"/>
        <w:ind w:right="80"/>
        <w:jc w:val="center"/>
        <w:rPr>
          <w:color w:val="000000" w:themeColor="text1"/>
        </w:rPr>
      </w:pPr>
    </w:p>
    <w:p w14:paraId="1D2D99A5"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796C00EA"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3F6C1721"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30C02C39"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576D5B60"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19575575" w14:textId="77777777" w:rsidR="007F6A28" w:rsidRPr="004F09C9" w:rsidRDefault="007F6A28">
      <w:pPr>
        <w:ind w:left="-15" w:right="90" w:firstLine="468"/>
        <w:rPr>
          <w:color w:val="000000" w:themeColor="text1"/>
        </w:rPr>
      </w:pPr>
    </w:p>
    <w:p w14:paraId="46762C57"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E8FE058"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09E6889" w14:textId="77777777" w:rsidR="006F58EA" w:rsidRPr="004F09C9" w:rsidRDefault="00D27C9E">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481D1E12" w14:textId="77777777" w:rsidR="006F58EA" w:rsidRPr="004F09C9" w:rsidRDefault="00D27C9E">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0176B43"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w:t>
      </w:r>
      <w:r w:rsidRPr="004F09C9">
        <w:rPr>
          <w:color w:val="000000" w:themeColor="text1"/>
        </w:rPr>
        <w:lastRenderedPageBreak/>
        <w:t>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3D7AB132"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borer are suitable model to investigate the causes and consequences of speciation, especially as environmental conditions become less stable due to climate change.</w:t>
      </w:r>
    </w:p>
    <w:p w14:paraId="26ECAC6C" w14:textId="77777777" w:rsidR="007F6A28" w:rsidRPr="004F09C9" w:rsidRDefault="007F6A28">
      <w:pPr>
        <w:ind w:left="-15" w:right="90" w:firstLine="468"/>
        <w:rPr>
          <w:color w:val="000000" w:themeColor="text1"/>
        </w:rPr>
      </w:pPr>
    </w:p>
    <w:p w14:paraId="609F7C3B"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16DCAD5"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w:t>
      </w:r>
      <w:r w:rsidRPr="004F09C9">
        <w:rPr>
          <w:color w:val="000000" w:themeColor="text1"/>
        </w:rPr>
        <w:lastRenderedPageBreak/>
        <w:t>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C0B40B1" w14:textId="77777777"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and Department),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r w:rsidRPr="004F09C9">
        <w:rPr>
          <w:color w:val="000000" w:themeColor="text1"/>
        </w:rPr>
        <w:t xml:space="preserve"> and Department),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and Department),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6BDB50B"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w:t>
      </w:r>
      <w:r w:rsidRPr="004F09C9">
        <w:rPr>
          <w:color w:val="000000" w:themeColor="text1"/>
        </w:rPr>
        <w:lastRenderedPageBreak/>
        <w:t>European corn borer life history and its environment, and understanding these effects may be crucial to how we manage this pest.</w:t>
      </w:r>
      <w:r w:rsidRPr="004F09C9">
        <w:rPr>
          <w:color w:val="000000" w:themeColor="text1"/>
        </w:rPr>
        <w:br w:type="page"/>
      </w:r>
    </w:p>
    <w:p w14:paraId="16D752AC"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7C5D4009" w14:textId="77777777">
        <w:trPr>
          <w:trHeight w:val="451"/>
        </w:trPr>
        <w:tc>
          <w:tcPr>
            <w:tcW w:w="1380" w:type="dxa"/>
            <w:tcBorders>
              <w:top w:val="double" w:sz="3" w:space="0" w:color="000000"/>
              <w:left w:val="nil"/>
              <w:bottom w:val="double" w:sz="3" w:space="0" w:color="000000"/>
              <w:right w:val="nil"/>
            </w:tcBorders>
          </w:tcPr>
          <w:p w14:paraId="5D8B44A2"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2D4E4E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001C1C6" w14:textId="77777777">
        <w:trPr>
          <w:trHeight w:val="427"/>
        </w:trPr>
        <w:tc>
          <w:tcPr>
            <w:tcW w:w="1380" w:type="dxa"/>
            <w:tcBorders>
              <w:top w:val="double" w:sz="3" w:space="0" w:color="000000"/>
              <w:left w:val="nil"/>
              <w:bottom w:val="single" w:sz="3" w:space="0" w:color="000000"/>
              <w:right w:val="nil"/>
            </w:tcBorders>
          </w:tcPr>
          <w:p w14:paraId="206E913B"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CC656EE" w14:textId="77777777" w:rsidR="006F58EA" w:rsidRPr="004F09C9" w:rsidRDefault="006F58EA">
            <w:pPr>
              <w:spacing w:after="160" w:line="259" w:lineRule="auto"/>
              <w:ind w:left="0" w:firstLine="0"/>
              <w:rPr>
                <w:color w:val="000000" w:themeColor="text1"/>
              </w:rPr>
            </w:pPr>
          </w:p>
        </w:tc>
      </w:tr>
      <w:tr w:rsidR="006F58EA" w:rsidRPr="004F09C9" w14:paraId="00EE280F" w14:textId="77777777">
        <w:trPr>
          <w:trHeight w:val="1589"/>
        </w:trPr>
        <w:tc>
          <w:tcPr>
            <w:tcW w:w="1380" w:type="dxa"/>
            <w:tcBorders>
              <w:top w:val="single" w:sz="3" w:space="0" w:color="000000"/>
              <w:left w:val="nil"/>
              <w:bottom w:val="single" w:sz="3" w:space="0" w:color="000000"/>
              <w:right w:val="nil"/>
            </w:tcBorders>
          </w:tcPr>
          <w:p w14:paraId="0E73B68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2F0F2D"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1065DD8F"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2EF170DF"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F83DE25"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60BA7739" w14:textId="77777777">
        <w:trPr>
          <w:trHeight w:val="403"/>
        </w:trPr>
        <w:tc>
          <w:tcPr>
            <w:tcW w:w="1380" w:type="dxa"/>
            <w:tcBorders>
              <w:top w:val="single" w:sz="3" w:space="0" w:color="000000"/>
              <w:left w:val="nil"/>
              <w:bottom w:val="single" w:sz="3" w:space="0" w:color="000000"/>
              <w:right w:val="nil"/>
            </w:tcBorders>
          </w:tcPr>
          <w:p w14:paraId="4B83693E"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0B69464C" w14:textId="77777777" w:rsidR="006F58EA" w:rsidRPr="004F09C9" w:rsidRDefault="006F58EA">
            <w:pPr>
              <w:spacing w:after="160" w:line="259" w:lineRule="auto"/>
              <w:ind w:left="0" w:firstLine="0"/>
              <w:rPr>
                <w:color w:val="000000" w:themeColor="text1"/>
              </w:rPr>
            </w:pPr>
          </w:p>
        </w:tc>
      </w:tr>
      <w:tr w:rsidR="006F58EA" w:rsidRPr="004F09C9" w14:paraId="17AB2C66" w14:textId="77777777">
        <w:trPr>
          <w:trHeight w:val="798"/>
        </w:trPr>
        <w:tc>
          <w:tcPr>
            <w:tcW w:w="1380" w:type="dxa"/>
            <w:tcBorders>
              <w:top w:val="single" w:sz="3" w:space="0" w:color="000000"/>
              <w:left w:val="nil"/>
              <w:bottom w:val="single" w:sz="3" w:space="0" w:color="000000"/>
              <w:right w:val="nil"/>
            </w:tcBorders>
          </w:tcPr>
          <w:p w14:paraId="6C7CA696"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50FC361"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8C70F85"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2AFAEB70" w14:textId="77777777">
        <w:trPr>
          <w:trHeight w:val="403"/>
        </w:trPr>
        <w:tc>
          <w:tcPr>
            <w:tcW w:w="1380" w:type="dxa"/>
            <w:tcBorders>
              <w:top w:val="single" w:sz="3" w:space="0" w:color="000000"/>
              <w:left w:val="nil"/>
              <w:bottom w:val="single" w:sz="3" w:space="0" w:color="000000"/>
              <w:right w:val="nil"/>
            </w:tcBorders>
          </w:tcPr>
          <w:p w14:paraId="1CD2F8AF"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49B0AD1" w14:textId="77777777" w:rsidR="006F58EA" w:rsidRPr="004F09C9" w:rsidRDefault="006F58EA">
            <w:pPr>
              <w:spacing w:after="160" w:line="259" w:lineRule="auto"/>
              <w:ind w:left="0" w:firstLine="0"/>
              <w:rPr>
                <w:color w:val="000000" w:themeColor="text1"/>
              </w:rPr>
            </w:pPr>
          </w:p>
        </w:tc>
      </w:tr>
      <w:tr w:rsidR="006F58EA" w:rsidRPr="004F09C9" w14:paraId="62564C4C" w14:textId="77777777">
        <w:trPr>
          <w:trHeight w:val="1589"/>
        </w:trPr>
        <w:tc>
          <w:tcPr>
            <w:tcW w:w="1380" w:type="dxa"/>
            <w:tcBorders>
              <w:top w:val="single" w:sz="3" w:space="0" w:color="000000"/>
              <w:left w:val="nil"/>
              <w:bottom w:val="single" w:sz="3" w:space="0" w:color="000000"/>
              <w:right w:val="nil"/>
            </w:tcBorders>
          </w:tcPr>
          <w:p w14:paraId="7726F6A9"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CD19C78"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006C70CE"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5B302DB4"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23B9F938" w14:textId="77777777" w:rsidR="006F58EA" w:rsidRPr="004F09C9" w:rsidRDefault="00D27C9E">
      <w:pPr>
        <w:rPr>
          <w:color w:val="000000" w:themeColor="text1"/>
        </w:rPr>
      </w:pPr>
      <w:r w:rsidRPr="004F09C9">
        <w:rPr>
          <w:color w:val="000000" w:themeColor="text1"/>
        </w:rPr>
        <w:br w:type="page"/>
      </w:r>
    </w:p>
    <w:p w14:paraId="309AAB9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3457D94" wp14:editId="3BEF5794">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38B690CF"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EDE28D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3BD0CF0A" w14:textId="77777777" w:rsidR="00D27C9E" w:rsidRPr="004F09C9" w:rsidRDefault="00D27C9E">
      <w:pPr>
        <w:spacing w:after="3" w:line="238" w:lineRule="auto"/>
        <w:ind w:left="1168" w:right="315" w:firstLine="0"/>
        <w:jc w:val="both"/>
        <w:rPr>
          <w:color w:val="000000" w:themeColor="text1"/>
        </w:rPr>
      </w:pPr>
    </w:p>
    <w:p w14:paraId="54A388CD" w14:textId="77777777" w:rsidR="00D27C9E" w:rsidRPr="004F09C9" w:rsidRDefault="00D27C9E">
      <w:pPr>
        <w:spacing w:after="3" w:line="238" w:lineRule="auto"/>
        <w:ind w:left="1168" w:right="315" w:firstLine="0"/>
        <w:jc w:val="both"/>
        <w:rPr>
          <w:color w:val="000000" w:themeColor="text1"/>
        </w:rPr>
      </w:pPr>
    </w:p>
    <w:p w14:paraId="20C3F5F8" w14:textId="77777777" w:rsidR="00D27C9E" w:rsidRPr="004F09C9" w:rsidRDefault="00D27C9E">
      <w:pPr>
        <w:spacing w:after="3" w:line="238" w:lineRule="auto"/>
        <w:ind w:left="1168" w:right="315" w:firstLine="0"/>
        <w:jc w:val="both"/>
        <w:rPr>
          <w:color w:val="000000" w:themeColor="text1"/>
        </w:rPr>
      </w:pPr>
    </w:p>
    <w:p w14:paraId="18BFE83D" w14:textId="77777777" w:rsidR="00D27C9E" w:rsidRPr="004F09C9" w:rsidRDefault="00D27C9E">
      <w:pPr>
        <w:spacing w:after="3" w:line="238" w:lineRule="auto"/>
        <w:ind w:left="1168" w:right="315" w:firstLine="0"/>
        <w:jc w:val="both"/>
        <w:rPr>
          <w:color w:val="000000" w:themeColor="text1"/>
        </w:rPr>
      </w:pPr>
    </w:p>
    <w:p w14:paraId="153D2808" w14:textId="77777777" w:rsidR="00D27C9E" w:rsidRPr="004F09C9" w:rsidRDefault="00D27C9E">
      <w:pPr>
        <w:spacing w:after="3" w:line="238" w:lineRule="auto"/>
        <w:ind w:left="1168" w:right="315" w:firstLine="0"/>
        <w:jc w:val="both"/>
        <w:rPr>
          <w:color w:val="000000" w:themeColor="text1"/>
        </w:rPr>
      </w:pPr>
    </w:p>
    <w:p w14:paraId="66357366" w14:textId="77777777" w:rsidR="00D27C9E" w:rsidRPr="004F09C9" w:rsidRDefault="00D27C9E">
      <w:pPr>
        <w:spacing w:after="3" w:line="238" w:lineRule="auto"/>
        <w:ind w:left="1168" w:right="315" w:firstLine="0"/>
        <w:jc w:val="both"/>
        <w:rPr>
          <w:color w:val="000000" w:themeColor="text1"/>
        </w:rPr>
      </w:pPr>
    </w:p>
    <w:p w14:paraId="2B990E9C" w14:textId="77777777" w:rsidR="00D27C9E" w:rsidRPr="004F09C9" w:rsidRDefault="00D27C9E">
      <w:pPr>
        <w:spacing w:after="3" w:line="238" w:lineRule="auto"/>
        <w:ind w:left="1168" w:right="315" w:firstLine="0"/>
        <w:jc w:val="both"/>
        <w:rPr>
          <w:color w:val="000000" w:themeColor="text1"/>
        </w:rPr>
      </w:pPr>
    </w:p>
    <w:p w14:paraId="29D2487F" w14:textId="77777777" w:rsidR="00D27C9E" w:rsidRPr="004F09C9" w:rsidRDefault="00D27C9E">
      <w:pPr>
        <w:spacing w:after="3" w:line="238" w:lineRule="auto"/>
        <w:ind w:left="1168" w:right="315" w:firstLine="0"/>
        <w:jc w:val="both"/>
        <w:rPr>
          <w:color w:val="000000" w:themeColor="text1"/>
        </w:rPr>
      </w:pPr>
    </w:p>
    <w:p w14:paraId="0333F11B" w14:textId="77777777" w:rsidR="00D27C9E" w:rsidRPr="004F09C9" w:rsidRDefault="00D27C9E">
      <w:pPr>
        <w:spacing w:after="3" w:line="238" w:lineRule="auto"/>
        <w:ind w:left="1168" w:right="315" w:firstLine="0"/>
        <w:jc w:val="both"/>
        <w:rPr>
          <w:color w:val="000000" w:themeColor="text1"/>
        </w:rPr>
      </w:pPr>
    </w:p>
    <w:p w14:paraId="7AB5386D" w14:textId="77777777" w:rsidR="00D27C9E" w:rsidRPr="004F09C9" w:rsidRDefault="00D27C9E">
      <w:pPr>
        <w:spacing w:after="3" w:line="238" w:lineRule="auto"/>
        <w:ind w:left="1168" w:right="315" w:firstLine="0"/>
        <w:jc w:val="both"/>
        <w:rPr>
          <w:color w:val="000000" w:themeColor="text1"/>
        </w:rPr>
      </w:pPr>
    </w:p>
    <w:p w14:paraId="1542A078" w14:textId="77777777" w:rsidR="00D27C9E" w:rsidRPr="004F09C9" w:rsidRDefault="00D27C9E">
      <w:pPr>
        <w:spacing w:after="3" w:line="238" w:lineRule="auto"/>
        <w:ind w:left="1168" w:right="315" w:firstLine="0"/>
        <w:jc w:val="both"/>
        <w:rPr>
          <w:color w:val="000000" w:themeColor="text1"/>
        </w:rPr>
      </w:pPr>
    </w:p>
    <w:p w14:paraId="3812D12B" w14:textId="77777777" w:rsidR="00D27C9E" w:rsidRPr="004F09C9" w:rsidRDefault="00D27C9E">
      <w:pPr>
        <w:spacing w:after="3" w:line="238" w:lineRule="auto"/>
        <w:ind w:left="1168" w:right="315" w:firstLine="0"/>
        <w:jc w:val="both"/>
        <w:rPr>
          <w:color w:val="000000" w:themeColor="text1"/>
        </w:rPr>
      </w:pPr>
    </w:p>
    <w:p w14:paraId="44EF3397" w14:textId="77777777" w:rsidR="00D27C9E" w:rsidRPr="004F09C9" w:rsidRDefault="00D27C9E">
      <w:pPr>
        <w:spacing w:after="3" w:line="238" w:lineRule="auto"/>
        <w:ind w:left="1168" w:right="315" w:firstLine="0"/>
        <w:jc w:val="both"/>
        <w:rPr>
          <w:color w:val="000000" w:themeColor="text1"/>
        </w:rPr>
      </w:pPr>
    </w:p>
    <w:p w14:paraId="279B00F2"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00801CA2"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DD728B9" w14:textId="77777777" w:rsidR="006F58EA" w:rsidRPr="004F09C9" w:rsidRDefault="00D27C9E">
      <w:pPr>
        <w:spacing w:after="162" w:line="263" w:lineRule="auto"/>
        <w:ind w:right="80"/>
        <w:jc w:val="center"/>
        <w:rPr>
          <w:color w:val="000000" w:themeColor="text1"/>
        </w:rPr>
      </w:pPr>
      <w:r w:rsidRPr="004F09C9">
        <w:rPr>
          <w:color w:val="000000" w:themeColor="text1"/>
        </w:rPr>
        <w:t>DIAPAUSE TIMING</w:t>
      </w:r>
    </w:p>
    <w:p w14:paraId="5242320D"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086F0CB"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ins w:id="88" w:author="Brown, James T. - ARS" w:date="2019-01-28T17:40:00Z">
        <w:r w:rsidR="00DA3145">
          <w:rPr>
            <w:color w:val="000000" w:themeColor="text1"/>
          </w:rPr>
          <w:t>NOAA 2017</w:t>
        </w:r>
      </w:ins>
      <w:r w:rsidR="00CE5B15">
        <w:rPr>
          <w:color w:val="000000" w:themeColor="text1"/>
        </w:rPr>
        <w:t xml:space="preserve">, </w:t>
      </w:r>
      <w:proofErr w:type="spellStart"/>
      <w:ins w:id="89" w:author="Brown, James T. - ARS" w:date="2019-01-28T17:40:00Z">
        <w:r w:rsidR="00DA3145">
          <w:rPr>
            <w:color w:val="000000" w:themeColor="text1"/>
          </w:rPr>
          <w:t>DeLucia</w:t>
        </w:r>
        <w:proofErr w:type="spellEnd"/>
        <w:r w:rsidR="00DA3145">
          <w:rPr>
            <w:color w:val="000000" w:themeColor="text1"/>
          </w:rPr>
          <w:t xml:space="preserve"> 2008</w:t>
        </w:r>
      </w:ins>
      <w:r w:rsidR="00CE5B15">
        <w:rPr>
          <w:color w:val="000000" w:themeColor="text1"/>
        </w:rPr>
        <w:t xml:space="preserve">, </w:t>
      </w:r>
      <w:ins w:id="90" w:author="Brown, James T. - ARS" w:date="2019-01-28T17:40:00Z">
        <w:r w:rsidR="00DA3145">
          <w:rPr>
            <w:color w:val="000000" w:themeColor="text1"/>
          </w:rPr>
          <w:t>IPCC 2013</w:t>
        </w:r>
      </w:ins>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 xml:space="preserve">(NOAA 2016, </w:t>
      </w:r>
      <w:proofErr w:type="spellStart"/>
      <w:r w:rsidR="00CE5B15">
        <w:rPr>
          <w:color w:val="000000" w:themeColor="text1"/>
        </w:rPr>
        <w:t>DeLucia</w:t>
      </w:r>
      <w:proofErr w:type="spellEnd"/>
      <w:r w:rsidR="00CE5B15">
        <w:rPr>
          <w:color w:val="000000" w:themeColor="text1"/>
        </w:rPr>
        <w:t xml:space="preserve"> et al.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CE5B15">
        <w:rPr>
          <w:color w:val="000000" w:themeColor="text1"/>
        </w:rPr>
        <w:t xml:space="preserve"> 2006)</w:t>
      </w:r>
      <w:r w:rsidRPr="004F09C9">
        <w:rPr>
          <w:color w:val="000000" w:themeColor="text1"/>
        </w:rPr>
        <w:t xml:space="preserve">. </w:t>
      </w:r>
    </w:p>
    <w:p w14:paraId="63D06DF1" w14:textId="555064BF"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ins w:id="91" w:author="Brown, James T. - ARS" w:date="2019-01-28T17:41:00Z">
        <w:r w:rsidR="00DA3145">
          <w:rPr>
            <w:color w:val="000000" w:themeColor="text1"/>
          </w:rPr>
          <w:t>Nechols</w:t>
        </w:r>
        <w:proofErr w:type="spellEnd"/>
        <w:r w:rsidR="00DA3145">
          <w:rPr>
            <w:color w:val="000000" w:themeColor="text1"/>
          </w:rPr>
          <w:t xml:space="preserve"> 1999</w:t>
        </w:r>
      </w:ins>
      <w:r w:rsidR="00CE5B15">
        <w:rPr>
          <w:color w:val="000000" w:themeColor="text1"/>
        </w:rPr>
        <w:t>, Hahn and Denlinger 2007)</w:t>
      </w:r>
      <w:r w:rsidRPr="004F09C9">
        <w:rPr>
          <w:color w:val="000000" w:themeColor="text1"/>
        </w:rPr>
        <w:t xml:space="preserve">. Before the environment becomes unfavorable, insects prepare for diapause by accumulating and storing nutrients in the form of lipids, proteins, and carbohydrates </w:t>
      </w:r>
      <w:ins w:id="92" w:author="Brown, James T. - ARS" w:date="2019-01-28T16:15:00Z">
        <w:r w:rsidR="004A056B">
          <w:rPr>
            <w:color w:val="000000" w:themeColor="text1"/>
          </w:rPr>
          <w:t>(</w:t>
        </w:r>
      </w:ins>
      <w:ins w:id="93" w:author="Brown,James T" w:date="2019-01-30T09:33:00Z">
        <w:r w:rsidR="006229D9">
          <w:rPr>
            <w:color w:val="000000" w:themeColor="text1"/>
          </w:rPr>
          <w:t>Hahn and Denlinger 2007, Hahn and Denlinger 2011</w:t>
        </w:r>
      </w:ins>
      <w:ins w:id="94" w:author="Brown, James T. - ARS" w:date="2019-01-28T16:15:00Z">
        <w:r w:rsidR="004A056B">
          <w:rPr>
            <w:color w:val="000000" w:themeColor="text1"/>
          </w:rPr>
          <w:t>)</w:t>
        </w:r>
      </w:ins>
      <w:r w:rsidRPr="004F09C9">
        <w:rPr>
          <w:color w:val="000000" w:themeColor="text1"/>
        </w:rPr>
        <w:t>. For example, increased energy storage in the form of proteins has been reported in Colorado potato beetles (</w:t>
      </w:r>
      <w:r w:rsidRPr="004F09C9">
        <w:rPr>
          <w:i/>
          <w:iCs/>
          <w:color w:val="000000" w:themeColor="text1"/>
        </w:rPr>
        <w:t xml:space="preserve">L.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r w:rsidRPr="004F09C9">
        <w:rPr>
          <w:i/>
          <w:color w:val="000000" w:themeColor="text1"/>
        </w:rPr>
        <w:t xml:space="preserve">D. </w:t>
      </w:r>
      <w:proofErr w:type="spellStart"/>
      <w:r w:rsidRPr="004F09C9">
        <w:rPr>
          <w:i/>
          <w:color w:val="000000" w:themeColor="text1"/>
        </w:rPr>
        <w:t>grandiosella</w:t>
      </w:r>
      <w:proofErr w:type="spellEnd"/>
      <w:r w:rsidRPr="004F09C9">
        <w:rPr>
          <w:color w:val="000000" w:themeColor="text1"/>
        </w:rPr>
        <w:t>) (Brown and Chippendale 1978), while increased lipid storage has been reported for the pink bollworm (</w:t>
      </w:r>
      <w:r w:rsidRPr="004F09C9">
        <w:rPr>
          <w:i/>
          <w:iCs/>
          <w:color w:val="000000" w:themeColor="text1"/>
        </w:rPr>
        <w:t xml:space="preserve">P.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Pr="004F09C9">
        <w:rPr>
          <w:color w:val="000000" w:themeColor="text1"/>
        </w:rPr>
        <w:t xml:space="preserve"> 1989), among others. Energy stores fuel insect metabolism during diapause, and after diapause these stored resources are redirected to accomplish post-</w:t>
      </w:r>
      <w:r w:rsidRPr="004F09C9">
        <w:rPr>
          <w:color w:val="000000" w:themeColor="text1"/>
        </w:rPr>
        <w:lastRenderedPageBreak/>
        <w:t>diapause functions. However, metabolic activity for many insects is temperature dependent</w:t>
      </w:r>
      <w:ins w:id="95" w:author="Dan" w:date="2019-01-29T08:27:00Z">
        <w:r w:rsidR="000E69EC">
          <w:rPr>
            <w:color w:val="000000" w:themeColor="text1"/>
          </w:rPr>
          <w:t>,</w:t>
        </w:r>
      </w:ins>
      <w:r w:rsidRPr="004F09C9">
        <w:rPr>
          <w:color w:val="000000" w:themeColor="text1"/>
        </w:rPr>
        <w:t xml:space="preserve"> and insects preparing for diapause in warmer environments may struggle to meet the energy demands of increased metabolism and possibly divert resources away from storage. </w:t>
      </w:r>
    </w:p>
    <w:p w14:paraId="4E169A5B" w14:textId="6E7A452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 1997).</w:t>
      </w:r>
      <w:r w:rsidRPr="004F09C9">
        <w:rPr>
          <w:color w:val="000000" w:themeColor="text1"/>
        </w:rPr>
        <w:t xml:space="preserve"> The authors found that when diet was restricted</w:t>
      </w:r>
      <w:ins w:id="96" w:author="Dan" w:date="2019-01-29T08:28:00Z">
        <w:r w:rsidR="000E1D1C">
          <w:rPr>
            <w:color w:val="000000" w:themeColor="text1"/>
          </w:rPr>
          <w:t>,</w:t>
        </w:r>
      </w:ins>
      <w:r w:rsidRPr="004F09C9">
        <w:rPr>
          <w:color w:val="000000" w:themeColor="text1"/>
        </w:rPr>
        <w:t xml:space="preserve"> larvae entered diapause with less mass and remained in diapause for a shorter period </w:t>
      </w:r>
      <w:ins w:id="97" w:author="Brown, James T. - ARS" w:date="2019-01-28T17:53:00Z">
        <w:r w:rsidR="001B705E">
          <w:rPr>
            <w:color w:val="000000" w:themeColor="text1"/>
          </w:rPr>
          <w:t>compared to</w:t>
        </w:r>
        <w:r w:rsidR="001B705E" w:rsidRPr="004F09C9">
          <w:rPr>
            <w:color w:val="000000" w:themeColor="text1"/>
          </w:rPr>
          <w:t xml:space="preserve"> </w:t>
        </w:r>
      </w:ins>
      <w:r w:rsidRPr="004F09C9">
        <w:rPr>
          <w:color w:val="000000" w:themeColor="text1"/>
        </w:rPr>
        <w:t xml:space="preserve">larvae given an unrestricted diet </w:t>
      </w:r>
      <w:r w:rsidR="00CE5B15">
        <w:rPr>
          <w:color w:val="000000" w:themeColor="text1"/>
        </w:rPr>
        <w:t>(Saunders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 xml:space="preserve">Hahn and Denlinger 2007, Sinclair </w:t>
      </w:r>
      <w:r w:rsidR="00643F52">
        <w:rPr>
          <w:color w:val="000000" w:themeColor="text1"/>
        </w:rPr>
        <w:t>2015)</w:t>
      </w:r>
      <w:r w:rsidRPr="004F09C9">
        <w:rPr>
          <w:color w:val="000000" w:themeColor="text1"/>
        </w:rPr>
        <w:t>.</w:t>
      </w:r>
    </w:p>
    <w:p w14:paraId="542C6CCC" w14:textId="3D1D6906" w:rsidR="00101994" w:rsidRPr="009E5A7B" w:rsidRDefault="00101994" w:rsidP="00101994">
      <w:pPr>
        <w:spacing w:line="480" w:lineRule="auto"/>
        <w:ind w:left="-15" w:right="165" w:firstLine="468"/>
        <w:rPr>
          <w:ins w:id="98" w:author="Brown, James T." w:date="2019-01-28T13:46:00Z"/>
          <w:color w:val="000000" w:themeColor="text1"/>
        </w:rPr>
      </w:pPr>
      <w:ins w:id="99" w:author="Brown, James T." w:date="2019-01-28T13:46:00Z">
        <w:r w:rsidRPr="009E5A7B">
          <w:rPr>
            <w:color w:val="000000" w:themeColor="text1"/>
          </w:rPr>
          <w:t>Warmer and more variable fall and winter temperatures will increase insect metabolic activity and could deplete nutrition stores because insect metabolism</w:t>
        </w:r>
      </w:ins>
      <w:ins w:id="100" w:author="Dan" w:date="2019-01-29T08:29:00Z">
        <w:r w:rsidR="000E1D1C">
          <w:rPr>
            <w:color w:val="000000" w:themeColor="text1"/>
          </w:rPr>
          <w:t xml:space="preserve"> is</w:t>
        </w:r>
      </w:ins>
      <w:ins w:id="101" w:author="Brown, James T." w:date="2019-01-28T13:46:00Z">
        <w:r w:rsidRPr="009E5A7B">
          <w:rPr>
            <w:color w:val="000000" w:themeColor="text1"/>
          </w:rPr>
          <w:t xml:space="preserve"> proportional to </w:t>
        </w:r>
      </w:ins>
      <w:ins w:id="102" w:author="Dan" w:date="2019-01-29T08:29:00Z">
        <w:r w:rsidR="000E1D1C">
          <w:rPr>
            <w:color w:val="000000" w:themeColor="text1"/>
          </w:rPr>
          <w:t xml:space="preserve">the </w:t>
        </w:r>
      </w:ins>
      <w:ins w:id="103" w:author="Brown, James T." w:date="2019-01-28T13:46:00Z">
        <w:r w:rsidRPr="009E5A7B">
          <w:rPr>
            <w:color w:val="000000" w:themeColor="text1"/>
          </w:rPr>
          <w:t xml:space="preserve">environmental temperatures they experience. (Bradshaw and Holzapfel 2006, Hahn and Denlinger 2011, Scriber 2014, Sinclair 2018). </w:t>
        </w:r>
      </w:ins>
      <w:ins w:id="104" w:author="Dan" w:date="2019-01-29T08:29:00Z">
        <w:r w:rsidR="000E1D1C">
          <w:rPr>
            <w:color w:val="000000" w:themeColor="text1"/>
          </w:rPr>
          <w:t xml:space="preserve">For example, </w:t>
        </w:r>
      </w:ins>
      <w:ins w:id="105" w:author="Brown, James T. - ARS" w:date="2019-01-28T17:56:00Z">
        <w:r w:rsidR="001B705E">
          <w:rPr>
            <w:color w:val="000000" w:themeColor="text1"/>
          </w:rPr>
          <w:t>Thompson and Davis (1981)</w:t>
        </w:r>
      </w:ins>
      <w:ins w:id="106" w:author="Brown, James T." w:date="2019-01-28T13:46:00Z">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ins>
      <w:proofErr w:type="spellEnd"/>
      <w:ins w:id="107" w:author="Brown, James T. - ARS" w:date="2019-01-28T17:54:00Z">
        <w:r w:rsidR="001B705E">
          <w:rPr>
            <w:color w:val="000000" w:themeColor="text1"/>
          </w:rPr>
          <w:t xml:space="preserve"> </w:t>
        </w:r>
      </w:ins>
      <w:proofErr w:type="spellStart"/>
      <w:ins w:id="108" w:author="Brown, James T." w:date="2019-01-28T13:46:00Z">
        <w:r w:rsidRPr="00E2045B">
          <w:rPr>
            <w:color w:val="000000" w:themeColor="text1"/>
          </w:rPr>
          <w:t>Dyar</w:t>
        </w:r>
      </w:ins>
      <w:proofErr w:type="spellEnd"/>
      <w:ins w:id="109" w:author="Brown, James T. - ARS" w:date="2019-01-28T17:54:00Z">
        <w:r w:rsidR="001B705E">
          <w:rPr>
            <w:color w:val="000000" w:themeColor="text1"/>
          </w:rPr>
          <w:t xml:space="preserve"> moths</w:t>
        </w:r>
      </w:ins>
      <w:ins w:id="110" w:author="Brown, James T." w:date="2019-01-28T13:46:00Z">
        <w:r w:rsidRPr="00E2045B">
          <w:rPr>
            <w:color w:val="000000" w:themeColor="text1"/>
          </w:rPr>
          <w:t xml:space="preserve"> at stable temperatures during </w:t>
        </w:r>
      </w:ins>
      <w:ins w:id="111" w:author="Dan" w:date="2019-01-29T08:29:00Z">
        <w:r w:rsidR="000E1D1C">
          <w:rPr>
            <w:color w:val="000000" w:themeColor="text1"/>
          </w:rPr>
          <w:t xml:space="preserve">larval feeding and </w:t>
        </w:r>
      </w:ins>
      <w:ins w:id="112" w:author="Brown, James T." w:date="2019-01-28T13:46:00Z">
        <w:r w:rsidRPr="00E2045B">
          <w:rPr>
            <w:color w:val="000000" w:themeColor="text1"/>
          </w:rPr>
          <w:t xml:space="preserve">diapause preparation. </w:t>
        </w:r>
      </w:ins>
      <w:ins w:id="113" w:author="Brown, James T. - ARS" w:date="2019-01-28T17:54:00Z">
        <w:r w:rsidR="001B705E">
          <w:rPr>
            <w:color w:val="000000" w:themeColor="text1"/>
          </w:rPr>
          <w:t>Then at</w:t>
        </w:r>
      </w:ins>
      <w:ins w:id="114" w:author="Brown, James T." w:date="2019-01-28T13:46:00Z">
        <w:r w:rsidRPr="00E2045B">
          <w:rPr>
            <w:color w:val="000000" w:themeColor="text1"/>
          </w:rPr>
          <w:t xml:space="preserve"> the onset of</w:t>
        </w:r>
      </w:ins>
      <w:ins w:id="115" w:author="Brown,James T" w:date="2019-01-30T09:33:00Z">
        <w:r w:rsidR="00054F53">
          <w:rPr>
            <w:color w:val="000000" w:themeColor="text1"/>
          </w:rPr>
          <w:t xml:space="preserve"> larval</w:t>
        </w:r>
      </w:ins>
      <w:ins w:id="116" w:author="Brown, James T." w:date="2019-01-28T13:46:00Z">
        <w:r w:rsidRPr="00E2045B">
          <w:rPr>
            <w:color w:val="000000" w:themeColor="text1"/>
          </w:rPr>
          <w:t xml:space="preserve"> diapause, some moths were held at warmer and more variable temperatures while others were held in cooler and more stable temperatures. Between the two groups, the moths held in warmer and more variable conditions depleted significantly more lipids by the end of diapause (Thompson and Davis 1981).</w:t>
        </w:r>
      </w:ins>
      <w:ins w:id="117" w:author="Brown, James T. - ARS" w:date="2019-01-28T17:57:00Z">
        <w:r w:rsidR="001B705E">
          <w:rPr>
            <w:color w:val="000000" w:themeColor="text1"/>
          </w:rPr>
          <w:t xml:space="preserve"> </w:t>
        </w:r>
        <w:r w:rsidR="001B705E" w:rsidRPr="00E2045B">
          <w:rPr>
            <w:color w:val="000000" w:themeColor="text1"/>
          </w:rPr>
          <w:t xml:space="preserve">Thompson and </w:t>
        </w:r>
        <w:r w:rsidR="001B705E" w:rsidRPr="00E2045B">
          <w:rPr>
            <w:color w:val="000000" w:themeColor="text1"/>
          </w:rPr>
          <w:lastRenderedPageBreak/>
          <w:t xml:space="preserve">Davis (1981) showed that insects </w:t>
        </w:r>
      </w:ins>
      <w:ins w:id="118" w:author="Dan" w:date="2019-01-29T08:32:00Z">
        <w:r w:rsidR="000E1D1C">
          <w:rPr>
            <w:color w:val="000000" w:themeColor="text1"/>
          </w:rPr>
          <w:t>will</w:t>
        </w:r>
      </w:ins>
      <w:ins w:id="119" w:author="Brown, James T. - ARS" w:date="2019-01-28T17:57:00Z">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ins>
      <w:r w:rsidR="00054F53">
        <w:rPr>
          <w:color w:val="000000" w:themeColor="text1"/>
        </w:rPr>
        <w:t>for much of the diapause period</w:t>
      </w:r>
      <w:r w:rsidR="001B705E" w:rsidRPr="00E2045B">
        <w:rPr>
          <w:color w:val="000000" w:themeColor="text1"/>
        </w:rPr>
        <w:t xml:space="preserve"> </w:t>
      </w:r>
      <w:ins w:id="120" w:author="Brown, James T. - ARS" w:date="2019-01-28T17:57:00Z">
        <w:r w:rsidR="001B705E" w:rsidRPr="00E2045B">
          <w:rPr>
            <w:color w:val="000000" w:themeColor="text1"/>
          </w:rPr>
          <w:t>(Thompson and Davis 1981).</w:t>
        </w:r>
      </w:ins>
    </w:p>
    <w:p w14:paraId="4756C2D9" w14:textId="0F0AD828" w:rsidR="004F09C9" w:rsidRPr="004F09C9" w:rsidRDefault="004F09C9" w:rsidP="00DD43B4">
      <w:pPr>
        <w:spacing w:line="480" w:lineRule="auto"/>
        <w:ind w:left="-15" w:right="165" w:firstLine="468"/>
        <w:rPr>
          <w:color w:val="000000" w:themeColor="text1"/>
        </w:rPr>
      </w:pPr>
      <w:r w:rsidRPr="004F09C9">
        <w:rPr>
          <w:color w:val="000000" w:themeColor="text1"/>
        </w:rPr>
        <w:t>Warmer</w:t>
      </w:r>
      <w:ins w:id="121" w:author="Brown, James T." w:date="2019-01-28T13:41:00Z">
        <w:r w:rsidR="00101994">
          <w:rPr>
            <w:color w:val="000000" w:themeColor="text1"/>
          </w:rPr>
          <w:t xml:space="preserve"> fall</w:t>
        </w:r>
      </w:ins>
      <w:r w:rsidRPr="004F09C9">
        <w:rPr>
          <w:color w:val="000000" w:themeColor="text1"/>
        </w:rPr>
        <w:t xml:space="preserve"> temperatures during diapause preparation could increase metabolic rates and redirect resources away from nutrient storage. </w:t>
      </w:r>
      <w:ins w:id="122" w:author="Brown, James T." w:date="2019-01-28T13:39:00Z">
        <w:r w:rsidR="009E5A7B">
          <w:rPr>
            <w:color w:val="000000" w:themeColor="text1"/>
          </w:rPr>
          <w:t>Insects</w:t>
        </w:r>
      </w:ins>
      <w:r w:rsidRPr="004F09C9">
        <w:rPr>
          <w:color w:val="000000" w:themeColor="text1"/>
        </w:rPr>
        <w:t xml:space="preserve"> unable to build up enough stored energy before the onset of </w:t>
      </w:r>
      <w:ins w:id="123" w:author="Brown, James T." w:date="2019-01-28T13:40:00Z">
        <w:r w:rsidR="00101994">
          <w:rPr>
            <w:color w:val="000000" w:themeColor="text1"/>
          </w:rPr>
          <w:t xml:space="preserve">winter may be unable to </w:t>
        </w:r>
      </w:ins>
      <w:r w:rsidRPr="004F09C9">
        <w:rPr>
          <w:color w:val="000000" w:themeColor="text1"/>
        </w:rPr>
        <w:t>enter diapause before the onset of winter. Similarly, warmer winter temperatures could increase the metabolism of diapausing insects, causing them to deplete stored energy before environmental conditions become favorable</w:t>
      </w:r>
      <w:ins w:id="124" w:author="Dan" w:date="2019-01-29T08:33:00Z">
        <w:r w:rsidR="000E1D1C">
          <w:rPr>
            <w:color w:val="000000" w:themeColor="text1"/>
          </w:rPr>
          <w:t xml:space="preserve">, </w:t>
        </w:r>
      </w:ins>
      <w:ins w:id="125" w:author="Brown, James T." w:date="2019-01-28T13:37:00Z">
        <w:r w:rsidR="009E5A7B">
          <w:rPr>
            <w:color w:val="000000" w:themeColor="text1"/>
          </w:rPr>
          <w:t xml:space="preserve">possibly </w:t>
        </w:r>
      </w:ins>
      <w:r w:rsidRPr="004F09C9">
        <w:rPr>
          <w:color w:val="000000" w:themeColor="text1"/>
        </w:rPr>
        <w:t>lead</w:t>
      </w:r>
      <w:ins w:id="126" w:author="Dan" w:date="2019-01-29T08:33:00Z">
        <w:r w:rsidR="000E1D1C">
          <w:rPr>
            <w:color w:val="000000" w:themeColor="text1"/>
          </w:rPr>
          <w:t>ing</w:t>
        </w:r>
      </w:ins>
      <w:r w:rsidRPr="004F09C9">
        <w:rPr>
          <w:color w:val="000000" w:themeColor="text1"/>
        </w:rPr>
        <w:t xml:space="preserve"> to mortality. Surviving diapause with reduced resources could </w:t>
      </w:r>
      <w:ins w:id="127" w:author="Brown, James T." w:date="2019-01-28T13:42:00Z">
        <w:r w:rsidR="00101994">
          <w:rPr>
            <w:color w:val="000000" w:themeColor="text1"/>
          </w:rPr>
          <w:t>a</w:t>
        </w:r>
        <w:r w:rsidR="00101994" w:rsidRPr="004F09C9">
          <w:rPr>
            <w:color w:val="000000" w:themeColor="text1"/>
          </w:rPr>
          <w:t>ffect</w:t>
        </w:r>
      </w:ins>
      <w:r w:rsidRPr="004F09C9">
        <w:rPr>
          <w:color w:val="000000" w:themeColor="text1"/>
        </w:rPr>
        <w:t xml:space="preserve"> </w:t>
      </w:r>
      <w:ins w:id="128" w:author="Brown, James T." w:date="2019-01-28T13:43:00Z">
        <w:r w:rsidR="00101994">
          <w:rPr>
            <w:color w:val="000000" w:themeColor="text1"/>
          </w:rPr>
          <w:t>insect</w:t>
        </w:r>
      </w:ins>
      <w:ins w:id="129" w:author="Brown, James T." w:date="2019-01-28T13:45:00Z">
        <w:r w:rsidR="00101994">
          <w:rPr>
            <w:color w:val="000000" w:themeColor="text1"/>
          </w:rPr>
          <w:t>s</w:t>
        </w:r>
      </w:ins>
      <w:ins w:id="130" w:author="Brown, James T." w:date="2019-01-28T13:43:00Z">
        <w:r w:rsidR="00101994" w:rsidRPr="004F09C9">
          <w:rPr>
            <w:color w:val="000000" w:themeColor="text1"/>
          </w:rPr>
          <w:t xml:space="preserve"> </w:t>
        </w:r>
      </w:ins>
      <w:ins w:id="131" w:author="Dan" w:date="2019-01-29T08:33:00Z">
        <w:r w:rsidR="000E1D1C">
          <w:rPr>
            <w:color w:val="000000" w:themeColor="text1"/>
          </w:rPr>
          <w:t xml:space="preserve"> after </w:t>
        </w:r>
      </w:ins>
      <w:r w:rsidRPr="004F09C9">
        <w:rPr>
          <w:color w:val="000000" w:themeColor="text1"/>
        </w:rPr>
        <w:t>diapause</w:t>
      </w:r>
      <w:ins w:id="132" w:author="Brown, James T." w:date="2019-01-28T13:43:00Z">
        <w:r w:rsidR="00101994">
          <w:rPr>
            <w:color w:val="000000" w:themeColor="text1"/>
          </w:rPr>
          <w:t xml:space="preserve">, </w:t>
        </w:r>
      </w:ins>
      <w:r w:rsidRPr="004F09C9">
        <w:rPr>
          <w:color w:val="000000" w:themeColor="text1"/>
        </w:rPr>
        <w:t>limit</w:t>
      </w:r>
      <w:ins w:id="133" w:author="Brown, James T." w:date="2019-01-28T13:43:00Z">
        <w:r w:rsidR="00101994">
          <w:rPr>
            <w:color w:val="000000" w:themeColor="text1"/>
          </w:rPr>
          <w:t>ing</w:t>
        </w:r>
      </w:ins>
      <w:r w:rsidRPr="004F09C9">
        <w:rPr>
          <w:color w:val="000000" w:themeColor="text1"/>
        </w:rPr>
        <w:t xml:space="preserve"> critical functions like dispersal, mating, and reproduction. </w:t>
      </w:r>
    </w:p>
    <w:p w14:paraId="667DD885" w14:textId="27B4A058"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ins w:id="134" w:author="Dan" w:date="2019-01-29T08:34:00Z">
        <w:r w:rsidR="000E1D1C">
          <w:rPr>
            <w:color w:val="000000" w:themeColor="text1"/>
          </w:rPr>
          <w:t xml:space="preserve"> conditions in some sites</w:t>
        </w:r>
      </w:ins>
      <w:r w:rsidRPr="004F09C9">
        <w:rPr>
          <w:color w:val="000000" w:themeColor="text1"/>
        </w:rPr>
        <w:t xml:space="preserve">, however each strain expresses a </w:t>
      </w:r>
      <w:ins w:id="135" w:author="Dan" w:date="2019-01-29T08:34:00Z">
        <w:r w:rsidR="000E1D1C">
          <w:rPr>
            <w:color w:val="000000" w:themeColor="text1"/>
          </w:rPr>
          <w:t>different</w:t>
        </w:r>
        <w:r w:rsidR="000E1D1C" w:rsidRPr="004F09C9">
          <w:rPr>
            <w:color w:val="000000" w:themeColor="text1"/>
          </w:rPr>
          <w:t xml:space="preserve"> </w:t>
        </w:r>
      </w:ins>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understanding of how insects might adjust to warming winter temperatures as Earth’s climate changes. </w:t>
      </w:r>
    </w:p>
    <w:p w14:paraId="04E8506B" w14:textId="7ABEAE1A" w:rsidR="004F09C9" w:rsidRPr="004F09C9" w:rsidRDefault="004F09C9" w:rsidP="00DD43B4">
      <w:pPr>
        <w:spacing w:line="480" w:lineRule="auto"/>
        <w:ind w:left="-15" w:right="165" w:firstLine="468"/>
        <w:rPr>
          <w:color w:val="000000" w:themeColor="text1"/>
        </w:rPr>
      </w:pPr>
      <w:r w:rsidRPr="004F09C9">
        <w:rPr>
          <w:color w:val="000000" w:themeColor="text1"/>
        </w:rPr>
        <w:lastRenderedPageBreak/>
        <w:t>Adjusting to climate change for some insect species may be difficult because warmer seasonal temperatures</w:t>
      </w:r>
      <w:ins w:id="136" w:author="Brown, James T. - ARS" w:date="2019-01-28T18:00:00Z">
        <w:r w:rsidR="000D6E6E">
          <w:rPr>
            <w:color w:val="000000" w:themeColor="text1"/>
          </w:rPr>
          <w:t xml:space="preserve"> could increase metabolic activity, deplete energy stores</w:t>
        </w:r>
      </w:ins>
      <w:ins w:id="137" w:author="Brown, James T. - ARS" w:date="2019-01-28T18:01:00Z">
        <w:r w:rsidR="000D6E6E">
          <w:rPr>
            <w:color w:val="000000" w:themeColor="text1"/>
          </w:rPr>
          <w:t xml:space="preserve"> before and during diapause, and</w:t>
        </w:r>
      </w:ins>
      <w:r w:rsidRPr="004F09C9">
        <w:rPr>
          <w:color w:val="000000" w:themeColor="text1"/>
        </w:rPr>
        <w:t xml:space="preserve"> lead to reductions in population size or extinction. European corn borers with the short-diapause genotype could provide an example of how climate</w:t>
      </w:r>
      <w:ins w:id="138" w:author="Brown, James T. - ARS" w:date="2019-01-28T18:01:00Z">
        <w:r w:rsidR="000D6E6E">
          <w:rPr>
            <w:color w:val="000000" w:themeColor="text1"/>
          </w:rPr>
          <w:t xml:space="preserve"> change</w:t>
        </w:r>
      </w:ins>
      <w:r w:rsidRPr="004F09C9">
        <w:rPr>
          <w:color w:val="000000" w:themeColor="text1"/>
        </w:rPr>
        <w:t xml:space="preserve"> might negatively impact insect populations</w:t>
      </w:r>
      <w:ins w:id="139" w:author="Brown, James T. - ARS" w:date="2019-01-28T18:04:00Z">
        <w:r w:rsidR="000D6E6E">
          <w:rPr>
            <w:color w:val="000000" w:themeColor="text1"/>
          </w:rPr>
          <w:t>. I</w:t>
        </w:r>
      </w:ins>
      <w:r w:rsidRPr="004F09C9">
        <w:rPr>
          <w:color w:val="000000" w:themeColor="text1"/>
        </w:rPr>
        <w:t>f warmer temperatures</w:t>
      </w:r>
      <w:ins w:id="140" w:author="Brown, James T. - ARS" w:date="2019-01-28T18:02:00Z">
        <w:r w:rsidR="000D6E6E">
          <w:rPr>
            <w:color w:val="000000" w:themeColor="text1"/>
          </w:rPr>
          <w:t xml:space="preserve"> increase </w:t>
        </w:r>
      </w:ins>
      <w:ins w:id="141" w:author="Brown, James T. - ARS" w:date="2019-01-28T18:05:00Z">
        <w:r w:rsidR="000D6E6E">
          <w:rPr>
            <w:color w:val="000000" w:themeColor="text1"/>
          </w:rPr>
          <w:t>the</w:t>
        </w:r>
      </w:ins>
      <w:ins w:id="142" w:author="Brown, James T. - ARS" w:date="2019-01-28T18:03:00Z">
        <w:r w:rsidR="000D6E6E">
          <w:rPr>
            <w:color w:val="000000" w:themeColor="text1"/>
          </w:rPr>
          <w:t xml:space="preserve"> metabolism</w:t>
        </w:r>
      </w:ins>
      <w:ins w:id="143" w:author="Brown, James T. - ARS" w:date="2019-01-28T18:05:00Z">
        <w:r w:rsidR="000D6E6E">
          <w:rPr>
            <w:color w:val="000000" w:themeColor="text1"/>
          </w:rPr>
          <w:t xml:space="preserve"> of short-diapause genotype larvae</w:t>
        </w:r>
      </w:ins>
      <w:ins w:id="144" w:author="Brown, James T. - ARS" w:date="2019-01-28T18:03:00Z">
        <w:r w:rsidR="000D6E6E">
          <w:rPr>
            <w:color w:val="000000" w:themeColor="text1"/>
          </w:rPr>
          <w:t xml:space="preserve"> and</w:t>
        </w:r>
      </w:ins>
      <w:r w:rsidRPr="004F09C9">
        <w:rPr>
          <w:color w:val="000000" w:themeColor="text1"/>
        </w:rPr>
        <w:t xml:space="preserve"> drain</w:t>
      </w:r>
      <w:ins w:id="145" w:author="Brown, James T. - ARS" w:date="2019-01-28T18:03:00Z">
        <w:r w:rsidR="000D6E6E">
          <w:rPr>
            <w:color w:val="000000" w:themeColor="text1"/>
          </w:rPr>
          <w:t xml:space="preserve"> their</w:t>
        </w:r>
      </w:ins>
      <w:r w:rsidRPr="004F09C9">
        <w:rPr>
          <w:color w:val="000000" w:themeColor="text1"/>
        </w:rPr>
        <w:t xml:space="preserve"> nutrient stores prematurely</w:t>
      </w:r>
      <w:ins w:id="146" w:author="Dan" w:date="2019-01-29T08:35:00Z">
        <w:r w:rsidR="000E1D1C">
          <w:rPr>
            <w:color w:val="000000" w:themeColor="text1"/>
          </w:rPr>
          <w:t>,</w:t>
        </w:r>
      </w:ins>
      <w:ins w:id="147" w:author="Brown, James T. - ARS" w:date="2019-01-28T18:05:00Z">
        <w:r w:rsidR="000D6E6E">
          <w:rPr>
            <w:color w:val="000000" w:themeColor="text1"/>
          </w:rPr>
          <w:t xml:space="preserve"> these larvae could exit diapause early and be exposed to </w:t>
        </w:r>
      </w:ins>
      <w:ins w:id="148" w:author="Brown, James T. - ARS" w:date="2019-01-28T18:04:00Z">
        <w:r w:rsidR="000D6E6E">
          <w:rPr>
            <w:color w:val="000000" w:themeColor="text1"/>
          </w:rPr>
          <w:t>unfavorable seasonal stress</w:t>
        </w:r>
      </w:ins>
      <w:r w:rsidRPr="004F09C9">
        <w:rPr>
          <w:color w:val="000000" w:themeColor="text1"/>
        </w:rPr>
        <w:t xml:space="preserve">. However, the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Pr="004F09C9">
        <w:rPr>
          <w:color w:val="000000" w:themeColor="text1"/>
        </w:rPr>
        <w:t xml:space="preserve"> like long-diapause European corn borers</w:t>
      </w:r>
      <w:ins w:id="149" w:author="Brown, James T. - ARS" w:date="2019-01-28T18:07:00Z">
        <w:r w:rsidR="00725EDF">
          <w:rPr>
            <w:color w:val="000000" w:themeColor="text1"/>
          </w:rPr>
          <w:t>, those insects</w:t>
        </w:r>
      </w:ins>
      <w:r w:rsidRPr="004F09C9">
        <w:rPr>
          <w:color w:val="000000" w:themeColor="text1"/>
        </w:rPr>
        <w:t xml:space="preserve"> </w:t>
      </w:r>
      <w:ins w:id="150" w:author="Brown, James T. - ARS" w:date="2019-01-28T18:07:00Z">
        <w:r w:rsidR="000D6E6E">
          <w:rPr>
            <w:color w:val="000000" w:themeColor="text1"/>
          </w:rPr>
          <w:t>may</w:t>
        </w:r>
        <w:r w:rsidR="000D6E6E" w:rsidRPr="004F09C9">
          <w:rPr>
            <w:color w:val="000000" w:themeColor="text1"/>
          </w:rPr>
          <w:t xml:space="preserve"> </w:t>
        </w:r>
      </w:ins>
      <w:r w:rsidRPr="004F09C9">
        <w:rPr>
          <w:color w:val="000000" w:themeColor="text1"/>
        </w:rPr>
        <w:t xml:space="preserve">thrive. </w:t>
      </w:r>
    </w:p>
    <w:p w14:paraId="5F61D423" w14:textId="021A1C3E" w:rsidR="004F09C9" w:rsidRDefault="004F09C9" w:rsidP="00DD43B4">
      <w:pPr>
        <w:spacing w:line="480" w:lineRule="auto"/>
        <w:ind w:left="-15" w:right="165" w:firstLine="468"/>
        <w:rPr>
          <w:color w:val="000000" w:themeColor="text1"/>
        </w:rPr>
      </w:pPr>
      <w:r w:rsidRPr="004F09C9">
        <w:rPr>
          <w:color w:val="000000" w:themeColor="text1"/>
        </w:rPr>
        <w:t xml:space="preserve">Warmer fall temperatures experienced by the two strains of European corn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of diapause compared to larvae with the short-diapause genotype. However</w:t>
      </w:r>
      <w:r w:rsidR="00CE5B15">
        <w:rPr>
          <w:color w:val="000000" w:themeColor="text1"/>
        </w:rPr>
        <w:t>,</w:t>
      </w:r>
      <w:r w:rsidRPr="004F09C9">
        <w:rPr>
          <w:color w:val="000000" w:themeColor="text1"/>
        </w:rPr>
        <w:t xml:space="preserve"> </w:t>
      </w:r>
      <w:ins w:id="151" w:author="Dan" w:date="2019-01-29T08:36:00Z">
        <w:r w:rsidR="000E1D1C">
          <w:rPr>
            <w:color w:val="000000" w:themeColor="text1"/>
          </w:rPr>
          <w:t xml:space="preserve">I did not detect a difference between the two strains in </w:t>
        </w:r>
      </w:ins>
      <w:r w:rsidRPr="004F09C9">
        <w:rPr>
          <w:color w:val="000000" w:themeColor="text1"/>
        </w:rPr>
        <w:t>the rate of lipid depletion during diapause.</w:t>
      </w:r>
    </w:p>
    <w:p w14:paraId="4714368E" w14:textId="77777777" w:rsidR="00643F52" w:rsidRPr="004F09C9" w:rsidRDefault="00643F52" w:rsidP="00DD43B4">
      <w:pPr>
        <w:spacing w:line="480" w:lineRule="auto"/>
        <w:ind w:left="-15" w:right="165" w:firstLine="468"/>
        <w:rPr>
          <w:color w:val="000000" w:themeColor="text1"/>
        </w:rPr>
      </w:pPr>
    </w:p>
    <w:p w14:paraId="6D7DB861" w14:textId="77777777" w:rsidR="007F6A28" w:rsidRPr="004F09C9" w:rsidRDefault="007F6A28">
      <w:pPr>
        <w:ind w:left="-15" w:right="165" w:firstLine="468"/>
        <w:rPr>
          <w:color w:val="000000" w:themeColor="text1"/>
        </w:rPr>
      </w:pPr>
    </w:p>
    <w:p w14:paraId="0B17566E"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195B70BC"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6400ADAB"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ins w:id="152" w:author="Brown, James T." w:date="2019-01-28T13:51:00Z">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ins>
      <w:r w:rsidRPr="00DD43B4">
        <w:rPr>
          <w:rFonts w:asciiTheme="minorHAnsi" w:eastAsiaTheme="minorEastAsia" w:hAnsiTheme="minorHAnsi" w:cstheme="minorHAnsi"/>
          <w:bCs/>
          <w:szCs w:val="24"/>
        </w:rPr>
        <w:t>prior to 2015 and kept as separate colonies</w:t>
      </w:r>
      <w:ins w:id="153" w:author="Brown, James T. - ARS" w:date="2019-01-28T17:44:00Z">
        <w:r w:rsidR="00DA3145">
          <w:rPr>
            <w:rFonts w:asciiTheme="minorHAnsi" w:eastAsiaTheme="minorEastAsia" w:hAnsiTheme="minorHAnsi" w:cstheme="minorHAnsi"/>
            <w:bCs/>
            <w:szCs w:val="24"/>
          </w:rPr>
          <w:t xml:space="preserve"> (Wadsworth et al. 2005)</w:t>
        </w:r>
      </w:ins>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ins w:id="154" w:author="Brown, James T. - ARS" w:date="2019-01-28T17:44:00Z">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w:t>
        </w:r>
      </w:ins>
      <w:ins w:id="155" w:author="Brown, James T. - ARS" w:date="2019-01-28T17:45:00Z">
        <w:r w:rsidR="00DA3145">
          <w:rPr>
            <w:rFonts w:asciiTheme="minorHAnsi" w:eastAsiaTheme="minorEastAsia" w:hAnsiTheme="minorHAnsi" w:cstheme="minorHAnsi"/>
            <w:bCs/>
            <w:szCs w:val="24"/>
          </w:rPr>
          <w:t xml:space="preserve">et al. </w:t>
        </w:r>
      </w:ins>
      <w:ins w:id="156" w:author="Brown, James T. - ARS" w:date="2019-01-28T17:44:00Z">
        <w:r w:rsidR="00DA3145">
          <w:rPr>
            <w:rFonts w:asciiTheme="minorHAnsi" w:eastAsiaTheme="minorEastAsia" w:hAnsiTheme="minorHAnsi" w:cstheme="minorHAnsi"/>
            <w:bCs/>
            <w:szCs w:val="24"/>
          </w:rPr>
          <w:t>2010)</w:t>
        </w:r>
      </w:ins>
      <w:r w:rsidRPr="00DD43B4">
        <w:rPr>
          <w:rFonts w:asciiTheme="minorHAnsi" w:eastAsiaTheme="minorEastAsia" w:hAnsiTheme="minorHAnsi" w:cstheme="minorHAnsi"/>
          <w:bCs/>
          <w:szCs w:val="24"/>
        </w:rPr>
        <w:t xml:space="preserve">. This gene codes for an important enzyme involved in determining the female sex-pheromone </w:t>
      </w:r>
      <w:ins w:id="157" w:author="Brown, James T." w:date="2019-01-28T13:51:00Z">
        <w:r w:rsidR="00A13F24" w:rsidRPr="00DD43B4">
          <w:rPr>
            <w:rFonts w:asciiTheme="minorHAnsi" w:eastAsiaTheme="minorEastAsia" w:hAnsiTheme="minorHAnsi" w:cstheme="minorHAnsi"/>
            <w:bCs/>
            <w:szCs w:val="24"/>
          </w:rPr>
          <w:t>blend and</w:t>
        </w:r>
      </w:ins>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ins w:id="158" w:author="Brown, James T." w:date="2019-01-28T13:50:00Z">
        <w:r w:rsidR="00101994">
          <w:rPr>
            <w:rFonts w:asciiTheme="minorHAnsi" w:eastAsiaTheme="minorEastAsia" w:hAnsiTheme="minorHAnsi" w:cstheme="minorHAnsi"/>
            <w:bCs/>
            <w:szCs w:val="24"/>
          </w:rPr>
          <w:t>Z-</w:t>
        </w:r>
      </w:ins>
      <w:r w:rsidRPr="00DD43B4">
        <w:rPr>
          <w:rFonts w:asciiTheme="minorHAnsi" w:eastAsiaTheme="minorEastAsia" w:hAnsiTheme="minorHAnsi" w:cstheme="minorHAnsi"/>
          <w:bCs/>
          <w:szCs w:val="24"/>
        </w:rPr>
        <w:t>strain</w:t>
      </w:r>
      <w:ins w:id="159" w:author="Brown, James T." w:date="2019-01-28T13:50:00Z">
        <w:r w:rsidR="00A13F24">
          <w:rPr>
            <w:rFonts w:asciiTheme="minorHAnsi" w:eastAsiaTheme="minorEastAsia" w:hAnsiTheme="minorHAnsi" w:cstheme="minorHAnsi"/>
            <w:bCs/>
            <w:szCs w:val="24"/>
          </w:rPr>
          <w:t xml:space="preserve"> larvae</w:t>
        </w:r>
      </w:ins>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ins w:id="160" w:author="Brown, James T. - ARS" w:date="2019-01-28T18:09:00Z">
        <w:r w:rsidR="00725EDF">
          <w:rPr>
            <w:rFonts w:asciiTheme="minorHAnsi" w:eastAsiaTheme="minorEastAsia" w:hAnsiTheme="minorHAnsi" w:cstheme="minorHAnsi"/>
            <w:bCs/>
            <w:szCs w:val="24"/>
          </w:rPr>
          <w:t xml:space="preserve"> the</w:t>
        </w:r>
      </w:ins>
      <w:r w:rsidRPr="00DD43B4">
        <w:rPr>
          <w:rFonts w:asciiTheme="minorHAnsi" w:eastAsiaTheme="minorEastAsia" w:hAnsiTheme="minorHAnsi" w:cstheme="minorHAnsi"/>
          <w:bCs/>
          <w:szCs w:val="24"/>
        </w:rPr>
        <w:t xml:space="preserve"> E</w:t>
      </w:r>
      <w:ins w:id="161" w:author="Brown, James T." w:date="2019-01-28T13:50:00Z">
        <w:r w:rsidR="00A13F24">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strain larvae, and each allele produces a distinct pheromone blend</w:t>
      </w:r>
      <w:ins w:id="162" w:author="Brown, James T. - ARS" w:date="2019-01-28T17:45:00Z">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 2010)</w:t>
        </w:r>
        <w:r w:rsidR="00DA3145" w:rsidRPr="00DD43B4">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09135D01" w14:textId="3EBA3B15"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ins w:id="163" w:author="Dan" w:date="2019-01-29T08:38:00Z">
        <w:r w:rsidR="000E1D1C">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ins w:id="164" w:author="Dan" w:date="2019-01-29T08:38:00Z">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ins>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6E3A7B6"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26A5BB5F"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3F120593" w14:textId="677F3CF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ins w:id="165" w:author="Dan" w:date="2019-01-29T08:41:00Z">
        <w:r w:rsidR="00C82911">
          <w:rPr>
            <w:color w:val="000000" w:themeColor="text1"/>
            <w:lang w:val="en"/>
          </w:rPr>
          <w:t>inducing</w:t>
        </w:r>
      </w:ins>
      <w:r w:rsidRPr="00DD43B4">
        <w:rPr>
          <w:color w:val="000000" w:themeColor="text1"/>
          <w:lang w:val="en"/>
        </w:rPr>
        <w:t xml:space="preserve"> and non-diapause treatments for forty days starting on day one of the last larval instar. </w:t>
      </w:r>
      <w:r w:rsidR="00C82911">
        <w:rPr>
          <w:rStyle w:val="CommentReference"/>
        </w:rPr>
        <w:commentReference w:id="166"/>
      </w:r>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ins w:id="167" w:author="Dan" w:date="2019-01-29T08:42:00Z">
        <w:r w:rsidR="00C82911">
          <w:rPr>
            <w:color w:val="000000" w:themeColor="text1"/>
            <w:lang w:val="en"/>
          </w:rPr>
          <w:t>-</w:t>
        </w:r>
      </w:ins>
      <w:r w:rsidRPr="00DD43B4">
        <w:rPr>
          <w:color w:val="000000" w:themeColor="text1"/>
          <w:lang w:val="en"/>
        </w:rPr>
        <w:t xml:space="preserve">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316CBEFB" w14:textId="5919FFD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ins w:id="168" w:author="Brown, James T. - ARS" w:date="2019-01-28T18:11:00Z">
        <w:r w:rsidR="00725EDF">
          <w:rPr>
            <w:color w:val="000000" w:themeColor="text1"/>
            <w:lang w:val="en"/>
          </w:rPr>
          <w:t>-</w:t>
        </w:r>
      </w:ins>
      <w:r w:rsidRPr="00DD43B4">
        <w:rPr>
          <w:color w:val="000000" w:themeColor="text1"/>
          <w:lang w:val="en"/>
        </w:rPr>
        <w:t>position stopcock. A single larva was placed into a chamber</w:t>
      </w:r>
      <w:ins w:id="169" w:author="Brown, James T." w:date="2019-01-28T13:55:00Z">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w:t>
        </w:r>
      </w:ins>
      <w:ins w:id="170" w:author="Brown, James T." w:date="2019-01-28T13:56:00Z">
        <w:r w:rsidR="00A13F24">
          <w:rPr>
            <w:color w:val="000000" w:themeColor="text1"/>
            <w:lang w:val="en"/>
          </w:rPr>
          <w:t>.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ins>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airstream. This CO</w:t>
      </w:r>
      <w:r w:rsidRPr="00DD43B4">
        <w:rPr>
          <w:color w:val="000000" w:themeColor="text1"/>
          <w:vertAlign w:val="subscript"/>
          <w:lang w:val="en"/>
        </w:rPr>
        <w:t>2</w:t>
      </w:r>
      <w:r w:rsidRPr="00DD43B4">
        <w:rPr>
          <w:color w:val="000000" w:themeColor="text1"/>
          <w:lang w:val="en"/>
        </w:rPr>
        <w:t xml:space="preserve">–free air was then pumped into the respirometry chamber to replace the atmospheric air in the chamber and finally larvae </w:t>
      </w:r>
      <w:ins w:id="171" w:author="Brown, James T. - ARS" w:date="2019-01-28T18:11:00Z">
        <w:r w:rsidR="00725EDF">
          <w:rPr>
            <w:color w:val="000000" w:themeColor="text1"/>
            <w:lang w:val="en"/>
          </w:rPr>
          <w:t>were</w:t>
        </w:r>
        <w:r w:rsidR="00725EDF" w:rsidRPr="00DD43B4">
          <w:rPr>
            <w:color w:val="000000" w:themeColor="text1"/>
            <w:lang w:val="en"/>
          </w:rPr>
          <w:t xml:space="preserve"> </w:t>
        </w:r>
      </w:ins>
      <w:r w:rsidRPr="00DD43B4">
        <w:rPr>
          <w:color w:val="000000" w:themeColor="text1"/>
          <w:lang w:val="en"/>
        </w:rPr>
        <w:t>sealed into</w:t>
      </w:r>
      <w:ins w:id="172" w:author="Brown, James T. - ARS" w:date="2019-01-28T18:11:00Z">
        <w:r w:rsidR="00725EDF">
          <w:rPr>
            <w:color w:val="000000" w:themeColor="text1"/>
            <w:lang w:val="en"/>
          </w:rPr>
          <w:t xml:space="preserve"> the</w:t>
        </w:r>
      </w:ins>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ins w:id="173" w:author="Brown, James T." w:date="2019-01-28T14:13:00Z">
        <w:r w:rsidR="000472C3">
          <w:rPr>
            <w:color w:val="000000" w:themeColor="text1"/>
            <w:lang w:val="en"/>
          </w:rPr>
          <w:t>and</w:t>
        </w:r>
        <w:r w:rsidR="000472C3" w:rsidRPr="00DD43B4">
          <w:rPr>
            <w:color w:val="000000" w:themeColor="text1"/>
            <w:lang w:val="en"/>
          </w:rPr>
          <w:t xml:space="preserve"> </w:t>
        </w:r>
      </w:ins>
      <w:r w:rsidRPr="00DD43B4">
        <w:rPr>
          <w:color w:val="000000" w:themeColor="text1"/>
          <w:lang w:val="en"/>
        </w:rPr>
        <w:t>the exact hold time</w:t>
      </w:r>
      <w:ins w:id="174" w:author="Brown, James T." w:date="2019-01-28T14:13:00Z">
        <w:r w:rsidR="000472C3">
          <w:rPr>
            <w:color w:val="000000" w:themeColor="text1"/>
            <w:lang w:val="en"/>
          </w:rPr>
          <w:t xml:space="preserve"> of</w:t>
        </w:r>
      </w:ins>
      <w:r w:rsidRPr="00DD43B4">
        <w:rPr>
          <w:color w:val="000000" w:themeColor="text1"/>
          <w:lang w:val="en"/>
        </w:rPr>
        <w:t xml:space="preserve"> each individual larvae </w:t>
      </w:r>
      <w:ins w:id="175" w:author="Dan" w:date="2019-01-29T08:44:00Z">
        <w:r w:rsidR="00C82911">
          <w:rPr>
            <w:color w:val="000000" w:themeColor="text1"/>
            <w:lang w:val="en"/>
          </w:rPr>
          <w:t xml:space="preserve">was </w:t>
        </w:r>
      </w:ins>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3E77036" w14:textId="77777777" w:rsidR="007F6A28" w:rsidRPr="004F09C9" w:rsidRDefault="007F6A28">
      <w:pPr>
        <w:ind w:left="-15" w:right="90" w:firstLine="468"/>
        <w:rPr>
          <w:color w:val="000000" w:themeColor="text1"/>
        </w:rPr>
      </w:pPr>
    </w:p>
    <w:p w14:paraId="50C896F7"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ins w:id="176" w:author="Brown, James T. - ARS" w:date="2019-01-28T18:18:00Z">
        <w:r w:rsidR="00E3519C">
          <w:rPr>
            <w:color w:val="000000" w:themeColor="text1"/>
          </w:rPr>
          <w:tab/>
        </w:r>
      </w:ins>
      <w:r w:rsidRPr="004F09C9">
        <w:rPr>
          <w:color w:val="000000" w:themeColor="text1"/>
        </w:rPr>
        <w:t xml:space="preserve">Experiment 2: </w:t>
      </w:r>
      <w:r w:rsidR="00DD43B4">
        <w:rPr>
          <w:color w:val="000000" w:themeColor="text1"/>
        </w:rPr>
        <w:t xml:space="preserve">Estimating the Onset </w:t>
      </w:r>
      <w:ins w:id="177" w:author="Brown, James T." w:date="2019-01-28T14:20:00Z">
        <w:r w:rsidR="000472C3">
          <w:rPr>
            <w:color w:val="000000" w:themeColor="text1"/>
          </w:rPr>
          <w:t>o</w:t>
        </w:r>
      </w:ins>
      <w:r w:rsidR="00DD43B4">
        <w:rPr>
          <w:color w:val="000000" w:themeColor="text1"/>
        </w:rPr>
        <w:t>f Wandering and Sampling Larvae for Lean Mass and Lipid Mass</w:t>
      </w:r>
    </w:p>
    <w:p w14:paraId="3A546948" w14:textId="7E84AB98"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ins w:id="178" w:author="Brown, James T. - ARS" w:date="2019-01-28T17:46:00Z">
        <w:r w:rsidR="00DA3145">
          <w:rPr>
            <w:color w:val="000000" w:themeColor="text1"/>
            <w:lang w:val="en"/>
          </w:rPr>
          <w:t xml:space="preserve"> </w:t>
        </w:r>
      </w:ins>
      <w:ins w:id="179" w:author="Brown, James T. - ARS" w:date="2019-01-28T17:47:00Z">
        <w:r w:rsidR="001B705E">
          <w:rPr>
            <w:color w:val="000000" w:themeColor="text1"/>
            <w:lang w:val="en"/>
          </w:rPr>
          <w:t>(</w:t>
        </w:r>
      </w:ins>
      <w:ins w:id="180" w:author="Brown, James T. - ARS" w:date="2019-01-28T17:46:00Z">
        <w:r w:rsidR="00DA3145">
          <w:rPr>
            <w:color w:val="000000" w:themeColor="text1"/>
            <w:lang w:val="en"/>
          </w:rPr>
          <w:t>Sakurai</w:t>
        </w:r>
      </w:ins>
      <w:ins w:id="181" w:author="Brown, James T. - ARS" w:date="2019-01-28T17:47:00Z">
        <w:r w:rsidR="001B705E">
          <w:rPr>
            <w:color w:val="000000" w:themeColor="text1"/>
            <w:lang w:val="en"/>
          </w:rPr>
          <w:t xml:space="preserve"> et al.</w:t>
        </w:r>
      </w:ins>
      <w:ins w:id="182" w:author="Brown, James T. - ARS" w:date="2019-01-28T17:46:00Z">
        <w:r w:rsidR="00DA3145">
          <w:rPr>
            <w:color w:val="000000" w:themeColor="text1"/>
            <w:lang w:val="en"/>
          </w:rPr>
          <w:t xml:space="preserve"> 1998</w:t>
        </w:r>
      </w:ins>
      <w:ins w:id="183" w:author="Brown, James T. - ARS" w:date="2019-01-28T17:47:00Z">
        <w:r w:rsidR="001B705E">
          <w:rPr>
            <w:color w:val="000000" w:themeColor="text1"/>
            <w:lang w:val="en"/>
          </w:rPr>
          <w:t>)</w:t>
        </w:r>
      </w:ins>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ins w:id="184" w:author="Dan" w:date="2019-01-29T08:47:00Z">
        <w:r w:rsidR="00C82911">
          <w:rPr>
            <w:color w:val="000000" w:themeColor="text1"/>
            <w:lang w:val="en"/>
          </w:rPr>
          <w:t xml:space="preserve">the </w:t>
        </w:r>
      </w:ins>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357CA0B" w14:textId="1F5A089F"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ins w:id="185" w:author="Brown, James T. - ARS" w:date="2019-01-28T17:46:00Z">
        <w:r w:rsidR="00DA3145">
          <w:rPr>
            <w:color w:val="000000" w:themeColor="text1"/>
            <w:lang w:val="en"/>
          </w:rPr>
          <w:t>n</w:t>
        </w:r>
      </w:ins>
      <w:r w:rsidRPr="00DD43B4">
        <w:rPr>
          <w:color w:val="000000" w:themeColor="text1"/>
          <w:lang w:val="en"/>
        </w:rPr>
        <w:t xml:space="preserve"> stores and diapause length genotype, lean mass and lipid mass were measured in larvae from each treatment</w:t>
      </w:r>
      <w:ins w:id="186" w:author="Brown, James T." w:date="2019-01-28T14:25:00Z">
        <w:r w:rsidR="00B2050F">
          <w:rPr>
            <w:color w:val="000000" w:themeColor="text1"/>
            <w:lang w:val="en"/>
          </w:rPr>
          <w:t xml:space="preserve"> </w:t>
        </w:r>
      </w:ins>
      <w:ins w:id="187" w:author="Dan" w:date="2019-01-29T08:48:00Z">
        <w:r w:rsidR="00C82911">
          <w:rPr>
            <w:color w:val="000000" w:themeColor="text1"/>
            <w:lang w:val="en"/>
          </w:rPr>
          <w:t xml:space="preserve">at the onset of the last instar, at the onset of diapasue, </w:t>
        </w:r>
      </w:ins>
      <w:ins w:id="188" w:author="Brown, James T." w:date="2019-01-28T14:25:00Z">
        <w:r w:rsidR="00B2050F">
          <w:rPr>
            <w:color w:val="000000" w:themeColor="text1"/>
            <w:lang w:val="en"/>
          </w:rPr>
          <w:t xml:space="preserve">and </w:t>
        </w:r>
      </w:ins>
      <w:ins w:id="189" w:author="Dan" w:date="2019-01-29T08:48:00Z">
        <w:r w:rsidR="00C82911">
          <w:rPr>
            <w:color w:val="000000" w:themeColor="text1"/>
            <w:lang w:val="en"/>
          </w:rPr>
          <w:t xml:space="preserve">at several points </w:t>
        </w:r>
      </w:ins>
      <w:ins w:id="190" w:author="Brown, James T." w:date="2019-01-28T14:25:00Z">
        <w:r w:rsidR="00B2050F">
          <w:rPr>
            <w:color w:val="000000" w:themeColor="text1"/>
            <w:lang w:val="en"/>
          </w:rPr>
          <w:t>during diapause</w:t>
        </w:r>
      </w:ins>
      <w:r w:rsidRPr="00DD43B4">
        <w:rPr>
          <w:color w:val="000000" w:themeColor="text1"/>
          <w:lang w:val="en"/>
        </w:rPr>
        <w:t xml:space="preserve">. </w:t>
      </w:r>
      <w:ins w:id="191" w:author="Brown, James T." w:date="2019-01-28T14:25:00Z">
        <w:r w:rsidR="00B2050F">
          <w:rPr>
            <w:color w:val="000000" w:themeColor="text1"/>
            <w:lang w:val="en"/>
          </w:rPr>
          <w:t>First, a</w:t>
        </w:r>
      </w:ins>
      <w:ins w:id="192" w:author="Brown, James T." w:date="2019-01-28T14:19:00Z">
        <w:r w:rsidR="000472C3">
          <w:rPr>
            <w:color w:val="000000" w:themeColor="text1"/>
            <w:lang w:val="en"/>
          </w:rPr>
          <w:t xml:space="preserve"> subset of larvae</w:t>
        </w:r>
        <w:r w:rsidR="000472C3" w:rsidRPr="00DD43B4">
          <w:rPr>
            <w:color w:val="000000" w:themeColor="text1"/>
            <w:lang w:val="en"/>
          </w:rPr>
          <w:t xml:space="preserve"> </w:t>
        </w:r>
      </w:ins>
      <w:ins w:id="193" w:author="Dan" w:date="2019-01-29T08:49:00Z">
        <w:r w:rsidR="00DE7786">
          <w:rPr>
            <w:color w:val="000000" w:themeColor="text1"/>
            <w:lang w:val="en"/>
          </w:rPr>
          <w:t>were sampled</w:t>
        </w:r>
      </w:ins>
      <w:r w:rsidRPr="00DD43B4">
        <w:rPr>
          <w:color w:val="000000" w:themeColor="text1"/>
          <w:lang w:val="en"/>
        </w:rPr>
        <w:t xml:space="preserve"> on the first day of the final larval instar</w:t>
      </w:r>
      <w:ins w:id="194" w:author="Brown, James T." w:date="2019-01-28T14:22:00Z">
        <w:r w:rsidR="00B2050F">
          <w:rPr>
            <w:color w:val="000000" w:themeColor="text1"/>
            <w:lang w:val="en"/>
          </w:rPr>
          <w:t xml:space="preserve"> to measure the amount of lipid </w:t>
        </w:r>
      </w:ins>
      <w:ins w:id="195" w:author="Brown, James T." w:date="2019-01-28T14:23:00Z">
        <w:r w:rsidR="00B2050F">
          <w:rPr>
            <w:color w:val="000000" w:themeColor="text1"/>
            <w:lang w:val="en"/>
          </w:rPr>
          <w:t xml:space="preserve">and lean mass </w:t>
        </w:r>
      </w:ins>
      <w:ins w:id="196" w:author="Brown, James T." w:date="2019-01-28T14:22:00Z">
        <w:r w:rsidR="00B2050F">
          <w:rPr>
            <w:color w:val="000000" w:themeColor="text1"/>
            <w:lang w:val="en"/>
          </w:rPr>
          <w:t>stored at the beginning of the final larval instar</w:t>
        </w:r>
      </w:ins>
      <w:ins w:id="197" w:author="Dan" w:date="2019-01-29T08:49:00Z">
        <w:r w:rsidR="00DE7786">
          <w:rPr>
            <w:color w:val="000000" w:themeColor="text1"/>
            <w:lang w:val="en"/>
          </w:rPr>
          <w:t xml:space="preserve"> growth stage, a critical lifestage for most holometabolous insects</w:t>
        </w:r>
      </w:ins>
      <w:ins w:id="198" w:author="Brown, James T." w:date="2019-01-28T14:22:00Z">
        <w:r w:rsidR="00B2050F">
          <w:rPr>
            <w:color w:val="000000" w:themeColor="text1"/>
            <w:lang w:val="en"/>
          </w:rPr>
          <w:t>.</w:t>
        </w:r>
      </w:ins>
      <w:r w:rsidRPr="00DD43B4">
        <w:rPr>
          <w:color w:val="000000" w:themeColor="text1"/>
          <w:lang w:val="en"/>
        </w:rPr>
        <w:t xml:space="preserve"> </w:t>
      </w:r>
      <w:ins w:id="199" w:author="Brown, James T." w:date="2019-01-28T14:25:00Z">
        <w:r w:rsidR="00B2050F">
          <w:rPr>
            <w:color w:val="000000" w:themeColor="text1"/>
            <w:lang w:val="en"/>
          </w:rPr>
          <w:t>Then, a</w:t>
        </w:r>
      </w:ins>
      <w:ins w:id="200" w:author="Brown, James T." w:date="2019-01-28T14:19:00Z">
        <w:r w:rsidR="000472C3">
          <w:rPr>
            <w:color w:val="000000" w:themeColor="text1"/>
            <w:lang w:val="en"/>
          </w:rPr>
          <w:t>nother subset of la</w:t>
        </w:r>
      </w:ins>
      <w:ins w:id="201" w:author="Brown, James T." w:date="2019-01-28T14:20:00Z">
        <w:r w:rsidR="000472C3">
          <w:rPr>
            <w:color w:val="000000" w:themeColor="text1"/>
            <w:lang w:val="en"/>
          </w:rPr>
          <w:t xml:space="preserve">rvae </w:t>
        </w:r>
      </w:ins>
      <w:ins w:id="202" w:author="Brown, James T." w:date="2019-01-28T14:23:00Z">
        <w:r w:rsidR="00B2050F">
          <w:rPr>
            <w:color w:val="000000" w:themeColor="text1"/>
            <w:lang w:val="en"/>
          </w:rPr>
          <w:t>was</w:t>
        </w:r>
      </w:ins>
      <w:ins w:id="203" w:author="Brown, James T." w:date="2019-01-28T14:20:00Z">
        <w:r w:rsidR="000472C3">
          <w:rPr>
            <w:color w:val="000000" w:themeColor="text1"/>
            <w:lang w:val="en"/>
          </w:rPr>
          <w:t xml:space="preserve"> sampled</w:t>
        </w:r>
      </w:ins>
      <w:r w:rsidRPr="00DD43B4">
        <w:rPr>
          <w:color w:val="000000" w:themeColor="text1"/>
          <w:lang w:val="en"/>
        </w:rPr>
        <w:t xml:space="preserve"> on the wandering day of the final larval instar to capture the peak of lipid mass and lean mass</w:t>
      </w:r>
      <w:ins w:id="204" w:author="Brown, James T." w:date="2019-01-28T14:24:00Z">
        <w:r w:rsidR="00B2050F">
          <w:rPr>
            <w:color w:val="000000" w:themeColor="text1"/>
            <w:lang w:val="en"/>
          </w:rPr>
          <w:t xml:space="preserve"> at the onset of diapause</w:t>
        </w:r>
      </w:ins>
      <w:ins w:id="205" w:author="Dan" w:date="2019-01-29T08:50:00Z">
        <w:r w:rsidR="00DE7786">
          <w:rPr>
            <w:color w:val="000000" w:themeColor="text1"/>
            <w:lang w:val="en"/>
          </w:rPr>
          <w:t xml:space="preserve"> or non-diapause development</w:t>
        </w:r>
      </w:ins>
      <w:r w:rsidRPr="00DD43B4">
        <w:rPr>
          <w:color w:val="000000" w:themeColor="text1"/>
          <w:lang w:val="en"/>
        </w:rPr>
        <w:t xml:space="preserve">. </w:t>
      </w:r>
      <w:ins w:id="206" w:author="Brown, James T." w:date="2019-01-28T14:26:00Z">
        <w:r w:rsidR="00B2050F">
          <w:rPr>
            <w:color w:val="000000" w:themeColor="text1"/>
            <w:lang w:val="en"/>
          </w:rPr>
          <w:t>Finally, to</w:t>
        </w:r>
      </w:ins>
      <w:r w:rsidRPr="00DD43B4">
        <w:rPr>
          <w:color w:val="000000" w:themeColor="text1"/>
          <w:lang w:val="en"/>
        </w:rPr>
        <w:t xml:space="preserve"> capture the rate of nutrition depletion during diapause, diapause programmed larvae were sampled 15, 20, </w:t>
      </w:r>
      <w:ins w:id="207" w:author="Dan" w:date="2019-01-29T08:50:00Z">
        <w:r w:rsidR="00DE7786">
          <w:rPr>
            <w:color w:val="000000" w:themeColor="text1"/>
            <w:lang w:val="en"/>
          </w:rPr>
          <w:t>or</w:t>
        </w:r>
        <w:r w:rsidR="00DE7786" w:rsidRPr="00DD43B4">
          <w:rPr>
            <w:color w:val="000000" w:themeColor="text1"/>
            <w:lang w:val="en"/>
          </w:rPr>
          <w:t xml:space="preserve"> </w:t>
        </w:r>
      </w:ins>
      <w:r w:rsidRPr="00DD43B4">
        <w:rPr>
          <w:color w:val="000000" w:themeColor="text1"/>
          <w:lang w:val="en"/>
        </w:rPr>
        <w:t xml:space="preserve">30 days after </w:t>
      </w:r>
      <w:ins w:id="208" w:author="Brown, James T." w:date="2019-01-28T14:26:00Z">
        <w:r w:rsidR="00B2050F">
          <w:rPr>
            <w:color w:val="000000" w:themeColor="text1"/>
            <w:lang w:val="en"/>
          </w:rPr>
          <w:t>the onset of diapause</w:t>
        </w:r>
      </w:ins>
      <w:r w:rsidRPr="00DD43B4">
        <w:rPr>
          <w:color w:val="000000" w:themeColor="text1"/>
          <w:lang w:val="en"/>
        </w:rPr>
        <w:t>.</w:t>
      </w:r>
      <w:r w:rsidRPr="00DD43B4">
        <w:rPr>
          <w:color w:val="000000" w:themeColor="text1"/>
        </w:rPr>
        <w:t xml:space="preserve"> </w:t>
      </w:r>
    </w:p>
    <w:p w14:paraId="69EEEE7F" w14:textId="2510650C"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ins w:id="209" w:author="Dan" w:date="2019-01-29T08:52:00Z">
        <w:r w:rsidR="00DE7786">
          <w:rPr>
            <w:color w:val="000000" w:themeColor="text1"/>
            <w:lang w:val="en"/>
          </w:rPr>
          <w:t>the final</w:t>
        </w:r>
      </w:ins>
      <w:ins w:id="210" w:author="Brown, James T." w:date="2019-01-28T15:11:00Z">
        <w:r w:rsidR="00EB1638">
          <w:rPr>
            <w:color w:val="000000" w:themeColor="text1"/>
            <w:lang w:val="en"/>
          </w:rPr>
          <w:t xml:space="preserve"> </w:t>
        </w:r>
      </w:ins>
      <w:r w:rsidRPr="00DD43B4">
        <w:rPr>
          <w:color w:val="000000" w:themeColor="text1"/>
          <w:lang w:val="en"/>
        </w:rPr>
        <w:t xml:space="preserve">dry mass </w:t>
      </w:r>
      <w:ins w:id="211" w:author="Brown, James T." w:date="2019-01-28T15:11:00Z">
        <w:r w:rsidR="00EB1638">
          <w:rPr>
            <w:color w:val="000000" w:themeColor="text1"/>
            <w:lang w:val="en"/>
          </w:rPr>
          <w:t xml:space="preserve">measurement </w:t>
        </w:r>
      </w:ins>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ins w:id="212" w:author="Brown, James T." w:date="2019-01-28T15:00:00Z">
        <w:r w:rsidR="00CE2926">
          <w:rPr>
            <w:color w:val="000000" w:themeColor="text1"/>
            <w:lang w:val="en"/>
          </w:rPr>
          <w:t>Lean mass and lipid mass were measured for each larva s</w:t>
        </w:r>
      </w:ins>
      <w:ins w:id="213" w:author="Brown, James T." w:date="2019-01-28T15:01:00Z">
        <w:r w:rsidR="00CE2926">
          <w:rPr>
            <w:color w:val="000000" w:themeColor="text1"/>
            <w:lang w:val="en"/>
          </w:rPr>
          <w:t xml:space="preserve">ampled. </w:t>
        </w:r>
      </w:ins>
      <w:ins w:id="214" w:author="Brown, James T." w:date="2019-01-28T15:12:00Z">
        <w:r w:rsidR="00EB1638">
          <w:rPr>
            <w:color w:val="000000" w:themeColor="text1"/>
            <w:lang w:val="en"/>
          </w:rPr>
          <w:t>First, l</w:t>
        </w:r>
      </w:ins>
      <w:ins w:id="215" w:author="Brown, James T." w:date="2019-01-28T15:03:00Z">
        <w:r w:rsidR="009C1240">
          <w:rPr>
            <w:color w:val="000000" w:themeColor="text1"/>
            <w:lang w:val="en"/>
          </w:rPr>
          <w:t xml:space="preserve">ean mass </w:t>
        </w:r>
      </w:ins>
      <w:ins w:id="216" w:author="Brown, James T." w:date="2019-01-28T15:04:00Z">
        <w:r w:rsidR="009C1240">
          <w:rPr>
            <w:color w:val="000000" w:themeColor="text1"/>
            <w:lang w:val="en"/>
          </w:rPr>
          <w:t>was separated from</w:t>
        </w:r>
      </w:ins>
      <w:ins w:id="217" w:author="Brown, James T." w:date="2019-01-28T15:03:00Z">
        <w:r w:rsidR="009C1240">
          <w:rPr>
            <w:color w:val="000000" w:themeColor="text1"/>
            <w:lang w:val="en"/>
          </w:rPr>
          <w:t xml:space="preserve"> </w:t>
        </w:r>
      </w:ins>
      <w:r w:rsidRPr="00DD43B4">
        <w:rPr>
          <w:color w:val="000000" w:themeColor="text1"/>
          <w:lang w:val="en"/>
        </w:rPr>
        <w:t xml:space="preserve">lipid mass using a slightly modified Folch liquid-liquid extraction method (Gossert et al. 2011). </w:t>
      </w:r>
      <w:ins w:id="218" w:author="Brown, James T." w:date="2019-01-28T15:13:00Z">
        <w:r w:rsidR="00EB1638">
          <w:rPr>
            <w:color w:val="000000" w:themeColor="text1"/>
            <w:lang w:val="en"/>
          </w:rPr>
          <w:t>L</w:t>
        </w:r>
      </w:ins>
      <w:r w:rsidRPr="00DD43B4">
        <w:rPr>
          <w:color w:val="000000" w:themeColor="text1"/>
          <w:lang w:val="en"/>
        </w:rPr>
        <w:t>arva</w:t>
      </w:r>
      <w:ins w:id="219" w:author="Dan" w:date="2019-01-29T08:53:00Z">
        <w:r w:rsidR="00DE7786">
          <w:rPr>
            <w:color w:val="000000" w:themeColor="text1"/>
            <w:lang w:val="en"/>
          </w:rPr>
          <w:t>l</w:t>
        </w:r>
      </w:ins>
      <w:r w:rsidRPr="00DD43B4">
        <w:rPr>
          <w:color w:val="000000" w:themeColor="text1"/>
          <w:lang w:val="en"/>
        </w:rPr>
        <w:t xml:space="preserve"> samples </w:t>
      </w:r>
      <w:ins w:id="220" w:author="Dan" w:date="2019-01-29T08:53:00Z">
        <w:r w:rsidR="00DE7786">
          <w:rPr>
            <w:color w:val="000000" w:themeColor="text1"/>
            <w:lang w:val="en"/>
          </w:rPr>
          <w:t xml:space="preserve">were </w:t>
        </w:r>
      </w:ins>
      <w:r w:rsidRPr="00DD43B4">
        <w:rPr>
          <w:color w:val="000000" w:themeColor="text1"/>
          <w:lang w:val="en"/>
        </w:rPr>
        <w:t>solubilized</w:t>
      </w:r>
      <w:ins w:id="221" w:author="Brown,James T" w:date="2019-01-30T09:48:00Z">
        <w:r w:rsidR="00941D82">
          <w:rPr>
            <w:color w:val="000000" w:themeColor="text1"/>
            <w:lang w:val="en"/>
          </w:rPr>
          <w:t xml:space="preserve"> in pre-weighed </w:t>
        </w:r>
        <w:r w:rsidR="00D24788">
          <w:rPr>
            <w:color w:val="000000" w:themeColor="text1"/>
            <w:lang w:val="en"/>
          </w:rPr>
          <w:t>microcentrifuge tubes</w:t>
        </w:r>
      </w:ins>
      <w:ins w:id="222" w:author="Brown,James T" w:date="2019-01-30T09:51:00Z">
        <w:r w:rsidR="00D24788">
          <w:rPr>
            <w:color w:val="000000" w:themeColor="text1"/>
            <w:lang w:val="en"/>
          </w:rPr>
          <w:t xml:space="preserve"> (company, location, product)</w:t>
        </w:r>
      </w:ins>
      <w:r w:rsidRPr="00DD43B4">
        <w:rPr>
          <w:color w:val="000000" w:themeColor="text1"/>
          <w:lang w:val="en"/>
        </w:rPr>
        <w:t xml:space="preserve"> </w:t>
      </w:r>
      <w:ins w:id="223" w:author="Brown,James T" w:date="2019-01-30T09:48:00Z">
        <w:r w:rsidR="00941D82">
          <w:rPr>
            <w:color w:val="000000" w:themeColor="text1"/>
            <w:lang w:val="en"/>
          </w:rPr>
          <w:t>using</w:t>
        </w:r>
        <w:r w:rsidR="00941D82" w:rsidRPr="00DD43B4">
          <w:rPr>
            <w:color w:val="000000" w:themeColor="text1"/>
            <w:lang w:val="en"/>
          </w:rPr>
          <w:t xml:space="preserve"> </w:t>
        </w:r>
      </w:ins>
      <w:r w:rsidRPr="00DD43B4">
        <w:rPr>
          <w:color w:val="000000" w:themeColor="text1"/>
          <w:lang w:val="en"/>
        </w:rPr>
        <w:t>a 3:1 solvent mixture of hexanes and methanol</w:t>
      </w:r>
      <w:ins w:id="224" w:author="Brown,James T" w:date="2019-01-30T09:52:00Z">
        <w:r w:rsidR="00D24788">
          <w:rPr>
            <w:color w:val="000000" w:themeColor="text1"/>
            <w:lang w:val="en"/>
          </w:rPr>
          <w:t>.</w:t>
        </w:r>
      </w:ins>
      <w:ins w:id="225" w:author="Brown, James T." w:date="2019-01-28T14:56:00Z">
        <w:r w:rsidR="00CE2926">
          <w:rPr>
            <w:color w:val="000000" w:themeColor="text1"/>
            <w:lang w:val="en"/>
          </w:rPr>
          <w:t xml:space="preserve"> </w:t>
        </w:r>
      </w:ins>
      <w:ins w:id="226" w:author="Brown,James T" w:date="2019-01-30T09:52:00Z">
        <w:r w:rsidR="00D24788">
          <w:rPr>
            <w:color w:val="000000" w:themeColor="text1"/>
            <w:lang w:val="en"/>
          </w:rPr>
          <w:t>T</w:t>
        </w:r>
      </w:ins>
      <w:ins w:id="227" w:author="Brown, James T." w:date="2019-01-28T15:05:00Z">
        <w:r w:rsidR="009C1240">
          <w:rPr>
            <w:color w:val="000000" w:themeColor="text1"/>
            <w:lang w:val="en"/>
          </w:rPr>
          <w:t>he</w:t>
        </w:r>
      </w:ins>
      <w:ins w:id="228" w:author="Brown, James T." w:date="2019-01-28T14:56:00Z">
        <w:r w:rsidR="00CE2926">
          <w:rPr>
            <w:color w:val="000000" w:themeColor="text1"/>
            <w:lang w:val="en"/>
          </w:rPr>
          <w:t xml:space="preserve"> hexanes layer </w:t>
        </w:r>
      </w:ins>
      <w:ins w:id="229" w:author="Brown, James T." w:date="2019-01-28T15:07:00Z">
        <w:r w:rsidR="009C1240">
          <w:rPr>
            <w:color w:val="000000" w:themeColor="text1"/>
            <w:lang w:val="en"/>
          </w:rPr>
          <w:t xml:space="preserve">containing lipids </w:t>
        </w:r>
      </w:ins>
      <w:ins w:id="230" w:author="Dan" w:date="2019-01-29T08:53:00Z">
        <w:r w:rsidR="00DE7786">
          <w:rPr>
            <w:color w:val="000000" w:themeColor="text1"/>
            <w:lang w:val="en"/>
          </w:rPr>
          <w:t>was</w:t>
        </w:r>
      </w:ins>
      <w:ins w:id="231" w:author="Brown, James T." w:date="2019-01-28T14:56:00Z">
        <w:r w:rsidR="00CE2926">
          <w:rPr>
            <w:color w:val="000000" w:themeColor="text1"/>
            <w:lang w:val="en"/>
          </w:rPr>
          <w:t xml:space="preserve"> siphoned away from the methanol layer</w:t>
        </w:r>
      </w:ins>
      <w:ins w:id="232" w:author="Brown,James T" w:date="2019-01-30T09:49:00Z">
        <w:r w:rsidR="00D24788">
          <w:rPr>
            <w:color w:val="000000" w:themeColor="text1"/>
            <w:lang w:val="en"/>
          </w:rPr>
          <w:t xml:space="preserve"> and collected in pre</w:t>
        </w:r>
      </w:ins>
      <w:ins w:id="233" w:author="Brown,James T" w:date="2019-01-30T10:30:00Z">
        <w:r w:rsidR="00D00CC9">
          <w:rPr>
            <w:color w:val="000000" w:themeColor="text1"/>
            <w:lang w:val="en"/>
          </w:rPr>
          <w:t>-</w:t>
        </w:r>
      </w:ins>
      <w:ins w:id="234" w:author="Brown,James T" w:date="2019-01-30T09:49:00Z">
        <w:r w:rsidR="00D24788">
          <w:rPr>
            <w:color w:val="000000" w:themeColor="text1"/>
            <w:lang w:val="en"/>
          </w:rPr>
          <w:t xml:space="preserve">weighed </w:t>
        </w:r>
      </w:ins>
      <w:ins w:id="235" w:author="Brown,James T" w:date="2019-01-30T09:50:00Z">
        <w:r w:rsidR="00D24788">
          <w:rPr>
            <w:color w:val="000000" w:themeColor="text1"/>
            <w:lang w:val="en"/>
          </w:rPr>
          <w:t xml:space="preserve">15-mL </w:t>
        </w:r>
      </w:ins>
      <w:ins w:id="236" w:author="Brown,James T" w:date="2019-01-30T09:51:00Z">
        <w:r w:rsidR="00D24788">
          <w:rPr>
            <w:color w:val="000000" w:themeColor="text1"/>
            <w:lang w:val="en"/>
          </w:rPr>
          <w:t xml:space="preserve">glass vials </w:t>
        </w:r>
        <w:r w:rsidR="00D24788">
          <w:rPr>
            <w:color w:val="000000" w:themeColor="text1"/>
            <w:lang w:val="en"/>
          </w:rPr>
          <w:t>(company, location, product)</w:t>
        </w:r>
      </w:ins>
      <w:ins w:id="237" w:author="Brown,James T" w:date="2019-01-30T09:52:00Z">
        <w:r w:rsidR="00D24788">
          <w:rPr>
            <w:color w:val="000000" w:themeColor="text1"/>
            <w:lang w:val="en"/>
          </w:rPr>
          <w:t xml:space="preserve"> and </w:t>
        </w:r>
      </w:ins>
      <w:ins w:id="238" w:author="Brown, James T." w:date="2019-01-28T15:05:00Z">
        <w:r w:rsidR="009C1240">
          <w:rPr>
            <w:color w:val="000000" w:themeColor="text1"/>
            <w:lang w:val="en"/>
          </w:rPr>
          <w:t xml:space="preserve">both layers </w:t>
        </w:r>
      </w:ins>
      <w:ins w:id="239" w:author="Dan" w:date="2019-01-29T08:53:00Z">
        <w:r w:rsidR="00DE7786">
          <w:rPr>
            <w:color w:val="000000" w:themeColor="text1"/>
            <w:lang w:val="en"/>
          </w:rPr>
          <w:t>were</w:t>
        </w:r>
      </w:ins>
      <w:ins w:id="240" w:author="Brown, James T." w:date="2019-01-28T15:05:00Z">
        <w:r w:rsidR="009C1240">
          <w:rPr>
            <w:color w:val="000000" w:themeColor="text1"/>
            <w:lang w:val="en"/>
          </w:rPr>
          <w:t xml:space="preserve"> saved</w:t>
        </w:r>
      </w:ins>
      <w:ins w:id="241" w:author="Brown, James T." w:date="2019-01-28T14:57:00Z">
        <w:r w:rsidR="00CE2926">
          <w:rPr>
            <w:color w:val="000000" w:themeColor="text1"/>
            <w:lang w:val="en"/>
          </w:rPr>
          <w:t>.</w:t>
        </w:r>
      </w:ins>
      <w:ins w:id="242" w:author="Brown, James T." w:date="2019-01-28T15:05:00Z">
        <w:r w:rsidR="009C1240">
          <w:rPr>
            <w:color w:val="000000" w:themeColor="text1"/>
            <w:lang w:val="en"/>
          </w:rPr>
          <w:t xml:space="preserve"> </w:t>
        </w:r>
      </w:ins>
      <w:ins w:id="243" w:author="Brown, James T." w:date="2019-01-28T15:06:00Z">
        <w:r w:rsidR="009C1240">
          <w:rPr>
            <w:color w:val="000000" w:themeColor="text1"/>
            <w:lang w:val="en"/>
          </w:rPr>
          <w:t>L</w:t>
        </w:r>
      </w:ins>
      <w:ins w:id="244" w:author="Brown, James T." w:date="2019-01-28T14:58:00Z">
        <w:r w:rsidR="00CE2926">
          <w:rPr>
            <w:color w:val="000000" w:themeColor="text1"/>
            <w:lang w:val="en"/>
          </w:rPr>
          <w:t>ean mass</w:t>
        </w:r>
      </w:ins>
      <w:ins w:id="245" w:author="Brown, James T." w:date="2019-01-28T15:08:00Z">
        <w:r w:rsidR="009C1240">
          <w:rPr>
            <w:color w:val="000000" w:themeColor="text1"/>
            <w:lang w:val="en"/>
          </w:rPr>
          <w:t xml:space="preserve"> </w:t>
        </w:r>
      </w:ins>
      <w:ins w:id="246" w:author="Brown, James T." w:date="2019-01-28T14:58:00Z">
        <w:r w:rsidR="00CE2926">
          <w:rPr>
            <w:color w:val="000000" w:themeColor="text1"/>
            <w:lang w:val="en"/>
          </w:rPr>
          <w:t>was</w:t>
        </w:r>
      </w:ins>
      <w:ins w:id="247" w:author="Brown, James T." w:date="2019-01-28T15:08:00Z">
        <w:r w:rsidR="009C1240">
          <w:rPr>
            <w:color w:val="000000" w:themeColor="text1"/>
            <w:lang w:val="en"/>
          </w:rPr>
          <w:t xml:space="preserve"> </w:t>
        </w:r>
      </w:ins>
      <w:ins w:id="248" w:author="Brown, James T." w:date="2019-01-28T14:58:00Z">
        <w:r w:rsidR="00CE2926">
          <w:rPr>
            <w:color w:val="000000" w:themeColor="text1"/>
            <w:lang w:val="en"/>
          </w:rPr>
          <w:t>e</w:t>
        </w:r>
      </w:ins>
      <w:ins w:id="249" w:author="Brown, James T." w:date="2019-01-28T14:59:00Z">
        <w:r w:rsidR="00CE2926">
          <w:rPr>
            <w:color w:val="000000" w:themeColor="text1"/>
            <w:lang w:val="en"/>
          </w:rPr>
          <w:t>stimated</w:t>
        </w:r>
      </w:ins>
      <w:ins w:id="250" w:author="Brown, James T." w:date="2019-01-28T14:57:00Z">
        <w:r w:rsidR="00CE2926">
          <w:rPr>
            <w:color w:val="000000" w:themeColor="text1"/>
            <w:lang w:val="en"/>
          </w:rPr>
          <w:t xml:space="preserve"> by drying away the </w:t>
        </w:r>
        <w:r w:rsidR="00CE2926">
          <w:rPr>
            <w:color w:val="000000" w:themeColor="text1"/>
            <w:lang w:val="en"/>
          </w:rPr>
          <w:lastRenderedPageBreak/>
          <w:t xml:space="preserve">methanol </w:t>
        </w:r>
      </w:ins>
      <w:ins w:id="251" w:author="Brown, James T." w:date="2019-01-28T14:58:00Z">
        <w:r w:rsidR="00CE2926">
          <w:rPr>
            <w:color w:val="000000" w:themeColor="text1"/>
            <w:lang w:val="en"/>
          </w:rPr>
          <w:t xml:space="preserve">from the </w:t>
        </w:r>
      </w:ins>
      <w:ins w:id="252" w:author="Brown, James T." w:date="2019-01-28T15:06:00Z">
        <w:r w:rsidR="009C1240">
          <w:rPr>
            <w:color w:val="000000" w:themeColor="text1"/>
            <w:lang w:val="en"/>
          </w:rPr>
          <w:t>solubilized</w:t>
        </w:r>
      </w:ins>
      <w:ins w:id="253" w:author="Brown, James T." w:date="2019-01-28T14:58:00Z">
        <w:r w:rsidR="00CE2926">
          <w:rPr>
            <w:color w:val="000000" w:themeColor="text1"/>
            <w:lang w:val="en"/>
          </w:rPr>
          <w:t xml:space="preserve"> insect tissue </w:t>
        </w:r>
      </w:ins>
      <w:ins w:id="254" w:author="Brown, James T." w:date="2019-01-28T15:09:00Z">
        <w:r w:rsidR="009C1240">
          <w:rPr>
            <w:color w:val="000000" w:themeColor="text1"/>
            <w:lang w:val="en"/>
          </w:rPr>
          <w:t>and weighing the dry tissue</w:t>
        </w:r>
      </w:ins>
      <w:ins w:id="255" w:author="Dan" w:date="2019-01-29T08:53:00Z">
        <w:r w:rsidR="00DE7786">
          <w:rPr>
            <w:color w:val="000000" w:themeColor="text1"/>
            <w:lang w:val="en"/>
          </w:rPr>
          <w:t xml:space="preserve"> powder</w:t>
        </w:r>
      </w:ins>
      <w:ins w:id="256" w:author="Brown, James T." w:date="2019-01-28T14:58:00Z">
        <w:r w:rsidR="00CE2926">
          <w:rPr>
            <w:color w:val="000000" w:themeColor="text1"/>
            <w:lang w:val="en"/>
          </w:rPr>
          <w:t xml:space="preserve">. </w:t>
        </w:r>
      </w:ins>
      <w:ins w:id="257" w:author="Brown, James T." w:date="2019-01-28T14:59:00Z">
        <w:r w:rsidR="00CE2926">
          <w:rPr>
            <w:color w:val="000000" w:themeColor="text1"/>
            <w:lang w:val="en"/>
          </w:rPr>
          <w:t>To estimate lipid mass</w:t>
        </w:r>
      </w:ins>
      <w:ins w:id="258" w:author="Brown, James T." w:date="2019-01-28T15:07:00Z">
        <w:r w:rsidR="009C1240">
          <w:rPr>
            <w:color w:val="000000" w:themeColor="text1"/>
            <w:lang w:val="en"/>
          </w:rPr>
          <w:t>,</w:t>
        </w:r>
      </w:ins>
      <w:ins w:id="259" w:author="Brown, James T." w:date="2019-01-28T15:06:00Z">
        <w:r w:rsidR="009C1240">
          <w:rPr>
            <w:color w:val="000000" w:themeColor="text1"/>
            <w:lang w:val="en"/>
          </w:rPr>
          <w:t xml:space="preserve"> </w:t>
        </w:r>
      </w:ins>
      <w:r w:rsidRPr="00DD43B4">
        <w:rPr>
          <w:color w:val="000000" w:themeColor="text1"/>
          <w:lang w:val="en"/>
        </w:rPr>
        <w:t xml:space="preserve">the hexanes </w:t>
      </w:r>
      <w:ins w:id="260" w:author="Brown, James T." w:date="2019-01-28T15:09:00Z">
        <w:r w:rsidR="009C1240">
          <w:rPr>
            <w:color w:val="000000" w:themeColor="text1"/>
            <w:lang w:val="en"/>
          </w:rPr>
          <w:t>were dried away from the lipid</w:t>
        </w:r>
      </w:ins>
      <w:ins w:id="261" w:author="Brown, James T." w:date="2019-01-28T15:10:00Z">
        <w:r w:rsidR="009C1240">
          <w:rPr>
            <w:color w:val="000000" w:themeColor="text1"/>
            <w:lang w:val="en"/>
          </w:rPr>
          <w:t>s</w:t>
        </w:r>
      </w:ins>
      <w:ins w:id="262" w:author="Brown, James T." w:date="2019-01-28T15:11:00Z">
        <w:r w:rsidR="009C1240">
          <w:rPr>
            <w:color w:val="000000" w:themeColor="text1"/>
            <w:lang w:val="en"/>
          </w:rPr>
          <w:t xml:space="preserve"> the dry lipids were weighed</w:t>
        </w:r>
      </w:ins>
      <w:r w:rsidRPr="00DD43B4">
        <w:rPr>
          <w:color w:val="000000" w:themeColor="text1"/>
          <w:lang w:val="en"/>
        </w:rPr>
        <w:t xml:space="preserve">. </w:t>
      </w:r>
    </w:p>
    <w:p w14:paraId="0E406A90" w14:textId="77777777" w:rsidR="007F6A28" w:rsidRPr="004F09C9" w:rsidRDefault="007F6A28">
      <w:pPr>
        <w:ind w:left="-15" w:right="90" w:firstLine="468"/>
        <w:rPr>
          <w:color w:val="000000" w:themeColor="text1"/>
        </w:rPr>
      </w:pPr>
    </w:p>
    <w:p w14:paraId="5844C36B"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6109C70C" w14:textId="422B802C" w:rsidR="00DD43B4" w:rsidRPr="00DD43B4"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ins w:id="263" w:author="Brown, James T." w:date="2019-01-28T15:15:00Z">
        <w:r w:rsidR="00EB1638">
          <w:rPr>
            <w:color w:val="000000" w:themeColor="text1"/>
          </w:rPr>
          <w:t xml:space="preserve"> remained</w:t>
        </w:r>
      </w:ins>
      <w:r w:rsidRPr="00DD43B4">
        <w:rPr>
          <w:color w:val="000000" w:themeColor="text1"/>
        </w:rPr>
        <w:t xml:space="preserve"> larva divided by the total number of individuals alive (larvae and pupa). </w:t>
      </w:r>
      <w:ins w:id="264" w:author="Brown,James T" w:date="2019-01-30T09:58:00Z">
        <w:r w:rsidR="00DD0E72">
          <w:rPr>
            <w:color w:val="000000" w:themeColor="text1"/>
          </w:rPr>
          <w:t xml:space="preserve">I calculated CO2 production </w:t>
        </w:r>
      </w:ins>
      <w:r w:rsidRPr="00DD43B4">
        <w:rPr>
          <w:color w:val="000000" w:themeColor="text1"/>
        </w:rPr>
        <w:t>Wet mass measurements and CO</w:t>
      </w:r>
      <w:r w:rsidRPr="00DD43B4">
        <w:rPr>
          <w:color w:val="000000" w:themeColor="text1"/>
          <w:vertAlign w:val="subscript"/>
        </w:rPr>
        <w:t>2</w:t>
      </w:r>
      <w:r w:rsidRPr="00DD43B4">
        <w:rPr>
          <w:color w:val="000000" w:themeColor="text1"/>
        </w:rPr>
        <w:t xml:space="preserve"> production were taken for 100 individuals and analyzed using a</w:t>
      </w:r>
      <w:ins w:id="265" w:author="Brown, James T." w:date="2019-01-28T14:14:00Z">
        <w:r w:rsidR="000472C3">
          <w:rPr>
            <w:color w:val="000000" w:themeColor="text1"/>
          </w:rPr>
          <w:t xml:space="preserve"> </w:t>
        </w:r>
        <w:commentRangeStart w:id="266"/>
        <w:commentRangeStart w:id="267"/>
        <w:r w:rsidR="000472C3">
          <w:rPr>
            <w:color w:val="000000" w:themeColor="text1"/>
          </w:rPr>
          <w:t>generalized</w:t>
        </w:r>
      </w:ins>
      <w:r w:rsidRPr="00DD43B4">
        <w:rPr>
          <w:color w:val="000000" w:themeColor="text1"/>
        </w:rPr>
        <w:t xml:space="preserve"> </w:t>
      </w:r>
      <w:commentRangeEnd w:id="266"/>
      <w:r w:rsidR="00DE7786">
        <w:rPr>
          <w:rStyle w:val="CommentReference"/>
        </w:rPr>
        <w:commentReference w:id="266"/>
      </w:r>
      <w:commentRangeEnd w:id="267"/>
      <w:r w:rsidR="006F5EF4">
        <w:rPr>
          <w:rStyle w:val="CommentReference"/>
        </w:rPr>
        <w:commentReference w:id="267"/>
      </w:r>
      <w:r w:rsidRPr="00DD43B4">
        <w:rPr>
          <w:color w:val="000000" w:themeColor="text1"/>
        </w:rPr>
        <w:t xml:space="preserve">linear model. </w:t>
      </w:r>
    </w:p>
    <w:p w14:paraId="4F25F5C5" w14:textId="77777777" w:rsidR="005D29A0" w:rsidRPr="00DD43B4" w:rsidRDefault="00DD43B4" w:rsidP="005D29A0">
      <w:pPr>
        <w:spacing w:line="480" w:lineRule="auto"/>
        <w:ind w:left="-15" w:right="90" w:firstLine="468"/>
        <w:rPr>
          <w:color w:val="000000" w:themeColor="text1"/>
        </w:rPr>
      </w:pPr>
      <w:r w:rsidRPr="00DD43B4">
        <w:rPr>
          <w:color w:val="000000" w:themeColor="text1"/>
        </w:rPr>
        <w:t xml:space="preserve">In experiment 2, I calculated the day of wandering as the total number of days between </w:t>
      </w:r>
      <w:proofErr w:type="spellStart"/>
      <w:r w:rsidRPr="00DD43B4">
        <w:rPr>
          <w:color w:val="000000" w:themeColor="text1"/>
        </w:rPr>
        <w:t>eclosion</w:t>
      </w:r>
      <w:proofErr w:type="spellEnd"/>
      <w:r w:rsidRPr="00DD43B4">
        <w:rPr>
          <w:color w:val="000000" w:themeColor="text1"/>
        </w:rPr>
        <w:t xml:space="preserve"> into the final larval instar and the day frass production ended for each sampled larva. Lipid stores were measured in 266 individuals and analyzed using a</w:t>
      </w:r>
      <w:ins w:id="268" w:author="Brown, James T." w:date="2019-01-28T14:15:00Z">
        <w:r w:rsidR="000472C3">
          <w:rPr>
            <w:color w:val="000000" w:themeColor="text1"/>
          </w:rPr>
          <w:t xml:space="preserve"> generalized</w:t>
        </w:r>
      </w:ins>
      <w:r w:rsidRPr="00DD43B4">
        <w:rPr>
          <w:color w:val="000000" w:themeColor="text1"/>
        </w:rPr>
        <w:t xml:space="preserve"> linear mixed effects model. </w:t>
      </w:r>
      <w:ins w:id="269" w:author="Brown, James T. - ARS" w:date="2019-01-28T16:39:00Z">
        <w:r w:rsidR="005D29A0">
          <w:rPr>
            <w:color w:val="000000" w:themeColor="text1"/>
          </w:rPr>
          <w:t>The statistical model shown in t</w:t>
        </w:r>
      </w:ins>
      <w:ins w:id="270" w:author="Brown, James T. - ARS" w:date="2019-01-28T16:27:00Z">
        <w:r w:rsidR="009972D1">
          <w:rPr>
            <w:color w:val="000000" w:themeColor="text1"/>
          </w:rPr>
          <w:t>able 3-4</w:t>
        </w:r>
      </w:ins>
      <w:r w:rsidRPr="00DD43B4">
        <w:rPr>
          <w:color w:val="000000" w:themeColor="text1"/>
        </w:rPr>
        <w:t xml:space="preserve"> </w:t>
      </w:r>
      <w:ins w:id="271" w:author="Brown, James T. - ARS" w:date="2019-01-28T16:39:00Z">
        <w:r w:rsidR="005D29A0">
          <w:rPr>
            <w:color w:val="000000" w:themeColor="text1"/>
          </w:rPr>
          <w:t xml:space="preserve">to explain lipid mass </w:t>
        </w:r>
      </w:ins>
      <w:ins w:id="272" w:author="Brown, James T. - ARS" w:date="2019-01-28T16:40:00Z">
        <w:r w:rsidR="005D29A0">
          <w:rPr>
            <w:color w:val="000000" w:themeColor="text1"/>
          </w:rPr>
          <w:t>prior to the onset of diapause included:</w:t>
        </w:r>
      </w:ins>
      <w:r w:rsidRPr="00DD43B4">
        <w:rPr>
          <w:color w:val="000000" w:themeColor="text1"/>
        </w:rPr>
        <w:t xml:space="preserve"> diapause genotype</w:t>
      </w:r>
      <w:ins w:id="273" w:author="Brown, James T. - ARS" w:date="2019-01-28T16:28:00Z">
        <w:r w:rsidR="009972D1">
          <w:rPr>
            <w:color w:val="000000" w:themeColor="text1"/>
          </w:rPr>
          <w:t xml:space="preserve"> </w:t>
        </w:r>
      </w:ins>
      <w:r w:rsidRPr="00DD43B4">
        <w:rPr>
          <w:color w:val="000000" w:themeColor="text1"/>
        </w:rPr>
        <w:t>and</w:t>
      </w:r>
      <w:ins w:id="274" w:author="Brown, James T. - ARS" w:date="2019-01-28T16:32:00Z">
        <w:r w:rsidR="009972D1">
          <w:rPr>
            <w:color w:val="000000" w:themeColor="text1"/>
          </w:rPr>
          <w:t xml:space="preserve"> treatment</w:t>
        </w:r>
      </w:ins>
      <w:r w:rsidRPr="00DD43B4">
        <w:rPr>
          <w:color w:val="000000" w:themeColor="text1"/>
        </w:rPr>
        <w:t xml:space="preserve"> </w:t>
      </w:r>
      <w:ins w:id="275" w:author="Brown, James T. - ARS" w:date="2019-01-28T16:48:00Z">
        <w:r w:rsidR="00AA1215">
          <w:rPr>
            <w:color w:val="000000" w:themeColor="text1"/>
          </w:rPr>
          <w:t>as</w:t>
        </w:r>
      </w:ins>
      <w:r w:rsidRPr="00DD43B4">
        <w:rPr>
          <w:color w:val="000000" w:themeColor="text1"/>
        </w:rPr>
        <w:t xml:space="preserve"> fixed effects, diapause genotype and treatment </w:t>
      </w:r>
      <w:ins w:id="276" w:author="Brown, James T. - ARS" w:date="2019-01-28T16:49:00Z">
        <w:r w:rsidR="00AA1215">
          <w:rPr>
            <w:color w:val="000000" w:themeColor="text1"/>
          </w:rPr>
          <w:t>as</w:t>
        </w:r>
        <w:r w:rsidR="00AA1215" w:rsidRPr="00DD43B4">
          <w:rPr>
            <w:color w:val="000000" w:themeColor="text1"/>
          </w:rPr>
          <w:t xml:space="preserve"> </w:t>
        </w:r>
      </w:ins>
      <w:r w:rsidRPr="00DD43B4">
        <w:rPr>
          <w:color w:val="000000" w:themeColor="text1"/>
        </w:rPr>
        <w:t>interacting fixed effects, and lean mass was a covariate</w:t>
      </w:r>
      <w:ins w:id="277" w:author="Brown, James T. - ARS" w:date="2019-01-28T16:41:00Z">
        <w:r w:rsidR="005D29A0">
          <w:rPr>
            <w:color w:val="000000" w:themeColor="text1"/>
          </w:rPr>
          <w:t>.</w:t>
        </w:r>
      </w:ins>
      <w:ins w:id="278" w:author="Brown, James T. - ARS" w:date="2019-01-28T16:28:00Z">
        <w:r w:rsidR="009972D1">
          <w:rPr>
            <w:color w:val="000000" w:themeColor="text1"/>
          </w:rPr>
          <w:t xml:space="preserve"> </w:t>
        </w:r>
      </w:ins>
      <w:ins w:id="279" w:author="Brown, James T. - ARS" w:date="2019-01-28T16:41:00Z">
        <w:r w:rsidR="005D29A0">
          <w:rPr>
            <w:color w:val="000000" w:themeColor="text1"/>
          </w:rPr>
          <w:t>The model shown in table 3-8 t</w:t>
        </w:r>
      </w:ins>
      <w:ins w:id="280" w:author="Brown, James T. - ARS" w:date="2019-01-28T16:29:00Z">
        <w:r w:rsidR="009972D1">
          <w:rPr>
            <w:color w:val="000000" w:themeColor="text1"/>
          </w:rPr>
          <w:t>o explain lipid mass depletion during diapause</w:t>
        </w:r>
      </w:ins>
      <w:ins w:id="281" w:author="Brown, James T. - ARS" w:date="2019-01-28T16:42:00Z">
        <w:r w:rsidR="005D29A0">
          <w:rPr>
            <w:color w:val="000000" w:themeColor="text1"/>
          </w:rPr>
          <w:t xml:space="preserve"> included:</w:t>
        </w:r>
      </w:ins>
      <w:ins w:id="282" w:author="Brown, James T. - ARS" w:date="2019-01-28T16:32:00Z">
        <w:r w:rsidR="009972D1">
          <w:rPr>
            <w:color w:val="000000" w:themeColor="text1"/>
          </w:rPr>
          <w:t xml:space="preserve"> </w:t>
        </w:r>
        <w:r w:rsidR="009972D1" w:rsidRPr="00DD43B4">
          <w:rPr>
            <w:color w:val="000000" w:themeColor="text1"/>
          </w:rPr>
          <w:t>diapause genotype</w:t>
        </w:r>
        <w:r w:rsidR="009972D1">
          <w:rPr>
            <w:color w:val="000000" w:themeColor="text1"/>
          </w:rPr>
          <w:t xml:space="preserve"> </w:t>
        </w:r>
      </w:ins>
      <w:ins w:id="283" w:author="Brown, James T. - ARS" w:date="2019-01-28T16:33:00Z">
        <w:r w:rsidR="009972D1">
          <w:rPr>
            <w:color w:val="000000" w:themeColor="text1"/>
          </w:rPr>
          <w:t xml:space="preserve">and sample day </w:t>
        </w:r>
      </w:ins>
      <w:ins w:id="284" w:author="Brown, James T. - ARS" w:date="2019-01-28T16:49:00Z">
        <w:r w:rsidR="00AA1215">
          <w:rPr>
            <w:color w:val="000000" w:themeColor="text1"/>
          </w:rPr>
          <w:t>as</w:t>
        </w:r>
      </w:ins>
      <w:ins w:id="285" w:author="Brown, James T. - ARS" w:date="2019-01-28T16:32:00Z">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ins>
      <w:ins w:id="286" w:author="Brown, James T. - ARS" w:date="2019-01-28T16:49:00Z">
        <w:r w:rsidR="00AA1215">
          <w:rPr>
            <w:color w:val="000000" w:themeColor="text1"/>
          </w:rPr>
          <w:t>as</w:t>
        </w:r>
      </w:ins>
      <w:ins w:id="287" w:author="Brown, James T. - ARS" w:date="2019-01-28T16:32:00Z">
        <w:r w:rsidR="009972D1" w:rsidRPr="00DD43B4">
          <w:rPr>
            <w:color w:val="000000" w:themeColor="text1"/>
          </w:rPr>
          <w:t xml:space="preserve"> interacting fixed effects, and lean mass was a covariate</w:t>
        </w:r>
      </w:ins>
      <w:ins w:id="288" w:author="Brown, James T. - ARS" w:date="2019-01-28T16:42:00Z">
        <w:r w:rsidR="005D29A0">
          <w:rPr>
            <w:color w:val="000000" w:themeColor="text1"/>
          </w:rPr>
          <w:t>.</w:t>
        </w:r>
      </w:ins>
      <w:r w:rsidRPr="00DD43B4">
        <w:rPr>
          <w:color w:val="000000" w:themeColor="text1"/>
        </w:rPr>
        <w:t xml:space="preserve"> Lean mass was measured in 338 individuals and analyzed using a </w:t>
      </w:r>
      <w:ins w:id="289" w:author="Brown, James T. - ARS" w:date="2019-01-28T16:42:00Z">
        <w:r w:rsidR="005D29A0">
          <w:rPr>
            <w:color w:val="000000" w:themeColor="text1"/>
          </w:rPr>
          <w:t xml:space="preserve">generalized </w:t>
        </w:r>
      </w:ins>
      <w:r w:rsidRPr="00DD43B4">
        <w:rPr>
          <w:color w:val="000000" w:themeColor="text1"/>
        </w:rPr>
        <w:t>linear mixed effects model. The statistical model</w:t>
      </w:r>
      <w:ins w:id="290" w:author="Brown, James T. - ARS" w:date="2019-01-28T16:38:00Z">
        <w:r w:rsidR="005D29A0">
          <w:rPr>
            <w:color w:val="000000" w:themeColor="text1"/>
          </w:rPr>
          <w:t xml:space="preserve"> shown in table 3-2</w:t>
        </w:r>
      </w:ins>
      <w:r w:rsidRPr="00DD43B4">
        <w:rPr>
          <w:color w:val="000000" w:themeColor="text1"/>
        </w:rPr>
        <w:t xml:space="preserve"> </w:t>
      </w:r>
      <w:ins w:id="291" w:author="Brown, James T. - ARS" w:date="2019-01-28T16:37:00Z">
        <w:r w:rsidR="005D29A0">
          <w:rPr>
            <w:color w:val="000000" w:themeColor="text1"/>
          </w:rPr>
          <w:t>to explain lean mass</w:t>
        </w:r>
      </w:ins>
      <w:ins w:id="292" w:author="Brown, James T. - ARS" w:date="2019-01-28T16:42:00Z">
        <w:r w:rsidR="005D29A0">
          <w:rPr>
            <w:color w:val="000000" w:themeColor="text1"/>
          </w:rPr>
          <w:t xml:space="preserve"> prior to t</w:t>
        </w:r>
      </w:ins>
      <w:ins w:id="293" w:author="Brown, James T. - ARS" w:date="2019-01-28T16:43:00Z">
        <w:r w:rsidR="005D29A0">
          <w:rPr>
            <w:color w:val="000000" w:themeColor="text1"/>
          </w:rPr>
          <w:t>he onset of diapause</w:t>
        </w:r>
      </w:ins>
      <w:ins w:id="294" w:author="Brown, James T. - ARS" w:date="2019-01-28T16:37:00Z">
        <w:r w:rsidR="005D29A0">
          <w:rPr>
            <w:color w:val="000000" w:themeColor="text1"/>
          </w:rPr>
          <w:t xml:space="preserve"> </w:t>
        </w:r>
      </w:ins>
      <w:r w:rsidRPr="00DD43B4">
        <w:rPr>
          <w:color w:val="000000" w:themeColor="text1"/>
        </w:rPr>
        <w:t xml:space="preserve">included: diapause genotype and </w:t>
      </w:r>
      <w:ins w:id="295" w:author="Brown, James T. - ARS" w:date="2019-01-28T16:53:00Z">
        <w:r w:rsidR="00AA1215">
          <w:rPr>
            <w:color w:val="000000" w:themeColor="text1"/>
          </w:rPr>
          <w:t>treatment</w:t>
        </w:r>
      </w:ins>
      <w:ins w:id="296" w:author="Brown, James T. - ARS" w:date="2019-01-28T16:47:00Z">
        <w:r w:rsidR="00AA1215" w:rsidRPr="00DD43B4">
          <w:rPr>
            <w:color w:val="000000" w:themeColor="text1"/>
          </w:rPr>
          <w:t xml:space="preserve"> </w:t>
        </w:r>
      </w:ins>
      <w:ins w:id="297" w:author="Brown, James T. - ARS" w:date="2019-01-28T16:49:00Z">
        <w:r w:rsidR="00AA1215">
          <w:rPr>
            <w:color w:val="000000" w:themeColor="text1"/>
          </w:rPr>
          <w:t>as</w:t>
        </w:r>
      </w:ins>
      <w:r w:rsidRPr="00DD43B4">
        <w:rPr>
          <w:color w:val="000000" w:themeColor="text1"/>
        </w:rPr>
        <w:t xml:space="preserve"> fixed effects</w:t>
      </w:r>
      <w:ins w:id="298" w:author="Brown, James T. - ARS" w:date="2019-01-28T16:49:00Z">
        <w:r w:rsidR="00AA1215">
          <w:rPr>
            <w:color w:val="000000" w:themeColor="text1"/>
          </w:rPr>
          <w:t xml:space="preserve"> and </w:t>
        </w:r>
      </w:ins>
      <w:r w:rsidRPr="00DD43B4">
        <w:rPr>
          <w:color w:val="000000" w:themeColor="text1"/>
        </w:rPr>
        <w:t xml:space="preserve">diapause genotype and </w:t>
      </w:r>
      <w:ins w:id="299" w:author="Brown, James T. - ARS" w:date="2019-01-28T16:54:00Z">
        <w:r w:rsidR="00AA1215">
          <w:rPr>
            <w:color w:val="000000" w:themeColor="text1"/>
          </w:rPr>
          <w:t>treatment</w:t>
        </w:r>
      </w:ins>
      <w:ins w:id="300" w:author="Brown, James T. - ARS" w:date="2019-01-28T16:47:00Z">
        <w:r w:rsidR="00AA1215" w:rsidRPr="00DD43B4">
          <w:rPr>
            <w:color w:val="000000" w:themeColor="text1"/>
          </w:rPr>
          <w:t xml:space="preserve"> </w:t>
        </w:r>
      </w:ins>
      <w:ins w:id="301" w:author="Brown, James T. - ARS" w:date="2019-01-28T16:49:00Z">
        <w:r w:rsidR="00AA1215">
          <w:rPr>
            <w:color w:val="000000" w:themeColor="text1"/>
          </w:rPr>
          <w:t>as</w:t>
        </w:r>
        <w:r w:rsidR="00AA1215" w:rsidRPr="00DD43B4">
          <w:rPr>
            <w:color w:val="000000" w:themeColor="text1"/>
          </w:rPr>
          <w:t xml:space="preserve"> </w:t>
        </w:r>
      </w:ins>
      <w:r w:rsidRPr="00DD43B4">
        <w:rPr>
          <w:color w:val="000000" w:themeColor="text1"/>
        </w:rPr>
        <w:t>interacting fixed effects</w:t>
      </w:r>
      <w:ins w:id="302" w:author="Brown, James T. - ARS" w:date="2019-01-28T16:49:00Z">
        <w:r w:rsidR="00AA1215">
          <w:rPr>
            <w:color w:val="000000" w:themeColor="text1"/>
          </w:rPr>
          <w:t>.</w:t>
        </w:r>
      </w:ins>
      <w:r w:rsidRPr="00DD43B4">
        <w:rPr>
          <w:color w:val="000000" w:themeColor="text1"/>
        </w:rPr>
        <w:t xml:space="preserve"> </w:t>
      </w:r>
      <w:ins w:id="303" w:author="Brown, James T. - ARS" w:date="2019-01-28T16:52:00Z">
        <w:r w:rsidR="00AA1215">
          <w:rPr>
            <w:color w:val="000000" w:themeColor="text1"/>
          </w:rPr>
          <w:t>The model in t</w:t>
        </w:r>
      </w:ins>
      <w:ins w:id="304" w:author="Brown, James T. - ARS" w:date="2019-01-28T16:43:00Z">
        <w:r w:rsidR="005D29A0">
          <w:rPr>
            <w:color w:val="000000" w:themeColor="text1"/>
          </w:rPr>
          <w:t xml:space="preserve">able </w:t>
        </w:r>
      </w:ins>
      <w:r w:rsidRPr="00DD43B4">
        <w:rPr>
          <w:color w:val="000000" w:themeColor="text1"/>
        </w:rPr>
        <w:t>3-6</w:t>
      </w:r>
      <w:ins w:id="305" w:author="Brown, James T. - ARS" w:date="2019-01-28T16:43:00Z">
        <w:r w:rsidR="005D29A0">
          <w:rPr>
            <w:color w:val="000000" w:themeColor="text1"/>
          </w:rPr>
          <w:t xml:space="preserve"> </w:t>
        </w:r>
      </w:ins>
      <w:ins w:id="306" w:author="Brown, James T. - ARS" w:date="2019-01-28T16:50:00Z">
        <w:r w:rsidR="00AA1215">
          <w:rPr>
            <w:color w:val="000000" w:themeColor="text1"/>
          </w:rPr>
          <w:t>to explain</w:t>
        </w:r>
      </w:ins>
      <w:ins w:id="307" w:author="Brown, James T. - ARS" w:date="2019-01-28T16:43:00Z">
        <w:r w:rsidR="005D29A0">
          <w:rPr>
            <w:color w:val="000000" w:themeColor="text1"/>
          </w:rPr>
          <w:t xml:space="preserve"> lean mass</w:t>
        </w:r>
      </w:ins>
      <w:ins w:id="308" w:author="Brown, James T. - ARS" w:date="2019-01-28T16:50:00Z">
        <w:r w:rsidR="00AA1215">
          <w:rPr>
            <w:color w:val="000000" w:themeColor="text1"/>
          </w:rPr>
          <w:t xml:space="preserve"> depletion</w:t>
        </w:r>
      </w:ins>
      <w:ins w:id="309" w:author="Brown, James T. - ARS" w:date="2019-01-28T16:43:00Z">
        <w:r w:rsidR="005D29A0">
          <w:rPr>
            <w:color w:val="000000" w:themeColor="text1"/>
          </w:rPr>
          <w:t xml:space="preserve"> during diapause</w:t>
        </w:r>
      </w:ins>
      <w:ins w:id="310" w:author="Brown, James T. - ARS" w:date="2019-01-28T16:44:00Z">
        <w:r w:rsidR="005D29A0">
          <w:rPr>
            <w:color w:val="000000" w:themeColor="text1"/>
          </w:rPr>
          <w:t xml:space="preserve"> included</w:t>
        </w:r>
      </w:ins>
      <w:ins w:id="311" w:author="Brown, James T. - ARS" w:date="2019-01-28T16:53:00Z">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AA1215">
          <w:rPr>
            <w:color w:val="000000" w:themeColor="text1"/>
          </w:rPr>
          <w:t xml:space="preserve">. </w:t>
        </w:r>
      </w:ins>
      <w:ins w:id="312" w:author="Brown, James T. - ARS" w:date="2019-01-28T16:37:00Z">
        <w:r w:rsidR="005D29A0" w:rsidRPr="005D29A0">
          <w:rPr>
            <w:color w:val="000000" w:themeColor="text1"/>
          </w:rPr>
          <w:t xml:space="preserve"> </w:t>
        </w:r>
        <w:r w:rsidR="005D29A0" w:rsidRPr="00DD43B4">
          <w:rPr>
            <w:color w:val="000000" w:themeColor="text1"/>
          </w:rPr>
          <w:t xml:space="preserve">Biological </w:t>
        </w:r>
        <w:r w:rsidR="005D29A0" w:rsidRPr="00DD43B4">
          <w:rPr>
            <w:color w:val="000000" w:themeColor="text1"/>
          </w:rPr>
          <w:lastRenderedPageBreak/>
          <w:t xml:space="preserve">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ins>
    </w:p>
    <w:p w14:paraId="7E525B4F" w14:textId="77777777" w:rsidR="007F6A28" w:rsidRPr="004F09C9" w:rsidRDefault="007F6A28">
      <w:pPr>
        <w:ind w:left="-15" w:right="90" w:firstLine="468"/>
        <w:rPr>
          <w:color w:val="000000" w:themeColor="text1"/>
        </w:rPr>
      </w:pPr>
    </w:p>
    <w:p w14:paraId="3885D03F"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0092E61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1E92CF96" w14:textId="313A6E30"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deep diapause if they remained in the larval stage throughout the 30-day post-feeding trial period. Larvae that pupated before the end of the 30-day trial period, but after the last of the non-diapause treatment group, were characterized </w:t>
      </w:r>
      <w:ins w:id="313" w:author="Dan" w:date="2019-01-29T09:04:00Z">
        <w:r w:rsidR="001F744C">
          <w:rPr>
            <w:color w:val="000000" w:themeColor="text1"/>
          </w:rPr>
          <w:t xml:space="preserve">being in </w:t>
        </w:r>
      </w:ins>
      <w:r w:rsidRPr="00DD43B4">
        <w:rPr>
          <w:color w:val="000000" w:themeColor="text1"/>
        </w:rPr>
        <w:t xml:space="preserve">as shallow diapause. </w:t>
      </w:r>
      <w:ins w:id="314" w:author="Dan" w:date="2019-01-29T09:12:00Z">
        <w:r w:rsidR="004C310D">
          <w:rPr>
            <w:color w:val="000000" w:themeColor="text1"/>
          </w:rPr>
          <w:t>L</w:t>
        </w:r>
      </w:ins>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ins w:id="315" w:author="Dan" w:date="2019-01-29T09:04:00Z">
        <w:r w:rsidR="001F744C">
          <w:rPr>
            <w:color w:val="000000" w:themeColor="text1"/>
          </w:rPr>
          <w:t xml:space="preserve"> (F</w:t>
        </w:r>
      </w:ins>
      <w:ins w:id="316" w:author="Brown, James T. - ARS" w:date="2019-01-28T16:56:00Z">
        <w:r w:rsidR="00490123">
          <w:rPr>
            <w:color w:val="000000" w:themeColor="text1"/>
          </w:rPr>
          <w:t>ig</w:t>
        </w:r>
      </w:ins>
      <w:ins w:id="317" w:author="Dan" w:date="2019-01-29T09:04:00Z">
        <w:r w:rsidR="001F744C">
          <w:rPr>
            <w:color w:val="000000" w:themeColor="text1"/>
          </w:rPr>
          <w:t>.</w:t>
        </w:r>
      </w:ins>
      <w:ins w:id="318" w:author="Brown, James T. - ARS" w:date="2019-01-28T16:56:00Z">
        <w:r w:rsidR="00490123">
          <w:rPr>
            <w:color w:val="000000" w:themeColor="text1"/>
          </w:rPr>
          <w:t xml:space="preserve"> </w:t>
        </w:r>
      </w:ins>
      <w:r w:rsidRPr="00DD43B4">
        <w:rPr>
          <w:color w:val="000000" w:themeColor="text1"/>
        </w:rPr>
        <w:t>3-1</w:t>
      </w:r>
      <w:ins w:id="319" w:author="Dan" w:date="2019-01-29T09:04:00Z">
        <w:r w:rsidR="001F744C">
          <w:rPr>
            <w:color w:val="000000" w:themeColor="text1"/>
          </w:rPr>
          <w:t>)</w:t>
        </w:r>
      </w:ins>
      <w:r w:rsidRPr="00DD43B4">
        <w:rPr>
          <w:color w:val="000000" w:themeColor="text1"/>
        </w:rPr>
        <w:t xml:space="preserve">. </w:t>
      </w:r>
    </w:p>
    <w:p w14:paraId="1B9ECA3D" w14:textId="77777777" w:rsidR="004C310D" w:rsidRDefault="00DD43B4" w:rsidP="00CE5B15">
      <w:pPr>
        <w:ind w:left="-5" w:firstLine="725"/>
        <w:rPr>
          <w:ins w:id="320" w:author="Dan" w:date="2019-01-29T09:18:00Z"/>
          <w:color w:val="000000" w:themeColor="text1"/>
        </w:rPr>
      </w:pPr>
      <w:r w:rsidRPr="00DD43B4">
        <w:rPr>
          <w:color w:val="000000" w:themeColor="text1"/>
        </w:rPr>
        <w:t>In an effort to separate shallow from deep diapausing individuals within the short-diapause strain</w:t>
      </w:r>
      <w:ins w:id="321" w:author="Dan" w:date="2019-01-29T09:05:00Z">
        <w:r w:rsidR="001F744C">
          <w:rPr>
            <w:color w:val="000000" w:themeColor="text1"/>
          </w:rPr>
          <w:t xml:space="preserve"> by size</w:t>
        </w:r>
      </w:ins>
      <w:r w:rsidRPr="00DD43B4">
        <w:rPr>
          <w:color w:val="000000" w:themeColor="text1"/>
        </w:rPr>
        <w:t xml:space="preserve">, wet mass was tracked in individuals from each diapause genotype and treatment starting on the day larvae </w:t>
      </w:r>
      <w:proofErr w:type="spellStart"/>
      <w:r w:rsidRPr="00DD43B4">
        <w:rPr>
          <w:color w:val="000000" w:themeColor="text1"/>
        </w:rPr>
        <w:t>eclosed</w:t>
      </w:r>
      <w:proofErr w:type="spellEnd"/>
      <w:r w:rsidRPr="00DD43B4">
        <w:rPr>
          <w:color w:val="000000" w:themeColor="text1"/>
        </w:rPr>
        <w:t xml:space="preserve">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ins w:id="322" w:author="Brown, James T. - ARS" w:date="2019-01-28T17:15:00Z">
        <w:r w:rsidR="00A32000">
          <w:rPr>
            <w:color w:val="000000" w:themeColor="text1"/>
          </w:rPr>
          <w:t xml:space="preserve"> </w:t>
        </w:r>
        <w:commentRangeStart w:id="323"/>
        <w:r w:rsidR="00A32000">
          <w:rPr>
            <w:color w:val="000000" w:themeColor="text1"/>
          </w:rPr>
          <w:t xml:space="preserve">shown in figure </w:t>
        </w:r>
      </w:ins>
      <w:commentRangeEnd w:id="323"/>
      <w:r w:rsidR="004C310D">
        <w:rPr>
          <w:rStyle w:val="CommentReference"/>
        </w:rPr>
        <w:commentReference w:id="323"/>
      </w:r>
      <w:ins w:id="324" w:author="Brown, James T. - ARS" w:date="2019-01-28T17:15:00Z">
        <w:r w:rsidR="00A32000">
          <w:rPr>
            <w:color w:val="000000" w:themeColor="text1"/>
          </w:rPr>
          <w:t>3-4A</w:t>
        </w:r>
      </w:ins>
      <w:r w:rsidRPr="00DD43B4">
        <w:rPr>
          <w:color w:val="000000" w:themeColor="text1"/>
        </w:rPr>
        <w:t>, long-diapause genotype individuals peaked in mass on day 5 and short-diapause genotype larvae peaked in mass on day 3</w:t>
      </w:r>
      <w:ins w:id="325" w:author="Dan" w:date="2019-01-29T09:08:00Z">
        <w:r w:rsidR="001F744C">
          <w:rPr>
            <w:color w:val="000000" w:themeColor="text1"/>
          </w:rPr>
          <w:t xml:space="preserve"> (Fig. 3-4A)</w:t>
        </w:r>
      </w:ins>
      <w:r w:rsidRPr="00DD43B4">
        <w:rPr>
          <w:color w:val="000000" w:themeColor="text1"/>
        </w:rPr>
        <w:t>. In diapause-programming conditions</w:t>
      </w:r>
      <w:ins w:id="326" w:author="Brown, James T. - ARS" w:date="2019-01-28T17:16:00Z">
        <w:r w:rsidR="00A32000">
          <w:rPr>
            <w:color w:val="000000" w:themeColor="text1"/>
          </w:rPr>
          <w:t xml:space="preserve"> as illustrated in figure 3-4B</w:t>
        </w:r>
      </w:ins>
      <w:r w:rsidRPr="00DD43B4">
        <w:rPr>
          <w:color w:val="000000" w:themeColor="text1"/>
        </w:rPr>
        <w:t xml:space="preserve">, mass peaked in long-diapause genotype larvae on day 9 and short-diapause genotype larvae </w:t>
      </w:r>
      <w:commentRangeStart w:id="327"/>
      <w:r w:rsidRPr="00DD43B4">
        <w:rPr>
          <w:color w:val="000000" w:themeColor="text1"/>
        </w:rPr>
        <w:t xml:space="preserve">peaked in mass on day 6. </w:t>
      </w:r>
      <w:commentRangeEnd w:id="327"/>
      <w:r w:rsidR="004C310D">
        <w:rPr>
          <w:rStyle w:val="CommentReference"/>
        </w:rPr>
        <w:commentReference w:id="327"/>
      </w:r>
    </w:p>
    <w:p w14:paraId="5048B9D6" w14:textId="77777777" w:rsidR="004C310D" w:rsidRDefault="004C310D" w:rsidP="00CE5B15">
      <w:pPr>
        <w:ind w:left="-5" w:firstLine="725"/>
        <w:rPr>
          <w:ins w:id="328" w:author="Dan" w:date="2019-01-29T09:18:00Z"/>
          <w:color w:val="000000" w:themeColor="text1"/>
        </w:rPr>
      </w:pPr>
    </w:p>
    <w:p w14:paraId="01327A4D" w14:textId="6E530A11" w:rsidR="007F6A28" w:rsidRPr="004F09C9" w:rsidRDefault="00A32000" w:rsidP="00CE5B15">
      <w:pPr>
        <w:ind w:left="-5" w:firstLine="725"/>
        <w:rPr>
          <w:color w:val="000000" w:themeColor="text1"/>
        </w:rPr>
      </w:pPr>
      <w:commentRangeStart w:id="329"/>
      <w:ins w:id="330" w:author="Brown, James T. - ARS" w:date="2019-01-28T17:17:00Z">
        <w:r>
          <w:rPr>
            <w:color w:val="000000" w:themeColor="text1"/>
          </w:rPr>
          <w:t>Fig</w:t>
        </w:r>
      </w:ins>
      <w:commentRangeEnd w:id="329"/>
      <w:r w:rsidR="004C310D">
        <w:rPr>
          <w:rStyle w:val="CommentReference"/>
        </w:rPr>
        <w:commentReference w:id="329"/>
      </w:r>
      <w:ins w:id="331" w:author="Brown, James T. - ARS" w:date="2019-01-28T17:17:00Z">
        <w:r>
          <w:rPr>
            <w:color w:val="000000" w:themeColor="text1"/>
          </w:rPr>
          <w:t>ure 3-6 shows that w</w:t>
        </w:r>
      </w:ins>
      <w:r w:rsidR="00DD43B4" w:rsidRPr="00DD43B4">
        <w:rPr>
          <w:color w:val="000000" w:themeColor="text1"/>
        </w:rPr>
        <w:t>ithin each strain, I compared CO</w:t>
      </w:r>
      <w:r w:rsidR="00DD43B4" w:rsidRPr="00DD43B4">
        <w:rPr>
          <w:color w:val="000000" w:themeColor="text1"/>
          <w:vertAlign w:val="subscript"/>
        </w:rPr>
        <w:t>2</w:t>
      </w:r>
      <w:r w:rsidR="00DD43B4" w:rsidRPr="00DD43B4">
        <w:rPr>
          <w:color w:val="000000" w:themeColor="text1"/>
        </w:rPr>
        <w:t xml:space="preserve"> production of diapause-programmed individuals to non-diapause individuals to capture the relationship between photoperiod and metabolic </w:t>
      </w:r>
      <w:commentRangeStart w:id="332"/>
      <w:r w:rsidR="00DD43B4" w:rsidRPr="00DD43B4">
        <w:rPr>
          <w:color w:val="000000" w:themeColor="text1"/>
        </w:rPr>
        <w:t xml:space="preserve">activity. </w:t>
      </w:r>
      <w:commentRangeEnd w:id="332"/>
      <w:r w:rsidR="00A75D96">
        <w:rPr>
          <w:rStyle w:val="CommentReference"/>
        </w:rPr>
        <w:commentReference w:id="332"/>
      </w:r>
      <w:r w:rsidR="00DD43B4" w:rsidRPr="00DD43B4">
        <w:rPr>
          <w:color w:val="000000" w:themeColor="text1"/>
        </w:rPr>
        <w:t xml:space="preserve">I found diapause-programmed individuals produce </w:t>
      </w:r>
      <w:r w:rsidR="00DD43B4" w:rsidRPr="00DD43B4">
        <w:rPr>
          <w:color w:val="000000" w:themeColor="text1"/>
        </w:rPr>
        <w:lastRenderedPageBreak/>
        <w:t>significantly less CO</w:t>
      </w:r>
      <w:r w:rsidR="00DD43B4" w:rsidRPr="00DD43B4">
        <w:rPr>
          <w:color w:val="000000" w:themeColor="text1"/>
          <w:vertAlign w:val="subscript"/>
        </w:rPr>
        <w:t>2</w:t>
      </w:r>
      <w:r w:rsidR="00DD43B4" w:rsidRPr="00DD43B4">
        <w:rPr>
          <w:color w:val="000000" w:themeColor="text1"/>
        </w:rPr>
        <w:t xml:space="preserve"> compared to their non-diapause counterparts within each genotype (long-diapause genotype: t-value=4.50, Df=30, p-value&lt;0.000; short-diapause genotype: t-value=5.00, Df=43, p-value&lt;0.000)</w:t>
      </w:r>
      <w:ins w:id="333" w:author="Brown, James T. - ARS" w:date="2019-01-28T17:17:00Z">
        <w:r>
          <w:rPr>
            <w:color w:val="000000" w:themeColor="text1"/>
          </w:rPr>
          <w:t xml:space="preserve"> shown in tables </w:t>
        </w:r>
      </w:ins>
      <w:r w:rsidR="00DD43B4" w:rsidRPr="00DD43B4">
        <w:rPr>
          <w:color w:val="000000" w:themeColor="text1"/>
        </w:rPr>
        <w:t>3-1C</w:t>
      </w:r>
      <w:ins w:id="334" w:author="Brown, James T. - ARS" w:date="2019-01-28T17:18:00Z">
        <w:r>
          <w:rPr>
            <w:color w:val="000000" w:themeColor="text1"/>
          </w:rPr>
          <w:t xml:space="preserve"> and</w:t>
        </w:r>
      </w:ins>
      <w:ins w:id="335" w:author="Brown, James T. - ARS" w:date="2019-01-28T17:17:00Z">
        <w:r>
          <w:rPr>
            <w:color w:val="000000" w:themeColor="text1"/>
          </w:rPr>
          <w:t xml:space="preserve"> </w:t>
        </w:r>
      </w:ins>
      <w:r w:rsidR="00DD43B4" w:rsidRPr="00DD43B4">
        <w:rPr>
          <w:color w:val="000000" w:themeColor="text1"/>
        </w:rPr>
        <w:t xml:space="preserve">3-1D. Additionally, </w:t>
      </w:r>
      <w:ins w:id="336" w:author="Brown, James T. - ARS" w:date="2019-01-28T17:18:00Z">
        <w:r>
          <w:rPr>
            <w:color w:val="000000" w:themeColor="text1"/>
          </w:rPr>
          <w:t xml:space="preserve">in figure 3-5, </w:t>
        </w:r>
      </w:ins>
      <w:r w:rsidR="00DD43B4" w:rsidRPr="00DD43B4">
        <w:rPr>
          <w:color w:val="000000" w:themeColor="text1"/>
        </w:rPr>
        <w:t>I compared CO</w:t>
      </w:r>
      <w:r w:rsidR="00DD43B4" w:rsidRPr="00DD43B4">
        <w:rPr>
          <w:color w:val="000000" w:themeColor="text1"/>
          <w:vertAlign w:val="subscript"/>
        </w:rPr>
        <w:t>2</w:t>
      </w:r>
      <w:r w:rsidR="00DD43B4" w:rsidRPr="00DD43B4">
        <w:rPr>
          <w:color w:val="000000" w:themeColor="text1"/>
        </w:rPr>
        <w:t xml:space="preserve"> production between individuals with different diapause genotypes reared in the same conditions. I found that</w:t>
      </w:r>
      <w:ins w:id="337" w:author="Brown, James T." w:date="2019-01-28T14:16:00Z">
        <w:r w:rsidR="000472C3">
          <w:rPr>
            <w:color w:val="000000" w:themeColor="text1"/>
          </w:rPr>
          <w:t xml:space="preserve"> after </w:t>
        </w:r>
      </w:ins>
      <w:ins w:id="338" w:author="Brown, James T." w:date="2019-01-28T14:17:00Z">
        <w:r w:rsidR="000472C3">
          <w:rPr>
            <w:color w:val="000000" w:themeColor="text1"/>
          </w:rPr>
          <w:t>mass correction,</w:t>
        </w:r>
      </w:ins>
      <w:ins w:id="339" w:author="Brown, James T." w:date="2019-01-28T14:16:00Z">
        <w:r w:rsidR="000472C3">
          <w:rPr>
            <w:color w:val="000000" w:themeColor="text1"/>
          </w:rPr>
          <w:t xml:space="preserve"> </w:t>
        </w:r>
      </w:ins>
      <w:r w:rsidR="00DD43B4" w:rsidRPr="00DD43B4">
        <w:rPr>
          <w:color w:val="000000" w:themeColor="text1"/>
        </w:rPr>
        <w:t>long-diapause individuals had lower CO</w:t>
      </w:r>
      <w:r w:rsidR="00DD43B4" w:rsidRPr="00DD43B4">
        <w:rPr>
          <w:color w:val="000000" w:themeColor="text1"/>
          <w:vertAlign w:val="subscript"/>
        </w:rPr>
        <w:t>2</w:t>
      </w:r>
      <w:r w:rsidR="00DD43B4" w:rsidRPr="00DD43B4">
        <w:rPr>
          <w:color w:val="000000" w:themeColor="text1"/>
        </w:rPr>
        <w:t xml:space="preserve"> production than short-diapause larvae</w:t>
      </w:r>
      <w:ins w:id="340" w:author="Dan" w:date="2019-01-29T09:32:00Z">
        <w:r w:rsidR="007217F9">
          <w:rPr>
            <w:color w:val="000000" w:themeColor="text1"/>
          </w:rPr>
          <w:t xml:space="preserve"> </w:t>
        </w:r>
        <w:commentRangeStart w:id="341"/>
        <w:commentRangeStart w:id="342"/>
        <w:r w:rsidR="007217F9">
          <w:rPr>
            <w:color w:val="000000" w:themeColor="text1"/>
          </w:rPr>
          <w:t>on the day of peak mass</w:t>
        </w:r>
        <w:commentRangeEnd w:id="341"/>
        <w:r w:rsidR="007217F9">
          <w:rPr>
            <w:rStyle w:val="CommentReference"/>
          </w:rPr>
          <w:commentReference w:id="341"/>
        </w:r>
      </w:ins>
      <w:commentRangeEnd w:id="342"/>
      <w:r w:rsidR="006F5EF4">
        <w:rPr>
          <w:rStyle w:val="CommentReference"/>
        </w:rPr>
        <w:commentReference w:id="342"/>
      </w:r>
      <w:r w:rsidR="00DD43B4" w:rsidRPr="00DD43B4">
        <w:rPr>
          <w:color w:val="000000" w:themeColor="text1"/>
        </w:rPr>
        <w:t>, regardless of rearing conditions</w:t>
      </w:r>
      <w:ins w:id="344" w:author="Brown, James T. - ARS" w:date="2019-01-28T17:18:00Z">
        <w:r>
          <w:rPr>
            <w:color w:val="000000" w:themeColor="text1"/>
          </w:rPr>
          <w:t xml:space="preserve"> shown in figures 3-1A and 3-1</w:t>
        </w:r>
      </w:ins>
      <w:ins w:id="345" w:author="Brown, James T. - ARS" w:date="2019-01-28T17:19:00Z">
        <w:r>
          <w:rPr>
            <w:color w:val="000000" w:themeColor="text1"/>
          </w:rPr>
          <w:t>B</w:t>
        </w:r>
      </w:ins>
      <w:r w:rsidR="00DD43B4" w:rsidRPr="00DD43B4">
        <w:rPr>
          <w:color w:val="000000" w:themeColor="text1"/>
        </w:rPr>
        <w:t xml:space="preserve"> (diapause programming: t-value=-5.51, Df=26, p-value&lt;0.000; non-diapause: t-value=-3.74, Df=47,p-value&lt;0.001). </w:t>
      </w:r>
      <w:commentRangeStart w:id="346"/>
      <w:r w:rsidR="00DD43B4" w:rsidRPr="00DD43B4">
        <w:rPr>
          <w:color w:val="000000" w:themeColor="text1"/>
        </w:rPr>
        <w:t xml:space="preserve">Finally, </w:t>
      </w:r>
      <w:ins w:id="347" w:author="Brown, James T. - ARS" w:date="2019-01-28T17:19:00Z">
        <w:r>
          <w:rPr>
            <w:color w:val="000000" w:themeColor="text1"/>
          </w:rPr>
          <w:t xml:space="preserve">figure 3-7B shows that </w:t>
        </w:r>
      </w:ins>
      <w:r w:rsidR="00DD43B4" w:rsidRPr="00DD43B4">
        <w:rPr>
          <w:color w:val="000000" w:themeColor="text1"/>
        </w:rPr>
        <w:t>within the short-diapause genotype CO</w:t>
      </w:r>
      <w:r w:rsidR="00DD43B4" w:rsidRPr="00DD43B4">
        <w:rPr>
          <w:color w:val="000000" w:themeColor="text1"/>
          <w:vertAlign w:val="subscript"/>
        </w:rPr>
        <w:t>2</w:t>
      </w:r>
      <w:r w:rsidR="00DD43B4" w:rsidRPr="00DD43B4">
        <w:rPr>
          <w:color w:val="000000" w:themeColor="text1"/>
        </w:rPr>
        <w:t xml:space="preserve"> production was also compared between shallow-diapause larvae and deep-diapause. </w:t>
      </w:r>
      <w:ins w:id="348" w:author="Brown, James T. - ARS" w:date="2019-01-28T17:19:00Z">
        <w:r>
          <w:rPr>
            <w:color w:val="000000" w:themeColor="text1"/>
          </w:rPr>
          <w:t>Table 3-1E shows that I</w:t>
        </w:r>
      </w:ins>
      <w:r w:rsidR="00DD43B4" w:rsidRPr="00DD43B4">
        <w:rPr>
          <w:color w:val="000000" w:themeColor="text1"/>
        </w:rPr>
        <w:t xml:space="preserve"> found no significant difference in CO</w:t>
      </w:r>
      <w:r w:rsidR="00DD43B4" w:rsidRPr="00DD43B4">
        <w:rPr>
          <w:color w:val="000000" w:themeColor="text1"/>
          <w:vertAlign w:val="subscript"/>
        </w:rPr>
        <w:t>2</w:t>
      </w:r>
      <w:r w:rsidR="00DD43B4" w:rsidRPr="00DD43B4">
        <w:rPr>
          <w:color w:val="000000" w:themeColor="text1"/>
        </w:rPr>
        <w:t xml:space="preserve"> production between shallow-diapause individuals and deep-diapause individuals (t-value=-1.03, Df=14, p-value=0.319).</w:t>
      </w:r>
      <w:commentRangeEnd w:id="346"/>
      <w:r w:rsidR="007217F9">
        <w:rPr>
          <w:rStyle w:val="CommentReference"/>
        </w:rPr>
        <w:commentReference w:id="346"/>
      </w:r>
    </w:p>
    <w:p w14:paraId="088A7B8F" w14:textId="77777777" w:rsidR="00CE5B15" w:rsidRDefault="00CE5B15">
      <w:pPr>
        <w:tabs>
          <w:tab w:val="center" w:pos="2404"/>
        </w:tabs>
        <w:spacing w:after="187" w:line="253" w:lineRule="auto"/>
        <w:ind w:left="-15" w:firstLine="0"/>
        <w:rPr>
          <w:color w:val="000000" w:themeColor="text1"/>
        </w:rPr>
      </w:pPr>
    </w:p>
    <w:p w14:paraId="43B2D2C9" w14:textId="77777777" w:rsidR="006F58EA" w:rsidRPr="004F09C9" w:rsidRDefault="00D27C9E" w:rsidP="00CE5B15">
      <w:pPr>
        <w:tabs>
          <w:tab w:val="left" w:pos="1080"/>
          <w:tab w:val="center" w:pos="2404"/>
        </w:tabs>
        <w:spacing w:after="187" w:line="253" w:lineRule="auto"/>
        <w:ind w:left="-15"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3E4D4EB3" w14:textId="66C8F08F"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ins w:id="349" w:author="Dan" w:date="2019-01-29T09:40:00Z">
        <w:r w:rsidR="009F6006">
          <w:rPr>
            <w:color w:val="000000" w:themeColor="text1"/>
          </w:rPr>
          <w:t>terminate feeding</w:t>
        </w:r>
      </w:ins>
      <w:r w:rsidRPr="00DD43B4">
        <w:rPr>
          <w:color w:val="000000" w:themeColor="text1"/>
        </w:rPr>
        <w:t xml:space="preserve"> after </w:t>
      </w:r>
      <w:proofErr w:type="spellStart"/>
      <w:r w:rsidRPr="00DD43B4">
        <w:rPr>
          <w:color w:val="000000" w:themeColor="text1"/>
        </w:rPr>
        <w:t>eclosion</w:t>
      </w:r>
      <w:proofErr w:type="spellEnd"/>
      <w:r w:rsidRPr="00DD43B4">
        <w:rPr>
          <w:color w:val="000000" w:themeColor="text1"/>
        </w:rPr>
        <w:t xml:space="preserve"> into the final larval instar. In non-diapause conditions wandering began on day 6 </w:t>
      </w:r>
      <w:commentRangeStart w:id="350"/>
      <w:r w:rsidRPr="00DD43B4">
        <w:rPr>
          <w:color w:val="000000" w:themeColor="text1"/>
        </w:rPr>
        <w:t>(</w:t>
      </w:r>
      <w:ins w:id="351" w:author="Brown, James T. - ARS" w:date="2019-01-28T17:20:00Z">
        <w:r w:rsidR="00A32000">
          <w:rPr>
            <w:color w:val="000000" w:themeColor="text1"/>
          </w:rPr>
          <w:t xml:space="preserve">figure </w:t>
        </w:r>
      </w:ins>
      <w:r w:rsidRPr="00DD43B4">
        <w:rPr>
          <w:color w:val="000000" w:themeColor="text1"/>
        </w:rPr>
        <w:t>3-3A)</w:t>
      </w:r>
      <w:commentRangeEnd w:id="350"/>
      <w:r w:rsidR="007217F9">
        <w:rPr>
          <w:rStyle w:val="CommentReference"/>
        </w:rPr>
        <w:commentReference w:id="350"/>
      </w:r>
      <w:r w:rsidRPr="00DD43B4">
        <w:rPr>
          <w:color w:val="000000" w:themeColor="text1"/>
        </w:rPr>
        <w:t xml:space="preserve"> and on day 10 in diapause-programming conditions (</w:t>
      </w:r>
      <w:ins w:id="352" w:author="Brown, James T. - ARS" w:date="2019-01-28T17:20:00Z">
        <w:r w:rsidR="00A32000">
          <w:rPr>
            <w:color w:val="000000" w:themeColor="text1"/>
          </w:rPr>
          <w:t xml:space="preserve">figure </w:t>
        </w:r>
      </w:ins>
      <w:r w:rsidRPr="00DD43B4">
        <w:rPr>
          <w:color w:val="000000" w:themeColor="text1"/>
        </w:rPr>
        <w:t xml:space="preserve">3-3B) regardless of diapause </w:t>
      </w:r>
      <w:commentRangeStart w:id="353"/>
      <w:r w:rsidRPr="00DD43B4">
        <w:rPr>
          <w:color w:val="000000" w:themeColor="text1"/>
        </w:rPr>
        <w:t>genotype.</w:t>
      </w:r>
      <w:commentRangeEnd w:id="353"/>
      <w:r w:rsidR="009F6006">
        <w:rPr>
          <w:rStyle w:val="CommentReference"/>
        </w:rPr>
        <w:commentReference w:id="353"/>
      </w:r>
    </w:p>
    <w:p w14:paraId="36D0EF29" w14:textId="49E6E5D4"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ins w:id="354" w:author="Dan" w:date="2019-01-29T09:46:00Z">
        <w:r w:rsidR="00952DBE">
          <w:rPr>
            <w:color w:val="000000" w:themeColor="text1"/>
          </w:rPr>
          <w:t xml:space="preserve">in both genotypes, but there was no genotype-specific difference on day one </w:t>
        </w:r>
      </w:ins>
      <w:r w:rsidRPr="00DD43B4">
        <w:rPr>
          <w:color w:val="000000" w:themeColor="text1"/>
        </w:rPr>
        <w:t>(t value=</w:t>
      </w:r>
      <w:ins w:id="355" w:author="Brown, James T." w:date="2019-01-28T16:04:00Z">
        <w:r w:rsidR="00047032">
          <w:rPr>
            <w:color w:val="000000" w:themeColor="text1"/>
          </w:rPr>
          <w:t xml:space="preserve"> </w:t>
        </w:r>
      </w:ins>
      <w:r w:rsidRPr="00DD43B4">
        <w:rPr>
          <w:color w:val="000000" w:themeColor="text1"/>
        </w:rPr>
        <w:t xml:space="preserve">-2.73, </w:t>
      </w:r>
      <w:proofErr w:type="spellStart"/>
      <w:r w:rsidRPr="00DD43B4">
        <w:rPr>
          <w:color w:val="000000" w:themeColor="text1"/>
        </w:rPr>
        <w:t>Df</w:t>
      </w:r>
      <w:proofErr w:type="spellEnd"/>
      <w:r w:rsidRPr="00DD43B4">
        <w:rPr>
          <w:color w:val="000000" w:themeColor="text1"/>
        </w:rPr>
        <w:t>=</w:t>
      </w:r>
      <w:ins w:id="356" w:author="Brown, James T." w:date="2019-01-28T16:04:00Z">
        <w:r w:rsidR="00047032">
          <w:rPr>
            <w:color w:val="000000" w:themeColor="text1"/>
          </w:rPr>
          <w:t xml:space="preserve"> </w:t>
        </w:r>
      </w:ins>
      <w:r w:rsidRPr="00DD43B4">
        <w:rPr>
          <w:color w:val="000000" w:themeColor="text1"/>
        </w:rPr>
        <w:t>75.9, p-value=</w:t>
      </w:r>
      <w:ins w:id="357" w:author="Brown, James T." w:date="2019-01-28T16:04:00Z">
        <w:r w:rsidR="00047032">
          <w:rPr>
            <w:color w:val="000000" w:themeColor="text1"/>
          </w:rPr>
          <w:t xml:space="preserve"> </w:t>
        </w:r>
      </w:ins>
      <w:r w:rsidRPr="00DD43B4">
        <w:rPr>
          <w:color w:val="000000" w:themeColor="text1"/>
        </w:rPr>
        <w:t>0.008</w:t>
      </w:r>
      <w:ins w:id="358" w:author="Dan" w:date="2019-01-29T09:40:00Z">
        <w:r w:rsidR="009F6006">
          <w:rPr>
            <w:color w:val="000000" w:themeColor="text1"/>
          </w:rPr>
          <w:t>,</w:t>
        </w:r>
      </w:ins>
      <w:ins w:id="359" w:author="Brown, James T. - ARS" w:date="2019-01-28T17:20:00Z">
        <w:r w:rsidR="00A32000">
          <w:rPr>
            <w:color w:val="000000" w:themeColor="text1"/>
          </w:rPr>
          <w:t xml:space="preserve"> table 3-5A</w:t>
        </w:r>
      </w:ins>
      <w:ins w:id="360" w:author="Dan" w:date="2019-01-29T09:40:00Z">
        <w:r w:rsidR="009F6006">
          <w:rPr>
            <w:color w:val="000000" w:themeColor="text1"/>
          </w:rPr>
          <w:t>)</w:t>
        </w:r>
      </w:ins>
      <w:r w:rsidRPr="00DD43B4">
        <w:rPr>
          <w:color w:val="000000" w:themeColor="text1"/>
        </w:rPr>
        <w:t xml:space="preserve">. </w:t>
      </w:r>
      <w:del w:id="361" w:author="Dan" w:date="2019-01-29T09:46:00Z">
        <w:r w:rsidRPr="00DD43B4" w:rsidDel="00952DBE">
          <w:rPr>
            <w:color w:val="000000" w:themeColor="text1"/>
          </w:rPr>
          <w:delText xml:space="preserve">However, on day one there was no difference in fat stores between the two genotypes when reared within diapause-programming conditions nor did fat stores differ between genotypes in non-diapause conditions. </w:delText>
        </w:r>
      </w:del>
      <w:r w:rsidRPr="00DD43B4">
        <w:rPr>
          <w:color w:val="000000" w:themeColor="text1"/>
        </w:rPr>
        <w:t>Lean mass on the first day of the final larval instar was not different between the two genotypes regardless of rearing conditions (t-value=</w:t>
      </w:r>
      <w:ins w:id="362" w:author="Brown, James T." w:date="2019-01-28T16:01:00Z">
        <w:r w:rsidR="006B3D7A">
          <w:rPr>
            <w:color w:val="000000" w:themeColor="text1"/>
          </w:rPr>
          <w:t xml:space="preserve"> </w:t>
        </w:r>
      </w:ins>
      <w:r w:rsidRPr="00DD43B4">
        <w:rPr>
          <w:color w:val="000000" w:themeColor="text1"/>
        </w:rPr>
        <w:t>2.03, Df=</w:t>
      </w:r>
      <w:ins w:id="363" w:author="Brown, James T." w:date="2019-01-28T16:01:00Z">
        <w:r w:rsidR="006B3D7A">
          <w:rPr>
            <w:color w:val="000000" w:themeColor="text1"/>
          </w:rPr>
          <w:t xml:space="preserve"> </w:t>
        </w:r>
      </w:ins>
      <w:r w:rsidRPr="00DD43B4">
        <w:rPr>
          <w:color w:val="000000" w:themeColor="text1"/>
        </w:rPr>
        <w:t>5.9, p-value=</w:t>
      </w:r>
      <w:ins w:id="364" w:author="Brown, James T." w:date="2019-01-28T16:01:00Z">
        <w:r w:rsidR="006B3D7A">
          <w:rPr>
            <w:color w:val="000000" w:themeColor="text1"/>
          </w:rPr>
          <w:t xml:space="preserve"> </w:t>
        </w:r>
      </w:ins>
      <w:r w:rsidRPr="00DD43B4">
        <w:rPr>
          <w:color w:val="000000" w:themeColor="text1"/>
        </w:rPr>
        <w:t>0.089)</w:t>
      </w:r>
      <w:ins w:id="365" w:author="Brown, James T." w:date="2019-01-28T16:01:00Z">
        <w:r w:rsidR="006B3D7A">
          <w:rPr>
            <w:color w:val="000000" w:themeColor="text1"/>
          </w:rPr>
          <w:t xml:space="preserve"> shown in table </w:t>
        </w:r>
      </w:ins>
      <w:r w:rsidRPr="00DD43B4">
        <w:rPr>
          <w:color w:val="000000" w:themeColor="text1"/>
        </w:rPr>
        <w:t xml:space="preserve">3-3A. Similarities in lean mass and lipid mass accumulation at the start of the final larval </w:t>
      </w:r>
      <w:r w:rsidRPr="00DD43B4">
        <w:rPr>
          <w:color w:val="000000" w:themeColor="text1"/>
        </w:rPr>
        <w:lastRenderedPageBreak/>
        <w:t>instar suggest that the two contrasting diapause genotypes begin th</w:t>
      </w:r>
      <w:ins w:id="366" w:author="Dan" w:date="2019-01-29T09:46:00Z">
        <w:r w:rsidR="00952DBE">
          <w:rPr>
            <w:color w:val="000000" w:themeColor="text1"/>
          </w:rPr>
          <w:t>e</w:t>
        </w:r>
      </w:ins>
      <w:r w:rsidRPr="00DD43B4">
        <w:rPr>
          <w:color w:val="000000" w:themeColor="text1"/>
        </w:rPr>
        <w:t xml:space="preserve"> final larval instar with the same amount of stored nutrition.</w:t>
      </w:r>
    </w:p>
    <w:p w14:paraId="0873D256" w14:textId="342A9B28"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ins w:id="367" w:author="Brown, James T." w:date="2019-01-28T15:55:00Z">
        <w:r w:rsidR="006B3D7A">
          <w:rPr>
            <w:color w:val="000000" w:themeColor="text1"/>
          </w:rPr>
          <w:t xml:space="preserve">On </w:t>
        </w:r>
      </w:ins>
      <w:ins w:id="368" w:author="Brown, James T." w:date="2019-01-28T15:56:00Z">
        <w:r w:rsidR="006B3D7A">
          <w:rPr>
            <w:color w:val="000000" w:themeColor="text1"/>
          </w:rPr>
          <w:t xml:space="preserve">the </w:t>
        </w:r>
      </w:ins>
      <w:ins w:id="369" w:author="Brown, James T." w:date="2019-01-28T16:00:00Z">
        <w:r w:rsidR="006B3D7A">
          <w:rPr>
            <w:color w:val="000000" w:themeColor="text1"/>
          </w:rPr>
          <w:t>wandering day</w:t>
        </w:r>
      </w:ins>
      <w:ins w:id="370" w:author="Brown, James T." w:date="2019-01-28T15:57:00Z">
        <w:r w:rsidR="006B3D7A">
          <w:rPr>
            <w:color w:val="000000" w:themeColor="text1"/>
          </w:rPr>
          <w:t>, l</w:t>
        </w:r>
      </w:ins>
      <w:r w:rsidRPr="00DD43B4">
        <w:rPr>
          <w:color w:val="000000" w:themeColor="text1"/>
        </w:rPr>
        <w:t>arvae</w:t>
      </w:r>
      <w:ins w:id="371" w:author="Brown, James T." w:date="2019-01-28T15:52:00Z">
        <w:r w:rsidR="006B3D7A">
          <w:rPr>
            <w:color w:val="000000" w:themeColor="text1"/>
          </w:rPr>
          <w:t xml:space="preserve"> with the long-diapause genotype and larvae with the short-diapause genotype</w:t>
        </w:r>
      </w:ins>
      <w:r w:rsidRPr="00DD43B4">
        <w:rPr>
          <w:color w:val="000000" w:themeColor="text1"/>
        </w:rPr>
        <w:t xml:space="preserve"> in diapause-programming conditions accumulated more lean mass and stored more fat than their counterparts in non-diapause conditions</w:t>
      </w:r>
      <w:ins w:id="372" w:author="Brown, James T." w:date="2019-01-28T15:57:00Z">
        <w:r w:rsidR="006B3D7A">
          <w:rPr>
            <w:color w:val="000000" w:themeColor="text1"/>
          </w:rPr>
          <w:t xml:space="preserve"> </w:t>
        </w:r>
      </w:ins>
      <w:r w:rsidRPr="00DD43B4">
        <w:rPr>
          <w:color w:val="000000" w:themeColor="text1"/>
        </w:rPr>
        <w:t>(lean mass: t-value=</w:t>
      </w:r>
      <w:ins w:id="373" w:author="Brown, James T." w:date="2019-01-28T15:58:00Z">
        <w:r w:rsidR="006B3D7A">
          <w:rPr>
            <w:color w:val="000000" w:themeColor="text1"/>
          </w:rPr>
          <w:t xml:space="preserve"> </w:t>
        </w:r>
      </w:ins>
      <w:r w:rsidRPr="00DD43B4">
        <w:rPr>
          <w:color w:val="000000" w:themeColor="text1"/>
        </w:rPr>
        <w:t>-9.70, Df=133.3, p-value&lt;</w:t>
      </w:r>
      <w:ins w:id="374" w:author="Brown, James T." w:date="2019-01-28T15:58:00Z">
        <w:r w:rsidR="006B3D7A">
          <w:rPr>
            <w:color w:val="000000" w:themeColor="text1"/>
          </w:rPr>
          <w:t xml:space="preserve"> </w:t>
        </w:r>
      </w:ins>
      <w:r w:rsidRPr="00DD43B4">
        <w:rPr>
          <w:color w:val="000000" w:themeColor="text1"/>
        </w:rPr>
        <w:t>0.000; lipid mass: t-value=</w:t>
      </w:r>
      <w:ins w:id="375" w:author="Brown, James T." w:date="2019-01-28T15:58:00Z">
        <w:r w:rsidR="006B3D7A">
          <w:rPr>
            <w:color w:val="000000" w:themeColor="text1"/>
          </w:rPr>
          <w:t xml:space="preserve"> </w:t>
        </w:r>
      </w:ins>
      <w:r w:rsidRPr="00DD43B4">
        <w:rPr>
          <w:color w:val="000000" w:themeColor="text1"/>
        </w:rPr>
        <w:t>-10.23, Df=</w:t>
      </w:r>
      <w:ins w:id="376" w:author="Brown, James T." w:date="2019-01-28T15:58:00Z">
        <w:r w:rsidR="006B3D7A">
          <w:rPr>
            <w:color w:val="000000" w:themeColor="text1"/>
          </w:rPr>
          <w:t xml:space="preserve"> </w:t>
        </w:r>
      </w:ins>
      <w:r w:rsidRPr="00DD43B4">
        <w:rPr>
          <w:color w:val="000000" w:themeColor="text1"/>
        </w:rPr>
        <w:t>191.6, p-value&lt;</w:t>
      </w:r>
      <w:ins w:id="377" w:author="Brown, James T." w:date="2019-01-28T15:58:00Z">
        <w:r w:rsidR="006B3D7A">
          <w:rPr>
            <w:color w:val="000000" w:themeColor="text1"/>
          </w:rPr>
          <w:t xml:space="preserve"> </w:t>
        </w:r>
      </w:ins>
      <w:r w:rsidRPr="00DD43B4">
        <w:rPr>
          <w:color w:val="000000" w:themeColor="text1"/>
        </w:rPr>
        <w:t>0.000)</w:t>
      </w:r>
      <w:ins w:id="378" w:author="Brown, James T." w:date="2019-01-28T15:58:00Z">
        <w:r w:rsidR="006B3D7A">
          <w:rPr>
            <w:color w:val="000000" w:themeColor="text1"/>
          </w:rPr>
          <w:t xml:space="preserve"> </w:t>
        </w:r>
      </w:ins>
      <w:ins w:id="379" w:author="Brown, James T." w:date="2019-01-28T16:00:00Z">
        <w:r w:rsidR="006B3D7A">
          <w:rPr>
            <w:color w:val="000000" w:themeColor="text1"/>
          </w:rPr>
          <w:t>shown</w:t>
        </w:r>
      </w:ins>
      <w:ins w:id="380" w:author="Brown, James T." w:date="2019-01-28T15:59:00Z">
        <w:r w:rsidR="006B3D7A">
          <w:rPr>
            <w:color w:val="000000" w:themeColor="text1"/>
          </w:rPr>
          <w:t xml:space="preserve"> in</w:t>
        </w:r>
      </w:ins>
      <w:ins w:id="381" w:author="Brown, James T." w:date="2019-01-28T16:09:00Z">
        <w:r w:rsidR="00047032">
          <w:rPr>
            <w:color w:val="000000" w:themeColor="text1"/>
          </w:rPr>
          <w:t xml:space="preserve"> figure 3-8</w:t>
        </w:r>
      </w:ins>
      <w:ins w:id="382" w:author="Brown, James T. - ARS" w:date="2019-01-28T17:21:00Z">
        <w:r w:rsidR="00A32000">
          <w:rPr>
            <w:color w:val="000000" w:themeColor="text1"/>
          </w:rPr>
          <w:t>,</w:t>
        </w:r>
      </w:ins>
      <w:ins w:id="383" w:author="Brown, James T." w:date="2019-01-28T15:59:00Z">
        <w:r w:rsidR="006B3D7A">
          <w:rPr>
            <w:color w:val="000000" w:themeColor="text1"/>
          </w:rPr>
          <w:t xml:space="preserve"> table</w:t>
        </w:r>
      </w:ins>
      <w:r w:rsidRPr="00DD43B4">
        <w:rPr>
          <w:color w:val="000000" w:themeColor="text1"/>
        </w:rPr>
        <w:t xml:space="preserve"> 3-3B</w:t>
      </w:r>
      <w:ins w:id="384" w:author="Brown, James T. - ARS" w:date="2019-01-28T17:21:00Z">
        <w:r w:rsidR="00A32000">
          <w:rPr>
            <w:color w:val="000000" w:themeColor="text1"/>
          </w:rPr>
          <w:t xml:space="preserve">, and table </w:t>
        </w:r>
      </w:ins>
      <w:r w:rsidRPr="00DD43B4">
        <w:rPr>
          <w:color w:val="000000" w:themeColor="text1"/>
        </w:rPr>
        <w:t>3-5B. Additionally, long-diapause individuals in diapause-programming and</w:t>
      </w:r>
      <w:ins w:id="385" w:author="Brown, James T." w:date="2019-01-28T16:06:00Z">
        <w:r w:rsidR="00047032">
          <w:rPr>
            <w:color w:val="000000" w:themeColor="text1"/>
          </w:rPr>
          <w:t xml:space="preserve"> </w:t>
        </w:r>
      </w:ins>
      <w:r w:rsidRPr="00DD43B4">
        <w:rPr>
          <w:color w:val="000000" w:themeColor="text1"/>
        </w:rPr>
        <w:t>non-diapause conditions had greater lean mass and bigger fat stores compared to short-diapause genotype individuals</w:t>
      </w:r>
      <w:ins w:id="386" w:author="Brown, James T." w:date="2019-01-28T16:07:00Z">
        <w:r w:rsidR="00047032">
          <w:rPr>
            <w:color w:val="000000" w:themeColor="text1"/>
          </w:rPr>
          <w:t xml:space="preserve"> in </w:t>
        </w:r>
      </w:ins>
      <w:ins w:id="387" w:author="Brown, James T." w:date="2019-01-28T16:08:00Z">
        <w:r w:rsidR="00047032">
          <w:rPr>
            <w:color w:val="000000" w:themeColor="text1"/>
          </w:rPr>
          <w:t>those</w:t>
        </w:r>
      </w:ins>
      <w:ins w:id="388" w:author="Brown, James T." w:date="2019-01-28T16:07:00Z">
        <w:r w:rsidR="00047032">
          <w:rPr>
            <w:color w:val="000000" w:themeColor="text1"/>
          </w:rPr>
          <w:t xml:space="preserve"> same conditions</w:t>
        </w:r>
      </w:ins>
      <w:r w:rsidRPr="00DD43B4">
        <w:rPr>
          <w:color w:val="000000" w:themeColor="text1"/>
        </w:rPr>
        <w:t xml:space="preserve"> (lean mass:</w:t>
      </w:r>
      <w:ins w:id="389" w:author="Brown, James T." w:date="2019-01-28T16:02:00Z">
        <w:r w:rsidR="00047032">
          <w:rPr>
            <w:color w:val="000000" w:themeColor="text1"/>
          </w:rPr>
          <w:t xml:space="preserve"> </w:t>
        </w:r>
      </w:ins>
      <w:r w:rsidRPr="00DD43B4">
        <w:rPr>
          <w:color w:val="000000" w:themeColor="text1"/>
        </w:rPr>
        <w:t>t-value=</w:t>
      </w:r>
      <w:ins w:id="390" w:author="Brown, James T." w:date="2019-01-28T16:02:00Z">
        <w:r w:rsidR="00047032">
          <w:rPr>
            <w:color w:val="000000" w:themeColor="text1"/>
          </w:rPr>
          <w:t xml:space="preserve"> </w:t>
        </w:r>
      </w:ins>
      <w:r w:rsidRPr="00DD43B4">
        <w:rPr>
          <w:color w:val="000000" w:themeColor="text1"/>
        </w:rPr>
        <w:t>6.85,Df=</w:t>
      </w:r>
      <w:ins w:id="391" w:author="Brown, James T." w:date="2019-01-28T16:02:00Z">
        <w:r w:rsidR="00047032">
          <w:rPr>
            <w:color w:val="000000" w:themeColor="text1"/>
          </w:rPr>
          <w:t xml:space="preserve"> </w:t>
        </w:r>
      </w:ins>
      <w:r w:rsidRPr="00DD43B4">
        <w:rPr>
          <w:color w:val="000000" w:themeColor="text1"/>
        </w:rPr>
        <w:t>10.9, p-value&lt;</w:t>
      </w:r>
      <w:ins w:id="392" w:author="Brown, James T." w:date="2019-01-28T16:02:00Z">
        <w:r w:rsidR="00047032">
          <w:rPr>
            <w:color w:val="000000" w:themeColor="text1"/>
          </w:rPr>
          <w:t xml:space="preserve"> </w:t>
        </w:r>
      </w:ins>
      <w:r w:rsidRPr="00DD43B4">
        <w:rPr>
          <w:color w:val="000000" w:themeColor="text1"/>
        </w:rPr>
        <w:t>0.000; lipid mass: t-value=</w:t>
      </w:r>
      <w:ins w:id="393" w:author="Brown, James T." w:date="2019-01-28T16:02:00Z">
        <w:r w:rsidR="00047032">
          <w:rPr>
            <w:color w:val="000000" w:themeColor="text1"/>
          </w:rPr>
          <w:t xml:space="preserve"> </w:t>
        </w:r>
      </w:ins>
      <w:r w:rsidRPr="00DD43B4">
        <w:rPr>
          <w:color w:val="000000" w:themeColor="text1"/>
        </w:rPr>
        <w:t>4.08, DF=</w:t>
      </w:r>
      <w:ins w:id="394" w:author="Brown, James T." w:date="2019-01-28T16:02:00Z">
        <w:r w:rsidR="00047032">
          <w:rPr>
            <w:color w:val="000000" w:themeColor="text1"/>
          </w:rPr>
          <w:t xml:space="preserve"> </w:t>
        </w:r>
      </w:ins>
      <w:r w:rsidRPr="00DD43B4">
        <w:rPr>
          <w:color w:val="000000" w:themeColor="text1"/>
        </w:rPr>
        <w:t>186.8,p-value</w:t>
      </w:r>
      <w:ins w:id="395" w:author="Brown, James T." w:date="2019-01-28T16:02:00Z">
        <w:r w:rsidR="00047032">
          <w:rPr>
            <w:color w:val="000000" w:themeColor="text1"/>
          </w:rPr>
          <w:t xml:space="preserve"> </w:t>
        </w:r>
      </w:ins>
      <w:r w:rsidRPr="00DD43B4">
        <w:rPr>
          <w:color w:val="000000" w:themeColor="text1"/>
        </w:rPr>
        <w:t xml:space="preserve">&lt;0.000) </w:t>
      </w:r>
      <w:ins w:id="396" w:author="Brown, James T." w:date="2019-01-28T16:03:00Z">
        <w:r w:rsidR="00047032">
          <w:rPr>
            <w:color w:val="000000" w:themeColor="text1"/>
          </w:rPr>
          <w:t xml:space="preserve">shown in figure </w:t>
        </w:r>
      </w:ins>
      <w:r w:rsidRPr="00DD43B4">
        <w:rPr>
          <w:color w:val="000000" w:themeColor="text1"/>
        </w:rPr>
        <w:t>3-8</w:t>
      </w:r>
      <w:ins w:id="397" w:author="Brown, James T. - ARS" w:date="2019-01-28T17:21:00Z">
        <w:r w:rsidR="00A32000">
          <w:rPr>
            <w:color w:val="000000" w:themeColor="text1"/>
          </w:rPr>
          <w:t>,</w:t>
        </w:r>
      </w:ins>
      <w:ins w:id="398" w:author="Brown, James T." w:date="2019-01-28T16:03:00Z">
        <w:r w:rsidR="00047032">
          <w:rPr>
            <w:color w:val="000000" w:themeColor="text1"/>
          </w:rPr>
          <w:t xml:space="preserve"> table </w:t>
        </w:r>
      </w:ins>
      <w:r w:rsidRPr="00DD43B4">
        <w:rPr>
          <w:color w:val="000000" w:themeColor="text1"/>
        </w:rPr>
        <w:t>3-3B</w:t>
      </w:r>
      <w:ins w:id="399" w:author="Brown, James T. - ARS" w:date="2019-01-28T17:21:00Z">
        <w:r w:rsidR="00A32000">
          <w:rPr>
            <w:color w:val="000000" w:themeColor="text1"/>
          </w:rPr>
          <w:t xml:space="preserve">, and table </w:t>
        </w:r>
      </w:ins>
      <w:r w:rsidRPr="00DD43B4">
        <w:rPr>
          <w:color w:val="000000" w:themeColor="text1"/>
        </w:rPr>
        <w:t>3-5B.</w:t>
      </w:r>
    </w:p>
    <w:p w14:paraId="5E58E9EF" w14:textId="618F26EB" w:rsidR="007F6A28" w:rsidRDefault="00DD43B4" w:rsidP="00CE5B15">
      <w:pPr>
        <w:spacing w:line="480" w:lineRule="auto"/>
        <w:ind w:left="-15" w:right="90" w:firstLine="468"/>
        <w:rPr>
          <w:ins w:id="400" w:author="Brown, James T." w:date="2019-01-28T16:09:00Z"/>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ins w:id="401" w:author="Brown, James T. - ARS" w:date="2019-01-28T17:23:00Z">
        <w:r w:rsidR="00A32000">
          <w:rPr>
            <w:color w:val="000000" w:themeColor="text1"/>
          </w:rPr>
          <w:t xml:space="preserve">illustrated in figure </w:t>
        </w:r>
      </w:ins>
      <w:r w:rsidRPr="00DD43B4">
        <w:rPr>
          <w:color w:val="000000" w:themeColor="text1"/>
        </w:rPr>
        <w:t xml:space="preserve">3-9. Long-diapause individuals had significantly more lean mass at the onset of diapause than short-diapause larvae (t-value=2.45, Df=10.7, p- value=0.033) </w:t>
      </w:r>
      <w:ins w:id="402" w:author="Brown, James T. - ARS" w:date="2019-01-28T17:24:00Z">
        <w:r w:rsidR="00A32000">
          <w:rPr>
            <w:color w:val="000000" w:themeColor="text1"/>
          </w:rPr>
          <w:t xml:space="preserve">shown in table </w:t>
        </w:r>
      </w:ins>
      <w:r w:rsidRPr="00DD43B4">
        <w:rPr>
          <w:color w:val="000000" w:themeColor="text1"/>
        </w:rPr>
        <w:t xml:space="preserve">3-7A. Long-diapause genotype individuals also had larger fat stores at the onset of diapause than short-diapause larvae (t-value=4.74, Df=16.7, p-value=0.0002) </w:t>
      </w:r>
      <w:ins w:id="403" w:author="Brown, James T. - ARS" w:date="2019-01-28T17:24:00Z">
        <w:r w:rsidR="00A32000">
          <w:rPr>
            <w:color w:val="000000" w:themeColor="text1"/>
          </w:rPr>
          <w:t xml:space="preserve">shown in table </w:t>
        </w:r>
      </w:ins>
      <w:ins w:id="404" w:author="Brown, James T. - ARS" w:date="2019-01-28T17:27:00Z">
        <w:r w:rsidR="008E6E23">
          <w:rPr>
            <w:color w:val="000000" w:themeColor="text1"/>
          </w:rPr>
          <w:t>e</w:t>
        </w:r>
      </w:ins>
      <w:r w:rsidRPr="00DD43B4">
        <w:rPr>
          <w:color w:val="000000" w:themeColor="text1"/>
        </w:rPr>
        <w:t>3-9A. However, within each diapause genotype</w:t>
      </w:r>
      <w:ins w:id="405" w:author="Dan" w:date="2019-01-29T09:49:00Z">
        <w:r w:rsidR="00952DBE">
          <w:rPr>
            <w:color w:val="000000" w:themeColor="text1"/>
          </w:rPr>
          <w:t>,</w:t>
        </w:r>
      </w:ins>
      <w:r w:rsidRPr="00DD43B4">
        <w:rPr>
          <w:color w:val="000000" w:themeColor="text1"/>
        </w:rPr>
        <w:t xml:space="preserve"> lean mass</w:t>
      </w:r>
      <w:ins w:id="406" w:author="Brown, James T. - ARS" w:date="2019-01-28T17:25:00Z">
        <w:r w:rsidR="00A32000">
          <w:rPr>
            <w:color w:val="000000" w:themeColor="text1"/>
          </w:rPr>
          <w:t xml:space="preserve"> (table 3-7B</w:t>
        </w:r>
      </w:ins>
      <w:ins w:id="407" w:author="Brown, James T. - ARS" w:date="2019-01-28T17:26:00Z">
        <w:r w:rsidR="008E6E23">
          <w:rPr>
            <w:color w:val="000000" w:themeColor="text1"/>
          </w:rPr>
          <w:t xml:space="preserve"> and 3-7C</w:t>
        </w:r>
      </w:ins>
      <w:ins w:id="408" w:author="Brown, James T. - ARS" w:date="2019-01-28T17:25:00Z">
        <w:r w:rsidR="00A32000">
          <w:rPr>
            <w:color w:val="000000" w:themeColor="text1"/>
          </w:rPr>
          <w:t>)</w:t>
        </w:r>
      </w:ins>
      <w:r w:rsidRPr="00DD43B4">
        <w:rPr>
          <w:color w:val="000000" w:themeColor="text1"/>
        </w:rPr>
        <w:t xml:space="preserve"> and fat stores</w:t>
      </w:r>
      <w:ins w:id="409" w:author="Brown, James T. - ARS" w:date="2019-01-28T17:25:00Z">
        <w:r w:rsidR="00A32000">
          <w:rPr>
            <w:color w:val="000000" w:themeColor="text1"/>
          </w:rPr>
          <w:t xml:space="preserve"> (table 3-9B</w:t>
        </w:r>
      </w:ins>
      <w:ins w:id="410" w:author="Brown, James T. - ARS" w:date="2019-01-28T17:26:00Z">
        <w:r w:rsidR="008E6E23">
          <w:rPr>
            <w:color w:val="000000" w:themeColor="text1"/>
          </w:rPr>
          <w:t xml:space="preserve"> and 3-9C</w:t>
        </w:r>
      </w:ins>
      <w:ins w:id="411" w:author="Brown, James T. - ARS" w:date="2019-01-28T17:25:00Z">
        <w:r w:rsidR="00A32000">
          <w:rPr>
            <w:color w:val="000000" w:themeColor="text1"/>
          </w:rPr>
          <w:t>)</w:t>
        </w:r>
      </w:ins>
      <w:r w:rsidRPr="00DD43B4">
        <w:rPr>
          <w:color w:val="000000" w:themeColor="text1"/>
        </w:rPr>
        <w:t xml:space="preserve"> did not significantly decline during diapause</w:t>
      </w:r>
      <w:ins w:id="412" w:author="Brown, James T. - ARS" w:date="2019-01-28T17:26:00Z">
        <w:r w:rsidR="008E6E23">
          <w:rPr>
            <w:color w:val="000000" w:themeColor="text1"/>
          </w:rPr>
          <w:t xml:space="preserve">, </w:t>
        </w:r>
      </w:ins>
      <w:r w:rsidRPr="00DD43B4">
        <w:rPr>
          <w:color w:val="000000" w:themeColor="text1"/>
        </w:rPr>
        <w:t xml:space="preserve">with one notable exception. Fat stores among </w:t>
      </w:r>
      <w:r w:rsidRPr="00DD43B4">
        <w:rPr>
          <w:color w:val="000000" w:themeColor="text1"/>
        </w:rPr>
        <w:lastRenderedPageBreak/>
        <w:t>short-diapause individuals were significantly lower when sampled 15 days after wandering in comparison to other sample days (t-value=-3.90, Df=111.4, p-value&lt;0.000)</w:t>
      </w:r>
      <w:ins w:id="413" w:author="Brown, James T. - ARS" w:date="2019-01-28T17:26:00Z">
        <w:r w:rsidR="008E6E23">
          <w:rPr>
            <w:color w:val="000000" w:themeColor="text1"/>
          </w:rPr>
          <w:t xml:space="preserve"> shown in table</w:t>
        </w:r>
      </w:ins>
      <w:r w:rsidRPr="00DD43B4">
        <w:rPr>
          <w:color w:val="000000" w:themeColor="text1"/>
        </w:rPr>
        <w:t xml:space="preserve"> 3-9C.</w:t>
      </w:r>
    </w:p>
    <w:p w14:paraId="1413549D" w14:textId="77777777" w:rsidR="00047032" w:rsidRPr="004F09C9" w:rsidRDefault="00047032" w:rsidP="00CE5B15">
      <w:pPr>
        <w:spacing w:line="480" w:lineRule="auto"/>
        <w:ind w:left="-15" w:right="90" w:firstLine="468"/>
        <w:rPr>
          <w:color w:val="000000" w:themeColor="text1"/>
        </w:rPr>
      </w:pPr>
    </w:p>
    <w:p w14:paraId="44A1B5E5"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0ACBE823" w14:textId="48818CD0"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414"/>
      <w:r w:rsidRPr="004F09C9">
        <w:rPr>
          <w:color w:val="000000" w:themeColor="text1"/>
        </w:rPr>
        <w:t>diapause</w:t>
      </w:r>
      <w:commentRangeEnd w:id="414"/>
      <w:r w:rsidR="00C41DB6">
        <w:rPr>
          <w:rStyle w:val="CommentReference"/>
        </w:rPr>
        <w:commentReference w:id="414"/>
      </w:r>
      <w:r w:rsidRPr="004F09C9">
        <w:rPr>
          <w:color w:val="000000" w:themeColor="text1"/>
        </w:rPr>
        <w:t xml:space="preserve">. My research leverages between-strain genetic variation in diapause duration </w:t>
      </w:r>
      <w:ins w:id="415"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416"/>
      <w:r w:rsidRPr="004F09C9">
        <w:rPr>
          <w:color w:val="000000" w:themeColor="text1"/>
        </w:rPr>
        <w:t>stores</w:t>
      </w:r>
      <w:commentRangeEnd w:id="416"/>
      <w:r w:rsidR="00FF3FA4">
        <w:rPr>
          <w:rStyle w:val="CommentReference"/>
        </w:rPr>
        <w:commentReference w:id="416"/>
      </w:r>
      <w:r w:rsidRPr="004F09C9">
        <w:rPr>
          <w:color w:val="000000" w:themeColor="text1"/>
        </w:rPr>
        <w:t xml:space="preserve">.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t>
      </w:r>
      <w:commentRangeStart w:id="417"/>
      <w:r w:rsidRPr="004F09C9">
        <w:rPr>
          <w:color w:val="000000" w:themeColor="text1"/>
        </w:rPr>
        <w:t xml:space="preserve">winter. </w:t>
      </w:r>
      <w:commentRangeEnd w:id="417"/>
      <w:r w:rsidR="00FF3FA4">
        <w:rPr>
          <w:rStyle w:val="CommentReference"/>
        </w:rPr>
        <w:commentReference w:id="417"/>
      </w:r>
      <w:commentRangeStart w:id="418"/>
      <w:r w:rsidRPr="004F09C9">
        <w:rPr>
          <w:color w:val="000000" w:themeColor="text1"/>
        </w:rPr>
        <w:t>Pr</w:t>
      </w:r>
      <w:ins w:id="419" w:author="Dan" w:date="2019-01-29T10:01:00Z">
        <w:r w:rsidR="00FF3FA4">
          <w:rPr>
            <w:color w:val="000000" w:themeColor="text1"/>
          </w:rPr>
          <w:t>ior</w:t>
        </w:r>
      </w:ins>
      <w:del w:id="420"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418"/>
      <w:r w:rsidR="00FF3FA4">
        <w:rPr>
          <w:rStyle w:val="CommentReference"/>
        </w:rPr>
        <w:commentReference w:id="418"/>
      </w:r>
      <w:r w:rsidRPr="004F09C9">
        <w:rPr>
          <w:color w:val="000000" w:themeColor="text1"/>
        </w:rPr>
        <w:t xml:space="preserve">These results show a clear </w:t>
      </w:r>
      <w:commentRangeStart w:id="421"/>
      <w:r w:rsidRPr="004F09C9">
        <w:rPr>
          <w:color w:val="000000" w:themeColor="text1"/>
        </w:rPr>
        <w:t xml:space="preserve">association between </w:t>
      </w:r>
      <w:commentRangeEnd w:id="421"/>
      <w:r w:rsidR="00FF3FA4">
        <w:rPr>
          <w:rStyle w:val="CommentReference"/>
        </w:rPr>
        <w:commentReference w:id="421"/>
      </w:r>
      <w:r w:rsidRPr="004F09C9">
        <w:rPr>
          <w:color w:val="000000" w:themeColor="text1"/>
        </w:rPr>
        <w:t xml:space="preserve">nutrition accumulation ahead of diapause however, </w:t>
      </w:r>
      <w:commentRangeStart w:id="422"/>
      <w:r w:rsidRPr="004F09C9">
        <w:rPr>
          <w:color w:val="000000" w:themeColor="text1"/>
        </w:rPr>
        <w:t>they do not account data do not the relationship between diapause length and lipid accumulation</w:t>
      </w:r>
      <w:commentRangeEnd w:id="422"/>
      <w:r w:rsidR="00FF3FA4">
        <w:rPr>
          <w:rStyle w:val="CommentReference"/>
        </w:rPr>
        <w:commentReference w:id="422"/>
      </w:r>
    </w:p>
    <w:p w14:paraId="4B95474D" w14:textId="2A194BD7" w:rsidR="006F58EA" w:rsidRPr="004F09C9" w:rsidRDefault="00D27C9E" w:rsidP="00CE5B15">
      <w:pPr>
        <w:spacing w:line="480" w:lineRule="auto"/>
        <w:ind w:left="-15" w:right="90" w:firstLine="468"/>
        <w:rPr>
          <w:color w:val="000000" w:themeColor="text1"/>
        </w:rPr>
      </w:pPr>
      <w:commentRangeStart w:id="423"/>
      <w:del w:id="424"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423"/>
      <w:r w:rsidR="00FF3FA4">
        <w:rPr>
          <w:rStyle w:val="CommentReference"/>
        </w:rPr>
        <w:commentReference w:id="423"/>
      </w:r>
    </w:p>
    <w:p w14:paraId="38DD44D7" w14:textId="3C628A05" w:rsidR="006F58EA" w:rsidRPr="004F09C9" w:rsidRDefault="00D27C9E" w:rsidP="00CE5B15">
      <w:pPr>
        <w:spacing w:line="480" w:lineRule="auto"/>
        <w:ind w:left="-5" w:right="90"/>
        <w:rPr>
          <w:color w:val="000000" w:themeColor="text1"/>
        </w:rPr>
      </w:pPr>
      <w:r w:rsidRPr="004F09C9">
        <w:rPr>
          <w:color w:val="000000" w:themeColor="text1"/>
        </w:rPr>
        <w:lastRenderedPageBreak/>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ins w:id="425" w:author="Brown, James T." w:date="2019-01-28T15:17:00Z">
        <w:r w:rsidR="00EB1638" w:rsidRPr="004F09C9">
          <w:rPr>
            <w:color w:val="000000" w:themeColor="text1"/>
          </w:rPr>
          <w:t>2.5-fold</w:t>
        </w:r>
      </w:ins>
      <w:r w:rsidRPr="004F09C9">
        <w:rPr>
          <w:color w:val="000000" w:themeColor="text1"/>
        </w:rPr>
        <w:t xml:space="preserve"> increase </w:t>
      </w:r>
      <w:commentRangeStart w:id="426"/>
      <w:r w:rsidRPr="004F09C9">
        <w:rPr>
          <w:color w:val="000000" w:themeColor="text1"/>
        </w:rPr>
        <w:t xml:space="preserve">in lipid stores in compared </w:t>
      </w:r>
      <w:commentRangeEnd w:id="426"/>
      <w:r w:rsidR="00FF3FA4">
        <w:rPr>
          <w:rStyle w:val="CommentReference"/>
        </w:rPr>
        <w:commentReference w:id="426"/>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427"/>
      <w:r w:rsidRPr="004F09C9">
        <w:rPr>
          <w:color w:val="000000" w:themeColor="text1"/>
        </w:rPr>
        <w:t>1989</w:t>
      </w:r>
      <w:commentRangeEnd w:id="427"/>
      <w:r w:rsidR="00FF3FA4">
        <w:rPr>
          <w:rStyle w:val="CommentReference"/>
        </w:rPr>
        <w:commentReference w:id="427"/>
      </w:r>
      <w:r w:rsidRPr="004F09C9">
        <w:rPr>
          <w:color w:val="000000" w:themeColor="text1"/>
        </w:rPr>
        <w:t>). As fall temperatures increase, the degree to which these stores are accumulated in preparation for diapause may be compromised by the higher metabolic rates</w:t>
      </w:r>
      <w:del w:id="428" w:author="Dan" w:date="2019-01-29T10:05:00Z">
        <w:r w:rsidRPr="004F09C9" w:rsidDel="00FF3FA4">
          <w:rPr>
            <w:color w:val="000000" w:themeColor="text1"/>
          </w:rPr>
          <w:delText xml:space="preserve"> in fall</w:delText>
        </w:r>
      </w:del>
      <w:r w:rsidRPr="004F09C9">
        <w:rPr>
          <w:color w:val="000000" w:themeColor="text1"/>
        </w:rPr>
        <w:t>.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691B7A0A" w14:textId="0D7A8E07" w:rsidR="006F58EA" w:rsidRPr="004F09C9" w:rsidRDefault="00D27C9E">
      <w:pPr>
        <w:spacing w:line="480" w:lineRule="auto"/>
        <w:ind w:left="-15" w:right="90" w:firstLine="468"/>
        <w:rPr>
          <w:color w:val="000000" w:themeColor="text1"/>
        </w:rPr>
        <w:pPrChange w:id="429" w:author="Brown, James T." w:date="2019-01-28T15:17:00Z">
          <w:pPr>
            <w:spacing w:line="480" w:lineRule="auto"/>
            <w:ind w:left="-5" w:right="232"/>
          </w:pPr>
        </w:pPrChange>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430" w:author="Dan" w:date="2019-01-29T10:06:00Z">
        <w:r w:rsidRPr="004F09C9" w:rsidDel="00FF3FA4">
          <w:rPr>
            <w:color w:val="000000" w:themeColor="text1"/>
          </w:rPr>
          <w:delText xml:space="preserve">variable </w:delText>
        </w:r>
      </w:del>
      <w:ins w:id="431"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w:t>
      </w:r>
      <w:r w:rsidRPr="004F09C9">
        <w:rPr>
          <w:color w:val="000000" w:themeColor="text1"/>
        </w:rPr>
        <w:lastRenderedPageBreak/>
        <w:t xml:space="preserve">conditions </w:t>
      </w:r>
      <w:ins w:id="432"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433"/>
      <w:r w:rsidRPr="004F09C9">
        <w:rPr>
          <w:color w:val="000000" w:themeColor="text1"/>
        </w:rPr>
        <w:t xml:space="preserve">end of diapause </w:t>
      </w:r>
      <w:commentRangeEnd w:id="433"/>
      <w:r w:rsidR="00FF3FA4">
        <w:rPr>
          <w:rStyle w:val="CommentReference"/>
        </w:rPr>
        <w:commentReference w:id="433"/>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434"/>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434"/>
      <w:r w:rsidR="00FF3FA4">
        <w:rPr>
          <w:rStyle w:val="CommentReference"/>
        </w:rPr>
        <w:commentReference w:id="434"/>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435"/>
      <w:r w:rsidRPr="004F09C9">
        <w:rPr>
          <w:color w:val="000000" w:themeColor="text1"/>
        </w:rPr>
        <w:t xml:space="preserve">measured for 60-days </w:t>
      </w:r>
      <w:commentRangeEnd w:id="435"/>
      <w:r w:rsidR="00FF3FA4">
        <w:rPr>
          <w:rStyle w:val="CommentReference"/>
        </w:rPr>
        <w:commentReference w:id="435"/>
      </w:r>
      <w:r w:rsidRPr="004F09C9">
        <w:rPr>
          <w:color w:val="000000" w:themeColor="text1"/>
        </w:rPr>
        <w:t xml:space="preserve">(Thompson and Davis, 1981). Researchers </w:t>
      </w:r>
      <w:commentRangeStart w:id="436"/>
      <w:r w:rsidRPr="004F09C9">
        <w:rPr>
          <w:color w:val="000000" w:themeColor="text1"/>
        </w:rPr>
        <w:t xml:space="preserve">noted the lipid stored of larvae </w:t>
      </w:r>
      <w:commentRangeEnd w:id="436"/>
      <w:r w:rsidR="00FF3FA4">
        <w:rPr>
          <w:rStyle w:val="CommentReference"/>
        </w:rPr>
        <w:commentReference w:id="436"/>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ins w:id="437"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438" w:author="Dan" w:date="2019-01-29T10:15:00Z">
        <w:r w:rsidR="0035668A">
          <w:rPr>
            <w:color w:val="000000" w:themeColor="text1"/>
          </w:rPr>
          <w:t xml:space="preserve">post-diapause </w:t>
        </w:r>
      </w:ins>
      <w:r w:rsidRPr="004F09C9">
        <w:rPr>
          <w:color w:val="000000" w:themeColor="text1"/>
        </w:rPr>
        <w:t>adult functions.</w:t>
      </w:r>
    </w:p>
    <w:p w14:paraId="5E25C146" w14:textId="6A49D180"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w:t>
      </w:r>
      <w:r w:rsidRPr="004F09C9">
        <w:rPr>
          <w:color w:val="000000" w:themeColor="text1"/>
        </w:rPr>
        <w:lastRenderedPageBreak/>
        <w:t xml:space="preserve">hatch they begin feeding and storing nutrition in preparation for a larval diapause, </w:t>
      </w:r>
      <w:commentRangeStart w:id="439"/>
      <w:r w:rsidRPr="004F09C9">
        <w:rPr>
          <w:color w:val="000000" w:themeColor="text1"/>
        </w:rPr>
        <w:t xml:space="preserve">like the one </w:t>
      </w:r>
      <w:commentRangeEnd w:id="439"/>
      <w:r w:rsidR="0035668A">
        <w:rPr>
          <w:rStyle w:val="CommentReference"/>
        </w:rPr>
        <w:commentReference w:id="439"/>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440"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441"/>
      <w:proofErr w:type="spellStart"/>
      <w:r w:rsidRPr="004F09C9">
        <w:rPr>
          <w:color w:val="000000" w:themeColor="text1"/>
        </w:rPr>
        <w:t>âĂIJsmallâĂİ</w:t>
      </w:r>
      <w:proofErr w:type="spellEnd"/>
      <w:r w:rsidRPr="004F09C9">
        <w:rPr>
          <w:color w:val="000000" w:themeColor="text1"/>
        </w:rPr>
        <w:t xml:space="preserve"> </w:t>
      </w:r>
      <w:commentRangeEnd w:id="441"/>
      <w:r w:rsidR="0035668A">
        <w:rPr>
          <w:rStyle w:val="CommentReference"/>
        </w:rPr>
        <w:commentReference w:id="441"/>
      </w:r>
      <w:r w:rsidRPr="004F09C9">
        <w:rPr>
          <w:color w:val="000000" w:themeColor="text1"/>
        </w:rPr>
        <w:t xml:space="preserve">larvae weighing less than 40mg and </w:t>
      </w:r>
      <w:proofErr w:type="spellStart"/>
      <w:r w:rsidRPr="004F09C9">
        <w:rPr>
          <w:color w:val="000000" w:themeColor="text1"/>
        </w:rPr>
        <w:t>âĂIJlargeâĂİ</w:t>
      </w:r>
      <w:proofErr w:type="spellEnd"/>
      <w:r w:rsidRPr="004F09C9">
        <w:rPr>
          <w:color w:val="000000" w:themeColor="text1"/>
        </w:rPr>
        <w:t xml:space="preserve"> larvae weighing over 60mg. Small larval mass was associated with a shorter diapause </w:t>
      </w:r>
      <w:commentRangeStart w:id="442"/>
      <w:r w:rsidRPr="004F09C9">
        <w:rPr>
          <w:color w:val="000000" w:themeColor="text1"/>
        </w:rPr>
        <w:t xml:space="preserve">and pupated </w:t>
      </w:r>
      <w:commentRangeEnd w:id="442"/>
      <w:r w:rsidR="0035668A">
        <w:rPr>
          <w:rStyle w:val="CommentReference"/>
        </w:rPr>
        <w:commentReference w:id="442"/>
      </w:r>
      <w:r w:rsidRPr="004F09C9">
        <w:rPr>
          <w:color w:val="000000" w:themeColor="text1"/>
        </w:rPr>
        <w:t>approximately 20-days after hatching, however large larval mass was associated with a longer diapause and pupated approximately 50-days after hatching (Saunders, 1997).</w:t>
      </w:r>
    </w:p>
    <w:p w14:paraId="69748CFE"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443"/>
      <w:r w:rsidRPr="004F09C9">
        <w:rPr>
          <w:color w:val="000000" w:themeColor="text1"/>
        </w:rPr>
        <w:t>season</w:t>
      </w:r>
      <w:commentRangeEnd w:id="443"/>
      <w:r w:rsidR="009514F6">
        <w:rPr>
          <w:rStyle w:val="CommentReference"/>
        </w:rPr>
        <w:commentReference w:id="443"/>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444"/>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444"/>
      <w:r w:rsidR="009514F6">
        <w:rPr>
          <w:rStyle w:val="CommentReference"/>
        </w:rPr>
        <w:commentReference w:id="444"/>
      </w:r>
      <w:r w:rsidRPr="004F09C9">
        <w:rPr>
          <w:color w:val="000000" w:themeColor="text1"/>
        </w:rPr>
        <w:t xml:space="preserve">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w:t>
      </w:r>
      <w:r w:rsidRPr="004F09C9">
        <w:rPr>
          <w:color w:val="000000" w:themeColor="text1"/>
        </w:rPr>
        <w:lastRenderedPageBreak/>
        <w:t>delay in the onset of diapause in the fall. This delay in diapause initiation gives mosquito larvae longer to grow and accumulate nutrition reserves to get them through diapause.</w:t>
      </w:r>
    </w:p>
    <w:p w14:paraId="3751E210"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5B5A47F8"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187CBDD" w14:textId="797BCBF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445"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446" w:author="Dan" w:date="2019-01-29T10:30:00Z">
        <w:r w:rsidRPr="004F09C9" w:rsidDel="00DB78B2">
          <w:rPr>
            <w:color w:val="000000" w:themeColor="text1"/>
          </w:rPr>
          <w:delText xml:space="preserve">There </w:delText>
        </w:r>
      </w:del>
      <w:ins w:id="447"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448"/>
      <w:r w:rsidRPr="004F09C9">
        <w:rPr>
          <w:color w:val="000000" w:themeColor="text1"/>
        </w:rPr>
        <w:t>(3-8B</w:t>
      </w:r>
      <w:commentRangeEnd w:id="448"/>
      <w:r w:rsidR="00DB78B2">
        <w:rPr>
          <w:rStyle w:val="CommentReference"/>
        </w:rPr>
        <w:commentReference w:id="448"/>
      </w:r>
      <w:r w:rsidRPr="004F09C9">
        <w:rPr>
          <w:color w:val="000000" w:themeColor="text1"/>
        </w:rPr>
        <w:t xml:space="preserve">). </w:t>
      </w:r>
      <w:commentRangeStart w:id="449"/>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449"/>
      <w:r w:rsidR="00DB78B2">
        <w:rPr>
          <w:rStyle w:val="CommentReference"/>
        </w:rPr>
        <w:commentReference w:id="449"/>
      </w:r>
      <w:r w:rsidRPr="004F09C9">
        <w:rPr>
          <w:color w:val="000000" w:themeColor="text1"/>
        </w:rPr>
        <w:t xml:space="preserve">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w:t>
      </w:r>
      <w:r w:rsidRPr="004F09C9">
        <w:rPr>
          <w:color w:val="000000" w:themeColor="text1"/>
        </w:rPr>
        <w:lastRenderedPageBreak/>
        <w:t>variation in the response of each genotype to the environmental cues that induce diapause could advance the termination of diapause in the short-diapause genotype and the delay of diapause in the long-diapause genotype.</w:t>
      </w:r>
    </w:p>
    <w:p w14:paraId="41A49DCC" w14:textId="5EC23F03" w:rsidR="006F58EA" w:rsidRPr="004F09C9" w:rsidRDefault="00D27C9E" w:rsidP="00CE5B15">
      <w:pPr>
        <w:spacing w:line="480" w:lineRule="auto"/>
        <w:ind w:left="-15" w:right="213" w:firstLine="468"/>
        <w:rPr>
          <w:color w:val="000000" w:themeColor="text1"/>
        </w:rPr>
      </w:pPr>
      <w:commentRangeStart w:id="450"/>
      <w:r w:rsidRPr="004F09C9">
        <w:rPr>
          <w:color w:val="000000" w:themeColor="text1"/>
        </w:rPr>
        <w:t xml:space="preserve">Variation in the response of short-diapause genotype larvae </w:t>
      </w:r>
      <w:commentRangeEnd w:id="450"/>
      <w:r w:rsidR="00DB78B2">
        <w:rPr>
          <w:rStyle w:val="CommentReference"/>
        </w:rPr>
        <w:commentReference w:id="450"/>
      </w:r>
      <w:r w:rsidRPr="004F09C9">
        <w:rPr>
          <w:color w:val="000000" w:themeColor="text1"/>
        </w:rPr>
        <w:t>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"shallow" diapause phenotype and a "deep" diapause phenotype (</w:t>
      </w:r>
      <w:r w:rsidRPr="00DB78B2">
        <w:rPr>
          <w:color w:val="000000" w:themeColor="text1"/>
          <w:highlight w:val="yellow"/>
          <w:rPrChange w:id="451" w:author="Dan" w:date="2019-01-29T10:34:00Z">
            <w:rPr>
              <w:color w:val="000000" w:themeColor="text1"/>
            </w:rPr>
          </w:rPrChange>
        </w:rPr>
        <w:t>3-1).</w:t>
      </w:r>
      <w:r w:rsidRPr="004F09C9">
        <w:rPr>
          <w:color w:val="000000" w:themeColor="text1"/>
        </w:rPr>
        <w:t xml:space="preserve"> Deep diapause larvae remained in diapause for the entire duration of the 40-day trial while larvae in shallow diapause terminated diapause at some point prior to the end of the trial. Increasing temperatures during early spring will expand growing seasons during the time when short-diapause genotype larvae are ending their term in diapause. Short-diapause </w:t>
      </w:r>
      <w:ins w:id="452" w:author="Dan" w:date="2019-01-29T10:39:00Z">
        <w:r w:rsidR="00DB78B2">
          <w:rPr>
            <w:color w:val="000000" w:themeColor="text1"/>
          </w:rPr>
          <w:t xml:space="preserve">larvae </w:t>
        </w:r>
      </w:ins>
      <w:r w:rsidRPr="004F09C9">
        <w:rPr>
          <w:color w:val="000000" w:themeColor="text1"/>
        </w:rPr>
        <w:t xml:space="preserve">in </w:t>
      </w:r>
      <w:ins w:id="453" w:author="Dan" w:date="2019-01-29T10:39:00Z">
        <w:r w:rsidR="00DB78B2">
          <w:rPr>
            <w:color w:val="000000" w:themeColor="text1"/>
          </w:rPr>
          <w:t xml:space="preserve">a state of </w:t>
        </w:r>
      </w:ins>
      <w:r w:rsidRPr="004F09C9">
        <w:rPr>
          <w:color w:val="000000" w:themeColor="text1"/>
        </w:rPr>
        <w:t>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ins w:id="454"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63468402" w14:textId="14AA2363"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455" w:author="Dan" w:date="2019-01-29T10:41:00Z">
        <w:r w:rsidRPr="004F09C9" w:rsidDel="00667F35">
          <w:rPr>
            <w:color w:val="000000" w:themeColor="text1"/>
          </w:rPr>
          <w:lastRenderedPageBreak/>
          <w:delText>delay the onset of a</w:delText>
        </w:r>
      </w:del>
      <w:ins w:id="456" w:author="Dan" w:date="2019-01-29T10:41:00Z">
        <w:r w:rsidR="00667F35">
          <w:rPr>
            <w:color w:val="000000" w:themeColor="text1"/>
          </w:rPr>
          <w:t>avert</w:t>
        </w:r>
      </w:ins>
      <w:r w:rsidRPr="004F09C9">
        <w:rPr>
          <w:color w:val="000000" w:themeColor="text1"/>
        </w:rPr>
        <w:t xml:space="preserve"> diapause </w:t>
      </w:r>
      <w:del w:id="457" w:author="Dan" w:date="2019-01-29T10:41:00Z">
        <w:r w:rsidRPr="004F09C9" w:rsidDel="00667F35">
          <w:rPr>
            <w:color w:val="000000" w:themeColor="text1"/>
          </w:rPr>
          <w:delText xml:space="preserve">developmental trajectory </w:delText>
        </w:r>
      </w:del>
      <w:ins w:id="458" w:author="Dan" w:date="2019-01-29T10:40:00Z">
        <w:r w:rsidR="00667F35">
          <w:rPr>
            <w:color w:val="000000" w:themeColor="text1"/>
          </w:rPr>
          <w:t>by shunting individuals into a non-</w:t>
        </w:r>
      </w:ins>
      <w:ins w:id="459" w:author="Dan" w:date="2019-01-29T10:41:00Z">
        <w:r w:rsidR="00667F35">
          <w:rPr>
            <w:color w:val="000000" w:themeColor="text1"/>
          </w:rPr>
          <w:t>diapause</w:t>
        </w:r>
      </w:ins>
      <w:ins w:id="460" w:author="Dan" w:date="2019-01-29T10:40:00Z">
        <w:r w:rsidR="00667F35">
          <w:rPr>
            <w:color w:val="000000" w:themeColor="text1"/>
          </w:rPr>
          <w:t xml:space="preserve"> </w:t>
        </w:r>
      </w:ins>
      <w:ins w:id="461"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w:t>
      </w:r>
      <w:commentRangeStart w:id="462"/>
      <w:r w:rsidRPr="004F09C9">
        <w:rPr>
          <w:color w:val="000000" w:themeColor="text1"/>
        </w:rPr>
        <w:t>larvae.</w:t>
      </w:r>
      <w:commentRangeEnd w:id="462"/>
      <w:r w:rsidR="00667F35">
        <w:rPr>
          <w:rStyle w:val="CommentReference"/>
        </w:rPr>
        <w:commentReference w:id="462"/>
      </w:r>
    </w:p>
    <w:p w14:paraId="234325F5"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67FFA72C" wp14:editId="55BD3E17">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213EAB0" w14:textId="77777777" w:rsidR="006F58EA" w:rsidRPr="004F09C9" w:rsidRDefault="00D27C9E">
      <w:pPr>
        <w:spacing w:line="238" w:lineRule="auto"/>
        <w:ind w:left="1153" w:right="90" w:hanging="1168"/>
        <w:rPr>
          <w:color w:val="000000" w:themeColor="text1"/>
        </w:rPr>
      </w:pPr>
      <w:r w:rsidRPr="004F09C9">
        <w:rPr>
          <w:color w:val="000000" w:themeColor="text1"/>
        </w:rPr>
        <w:t>Figure 3-1. Percentage of diapause programmed larvae in diapause across a 40-day trial starting on the first day of the final instar. Among long-diapause (purple) genotype individuals, 100% remained larvae throughout the 30-day trial and were classified as</w:t>
      </w:r>
    </w:p>
    <w:p w14:paraId="311F551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1A10A74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03E2E7" wp14:editId="28249CFF">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0BED362B"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643C30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FA7BDC0" wp14:editId="012743C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109D87E3"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0672C69E" w14:textId="77777777" w:rsidR="006F58EA" w:rsidRPr="004F09C9" w:rsidRDefault="00D27C9E">
      <w:pPr>
        <w:spacing w:line="238" w:lineRule="auto"/>
        <w:ind w:left="1178" w:right="90"/>
        <w:rPr>
          <w:color w:val="000000" w:themeColor="text1"/>
        </w:rPr>
      </w:pPr>
      <w:proofErr w:type="spellStart"/>
      <w:r w:rsidRPr="004F09C9">
        <w:rPr>
          <w:color w:val="000000" w:themeColor="text1"/>
        </w:rPr>
        <w:t>eclosion</w:t>
      </w:r>
      <w:proofErr w:type="spellEnd"/>
      <w:r w:rsidRPr="004F09C9">
        <w:rPr>
          <w:color w:val="000000" w:themeColor="text1"/>
        </w:rPr>
        <w:t xml:space="preserve">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7C3A42E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A60A2CE" wp14:editId="48528D6E">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224CDBD"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w:t>
      </w:r>
      <w:proofErr w:type="spellStart"/>
      <w:r w:rsidRPr="004F09C9">
        <w:rPr>
          <w:color w:val="000000" w:themeColor="text1"/>
        </w:rPr>
        <w:t>eclosion</w:t>
      </w:r>
      <w:proofErr w:type="spellEnd"/>
      <w:r w:rsidRPr="004F09C9">
        <w:rPr>
          <w:color w:val="000000" w:themeColor="text1"/>
        </w:rPr>
        <w:t xml:space="preserve"> into the last larval instar.</w:t>
      </w:r>
    </w:p>
    <w:p w14:paraId="38F5AC6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2089D0A" wp14:editId="3F7D479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43E36546"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05B10C52"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442F9C0F" wp14:editId="7182B421">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43249C0"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844522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3E45372C" wp14:editId="00625D1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1037FA"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09401FD4"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9A077B" wp14:editId="281DE88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7C11CFB8" w14:textId="77777777" w:rsidR="006F58EA" w:rsidRPr="004F09C9" w:rsidRDefault="00D27C9E">
      <w:pPr>
        <w:spacing w:line="243" w:lineRule="auto"/>
        <w:ind w:left="1153" w:right="90" w:hanging="1168"/>
        <w:rPr>
          <w:color w:val="000000" w:themeColor="text1"/>
        </w:rPr>
      </w:pPr>
      <w:r w:rsidRPr="004F09C9">
        <w:rPr>
          <w:color w:val="000000" w:themeColor="text1"/>
        </w:rPr>
        <w:t>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effected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effected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525ACD2F"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E6D7787" wp14:editId="688F47A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007E57C6"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effected by diapause genotype (t-value=4.74, Df=16.7,</w:t>
      </w:r>
    </w:p>
    <w:p w14:paraId="09F9F64A" w14:textId="77777777" w:rsidR="006F58EA" w:rsidRPr="004F09C9" w:rsidRDefault="00D27C9E">
      <w:pPr>
        <w:spacing w:line="238" w:lineRule="auto"/>
        <w:ind w:left="1178" w:right="90"/>
        <w:rPr>
          <w:color w:val="000000" w:themeColor="text1"/>
        </w:rPr>
      </w:pPr>
      <w:r w:rsidRPr="004F09C9">
        <w:rPr>
          <w:color w:val="000000" w:themeColor="text1"/>
        </w:rPr>
        <w:t>p-value=0.000) and Sample day fifteen significantly effected lipid mass depletion (t-value=-2.38, Df=14.1,p-value=0.032).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556A2091"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Table 3-1. Comparison of 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F0EAEF1" w14:textId="77777777">
        <w:trPr>
          <w:trHeight w:val="451"/>
        </w:trPr>
        <w:tc>
          <w:tcPr>
            <w:tcW w:w="6899" w:type="dxa"/>
            <w:tcBorders>
              <w:top w:val="double" w:sz="3" w:space="0" w:color="000000"/>
              <w:left w:val="nil"/>
              <w:bottom w:val="double" w:sz="3" w:space="0" w:color="000000"/>
              <w:right w:val="nil"/>
            </w:tcBorders>
          </w:tcPr>
          <w:p w14:paraId="63703C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63BC609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CD25E9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D83A99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6E9130E" w14:textId="77777777">
        <w:trPr>
          <w:trHeight w:val="716"/>
        </w:trPr>
        <w:tc>
          <w:tcPr>
            <w:tcW w:w="6899" w:type="dxa"/>
            <w:tcBorders>
              <w:top w:val="double" w:sz="3" w:space="0" w:color="000000"/>
              <w:left w:val="nil"/>
              <w:bottom w:val="single" w:sz="3" w:space="0" w:color="000000"/>
              <w:right w:val="nil"/>
            </w:tcBorders>
          </w:tcPr>
          <w:p w14:paraId="715A5B9E"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279B73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2763B02"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0CC26B89"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19A415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44FA37B" w14:textId="77777777">
        <w:trPr>
          <w:trHeight w:val="692"/>
        </w:trPr>
        <w:tc>
          <w:tcPr>
            <w:tcW w:w="6899" w:type="dxa"/>
            <w:tcBorders>
              <w:top w:val="single" w:sz="3" w:space="0" w:color="000000"/>
              <w:left w:val="nil"/>
              <w:bottom w:val="single" w:sz="3" w:space="0" w:color="000000"/>
              <w:right w:val="nil"/>
            </w:tcBorders>
          </w:tcPr>
          <w:p w14:paraId="768CCA00"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22E56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16B12B21"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5D04717"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4243F660"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ADCA62F" w14:textId="77777777">
        <w:trPr>
          <w:trHeight w:val="692"/>
        </w:trPr>
        <w:tc>
          <w:tcPr>
            <w:tcW w:w="6899" w:type="dxa"/>
            <w:tcBorders>
              <w:top w:val="single" w:sz="3" w:space="0" w:color="000000"/>
              <w:left w:val="nil"/>
              <w:bottom w:val="single" w:sz="3" w:space="0" w:color="000000"/>
              <w:right w:val="nil"/>
            </w:tcBorders>
          </w:tcPr>
          <w:p w14:paraId="3E3F8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54586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74FE0E5"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E73AD46"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46CB28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78F55B6" w14:textId="77777777">
        <w:trPr>
          <w:trHeight w:val="692"/>
        </w:trPr>
        <w:tc>
          <w:tcPr>
            <w:tcW w:w="6899" w:type="dxa"/>
            <w:tcBorders>
              <w:top w:val="single" w:sz="3" w:space="0" w:color="000000"/>
              <w:left w:val="nil"/>
              <w:bottom w:val="single" w:sz="3" w:space="0" w:color="000000"/>
              <w:right w:val="nil"/>
            </w:tcBorders>
          </w:tcPr>
          <w:p w14:paraId="7DE05F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3B97FF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E6DDB9A"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78E6C5F"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DE079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A5178" w14:textId="77777777">
        <w:trPr>
          <w:trHeight w:val="692"/>
        </w:trPr>
        <w:tc>
          <w:tcPr>
            <w:tcW w:w="6899" w:type="dxa"/>
            <w:tcBorders>
              <w:top w:val="single" w:sz="3" w:space="0" w:color="000000"/>
              <w:left w:val="nil"/>
              <w:bottom w:val="single" w:sz="3" w:space="0" w:color="000000"/>
              <w:right w:val="nil"/>
            </w:tcBorders>
          </w:tcPr>
          <w:p w14:paraId="70D7F6FD"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282B39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582AD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A70DD49"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36E62F88"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1D43300" w14:textId="77777777" w:rsidR="006F58EA" w:rsidRPr="004F09C9" w:rsidRDefault="00D27C9E">
      <w:pPr>
        <w:rPr>
          <w:color w:val="000000" w:themeColor="text1"/>
        </w:rPr>
      </w:pPr>
      <w:r w:rsidRPr="004F09C9">
        <w:rPr>
          <w:color w:val="000000" w:themeColor="text1"/>
        </w:rPr>
        <w:br w:type="page"/>
      </w:r>
    </w:p>
    <w:p w14:paraId="44B548A3" w14:textId="77777777" w:rsidR="006F58EA" w:rsidRPr="004F09C9" w:rsidRDefault="00D27C9E">
      <w:pPr>
        <w:spacing w:line="238" w:lineRule="auto"/>
        <w:ind w:left="1076" w:right="90" w:hanging="1091"/>
        <w:rPr>
          <w:color w:val="000000" w:themeColor="text1"/>
        </w:rPr>
      </w:pPr>
      <w:r w:rsidRPr="004F09C9">
        <w:rPr>
          <w:color w:val="000000" w:themeColor="text1"/>
        </w:rPr>
        <w:lastRenderedPageBreak/>
        <w:t>Table 3-2. FULL MODEL: ANOVA summary table for the additive and interactive effects of photoperiod and diapause genotype and the effect of lean mass accumulation.</w:t>
      </w:r>
    </w:p>
    <w:p w14:paraId="79B0738C" w14:textId="77777777" w:rsidR="006F58EA" w:rsidRPr="004F09C9" w:rsidRDefault="00D27C9E">
      <w:pPr>
        <w:spacing w:after="14" w:line="248" w:lineRule="auto"/>
        <w:ind w:right="377"/>
        <w:jc w:val="right"/>
        <w:rPr>
          <w:color w:val="000000" w:themeColor="text1"/>
        </w:rPr>
      </w:pPr>
      <w:r w:rsidRPr="004F09C9">
        <w:rPr>
          <w:color w:val="000000" w:themeColor="text1"/>
        </w:rPr>
        <w:t>Asterisks "*" indicate statistical significance, ns represents non 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6F58EA" w:rsidRPr="004F09C9" w14:paraId="10A48E07" w14:textId="77777777">
        <w:trPr>
          <w:trHeight w:val="427"/>
        </w:trPr>
        <w:tc>
          <w:tcPr>
            <w:tcW w:w="6276" w:type="dxa"/>
            <w:tcBorders>
              <w:top w:val="double" w:sz="3" w:space="0" w:color="000000"/>
              <w:left w:val="nil"/>
              <w:bottom w:val="single" w:sz="3" w:space="0" w:color="000000"/>
              <w:right w:val="nil"/>
            </w:tcBorders>
          </w:tcPr>
          <w:p w14:paraId="014DCD0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0BE5EAE"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242FF58"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F4AB8E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DE52BA" w14:textId="77777777">
        <w:trPr>
          <w:trHeight w:val="297"/>
        </w:trPr>
        <w:tc>
          <w:tcPr>
            <w:tcW w:w="6276" w:type="dxa"/>
            <w:tcBorders>
              <w:top w:val="single" w:sz="3" w:space="0" w:color="000000"/>
              <w:left w:val="nil"/>
              <w:bottom w:val="single" w:sz="3" w:space="0" w:color="000000"/>
              <w:right w:val="nil"/>
            </w:tcBorders>
          </w:tcPr>
          <w:p w14:paraId="13E94BAE" w14:textId="77777777" w:rsidR="006F58EA" w:rsidRPr="004F09C9" w:rsidRDefault="00D27C9E">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78092155"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150B2E4"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FEB95CA" w14:textId="77777777" w:rsidR="006F58EA" w:rsidRPr="004F09C9" w:rsidRDefault="006F58EA">
            <w:pPr>
              <w:spacing w:after="160" w:line="259" w:lineRule="auto"/>
              <w:ind w:left="0" w:firstLine="0"/>
              <w:rPr>
                <w:color w:val="000000" w:themeColor="text1"/>
              </w:rPr>
            </w:pPr>
          </w:p>
        </w:tc>
      </w:tr>
      <w:tr w:rsidR="006F58EA" w:rsidRPr="004F09C9" w14:paraId="6EFC23DE" w14:textId="77777777">
        <w:trPr>
          <w:trHeight w:val="328"/>
        </w:trPr>
        <w:tc>
          <w:tcPr>
            <w:tcW w:w="6276" w:type="dxa"/>
            <w:tcBorders>
              <w:top w:val="single" w:sz="3" w:space="0" w:color="000000"/>
              <w:left w:val="nil"/>
              <w:bottom w:val="nil"/>
              <w:right w:val="nil"/>
            </w:tcBorders>
          </w:tcPr>
          <w:p w14:paraId="4B189C6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A3639B3"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5D5046AA" w14:textId="77777777" w:rsidR="006F58EA" w:rsidRPr="004F09C9" w:rsidRDefault="00D27C9E">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6BB3E243" w14:textId="77777777" w:rsidR="006F58EA" w:rsidRPr="004F09C9" w:rsidRDefault="00D27C9E">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6F58EA" w:rsidRPr="004F09C9" w14:paraId="6E0F8278" w14:textId="77777777">
        <w:trPr>
          <w:trHeight w:val="395"/>
        </w:trPr>
        <w:tc>
          <w:tcPr>
            <w:tcW w:w="6276" w:type="dxa"/>
            <w:tcBorders>
              <w:top w:val="nil"/>
              <w:left w:val="nil"/>
              <w:bottom w:val="nil"/>
              <w:right w:val="nil"/>
            </w:tcBorders>
          </w:tcPr>
          <w:p w14:paraId="59F8DB7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08E3D0"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F186C24" w14:textId="77777777" w:rsidR="006F58EA" w:rsidRPr="004F09C9" w:rsidRDefault="00D27C9E">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6F98927" w14:textId="77777777" w:rsidR="006F58EA" w:rsidRPr="004F09C9" w:rsidRDefault="00D27C9E">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6F58EA" w:rsidRPr="004F09C9" w14:paraId="4AD8E6BE" w14:textId="77777777">
        <w:trPr>
          <w:trHeight w:val="494"/>
        </w:trPr>
        <w:tc>
          <w:tcPr>
            <w:tcW w:w="6276" w:type="dxa"/>
            <w:tcBorders>
              <w:top w:val="nil"/>
              <w:left w:val="nil"/>
              <w:bottom w:val="double" w:sz="3" w:space="0" w:color="000000"/>
              <w:right w:val="nil"/>
            </w:tcBorders>
          </w:tcPr>
          <w:p w14:paraId="640D25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768C0CA"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8B8ED89" w14:textId="77777777" w:rsidR="006F58EA" w:rsidRPr="004F09C9" w:rsidRDefault="00D27C9E">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297D66AE" w14:textId="77777777" w:rsidR="006F58EA" w:rsidRPr="004F09C9" w:rsidRDefault="00D27C9E">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6F58EA" w:rsidRPr="004F09C9" w14:paraId="28BBEC2D" w14:textId="77777777">
        <w:trPr>
          <w:trHeight w:val="427"/>
        </w:trPr>
        <w:tc>
          <w:tcPr>
            <w:tcW w:w="6276" w:type="dxa"/>
            <w:tcBorders>
              <w:top w:val="double" w:sz="3" w:space="0" w:color="000000"/>
              <w:left w:val="nil"/>
              <w:bottom w:val="single" w:sz="3" w:space="0" w:color="000000"/>
              <w:right w:val="nil"/>
            </w:tcBorders>
          </w:tcPr>
          <w:p w14:paraId="7E18F6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1EB32AB7" w14:textId="77777777" w:rsidR="006F58EA" w:rsidRPr="004F09C9" w:rsidRDefault="006F58EA">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5A7A640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45D420E" w14:textId="77777777" w:rsidR="006F58EA" w:rsidRPr="004F09C9" w:rsidRDefault="006F58EA">
            <w:pPr>
              <w:spacing w:after="160" w:line="259" w:lineRule="auto"/>
              <w:ind w:left="0" w:firstLine="0"/>
              <w:rPr>
                <w:color w:val="000000" w:themeColor="text1"/>
              </w:rPr>
            </w:pPr>
          </w:p>
        </w:tc>
      </w:tr>
      <w:tr w:rsidR="006F58EA" w:rsidRPr="004F09C9" w14:paraId="776BBB59" w14:textId="77777777">
        <w:trPr>
          <w:trHeight w:val="340"/>
        </w:trPr>
        <w:tc>
          <w:tcPr>
            <w:tcW w:w="6276" w:type="dxa"/>
            <w:tcBorders>
              <w:top w:val="single" w:sz="3" w:space="0" w:color="000000"/>
              <w:left w:val="nil"/>
              <w:bottom w:val="nil"/>
              <w:right w:val="nil"/>
            </w:tcBorders>
          </w:tcPr>
          <w:p w14:paraId="4C60531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65F690D" w14:textId="77777777" w:rsidR="006F58EA" w:rsidRPr="004F09C9" w:rsidRDefault="00D27C9E">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54DE234" w14:textId="77777777" w:rsidR="006F58EA" w:rsidRPr="004F09C9" w:rsidRDefault="00D27C9E">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07EBAD80" w14:textId="77777777" w:rsidR="006F58EA" w:rsidRPr="004F09C9" w:rsidRDefault="00D27C9E">
            <w:pPr>
              <w:spacing w:after="0" w:line="259" w:lineRule="auto"/>
              <w:ind w:left="299" w:firstLine="0"/>
              <w:rPr>
                <w:color w:val="000000" w:themeColor="text1"/>
              </w:rPr>
            </w:pPr>
            <w:r w:rsidRPr="004F09C9">
              <w:rPr>
                <w:color w:val="000000" w:themeColor="text1"/>
              </w:rPr>
              <w:t>0*</w:t>
            </w:r>
          </w:p>
        </w:tc>
      </w:tr>
      <w:tr w:rsidR="006F58EA" w:rsidRPr="004F09C9" w14:paraId="74E5AF13" w14:textId="77777777">
        <w:trPr>
          <w:trHeight w:val="384"/>
        </w:trPr>
        <w:tc>
          <w:tcPr>
            <w:tcW w:w="6276" w:type="dxa"/>
            <w:tcBorders>
              <w:top w:val="nil"/>
              <w:left w:val="nil"/>
              <w:bottom w:val="nil"/>
              <w:right w:val="nil"/>
            </w:tcBorders>
          </w:tcPr>
          <w:p w14:paraId="7AFF39D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C5AFEB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39E9A371" w14:textId="77777777" w:rsidR="006F58EA" w:rsidRPr="004F09C9" w:rsidRDefault="00D27C9E">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330096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C2B9933" w14:textId="77777777">
        <w:trPr>
          <w:trHeight w:val="470"/>
        </w:trPr>
        <w:tc>
          <w:tcPr>
            <w:tcW w:w="6276" w:type="dxa"/>
            <w:tcBorders>
              <w:top w:val="nil"/>
              <w:left w:val="nil"/>
              <w:bottom w:val="single" w:sz="3" w:space="0" w:color="000000"/>
              <w:right w:val="nil"/>
            </w:tcBorders>
          </w:tcPr>
          <w:p w14:paraId="2A7A530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1CF24CE" w14:textId="77777777" w:rsidR="006F58EA" w:rsidRPr="004F09C9" w:rsidRDefault="00D27C9E">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2C3CBB3" w14:textId="77777777" w:rsidR="006F58EA" w:rsidRPr="004F09C9" w:rsidRDefault="00D27C9E">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5C6A7C33" w14:textId="77777777" w:rsidR="006F58EA" w:rsidRPr="004F09C9" w:rsidRDefault="00D27C9E">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2FA13037" w14:textId="77777777" w:rsidR="006F58EA" w:rsidRPr="004F09C9" w:rsidRDefault="00D27C9E">
      <w:pPr>
        <w:spacing w:line="259" w:lineRule="auto"/>
        <w:ind w:left="1076" w:right="90" w:hanging="1091"/>
        <w:rPr>
          <w:color w:val="000000" w:themeColor="text1"/>
        </w:rPr>
      </w:pPr>
      <w:r w:rsidRPr="004F09C9">
        <w:rPr>
          <w:color w:val="000000" w:themeColor="text1"/>
        </w:rPr>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9628A02" w14:textId="77777777">
        <w:trPr>
          <w:trHeight w:val="374"/>
        </w:trPr>
        <w:tc>
          <w:tcPr>
            <w:tcW w:w="4909" w:type="dxa"/>
            <w:tcBorders>
              <w:top w:val="double" w:sz="3" w:space="0" w:color="000000"/>
              <w:left w:val="nil"/>
              <w:bottom w:val="single" w:sz="3" w:space="0" w:color="000000"/>
              <w:right w:val="nil"/>
            </w:tcBorders>
          </w:tcPr>
          <w:p w14:paraId="55C37D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7A06795"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FB2AA80"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443D58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11F51C1" w14:textId="77777777">
        <w:trPr>
          <w:trHeight w:val="297"/>
        </w:trPr>
        <w:tc>
          <w:tcPr>
            <w:tcW w:w="4909" w:type="dxa"/>
            <w:tcBorders>
              <w:top w:val="single" w:sz="3" w:space="0" w:color="000000"/>
              <w:left w:val="nil"/>
              <w:bottom w:val="single" w:sz="3" w:space="0" w:color="000000"/>
              <w:right w:val="nil"/>
            </w:tcBorders>
          </w:tcPr>
          <w:p w14:paraId="445547E4"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6B3D58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C12DAB6"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A5D1C9B" w14:textId="77777777" w:rsidR="006F58EA" w:rsidRPr="004F09C9" w:rsidRDefault="006F58EA">
            <w:pPr>
              <w:spacing w:after="160" w:line="259" w:lineRule="auto"/>
              <w:ind w:left="0" w:firstLine="0"/>
              <w:rPr>
                <w:color w:val="000000" w:themeColor="text1"/>
              </w:rPr>
            </w:pPr>
          </w:p>
        </w:tc>
      </w:tr>
      <w:tr w:rsidR="006F58EA" w:rsidRPr="004F09C9" w14:paraId="4365FB67" w14:textId="77777777">
        <w:trPr>
          <w:trHeight w:val="328"/>
        </w:trPr>
        <w:tc>
          <w:tcPr>
            <w:tcW w:w="4909" w:type="dxa"/>
            <w:tcBorders>
              <w:top w:val="single" w:sz="3" w:space="0" w:color="000000"/>
              <w:left w:val="nil"/>
              <w:bottom w:val="nil"/>
              <w:right w:val="nil"/>
            </w:tcBorders>
          </w:tcPr>
          <w:p w14:paraId="599045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EB72D18"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2449ABDD"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3953155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16846AA" w14:textId="77777777">
        <w:trPr>
          <w:trHeight w:val="494"/>
        </w:trPr>
        <w:tc>
          <w:tcPr>
            <w:tcW w:w="4909" w:type="dxa"/>
            <w:tcBorders>
              <w:top w:val="nil"/>
              <w:left w:val="nil"/>
              <w:bottom w:val="double" w:sz="3" w:space="0" w:color="000000"/>
              <w:right w:val="nil"/>
            </w:tcBorders>
          </w:tcPr>
          <w:p w14:paraId="3A6A67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1F162A5C"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3063DEF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026D97E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5C1199C" w14:textId="77777777">
        <w:trPr>
          <w:trHeight w:val="321"/>
        </w:trPr>
        <w:tc>
          <w:tcPr>
            <w:tcW w:w="4909" w:type="dxa"/>
            <w:tcBorders>
              <w:top w:val="double" w:sz="3" w:space="0" w:color="000000"/>
              <w:left w:val="nil"/>
              <w:bottom w:val="single" w:sz="3" w:space="0" w:color="000000"/>
              <w:right w:val="nil"/>
            </w:tcBorders>
          </w:tcPr>
          <w:p w14:paraId="586BBC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839DB6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EA2EC3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B4BCB3F" w14:textId="77777777" w:rsidR="006F58EA" w:rsidRPr="004F09C9" w:rsidRDefault="006F58EA">
            <w:pPr>
              <w:spacing w:after="160" w:line="259" w:lineRule="auto"/>
              <w:ind w:left="0" w:firstLine="0"/>
              <w:rPr>
                <w:color w:val="000000" w:themeColor="text1"/>
              </w:rPr>
            </w:pPr>
          </w:p>
        </w:tc>
      </w:tr>
      <w:tr w:rsidR="006F58EA" w:rsidRPr="004F09C9" w14:paraId="327FA184" w14:textId="77777777">
        <w:trPr>
          <w:trHeight w:val="340"/>
        </w:trPr>
        <w:tc>
          <w:tcPr>
            <w:tcW w:w="4909" w:type="dxa"/>
            <w:tcBorders>
              <w:top w:val="single" w:sz="3" w:space="0" w:color="000000"/>
              <w:left w:val="nil"/>
              <w:bottom w:val="nil"/>
              <w:right w:val="nil"/>
            </w:tcBorders>
          </w:tcPr>
          <w:p w14:paraId="6C005A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4AC129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8529143"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529B7F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1FCB1C0" w14:textId="77777777">
        <w:trPr>
          <w:trHeight w:val="458"/>
        </w:trPr>
        <w:tc>
          <w:tcPr>
            <w:tcW w:w="4909" w:type="dxa"/>
            <w:tcBorders>
              <w:top w:val="nil"/>
              <w:left w:val="nil"/>
              <w:bottom w:val="single" w:sz="3" w:space="0" w:color="000000"/>
              <w:right w:val="nil"/>
            </w:tcBorders>
          </w:tcPr>
          <w:p w14:paraId="65641F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D18024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D1B5247"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0C303F6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63BE519" w14:textId="77777777" w:rsidR="00D27C9E" w:rsidRPr="004F09C9" w:rsidRDefault="00D27C9E">
      <w:pPr>
        <w:spacing w:line="259" w:lineRule="auto"/>
        <w:ind w:left="1076" w:right="90" w:hanging="1091"/>
        <w:rPr>
          <w:color w:val="000000" w:themeColor="text1"/>
        </w:rPr>
      </w:pPr>
    </w:p>
    <w:p w14:paraId="02D0BB77" w14:textId="77777777" w:rsidR="00D27C9E" w:rsidRPr="004F09C9" w:rsidRDefault="00D27C9E">
      <w:pPr>
        <w:spacing w:line="259" w:lineRule="auto"/>
        <w:ind w:left="1076" w:right="90" w:hanging="1091"/>
        <w:rPr>
          <w:color w:val="000000" w:themeColor="text1"/>
        </w:rPr>
      </w:pPr>
    </w:p>
    <w:p w14:paraId="1CB46D5E" w14:textId="77777777" w:rsidR="00D27C9E" w:rsidRPr="004F09C9" w:rsidRDefault="00D27C9E">
      <w:pPr>
        <w:spacing w:line="259" w:lineRule="auto"/>
        <w:ind w:left="1076" w:right="90" w:hanging="1091"/>
        <w:rPr>
          <w:color w:val="000000" w:themeColor="text1"/>
        </w:rPr>
      </w:pPr>
    </w:p>
    <w:p w14:paraId="50D47E46" w14:textId="77777777" w:rsidR="00D27C9E" w:rsidRPr="004F09C9" w:rsidRDefault="00D27C9E">
      <w:pPr>
        <w:spacing w:line="259" w:lineRule="auto"/>
        <w:ind w:left="1076" w:right="90" w:hanging="1091"/>
        <w:rPr>
          <w:color w:val="000000" w:themeColor="text1"/>
        </w:rPr>
      </w:pPr>
    </w:p>
    <w:p w14:paraId="02FD2D15" w14:textId="77777777" w:rsidR="00D27C9E" w:rsidRPr="004F09C9" w:rsidRDefault="00D27C9E">
      <w:pPr>
        <w:spacing w:line="259" w:lineRule="auto"/>
        <w:ind w:left="1076" w:right="90" w:hanging="1091"/>
        <w:rPr>
          <w:color w:val="000000" w:themeColor="text1"/>
        </w:rPr>
      </w:pPr>
    </w:p>
    <w:p w14:paraId="45B73673" w14:textId="77777777" w:rsidR="00D27C9E" w:rsidRPr="004F09C9" w:rsidRDefault="00D27C9E">
      <w:pPr>
        <w:spacing w:line="259" w:lineRule="auto"/>
        <w:ind w:left="1076" w:right="90" w:hanging="1091"/>
        <w:rPr>
          <w:color w:val="000000" w:themeColor="text1"/>
        </w:rPr>
      </w:pPr>
    </w:p>
    <w:p w14:paraId="20B0BFFC" w14:textId="77777777" w:rsidR="00D27C9E" w:rsidRPr="004F09C9" w:rsidRDefault="00D27C9E">
      <w:pPr>
        <w:spacing w:line="259" w:lineRule="auto"/>
        <w:ind w:left="1076" w:right="90" w:hanging="1091"/>
        <w:rPr>
          <w:color w:val="000000" w:themeColor="text1"/>
        </w:rPr>
      </w:pPr>
    </w:p>
    <w:p w14:paraId="37C1E7BC" w14:textId="77777777" w:rsidR="00D27C9E" w:rsidRPr="004F09C9" w:rsidRDefault="00D27C9E">
      <w:pPr>
        <w:spacing w:line="259" w:lineRule="auto"/>
        <w:ind w:left="1076" w:right="90" w:hanging="1091"/>
        <w:rPr>
          <w:color w:val="000000" w:themeColor="text1"/>
        </w:rPr>
      </w:pPr>
    </w:p>
    <w:p w14:paraId="24E3F230" w14:textId="77777777" w:rsidR="00D27C9E" w:rsidRPr="004F09C9" w:rsidRDefault="00D27C9E">
      <w:pPr>
        <w:spacing w:line="259" w:lineRule="auto"/>
        <w:ind w:left="1076" w:right="90" w:hanging="1091"/>
        <w:rPr>
          <w:color w:val="000000" w:themeColor="text1"/>
        </w:rPr>
      </w:pPr>
    </w:p>
    <w:p w14:paraId="57CEDB93" w14:textId="77777777" w:rsidR="00D27C9E" w:rsidRPr="004F09C9" w:rsidRDefault="00D27C9E">
      <w:pPr>
        <w:spacing w:line="259" w:lineRule="auto"/>
        <w:ind w:left="1076" w:right="90" w:hanging="1091"/>
        <w:rPr>
          <w:color w:val="000000" w:themeColor="text1"/>
        </w:rPr>
      </w:pPr>
    </w:p>
    <w:p w14:paraId="35CA82D3" w14:textId="77777777" w:rsidR="00D27C9E" w:rsidRPr="004F09C9" w:rsidRDefault="00D27C9E">
      <w:pPr>
        <w:spacing w:line="259" w:lineRule="auto"/>
        <w:ind w:left="1076" w:right="90" w:hanging="1091"/>
        <w:rPr>
          <w:color w:val="000000" w:themeColor="text1"/>
        </w:rPr>
      </w:pPr>
    </w:p>
    <w:p w14:paraId="3509AC20" w14:textId="77777777" w:rsidR="00D27C9E" w:rsidRPr="004F09C9" w:rsidRDefault="00D27C9E">
      <w:pPr>
        <w:spacing w:line="259" w:lineRule="auto"/>
        <w:ind w:left="1076" w:right="90" w:hanging="1091"/>
        <w:rPr>
          <w:color w:val="000000" w:themeColor="text1"/>
        </w:rPr>
      </w:pPr>
    </w:p>
    <w:p w14:paraId="4F1D0870"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3-4. FULL MODEL: ANOVA summary table for the additive and interactive effects of photoperiod and diapause genotype, and the effect of lean mass on lipid mass accumulation. Asterisks "*" indicate statistical significance, ns represents non 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6F58EA" w:rsidRPr="004F09C9" w14:paraId="005E0980" w14:textId="77777777">
        <w:trPr>
          <w:trHeight w:val="504"/>
        </w:trPr>
        <w:tc>
          <w:tcPr>
            <w:tcW w:w="6290" w:type="dxa"/>
            <w:tcBorders>
              <w:top w:val="double" w:sz="3" w:space="0" w:color="000000"/>
              <w:left w:val="nil"/>
              <w:bottom w:val="double" w:sz="3" w:space="0" w:color="000000"/>
              <w:right w:val="nil"/>
            </w:tcBorders>
          </w:tcPr>
          <w:p w14:paraId="27D98F1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05386D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F683732" w14:textId="77777777" w:rsidR="006F58EA" w:rsidRPr="004F09C9" w:rsidRDefault="00D27C9E">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5C1A849B"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E398782" w14:textId="77777777">
        <w:trPr>
          <w:trHeight w:val="321"/>
        </w:trPr>
        <w:tc>
          <w:tcPr>
            <w:tcW w:w="6290" w:type="dxa"/>
            <w:tcBorders>
              <w:top w:val="double" w:sz="3" w:space="0" w:color="000000"/>
              <w:left w:val="nil"/>
              <w:bottom w:val="single" w:sz="3" w:space="0" w:color="000000"/>
              <w:right w:val="nil"/>
            </w:tcBorders>
          </w:tcPr>
          <w:p w14:paraId="329F2926" w14:textId="77777777" w:rsidR="006F58EA" w:rsidRPr="004F09C9" w:rsidRDefault="00D27C9E">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1EFA72BF"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910C662"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3974B88" w14:textId="77777777" w:rsidR="006F58EA" w:rsidRPr="004F09C9" w:rsidRDefault="006F58EA">
            <w:pPr>
              <w:spacing w:after="160" w:line="259" w:lineRule="auto"/>
              <w:ind w:left="0" w:firstLine="0"/>
              <w:rPr>
                <w:color w:val="000000" w:themeColor="text1"/>
              </w:rPr>
            </w:pPr>
          </w:p>
        </w:tc>
      </w:tr>
      <w:tr w:rsidR="006F58EA" w:rsidRPr="004F09C9" w14:paraId="52DEA7C5" w14:textId="77777777">
        <w:trPr>
          <w:trHeight w:val="366"/>
        </w:trPr>
        <w:tc>
          <w:tcPr>
            <w:tcW w:w="6290" w:type="dxa"/>
            <w:tcBorders>
              <w:top w:val="single" w:sz="3" w:space="0" w:color="000000"/>
              <w:left w:val="nil"/>
              <w:bottom w:val="nil"/>
              <w:right w:val="nil"/>
            </w:tcBorders>
          </w:tcPr>
          <w:p w14:paraId="40105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EE641FC" w14:textId="77777777" w:rsidR="006F58EA" w:rsidRPr="004F09C9" w:rsidRDefault="00D27C9E">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27E4AB8" w14:textId="77777777" w:rsidR="006F58EA" w:rsidRPr="004F09C9" w:rsidRDefault="00D27C9E">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2055D71" w14:textId="77777777" w:rsidR="006F58EA" w:rsidRPr="004F09C9" w:rsidRDefault="00D27C9E">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6F58EA" w:rsidRPr="004F09C9" w14:paraId="30C99D22" w14:textId="77777777">
        <w:trPr>
          <w:trHeight w:val="369"/>
        </w:trPr>
        <w:tc>
          <w:tcPr>
            <w:tcW w:w="6290" w:type="dxa"/>
            <w:tcBorders>
              <w:top w:val="nil"/>
              <w:left w:val="nil"/>
              <w:bottom w:val="nil"/>
              <w:right w:val="nil"/>
            </w:tcBorders>
          </w:tcPr>
          <w:p w14:paraId="42D703D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4DBA14D5"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76BE1A26" w14:textId="77777777" w:rsidR="006F58EA" w:rsidRPr="004F09C9" w:rsidRDefault="00D27C9E">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75FE1DC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D6B6FE" w14:textId="77777777">
        <w:trPr>
          <w:trHeight w:val="277"/>
        </w:trPr>
        <w:tc>
          <w:tcPr>
            <w:tcW w:w="6290" w:type="dxa"/>
            <w:tcBorders>
              <w:top w:val="nil"/>
              <w:left w:val="nil"/>
              <w:bottom w:val="nil"/>
              <w:right w:val="nil"/>
            </w:tcBorders>
          </w:tcPr>
          <w:p w14:paraId="419DF79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4305EAE"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2EAD1899" w14:textId="77777777" w:rsidR="006F58EA" w:rsidRPr="004F09C9" w:rsidRDefault="00D27C9E">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419561D3"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650BBCC8" w14:textId="77777777">
        <w:trPr>
          <w:trHeight w:val="335"/>
        </w:trPr>
        <w:tc>
          <w:tcPr>
            <w:tcW w:w="6290" w:type="dxa"/>
            <w:tcBorders>
              <w:top w:val="nil"/>
              <w:left w:val="nil"/>
              <w:bottom w:val="double" w:sz="3" w:space="0" w:color="000000"/>
              <w:right w:val="nil"/>
            </w:tcBorders>
          </w:tcPr>
          <w:p w14:paraId="3A36F1D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8E9589D" w14:textId="77777777" w:rsidR="006F58EA" w:rsidRPr="004F09C9" w:rsidRDefault="00D27C9E">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5AF97B1D" w14:textId="77777777" w:rsidR="006F58EA" w:rsidRPr="004F09C9" w:rsidRDefault="00D27C9E">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FF4FFF2" w14:textId="77777777" w:rsidR="006F58EA" w:rsidRPr="004F09C9" w:rsidRDefault="00D27C9E">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6F58EA" w:rsidRPr="004F09C9" w14:paraId="11CD49A4" w14:textId="77777777">
        <w:trPr>
          <w:trHeight w:val="321"/>
        </w:trPr>
        <w:tc>
          <w:tcPr>
            <w:tcW w:w="6290" w:type="dxa"/>
            <w:tcBorders>
              <w:top w:val="double" w:sz="3" w:space="0" w:color="000000"/>
              <w:left w:val="nil"/>
              <w:bottom w:val="single" w:sz="3" w:space="0" w:color="000000"/>
              <w:right w:val="nil"/>
            </w:tcBorders>
          </w:tcPr>
          <w:p w14:paraId="0E5624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9C87535"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A452CA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ACDBCB6" w14:textId="77777777" w:rsidR="006F58EA" w:rsidRPr="004F09C9" w:rsidRDefault="006F58EA">
            <w:pPr>
              <w:spacing w:after="160" w:line="259" w:lineRule="auto"/>
              <w:ind w:left="0" w:firstLine="0"/>
              <w:rPr>
                <w:color w:val="000000" w:themeColor="text1"/>
              </w:rPr>
            </w:pPr>
          </w:p>
        </w:tc>
      </w:tr>
      <w:tr w:rsidR="006F58EA" w:rsidRPr="004F09C9" w14:paraId="42631FAC" w14:textId="77777777">
        <w:trPr>
          <w:trHeight w:val="287"/>
        </w:trPr>
        <w:tc>
          <w:tcPr>
            <w:tcW w:w="6290" w:type="dxa"/>
            <w:tcBorders>
              <w:top w:val="single" w:sz="3" w:space="0" w:color="000000"/>
              <w:left w:val="nil"/>
              <w:bottom w:val="nil"/>
              <w:right w:val="nil"/>
            </w:tcBorders>
          </w:tcPr>
          <w:p w14:paraId="0B8EE2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3A3BF5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BEF4285" w14:textId="77777777" w:rsidR="006F58EA" w:rsidRPr="004F09C9" w:rsidRDefault="00D27C9E">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64D7B5B7"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E85B84C" w14:textId="77777777">
        <w:trPr>
          <w:trHeight w:val="277"/>
        </w:trPr>
        <w:tc>
          <w:tcPr>
            <w:tcW w:w="6290" w:type="dxa"/>
            <w:tcBorders>
              <w:top w:val="nil"/>
              <w:left w:val="nil"/>
              <w:bottom w:val="nil"/>
              <w:right w:val="nil"/>
            </w:tcBorders>
          </w:tcPr>
          <w:p w14:paraId="6FC2DC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18F44B9"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04C4241" w14:textId="77777777" w:rsidR="006F58EA" w:rsidRPr="004F09C9" w:rsidRDefault="00D27C9E">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896714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68393A0D" w14:textId="77777777">
        <w:trPr>
          <w:trHeight w:val="289"/>
        </w:trPr>
        <w:tc>
          <w:tcPr>
            <w:tcW w:w="6290" w:type="dxa"/>
            <w:tcBorders>
              <w:top w:val="nil"/>
              <w:left w:val="nil"/>
              <w:bottom w:val="nil"/>
              <w:right w:val="nil"/>
            </w:tcBorders>
          </w:tcPr>
          <w:p w14:paraId="0AFBF1D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7A4BE0" w14:textId="77777777" w:rsidR="006F58EA" w:rsidRPr="004F09C9" w:rsidRDefault="00D27C9E">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34BDD11A" w14:textId="77777777" w:rsidR="006F58EA" w:rsidRPr="004F09C9" w:rsidRDefault="00D27C9E">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710BAEAE" w14:textId="77777777" w:rsidR="006F58EA" w:rsidRPr="004F09C9" w:rsidRDefault="00D27C9E">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6F58EA" w:rsidRPr="004F09C9" w14:paraId="2C4892B5" w14:textId="77777777">
        <w:trPr>
          <w:trHeight w:val="311"/>
        </w:trPr>
        <w:tc>
          <w:tcPr>
            <w:tcW w:w="6290" w:type="dxa"/>
            <w:tcBorders>
              <w:top w:val="nil"/>
              <w:left w:val="nil"/>
              <w:bottom w:val="single" w:sz="3" w:space="0" w:color="000000"/>
              <w:right w:val="nil"/>
            </w:tcBorders>
          </w:tcPr>
          <w:p w14:paraId="7674F3D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FBB6741" w14:textId="77777777" w:rsidR="006F58EA" w:rsidRPr="004F09C9" w:rsidRDefault="00D27C9E">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3751509" w14:textId="77777777" w:rsidR="006F58EA" w:rsidRPr="004F09C9" w:rsidRDefault="00D27C9E">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DB4CDD0" w14:textId="77777777" w:rsidR="006F58EA" w:rsidRPr="004F09C9" w:rsidRDefault="00D27C9E">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7731040A"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70157A29" w14:textId="77777777">
        <w:trPr>
          <w:trHeight w:val="374"/>
        </w:trPr>
        <w:tc>
          <w:tcPr>
            <w:tcW w:w="4923" w:type="dxa"/>
            <w:tcBorders>
              <w:top w:val="double" w:sz="3" w:space="0" w:color="000000"/>
              <w:left w:val="nil"/>
              <w:bottom w:val="single" w:sz="3" w:space="0" w:color="000000"/>
              <w:right w:val="nil"/>
            </w:tcBorders>
          </w:tcPr>
          <w:p w14:paraId="2E74EF1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706128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F02EEC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E8F720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259EAB9" w14:textId="77777777">
        <w:trPr>
          <w:trHeight w:val="297"/>
        </w:trPr>
        <w:tc>
          <w:tcPr>
            <w:tcW w:w="4923" w:type="dxa"/>
            <w:tcBorders>
              <w:top w:val="single" w:sz="3" w:space="0" w:color="000000"/>
              <w:left w:val="nil"/>
              <w:bottom w:val="single" w:sz="3" w:space="0" w:color="000000"/>
              <w:right w:val="nil"/>
            </w:tcBorders>
          </w:tcPr>
          <w:p w14:paraId="02FC630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76F6E7D"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8EE89AD"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224A1A3" w14:textId="77777777" w:rsidR="006F58EA" w:rsidRPr="004F09C9" w:rsidRDefault="006F58EA">
            <w:pPr>
              <w:spacing w:after="160" w:line="259" w:lineRule="auto"/>
              <w:ind w:left="0" w:firstLine="0"/>
              <w:rPr>
                <w:color w:val="000000" w:themeColor="text1"/>
              </w:rPr>
            </w:pPr>
          </w:p>
        </w:tc>
      </w:tr>
      <w:tr w:rsidR="006F58EA" w:rsidRPr="004F09C9" w14:paraId="79256D7D" w14:textId="77777777">
        <w:trPr>
          <w:trHeight w:val="340"/>
        </w:trPr>
        <w:tc>
          <w:tcPr>
            <w:tcW w:w="4923" w:type="dxa"/>
            <w:tcBorders>
              <w:top w:val="single" w:sz="3" w:space="0" w:color="000000"/>
              <w:left w:val="nil"/>
              <w:bottom w:val="nil"/>
              <w:right w:val="nil"/>
            </w:tcBorders>
          </w:tcPr>
          <w:p w14:paraId="4E8E5C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702152"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56BB296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652FE307"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151E1D2" w14:textId="77777777">
        <w:trPr>
          <w:trHeight w:val="482"/>
        </w:trPr>
        <w:tc>
          <w:tcPr>
            <w:tcW w:w="4923" w:type="dxa"/>
            <w:tcBorders>
              <w:top w:val="nil"/>
              <w:left w:val="nil"/>
              <w:bottom w:val="double" w:sz="3" w:space="0" w:color="000000"/>
              <w:right w:val="nil"/>
            </w:tcBorders>
          </w:tcPr>
          <w:p w14:paraId="2BE64E7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D5D2763"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39BCD9FB"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D0343E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947444E" w14:textId="77777777">
        <w:trPr>
          <w:trHeight w:val="321"/>
        </w:trPr>
        <w:tc>
          <w:tcPr>
            <w:tcW w:w="4923" w:type="dxa"/>
            <w:tcBorders>
              <w:top w:val="double" w:sz="3" w:space="0" w:color="000000"/>
              <w:left w:val="nil"/>
              <w:bottom w:val="single" w:sz="3" w:space="0" w:color="000000"/>
              <w:right w:val="nil"/>
            </w:tcBorders>
          </w:tcPr>
          <w:p w14:paraId="5D50FF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076291D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0EDB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C2D84AA" w14:textId="77777777" w:rsidR="006F58EA" w:rsidRPr="004F09C9" w:rsidRDefault="006F58EA">
            <w:pPr>
              <w:spacing w:after="160" w:line="259" w:lineRule="auto"/>
              <w:ind w:left="0" w:firstLine="0"/>
              <w:rPr>
                <w:color w:val="000000" w:themeColor="text1"/>
              </w:rPr>
            </w:pPr>
          </w:p>
        </w:tc>
      </w:tr>
      <w:tr w:rsidR="006F58EA" w:rsidRPr="004F09C9" w14:paraId="5E5819C4" w14:textId="77777777">
        <w:trPr>
          <w:trHeight w:val="340"/>
        </w:trPr>
        <w:tc>
          <w:tcPr>
            <w:tcW w:w="4923" w:type="dxa"/>
            <w:tcBorders>
              <w:top w:val="single" w:sz="3" w:space="0" w:color="000000"/>
              <w:left w:val="nil"/>
              <w:bottom w:val="nil"/>
              <w:right w:val="nil"/>
            </w:tcBorders>
          </w:tcPr>
          <w:p w14:paraId="0E140F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2B485D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527E60A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54F4D5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DAAE52" w14:textId="77777777">
        <w:trPr>
          <w:trHeight w:val="458"/>
        </w:trPr>
        <w:tc>
          <w:tcPr>
            <w:tcW w:w="4923" w:type="dxa"/>
            <w:tcBorders>
              <w:top w:val="nil"/>
              <w:left w:val="nil"/>
              <w:bottom w:val="single" w:sz="3" w:space="0" w:color="000000"/>
              <w:right w:val="nil"/>
            </w:tcBorders>
          </w:tcPr>
          <w:p w14:paraId="74E14F6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2AF8B58"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381648B"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5FAFD7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85E75CC" w14:textId="77777777" w:rsidR="00D27C9E" w:rsidRPr="004F09C9" w:rsidRDefault="00D27C9E">
      <w:pPr>
        <w:spacing w:line="259" w:lineRule="auto"/>
        <w:ind w:left="-5" w:right="90"/>
        <w:rPr>
          <w:color w:val="000000" w:themeColor="text1"/>
        </w:rPr>
      </w:pPr>
    </w:p>
    <w:p w14:paraId="5ADA169B" w14:textId="77777777" w:rsidR="00D27C9E" w:rsidRPr="004F09C9" w:rsidRDefault="00D27C9E">
      <w:pPr>
        <w:spacing w:line="259" w:lineRule="auto"/>
        <w:ind w:left="-5" w:right="90"/>
        <w:rPr>
          <w:color w:val="000000" w:themeColor="text1"/>
        </w:rPr>
      </w:pPr>
    </w:p>
    <w:p w14:paraId="7BA2301E" w14:textId="77777777" w:rsidR="00D27C9E" w:rsidRPr="004F09C9" w:rsidRDefault="00D27C9E">
      <w:pPr>
        <w:spacing w:line="259" w:lineRule="auto"/>
        <w:ind w:left="-5" w:right="90"/>
        <w:rPr>
          <w:color w:val="000000" w:themeColor="text1"/>
        </w:rPr>
      </w:pPr>
    </w:p>
    <w:p w14:paraId="181CD9C0" w14:textId="77777777" w:rsidR="00D27C9E" w:rsidRPr="004F09C9" w:rsidRDefault="00D27C9E">
      <w:pPr>
        <w:spacing w:line="259" w:lineRule="auto"/>
        <w:ind w:left="-5" w:right="90"/>
        <w:rPr>
          <w:color w:val="000000" w:themeColor="text1"/>
        </w:rPr>
      </w:pPr>
    </w:p>
    <w:p w14:paraId="25DA4F20" w14:textId="77777777" w:rsidR="00D27C9E" w:rsidRPr="004F09C9" w:rsidRDefault="00D27C9E">
      <w:pPr>
        <w:spacing w:line="259" w:lineRule="auto"/>
        <w:ind w:left="-5" w:right="90"/>
        <w:rPr>
          <w:color w:val="000000" w:themeColor="text1"/>
        </w:rPr>
      </w:pPr>
    </w:p>
    <w:p w14:paraId="431A5731" w14:textId="77777777" w:rsidR="00D27C9E" w:rsidRPr="004F09C9" w:rsidRDefault="00D27C9E">
      <w:pPr>
        <w:spacing w:line="259" w:lineRule="auto"/>
        <w:ind w:left="-5" w:right="90"/>
        <w:rPr>
          <w:color w:val="000000" w:themeColor="text1"/>
        </w:rPr>
      </w:pPr>
    </w:p>
    <w:p w14:paraId="648FC119" w14:textId="77777777" w:rsidR="00D27C9E" w:rsidRPr="004F09C9" w:rsidRDefault="00D27C9E">
      <w:pPr>
        <w:spacing w:line="259" w:lineRule="auto"/>
        <w:ind w:left="-5" w:right="90"/>
        <w:rPr>
          <w:color w:val="000000" w:themeColor="text1"/>
        </w:rPr>
      </w:pPr>
    </w:p>
    <w:p w14:paraId="79EFD52A" w14:textId="77777777" w:rsidR="00D27C9E" w:rsidRPr="004F09C9" w:rsidRDefault="00D27C9E">
      <w:pPr>
        <w:spacing w:line="259" w:lineRule="auto"/>
        <w:ind w:left="-5" w:right="90"/>
        <w:rPr>
          <w:color w:val="000000" w:themeColor="text1"/>
        </w:rPr>
      </w:pPr>
    </w:p>
    <w:p w14:paraId="00D19A7B" w14:textId="77777777" w:rsidR="00D27C9E" w:rsidRPr="004F09C9" w:rsidRDefault="00D27C9E">
      <w:pPr>
        <w:spacing w:line="259" w:lineRule="auto"/>
        <w:ind w:left="-5" w:right="90"/>
        <w:rPr>
          <w:color w:val="000000" w:themeColor="text1"/>
        </w:rPr>
      </w:pPr>
    </w:p>
    <w:p w14:paraId="04201BA8" w14:textId="77777777" w:rsidR="00D27C9E" w:rsidRPr="004F09C9" w:rsidRDefault="00D27C9E">
      <w:pPr>
        <w:spacing w:line="259" w:lineRule="auto"/>
        <w:ind w:left="-5" w:right="90"/>
        <w:rPr>
          <w:color w:val="000000" w:themeColor="text1"/>
        </w:rPr>
      </w:pPr>
    </w:p>
    <w:p w14:paraId="5ED1ADA2" w14:textId="77777777" w:rsidR="006F58EA" w:rsidRPr="004F09C9" w:rsidRDefault="00D27C9E">
      <w:pPr>
        <w:spacing w:line="259" w:lineRule="auto"/>
        <w:ind w:left="-5" w:right="90"/>
        <w:rPr>
          <w:color w:val="000000" w:themeColor="text1"/>
        </w:rPr>
      </w:pPr>
      <w:r w:rsidRPr="004F09C9">
        <w:rPr>
          <w:color w:val="000000" w:themeColor="text1"/>
        </w:rPr>
        <w:lastRenderedPageBreak/>
        <w:t>Table 3-6. FULL MODEL: ANOVA summary table for the additive and interactive effects of</w:t>
      </w:r>
    </w:p>
    <w:p w14:paraId="2CFF0EA1" w14:textId="77777777" w:rsidR="006F58EA" w:rsidRPr="004F09C9" w:rsidRDefault="00D27C9E">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 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6F58EA" w:rsidRPr="004F09C9" w14:paraId="15470558" w14:textId="77777777">
        <w:trPr>
          <w:trHeight w:val="398"/>
        </w:trPr>
        <w:tc>
          <w:tcPr>
            <w:tcW w:w="5857" w:type="dxa"/>
            <w:tcBorders>
              <w:top w:val="double" w:sz="3" w:space="0" w:color="000000"/>
              <w:left w:val="nil"/>
              <w:bottom w:val="double" w:sz="3" w:space="0" w:color="000000"/>
              <w:right w:val="nil"/>
            </w:tcBorders>
          </w:tcPr>
          <w:p w14:paraId="4FE10AD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076A61A2"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173030D0" w14:textId="77777777" w:rsidR="006F58EA" w:rsidRPr="004F09C9" w:rsidRDefault="00D27C9E">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ECD4E7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DA3DEFD" w14:textId="77777777">
        <w:trPr>
          <w:trHeight w:val="321"/>
        </w:trPr>
        <w:tc>
          <w:tcPr>
            <w:tcW w:w="5857" w:type="dxa"/>
            <w:tcBorders>
              <w:top w:val="double" w:sz="3" w:space="0" w:color="000000"/>
              <w:left w:val="nil"/>
              <w:bottom w:val="single" w:sz="3" w:space="0" w:color="000000"/>
              <w:right w:val="nil"/>
            </w:tcBorders>
          </w:tcPr>
          <w:p w14:paraId="60A4AE99" w14:textId="77777777" w:rsidR="006F58EA" w:rsidRPr="004F09C9" w:rsidRDefault="00D27C9E">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8CB152D"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1F820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7136202" w14:textId="77777777" w:rsidR="006F58EA" w:rsidRPr="004F09C9" w:rsidRDefault="006F58EA">
            <w:pPr>
              <w:spacing w:after="160" w:line="259" w:lineRule="auto"/>
              <w:ind w:left="0" w:firstLine="0"/>
              <w:rPr>
                <w:color w:val="000000" w:themeColor="text1"/>
              </w:rPr>
            </w:pPr>
          </w:p>
        </w:tc>
      </w:tr>
      <w:tr w:rsidR="006F58EA" w:rsidRPr="004F09C9" w14:paraId="3BBCAAA1" w14:textId="77777777">
        <w:trPr>
          <w:trHeight w:val="340"/>
        </w:trPr>
        <w:tc>
          <w:tcPr>
            <w:tcW w:w="5857" w:type="dxa"/>
            <w:tcBorders>
              <w:top w:val="single" w:sz="3" w:space="0" w:color="000000"/>
              <w:left w:val="nil"/>
              <w:bottom w:val="nil"/>
              <w:right w:val="nil"/>
            </w:tcBorders>
          </w:tcPr>
          <w:p w14:paraId="52AE57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56F9B35" w14:textId="77777777" w:rsidR="006F58EA" w:rsidRPr="004F09C9" w:rsidRDefault="00D27C9E">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5A1E2A6" w14:textId="77777777" w:rsidR="006F58EA" w:rsidRPr="004F09C9" w:rsidRDefault="00D27C9E">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E80BC17" w14:textId="77777777" w:rsidR="006F58EA" w:rsidRPr="004F09C9" w:rsidRDefault="00D27C9E">
            <w:pPr>
              <w:spacing w:after="0" w:line="259" w:lineRule="auto"/>
              <w:ind w:left="91" w:firstLine="0"/>
              <w:rPr>
                <w:color w:val="000000" w:themeColor="text1"/>
              </w:rPr>
            </w:pPr>
            <w:r w:rsidRPr="004F09C9">
              <w:rPr>
                <w:color w:val="000000" w:themeColor="text1"/>
              </w:rPr>
              <w:t>0.025*</w:t>
            </w:r>
          </w:p>
        </w:tc>
      </w:tr>
      <w:tr w:rsidR="006F58EA" w:rsidRPr="004F09C9" w14:paraId="60FF9E05" w14:textId="77777777">
        <w:trPr>
          <w:trHeight w:val="384"/>
        </w:trPr>
        <w:tc>
          <w:tcPr>
            <w:tcW w:w="5857" w:type="dxa"/>
            <w:tcBorders>
              <w:top w:val="nil"/>
              <w:left w:val="nil"/>
              <w:bottom w:val="nil"/>
              <w:right w:val="nil"/>
            </w:tcBorders>
          </w:tcPr>
          <w:p w14:paraId="4FEAA80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83CB73B" w14:textId="77777777" w:rsidR="006F58EA" w:rsidRPr="004F09C9" w:rsidRDefault="00D27C9E">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C4E5675" w14:textId="77777777" w:rsidR="006F58EA" w:rsidRPr="004F09C9" w:rsidRDefault="00D27C9E">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457A27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BE7E3E7" w14:textId="77777777">
        <w:trPr>
          <w:trHeight w:val="470"/>
        </w:trPr>
        <w:tc>
          <w:tcPr>
            <w:tcW w:w="5857" w:type="dxa"/>
            <w:tcBorders>
              <w:top w:val="nil"/>
              <w:left w:val="nil"/>
              <w:bottom w:val="single" w:sz="3" w:space="0" w:color="000000"/>
              <w:right w:val="nil"/>
            </w:tcBorders>
          </w:tcPr>
          <w:p w14:paraId="495DFF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360EA2B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A8600A7" w14:textId="77777777" w:rsidR="006F58EA" w:rsidRPr="004F09C9" w:rsidRDefault="00D27C9E">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31D3F843" w14:textId="77777777" w:rsidR="006F58EA" w:rsidRPr="004F09C9" w:rsidRDefault="00D27C9E">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7A1EEC48"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5B4F26E5" w14:textId="77777777">
        <w:trPr>
          <w:trHeight w:val="374"/>
        </w:trPr>
        <w:tc>
          <w:tcPr>
            <w:tcW w:w="5274" w:type="dxa"/>
            <w:tcBorders>
              <w:top w:val="double" w:sz="3" w:space="0" w:color="000000"/>
              <w:left w:val="nil"/>
              <w:bottom w:val="single" w:sz="3" w:space="0" w:color="000000"/>
              <w:right w:val="nil"/>
            </w:tcBorders>
          </w:tcPr>
          <w:p w14:paraId="0F5B7E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440D96E1"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861FE9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426FEFCB"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E6AADF" w14:textId="77777777">
        <w:trPr>
          <w:trHeight w:val="297"/>
        </w:trPr>
        <w:tc>
          <w:tcPr>
            <w:tcW w:w="5274" w:type="dxa"/>
            <w:tcBorders>
              <w:top w:val="single" w:sz="3" w:space="0" w:color="000000"/>
              <w:left w:val="nil"/>
              <w:bottom w:val="single" w:sz="3" w:space="0" w:color="000000"/>
              <w:right w:val="nil"/>
            </w:tcBorders>
          </w:tcPr>
          <w:p w14:paraId="06940B77"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788899C3"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B7FBD4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5E8C6AB6" w14:textId="77777777" w:rsidR="006F58EA" w:rsidRPr="004F09C9" w:rsidRDefault="006F58EA">
            <w:pPr>
              <w:spacing w:after="160" w:line="259" w:lineRule="auto"/>
              <w:ind w:left="0" w:firstLine="0"/>
              <w:rPr>
                <w:color w:val="000000" w:themeColor="text1"/>
              </w:rPr>
            </w:pPr>
          </w:p>
        </w:tc>
      </w:tr>
      <w:tr w:rsidR="006F58EA" w:rsidRPr="004F09C9" w14:paraId="71DEEAB0" w14:textId="77777777">
        <w:trPr>
          <w:trHeight w:val="328"/>
        </w:trPr>
        <w:tc>
          <w:tcPr>
            <w:tcW w:w="5274" w:type="dxa"/>
            <w:tcBorders>
              <w:top w:val="single" w:sz="3" w:space="0" w:color="000000"/>
              <w:left w:val="nil"/>
              <w:bottom w:val="nil"/>
              <w:right w:val="nil"/>
            </w:tcBorders>
          </w:tcPr>
          <w:p w14:paraId="6B3616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501D03B"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019E1585"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28AC37A1"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2A64F24D" w14:textId="77777777">
        <w:trPr>
          <w:trHeight w:val="395"/>
        </w:trPr>
        <w:tc>
          <w:tcPr>
            <w:tcW w:w="5274" w:type="dxa"/>
            <w:tcBorders>
              <w:top w:val="nil"/>
              <w:left w:val="nil"/>
              <w:bottom w:val="nil"/>
              <w:right w:val="nil"/>
            </w:tcBorders>
          </w:tcPr>
          <w:p w14:paraId="0FDE47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5D58AF8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2E53179A"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44BD39F3"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546288F1" w14:textId="77777777">
        <w:trPr>
          <w:trHeight w:val="395"/>
        </w:trPr>
        <w:tc>
          <w:tcPr>
            <w:tcW w:w="5274" w:type="dxa"/>
            <w:tcBorders>
              <w:top w:val="nil"/>
              <w:left w:val="nil"/>
              <w:bottom w:val="nil"/>
              <w:right w:val="nil"/>
            </w:tcBorders>
          </w:tcPr>
          <w:p w14:paraId="7DB0315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B61A760"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1C5F06E3"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497F36E"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4868BC" w14:textId="77777777">
        <w:trPr>
          <w:trHeight w:val="494"/>
        </w:trPr>
        <w:tc>
          <w:tcPr>
            <w:tcW w:w="5274" w:type="dxa"/>
            <w:tcBorders>
              <w:top w:val="nil"/>
              <w:left w:val="nil"/>
              <w:bottom w:val="double" w:sz="3" w:space="0" w:color="000000"/>
              <w:right w:val="nil"/>
            </w:tcBorders>
          </w:tcPr>
          <w:p w14:paraId="632C78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C1465CE"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5926DDE"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D8DDC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38FFEFF" w14:textId="77777777">
        <w:trPr>
          <w:trHeight w:val="72"/>
        </w:trPr>
        <w:tc>
          <w:tcPr>
            <w:tcW w:w="5274" w:type="dxa"/>
            <w:tcBorders>
              <w:top w:val="double" w:sz="3" w:space="0" w:color="000000"/>
              <w:left w:val="nil"/>
              <w:bottom w:val="single" w:sz="3" w:space="0" w:color="000000"/>
              <w:right w:val="nil"/>
            </w:tcBorders>
          </w:tcPr>
          <w:p w14:paraId="72E6BF1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93D206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9101968"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9AB8166" w14:textId="77777777" w:rsidR="006F58EA" w:rsidRPr="004F09C9" w:rsidRDefault="006F58EA">
            <w:pPr>
              <w:spacing w:after="160" w:line="259" w:lineRule="auto"/>
              <w:ind w:left="0" w:firstLine="0"/>
              <w:rPr>
                <w:color w:val="000000" w:themeColor="text1"/>
              </w:rPr>
            </w:pPr>
          </w:p>
        </w:tc>
      </w:tr>
      <w:tr w:rsidR="006F58EA" w:rsidRPr="004F09C9" w14:paraId="3772E522" w14:textId="77777777">
        <w:trPr>
          <w:trHeight w:val="297"/>
        </w:trPr>
        <w:tc>
          <w:tcPr>
            <w:tcW w:w="5274" w:type="dxa"/>
            <w:tcBorders>
              <w:top w:val="single" w:sz="3" w:space="0" w:color="000000"/>
              <w:left w:val="nil"/>
              <w:bottom w:val="single" w:sz="3" w:space="0" w:color="000000"/>
              <w:right w:val="nil"/>
            </w:tcBorders>
          </w:tcPr>
          <w:p w14:paraId="6636476A"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4B5E91F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61360A5"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06F433A" w14:textId="77777777" w:rsidR="006F58EA" w:rsidRPr="004F09C9" w:rsidRDefault="006F58EA">
            <w:pPr>
              <w:spacing w:after="160" w:line="259" w:lineRule="auto"/>
              <w:ind w:left="0" w:firstLine="0"/>
              <w:rPr>
                <w:color w:val="000000" w:themeColor="text1"/>
              </w:rPr>
            </w:pPr>
          </w:p>
        </w:tc>
      </w:tr>
      <w:tr w:rsidR="006F58EA" w:rsidRPr="004F09C9" w14:paraId="6F2972B0" w14:textId="77777777">
        <w:trPr>
          <w:trHeight w:val="328"/>
        </w:trPr>
        <w:tc>
          <w:tcPr>
            <w:tcW w:w="5274" w:type="dxa"/>
            <w:tcBorders>
              <w:top w:val="single" w:sz="3" w:space="0" w:color="000000"/>
              <w:left w:val="nil"/>
              <w:bottom w:val="nil"/>
              <w:right w:val="nil"/>
            </w:tcBorders>
          </w:tcPr>
          <w:p w14:paraId="4DCD13C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F7BBB1D"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8C625D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44A7A9CA"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E2A11AA" w14:textId="77777777">
        <w:trPr>
          <w:trHeight w:val="395"/>
        </w:trPr>
        <w:tc>
          <w:tcPr>
            <w:tcW w:w="5274" w:type="dxa"/>
            <w:tcBorders>
              <w:top w:val="nil"/>
              <w:left w:val="nil"/>
              <w:bottom w:val="nil"/>
              <w:right w:val="nil"/>
            </w:tcBorders>
          </w:tcPr>
          <w:p w14:paraId="2421AE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B35A837"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4830945"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20753E4"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D99741A" w14:textId="77777777">
        <w:trPr>
          <w:trHeight w:val="494"/>
        </w:trPr>
        <w:tc>
          <w:tcPr>
            <w:tcW w:w="5274" w:type="dxa"/>
            <w:tcBorders>
              <w:top w:val="nil"/>
              <w:left w:val="nil"/>
              <w:bottom w:val="double" w:sz="3" w:space="0" w:color="000000"/>
              <w:right w:val="nil"/>
            </w:tcBorders>
          </w:tcPr>
          <w:p w14:paraId="5EF49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951A41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7C106FE0"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DA0D1B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1B1EB6AF" w14:textId="77777777">
        <w:trPr>
          <w:trHeight w:val="321"/>
        </w:trPr>
        <w:tc>
          <w:tcPr>
            <w:tcW w:w="5274" w:type="dxa"/>
            <w:tcBorders>
              <w:top w:val="double" w:sz="3" w:space="0" w:color="000000"/>
              <w:left w:val="nil"/>
              <w:bottom w:val="single" w:sz="3" w:space="0" w:color="000000"/>
              <w:right w:val="nil"/>
            </w:tcBorders>
          </w:tcPr>
          <w:p w14:paraId="4307EC80"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208C94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61EC6BE"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25BB3CF8" w14:textId="77777777" w:rsidR="006F58EA" w:rsidRPr="004F09C9" w:rsidRDefault="006F58EA">
            <w:pPr>
              <w:spacing w:after="160" w:line="259" w:lineRule="auto"/>
              <w:ind w:left="0" w:firstLine="0"/>
              <w:rPr>
                <w:color w:val="000000" w:themeColor="text1"/>
              </w:rPr>
            </w:pPr>
          </w:p>
        </w:tc>
      </w:tr>
      <w:tr w:rsidR="006F58EA" w:rsidRPr="004F09C9" w14:paraId="4E69E5CC" w14:textId="77777777">
        <w:trPr>
          <w:trHeight w:val="328"/>
        </w:trPr>
        <w:tc>
          <w:tcPr>
            <w:tcW w:w="5274" w:type="dxa"/>
            <w:tcBorders>
              <w:top w:val="single" w:sz="3" w:space="0" w:color="000000"/>
              <w:left w:val="nil"/>
              <w:bottom w:val="nil"/>
              <w:right w:val="nil"/>
            </w:tcBorders>
          </w:tcPr>
          <w:p w14:paraId="045321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0428DD60"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2EC16EF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C9B678"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6FF645CB" w14:textId="77777777">
        <w:trPr>
          <w:trHeight w:val="395"/>
        </w:trPr>
        <w:tc>
          <w:tcPr>
            <w:tcW w:w="5274" w:type="dxa"/>
            <w:tcBorders>
              <w:top w:val="nil"/>
              <w:left w:val="nil"/>
              <w:bottom w:val="nil"/>
              <w:right w:val="nil"/>
            </w:tcBorders>
          </w:tcPr>
          <w:p w14:paraId="4FA192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047F59EE"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24A9AFDE"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CCC982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1FDD8973" w14:textId="77777777">
        <w:trPr>
          <w:trHeight w:val="470"/>
        </w:trPr>
        <w:tc>
          <w:tcPr>
            <w:tcW w:w="5274" w:type="dxa"/>
            <w:tcBorders>
              <w:top w:val="nil"/>
              <w:left w:val="nil"/>
              <w:bottom w:val="single" w:sz="3" w:space="0" w:color="000000"/>
              <w:right w:val="nil"/>
            </w:tcBorders>
          </w:tcPr>
          <w:p w14:paraId="55E061F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C1B7695"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64A105E6"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106C253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EED706" w14:textId="77777777" w:rsidR="00D27C9E" w:rsidRPr="004F09C9" w:rsidRDefault="00D27C9E">
      <w:pPr>
        <w:spacing w:line="259" w:lineRule="auto"/>
        <w:ind w:left="1076" w:right="90" w:hanging="1091"/>
        <w:rPr>
          <w:color w:val="000000" w:themeColor="text1"/>
        </w:rPr>
      </w:pPr>
    </w:p>
    <w:p w14:paraId="35BBB747" w14:textId="77777777" w:rsidR="00D27C9E" w:rsidRPr="004F09C9" w:rsidRDefault="00D27C9E">
      <w:pPr>
        <w:spacing w:line="259" w:lineRule="auto"/>
        <w:ind w:left="1076" w:right="90" w:hanging="1091"/>
        <w:rPr>
          <w:color w:val="000000" w:themeColor="text1"/>
        </w:rPr>
      </w:pPr>
    </w:p>
    <w:p w14:paraId="7D72FE2C" w14:textId="77777777" w:rsidR="00D27C9E" w:rsidRPr="004F09C9" w:rsidRDefault="00D27C9E">
      <w:pPr>
        <w:spacing w:line="259" w:lineRule="auto"/>
        <w:ind w:left="1076" w:right="90" w:hanging="1091"/>
        <w:rPr>
          <w:color w:val="000000" w:themeColor="text1"/>
        </w:rPr>
      </w:pPr>
    </w:p>
    <w:p w14:paraId="3F8DE6F4" w14:textId="77777777" w:rsidR="00D27C9E" w:rsidRPr="004F09C9" w:rsidRDefault="00D27C9E">
      <w:pPr>
        <w:spacing w:line="259" w:lineRule="auto"/>
        <w:ind w:left="1076" w:right="90" w:hanging="1091"/>
        <w:rPr>
          <w:color w:val="000000" w:themeColor="text1"/>
        </w:rPr>
      </w:pPr>
    </w:p>
    <w:p w14:paraId="41E1F9FA" w14:textId="77777777" w:rsidR="00D27C9E" w:rsidRPr="004F09C9" w:rsidRDefault="00D27C9E">
      <w:pPr>
        <w:spacing w:line="259" w:lineRule="auto"/>
        <w:ind w:left="1076" w:right="90" w:hanging="1091"/>
        <w:rPr>
          <w:color w:val="000000" w:themeColor="text1"/>
        </w:rPr>
      </w:pPr>
    </w:p>
    <w:p w14:paraId="153FD5C6" w14:textId="77777777" w:rsidR="00D27C9E" w:rsidRPr="004F09C9" w:rsidRDefault="00D27C9E">
      <w:pPr>
        <w:spacing w:line="259" w:lineRule="auto"/>
        <w:ind w:left="1076" w:right="90" w:hanging="1091"/>
        <w:rPr>
          <w:color w:val="000000" w:themeColor="text1"/>
        </w:rPr>
      </w:pPr>
    </w:p>
    <w:p w14:paraId="4CF8BA43"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3-8. FULL MODEL: ANOVA summary table for the additive and interactive effects of sample day and diapause genotype, and the effect of lean mass on lipid mass depletion. Asterisks "*" indicate statistical significance, ns represents non 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6F58EA" w:rsidRPr="004F09C9" w14:paraId="392770D9" w14:textId="77777777">
        <w:trPr>
          <w:trHeight w:val="427"/>
        </w:trPr>
        <w:tc>
          <w:tcPr>
            <w:tcW w:w="4914" w:type="dxa"/>
            <w:tcBorders>
              <w:top w:val="double" w:sz="3" w:space="0" w:color="000000"/>
              <w:left w:val="nil"/>
              <w:bottom w:val="single" w:sz="3" w:space="0" w:color="000000"/>
              <w:right w:val="nil"/>
            </w:tcBorders>
          </w:tcPr>
          <w:p w14:paraId="7D0E72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E3A7B7F"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14A08D15"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E511F3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64AEF47" w14:textId="77777777">
        <w:trPr>
          <w:trHeight w:val="297"/>
        </w:trPr>
        <w:tc>
          <w:tcPr>
            <w:tcW w:w="4914" w:type="dxa"/>
            <w:tcBorders>
              <w:top w:val="single" w:sz="3" w:space="0" w:color="000000"/>
              <w:left w:val="nil"/>
              <w:bottom w:val="single" w:sz="3" w:space="0" w:color="000000"/>
              <w:right w:val="nil"/>
            </w:tcBorders>
          </w:tcPr>
          <w:p w14:paraId="39211604" w14:textId="77777777" w:rsidR="006F58EA" w:rsidRPr="004F09C9" w:rsidRDefault="00D27C9E">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4556617B"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DE69735"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24398D5" w14:textId="77777777" w:rsidR="006F58EA" w:rsidRPr="004F09C9" w:rsidRDefault="006F58EA">
            <w:pPr>
              <w:spacing w:after="160" w:line="259" w:lineRule="auto"/>
              <w:ind w:left="0" w:firstLine="0"/>
              <w:rPr>
                <w:color w:val="000000" w:themeColor="text1"/>
              </w:rPr>
            </w:pPr>
          </w:p>
        </w:tc>
      </w:tr>
      <w:tr w:rsidR="006F58EA" w:rsidRPr="004F09C9" w14:paraId="5C80E540" w14:textId="77777777">
        <w:trPr>
          <w:trHeight w:val="340"/>
        </w:trPr>
        <w:tc>
          <w:tcPr>
            <w:tcW w:w="4914" w:type="dxa"/>
            <w:tcBorders>
              <w:top w:val="single" w:sz="3" w:space="0" w:color="000000"/>
              <w:left w:val="nil"/>
              <w:bottom w:val="nil"/>
              <w:right w:val="nil"/>
            </w:tcBorders>
          </w:tcPr>
          <w:p w14:paraId="63CA77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6946C62D" w14:textId="77777777" w:rsidR="006F58EA" w:rsidRPr="004F09C9" w:rsidRDefault="00D27C9E">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5B2DA7FA" w14:textId="77777777" w:rsidR="006F58EA" w:rsidRPr="004F09C9" w:rsidRDefault="00D27C9E">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19216CA" w14:textId="77777777" w:rsidR="006F58EA" w:rsidRPr="004F09C9" w:rsidRDefault="00D27C9E">
            <w:pPr>
              <w:spacing w:after="0" w:line="259" w:lineRule="auto"/>
              <w:ind w:left="91" w:firstLine="0"/>
              <w:rPr>
                <w:color w:val="000000" w:themeColor="text1"/>
              </w:rPr>
            </w:pPr>
            <w:r w:rsidRPr="004F09C9">
              <w:rPr>
                <w:color w:val="000000" w:themeColor="text1"/>
              </w:rPr>
              <w:t>0.000*</w:t>
            </w:r>
          </w:p>
        </w:tc>
      </w:tr>
      <w:tr w:rsidR="006F58EA" w:rsidRPr="004F09C9" w14:paraId="5E54526D" w14:textId="77777777">
        <w:trPr>
          <w:trHeight w:val="384"/>
        </w:trPr>
        <w:tc>
          <w:tcPr>
            <w:tcW w:w="4914" w:type="dxa"/>
            <w:tcBorders>
              <w:top w:val="nil"/>
              <w:left w:val="nil"/>
              <w:bottom w:val="nil"/>
              <w:right w:val="nil"/>
            </w:tcBorders>
          </w:tcPr>
          <w:p w14:paraId="57E7A5F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CD7A2C4" w14:textId="77777777" w:rsidR="006F58EA" w:rsidRPr="004F09C9" w:rsidRDefault="00D27C9E">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278C1A76" w14:textId="77777777" w:rsidR="006F58EA" w:rsidRPr="004F09C9" w:rsidRDefault="00D27C9E">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4DFF2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8078202" w14:textId="77777777">
        <w:trPr>
          <w:trHeight w:val="395"/>
        </w:trPr>
        <w:tc>
          <w:tcPr>
            <w:tcW w:w="4914" w:type="dxa"/>
            <w:tcBorders>
              <w:top w:val="nil"/>
              <w:left w:val="nil"/>
              <w:bottom w:val="nil"/>
              <w:right w:val="nil"/>
            </w:tcBorders>
          </w:tcPr>
          <w:p w14:paraId="63EB0A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B05319D" w14:textId="77777777" w:rsidR="006F58EA" w:rsidRPr="004F09C9" w:rsidRDefault="00D27C9E">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14D38AB" w14:textId="77777777" w:rsidR="006F58EA" w:rsidRPr="004F09C9" w:rsidRDefault="00D27C9E">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A83A96D" w14:textId="77777777" w:rsidR="006F58EA" w:rsidRPr="004F09C9" w:rsidRDefault="00D27C9E">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6F58EA" w:rsidRPr="004F09C9" w14:paraId="5D84BF99" w14:textId="77777777">
        <w:trPr>
          <w:trHeight w:val="470"/>
        </w:trPr>
        <w:tc>
          <w:tcPr>
            <w:tcW w:w="4914" w:type="dxa"/>
            <w:tcBorders>
              <w:top w:val="nil"/>
              <w:left w:val="nil"/>
              <w:bottom w:val="single" w:sz="3" w:space="0" w:color="000000"/>
              <w:right w:val="nil"/>
            </w:tcBorders>
          </w:tcPr>
          <w:p w14:paraId="73133E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44507B5" w14:textId="77777777" w:rsidR="006F58EA" w:rsidRPr="004F09C9" w:rsidRDefault="00D27C9E">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7458FFC" w14:textId="77777777" w:rsidR="006F58EA" w:rsidRPr="004F09C9" w:rsidRDefault="00D27C9E">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2B1793C" w14:textId="77777777" w:rsidR="006F58EA" w:rsidRPr="004F09C9" w:rsidRDefault="00D27C9E">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48B73164"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40A6B929" w14:textId="77777777">
        <w:trPr>
          <w:trHeight w:val="398"/>
        </w:trPr>
        <w:tc>
          <w:tcPr>
            <w:tcW w:w="5274" w:type="dxa"/>
            <w:tcBorders>
              <w:top w:val="double" w:sz="3" w:space="0" w:color="000000"/>
              <w:left w:val="nil"/>
              <w:bottom w:val="double" w:sz="3" w:space="0" w:color="000000"/>
              <w:right w:val="nil"/>
            </w:tcBorders>
          </w:tcPr>
          <w:p w14:paraId="36EE96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1F0F8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4A2929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BDDA2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9E44ADC" w14:textId="77777777">
        <w:trPr>
          <w:trHeight w:val="321"/>
        </w:trPr>
        <w:tc>
          <w:tcPr>
            <w:tcW w:w="5274" w:type="dxa"/>
            <w:tcBorders>
              <w:top w:val="double" w:sz="3" w:space="0" w:color="000000"/>
              <w:left w:val="nil"/>
              <w:bottom w:val="single" w:sz="3" w:space="0" w:color="000000"/>
              <w:right w:val="nil"/>
            </w:tcBorders>
          </w:tcPr>
          <w:p w14:paraId="571A250C"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210C1E5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F3E4E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FA1B687" w14:textId="77777777" w:rsidR="006F58EA" w:rsidRPr="004F09C9" w:rsidRDefault="006F58EA">
            <w:pPr>
              <w:spacing w:after="160" w:line="259" w:lineRule="auto"/>
              <w:ind w:left="0" w:firstLine="0"/>
              <w:rPr>
                <w:color w:val="000000" w:themeColor="text1"/>
              </w:rPr>
            </w:pPr>
          </w:p>
        </w:tc>
      </w:tr>
      <w:tr w:rsidR="006F58EA" w:rsidRPr="004F09C9" w14:paraId="39106188" w14:textId="77777777">
        <w:trPr>
          <w:trHeight w:val="340"/>
        </w:trPr>
        <w:tc>
          <w:tcPr>
            <w:tcW w:w="5274" w:type="dxa"/>
            <w:tcBorders>
              <w:top w:val="single" w:sz="3" w:space="0" w:color="000000"/>
              <w:left w:val="nil"/>
              <w:bottom w:val="nil"/>
              <w:right w:val="nil"/>
            </w:tcBorders>
          </w:tcPr>
          <w:p w14:paraId="3618B0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C36973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055374C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6DB44D8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AD87E21" w14:textId="77777777">
        <w:trPr>
          <w:trHeight w:val="384"/>
        </w:trPr>
        <w:tc>
          <w:tcPr>
            <w:tcW w:w="5274" w:type="dxa"/>
            <w:tcBorders>
              <w:top w:val="nil"/>
              <w:left w:val="nil"/>
              <w:bottom w:val="nil"/>
              <w:right w:val="nil"/>
            </w:tcBorders>
          </w:tcPr>
          <w:p w14:paraId="447A7E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2A554FB2"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25DF3828"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F7A1DD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108429E" w14:textId="77777777">
        <w:trPr>
          <w:trHeight w:val="395"/>
        </w:trPr>
        <w:tc>
          <w:tcPr>
            <w:tcW w:w="5274" w:type="dxa"/>
            <w:tcBorders>
              <w:top w:val="nil"/>
              <w:left w:val="nil"/>
              <w:bottom w:val="nil"/>
              <w:right w:val="nil"/>
            </w:tcBorders>
          </w:tcPr>
          <w:p w14:paraId="2E6B7F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D08E33E"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902A302"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4534435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7B24CF10" w14:textId="77777777">
        <w:trPr>
          <w:trHeight w:val="494"/>
        </w:trPr>
        <w:tc>
          <w:tcPr>
            <w:tcW w:w="5274" w:type="dxa"/>
            <w:tcBorders>
              <w:top w:val="nil"/>
              <w:left w:val="nil"/>
              <w:bottom w:val="double" w:sz="3" w:space="0" w:color="000000"/>
              <w:right w:val="nil"/>
            </w:tcBorders>
          </w:tcPr>
          <w:p w14:paraId="34F04A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79B078"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473A16E"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304D32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98E144E" w14:textId="77777777">
        <w:trPr>
          <w:trHeight w:val="321"/>
        </w:trPr>
        <w:tc>
          <w:tcPr>
            <w:tcW w:w="5274" w:type="dxa"/>
            <w:tcBorders>
              <w:top w:val="double" w:sz="3" w:space="0" w:color="000000"/>
              <w:left w:val="nil"/>
              <w:bottom w:val="single" w:sz="3" w:space="0" w:color="000000"/>
              <w:right w:val="nil"/>
            </w:tcBorders>
          </w:tcPr>
          <w:p w14:paraId="4E28817D"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2FC68D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84DA3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57B62E7" w14:textId="77777777" w:rsidR="006F58EA" w:rsidRPr="004F09C9" w:rsidRDefault="006F58EA">
            <w:pPr>
              <w:spacing w:after="160" w:line="259" w:lineRule="auto"/>
              <w:ind w:left="0" w:firstLine="0"/>
              <w:rPr>
                <w:color w:val="000000" w:themeColor="text1"/>
              </w:rPr>
            </w:pPr>
          </w:p>
        </w:tc>
      </w:tr>
      <w:tr w:rsidR="006F58EA" w:rsidRPr="004F09C9" w14:paraId="1C5DC06D" w14:textId="77777777">
        <w:trPr>
          <w:trHeight w:val="328"/>
        </w:trPr>
        <w:tc>
          <w:tcPr>
            <w:tcW w:w="5274" w:type="dxa"/>
            <w:tcBorders>
              <w:top w:val="single" w:sz="3" w:space="0" w:color="000000"/>
              <w:left w:val="nil"/>
              <w:bottom w:val="nil"/>
              <w:right w:val="nil"/>
            </w:tcBorders>
          </w:tcPr>
          <w:p w14:paraId="4AADCC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894C87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EDBCB4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611276A0"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30C58B9E" w14:textId="77777777">
        <w:trPr>
          <w:trHeight w:val="395"/>
        </w:trPr>
        <w:tc>
          <w:tcPr>
            <w:tcW w:w="5274" w:type="dxa"/>
            <w:tcBorders>
              <w:top w:val="nil"/>
              <w:left w:val="nil"/>
              <w:bottom w:val="nil"/>
              <w:right w:val="nil"/>
            </w:tcBorders>
          </w:tcPr>
          <w:p w14:paraId="53ABE97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52777B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628248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D0F5891"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85CD868" w14:textId="77777777">
        <w:trPr>
          <w:trHeight w:val="494"/>
        </w:trPr>
        <w:tc>
          <w:tcPr>
            <w:tcW w:w="5274" w:type="dxa"/>
            <w:tcBorders>
              <w:top w:val="nil"/>
              <w:left w:val="nil"/>
              <w:bottom w:val="double" w:sz="3" w:space="0" w:color="000000"/>
              <w:right w:val="nil"/>
            </w:tcBorders>
          </w:tcPr>
          <w:p w14:paraId="2589F7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8DC5DD4"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790857BE"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01B0A09"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E694FE3" w14:textId="77777777">
        <w:trPr>
          <w:trHeight w:val="321"/>
        </w:trPr>
        <w:tc>
          <w:tcPr>
            <w:tcW w:w="5274" w:type="dxa"/>
            <w:tcBorders>
              <w:top w:val="double" w:sz="3" w:space="0" w:color="000000"/>
              <w:left w:val="nil"/>
              <w:bottom w:val="single" w:sz="3" w:space="0" w:color="000000"/>
              <w:right w:val="nil"/>
            </w:tcBorders>
          </w:tcPr>
          <w:p w14:paraId="5CE6DF27"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00BBF0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DAD0E1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30192CA" w14:textId="77777777" w:rsidR="006F58EA" w:rsidRPr="004F09C9" w:rsidRDefault="006F58EA">
            <w:pPr>
              <w:spacing w:after="160" w:line="259" w:lineRule="auto"/>
              <w:ind w:left="0" w:firstLine="0"/>
              <w:rPr>
                <w:color w:val="000000" w:themeColor="text1"/>
              </w:rPr>
            </w:pPr>
          </w:p>
        </w:tc>
      </w:tr>
      <w:tr w:rsidR="006F58EA" w:rsidRPr="004F09C9" w14:paraId="317D8DBD" w14:textId="77777777">
        <w:trPr>
          <w:trHeight w:val="340"/>
        </w:trPr>
        <w:tc>
          <w:tcPr>
            <w:tcW w:w="5274" w:type="dxa"/>
            <w:tcBorders>
              <w:top w:val="single" w:sz="3" w:space="0" w:color="000000"/>
              <w:left w:val="nil"/>
              <w:bottom w:val="nil"/>
              <w:right w:val="nil"/>
            </w:tcBorders>
          </w:tcPr>
          <w:p w14:paraId="492A7EB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E4C4F14"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082A43B"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3EE34FE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32E4205" w14:textId="77777777">
        <w:trPr>
          <w:trHeight w:val="395"/>
        </w:trPr>
        <w:tc>
          <w:tcPr>
            <w:tcW w:w="5274" w:type="dxa"/>
            <w:tcBorders>
              <w:top w:val="nil"/>
              <w:left w:val="nil"/>
              <w:bottom w:val="nil"/>
              <w:right w:val="nil"/>
            </w:tcBorders>
          </w:tcPr>
          <w:p w14:paraId="38B35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53C2C2C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1B67D3E"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00EF9B87"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D88CE25" w14:textId="77777777">
        <w:trPr>
          <w:trHeight w:val="458"/>
        </w:trPr>
        <w:tc>
          <w:tcPr>
            <w:tcW w:w="5274" w:type="dxa"/>
            <w:tcBorders>
              <w:top w:val="nil"/>
              <w:left w:val="nil"/>
              <w:bottom w:val="single" w:sz="3" w:space="0" w:color="000000"/>
              <w:right w:val="nil"/>
            </w:tcBorders>
          </w:tcPr>
          <w:p w14:paraId="20A7613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5049E83D"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E5F4882"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86D8B60"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4594D57" w14:textId="77777777" w:rsidR="00D27C9E" w:rsidRPr="004F09C9" w:rsidRDefault="00D27C9E">
      <w:pPr>
        <w:spacing w:after="174" w:line="259" w:lineRule="auto"/>
        <w:ind w:right="80"/>
        <w:jc w:val="center"/>
        <w:rPr>
          <w:color w:val="000000" w:themeColor="text1"/>
        </w:rPr>
      </w:pPr>
    </w:p>
    <w:p w14:paraId="40F8CBA9" w14:textId="77777777" w:rsidR="00D27C9E" w:rsidRPr="004F09C9" w:rsidRDefault="00D27C9E">
      <w:pPr>
        <w:spacing w:after="174" w:line="259" w:lineRule="auto"/>
        <w:ind w:right="80"/>
        <w:jc w:val="center"/>
        <w:rPr>
          <w:color w:val="000000" w:themeColor="text1"/>
        </w:rPr>
      </w:pPr>
    </w:p>
    <w:p w14:paraId="23A9F00F" w14:textId="77777777" w:rsidR="00D27C9E" w:rsidRPr="004F09C9" w:rsidRDefault="00D27C9E">
      <w:pPr>
        <w:spacing w:after="174" w:line="259" w:lineRule="auto"/>
        <w:ind w:right="80"/>
        <w:jc w:val="center"/>
        <w:rPr>
          <w:color w:val="000000" w:themeColor="text1"/>
        </w:rPr>
      </w:pPr>
    </w:p>
    <w:p w14:paraId="496B24DF" w14:textId="77777777" w:rsidR="00D27C9E" w:rsidRPr="004F09C9" w:rsidRDefault="00D27C9E">
      <w:pPr>
        <w:spacing w:after="174" w:line="259" w:lineRule="auto"/>
        <w:ind w:right="80"/>
        <w:jc w:val="center"/>
        <w:rPr>
          <w:color w:val="000000" w:themeColor="text1"/>
        </w:rPr>
      </w:pPr>
    </w:p>
    <w:p w14:paraId="2E726C69" w14:textId="77777777" w:rsidR="006F58EA" w:rsidRPr="004F09C9" w:rsidRDefault="00D27C9E">
      <w:pPr>
        <w:spacing w:after="174" w:line="259" w:lineRule="auto"/>
        <w:ind w:right="80"/>
        <w:jc w:val="center"/>
        <w:rPr>
          <w:color w:val="000000" w:themeColor="text1"/>
        </w:rPr>
      </w:pPr>
      <w:r w:rsidRPr="004F09C9">
        <w:rPr>
          <w:color w:val="000000" w:themeColor="text1"/>
        </w:rPr>
        <w:lastRenderedPageBreak/>
        <w:t>REFERENCES</w:t>
      </w:r>
    </w:p>
    <w:p w14:paraId="76B5B31C"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33A53781"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644F0CEE" w14:textId="77777777" w:rsidR="006F58EA" w:rsidRPr="004F09C9" w:rsidRDefault="00D27C9E">
      <w:pPr>
        <w:spacing w:after="163" w:line="259" w:lineRule="auto"/>
        <w:ind w:left="-5" w:right="90"/>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47AFE1B9"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4173593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01315E42"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F9B8F5" w14:textId="77777777" w:rsidR="006F58EA" w:rsidRPr="004F09C9" w:rsidRDefault="00D27C9E">
      <w:pPr>
        <w:ind w:left="219" w:right="90" w:hanging="234"/>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50396493"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44D42AFA" w14:textId="77777777" w:rsidR="006F58EA" w:rsidRPr="004F09C9" w:rsidRDefault="00D27C9E">
      <w:pPr>
        <w:ind w:left="219" w:right="90" w:hanging="234"/>
        <w:rPr>
          <w:color w:val="000000" w:themeColor="text1"/>
        </w:rPr>
      </w:pPr>
      <w:r w:rsidRPr="004F09C9">
        <w:rPr>
          <w:color w:val="000000" w:themeColor="text1"/>
        </w:rPr>
        <w:t>Bradshaw, W. E., and C. M. Holzapfel.</w:t>
      </w:r>
      <w:r w:rsidRPr="004F09C9">
        <w:rPr>
          <w:color w:val="000000" w:themeColor="text1"/>
        </w:rPr>
        <w:tab/>
        <w:t>2001.</w:t>
      </w:r>
      <w:r w:rsidRPr="004F09C9">
        <w:rPr>
          <w:color w:val="000000" w:themeColor="text1"/>
        </w:rPr>
        <w:tab/>
        <w:t>Genetic shift in photoperiodic response correlated with global warming. Proceedings of the National Academy of Sciences of the United States of America 98:14509–14511.</w:t>
      </w:r>
    </w:p>
    <w:p w14:paraId="1A818EEA"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77547588"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xml:space="preserve">, J. L. 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7E2DCA07"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3DAC76D7"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1C57D92B" w14:textId="77777777" w:rsidR="006F58EA" w:rsidRPr="004F09C9" w:rsidRDefault="00D27C9E">
      <w:pPr>
        <w:spacing w:after="184" w:line="259" w:lineRule="auto"/>
        <w:ind w:left="-5" w:right="90"/>
        <w:rPr>
          <w:color w:val="000000" w:themeColor="text1"/>
        </w:rPr>
      </w:pPr>
      <w:r w:rsidRPr="004F09C9">
        <w:rPr>
          <w:color w:val="000000" w:themeColor="text1"/>
        </w:rPr>
        <w:t>de Gruyter, W., 1999. Handbook of Zoology. 35. Lepidoptera, Moths and Butterflies Volume 1:</w:t>
      </w:r>
    </w:p>
    <w:p w14:paraId="71330FE6"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4EF5DD1F"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4930BDC3"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6DECB0F6" w14:textId="77777777" w:rsidR="006F58EA" w:rsidRPr="004F09C9" w:rsidRDefault="00D27C9E">
      <w:pPr>
        <w:ind w:left="219" w:right="90" w:hanging="234"/>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2C4DC661"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EC03834"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F38E8DF"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754AA5E0"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BCA6DBF"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FE11D77"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A343957"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7088BA02"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854E526" w14:textId="77777777" w:rsidR="006F58EA" w:rsidRPr="004F09C9" w:rsidRDefault="00D27C9E">
      <w:pPr>
        <w:ind w:left="219" w:right="90" w:hanging="234"/>
        <w:rPr>
          <w:color w:val="000000" w:themeColor="text1"/>
        </w:rPr>
      </w:pPr>
      <w:proofErr w:type="spellStart"/>
      <w:r w:rsidRPr="004F09C9">
        <w:rPr>
          <w:color w:val="000000" w:themeColor="text1"/>
        </w:rPr>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 2011. A simple protocol for amino acid type selective isotope labeling in insect cells with improved yields and high reproducibility.</w:t>
      </w:r>
    </w:p>
    <w:p w14:paraId="7BE7B78C" w14:textId="77777777" w:rsidR="006F58EA" w:rsidRPr="004F09C9" w:rsidRDefault="00D27C9E">
      <w:pPr>
        <w:spacing w:after="184" w:line="259" w:lineRule="auto"/>
        <w:ind w:left="-5" w:right="90"/>
        <w:rPr>
          <w:color w:val="000000" w:themeColor="text1"/>
        </w:rPr>
      </w:pPr>
      <w:r w:rsidRPr="004F09C9">
        <w:rPr>
          <w:color w:val="000000" w:themeColor="text1"/>
        </w:rPr>
        <w:t>Hahn, D. A., and D. L. Denlinger. 2007. Meeting the energetic demands of insect diapause:</w:t>
      </w:r>
    </w:p>
    <w:p w14:paraId="03796069"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2745B02" w14:textId="77777777" w:rsidR="006F58EA" w:rsidRPr="004F09C9" w:rsidRDefault="00D27C9E">
      <w:pPr>
        <w:ind w:left="219" w:right="90" w:hanging="234"/>
        <w:rPr>
          <w:color w:val="000000" w:themeColor="text1"/>
        </w:rPr>
      </w:pPr>
      <w:r w:rsidRPr="004F09C9">
        <w:rPr>
          <w:color w:val="000000" w:themeColor="text1"/>
        </w:rPr>
        <w:t>Huey, R. B., and R. D. Stevenson. 1979. Integrating thermal physiology and ecology of ectotherms: A discussion of approaches. Integrative and Comparative Biology 19:357–366.</w:t>
      </w:r>
    </w:p>
    <w:p w14:paraId="24D444C7" w14:textId="77777777"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Pr="004F09C9">
        <w:rPr>
          <w:color w:val="000000" w:themeColor="text1"/>
        </w:rPr>
        <w:tab/>
        <w:t>1999.</w:t>
      </w:r>
      <w:r w:rsidRPr="004F09C9">
        <w:rPr>
          <w:color w:val="000000" w:themeColor="text1"/>
        </w:rPr>
        <w:tab/>
        <w:t>The economics of Bt corn: Valuing protection from the European corn borer. Review of Agricultural Economics 21:442–454.</w:t>
      </w:r>
    </w:p>
    <w:p w14:paraId="7E5F5317"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2A03A087" w14:textId="77777777" w:rsidR="006F58EA" w:rsidRPr="004F09C9" w:rsidRDefault="00D27C9E">
      <w:pPr>
        <w:spacing w:after="163" w:line="259" w:lineRule="auto"/>
        <w:ind w:left="-5" w:right="90"/>
        <w:rPr>
          <w:color w:val="000000" w:themeColor="text1"/>
        </w:rPr>
      </w:pPr>
      <w:r w:rsidRPr="004F09C9">
        <w:rPr>
          <w:color w:val="000000" w:themeColor="text1"/>
        </w:rPr>
        <w:t>IPCC, 2013. Summary for Policymakers. In: Climate Change 2013: The Physical Science Basis.</w:t>
      </w:r>
    </w:p>
    <w:p w14:paraId="68322897"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674C28FB" w14:textId="77777777" w:rsidR="006F58EA" w:rsidRPr="004F09C9" w:rsidRDefault="00D27C9E">
      <w:pPr>
        <w:ind w:left="244" w:right="90"/>
        <w:rPr>
          <w:color w:val="000000" w:themeColor="text1"/>
        </w:rPr>
      </w:pPr>
      <w:r w:rsidRPr="004F09C9">
        <w:rPr>
          <w:color w:val="000000" w:themeColor="text1"/>
        </w:rPr>
        <w:lastRenderedPageBreak/>
        <w:t>Panel on Climate Change. Technical report, Intergovernmental Panel on Climate Change, Cambridge.</w:t>
      </w:r>
    </w:p>
    <w:p w14:paraId="6FCD163F" w14:textId="77777777" w:rsidR="006F58EA" w:rsidRPr="004F09C9" w:rsidRDefault="00D27C9E">
      <w:pPr>
        <w:ind w:left="219" w:right="90" w:hanging="234"/>
        <w:rPr>
          <w:color w:val="000000" w:themeColor="text1"/>
        </w:rPr>
      </w:pPr>
      <w:r w:rsidRPr="004F09C9">
        <w:rPr>
          <w:color w:val="000000" w:themeColor="text1"/>
        </w:rPr>
        <w:t xml:space="preserve">Kim, C.-g.,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29DB72C3"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2CE70B0"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24C60594"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BD0B8FC"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t>Levy, R. C., G. M. Kozak, C. B. Wadsworth, B. S. Coates, and E. B. Dopman.</w:t>
      </w:r>
      <w:r w:rsidRPr="004F09C9">
        <w:rPr>
          <w:color w:val="000000" w:themeColor="text1"/>
        </w:rPr>
        <w:tab/>
        <w:t>2015.</w:t>
      </w:r>
    </w:p>
    <w:p w14:paraId="71557A8E"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74B7FB6"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266F5923"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18BB5C79"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66D74FBE"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6D1B184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437FE12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1BED1180"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70C512CB" w14:textId="77777777" w:rsidR="006F58EA" w:rsidRPr="004F09C9" w:rsidRDefault="00D27C9E">
      <w:pPr>
        <w:ind w:left="219" w:right="90" w:hanging="234"/>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36EF7E5"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6328F9A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35FEB0B2"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06CD7083"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12620EE2"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56E1BDE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2D3F43E6"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6F1CA77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39527DEA"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2CB55EA3" w14:textId="77777777" w:rsidR="006F58EA" w:rsidRPr="004F09C9" w:rsidRDefault="00D27C9E">
      <w:pPr>
        <w:spacing w:after="195" w:line="259" w:lineRule="auto"/>
        <w:ind w:left="244" w:right="90"/>
        <w:rPr>
          <w:color w:val="000000" w:themeColor="text1"/>
        </w:rPr>
      </w:pPr>
      <w:r w:rsidRPr="004F09C9">
        <w:rPr>
          <w:color w:val="000000" w:themeColor="text1"/>
        </w:rPr>
        <w:t>Journal of Chemical Ecology 11:829–836.</w:t>
      </w:r>
    </w:p>
    <w:p w14:paraId="44FC6AE2"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229D2783"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201840A"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0F3336FF"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AD1936E"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1511B5AF"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6373C26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6AF6D737"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1AAB5058"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39360115"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7D4568C" w14:textId="77777777" w:rsidR="006F58EA" w:rsidRPr="004F09C9" w:rsidRDefault="00D27C9E">
      <w:pPr>
        <w:ind w:left="219" w:right="90" w:hanging="234"/>
        <w:rPr>
          <w:color w:val="000000" w:themeColor="text1"/>
        </w:rPr>
      </w:pPr>
      <w:r w:rsidRPr="004F09C9">
        <w:rPr>
          <w:color w:val="000000" w:themeColor="text1"/>
        </w:rPr>
        <w:lastRenderedPageBreak/>
        <w:t>Tauber, C. A., and M. J. Tauber. 1981. Insect seasonal cycles: genetics and evolution. Annual Review of Ecology and Systematics 12:281–308.</w:t>
      </w:r>
    </w:p>
    <w:p w14:paraId="5809237B"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71A311BA"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17EC09EE"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55459E97"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6AE1EA5C" w14:textId="77777777" w:rsidR="006F58EA" w:rsidRPr="004F09C9" w:rsidRDefault="00D27C9E">
      <w:pPr>
        <w:ind w:left="219" w:right="90" w:hanging="234"/>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77E8ADA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45ABE9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184EF92F"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28BA2E62"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99222D2" w14:textId="77777777" w:rsidR="00D27C9E" w:rsidRPr="004F09C9" w:rsidRDefault="00D27C9E">
      <w:pPr>
        <w:spacing w:line="259" w:lineRule="auto"/>
        <w:ind w:left="244" w:right="90"/>
        <w:rPr>
          <w:color w:val="000000" w:themeColor="text1"/>
        </w:rPr>
      </w:pPr>
    </w:p>
    <w:p w14:paraId="464E9520" w14:textId="77777777" w:rsidR="00D27C9E" w:rsidRPr="004F09C9" w:rsidRDefault="00D27C9E">
      <w:pPr>
        <w:spacing w:line="259" w:lineRule="auto"/>
        <w:ind w:left="244" w:right="90"/>
        <w:rPr>
          <w:color w:val="000000" w:themeColor="text1"/>
        </w:rPr>
      </w:pPr>
    </w:p>
    <w:p w14:paraId="4FBBC75D" w14:textId="77777777" w:rsidR="00D27C9E" w:rsidRPr="004F09C9" w:rsidRDefault="00D27C9E">
      <w:pPr>
        <w:spacing w:line="259" w:lineRule="auto"/>
        <w:ind w:left="244" w:right="90"/>
        <w:rPr>
          <w:color w:val="000000" w:themeColor="text1"/>
        </w:rPr>
      </w:pPr>
    </w:p>
    <w:p w14:paraId="71DC1359" w14:textId="77777777" w:rsidR="00D27C9E" w:rsidRPr="004F09C9" w:rsidRDefault="00D27C9E">
      <w:pPr>
        <w:spacing w:line="259" w:lineRule="auto"/>
        <w:ind w:left="244" w:right="90"/>
        <w:rPr>
          <w:color w:val="000000" w:themeColor="text1"/>
        </w:rPr>
      </w:pPr>
    </w:p>
    <w:p w14:paraId="22DF31FF" w14:textId="77777777" w:rsidR="00D27C9E" w:rsidRPr="004F09C9" w:rsidRDefault="00D27C9E">
      <w:pPr>
        <w:spacing w:line="259" w:lineRule="auto"/>
        <w:ind w:left="244" w:right="90"/>
        <w:rPr>
          <w:color w:val="000000" w:themeColor="text1"/>
        </w:rPr>
      </w:pPr>
    </w:p>
    <w:p w14:paraId="678DD66E" w14:textId="77777777" w:rsidR="00D27C9E" w:rsidRPr="004F09C9" w:rsidRDefault="00D27C9E">
      <w:pPr>
        <w:spacing w:line="259" w:lineRule="auto"/>
        <w:ind w:left="244" w:right="90"/>
        <w:rPr>
          <w:color w:val="000000" w:themeColor="text1"/>
        </w:rPr>
      </w:pPr>
    </w:p>
    <w:p w14:paraId="47682F26" w14:textId="77777777" w:rsidR="00D27C9E" w:rsidRPr="004F09C9" w:rsidRDefault="00D27C9E">
      <w:pPr>
        <w:spacing w:line="259" w:lineRule="auto"/>
        <w:ind w:left="244" w:right="90"/>
        <w:rPr>
          <w:color w:val="000000" w:themeColor="text1"/>
        </w:rPr>
      </w:pPr>
    </w:p>
    <w:p w14:paraId="02E5A1F2" w14:textId="77777777" w:rsidR="00D27C9E" w:rsidRPr="004F09C9" w:rsidRDefault="00D27C9E">
      <w:pPr>
        <w:spacing w:line="259" w:lineRule="auto"/>
        <w:ind w:left="244" w:right="90"/>
        <w:rPr>
          <w:color w:val="000000" w:themeColor="text1"/>
        </w:rPr>
      </w:pPr>
    </w:p>
    <w:p w14:paraId="3E826BEC" w14:textId="77777777" w:rsidR="00D27C9E" w:rsidRPr="004F09C9" w:rsidRDefault="00D27C9E">
      <w:pPr>
        <w:spacing w:line="259" w:lineRule="auto"/>
        <w:ind w:left="244" w:right="90"/>
        <w:rPr>
          <w:color w:val="000000" w:themeColor="text1"/>
        </w:rPr>
      </w:pPr>
    </w:p>
    <w:p w14:paraId="2C73209E"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7B71C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26D6B2F1" w14:textId="1B80FA5A"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Dan" w:date="2019-01-29T08:07:00Z" w:initials="D">
    <w:p w14:paraId="5DB09F58" w14:textId="77777777" w:rsidR="00754F0B" w:rsidRDefault="00754F0B">
      <w:pPr>
        <w:pStyle w:val="CommentText"/>
      </w:pPr>
      <w:r>
        <w:rPr>
          <w:rStyle w:val="CommentReference"/>
        </w:rPr>
        <w:annotationRef/>
      </w:r>
      <w:r>
        <w:t xml:space="preserve">I do not think this is a true statement. Instead, say something about the importance of managing nutritional stores and the threat of climate change to insect overwintering due to reserve depletion. </w:t>
      </w:r>
    </w:p>
  </w:comment>
  <w:comment w:id="166" w:author="Dan" w:date="2019-01-29T08:42:00Z" w:initials="D">
    <w:p w14:paraId="4E950540" w14:textId="446FA901" w:rsidR="00754F0B" w:rsidRDefault="00754F0B">
      <w:pPr>
        <w:pStyle w:val="CommentText"/>
      </w:pPr>
      <w:r>
        <w:rPr>
          <w:rStyle w:val="CommentReference"/>
        </w:rPr>
        <w:annotationRef/>
      </w:r>
      <w:r>
        <w:t xml:space="preserve">What does this mean? Do you mean to say their degree of growth and development? </w:t>
      </w:r>
    </w:p>
  </w:comment>
  <w:comment w:id="266" w:author="Dan" w:date="2019-01-29T08:58:00Z" w:initials="D">
    <w:p w14:paraId="3675F9B9" w14:textId="20B22843" w:rsidR="00754F0B" w:rsidRDefault="00754F0B">
      <w:pPr>
        <w:pStyle w:val="CommentText"/>
      </w:pPr>
      <w:r>
        <w:rPr>
          <w:rStyle w:val="CommentReference"/>
        </w:rPr>
        <w:annotationRef/>
      </w:r>
      <w:r>
        <w:t xml:space="preserve">What made this a generalized linear model? Random factor? Link function of some type? Please list it. </w:t>
      </w:r>
    </w:p>
  </w:comment>
  <w:comment w:id="267" w:author="Brown,James T" w:date="2019-01-30T10:30:00Z" w:initials="BT">
    <w:p w14:paraId="7D59CFA4" w14:textId="28C6294C" w:rsidR="006F5EF4" w:rsidRDefault="006F5EF4">
      <w:pPr>
        <w:pStyle w:val="CommentText"/>
      </w:pPr>
      <w:r>
        <w:rPr>
          <w:rStyle w:val="CommentReference"/>
        </w:rPr>
        <w:annotationRef/>
      </w:r>
      <w:r>
        <w:t xml:space="preserve">Point out fixed and </w:t>
      </w:r>
      <w:proofErr w:type="spellStart"/>
      <w:r>
        <w:t>rndom</w:t>
      </w:r>
      <w:proofErr w:type="spellEnd"/>
      <w:r>
        <w:t xml:space="preserve"> factors for </w:t>
      </w:r>
      <w:proofErr w:type="spellStart"/>
      <w:r>
        <w:t>exp</w:t>
      </w:r>
      <w:proofErr w:type="spellEnd"/>
      <w:r>
        <w:t xml:space="preserve"> 1</w:t>
      </w:r>
    </w:p>
  </w:comment>
  <w:comment w:id="323" w:author="Dan" w:date="2019-01-29T09:16:00Z" w:initials="D">
    <w:p w14:paraId="2D46657D" w14:textId="37498C79" w:rsidR="00754F0B" w:rsidRDefault="00754F0B">
      <w:pPr>
        <w:pStyle w:val="CommentText"/>
      </w:pPr>
      <w:r>
        <w:rPr>
          <w:rStyle w:val="CommentReference"/>
        </w:rPr>
        <w:annotationRef/>
      </w:r>
      <w:r>
        <w:t>I also do not understand why you jumped straight from fig 3-1 to fig 3-4. It is standard practice to list the figures or tables in the order in which you present your results. You need to talk about the wandering density plot first and the take home messages from that if you think there are any.</w:t>
      </w:r>
    </w:p>
  </w:comment>
  <w:comment w:id="327" w:author="Dan" w:date="2019-01-29T09:19:00Z" w:initials="D">
    <w:p w14:paraId="14FBFF37" w14:textId="2B2B413D" w:rsidR="00754F0B" w:rsidRDefault="00754F0B">
      <w:pPr>
        <w:pStyle w:val="CommentText"/>
      </w:pPr>
      <w:r>
        <w:rPr>
          <w:rStyle w:val="CommentReference"/>
        </w:rPr>
        <w:annotationRef/>
      </w:r>
      <w:r>
        <w:t xml:space="preserve">You talk about the difference in the timing of peak wet mass, why not compare peak wet mass formally? </w:t>
      </w:r>
    </w:p>
  </w:comment>
  <w:comment w:id="329" w:author="Dan" w:date="2019-01-29T09:18:00Z" w:initials="D">
    <w:p w14:paraId="110E1DE3" w14:textId="5E3E3ECC" w:rsidR="00754F0B" w:rsidRDefault="00754F0B">
      <w:pPr>
        <w:pStyle w:val="CommentText"/>
      </w:pPr>
      <w:r>
        <w:rPr>
          <w:rStyle w:val="CommentReference"/>
        </w:rPr>
        <w:annotationRef/>
      </w:r>
      <w:r>
        <w:t xml:space="preserve">A new set of ideas needs a new paragraph. </w:t>
      </w:r>
    </w:p>
  </w:comment>
  <w:comment w:id="332" w:author="Dan" w:date="2019-01-29T09:23:00Z" w:initials="D">
    <w:p w14:paraId="123A6B6A" w14:textId="6FB3ED8F" w:rsidR="00754F0B" w:rsidRDefault="00754F0B">
      <w:pPr>
        <w:pStyle w:val="CommentText"/>
      </w:pPr>
      <w:r>
        <w:rPr>
          <w:rStyle w:val="CommentReference"/>
        </w:rPr>
        <w:annotationRef/>
      </w:r>
      <w:r>
        <w:t xml:space="preserve">Cut this first sentence completely and get right to the result. </w:t>
      </w:r>
    </w:p>
  </w:comment>
  <w:comment w:id="341" w:author="Dan" w:date="2019-01-29T09:37:00Z" w:initials="D">
    <w:p w14:paraId="02B6198D" w14:textId="07AF23E4" w:rsidR="00754F0B" w:rsidRDefault="00754F0B">
      <w:pPr>
        <w:pStyle w:val="CommentText"/>
      </w:pPr>
      <w:r>
        <w:rPr>
          <w:rStyle w:val="CommentReference"/>
        </w:rPr>
        <w:annotationRef/>
      </w:r>
      <w:r>
        <w:t xml:space="preserve">What happens if you compare the day of wandering? They do not appear to be different on day 6 in non-diapause or day 10 in diapause programmed individuals. </w:t>
      </w:r>
    </w:p>
  </w:comment>
  <w:comment w:id="342" w:author="Brown,James T" w:date="2019-01-30T10:31:00Z" w:initials="BT">
    <w:p w14:paraId="552B17CF" w14:textId="251979A7" w:rsidR="006F5EF4" w:rsidRDefault="006F5EF4">
      <w:pPr>
        <w:pStyle w:val="CommentText"/>
      </w:pPr>
      <w:r>
        <w:rPr>
          <w:rStyle w:val="CommentReference"/>
        </w:rPr>
        <w:annotationRef/>
      </w:r>
      <w:r>
        <w:t xml:space="preserve">Although I did not measure wandering. When wandering day is assumed according to the wandering assay I notice that there is __ at the start of </w:t>
      </w:r>
      <w:r>
        <w:t>diapause</w:t>
      </w:r>
      <w:bookmarkStart w:id="343" w:name="_GoBack"/>
      <w:bookmarkEnd w:id="343"/>
    </w:p>
  </w:comment>
  <w:comment w:id="346" w:author="Dan" w:date="2019-01-29T09:34:00Z" w:initials="D">
    <w:p w14:paraId="57525405" w14:textId="614C04C7" w:rsidR="00754F0B" w:rsidRDefault="00754F0B">
      <w:pPr>
        <w:pStyle w:val="CommentText"/>
      </w:pPr>
      <w:r>
        <w:rPr>
          <w:rStyle w:val="CommentReference"/>
        </w:rPr>
        <w:annotationRef/>
      </w:r>
      <w:r>
        <w:t xml:space="preserve">Rewrite this to be one sentence describing the idea that you could not use mass or CO2 to tell the deep vs shallow diapausing larvae apart. </w:t>
      </w:r>
    </w:p>
  </w:comment>
  <w:comment w:id="350" w:author="Dan" w:date="2019-01-29T09:39:00Z" w:initials="D">
    <w:p w14:paraId="3C6024EE" w14:textId="0BA5D915" w:rsidR="00754F0B" w:rsidRDefault="00754F0B">
      <w:pPr>
        <w:pStyle w:val="CommentText"/>
      </w:pPr>
      <w:r>
        <w:rPr>
          <w:rStyle w:val="CommentReference"/>
        </w:rPr>
        <w:annotationRef/>
      </w:r>
      <w:r>
        <w:t xml:space="preserve">OK, here you got how to present it. Make sure to reorder your figures &amp; tables to follow the flow of the results. </w:t>
      </w:r>
    </w:p>
  </w:comment>
  <w:comment w:id="353" w:author="Dan" w:date="2019-01-29T09:43:00Z" w:initials="D">
    <w:p w14:paraId="649B749B" w14:textId="0F07D12F" w:rsidR="00754F0B" w:rsidRDefault="00754F0B">
      <w:pPr>
        <w:pStyle w:val="CommentText"/>
      </w:pPr>
      <w:r>
        <w:rPr>
          <w:rStyle w:val="CommentReference"/>
        </w:rPr>
        <w:annotationRef/>
      </w:r>
      <w:r>
        <w:t xml:space="preserve">These density plots are great for visualizing the pattern, but did you formally compare the data with a model and can you output a mean and SE for each genotype by photoperiod group? If not, this is needed. You cannot say things are different or not different without a model to test it. </w:t>
      </w:r>
    </w:p>
  </w:comment>
  <w:comment w:id="414" w:author="Dan" w:date="2019-01-29T09:59:00Z" w:initials="D">
    <w:p w14:paraId="10755667" w14:textId="73F6469C" w:rsidR="00754F0B" w:rsidRDefault="00754F0B">
      <w:pPr>
        <w:pStyle w:val="CommentText"/>
      </w:pPr>
      <w:r>
        <w:rPr>
          <w:rStyle w:val="CommentReference"/>
        </w:rPr>
        <w:annotationRef/>
      </w:r>
      <w:r>
        <w:t xml:space="preserve">You cannot male a statement like this without citing the references that back you up. In fact, you may want to list 1-2 references after each statement in this list of three bold things to say. </w:t>
      </w:r>
    </w:p>
  </w:comment>
  <w:comment w:id="416" w:author="Dan" w:date="2019-01-29T10:01:00Z" w:initials="D">
    <w:p w14:paraId="12A3E19D" w14:textId="0ECCD56B" w:rsidR="00754F0B" w:rsidRDefault="00754F0B">
      <w:pPr>
        <w:pStyle w:val="CommentText"/>
      </w:pPr>
      <w:r>
        <w:rPr>
          <w:rStyle w:val="CommentReference"/>
        </w:rPr>
        <w:annotationRef/>
      </w:r>
      <w:r>
        <w:t xml:space="preserve">Here is the place to follow with your specific prediction that the long-diapause genotype will have greater stores. </w:t>
      </w:r>
    </w:p>
  </w:comment>
  <w:comment w:id="417" w:author="Dan" w:date="2019-01-29T10:01:00Z" w:initials="D">
    <w:p w14:paraId="63242B82" w14:textId="633D7A16" w:rsidR="00754F0B" w:rsidRDefault="00754F0B">
      <w:pPr>
        <w:pStyle w:val="CommentText"/>
      </w:pPr>
      <w:r>
        <w:rPr>
          <w:rStyle w:val="CommentReference"/>
        </w:rPr>
        <w:annotationRef/>
      </w:r>
      <w:r>
        <w:t>Citations here?</w:t>
      </w:r>
    </w:p>
  </w:comment>
  <w:comment w:id="418" w:author="Dan" w:date="2019-01-29T10:02:00Z" w:initials="D">
    <w:p w14:paraId="2D03D3D7" w14:textId="4259B389" w:rsidR="00754F0B" w:rsidRDefault="00754F0B">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421" w:author="Dan" w:date="2019-01-29T10:02:00Z" w:initials="D">
    <w:p w14:paraId="064965EA" w14:textId="1FCAF4CC" w:rsidR="00754F0B" w:rsidRDefault="00754F0B">
      <w:pPr>
        <w:pStyle w:val="CommentText"/>
      </w:pPr>
      <w:r>
        <w:rPr>
          <w:rStyle w:val="CommentReference"/>
        </w:rPr>
        <w:annotationRef/>
      </w:r>
      <w:r>
        <w:t xml:space="preserve">When you have an association it needs to be between 2 things. Why do you only list one thing here? </w:t>
      </w:r>
    </w:p>
  </w:comment>
  <w:comment w:id="422" w:author="Dan" w:date="2019-01-29T10:02:00Z" w:initials="D">
    <w:p w14:paraId="481DF9EB" w14:textId="19A0568E" w:rsidR="00754F0B" w:rsidRDefault="00754F0B">
      <w:pPr>
        <w:pStyle w:val="CommentText"/>
      </w:pPr>
      <w:r>
        <w:rPr>
          <w:rStyle w:val="CommentReference"/>
        </w:rPr>
        <w:annotationRef/>
      </w:r>
      <w:r>
        <w:t xml:space="preserve">Did you read this part of the sentence? </w:t>
      </w:r>
    </w:p>
  </w:comment>
  <w:comment w:id="423" w:author="Dan" w:date="2019-01-29T10:03:00Z" w:initials="D">
    <w:p w14:paraId="277F3BE4" w14:textId="0398D75A" w:rsidR="00754F0B" w:rsidRDefault="00754F0B">
      <w:pPr>
        <w:pStyle w:val="CommentText"/>
      </w:pPr>
      <w:r>
        <w:rPr>
          <w:rStyle w:val="CommentReference"/>
        </w:rPr>
        <w:annotationRef/>
      </w:r>
      <w:r>
        <w:t xml:space="preserve">Again, badly written sentence. </w:t>
      </w:r>
    </w:p>
  </w:comment>
  <w:comment w:id="426" w:author="Dan" w:date="2019-01-29T10:04:00Z" w:initials="D">
    <w:p w14:paraId="198A5BA8" w14:textId="7BA7C60B" w:rsidR="00754F0B" w:rsidRDefault="00754F0B">
      <w:pPr>
        <w:pStyle w:val="CommentText"/>
      </w:pPr>
      <w:r>
        <w:rPr>
          <w:rStyle w:val="CommentReference"/>
        </w:rPr>
        <w:annotationRef/>
      </w:r>
      <w:r>
        <w:t>Bad editing</w:t>
      </w:r>
    </w:p>
  </w:comment>
  <w:comment w:id="427" w:author="Dan" w:date="2019-01-29T10:05:00Z" w:initials="D">
    <w:p w14:paraId="6E6591CC" w14:textId="0B160690" w:rsidR="00754F0B" w:rsidRDefault="00754F0B">
      <w:pPr>
        <w:pStyle w:val="CommentText"/>
      </w:pPr>
      <w:r>
        <w:rPr>
          <w:rStyle w:val="CommentReference"/>
        </w:rPr>
        <w:annotationRef/>
      </w:r>
      <w:r>
        <w:t>Also cite my review here.</w:t>
      </w:r>
    </w:p>
  </w:comment>
  <w:comment w:id="433" w:author="Dan" w:date="2019-01-29T10:07:00Z" w:initials="D">
    <w:p w14:paraId="24460B4F" w14:textId="74385AA2" w:rsidR="00754F0B" w:rsidRDefault="00754F0B">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434" w:author="Dan" w:date="2019-01-29T10:08:00Z" w:initials="D">
    <w:p w14:paraId="30F9F42F" w14:textId="4A8A891E" w:rsidR="00754F0B" w:rsidRDefault="00754F0B">
      <w:pPr>
        <w:pStyle w:val="CommentText"/>
      </w:pPr>
      <w:r>
        <w:rPr>
          <w:rStyle w:val="CommentReference"/>
        </w:rPr>
        <w:annotationRef/>
      </w:r>
      <w:r>
        <w:t>This is only 2 temperatures, not 4.</w:t>
      </w:r>
    </w:p>
  </w:comment>
  <w:comment w:id="435" w:author="Dan" w:date="2019-01-29T10:09:00Z" w:initials="D">
    <w:p w14:paraId="3FBB2861" w14:textId="2185FAF2" w:rsidR="00754F0B" w:rsidRDefault="00754F0B">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436" w:author="Dan" w:date="2019-01-29T10:09:00Z" w:initials="D">
    <w:p w14:paraId="2BF8E424" w14:textId="03272430" w:rsidR="00754F0B" w:rsidRDefault="00754F0B">
      <w:pPr>
        <w:pStyle w:val="CommentText"/>
      </w:pPr>
      <w:r>
        <w:rPr>
          <w:rStyle w:val="CommentReference"/>
        </w:rPr>
        <w:annotationRef/>
      </w:r>
      <w:r>
        <w:t>Bad editing</w:t>
      </w:r>
    </w:p>
  </w:comment>
  <w:comment w:id="439" w:author="Dan" w:date="2019-01-29T10:17:00Z" w:initials="D">
    <w:p w14:paraId="31A76BE6" w14:textId="4BB14250" w:rsidR="00754F0B" w:rsidRDefault="00754F0B">
      <w:pPr>
        <w:pStyle w:val="CommentText"/>
      </w:pPr>
      <w:r>
        <w:rPr>
          <w:rStyle w:val="CommentReference"/>
        </w:rPr>
        <w:annotationRef/>
      </w:r>
      <w:r>
        <w:t>Like the one what? Do you mean to say “as also observed in European corn borers”</w:t>
      </w:r>
    </w:p>
  </w:comment>
  <w:comment w:id="441" w:author="Dan" w:date="2019-01-29T10:19:00Z" w:initials="D">
    <w:p w14:paraId="2CF6FE8F" w14:textId="6AF03C15" w:rsidR="00754F0B" w:rsidRDefault="00754F0B">
      <w:pPr>
        <w:pStyle w:val="CommentText"/>
      </w:pPr>
      <w:r>
        <w:rPr>
          <w:rStyle w:val="CommentReference"/>
        </w:rPr>
        <w:annotationRef/>
      </w:r>
      <w:r>
        <w:t xml:space="preserve">Weird formatting. </w:t>
      </w:r>
    </w:p>
  </w:comment>
  <w:comment w:id="442" w:author="Dan" w:date="2019-01-29T10:19:00Z" w:initials="D">
    <w:p w14:paraId="1D3DE146" w14:textId="57122486" w:rsidR="00754F0B" w:rsidRDefault="00754F0B">
      <w:pPr>
        <w:pStyle w:val="CommentText"/>
      </w:pPr>
      <w:r>
        <w:rPr>
          <w:rStyle w:val="CommentReference"/>
        </w:rPr>
        <w:annotationRef/>
      </w:r>
      <w:r>
        <w:t xml:space="preserve">What pupated? This is an incomplete phrase. </w:t>
      </w:r>
    </w:p>
  </w:comment>
  <w:comment w:id="443" w:author="Dan" w:date="2019-01-29T10:27:00Z" w:initials="D">
    <w:p w14:paraId="578CF5F0" w14:textId="534934A1" w:rsidR="00754F0B" w:rsidRDefault="00754F0B">
      <w:pPr>
        <w:pStyle w:val="CommentText"/>
      </w:pPr>
      <w:r>
        <w:rPr>
          <w:rStyle w:val="CommentReference"/>
        </w:rPr>
        <w:annotationRef/>
      </w:r>
      <w:r>
        <w:t>You need a citation here.</w:t>
      </w:r>
    </w:p>
  </w:comment>
  <w:comment w:id="444" w:author="Dan" w:date="2019-01-29T10:29:00Z" w:initials="D">
    <w:p w14:paraId="3A74E9DE" w14:textId="69D6C658" w:rsidR="00754F0B" w:rsidRDefault="00754F0B">
      <w:pPr>
        <w:pStyle w:val="CommentText"/>
      </w:pPr>
      <w:r>
        <w:rPr>
          <w:rStyle w:val="CommentReference"/>
        </w:rPr>
        <w:annotationRef/>
      </w:r>
      <w:r>
        <w:t xml:space="preserve">I do not understand this statement. What do you mean. Why do you not cite the Bradshaw study the first time you refer to it? </w:t>
      </w:r>
    </w:p>
  </w:comment>
  <w:comment w:id="448" w:author="Dan" w:date="2019-01-29T10:31:00Z" w:initials="D">
    <w:p w14:paraId="1D4CC9D4" w14:textId="1566D308" w:rsidR="00754F0B" w:rsidRDefault="00754F0B">
      <w:pPr>
        <w:pStyle w:val="CommentText"/>
      </w:pPr>
      <w:r>
        <w:rPr>
          <w:rStyle w:val="CommentReference"/>
        </w:rPr>
        <w:annotationRef/>
      </w:r>
      <w:r>
        <w:t xml:space="preserve">Refer to the figure or table. </w:t>
      </w:r>
    </w:p>
  </w:comment>
  <w:comment w:id="449" w:author="Dan" w:date="2019-01-29T10:31:00Z" w:initials="D">
    <w:p w14:paraId="24BA92B4" w14:textId="357E1AB4" w:rsidR="00754F0B" w:rsidRDefault="00754F0B">
      <w:pPr>
        <w:pStyle w:val="CommentText"/>
      </w:pPr>
      <w:r>
        <w:rPr>
          <w:rStyle w:val="CommentReference"/>
        </w:rPr>
        <w:annotationRef/>
      </w:r>
      <w:r>
        <w:t xml:space="preserve">Cut this down and combine it with the previous sentence. </w:t>
      </w:r>
    </w:p>
  </w:comment>
  <w:comment w:id="450" w:author="Dan" w:date="2019-01-29T10:33:00Z" w:initials="D">
    <w:p w14:paraId="41D34348" w14:textId="415FB1F6" w:rsidR="00754F0B" w:rsidRDefault="00754F0B">
      <w:pPr>
        <w:pStyle w:val="CommentText"/>
      </w:pPr>
      <w:r>
        <w:rPr>
          <w:rStyle w:val="CommentReference"/>
        </w:rPr>
        <w:annotationRef/>
      </w:r>
      <w:r>
        <w:t xml:space="preserve">Be clear about what you mean here. I think you are referring to the fact that the short-diapause genotype also had shallow and deep </w:t>
      </w:r>
      <w:proofErr w:type="spellStart"/>
      <w:r>
        <w:t>diapausers</w:t>
      </w:r>
      <w:proofErr w:type="spellEnd"/>
      <w:r>
        <w:t xml:space="preserve"> where the long-diapause genotype only showed deep diapause. Cut out useless se4ntences like this one and get right to the heart of the matter as you do below. </w:t>
      </w:r>
    </w:p>
  </w:comment>
  <w:comment w:id="462" w:author="Dan" w:date="2019-01-29T10:42:00Z" w:initials="D">
    <w:p w14:paraId="50EB1D82" w14:textId="40C0B1B9" w:rsidR="00754F0B" w:rsidRDefault="00754F0B">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5E1C41F0" w14:textId="66D7E076" w:rsidR="00754F0B" w:rsidRDefault="00754F0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B09F58" w15:done="0"/>
  <w15:commentEx w15:paraId="4E950540" w15:done="0"/>
  <w15:commentEx w15:paraId="3675F9B9" w15:done="0"/>
  <w15:commentEx w15:paraId="7D59CFA4" w15:paraIdParent="3675F9B9" w15:done="0"/>
  <w15:commentEx w15:paraId="2D46657D" w15:done="0"/>
  <w15:commentEx w15:paraId="14FBFF37" w15:done="0"/>
  <w15:commentEx w15:paraId="110E1DE3" w15:done="0"/>
  <w15:commentEx w15:paraId="123A6B6A" w15:done="0"/>
  <w15:commentEx w15:paraId="02B6198D" w15:done="0"/>
  <w15:commentEx w15:paraId="552B17CF" w15:paraIdParent="02B6198D" w15:done="0"/>
  <w15:commentEx w15:paraId="57525405" w15:done="0"/>
  <w15:commentEx w15:paraId="3C6024EE" w15:done="0"/>
  <w15:commentEx w15:paraId="649B749B" w15:done="0"/>
  <w15:commentEx w15:paraId="10755667" w15:done="0"/>
  <w15:commentEx w15:paraId="12A3E19D" w15:done="0"/>
  <w15:commentEx w15:paraId="63242B82" w15:done="0"/>
  <w15:commentEx w15:paraId="2D03D3D7" w15:done="0"/>
  <w15:commentEx w15:paraId="064965EA" w15:done="0"/>
  <w15:commentEx w15:paraId="481DF9EB" w15:done="0"/>
  <w15:commentEx w15:paraId="277F3BE4" w15:done="0"/>
  <w15:commentEx w15:paraId="198A5BA8" w15:done="0"/>
  <w15:commentEx w15:paraId="6E6591CC" w15:done="0"/>
  <w15:commentEx w15:paraId="24460B4F" w15:done="0"/>
  <w15:commentEx w15:paraId="30F9F42F" w15:done="0"/>
  <w15:commentEx w15:paraId="3FBB2861" w15:done="0"/>
  <w15:commentEx w15:paraId="2BF8E424" w15:done="0"/>
  <w15:commentEx w15:paraId="31A76BE6" w15:done="0"/>
  <w15:commentEx w15:paraId="2CF6FE8F" w15:done="0"/>
  <w15:commentEx w15:paraId="1D3DE146" w15:done="0"/>
  <w15:commentEx w15:paraId="578CF5F0" w15:done="0"/>
  <w15:commentEx w15:paraId="3A74E9DE" w15:done="0"/>
  <w15:commentEx w15:paraId="1D4CC9D4" w15:done="0"/>
  <w15:commentEx w15:paraId="24BA92B4" w15:done="0"/>
  <w15:commentEx w15:paraId="41D34348" w15:done="0"/>
  <w15:commentEx w15:paraId="5E1C41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B09F58" w16cid:durableId="1FFBE46A"/>
  <w16cid:commentId w16cid:paraId="3675F9B9" w16cid:durableId="1FFBE47E"/>
  <w16cid:commentId w16cid:paraId="7D59CFA4" w16cid:durableId="1FFBFB4A"/>
  <w16cid:commentId w16cid:paraId="2D46657D" w16cid:durableId="1FFBE480"/>
  <w16cid:commentId w16cid:paraId="14FBFF37" w16cid:durableId="1FFBE482"/>
  <w16cid:commentId w16cid:paraId="110E1DE3" w16cid:durableId="1FFBE483"/>
  <w16cid:commentId w16cid:paraId="123A6B6A" w16cid:durableId="1FFBE484"/>
  <w16cid:commentId w16cid:paraId="02B6198D" w16cid:durableId="1FFBE485"/>
  <w16cid:commentId w16cid:paraId="552B17CF" w16cid:durableId="1FFBFB7A"/>
  <w16cid:commentId w16cid:paraId="57525405" w16cid:durableId="1FFBE486"/>
  <w16cid:commentId w16cid:paraId="3C6024EE" w16cid:durableId="1FFBE487"/>
  <w16cid:commentId w16cid:paraId="649B749B" w16cid:durableId="1FFBE488"/>
  <w16cid:commentId w16cid:paraId="10755667" w16cid:durableId="1FFBE489"/>
  <w16cid:commentId w16cid:paraId="12A3E19D" w16cid:durableId="1FFBE48A"/>
  <w16cid:commentId w16cid:paraId="63242B82" w16cid:durableId="1FFBE48B"/>
  <w16cid:commentId w16cid:paraId="2D03D3D7" w16cid:durableId="1FFBE48C"/>
  <w16cid:commentId w16cid:paraId="064965EA" w16cid:durableId="1FFBE48D"/>
  <w16cid:commentId w16cid:paraId="481DF9EB" w16cid:durableId="1FFBE48E"/>
  <w16cid:commentId w16cid:paraId="277F3BE4" w16cid:durableId="1FFBE48F"/>
  <w16cid:commentId w16cid:paraId="198A5BA8" w16cid:durableId="1FFBE490"/>
  <w16cid:commentId w16cid:paraId="6E6591CC" w16cid:durableId="1FFBE491"/>
  <w16cid:commentId w16cid:paraId="24460B4F" w16cid:durableId="1FFBE492"/>
  <w16cid:commentId w16cid:paraId="30F9F42F" w16cid:durableId="1FFBE493"/>
  <w16cid:commentId w16cid:paraId="3FBB2861" w16cid:durableId="1FFBE494"/>
  <w16cid:commentId w16cid:paraId="2BF8E424" w16cid:durableId="1FFBE495"/>
  <w16cid:commentId w16cid:paraId="31A76BE6" w16cid:durableId="1FFBE496"/>
  <w16cid:commentId w16cid:paraId="2CF6FE8F" w16cid:durableId="1FFBE497"/>
  <w16cid:commentId w16cid:paraId="1D3DE146" w16cid:durableId="1FFBE498"/>
  <w16cid:commentId w16cid:paraId="578CF5F0" w16cid:durableId="1FFBE499"/>
  <w16cid:commentId w16cid:paraId="3A74E9DE" w16cid:durableId="1FFBE49A"/>
  <w16cid:commentId w16cid:paraId="1D4CC9D4" w16cid:durableId="1FFBE49B"/>
  <w16cid:commentId w16cid:paraId="24BA92B4" w16cid:durableId="1FFBE49C"/>
  <w16cid:commentId w16cid:paraId="41D34348" w16cid:durableId="1FFBE49D"/>
  <w16cid:commentId w16cid:paraId="5E1C41F0" w16cid:durableId="1FFBE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50750" w14:textId="77777777" w:rsidR="007B2B58" w:rsidRDefault="007B2B58">
      <w:pPr>
        <w:spacing w:after="0" w:line="240" w:lineRule="auto"/>
      </w:pPr>
      <w:r>
        <w:separator/>
      </w:r>
    </w:p>
  </w:endnote>
  <w:endnote w:type="continuationSeparator" w:id="0">
    <w:p w14:paraId="0B95D4F1" w14:textId="77777777" w:rsidR="007B2B58" w:rsidRDefault="007B2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Courier New"/>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0F305" w14:textId="77777777" w:rsidR="00754F0B" w:rsidRDefault="00754F0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958A" w14:textId="77777777" w:rsidR="00754F0B" w:rsidRDefault="00754F0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69C97" w14:textId="77777777" w:rsidR="00754F0B" w:rsidRDefault="00754F0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4806C" w14:textId="77777777" w:rsidR="00754F0B" w:rsidRDefault="00754F0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AC9E" w14:textId="77777777" w:rsidR="00754F0B" w:rsidRDefault="00754F0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73C1" w14:textId="77777777" w:rsidR="00754F0B" w:rsidRDefault="00754F0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EBA90" w14:textId="77777777" w:rsidR="00754F0B" w:rsidRDefault="00754F0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4111" w14:textId="77777777" w:rsidR="00754F0B" w:rsidRDefault="00754F0B">
    <w:pPr>
      <w:spacing w:after="0" w:line="259" w:lineRule="auto"/>
      <w:ind w:left="0" w:right="80" w:firstLine="0"/>
      <w:jc w:val="center"/>
    </w:pPr>
    <w:r>
      <w:fldChar w:fldCharType="begin"/>
    </w:r>
    <w:r>
      <w:instrText xml:space="preserve"> PAGE   \* MERGEFORMAT </w:instrText>
    </w:r>
    <w:r>
      <w:fldChar w:fldCharType="separate"/>
    </w:r>
    <w:r>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240F" w14:textId="77777777" w:rsidR="00754F0B" w:rsidRDefault="00754F0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3B06A" w14:textId="77777777" w:rsidR="007B2B58" w:rsidRDefault="007B2B58">
      <w:pPr>
        <w:spacing w:after="0" w:line="240" w:lineRule="auto"/>
      </w:pPr>
      <w:r>
        <w:separator/>
      </w:r>
    </w:p>
  </w:footnote>
  <w:footnote w:type="continuationSeparator" w:id="0">
    <w:p w14:paraId="551B5D6C" w14:textId="77777777" w:rsidR="007B2B58" w:rsidRDefault="007B2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5D7A3" w14:textId="77777777" w:rsidR="00754F0B" w:rsidRDefault="00754F0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30CA" w14:textId="77777777" w:rsidR="00754F0B" w:rsidRDefault="00754F0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532" w14:textId="77777777" w:rsidR="00754F0B" w:rsidRDefault="00754F0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7F26" w14:textId="77777777" w:rsidR="00754F0B" w:rsidRDefault="00754F0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101C3" w14:textId="77777777" w:rsidR="00754F0B" w:rsidRDefault="00754F0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E144" w14:textId="77777777" w:rsidR="00754F0B" w:rsidRDefault="00754F0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544" w14:textId="77777777" w:rsidR="00754F0B" w:rsidRDefault="00754F0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78A8F" w14:textId="77777777" w:rsidR="00754F0B" w:rsidRDefault="00754F0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EDC8" w14:textId="77777777" w:rsidR="00754F0B" w:rsidRDefault="00754F0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5.95pt;height:47.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 ARS">
    <w15:presenceInfo w15:providerId="AD" w15:userId="S-1-5-21-2064210376-1677799041-60295696-4010"/>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8EA"/>
    <w:rsid w:val="00047032"/>
    <w:rsid w:val="000472C3"/>
    <w:rsid w:val="00054F53"/>
    <w:rsid w:val="000D6E6E"/>
    <w:rsid w:val="000E1D1C"/>
    <w:rsid w:val="000E69EC"/>
    <w:rsid w:val="001011C2"/>
    <w:rsid w:val="00101994"/>
    <w:rsid w:val="001B705E"/>
    <w:rsid w:val="001F744C"/>
    <w:rsid w:val="00210119"/>
    <w:rsid w:val="002960D2"/>
    <w:rsid w:val="00315D8F"/>
    <w:rsid w:val="0035668A"/>
    <w:rsid w:val="00490123"/>
    <w:rsid w:val="004A056B"/>
    <w:rsid w:val="004C310D"/>
    <w:rsid w:val="004F09C9"/>
    <w:rsid w:val="005D29A0"/>
    <w:rsid w:val="006229D9"/>
    <w:rsid w:val="00643F52"/>
    <w:rsid w:val="00667F35"/>
    <w:rsid w:val="00684AFF"/>
    <w:rsid w:val="006B3D7A"/>
    <w:rsid w:val="006F58EA"/>
    <w:rsid w:val="006F5EF4"/>
    <w:rsid w:val="00706B3A"/>
    <w:rsid w:val="007217F9"/>
    <w:rsid w:val="00725EDF"/>
    <w:rsid w:val="00754F0B"/>
    <w:rsid w:val="007B2B58"/>
    <w:rsid w:val="007B6F1F"/>
    <w:rsid w:val="007C1A3D"/>
    <w:rsid w:val="007C3B04"/>
    <w:rsid w:val="007F6A28"/>
    <w:rsid w:val="008E6E23"/>
    <w:rsid w:val="00901907"/>
    <w:rsid w:val="00941D82"/>
    <w:rsid w:val="009514F6"/>
    <w:rsid w:val="00952DBE"/>
    <w:rsid w:val="0097178C"/>
    <w:rsid w:val="00990B2E"/>
    <w:rsid w:val="009972D1"/>
    <w:rsid w:val="009C1240"/>
    <w:rsid w:val="009E5A7B"/>
    <w:rsid w:val="009F6006"/>
    <w:rsid w:val="00A13F24"/>
    <w:rsid w:val="00A32000"/>
    <w:rsid w:val="00A33568"/>
    <w:rsid w:val="00A75D96"/>
    <w:rsid w:val="00AA1215"/>
    <w:rsid w:val="00B2050F"/>
    <w:rsid w:val="00BD276A"/>
    <w:rsid w:val="00C040FA"/>
    <w:rsid w:val="00C136E2"/>
    <w:rsid w:val="00C41DB6"/>
    <w:rsid w:val="00C82911"/>
    <w:rsid w:val="00CB11F9"/>
    <w:rsid w:val="00CE2926"/>
    <w:rsid w:val="00CE5B15"/>
    <w:rsid w:val="00D00CC9"/>
    <w:rsid w:val="00D24788"/>
    <w:rsid w:val="00D27C9E"/>
    <w:rsid w:val="00D6319F"/>
    <w:rsid w:val="00DA3145"/>
    <w:rsid w:val="00DB78B2"/>
    <w:rsid w:val="00DD0E72"/>
    <w:rsid w:val="00DD43B4"/>
    <w:rsid w:val="00DE7786"/>
    <w:rsid w:val="00E3519C"/>
    <w:rsid w:val="00EB1638"/>
    <w:rsid w:val="00EF3DED"/>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CC80B9"/>
  <w15:docId w15:val="{D2C1502A-F74A-8E43-B5A5-38CEBFA8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jpg"/><Relationship Id="rId39" Type="http://schemas.openxmlformats.org/officeDocument/2006/relationships/header" Target="header9.xml"/><Relationship Id="rId21" Type="http://schemas.openxmlformats.org/officeDocument/2006/relationships/comments" Target="comments.xml"/><Relationship Id="rId34" Type="http://schemas.openxmlformats.org/officeDocument/2006/relationships/image" Target="media/image12.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jpg"/><Relationship Id="rId32" Type="http://schemas.openxmlformats.org/officeDocument/2006/relationships/image" Target="media/image10.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microsoft.com/office/2016/09/relationships/commentsIds" Target="commentsIds.xml"/><Relationship Id="rId28" Type="http://schemas.openxmlformats.org/officeDocument/2006/relationships/image" Target="media/image6.jp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g"/><Relationship Id="rId33" Type="http://schemas.openxmlformats.org/officeDocument/2006/relationships/image" Target="media/image11.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0E3DA-1AD3-FA48-B068-C9183C68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59</Pages>
  <Words>12911</Words>
  <Characters>73597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8</cp:revision>
  <dcterms:created xsi:type="dcterms:W3CDTF">2019-01-29T13:11:00Z</dcterms:created>
  <dcterms:modified xsi:type="dcterms:W3CDTF">2019-01-30T15:32:00Z</dcterms:modified>
</cp:coreProperties>
</file>