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C9C18D2"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1FA3EBB3" w:rsidR="00E872D5" w:rsidRDefault="00E872D5" w:rsidP="00E872D5">
      <w:pPr>
        <w:spacing w:after="162" w:line="263" w:lineRule="auto"/>
        <w:ind w:right="80"/>
        <w:jc w:val="center"/>
        <w:rPr>
          <w:ins w:id="5" w:author="Brown,James T" w:date="2019-02-19T13:13:00Z"/>
          <w:color w:val="000000" w:themeColor="text1"/>
        </w:rPr>
      </w:pPr>
      <w:r w:rsidRPr="004F09C9">
        <w:rPr>
          <w:color w:val="000000" w:themeColor="text1"/>
        </w:rPr>
        <w:t>INTRODUCTION</w:t>
      </w:r>
    </w:p>
    <w:p w14:paraId="6E96002D" w14:textId="77777777" w:rsidR="004861D9" w:rsidRPr="004F09C9" w:rsidRDefault="004861D9" w:rsidP="00E872D5">
      <w:pPr>
        <w:spacing w:after="162" w:line="263" w:lineRule="auto"/>
        <w:ind w:right="80"/>
        <w:jc w:val="center"/>
        <w:rPr>
          <w:color w:val="000000" w:themeColor="text1"/>
        </w:rPr>
      </w:pPr>
    </w:p>
    <w:p w14:paraId="63280124" w14:textId="6995A6BD" w:rsidR="00316A0E" w:rsidRDefault="00E872D5" w:rsidP="004861D9">
      <w:pPr>
        <w:spacing w:line="480" w:lineRule="auto"/>
        <w:ind w:left="0" w:right="90" w:firstLine="720"/>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sidR="006D5CC4">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Pr="004F09C9">
        <w:rPr>
          <w:color w:val="000000" w:themeColor="text1"/>
        </w:rPr>
        <w:t xml:space="preserve">During the warm </w:t>
      </w:r>
      <w:r w:rsidR="006D5CC4">
        <w:rPr>
          <w:color w:val="000000" w:themeColor="text1"/>
        </w:rPr>
        <w:t xml:space="preserve">and humid </w:t>
      </w:r>
      <w:r w:rsidRPr="004F09C9">
        <w:rPr>
          <w:color w:val="000000" w:themeColor="text1"/>
        </w:rPr>
        <w:t>season</w:t>
      </w:r>
      <w:r w:rsidR="00C76997">
        <w:rPr>
          <w:color w:val="000000" w:themeColor="text1"/>
        </w:rPr>
        <w:t>s</w:t>
      </w:r>
      <w:r w:rsidR="00E21FFA">
        <w:rPr>
          <w:color w:val="000000" w:themeColor="text1"/>
        </w:rPr>
        <w:t xml:space="preserve"> </w:t>
      </w:r>
      <w:r w:rsidR="00C76997">
        <w:rPr>
          <w:color w:val="000000" w:themeColor="text1"/>
        </w:rPr>
        <w:t xml:space="preserve">when </w:t>
      </w:r>
      <w:r w:rsidR="00E21FFA">
        <w:rPr>
          <w:color w:val="000000" w:themeColor="text1"/>
        </w:rPr>
        <w:t>conditions are favorable</w:t>
      </w:r>
      <w:r w:rsidR="00C76997">
        <w:rPr>
          <w:color w:val="000000" w:themeColor="text1"/>
        </w:rPr>
        <w:t xml:space="preserve"> </w:t>
      </w:r>
      <w:r w:rsidR="00B211B5">
        <w:rPr>
          <w:color w:val="000000" w:themeColor="text1"/>
        </w:rPr>
        <w:t xml:space="preserve">resources like food and water are </w:t>
      </w:r>
      <w:r w:rsidR="00C76997">
        <w:rPr>
          <w:color w:val="000000" w:themeColor="text1"/>
        </w:rPr>
        <w:t xml:space="preserve">available for insects to </w:t>
      </w:r>
      <w:r w:rsidR="00E21FFA">
        <w:rPr>
          <w:color w:val="000000" w:themeColor="text1"/>
        </w:rPr>
        <w:t>for growth, development, and reproduction</w:t>
      </w:r>
      <w:r w:rsidRPr="004F09C9">
        <w:rPr>
          <w:color w:val="000000" w:themeColor="text1"/>
        </w:rPr>
        <w:t>.</w:t>
      </w:r>
      <w:r>
        <w:rPr>
          <w:color w:val="000000" w:themeColor="text1"/>
        </w:rPr>
        <w:t xml:space="preserve"> </w:t>
      </w:r>
      <w:r w:rsidR="008225B1">
        <w:rPr>
          <w:color w:val="000000" w:themeColor="text1"/>
        </w:rPr>
        <w:t>As seasons cycle from summer to winter</w:t>
      </w:r>
      <w:r w:rsidR="0048650B">
        <w:rPr>
          <w:color w:val="000000" w:themeColor="text1"/>
        </w:rPr>
        <w:t>,</w:t>
      </w:r>
      <w:r w:rsidR="008225B1">
        <w:rPr>
          <w:color w:val="000000" w:themeColor="text1"/>
        </w:rPr>
        <w:t xml:space="preserve"> </w:t>
      </w:r>
      <w:r w:rsidR="0048650B">
        <w:rPr>
          <w:color w:val="000000" w:themeColor="text1"/>
        </w:rPr>
        <w:t xml:space="preserve">conditions become cold, dry, and </w:t>
      </w:r>
      <w:r w:rsidR="00E21FFA">
        <w:rPr>
          <w:color w:val="000000" w:themeColor="text1"/>
        </w:rPr>
        <w:t>unfavorable</w:t>
      </w:r>
      <w:r w:rsidR="008208FB">
        <w:rPr>
          <w:color w:val="000000" w:themeColor="text1"/>
        </w:rPr>
        <w:t xml:space="preserve"> for many</w:t>
      </w:r>
      <w:r w:rsidR="00E21FFA">
        <w:rPr>
          <w:color w:val="000000" w:themeColor="text1"/>
        </w:rPr>
        <w:t xml:space="preserve"> </w:t>
      </w:r>
      <w:r w:rsidR="008225B1">
        <w:rPr>
          <w:color w:val="000000" w:themeColor="text1"/>
        </w:rPr>
        <w:t>insects</w:t>
      </w:r>
      <w:r w:rsidR="0048650B">
        <w:rPr>
          <w:color w:val="000000" w:themeColor="text1"/>
        </w:rPr>
        <w:t xml:space="preserve"> as these conditions</w:t>
      </w:r>
      <w:r w:rsidRPr="004F09C9">
        <w:rPr>
          <w:color w:val="000000" w:themeColor="text1"/>
        </w:rPr>
        <w:t xml:space="preserve"> 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00276582" w:rsidRPr="00B134B2">
        <w:rPr>
          <w:color w:val="000000" w:themeColor="text1"/>
        </w:rPr>
        <w:t xml:space="preserve">To </w:t>
      </w:r>
      <w:r w:rsidR="00025945">
        <w:rPr>
          <w:color w:val="000000" w:themeColor="text1"/>
        </w:rPr>
        <w:t xml:space="preserve">protect themselves from unfavorable </w:t>
      </w:r>
      <w:r w:rsidR="00276582" w:rsidRPr="00B134B2">
        <w:rPr>
          <w:color w:val="000000" w:themeColor="text1"/>
        </w:rPr>
        <w:t xml:space="preserve">seasonal changes, many </w:t>
      </w:r>
      <w:r w:rsidR="00C056A1">
        <w:rPr>
          <w:color w:val="000000" w:themeColor="text1"/>
        </w:rPr>
        <w:t xml:space="preserve">insects </w:t>
      </w:r>
      <w:r w:rsidR="00276582" w:rsidRPr="00B134B2">
        <w:rPr>
          <w:color w:val="000000" w:themeColor="text1"/>
        </w:rPr>
        <w:t xml:space="preserve">synchronize their development using </w:t>
      </w:r>
      <w:r w:rsidR="00025945">
        <w:rPr>
          <w:color w:val="000000" w:themeColor="text1"/>
        </w:rPr>
        <w:t xml:space="preserve">biotic and abiotic </w:t>
      </w:r>
      <w:r w:rsidR="00276582" w:rsidRPr="00B134B2">
        <w:rPr>
          <w:color w:val="000000" w:themeColor="text1"/>
        </w:rPr>
        <w:t>cues that consistently cycle with seasonal temperature changes</w:t>
      </w:r>
      <w:r w:rsidR="00025945">
        <w:rPr>
          <w:color w:val="000000" w:themeColor="text1"/>
        </w:rPr>
        <w:t xml:space="preserve"> host-plant quality, temperature, and photoperiod</w:t>
      </w:r>
      <w:r w:rsidR="00276582" w:rsidRPr="00B134B2">
        <w:rPr>
          <w:color w:val="000000" w:themeColor="text1"/>
        </w:rPr>
        <w:t xml:space="preserve">. </w:t>
      </w:r>
      <w:r w:rsidR="00316A0E" w:rsidRPr="00B134B2">
        <w:rPr>
          <w:color w:val="000000" w:themeColor="text1"/>
        </w:rPr>
        <w:t xml:space="preserve">For plants and animals alike, temperature has a strong influence on their growth and performance, but temperatures can fluctuate </w:t>
      </w:r>
      <w:r w:rsidR="00316A0E">
        <w:rPr>
          <w:color w:val="000000" w:themeColor="text1"/>
        </w:rPr>
        <w:t>daily,</w:t>
      </w:r>
      <w:r w:rsidR="00316A0E" w:rsidRPr="00B134B2">
        <w:rPr>
          <w:color w:val="000000" w:themeColor="text1"/>
        </w:rPr>
        <w:t xml:space="preserve"> </w:t>
      </w:r>
      <w:r w:rsidR="00316A0E">
        <w:rPr>
          <w:color w:val="000000" w:themeColor="text1"/>
        </w:rPr>
        <w:t>seasonally, and from year</w:t>
      </w:r>
      <w:r w:rsidR="00316A0E" w:rsidRPr="00B134B2">
        <w:rPr>
          <w:color w:val="000000" w:themeColor="text1"/>
        </w:rPr>
        <w:t xml:space="preserve"> </w:t>
      </w:r>
      <w:r w:rsidR="00316A0E" w:rsidRPr="00B134B2">
        <w:rPr>
          <w:color w:val="000000" w:themeColor="text1"/>
        </w:rPr>
        <w:t xml:space="preserve">to year. The ability to reliably predict seasonal changes </w:t>
      </w:r>
      <w:r w:rsidR="00316A0E">
        <w:rPr>
          <w:color w:val="000000" w:themeColor="text1"/>
        </w:rPr>
        <w:t xml:space="preserve">and avoid unfavorable temperatures </w:t>
      </w:r>
      <w:r w:rsidR="00316A0E" w:rsidRPr="00B134B2">
        <w:rPr>
          <w:color w:val="000000" w:themeColor="text1"/>
        </w:rPr>
        <w:t xml:space="preserve">is probably one of the most important challenges all organisms encounter. </w:t>
      </w:r>
      <w:r w:rsidR="00316A0E">
        <w:rPr>
          <w:color w:val="000000" w:themeColor="text1"/>
        </w:rPr>
        <w:t>Many temperate-living</w:t>
      </w:r>
      <w:r w:rsidR="00316A0E" w:rsidRPr="004F09C9">
        <w:rPr>
          <w:color w:val="000000" w:themeColor="text1"/>
        </w:rPr>
        <w:t xml:space="preserve"> </w:t>
      </w:r>
      <w:r w:rsidR="00316A0E" w:rsidRPr="004F09C9">
        <w:rPr>
          <w:color w:val="000000" w:themeColor="text1"/>
        </w:rPr>
        <w:t xml:space="preserve">insects have </w:t>
      </w:r>
      <w:r w:rsidR="00316A0E">
        <w:rPr>
          <w:color w:val="000000" w:themeColor="text1"/>
        </w:rPr>
        <w:t xml:space="preserve">evolved </w:t>
      </w:r>
      <w:r w:rsidR="00316A0E" w:rsidRPr="004F09C9">
        <w:rPr>
          <w:color w:val="000000" w:themeColor="text1"/>
        </w:rPr>
        <w:t xml:space="preserve">seasonal dormancy (diapause) as a strategy to protect themselves from the unfavorable </w:t>
      </w:r>
      <w:r w:rsidR="00316A0E">
        <w:rPr>
          <w:color w:val="000000" w:themeColor="text1"/>
        </w:rPr>
        <w:t>seasons, particularly winter. C</w:t>
      </w:r>
      <w:r w:rsidR="00316A0E">
        <w:rPr>
          <w:color w:val="000000" w:themeColor="text1"/>
        </w:rPr>
        <w:t xml:space="preserve">limate change is predicted </w:t>
      </w:r>
      <w:r w:rsidR="00316A0E">
        <w:rPr>
          <w:color w:val="000000" w:themeColor="text1"/>
        </w:rPr>
        <w:t>to cause more seasonal variability and</w:t>
      </w:r>
      <w:r w:rsidR="00316A0E">
        <w:rPr>
          <w:color w:val="000000" w:themeColor="text1"/>
        </w:rPr>
        <w:t xml:space="preserve"> </w:t>
      </w:r>
      <w:r w:rsidR="00316A0E">
        <w:rPr>
          <w:color w:val="000000" w:themeColor="text1"/>
        </w:rPr>
        <w:t xml:space="preserve">increase seasonal temperatures disrupting the </w:t>
      </w:r>
      <w:r w:rsidR="00316A0E">
        <w:rPr>
          <w:color w:val="000000" w:themeColor="text1"/>
        </w:rPr>
        <w:t>predictability</w:t>
      </w:r>
      <w:r w:rsidR="00316A0E">
        <w:rPr>
          <w:color w:val="000000" w:themeColor="text1"/>
        </w:rPr>
        <w:t xml:space="preserve"> insects use to synchronize their life histories with their environment, threatening the survival of some insects</w:t>
      </w:r>
      <w:r w:rsidR="00316A0E" w:rsidRPr="004F09C9">
        <w:rPr>
          <w:color w:val="000000" w:themeColor="text1"/>
        </w:rPr>
        <w:t xml:space="preserve">. </w:t>
      </w:r>
    </w:p>
    <w:p w14:paraId="787F7452" w14:textId="5F3071B3" w:rsidR="00316A0E" w:rsidRPr="00FA5D21" w:rsidRDefault="00316A0E" w:rsidP="004861D9">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the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Conservative projections of </w:t>
      </w:r>
      <w:r w:rsidRPr="00A4103C">
        <w:rPr>
          <w:rFonts w:asciiTheme="minorHAnsi" w:hAnsiTheme="minorHAnsi"/>
          <w:color w:val="auto"/>
        </w:rPr>
        <w:lastRenderedPageBreak/>
        <w:t>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As insects continue to experience the effects of climate change, w</w:t>
      </w:r>
      <w:r>
        <w:rPr>
          <w:rFonts w:asciiTheme="minorHAnsi" w:hAnsiTheme="minorHAnsi"/>
          <w:color w:val="auto"/>
        </w:rPr>
        <w:t xml:space="preserve">armer temperatures could affect the performance, population range and density, and/or life history timing of insects as they adjust to </w:t>
      </w:r>
      <w:r>
        <w:rPr>
          <w:rFonts w:asciiTheme="minorHAnsi" w:hAnsiTheme="minorHAnsi"/>
          <w:color w:val="auto"/>
        </w:rPr>
        <w:t xml:space="preserve">increased seasonal variation. </w:t>
      </w:r>
      <w:r w:rsidRPr="00A4103C">
        <w:rPr>
          <w:rFonts w:asciiTheme="minorHAnsi" w:hAnsiTheme="minorHAnsi"/>
          <w:color w:val="auto"/>
        </w:rPr>
        <w:t>Generally, ectotherm metabolic rate</w:t>
      </w:r>
      <w:r>
        <w:rPr>
          <w:rFonts w:asciiTheme="minorHAnsi" w:hAnsiTheme="minorHAnsi"/>
          <w:color w:val="auto"/>
        </w:rPr>
        <w:t>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development time to reproductive maturity.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4C9E64A0" w14:textId="153BFF5D" w:rsidR="00316A0E" w:rsidRDefault="00316A0E" w:rsidP="004861D9">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5FA85A0C" w14:textId="3C419620" w:rsidR="00316A0E" w:rsidRPr="00B134B2" w:rsidRDefault="00316A0E" w:rsidP="004861D9">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73872B42" w14:textId="77777777" w:rsidR="00316A0E" w:rsidRPr="00B134B2" w:rsidRDefault="00316A0E" w:rsidP="004861D9">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23937AB7" w14:textId="77777777" w:rsidR="00316A0E" w:rsidRPr="00B134B2" w:rsidRDefault="00316A0E" w:rsidP="004861D9">
      <w:pPr>
        <w:spacing w:line="480" w:lineRule="auto"/>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228C5F" w14:textId="5A90966E" w:rsidR="00316A0E" w:rsidRDefault="00316A0E" w:rsidP="004861D9">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 Those insects that experience range shifts will be exposed to environmental cues, like photoperiod, that are intrinsic to the</w:t>
      </w:r>
      <w:ins w:id="6" w:author="Brown,James T" w:date="2019-02-19T11:58:00Z">
        <w:r>
          <w:rPr>
            <w:color w:val="000000" w:themeColor="text1"/>
          </w:rPr>
          <w:t xml:space="preserve"> </w:t>
        </w:r>
      </w:ins>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w:t>
      </w:r>
      <w:r w:rsidRPr="00B134B2">
        <w:rPr>
          <w:color w:val="000000" w:themeColor="text1"/>
        </w:rPr>
        <w:lastRenderedPageBreak/>
        <w:t>insects use to make life history decisions.</w:t>
      </w:r>
      <w:r>
        <w:rPr>
          <w:color w:val="000000" w:themeColor="text1"/>
        </w:rPr>
        <w:t xml:space="preserve"> </w:t>
      </w:r>
      <w:r>
        <w:rPr>
          <w:color w:val="000000" w:themeColor="text1"/>
        </w:rPr>
        <w:t>P</w:t>
      </w:r>
      <w:r w:rsidRPr="00B134B2">
        <w:rPr>
          <w:color w:val="000000" w:themeColor="text1"/>
        </w:rPr>
        <w:t xml:space="preserve">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r w:rsidDel="00316A0E">
        <w:rPr>
          <w:color w:val="000000" w:themeColor="text1"/>
        </w:rPr>
        <w:t xml:space="preserve"> </w:t>
      </w:r>
    </w:p>
    <w:p w14:paraId="4111BFCC" w14:textId="79642669" w:rsidR="00415A22" w:rsidRDefault="008E5D13" w:rsidP="004861D9">
      <w:pPr>
        <w:spacing w:line="480" w:lineRule="auto"/>
        <w:ind w:left="0" w:right="90" w:firstLine="720"/>
        <w:rPr>
          <w:color w:val="000000" w:themeColor="text1"/>
        </w:rPr>
      </w:pPr>
      <w:r w:rsidRPr="00B134B2">
        <w:rPr>
          <w:color w:val="000000" w:themeColor="text1"/>
        </w:rPr>
        <w:t xml:space="preserve">To ensure their survival, </w:t>
      </w:r>
      <w:r w:rsidR="00CC258C">
        <w:rPr>
          <w:color w:val="000000" w:themeColor="text1"/>
        </w:rPr>
        <w:t>insects in temperate regions</w:t>
      </w:r>
      <w:r w:rsidR="00CC258C" w:rsidRPr="00B134B2">
        <w:rPr>
          <w:color w:val="000000" w:themeColor="text1"/>
        </w:rPr>
        <w:t xml:space="preserve"> </w:t>
      </w:r>
      <w:r w:rsidRPr="00B134B2">
        <w:rPr>
          <w:color w:val="000000" w:themeColor="text1"/>
        </w:rPr>
        <w:t>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w:t>
      </w:r>
      <w:r w:rsidR="00CC258C">
        <w:rPr>
          <w:color w:val="000000" w:themeColor="text1"/>
        </w:rPr>
        <w:t xml:space="preserve"> </w:t>
      </w:r>
      <w:r w:rsidR="00CC258C" w:rsidRPr="00B134B2">
        <w:rPr>
          <w:color w:val="000000" w:themeColor="text1"/>
        </w:rPr>
        <w:t>Insects in temperate regions use the consistent, incremental changes in photoperiod at specific latitudes to synchronize their life histories with the availability of resources in their environment</w:t>
      </w:r>
      <w:r w:rsidR="00CC258C">
        <w:rPr>
          <w:color w:val="000000" w:themeColor="text1"/>
        </w:rPr>
        <w:t xml:space="preserve"> and avoid stress</w:t>
      </w:r>
      <w:r w:rsidR="00CC258C" w:rsidRPr="00B134B2">
        <w:rPr>
          <w:color w:val="000000" w:themeColor="text1"/>
        </w:rPr>
        <w:t>.</w:t>
      </w:r>
      <w:r w:rsidRPr="00B134B2">
        <w:rPr>
          <w:color w:val="000000" w:themeColor="text1"/>
        </w:rPr>
        <w:t xml:space="preserve"> 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4E00305E" w14:textId="411F262B" w:rsidR="008E5D13" w:rsidRPr="00B134B2" w:rsidRDefault="008E5D13" w:rsidP="004861D9">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w:t>
      </w:r>
      <w:r w:rsidR="007014B5">
        <w:rPr>
          <w:color w:val="000000" w:themeColor="text1"/>
        </w:rPr>
        <w:t xml:space="preserve"> during the winter</w:t>
      </w:r>
      <w:r w:rsidRPr="00B134B2">
        <w:rPr>
          <w:color w:val="000000" w:themeColor="text1"/>
        </w:rPr>
        <w:t xml:space="preserve">, many insects use diapause. For most temperate insects, maintaining a suitable metabolic rate for continued development becomes challenging </w:t>
      </w:r>
      <w:r w:rsidR="007014B5">
        <w:rPr>
          <w:color w:val="000000" w:themeColor="text1"/>
        </w:rPr>
        <w:t xml:space="preserve">in the winter </w:t>
      </w:r>
      <w:r w:rsidRPr="00B134B2">
        <w:rPr>
          <w:color w:val="000000" w:themeColor="text1"/>
        </w:rPr>
        <w:t xml:space="preserve">when temperatures fall too low. Further, as resource availability declines, they struggle to acquire enough energy to fuel metabolism, growth, and development. Diapause is one way that insects can protect themselves from these predictable and chronic </w:t>
      </w:r>
      <w:r w:rsidR="007014B5">
        <w:rPr>
          <w:color w:val="000000" w:themeColor="text1"/>
        </w:rPr>
        <w:t>winter</w:t>
      </w:r>
      <w:r w:rsidRPr="00B134B2">
        <w:rPr>
          <w:color w:val="000000" w:themeColor="text1"/>
        </w:rPr>
        <w:t xml:space="preserve"> stress. However, unlike quiescence, diapause is generally induced well before their environment degrades and becomes stressful. Diapause is a genetically regulated, environmentally influenced alternative developmental trajectory that is usually marked by</w:t>
      </w:r>
      <w:r w:rsidR="007014B5">
        <w:rPr>
          <w:color w:val="000000" w:themeColor="text1"/>
        </w:rPr>
        <w:t xml:space="preserve"> feeding cessation,</w:t>
      </w:r>
      <w:r w:rsidRPr="00B134B2">
        <w:rPr>
          <w:color w:val="000000" w:themeColor="text1"/>
        </w:rPr>
        <w:t xml:space="preserve"> metabolic suppression</w:t>
      </w:r>
      <w:r w:rsidR="007014B5">
        <w:rPr>
          <w:color w:val="000000" w:themeColor="text1"/>
        </w:rPr>
        <w:t>,</w:t>
      </w:r>
      <w:r w:rsidRPr="00B134B2">
        <w:rPr>
          <w:color w:val="000000" w:themeColor="text1"/>
        </w:rPr>
        <w:t xml:space="preserve"> and arrested development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By monitoring environmentally consistent cues</w:t>
      </w:r>
      <w:r w:rsidR="00415A22">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 </w:t>
      </w:r>
    </w:p>
    <w:p w14:paraId="784C6874" w14:textId="47FEE211" w:rsidR="008E5D13" w:rsidRPr="00B134B2" w:rsidRDefault="008E5D13" w:rsidP="004861D9">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sidR="00983C43">
        <w:rPr>
          <w:color w:val="000000" w:themeColor="text1"/>
        </w:rPr>
        <w:t xml:space="preserve">generally consistent </w:t>
      </w:r>
      <w:r w:rsidR="00983C43">
        <w:rPr>
          <w:color w:val="000000" w:themeColor="text1"/>
        </w:rPr>
        <w:lastRenderedPageBreak/>
        <w:t xml:space="preserve">and under </w:t>
      </w:r>
      <w:r w:rsidR="004143C8">
        <w:rPr>
          <w:color w:val="000000" w:themeColor="text1"/>
        </w:rPr>
        <w:t>genetic</w:t>
      </w:r>
      <w:r w:rsidR="00983C43">
        <w:rPr>
          <w:color w:val="000000" w:themeColor="text1"/>
        </w:rPr>
        <w:t xml:space="preserve">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sidR="00983C43">
        <w:rPr>
          <w:color w:val="000000" w:themeColor="text1"/>
        </w:rPr>
        <w:t xml:space="preserve"> </w:t>
      </w:r>
      <w:r w:rsidR="00983C43" w:rsidRPr="00802C2B">
        <w:rPr>
          <w:color w:val="000000" w:themeColor="text1"/>
          <w:highlight w:val="yellow"/>
        </w:rPr>
        <w:t>(citation)</w:t>
      </w:r>
      <w:r w:rsidRPr="00B134B2">
        <w:rPr>
          <w:color w:val="000000" w:themeColor="text1"/>
        </w:rPr>
        <w:t>. Variation in diapause life stage aside, the diapause developmental trajectory always has three sequential stages: pre-diapause</w:t>
      </w:r>
      <w:r w:rsidR="00DC42A6">
        <w:rPr>
          <w:color w:val="000000" w:themeColor="text1"/>
        </w:rPr>
        <w:t xml:space="preserve"> (or induction)</w:t>
      </w:r>
      <w:r w:rsidRPr="00B134B2">
        <w:rPr>
          <w:color w:val="000000" w:themeColor="text1"/>
        </w:rPr>
        <w:t xml:space="preserv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environmental cue or cues, diapause is induced, and there is a shift away from continuous development and towards the diapause developmental trajectory. </w:t>
      </w:r>
    </w:p>
    <w:p w14:paraId="26500FF8" w14:textId="45F111D7" w:rsidR="008E5D13" w:rsidRPr="00B134B2" w:rsidRDefault="008E5D13" w:rsidP="004861D9">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sidR="00DC42A6">
        <w:rPr>
          <w:color w:val="000000" w:themeColor="text1"/>
        </w:rPr>
        <w:t xml:space="preserve">During pre-diapause many insects prepare </w:t>
      </w:r>
      <w:r w:rsidRPr="00B134B2">
        <w:rPr>
          <w:color w:val="000000" w:themeColor="text1"/>
        </w:rPr>
        <w:t>for diapause</w:t>
      </w:r>
      <w:r w:rsidR="00DC42A6">
        <w:rPr>
          <w:color w:val="000000" w:themeColor="text1"/>
        </w:rPr>
        <w:t xml:space="preserve"> by </w:t>
      </w:r>
      <w:r w:rsidRPr="00B134B2">
        <w:rPr>
          <w:color w:val="000000" w:themeColor="text1"/>
        </w:rPr>
        <w:t>accumulat</w:t>
      </w:r>
      <w:r w:rsidR="00DC42A6">
        <w:rPr>
          <w:color w:val="000000" w:themeColor="text1"/>
        </w:rPr>
        <w:t>ing</w:t>
      </w:r>
      <w:r w:rsidRPr="00B134B2">
        <w:rPr>
          <w:color w:val="000000" w:themeColor="text1"/>
        </w:rPr>
        <w:t xml:space="preserve"> and stor</w:t>
      </w:r>
      <w:r w:rsidR="00DC42A6">
        <w:rPr>
          <w:color w:val="000000" w:themeColor="text1"/>
        </w:rPr>
        <w:t>ing</w:t>
      </w:r>
      <w:r w:rsidRPr="00B134B2">
        <w:rPr>
          <w:color w:val="000000" w:themeColor="text1"/>
        </w:rPr>
        <w:t xml:space="preserve"> resources in the form of lipids, proteins, and carbohydrates</w:t>
      </w:r>
      <w:r w:rsidR="00DC42A6">
        <w:rPr>
          <w:color w:val="000000" w:themeColor="text1"/>
        </w:rPr>
        <w:t xml:space="preserve"> to be used as fuel during diapause</w:t>
      </w:r>
      <w:r w:rsidRPr="00B134B2">
        <w:rPr>
          <w:color w:val="000000" w:themeColor="text1"/>
        </w:rPr>
        <w:t xml:space="preserve">. Because most insects do not feed during diapause, it is imperative that insects accumulate enough resources to meet the energetic demands of the long diapause period. Furthermore, after diapause ends insects must have enough </w:t>
      </w:r>
      <w:r w:rsidR="005B0AE8">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41B51429" w14:textId="075F4FEB" w:rsidR="00C66C78" w:rsidRPr="00B134B2" w:rsidRDefault="008E5D13" w:rsidP="004861D9">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 xml:space="preserve">(Tauber and Tauber </w:t>
      </w:r>
      <w:r>
        <w:rPr>
          <w:color w:val="000000" w:themeColor="text1"/>
        </w:rPr>
        <w:t>,</w:t>
      </w:r>
      <w:r w:rsidRPr="00B134B2">
        <w:rPr>
          <w:color w:val="000000" w:themeColor="text1"/>
        </w:rPr>
        <w:t>1981</w:t>
      </w:r>
      <w:r>
        <w:rPr>
          <w:color w:val="000000" w:themeColor="text1"/>
        </w:rPr>
        <w:t>;</w:t>
      </w:r>
      <w:r w:rsidRPr="00B134B2">
        <w:rPr>
          <w:color w:val="000000" w:themeColor="text1"/>
        </w:rPr>
        <w:t xml:space="preserve"> Koštál</w:t>
      </w:r>
      <w:r>
        <w:rPr>
          <w:color w:val="000000" w:themeColor="text1"/>
        </w:rPr>
        <w:t>,</w:t>
      </w:r>
      <w:r w:rsidRPr="00B134B2">
        <w:rPr>
          <w:color w:val="000000" w:themeColor="text1"/>
        </w:rPr>
        <w:t xml:space="preserve"> 2006</w:t>
      </w:r>
      <w:r>
        <w:rPr>
          <w:color w:val="000000" w:themeColor="text1"/>
        </w:rPr>
        <w:t>;</w:t>
      </w:r>
      <w:r w:rsidRPr="00B134B2">
        <w:rPr>
          <w:color w:val="000000" w:themeColor="text1"/>
        </w:rPr>
        <w:t xml:space="preserve"> Hahn and Denlinger</w:t>
      </w:r>
      <w:r>
        <w:rPr>
          <w:color w:val="000000" w:themeColor="text1"/>
        </w:rPr>
        <w:t>,</w:t>
      </w:r>
      <w:r w:rsidRPr="00B134B2">
        <w:rPr>
          <w:color w:val="000000" w:themeColor="text1"/>
        </w:rPr>
        <w:t xml:space="preserve">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w:t>
      </w:r>
      <w:r>
        <w:rPr>
          <w:color w:val="000000" w:themeColor="text1"/>
        </w:rPr>
        <w:t>,</w:t>
      </w:r>
      <w:r w:rsidRPr="00B134B2">
        <w:rPr>
          <w:color w:val="000000" w:themeColor="text1"/>
        </w:rPr>
        <w:t xml:space="preserve">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0F14BDD5" w14:textId="35D890C9" w:rsidR="008C1CBB" w:rsidRPr="00B134B2" w:rsidRDefault="008C1CBB" w:rsidP="004861D9">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w:t>
      </w:r>
      <w:r w:rsidRPr="00B134B2">
        <w:rPr>
          <w:color w:val="000000" w:themeColor="text1"/>
        </w:rPr>
        <w:lastRenderedPageBreak/>
        <w:t xml:space="preserve">underestimate the end of the longer growing season. </w:t>
      </w:r>
      <w:r w:rsidR="00C66C78">
        <w:rPr>
          <w:color w:val="000000" w:themeColor="text1"/>
        </w:rPr>
        <w:t>H</w:t>
      </w:r>
      <w:r w:rsidR="00C66C78" w:rsidRPr="00B134B2">
        <w:rPr>
          <w:color w:val="000000" w:themeColor="text1"/>
        </w:rPr>
        <w:t>ypothetical</w:t>
      </w:r>
      <w:r w:rsidR="00C66C78">
        <w:rPr>
          <w:color w:val="000000" w:themeColor="text1"/>
        </w:rPr>
        <w:t>, a</w:t>
      </w:r>
      <w:r w:rsidR="00C66C78" w:rsidRPr="00B134B2">
        <w:rPr>
          <w:color w:val="000000" w:themeColor="text1"/>
        </w:rPr>
        <w:t xml:space="preserve">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decisions, but cannot adjust to the warmer temperatures approximated by photoperiod, could lose. </w:t>
      </w:r>
      <w:r w:rsidRPr="00B134B2">
        <w:rPr>
          <w:color w:val="000000" w:themeColor="text1"/>
        </w:rPr>
        <w:t xml:space="preserve">Those insects that adjust to these underestimated predictions </w:t>
      </w:r>
      <w:r w:rsidR="00C66C78">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sidR="00BF1B56">
        <w:rPr>
          <w:color w:val="000000" w:themeColor="text1"/>
        </w:rPr>
        <w:t xml:space="preserve"> </w:t>
      </w:r>
    </w:p>
    <w:p w14:paraId="29C35724" w14:textId="77777777" w:rsidR="008C1CBB" w:rsidRPr="00B134B2" w:rsidRDefault="008C1CBB" w:rsidP="004861D9">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45F2D3D9" w14:textId="77777777" w:rsidR="008C1CBB" w:rsidRPr="00B134B2" w:rsidRDefault="008C1CBB" w:rsidP="004861D9">
      <w:pPr>
        <w:spacing w:line="480" w:lineRule="auto"/>
        <w:ind w:left="0" w:right="90" w:firstLine="720"/>
        <w:rPr>
          <w:color w:val="000000" w:themeColor="text1"/>
        </w:rPr>
      </w:pPr>
      <w:r w:rsidRPr="00B134B2">
        <w:rPr>
          <w:color w:val="000000" w:themeColor="text1"/>
        </w:rPr>
        <w:lastRenderedPageBreak/>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05FAF2B5" w14:textId="0485B821" w:rsidR="008C1CBB" w:rsidRPr="004F09C9" w:rsidRDefault="008C1CBB" w:rsidP="004861D9">
      <w:pPr>
        <w:spacing w:line="480" w:lineRule="auto"/>
        <w:ind w:left="0" w:right="90" w:firstLine="453"/>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47787550" w14:textId="3C37ADE4" w:rsidR="008C1CBB" w:rsidRDefault="00BF1B56" w:rsidP="004861D9">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 xml:space="preserve">s ability to take advantage of available </w:t>
      </w:r>
      <w:r w:rsidRPr="004F09C9">
        <w:rPr>
          <w:color w:val="000000" w:themeColor="text1"/>
        </w:rPr>
        <w:lastRenderedPageBreak/>
        <w:t>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sidR="00316A0E">
        <w:rPr>
          <w:color w:val="000000" w:themeColor="text1"/>
        </w:rPr>
        <w:t>-associated life history</w:t>
      </w:r>
      <w:r w:rsidRPr="004F09C9">
        <w:rPr>
          <w:color w:val="000000" w:themeColor="text1"/>
        </w:rPr>
        <w:t xml:space="preserve"> traits </w:t>
      </w:r>
      <w:r w:rsidR="00316A0E">
        <w:rPr>
          <w:color w:val="000000" w:themeColor="text1"/>
        </w:rPr>
        <w:t xml:space="preserve">within and among species </w:t>
      </w:r>
      <w:r>
        <w:rPr>
          <w:color w:val="000000" w:themeColor="text1"/>
        </w:rPr>
        <w:t xml:space="preserve">similar to those shown in the pitcher plant mosquito </w:t>
      </w:r>
      <w:r w:rsidRPr="004F09C9">
        <w:rPr>
          <w:color w:val="000000" w:themeColor="text1"/>
        </w:rPr>
        <w:t xml:space="preserve">could </w:t>
      </w:r>
      <w:r w:rsidR="00316A0E" w:rsidRPr="004F09C9">
        <w:rPr>
          <w:color w:val="000000" w:themeColor="text1"/>
        </w:rPr>
        <w:t xml:space="preserve">serve to </w:t>
      </w:r>
      <w:r w:rsidR="00316A0E">
        <w:rPr>
          <w:color w:val="000000" w:themeColor="text1"/>
        </w:rPr>
        <w:t>re</w:t>
      </w:r>
      <w:r w:rsidR="00316A0E" w:rsidRPr="004F09C9">
        <w:rPr>
          <w:color w:val="000000" w:themeColor="text1"/>
        </w:rPr>
        <w:t xml:space="preserve">synchronize insect life histories </w:t>
      </w:r>
      <w:r w:rsidR="00316A0E">
        <w:rPr>
          <w:color w:val="000000" w:themeColor="text1"/>
        </w:rPr>
        <w:t>by</w:t>
      </w:r>
      <w:r w:rsidR="00316A0E">
        <w:rPr>
          <w:color w:val="000000" w:themeColor="text1"/>
        </w:rPr>
        <w:t xml:space="preserve"> the evolution of diapause through natural selection</w:t>
      </w:r>
      <w:r w:rsidR="00316A0E" w:rsidRPr="004F09C9">
        <w:rPr>
          <w:color w:val="000000" w:themeColor="text1"/>
        </w:rPr>
        <w:t xml:space="preserve"> </w:t>
      </w:r>
      <w:r w:rsidR="00316A0E">
        <w:rPr>
          <w:color w:val="000000" w:themeColor="text1"/>
        </w:rPr>
        <w:t xml:space="preserve">as climate changes and </w:t>
      </w:r>
      <w:r w:rsidRPr="004F09C9">
        <w:rPr>
          <w:color w:val="000000" w:themeColor="text1"/>
        </w:rPr>
        <w:t>seasonality becomes less predictable.</w:t>
      </w:r>
      <w:r w:rsidR="00316A0E">
        <w:rPr>
          <w:color w:val="000000" w:themeColor="text1"/>
        </w:rPr>
        <w:t xml:space="preserve"> </w:t>
      </w:r>
    </w:p>
    <w:p w14:paraId="0F497871" w14:textId="60AB8A4B" w:rsidR="00B134B2" w:rsidRPr="00B134B2" w:rsidRDefault="00E872D5" w:rsidP="004861D9">
      <w:pPr>
        <w:spacing w:line="480" w:lineRule="auto"/>
        <w:ind w:left="0" w:right="90" w:firstLine="0"/>
        <w:rPr>
          <w:color w:val="000000" w:themeColor="text1"/>
        </w:rPr>
      </w:pPr>
      <w:r>
        <w:rPr>
          <w:color w:val="000000" w:themeColor="text1"/>
        </w:rPr>
        <w:tab/>
      </w:r>
      <w:r w:rsidR="00B134B2"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(Arrese and Soulages 2010, Hahn and Denlinger 2011)</w:t>
      </w:r>
      <w:r w:rsidR="00B134B2" w:rsidRPr="00B134B2">
        <w:rPr>
          <w:color w:val="000000" w:themeColor="text1"/>
        </w:rPr>
        <w:fldChar w:fldCharType="end"/>
      </w:r>
      <w:r w:rsidR="00B134B2" w:rsidRPr="00B134B2">
        <w:rPr>
          <w:color w:val="000000" w:themeColor="text1"/>
        </w:rPr>
        <w:t xml:space="preserve">. Triglycerides can be accumulated directly from an insect’s diet or synthesized in the fat body from amino acids or carbohydrate intermediates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(Hahn and Denlinger 2007, Arrese and Soulages 2010)</w:t>
      </w:r>
      <w:r w:rsidR="00B134B2" w:rsidRPr="00B134B2">
        <w:rPr>
          <w:color w:val="000000" w:themeColor="text1"/>
        </w:rPr>
        <w:fldChar w:fldCharType="end"/>
      </w:r>
      <w:r w:rsidR="00B134B2" w:rsidRPr="00B134B2">
        <w:rPr>
          <w:color w:val="000000" w:themeColor="text1"/>
        </w:rPr>
        <w:t xml:space="preserve">. Amino acids are generally stored as multimeric hexamerin proteins. Hexamerins are specialized proteins that build up in the insect fat body or hemolymph prior to diapause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(Burmester and Scheller 1999)</w:t>
      </w:r>
      <w:r w:rsidR="00B134B2" w:rsidRPr="00B134B2">
        <w:rPr>
          <w:color w:val="000000" w:themeColor="text1"/>
        </w:rPr>
        <w:fldChar w:fldCharType="end"/>
      </w:r>
      <w:r w:rsidR="00B134B2"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00B134B2" w:rsidRPr="00B134B2">
        <w:rPr>
          <w:color w:val="000000" w:themeColor="text1"/>
        </w:rPr>
        <w:fldChar w:fldCharType="begin" w:fldLock="1"/>
      </w:r>
      <w:r w:rsidR="00B134B2"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(Burmester 1999, Hahn and Denlinger 2007)</w:t>
      </w:r>
      <w:r w:rsidR="00B134B2" w:rsidRPr="00B134B2">
        <w:rPr>
          <w:color w:val="000000" w:themeColor="text1"/>
        </w:rPr>
        <w:fldChar w:fldCharType="end"/>
      </w:r>
      <w:r w:rsidR="00B134B2" w:rsidRPr="00B134B2">
        <w:rPr>
          <w:color w:val="000000" w:themeColor="text1"/>
        </w:rPr>
        <w:t xml:space="preserve">. After diapause, hexamerin proteins could be catabolized and the constituent amino acids can be used to build exoskeleton, repair damaged </w:t>
      </w:r>
      <w:r w:rsidR="00B134B2" w:rsidRPr="00B134B2">
        <w:rPr>
          <w:color w:val="000000" w:themeColor="text1"/>
        </w:rPr>
        <w:lastRenderedPageBreak/>
        <w:t xml:space="preserve">proteins, and build new tissues during morphogenesis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(Burmester 1999, Hahn and Denlinger 2007)</w:t>
      </w:r>
      <w:r w:rsidR="00B134B2" w:rsidRPr="00B134B2">
        <w:rPr>
          <w:color w:val="000000" w:themeColor="text1"/>
        </w:rPr>
        <w:fldChar w:fldCharType="end"/>
      </w:r>
      <w:r w:rsidR="00B134B2" w:rsidRPr="00B134B2">
        <w:rPr>
          <w:color w:val="000000" w:themeColor="text1"/>
        </w:rPr>
        <w:t xml:space="preserve">. Carbohydrates are polymerized and stored as glycogen in the fat body or as trehalose in the hemolymph </w:t>
      </w:r>
      <w:r w:rsidR="00B134B2" w:rsidRPr="00B134B2">
        <w:rPr>
          <w:color w:val="000000" w:themeColor="text1"/>
        </w:rPr>
        <w:fldChar w:fldCharType="begin" w:fldLock="1"/>
      </w:r>
      <w:r w:rsidR="00B134B2"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00B134B2" w:rsidRPr="00B134B2">
        <w:rPr>
          <w:color w:val="000000" w:themeColor="text1"/>
        </w:rPr>
        <w:fldChar w:fldCharType="separate"/>
      </w:r>
      <w:r w:rsidR="00B134B2" w:rsidRPr="00B134B2">
        <w:rPr>
          <w:color w:val="000000" w:themeColor="text1"/>
        </w:rPr>
        <w:t>(Hahn and Denlinger 2007, Arrese and Soulages 2010)</w:t>
      </w:r>
      <w:r w:rsidR="00B134B2" w:rsidRPr="00B134B2">
        <w:rPr>
          <w:color w:val="000000" w:themeColor="text1"/>
        </w:rPr>
        <w:fldChar w:fldCharType="end"/>
      </w:r>
      <w:r w:rsidR="00B134B2" w:rsidRPr="00B134B2">
        <w:rPr>
          <w:color w:val="000000" w:themeColor="text1"/>
        </w:rPr>
        <w:t xml:space="preserve">. </w:t>
      </w:r>
    </w:p>
    <w:p w14:paraId="109E3715" w14:textId="77777777" w:rsidR="00B134B2" w:rsidRPr="00B134B2" w:rsidRDefault="00B134B2" w:rsidP="004861D9">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367A4BAB" w14:textId="4476FFE0" w:rsidR="00316A0E" w:rsidRDefault="00B134B2" w:rsidP="004861D9">
      <w:pPr>
        <w:spacing w:line="480" w:lineRule="auto"/>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w:t>
      </w:r>
      <w:r w:rsidRPr="00B134B2">
        <w:rPr>
          <w:color w:val="000000" w:themeColor="text1"/>
        </w:rPr>
        <w:lastRenderedPageBreak/>
        <w:t xml:space="preserve">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w:t>
      </w:r>
    </w:p>
    <w:p w14:paraId="4CD2944D" w14:textId="1D324B32" w:rsidR="00316A0E" w:rsidRDefault="00316A0E" w:rsidP="004861D9">
      <w:pPr>
        <w:spacing w:line="480" w:lineRule="auto"/>
        <w:ind w:left="0" w:right="90" w:firstLine="720"/>
        <w:rPr>
          <w:color w:val="000000" w:themeColor="text1"/>
        </w:rPr>
      </w:pPr>
      <w:r>
        <w:rPr>
          <w:color w:val="000000" w:themeColor="text1"/>
        </w:rPr>
        <w:t>With the European corn borer as a model, this research is broadly designed to address the following questions: what factors affect dormancy and life history synchronization with seasonal variation, and to what degree does environmental variation alter the formation of 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ECB larvae for diapause</w:t>
      </w:r>
      <w:r>
        <w:rPr>
          <w:color w:val="000000" w:themeColor="text1"/>
        </w:rPr>
        <w:t xml:space="preserve"> </w:t>
      </w:r>
      <w:r>
        <w:rPr>
          <w:color w:val="000000" w:themeColor="text1"/>
        </w:rPr>
        <w:t>(Beck, 1960)</w:t>
      </w:r>
      <w:r w:rsidRPr="004F09C9">
        <w:rPr>
          <w:color w:val="000000" w:themeColor="text1"/>
        </w:rPr>
        <w:t>.</w:t>
      </w:r>
      <w:r w:rsidRPr="00316A0E">
        <w:rPr>
          <w:color w:val="000000" w:themeColor="text1"/>
        </w:rPr>
        <w:t xml:space="preserve"> </w:t>
      </w:r>
      <w:r w:rsidRPr="004F09C9">
        <w:rPr>
          <w:color w:val="000000" w:themeColor="text1"/>
        </w:rPr>
        <w:t>At least two diapause genotypes (strains) of European corn borer populations occur in the United States</w:t>
      </w:r>
      <w:r>
        <w:rPr>
          <w:color w:val="000000" w:themeColor="text1"/>
        </w:rPr>
        <w:t xml:space="preserve"> </w:t>
      </w:r>
      <w:r>
        <w:rPr>
          <w:color w:val="000000" w:themeColor="text1"/>
        </w:rPr>
        <w:t>(Wadsworth et al., 2015; Ikten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w:t>
      </w:r>
      <w:r>
        <w:rPr>
          <w:color w:val="000000" w:themeColor="text1"/>
        </w:rPr>
        <w:t>(Levy et al., 2015)</w:t>
      </w:r>
      <w:r w:rsidRPr="004F09C9">
        <w:rPr>
          <w:color w:val="000000" w:themeColor="text1"/>
        </w:rPr>
        <w:t xml:space="preserve">. </w:t>
      </w:r>
      <w:r w:rsidRPr="004F09C9">
        <w:rPr>
          <w:color w:val="000000" w:themeColor="text1"/>
        </w:rPr>
        <w:lastRenderedPageBreak/>
        <w:t>Those insects with the shorter diapause length exit diapause earlier in the spring and the longer diapausing insects exit diapause later in the spring (Levy et al., 2015; Showers et al., 1975).</w:t>
      </w:r>
      <w:r w:rsidRPr="004F09C9">
        <w:rPr>
          <w:color w:val="000000" w:themeColor="text1"/>
        </w:rPr>
        <w:t xml:space="preserve"> The initiation of diapause leads to major physiological changes and alters the life history trajectory of European corn borer larvae</w:t>
      </w:r>
      <w:r>
        <w:rPr>
          <w:color w:val="000000" w:themeColor="text1"/>
        </w:rPr>
        <w:t xml:space="preserve"> (</w:t>
      </w:r>
      <w:r>
        <w:rPr>
          <w:color w:val="000000" w:themeColor="text1"/>
        </w:rPr>
        <w:t xml:space="preserve">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w:t>
      </w:r>
      <w:r>
        <w:rPr>
          <w:color w:val="000000" w:themeColor="text1"/>
        </w:rPr>
        <w:t>(Beck,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54D3E37" w14:textId="5BC69B29" w:rsidR="00316A0E" w:rsidRDefault="00316A0E" w:rsidP="004861D9">
      <w:pPr>
        <w:spacing w:line="480" w:lineRule="auto"/>
        <w:ind w:left="0" w:right="90" w:firstLine="720"/>
        <w:rPr>
          <w:color w:val="000000" w:themeColor="text1"/>
        </w:rPr>
      </w:pPr>
      <w:r>
        <w:rPr>
          <w:color w:val="000000" w:themeColor="text1"/>
        </w:rPr>
        <w:t>It has been previously shown that diapause-programmed ECB increase nutrition storage ahead of diapause in the form of proteins</w:t>
      </w:r>
      <w:r>
        <w:rPr>
          <w:color w:val="000000" w:themeColor="text1"/>
        </w:rPr>
        <w:t xml:space="preserve"> (</w:t>
      </w:r>
      <w:r>
        <w:t>Taski</w:t>
      </w:r>
      <w:r>
        <w:t xml:space="preserve"> et al., 2004</w:t>
      </w:r>
      <w:r>
        <w:rPr>
          <w:color w:val="000000" w:themeColor="text1"/>
        </w:rPr>
        <w:t>)</w:t>
      </w:r>
      <w:r>
        <w:rPr>
          <w:color w:val="000000" w:themeColor="text1"/>
        </w:rPr>
        <w:t xml:space="preserve"> and lipids (</w:t>
      </w:r>
      <w:r>
        <w:t>Vukašinović</w:t>
      </w:r>
      <w:r>
        <w:t xml:space="preserve"> et al., 2018</w:t>
      </w:r>
      <w:r>
        <w:rPr>
          <w:color w:val="000000" w:themeColor="text1"/>
        </w:rPr>
        <w:t>). compared to their non-diapause counterparts</w:t>
      </w:r>
      <w:r>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triglycerides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triglycerides than </w:t>
      </w:r>
      <w:r>
        <w:rPr>
          <w:color w:val="000000" w:themeColor="text1"/>
        </w:rPr>
        <w:t xml:space="preserve">the short-diapause </w:t>
      </w:r>
      <w:r w:rsidRPr="00B134B2">
        <w:rPr>
          <w:color w:val="000000" w:themeColor="text1"/>
        </w:rPr>
        <w:t xml:space="preserve">genotype, which will have a shorter diapause. In support of the stated hypothesis, I predict that non-diapausing larvae will store fewer triglycerides than diapausing larvae within each strain because they do not have the added metabolic cost of diapause. </w:t>
      </w:r>
      <w:r w:rsidRPr="00A4103C">
        <w:rPr>
          <w:rFonts w:asciiTheme="minorHAnsi" w:hAnsiTheme="minorHAnsi"/>
          <w:color w:val="auto"/>
        </w:rPr>
        <w:t>For insect pests, warmer temperatures introduce</w:t>
      </w:r>
      <w:r>
        <w:rPr>
          <w:rFonts w:asciiTheme="minorHAnsi" w:hAnsiTheme="minorHAnsi"/>
          <w:color w:val="auto"/>
        </w:rPr>
        <w:t>s</w:t>
      </w:r>
      <w:r w:rsidRPr="00A4103C">
        <w:rPr>
          <w:rFonts w:asciiTheme="minorHAnsi" w:hAnsiTheme="minorHAnsi"/>
          <w:color w:val="auto"/>
        </w:rPr>
        <w:t xml:space="preserve"> the possibility </w:t>
      </w:r>
      <w:r>
        <w:rPr>
          <w:rFonts w:asciiTheme="minorHAnsi" w:hAnsiTheme="minorHAnsi"/>
          <w:color w:val="auto"/>
        </w:rPr>
        <w:t xml:space="preserve">increased insect pest pressure in agricultural systems </w:t>
      </w:r>
      <w:r>
        <w:rPr>
          <w:rFonts w:asciiTheme="minorHAnsi" w:hAnsiTheme="minorHAnsi"/>
          <w:color w:val="auto"/>
        </w:rPr>
        <w:t>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w:t>
      </w:r>
      <w:r w:rsidRPr="00A4103C">
        <w:rPr>
          <w:rFonts w:asciiTheme="minorHAnsi" w:hAnsiTheme="minorHAnsi"/>
          <w:color w:val="auto"/>
        </w:rPr>
        <w:t>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33496AF" w14:textId="654B441A" w:rsidR="00316A0E" w:rsidRDefault="00316A0E" w:rsidP="004861D9">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Here in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305824E7" w14:textId="42F2350B" w:rsidR="00E872D5" w:rsidRDefault="00E872D5" w:rsidP="002C384F">
      <w:pPr>
        <w:ind w:left="0" w:right="90" w:firstLine="720"/>
        <w:rPr>
          <w:color w:val="000000" w:themeColor="text1"/>
        </w:rPr>
      </w:pPr>
    </w:p>
    <w:p w14:paraId="73E98054" w14:textId="77777777" w:rsidR="00B47FF0" w:rsidRDefault="00B47FF0" w:rsidP="002C384F">
      <w:pPr>
        <w:ind w:left="0" w:right="90" w:firstLine="720"/>
        <w:rPr>
          <w:color w:val="000000" w:themeColor="text1"/>
        </w:rPr>
      </w:pP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6079C0B5" w14:textId="5E76F722" w:rsidR="00316A0E" w:rsidRDefault="00E872D5" w:rsidP="00316A0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4F3AAB9" w14:textId="77777777" w:rsidR="00316A0E" w:rsidRPr="00316A0E" w:rsidRDefault="00316A0E" w:rsidP="00316A0E">
      <w:pPr>
        <w:spacing w:after="162" w:line="263" w:lineRule="auto"/>
        <w:ind w:right="80"/>
        <w:jc w:val="center"/>
        <w:rPr>
          <w:color w:val="000000" w:themeColor="text1"/>
        </w:rPr>
      </w:pPr>
    </w:p>
    <w:p w14:paraId="185782DF" w14:textId="1BBF8FC1" w:rsidR="00E872D5" w:rsidRDefault="00E872D5" w:rsidP="004861D9">
      <w:pPr>
        <w:spacing w:line="480" w:lineRule="auto"/>
        <w:ind w:left="-15" w:right="90" w:firstLine="468"/>
        <w:rPr>
          <w:color w:val="000000" w:themeColor="text1"/>
        </w:rPr>
        <w:pPrChange w:id="7" w:author="Brown,James T" w:date="2019-02-19T13:13:00Z">
          <w:pPr>
            <w:ind w:left="-15" w:right="90" w:firstLine="468"/>
          </w:pPr>
        </w:pPrChange>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r w:rsidR="00D00400">
        <w:rPr>
          <w:color w:val="000000" w:themeColor="text1"/>
        </w:rPr>
        <w:t>0</w:t>
      </w:r>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1F3135" w14:textId="2992777C" w:rsidR="00316A0E" w:rsidRDefault="00671300" w:rsidP="004861D9">
      <w:pPr>
        <w:spacing w:line="480" w:lineRule="auto"/>
        <w:ind w:left="-15" w:right="90" w:firstLine="468"/>
        <w:rPr>
          <w:color w:val="000000" w:themeColor="text1"/>
        </w:rPr>
        <w:pPrChange w:id="8" w:author="Brown,James T" w:date="2019-02-19T13:13:00Z">
          <w:pPr>
            <w:ind w:left="-15" w:right="90" w:firstLine="468"/>
          </w:pPr>
        </w:pPrChange>
      </w:pPr>
      <w:r w:rsidRPr="004F09C9">
        <w:rPr>
          <w:color w:val="000000" w:themeColor="text1"/>
        </w:rPr>
        <w:t xml:space="preserve">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w:t>
      </w:r>
    </w:p>
    <w:p w14:paraId="601FF3E4" w14:textId="79279EE7" w:rsidR="00316A0E" w:rsidRDefault="00316A0E" w:rsidP="004861D9">
      <w:pPr>
        <w:spacing w:line="480" w:lineRule="auto"/>
        <w:ind w:left="0" w:right="90" w:firstLine="720"/>
        <w:rPr>
          <w:color w:val="000000" w:themeColor="text1"/>
        </w:rPr>
        <w:pPrChange w:id="9" w:author="Brown,James T" w:date="2019-02-19T13:13:00Z">
          <w:pPr>
            <w:ind w:left="0" w:right="90" w:firstLine="720"/>
          </w:pPr>
        </w:pPrChange>
      </w:pPr>
      <w:r>
        <w:rPr>
          <w:color w:val="000000" w:themeColor="text1"/>
        </w:rPr>
        <w:t>In addition to host preference, European corn borer</w:t>
      </w:r>
      <w:r w:rsidRPr="00B134B2">
        <w:rPr>
          <w:color w:val="000000" w:themeColor="text1"/>
        </w:rPr>
        <w:t xml:space="preserve"> </w:t>
      </w:r>
      <w:r w:rsidR="00671300" w:rsidRPr="00B134B2">
        <w:rPr>
          <w:color w:val="000000" w:themeColor="text1"/>
        </w:rPr>
        <w:t xml:space="preserve">populations are categorized into strains characterized by voltinism. Voltinism represents the annual number of generations produced by a population before entering diapause </w:t>
      </w:r>
      <w:r w:rsidR="00671300" w:rsidRPr="00B134B2">
        <w:rPr>
          <w:color w:val="000000" w:themeColor="text1"/>
        </w:rPr>
        <w:fldChar w:fldCharType="begin" w:fldLock="1"/>
      </w:r>
      <w:r w:rsidR="00671300"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671300" w:rsidRPr="00B134B2">
        <w:rPr>
          <w:color w:val="000000" w:themeColor="text1"/>
        </w:rPr>
        <w:fldChar w:fldCharType="separate"/>
      </w:r>
      <w:r w:rsidR="00671300" w:rsidRPr="00B134B2">
        <w:rPr>
          <w:color w:val="000000" w:themeColor="text1"/>
        </w:rPr>
        <w:t>(Dopman et al. 2005)</w:t>
      </w:r>
      <w:r w:rsidR="00671300" w:rsidRPr="00B134B2">
        <w:rPr>
          <w:color w:val="000000" w:themeColor="text1"/>
        </w:rPr>
        <w:fldChar w:fldCharType="end"/>
      </w:r>
      <w:r w:rsidR="00671300" w:rsidRPr="00B134B2">
        <w:rPr>
          <w:color w:val="000000" w:themeColor="text1"/>
        </w:rPr>
        <w:t xml:space="preserve">. </w:t>
      </w:r>
      <w:r w:rsidR="00BD12C4" w:rsidRPr="00B134B2">
        <w:rPr>
          <w:i/>
          <w:color w:val="000000" w:themeColor="text1"/>
        </w:rPr>
        <w:t>Ostrinia nubilalis</w:t>
      </w:r>
      <w:r w:rsidR="00BD12C4" w:rsidRPr="00B134B2">
        <w:rPr>
          <w:color w:val="000000" w:themeColor="text1"/>
        </w:rPr>
        <w:t xml:space="preserve"> (European corn borer) is a naturally occurring insect pest with sympatric populations that are genetically distinct and express diapause phenology that differs in length.</w:t>
      </w:r>
      <w:r>
        <w:rPr>
          <w:color w:val="000000" w:themeColor="text1"/>
        </w:rPr>
        <w:t xml:space="preserve"> </w:t>
      </w:r>
      <w:r w:rsidR="00BD12C4" w:rsidRPr="00B134B2">
        <w:rPr>
          <w:color w:val="000000" w:themeColor="text1"/>
        </w:rPr>
        <w:t xml:space="preserve">Across its </w:t>
      </w:r>
      <w:r w:rsidR="00BD12C4" w:rsidRPr="00B134B2">
        <w:rPr>
          <w:color w:val="000000" w:themeColor="text1"/>
        </w:rPr>
        <w:lastRenderedPageBreak/>
        <w:t xml:space="preserve">geographical distribution, ECB populations separate clinally with voltinism increasing from univoltine at the northern edge to bivoltine and subsequently multivoltine populations as latitude decreases </w:t>
      </w:r>
      <w:r w:rsidR="00BD12C4" w:rsidRPr="00B134B2">
        <w:rPr>
          <w:color w:val="000000" w:themeColor="text1"/>
        </w:rPr>
        <w:fldChar w:fldCharType="begin" w:fldLock="1"/>
      </w:r>
      <w:r w:rsidR="00BD12C4"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BD12C4" w:rsidRPr="00B134B2">
        <w:rPr>
          <w:color w:val="000000" w:themeColor="text1"/>
        </w:rPr>
        <w:fldChar w:fldCharType="separate"/>
      </w:r>
      <w:r w:rsidR="00BD12C4" w:rsidRPr="00B134B2">
        <w:rPr>
          <w:color w:val="000000" w:themeColor="text1"/>
        </w:rPr>
        <w:t>(Beck and Apple 1961)</w:t>
      </w:r>
      <w:r w:rsidR="00BD12C4" w:rsidRPr="00B134B2">
        <w:rPr>
          <w:color w:val="000000" w:themeColor="text1"/>
        </w:rPr>
        <w:fldChar w:fldCharType="end"/>
      </w:r>
      <w:r w:rsidR="00BD12C4"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0C0022AF" w14:textId="0C2770D3" w:rsidR="00BD12C4" w:rsidRPr="00B134B2" w:rsidRDefault="00BD12C4" w:rsidP="004861D9">
      <w:pPr>
        <w:spacing w:line="480" w:lineRule="auto"/>
        <w:ind w:left="0" w:right="90" w:firstLine="720"/>
        <w:rPr>
          <w:color w:val="000000" w:themeColor="text1"/>
        </w:rPr>
        <w:pPrChange w:id="10" w:author="Brown,James T" w:date="2019-02-19T13:13:00Z">
          <w:pPr>
            <w:ind w:left="0" w:right="90" w:firstLine="720"/>
          </w:pPr>
        </w:pPrChange>
      </w:pPr>
      <w:r w:rsidRPr="00B134B2">
        <w:rPr>
          <w:color w:val="000000" w:themeColor="text1"/>
        </w:rPr>
        <w:lastRenderedPageBreak/>
        <w:t xml:space="preserve">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p>
    <w:p w14:paraId="7C3F56EE" w14:textId="15FB5D5F" w:rsidR="00BD12C4" w:rsidRPr="00B134B2" w:rsidRDefault="00BD12C4" w:rsidP="004861D9">
      <w:pPr>
        <w:spacing w:line="480" w:lineRule="auto"/>
        <w:ind w:left="0" w:right="90" w:firstLine="720"/>
        <w:rPr>
          <w:color w:val="000000" w:themeColor="text1"/>
        </w:rPr>
        <w:pPrChange w:id="11" w:author="Brown,James T" w:date="2019-02-19T13:13:00Z">
          <w:pPr>
            <w:ind w:left="0" w:right="90" w:firstLine="720"/>
          </w:pPr>
        </w:pPrChange>
      </w:pPr>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w:t>
      </w:r>
      <w:r w:rsidR="00316A0E">
        <w:rPr>
          <w:color w:val="000000" w:themeColor="text1"/>
        </w:rPr>
        <w:t xml:space="preserve"> </w:t>
      </w:r>
      <w:r w:rsidR="00316A0E" w:rsidRPr="004F09C9">
        <w:rPr>
          <w:color w:val="000000" w:themeColor="text1"/>
        </w:rPr>
        <w:t>(Dopman et al., 2005)</w:t>
      </w:r>
      <w:r w:rsidRPr="00B134B2">
        <w:rPr>
          <w:color w:val="000000" w:themeColor="text1"/>
        </w:rPr>
        <w:t xml:space="preserve">. The univoltine-Z (UZ) and bivoltine-E (BE) genotypes express longer and shorter diapause phenology respectively, as well as differences in their pheromone blend. Univoltine-Z (UZ) strain larvae enter diapause earlier in </w:t>
      </w:r>
      <w:r w:rsidRPr="00B134B2">
        <w:rPr>
          <w:color w:val="000000" w:themeColor="text1"/>
        </w:rPr>
        <w:lastRenderedPageBreak/>
        <w:t xml:space="preserve">the fall and exit diapause later in the spring compared to the BE genotype. Under controlled laboratory conditions, the unique response of each strain can be reproducibly observed. </w:t>
      </w:r>
      <w:r w:rsidR="00316A0E">
        <w:rPr>
          <w:color w:val="000000" w:themeColor="text1"/>
        </w:rPr>
        <w:t xml:space="preserve">Variation in voltinism, sex pheromone response and composition, and diapause-associated traits </w:t>
      </w:r>
      <w:r w:rsidR="00316A0E" w:rsidRPr="00B134B2">
        <w:rPr>
          <w:color w:val="000000" w:themeColor="text1"/>
        </w:rPr>
        <w:t xml:space="preserve">make ECB a suitable model to understand the association between diapause </w:t>
      </w:r>
      <w:r w:rsidR="00316A0E">
        <w:rPr>
          <w:color w:val="000000" w:themeColor="text1"/>
        </w:rPr>
        <w:t>length</w:t>
      </w:r>
      <w:r w:rsidR="00316A0E" w:rsidRPr="00B134B2">
        <w:rPr>
          <w:color w:val="000000" w:themeColor="text1"/>
        </w:rPr>
        <w:t xml:space="preserve"> and nutrient </w:t>
      </w:r>
      <w:r w:rsidR="00316A0E">
        <w:rPr>
          <w:color w:val="000000" w:themeColor="text1"/>
        </w:rPr>
        <w:t>accumulation as a response to diapause.</w:t>
      </w:r>
    </w:p>
    <w:p w14:paraId="77ED57FF" w14:textId="66967631" w:rsidR="00E872D5" w:rsidRPr="004F09C9" w:rsidRDefault="00BD12C4" w:rsidP="004861D9">
      <w:pPr>
        <w:spacing w:line="480" w:lineRule="auto"/>
        <w:ind w:left="0" w:right="90" w:firstLine="453"/>
        <w:rPr>
          <w:color w:val="000000" w:themeColor="text1"/>
        </w:rPr>
        <w:pPrChange w:id="12" w:author="Brown,James T" w:date="2019-02-19T13:13:00Z">
          <w:pPr>
            <w:ind w:left="0" w:right="90" w:firstLine="453"/>
          </w:pPr>
        </w:pPrChange>
      </w:pPr>
      <w:r w:rsidRPr="00B134B2">
        <w:rPr>
          <w:color w:val="000000" w:themeColor="text1"/>
        </w:rPr>
        <w:t xml:space="preserve">  </w:t>
      </w:r>
    </w:p>
    <w:p w14:paraId="6755BE0E" w14:textId="15831840" w:rsidR="00E872D5" w:rsidRPr="004F09C9" w:rsidRDefault="00E872D5" w:rsidP="004861D9">
      <w:pPr>
        <w:tabs>
          <w:tab w:val="center" w:pos="2826"/>
          <w:tab w:val="center" w:pos="4977"/>
        </w:tabs>
        <w:spacing w:after="185" w:line="480" w:lineRule="auto"/>
        <w:ind w:left="0" w:firstLine="0"/>
        <w:rPr>
          <w:color w:val="000000" w:themeColor="text1"/>
        </w:rPr>
        <w:pPrChange w:id="13" w:author="Brown,James T" w:date="2019-02-19T13:13:00Z">
          <w:pPr>
            <w:tabs>
              <w:tab w:val="center" w:pos="2826"/>
              <w:tab w:val="center" w:pos="4977"/>
            </w:tabs>
            <w:spacing w:after="185" w:line="259" w:lineRule="auto"/>
            <w:ind w:left="0" w:firstLine="0"/>
          </w:pPr>
        </w:pPrChange>
      </w:pPr>
      <w:r w:rsidRPr="004F09C9">
        <w:rPr>
          <w:color w:val="000000" w:themeColor="text1"/>
          <w:sz w:val="22"/>
        </w:rPr>
        <w:tab/>
      </w:r>
      <w:r w:rsidRPr="00316A0E">
        <w:rPr>
          <w:color w:val="000000" w:themeColor="text1"/>
        </w:rPr>
        <w:t>2.1</w:t>
      </w:r>
      <w:r w:rsidRPr="00316A0E">
        <w:rPr>
          <w:color w:val="000000" w:themeColor="text1"/>
        </w:rPr>
        <w:tab/>
        <w:t xml:space="preserve">Phylogeny of </w:t>
      </w:r>
      <w:r w:rsidRPr="00316A0E">
        <w:rPr>
          <w:i/>
          <w:color w:val="000000" w:themeColor="text1"/>
        </w:rPr>
        <w:t xml:space="preserve">Ostrinia </w:t>
      </w:r>
      <w:r w:rsidR="00316A0E">
        <w:rPr>
          <w:rStyle w:val="CommentReference"/>
        </w:rPr>
        <w:commentReference w:id="14"/>
      </w:r>
    </w:p>
    <w:p w14:paraId="5F6918FE" w14:textId="77777777" w:rsidR="00E872D5" w:rsidRPr="004F09C9" w:rsidRDefault="00E872D5" w:rsidP="004861D9">
      <w:pPr>
        <w:spacing w:line="480" w:lineRule="auto"/>
        <w:ind w:left="-15" w:right="200" w:firstLine="468"/>
        <w:rPr>
          <w:color w:val="000000" w:themeColor="text1"/>
        </w:rPr>
        <w:pPrChange w:id="15" w:author="Brown,James T" w:date="2019-02-19T13:13:00Z">
          <w:pPr>
            <w:ind w:left="-15" w:right="200" w:firstLine="468"/>
          </w:pPr>
        </w:pPrChange>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the family Crambidae occupy </w:t>
      </w:r>
      <w:r w:rsidRPr="004F09C9">
        <w:rPr>
          <w:color w:val="000000" w:themeColor="text1"/>
        </w:rPr>
        <w:lastRenderedPageBreak/>
        <w:t>most every ecological niche, this family is polyphagous, and many species are important agricultural pests.</w:t>
      </w:r>
    </w:p>
    <w:p w14:paraId="5DF0B66B" w14:textId="77777777" w:rsidR="00E872D5" w:rsidRPr="004F09C9" w:rsidRDefault="00E872D5" w:rsidP="004861D9">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4861D9">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1665060" w14:textId="77777777" w:rsidR="00E872D5" w:rsidRPr="004F09C9" w:rsidRDefault="00E872D5" w:rsidP="004861D9">
      <w:pPr>
        <w:spacing w:line="480" w:lineRule="auto"/>
        <w:ind w:left="0" w:right="90" w:firstLine="0"/>
        <w:rPr>
          <w:color w:val="000000" w:themeColor="text1"/>
        </w:rPr>
        <w:pPrChange w:id="16" w:author="Brown,James T" w:date="2019-02-19T13:13:00Z">
          <w:pPr>
            <w:ind w:left="0" w:right="90" w:firstLine="0"/>
          </w:pPr>
        </w:pPrChange>
      </w:pPr>
    </w:p>
    <w:p w14:paraId="3D263500" w14:textId="77777777" w:rsidR="00E872D5" w:rsidRPr="004F09C9" w:rsidRDefault="00E872D5" w:rsidP="004861D9">
      <w:pPr>
        <w:tabs>
          <w:tab w:val="center" w:pos="2752"/>
          <w:tab w:val="center" w:pos="4977"/>
        </w:tabs>
        <w:spacing w:after="206" w:line="480" w:lineRule="auto"/>
        <w:ind w:left="0" w:firstLine="0"/>
        <w:rPr>
          <w:color w:val="000000" w:themeColor="text1"/>
        </w:rPr>
        <w:pPrChange w:id="17" w:author="Brown,James T" w:date="2019-02-19T13:13:00Z">
          <w:pPr>
            <w:tabs>
              <w:tab w:val="center" w:pos="2752"/>
              <w:tab w:val="center" w:pos="4977"/>
            </w:tabs>
            <w:spacing w:after="206" w:line="259" w:lineRule="auto"/>
            <w:ind w:left="0" w:firstLine="0"/>
          </w:pPr>
        </w:pPrChange>
      </w:pPr>
      <w:r w:rsidRPr="004F09C9">
        <w:rPr>
          <w:color w:val="000000" w:themeColor="text1"/>
          <w:sz w:val="22"/>
        </w:rPr>
        <w:lastRenderedPageBreak/>
        <w:tab/>
      </w:r>
      <w:r w:rsidRPr="004F09C9">
        <w:rPr>
          <w:color w:val="000000" w:themeColor="text1"/>
        </w:rPr>
        <w:t>2.2</w:t>
      </w:r>
      <w:r w:rsidRPr="004F09C9">
        <w:rPr>
          <w:color w:val="000000" w:themeColor="text1"/>
        </w:rPr>
        <w:tab/>
        <w:t xml:space="preserve">Life History of </w:t>
      </w:r>
      <w:r w:rsidRPr="004F09C9">
        <w:rPr>
          <w:i/>
          <w:color w:val="000000" w:themeColor="text1"/>
        </w:rPr>
        <w:t xml:space="preserve">Ostrinia </w:t>
      </w:r>
      <w:commentRangeStart w:id="18"/>
      <w:r w:rsidRPr="004F09C9">
        <w:rPr>
          <w:i/>
          <w:color w:val="000000" w:themeColor="text1"/>
        </w:rPr>
        <w:t>nubilalis</w:t>
      </w:r>
      <w:commentRangeEnd w:id="18"/>
      <w:r w:rsidR="004861D9">
        <w:rPr>
          <w:rStyle w:val="CommentReference"/>
        </w:rPr>
        <w:commentReference w:id="18"/>
      </w:r>
    </w:p>
    <w:p w14:paraId="7DCC1315" w14:textId="77777777" w:rsidR="00E872D5" w:rsidRPr="004F09C9" w:rsidRDefault="00E872D5" w:rsidP="004861D9">
      <w:pPr>
        <w:spacing w:line="480" w:lineRule="auto"/>
        <w:ind w:left="-15" w:right="422" w:firstLine="468"/>
        <w:rPr>
          <w:color w:val="000000" w:themeColor="text1"/>
        </w:rPr>
        <w:pPrChange w:id="19" w:author="Brown,James T" w:date="2019-02-19T13:13:00Z">
          <w:pPr>
            <w:ind w:left="-15" w:right="422" w:firstLine="468"/>
          </w:pPr>
        </w:pPrChange>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29DC89DE" w14:textId="5CFC827C" w:rsidR="00316A0E" w:rsidRDefault="00E872D5" w:rsidP="004861D9">
      <w:pPr>
        <w:spacing w:line="480" w:lineRule="auto"/>
        <w:ind w:left="-5" w:right="250"/>
        <w:rPr>
          <w:color w:val="000000" w:themeColor="text1"/>
        </w:rPr>
        <w:pPrChange w:id="20" w:author="Brown,James T" w:date="2019-02-19T13:13:00Z">
          <w:pPr>
            <w:ind w:left="-5" w:right="250"/>
          </w:pPr>
        </w:pPrChange>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5E26C3EF" w14:textId="76EF6C44" w:rsidR="00316A0E" w:rsidRPr="004F09C9" w:rsidRDefault="00316A0E" w:rsidP="004861D9">
      <w:pPr>
        <w:spacing w:line="480" w:lineRule="auto"/>
        <w:ind w:left="-15" w:right="90" w:firstLine="468"/>
        <w:rPr>
          <w:color w:val="000000" w:themeColor="text1"/>
        </w:rPr>
        <w:pPrChange w:id="21" w:author="Brown,James T" w:date="2019-02-19T13:13:00Z">
          <w:pPr>
            <w:ind w:left="-15" w:right="90" w:firstLine="468"/>
          </w:pPr>
        </w:pPrChange>
      </w:pPr>
      <w:r w:rsidRPr="004F09C9">
        <w:rPr>
          <w:color w:val="000000" w:themeColor="text1"/>
        </w:rPr>
        <w:t xml:space="preserve">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w:t>
      </w:r>
      <w:r w:rsidRPr="004F09C9">
        <w:rPr>
          <w:color w:val="000000" w:themeColor="text1"/>
        </w:rPr>
        <w:lastRenderedPageBreak/>
        <w:t>diapause, and how these pests could respond to changing climate could provide possible targets for future pest management</w:t>
      </w:r>
      <w:r>
        <w:rPr>
          <w:color w:val="000000" w:themeColor="text1"/>
        </w:rPr>
        <w:t>.</w:t>
      </w:r>
    </w:p>
    <w:p w14:paraId="6ED61B10" w14:textId="567B8FE7" w:rsidR="00E872D5" w:rsidRPr="004F09C9" w:rsidRDefault="00E872D5" w:rsidP="00E872D5">
      <w:pPr>
        <w:ind w:left="-15" w:right="160" w:firstLine="468"/>
        <w:rPr>
          <w:color w:val="000000" w:themeColor="text1"/>
        </w:rPr>
      </w:pP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66859098"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2D09152D"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507E1FC9"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119643F4" w14:textId="77777777" w:rsidR="000C1702" w:rsidRPr="006F5AD1" w:rsidRDefault="000C1702" w:rsidP="000C1702">
      <w:pPr>
        <w:spacing w:after="162" w:line="263" w:lineRule="auto"/>
        <w:ind w:right="80"/>
        <w:jc w:val="center"/>
        <w:rPr>
          <w:color w:val="000000" w:themeColor="text1"/>
        </w:rPr>
      </w:pPr>
    </w:p>
    <w:p w14:paraId="4CB9AAA0"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09D3A4CE" w14:textId="77777777" w:rsidR="000C1702" w:rsidRPr="006F5AD1" w:rsidRDefault="000C1702" w:rsidP="004861D9">
      <w:pPr>
        <w:spacing w:line="480" w:lineRule="auto"/>
        <w:ind w:left="-15" w:right="165" w:firstLine="468"/>
        <w:rPr>
          <w:color w:val="000000" w:themeColor="text1"/>
        </w:rPr>
      </w:pPr>
      <w:r w:rsidRPr="006F5AD1">
        <w:rPr>
          <w:color w:val="000000" w:themeColor="text1"/>
        </w:rPr>
        <w:t>According to the National Oceanic and Atmospheric Administration, 2016 was the warmest year on record and temperature increases are expected to continue through the year 2100 (NOAA, 2017; DeLucia,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7661CC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Leptinotarsa  decemlineata</w:t>
      </w:r>
      <w:r w:rsidRPr="006F5AD1">
        <w:rPr>
          <w:color w:val="000000" w:themeColor="text1"/>
        </w:rPr>
        <w:t>) (Kort and Koopmanschap, 1994) and southwestern corn borers (</w:t>
      </w:r>
      <w:r w:rsidRPr="006F5AD1">
        <w:rPr>
          <w:i/>
          <w:color w:val="000000" w:themeColor="text1"/>
        </w:rPr>
        <w:t>Diatraea grandiosella</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r w:rsidRPr="006F5AD1">
        <w:rPr>
          <w:i/>
          <w:iCs/>
          <w:color w:val="000000" w:themeColor="text1"/>
        </w:rPr>
        <w:t>Pectinophora gossypiella</w:t>
      </w:r>
      <w:r w:rsidRPr="006F5AD1">
        <w:rPr>
          <w:color w:val="000000" w:themeColor="text1"/>
        </w:rPr>
        <w:t xml:space="preserve">) </w:t>
      </w:r>
      <w:r w:rsidRPr="006F5AD1">
        <w:rPr>
          <w:color w:val="000000" w:themeColor="text1"/>
        </w:rPr>
        <w:lastRenderedPageBreak/>
        <w:t xml:space="preserve">(Adkisson et al., 1963) and </w:t>
      </w:r>
      <w:r w:rsidRPr="006F5AD1">
        <w:rPr>
          <w:i/>
          <w:iCs/>
          <w:color w:val="000000" w:themeColor="text1"/>
        </w:rPr>
        <w:t>Culex pipens</w:t>
      </w:r>
      <w:r w:rsidRPr="006F5AD1">
        <w:rPr>
          <w:iCs/>
          <w:color w:val="000000" w:themeColor="text1"/>
        </w:rPr>
        <w:t xml:space="preserve">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436B8D2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10132993"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r w:rsidRPr="006F5AD1">
        <w:rPr>
          <w:i/>
          <w:color w:val="000000" w:themeColor="text1"/>
        </w:rPr>
        <w:t>Diatraea grandiosella</w:t>
      </w:r>
      <w:r w:rsidRPr="006F5AD1">
        <w:rPr>
          <w:color w:val="000000" w:themeColor="text1"/>
        </w:rPr>
        <w:t xml:space="preserve"> Dyar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(Thompson and Davis, 1981).</w:t>
      </w:r>
    </w:p>
    <w:p w14:paraId="4A2EB16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7C58EE25"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AB4FBF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0C327285"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066018AF" w14:textId="77777777" w:rsidR="000C1702" w:rsidRPr="006F5AD1" w:rsidRDefault="000C1702" w:rsidP="004861D9">
      <w:pPr>
        <w:spacing w:line="480" w:lineRule="auto"/>
        <w:ind w:left="-15" w:right="165" w:firstLine="468"/>
        <w:rPr>
          <w:color w:val="000000" w:themeColor="text1"/>
        </w:rPr>
        <w:pPrChange w:id="22" w:author="Brown,James T" w:date="2019-02-19T13:13:00Z">
          <w:pPr>
            <w:ind w:left="-15" w:right="165" w:firstLine="468"/>
          </w:pPr>
        </w:pPrChange>
      </w:pPr>
    </w:p>
    <w:p w14:paraId="2F9FA62D" w14:textId="77777777" w:rsidR="000C1702" w:rsidRPr="006F5AD1" w:rsidRDefault="000C1702" w:rsidP="004861D9">
      <w:pPr>
        <w:tabs>
          <w:tab w:val="center" w:pos="4059"/>
          <w:tab w:val="center" w:pos="4986"/>
        </w:tabs>
        <w:spacing w:after="206" w:line="480" w:lineRule="auto"/>
        <w:ind w:left="0" w:firstLine="0"/>
        <w:rPr>
          <w:color w:val="000000" w:themeColor="text1"/>
        </w:rPr>
        <w:pPrChange w:id="23" w:author="Brown,James T" w:date="2019-02-19T13:13:00Z">
          <w:pPr>
            <w:tabs>
              <w:tab w:val="center" w:pos="4059"/>
              <w:tab w:val="center" w:pos="4986"/>
            </w:tabs>
            <w:spacing w:after="206" w:line="259" w:lineRule="auto"/>
            <w:ind w:left="0" w:firstLine="0"/>
          </w:pPr>
        </w:pPrChange>
      </w:pPr>
      <w:r w:rsidRPr="006F5AD1">
        <w:rPr>
          <w:color w:val="000000" w:themeColor="text1"/>
          <w:sz w:val="22"/>
        </w:rPr>
        <w:tab/>
      </w:r>
      <w:r w:rsidRPr="006F5AD1">
        <w:rPr>
          <w:color w:val="000000" w:themeColor="text1"/>
        </w:rPr>
        <w:t>3.2</w:t>
      </w:r>
      <w:r w:rsidRPr="006F5AD1">
        <w:rPr>
          <w:color w:val="000000" w:themeColor="text1"/>
        </w:rPr>
        <w:tab/>
        <w:t>Methods</w:t>
      </w:r>
    </w:p>
    <w:p w14:paraId="1AB6D375" w14:textId="77777777" w:rsidR="000C1702" w:rsidRPr="006F5AD1" w:rsidRDefault="000C1702" w:rsidP="004861D9">
      <w:pPr>
        <w:tabs>
          <w:tab w:val="center" w:pos="1712"/>
        </w:tabs>
        <w:spacing w:after="212" w:line="480" w:lineRule="auto"/>
        <w:ind w:left="-15" w:firstLine="0"/>
        <w:rPr>
          <w:color w:val="000000" w:themeColor="text1"/>
        </w:rPr>
        <w:pPrChange w:id="24" w:author="Brown,James T" w:date="2019-02-19T13:13:00Z">
          <w:pPr>
            <w:tabs>
              <w:tab w:val="center" w:pos="1712"/>
            </w:tabs>
            <w:spacing w:after="212" w:line="253" w:lineRule="auto"/>
            <w:ind w:left="-15" w:firstLine="0"/>
          </w:pPr>
        </w:pPrChange>
      </w:pPr>
      <w:r w:rsidRPr="006F5AD1">
        <w:rPr>
          <w:color w:val="000000" w:themeColor="text1"/>
        </w:rPr>
        <w:t>3.2.1</w:t>
      </w:r>
      <w:r w:rsidRPr="006F5AD1">
        <w:rPr>
          <w:color w:val="000000" w:themeColor="text1"/>
        </w:rPr>
        <w:tab/>
        <w:t>General Rearing</w:t>
      </w:r>
    </w:p>
    <w:p w14:paraId="72DAF170"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546D4FE5"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Larvae from each biological cohort were reared together in groups and provided artificial European corn borer (ECB)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009EE7ED"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6B341981" w14:textId="77777777" w:rsidR="000C1702" w:rsidRPr="006F5AD1" w:rsidRDefault="000C1702" w:rsidP="004861D9">
      <w:pPr>
        <w:spacing w:after="187" w:line="480" w:lineRule="auto"/>
        <w:ind w:left="807" w:hanging="822"/>
        <w:rPr>
          <w:color w:val="000000" w:themeColor="text1"/>
        </w:rPr>
        <w:pPrChange w:id="25" w:author="Brown,James T" w:date="2019-02-19T13:13:00Z">
          <w:pPr>
            <w:spacing w:after="187" w:line="253" w:lineRule="auto"/>
            <w:ind w:left="807" w:hanging="822"/>
          </w:pPr>
        </w:pPrChange>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48C362B9"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0AAF382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Drierite (W.A. Hammond Drierite, Xena, OH., stock 24025) to absorb moisture from the airstream and a column of Ascarite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7F0963E3" w14:textId="77777777" w:rsidR="000C1702" w:rsidRPr="006F5AD1" w:rsidRDefault="000C1702" w:rsidP="004861D9">
      <w:pPr>
        <w:spacing w:line="480" w:lineRule="auto"/>
        <w:ind w:left="-15" w:right="90" w:firstLine="468"/>
        <w:rPr>
          <w:color w:val="000000" w:themeColor="text1"/>
        </w:rPr>
        <w:pPrChange w:id="26" w:author="Brown,James T" w:date="2019-02-19T13:13:00Z">
          <w:pPr>
            <w:ind w:left="-15" w:right="90" w:firstLine="468"/>
          </w:pPr>
        </w:pPrChange>
      </w:pPr>
    </w:p>
    <w:p w14:paraId="2649FF1E" w14:textId="77777777" w:rsidR="000C1702" w:rsidRPr="006F5AD1" w:rsidRDefault="000C1702" w:rsidP="004861D9">
      <w:pPr>
        <w:tabs>
          <w:tab w:val="left" w:pos="540"/>
          <w:tab w:val="left" w:pos="990"/>
          <w:tab w:val="center" w:pos="4712"/>
        </w:tabs>
        <w:spacing w:after="187" w:line="480" w:lineRule="auto"/>
        <w:ind w:left="-15" w:firstLine="0"/>
        <w:rPr>
          <w:color w:val="000000" w:themeColor="text1"/>
        </w:rPr>
        <w:pPrChange w:id="27" w:author="Brown,James T" w:date="2019-02-19T13:13:00Z">
          <w:pPr>
            <w:tabs>
              <w:tab w:val="left" w:pos="540"/>
              <w:tab w:val="left" w:pos="990"/>
              <w:tab w:val="center" w:pos="4712"/>
            </w:tabs>
            <w:spacing w:after="187" w:line="253" w:lineRule="auto"/>
            <w:ind w:left="-15" w:firstLine="0"/>
          </w:pPr>
        </w:pPrChange>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FCCDAE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70F74BF9"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5A2A9128"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r>
        <w:rPr>
          <w:color w:val="000000" w:themeColor="text1"/>
          <w:lang w:val="en"/>
        </w:rPr>
        <w:t>Milipore-Sigma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2E0F958E" w14:textId="77777777" w:rsidR="000C1702" w:rsidRPr="006F5AD1" w:rsidRDefault="000C1702" w:rsidP="004861D9">
      <w:pPr>
        <w:spacing w:line="480" w:lineRule="auto"/>
        <w:ind w:left="-15" w:right="90" w:firstLine="468"/>
        <w:rPr>
          <w:color w:val="000000" w:themeColor="text1"/>
        </w:rPr>
        <w:pPrChange w:id="28" w:author="Brown,James T" w:date="2019-02-19T13:13:00Z">
          <w:pPr>
            <w:ind w:left="-15" w:right="90" w:firstLine="468"/>
          </w:pPr>
        </w:pPrChange>
      </w:pPr>
    </w:p>
    <w:p w14:paraId="26E94340" w14:textId="77777777" w:rsidR="000C1702" w:rsidRPr="006F5AD1" w:rsidRDefault="000C1702" w:rsidP="004861D9">
      <w:pPr>
        <w:tabs>
          <w:tab w:val="center" w:pos="1903"/>
        </w:tabs>
        <w:spacing w:after="187" w:line="480" w:lineRule="auto"/>
        <w:ind w:left="-15" w:firstLine="0"/>
        <w:rPr>
          <w:color w:val="000000" w:themeColor="text1"/>
        </w:rPr>
        <w:pPrChange w:id="29" w:author="Brown,James T" w:date="2019-02-19T13:13:00Z">
          <w:pPr>
            <w:tabs>
              <w:tab w:val="center" w:pos="1903"/>
            </w:tabs>
            <w:spacing w:after="187" w:line="253" w:lineRule="auto"/>
            <w:ind w:left="-15" w:firstLine="0"/>
          </w:pPr>
        </w:pPrChange>
      </w:pPr>
      <w:r w:rsidRPr="006F5AD1">
        <w:rPr>
          <w:color w:val="000000" w:themeColor="text1"/>
        </w:rPr>
        <w:t>3.2.4</w:t>
      </w:r>
      <w:r w:rsidRPr="006F5AD1">
        <w:rPr>
          <w:color w:val="000000" w:themeColor="text1"/>
        </w:rPr>
        <w:tab/>
        <w:t>Statistical Analyses</w:t>
      </w:r>
    </w:p>
    <w:p w14:paraId="5DC5BFD8" w14:textId="77777777"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 (Table 3-1).</w:t>
      </w:r>
    </w:p>
    <w:p w14:paraId="065DBA42"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(Table 3-2). Lipid stores were measured in 266 individuals and analyzed using a generalized linear mixed effects model. The statistical model to explain lipid mass prior to the onset of diapause included: diapause genotype and photoperiod as fixed effects, diapause genotype and photoperiod as interacting fixed effects, and lean mass </w:t>
      </w:r>
      <w:r w:rsidRPr="006F5AD1">
        <w:rPr>
          <w:color w:val="000000" w:themeColor="text1"/>
        </w:rPr>
        <w:lastRenderedPageBreak/>
        <w:t>was a covariate (Table 3-3). The model to explain lipid mass depletion during diapause included: diapause genotype and sample day as fixed effects, diapause genotype and sample day as interacting fixed effects, and lean mass was a covariate (Table 3-4).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3-5). The model to explain lean mass depletion during diapause included: diapause genotype and sample day as fixed effects and diapause genotype and sample day as interacting fixed effects (Table 3-6).  Biological cohort was also included in each generalized linear model as nested within extraction cohort, and extraction cohort was used as a random factor.</w:t>
      </w:r>
    </w:p>
    <w:p w14:paraId="54BF21F5" w14:textId="77777777" w:rsidR="000C1702" w:rsidRPr="006F5AD1" w:rsidRDefault="000C1702" w:rsidP="004861D9">
      <w:pPr>
        <w:spacing w:line="480" w:lineRule="auto"/>
        <w:ind w:left="-15" w:right="90" w:firstLine="468"/>
        <w:rPr>
          <w:color w:val="000000" w:themeColor="text1"/>
        </w:rPr>
        <w:pPrChange w:id="30" w:author="Brown,James T" w:date="2019-02-19T13:13:00Z">
          <w:pPr>
            <w:ind w:left="-15" w:right="90" w:firstLine="468"/>
          </w:pPr>
        </w:pPrChange>
      </w:pPr>
    </w:p>
    <w:p w14:paraId="4386A5BF" w14:textId="77777777" w:rsidR="000C1702" w:rsidRPr="006F5AD1" w:rsidRDefault="000C1702" w:rsidP="004861D9">
      <w:pPr>
        <w:tabs>
          <w:tab w:val="center" w:pos="4145"/>
          <w:tab w:val="center" w:pos="4986"/>
        </w:tabs>
        <w:spacing w:after="206" w:line="480" w:lineRule="auto"/>
        <w:ind w:left="0" w:firstLine="0"/>
        <w:rPr>
          <w:color w:val="000000" w:themeColor="text1"/>
        </w:rPr>
        <w:pPrChange w:id="31" w:author="Brown,James T" w:date="2019-02-19T13:13:00Z">
          <w:pPr>
            <w:tabs>
              <w:tab w:val="center" w:pos="4145"/>
              <w:tab w:val="center" w:pos="4986"/>
            </w:tabs>
            <w:spacing w:after="206" w:line="259" w:lineRule="auto"/>
            <w:ind w:left="0" w:firstLine="0"/>
          </w:pPr>
        </w:pPrChange>
      </w:pPr>
      <w:r w:rsidRPr="006F5AD1">
        <w:rPr>
          <w:color w:val="000000" w:themeColor="text1"/>
          <w:sz w:val="22"/>
        </w:rPr>
        <w:tab/>
      </w:r>
      <w:r w:rsidRPr="006F5AD1">
        <w:rPr>
          <w:color w:val="000000" w:themeColor="text1"/>
        </w:rPr>
        <w:t>3.3</w:t>
      </w:r>
      <w:r w:rsidRPr="006F5AD1">
        <w:rPr>
          <w:color w:val="000000" w:themeColor="text1"/>
        </w:rPr>
        <w:tab/>
        <w:t>Results</w:t>
      </w:r>
    </w:p>
    <w:p w14:paraId="1F915FE3" w14:textId="77777777" w:rsidR="000C1702" w:rsidRPr="006F5AD1" w:rsidRDefault="000C1702" w:rsidP="004861D9">
      <w:pPr>
        <w:tabs>
          <w:tab w:val="left" w:pos="1080"/>
          <w:tab w:val="center" w:pos="2694"/>
        </w:tabs>
        <w:spacing w:after="187" w:line="480" w:lineRule="auto"/>
        <w:ind w:left="-15" w:firstLine="0"/>
        <w:rPr>
          <w:color w:val="000000" w:themeColor="text1"/>
        </w:rPr>
        <w:pPrChange w:id="32" w:author="Brown,James T" w:date="2019-02-19T13:13:00Z">
          <w:pPr>
            <w:tabs>
              <w:tab w:val="left" w:pos="1080"/>
              <w:tab w:val="center" w:pos="2694"/>
            </w:tabs>
            <w:spacing w:after="187" w:line="253" w:lineRule="auto"/>
            <w:ind w:left="-15" w:firstLine="0"/>
          </w:pPr>
        </w:pPrChange>
      </w:pPr>
      <w:r w:rsidRPr="006F5AD1">
        <w:rPr>
          <w:color w:val="000000" w:themeColor="text1"/>
        </w:rPr>
        <w:t>3.3.1</w:t>
      </w:r>
      <w:r w:rsidRPr="006F5AD1">
        <w:rPr>
          <w:color w:val="000000" w:themeColor="text1"/>
        </w:rPr>
        <w:tab/>
        <w:t>Experiment 1: Metabolic Activity</w:t>
      </w:r>
    </w:p>
    <w:p w14:paraId="27185697" w14:textId="77777777" w:rsidR="000C1702" w:rsidRDefault="000C1702" w:rsidP="004861D9">
      <w:pPr>
        <w:spacing w:line="480" w:lineRule="auto"/>
        <w:ind w:left="0" w:firstLine="720"/>
        <w:rPr>
          <w:color w:val="000000" w:themeColor="text1"/>
        </w:rPr>
        <w:pPrChange w:id="33" w:author="Brown,James T" w:date="2019-02-19T13:13:00Z">
          <w:pPr>
            <w:ind w:left="0" w:firstLine="720"/>
          </w:pPr>
        </w:pPrChange>
      </w:pPr>
      <w:r>
        <w:rPr>
          <w:color w:val="000000" w:themeColor="text1"/>
        </w:rPr>
        <w:t>Wet mass was measured throughout the metabolic assay and t</w:t>
      </w:r>
      <w:r w:rsidRPr="00647871">
        <w:rPr>
          <w:color w:val="000000" w:themeColor="text1"/>
        </w:rPr>
        <w:t>he day wet mass peaked (Fig. 3-</w:t>
      </w:r>
      <w:r>
        <w:rPr>
          <w:color w:val="000000" w:themeColor="text1"/>
        </w:rPr>
        <w:t>1</w:t>
      </w:r>
      <w:r w:rsidRPr="00647871">
        <w:rPr>
          <w:color w:val="000000" w:themeColor="text1"/>
        </w:rPr>
        <w:t xml:space="preserve">) 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(Fig. 3-</w:t>
      </w:r>
      <w:r>
        <w:rPr>
          <w:color w:val="000000" w:themeColor="text1"/>
        </w:rPr>
        <w:t>2</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(Fig. 3-</w:t>
      </w:r>
      <w:r>
        <w:rPr>
          <w:color w:val="000000" w:themeColor="text1"/>
        </w:rPr>
        <w:t>2</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(Fig. 3-</w:t>
      </w:r>
      <w:r>
        <w:rPr>
          <w:color w:val="000000" w:themeColor="text1"/>
        </w:rPr>
        <w:t>3</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(Fig. 3-4A) </w:t>
      </w:r>
      <w:r w:rsidRPr="006775CF">
        <w:rPr>
          <w:color w:val="000000" w:themeColor="text1"/>
        </w:rPr>
        <w:t xml:space="preserve">diapause-programmed </w:t>
      </w:r>
      <w:r w:rsidRPr="006775CF">
        <w:rPr>
          <w:color w:val="000000" w:themeColor="text1"/>
        </w:rPr>
        <w:lastRenderedPageBreak/>
        <w:t>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Df=43, p-value&lt;0.000) </w:t>
      </w:r>
      <w:r>
        <w:rPr>
          <w:color w:val="000000" w:themeColor="text1"/>
        </w:rPr>
        <w:t xml:space="preserve">(Fig. 3-4B) </w:t>
      </w:r>
      <w:r w:rsidRPr="00647871">
        <w:rPr>
          <w:color w:val="000000" w:themeColor="text1"/>
        </w:rPr>
        <w:t>(Tables 3-1</w:t>
      </w:r>
      <w:r>
        <w:rPr>
          <w:color w:val="000000" w:themeColor="text1"/>
        </w:rPr>
        <w:t>A</w:t>
      </w:r>
      <w:r w:rsidRPr="00647871">
        <w:rPr>
          <w:color w:val="000000" w:themeColor="text1"/>
        </w:rPr>
        <w:t xml:space="preserve"> and 3-1</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Df=47, p-value&lt;0.001) (Table 3-1</w:t>
      </w:r>
      <w:r>
        <w:rPr>
          <w:color w:val="000000" w:themeColor="text1"/>
        </w:rPr>
        <w:t>C</w:t>
      </w:r>
      <w:r w:rsidRPr="006F5AD1">
        <w:rPr>
          <w:color w:val="000000" w:themeColor="text1"/>
        </w:rPr>
        <w:t xml:space="preserve"> and 3-1</w:t>
      </w:r>
      <w:r>
        <w:rPr>
          <w:color w:val="000000" w:themeColor="text1"/>
        </w:rPr>
        <w:t>D</w:t>
      </w:r>
      <w:r w:rsidRPr="006F5AD1">
        <w:rPr>
          <w:color w:val="000000" w:themeColor="text1"/>
        </w:rPr>
        <w:t xml:space="preserve">). </w:t>
      </w:r>
    </w:p>
    <w:p w14:paraId="6BBEB180" w14:textId="77777777" w:rsidR="000C1702" w:rsidRDefault="000C1702" w:rsidP="004861D9">
      <w:pPr>
        <w:spacing w:line="480" w:lineRule="auto"/>
        <w:ind w:left="0" w:firstLine="720"/>
        <w:rPr>
          <w:color w:val="000000" w:themeColor="text1"/>
        </w:rPr>
        <w:pPrChange w:id="34" w:author="Brown,James T" w:date="2019-02-19T13:13:00Z">
          <w:pPr>
            <w:ind w:left="0" w:firstLine="720"/>
          </w:pPr>
        </w:pPrChange>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w:t>
      </w:r>
      <w:r w:rsidRPr="006F5AD1">
        <w:rPr>
          <w:color w:val="000000" w:themeColor="text1"/>
        </w:rPr>
        <w:t xml:space="preserve">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(Fig. 3-</w:t>
      </w:r>
      <w:r>
        <w:rPr>
          <w:color w:val="000000" w:themeColor="text1"/>
        </w:rPr>
        <w:t>6</w:t>
      </w:r>
      <w:r w:rsidRPr="006F5AD1">
        <w:rPr>
          <w:color w:val="000000" w:themeColor="text1"/>
        </w:rPr>
        <w:t xml:space="preserve">). </w:t>
      </w:r>
      <w:r>
        <w:rPr>
          <w:color w:val="000000" w:themeColor="text1"/>
        </w:rPr>
        <w:t xml:space="preserve">Carbon dioxide production on the day wet mass peaked (Fig. 3-5B)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 xml:space="preserve">metabolic activity could be used to separate the </w:t>
      </w:r>
      <w:commentRangeStart w:id="35"/>
      <w:commentRangeStart w:id="36"/>
      <w:r>
        <w:rPr>
          <w:color w:val="000000" w:themeColor="text1"/>
        </w:rPr>
        <w:t xml:space="preserve">two phenotypes. </w:t>
      </w:r>
      <w:commentRangeEnd w:id="35"/>
      <w:r>
        <w:rPr>
          <w:rStyle w:val="CommentReference"/>
        </w:rPr>
        <w:commentReference w:id="35"/>
      </w:r>
      <w:commentRangeEnd w:id="36"/>
      <w:r>
        <w:rPr>
          <w:rStyle w:val="CommentReference"/>
        </w:rPr>
        <w:commentReference w:id="36"/>
      </w:r>
      <w:r>
        <w:rPr>
          <w:color w:val="000000" w:themeColor="text1"/>
        </w:rPr>
        <w:t>T</w:t>
      </w:r>
      <w:r w:rsidRPr="00DB42C7">
        <w:rPr>
          <w:color w:val="000000" w:themeColor="text1"/>
        </w:rPr>
        <w:t xml:space="preserve">he timing and the accumulation of wet mass </w:t>
      </w:r>
      <w:r>
        <w:rPr>
          <w:color w:val="000000" w:themeColor="text1"/>
        </w:rPr>
        <w:t>among diapause-programmed larvae with the short-diapause genotype occurred on day 6 (Fig. 3-7A),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between the two phenotypes </w:t>
      </w:r>
      <w:r w:rsidRPr="006F5AD1">
        <w:rPr>
          <w:color w:val="000000" w:themeColor="text1"/>
        </w:rPr>
        <w:t xml:space="preserve">(t-value=-1.03, Df=14, p-value=0.319) </w:t>
      </w:r>
      <w:r>
        <w:rPr>
          <w:color w:val="000000" w:themeColor="text1"/>
        </w:rPr>
        <w:t xml:space="preserve">(Fig. 3-7B) </w:t>
      </w:r>
      <w:r w:rsidRPr="006F5AD1">
        <w:rPr>
          <w:color w:val="000000" w:themeColor="text1"/>
        </w:rPr>
        <w:t xml:space="preserve">(Table 3-1E).  </w:t>
      </w:r>
    </w:p>
    <w:p w14:paraId="0DAC62C1" w14:textId="77777777" w:rsidR="000C1702" w:rsidRPr="006F5AD1" w:rsidRDefault="000C1702" w:rsidP="004861D9">
      <w:pPr>
        <w:spacing w:line="480" w:lineRule="auto"/>
        <w:ind w:left="0" w:firstLine="720"/>
        <w:rPr>
          <w:color w:val="000000" w:themeColor="text1"/>
        </w:rPr>
        <w:pPrChange w:id="37" w:author="Brown,James T" w:date="2019-02-19T13:13:00Z">
          <w:pPr>
            <w:ind w:left="0" w:firstLine="720"/>
          </w:pPr>
        </w:pPrChange>
      </w:pPr>
      <w:r w:rsidRPr="006775CF">
        <w:rPr>
          <w:color w:val="000000" w:themeColor="text1"/>
        </w:rPr>
        <w:lastRenderedPageBreak/>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commentRangeStart w:id="38"/>
      <w:commentRangeStart w:id="39"/>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Df=46, p-value&lt;0.000; short-diapause genotype: t-value=9.08, Df=26, p-value&lt;0.000). </w:t>
      </w:r>
      <w:commentRangeEnd w:id="38"/>
      <w:r>
        <w:rPr>
          <w:rStyle w:val="CommentReference"/>
        </w:rPr>
        <w:commentReference w:id="38"/>
      </w:r>
      <w:commentRangeEnd w:id="39"/>
      <w:r>
        <w:rPr>
          <w:rStyle w:val="CommentReference"/>
        </w:rPr>
        <w:commentReference w:id="39"/>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Df=26, p-value=0.369).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 xml:space="preserve">metabolic activity could be used to separate the </w:t>
      </w:r>
      <w:commentRangeStart w:id="40"/>
      <w:commentRangeStart w:id="41"/>
      <w:r>
        <w:rPr>
          <w:color w:val="000000" w:themeColor="text1"/>
        </w:rPr>
        <w:t xml:space="preserve">two phenotypes. </w:t>
      </w:r>
      <w:commentRangeEnd w:id="40"/>
      <w:r>
        <w:rPr>
          <w:rStyle w:val="CommentReference"/>
        </w:rPr>
        <w:commentReference w:id="40"/>
      </w:r>
      <w:commentRangeEnd w:id="41"/>
      <w:r>
        <w:rPr>
          <w:rStyle w:val="CommentReference"/>
        </w:rPr>
        <w:commentReference w:id="41"/>
      </w:r>
      <w:r>
        <w:rPr>
          <w:color w:val="000000" w:themeColor="text1"/>
        </w:rPr>
        <w:t>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 xml:space="preserve">).  </w:t>
      </w:r>
    </w:p>
    <w:p w14:paraId="29554548" w14:textId="77777777" w:rsidR="000C1702" w:rsidRPr="006F5AD1" w:rsidRDefault="000C1702" w:rsidP="004861D9">
      <w:pPr>
        <w:spacing w:line="480" w:lineRule="auto"/>
        <w:ind w:left="-5" w:firstLine="725"/>
        <w:rPr>
          <w:color w:val="000000" w:themeColor="text1"/>
        </w:rPr>
        <w:pPrChange w:id="42" w:author="Brown,James T" w:date="2019-02-19T13:13:00Z">
          <w:pPr>
            <w:ind w:left="-5" w:firstLine="725"/>
          </w:pPr>
        </w:pPrChange>
      </w:pPr>
    </w:p>
    <w:p w14:paraId="474F935A" w14:textId="77777777" w:rsidR="000C1702" w:rsidRPr="006F5AD1" w:rsidRDefault="000C1702" w:rsidP="004861D9">
      <w:pPr>
        <w:tabs>
          <w:tab w:val="left" w:pos="1080"/>
          <w:tab w:val="center" w:pos="2404"/>
        </w:tabs>
        <w:spacing w:after="187" w:line="480" w:lineRule="auto"/>
        <w:ind w:left="0" w:firstLine="0"/>
        <w:rPr>
          <w:color w:val="000000" w:themeColor="text1"/>
        </w:rPr>
        <w:pPrChange w:id="43" w:author="Brown,James T" w:date="2019-02-19T13:13:00Z">
          <w:pPr>
            <w:tabs>
              <w:tab w:val="left" w:pos="1080"/>
              <w:tab w:val="center" w:pos="2404"/>
            </w:tabs>
            <w:spacing w:after="187" w:line="253" w:lineRule="auto"/>
            <w:ind w:left="0" w:firstLine="0"/>
          </w:pPr>
        </w:pPrChange>
      </w:pPr>
      <w:r w:rsidRPr="006F5AD1">
        <w:rPr>
          <w:color w:val="000000" w:themeColor="text1"/>
        </w:rPr>
        <w:t xml:space="preserve">3.3.2     </w:t>
      </w:r>
      <w:r w:rsidRPr="006F5AD1">
        <w:rPr>
          <w:color w:val="000000" w:themeColor="text1"/>
        </w:rPr>
        <w:tab/>
        <w:t xml:space="preserve">  Experiment 2: Stored Lipids and Lean Mass</w:t>
      </w:r>
    </w:p>
    <w:p w14:paraId="52D4C660" w14:textId="77777777" w:rsidR="000C1702" w:rsidRPr="006F5AD1" w:rsidRDefault="000C1702" w:rsidP="004861D9">
      <w:pPr>
        <w:spacing w:line="480" w:lineRule="auto"/>
        <w:ind w:left="-15" w:right="90" w:firstLine="468"/>
        <w:rPr>
          <w:color w:val="000000" w:themeColor="text1"/>
        </w:rPr>
      </w:pPr>
      <w:r w:rsidRPr="006F5AD1">
        <w:rPr>
          <w:color w:val="000000" w:themeColor="text1"/>
        </w:rPr>
        <w:lastRenderedPageBreak/>
        <w:t>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(Fig. 3-</w:t>
      </w:r>
      <w:r>
        <w:rPr>
          <w:color w:val="000000" w:themeColor="text1"/>
        </w:rPr>
        <w:t>8</w:t>
      </w:r>
      <w:r w:rsidRPr="006F5AD1">
        <w:rPr>
          <w:color w:val="000000" w:themeColor="text1"/>
        </w:rPr>
        <w:t>A) and diapause conditions (Fig. 3-</w:t>
      </w:r>
      <w:r>
        <w:rPr>
          <w:color w:val="000000" w:themeColor="text1"/>
        </w:rPr>
        <w:t>8</w:t>
      </w:r>
      <w:r w:rsidRPr="006F5AD1">
        <w:rPr>
          <w:color w:val="000000" w:themeColor="text1"/>
        </w:rPr>
        <w:t>B)</w:t>
      </w:r>
      <w:r>
        <w:rPr>
          <w:color w:val="000000" w:themeColor="text1"/>
        </w:rPr>
        <w:t xml:space="preserve"> respectively</w:t>
      </w:r>
      <w:r w:rsidRPr="00436603">
        <w:rPr>
          <w:color w:val="000000" w:themeColor="text1"/>
        </w:rPr>
        <w:t xml:space="preserve">. </w:t>
      </w:r>
      <w:r>
        <w:rPr>
          <w:color w:val="000000" w:themeColor="text1"/>
        </w:rPr>
        <w:t xml:space="preserve">Short-diapause genotype and long-diapause genotype larvae in long-day conditions wandered 6 days after entering the final larval instar </w:t>
      </w:r>
      <w:r w:rsidRPr="00436603">
        <w:rPr>
          <w:color w:val="000000" w:themeColor="text1"/>
        </w:rPr>
        <w:t>(mean=5.89 days, SE=0.60 days, p-value=0.663) (Table 3-</w:t>
      </w:r>
      <w:r>
        <w:rPr>
          <w:color w:val="000000" w:themeColor="text1"/>
        </w:rPr>
        <w:t>2</w:t>
      </w:r>
      <w:r w:rsidRPr="00436603">
        <w:rPr>
          <w:color w:val="000000" w:themeColor="text1"/>
        </w:rPr>
        <w:t>A)</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 (Table 3-</w:t>
      </w:r>
      <w:r>
        <w:rPr>
          <w:color w:val="000000" w:themeColor="text1"/>
        </w:rPr>
        <w:t>2</w:t>
      </w:r>
      <w:r w:rsidRPr="00436603">
        <w:rPr>
          <w:color w:val="000000" w:themeColor="text1"/>
        </w:rPr>
        <w:t>B</w:t>
      </w:r>
      <w:r w:rsidRPr="006F5AD1">
        <w:rPr>
          <w:color w:val="000000" w:themeColor="text1"/>
        </w:rPr>
        <w:t>).</w:t>
      </w:r>
    </w:p>
    <w:p w14:paraId="47CB332E"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 Table 3-</w:t>
      </w:r>
      <w:r>
        <w:rPr>
          <w:color w:val="000000" w:themeColor="text1"/>
        </w:rPr>
        <w:t>3</w:t>
      </w:r>
      <w:r w:rsidRPr="006F5AD1">
        <w:rPr>
          <w:color w:val="000000" w:themeColor="text1"/>
        </w:rPr>
        <w:t xml:space="preserve">A).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3-3</w:t>
      </w:r>
      <w:r>
        <w:rPr>
          <w:color w:val="000000" w:themeColor="text1"/>
        </w:rPr>
        <w:t>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5977518A" w14:textId="77777777" w:rsidR="000C1702" w:rsidRPr="006F5AD1" w:rsidRDefault="000C1702" w:rsidP="004861D9">
      <w:pPr>
        <w:spacing w:line="480" w:lineRule="auto"/>
        <w:ind w:left="-15" w:right="90" w:firstLine="468"/>
        <w:rPr>
          <w:color w:val="000000" w:themeColor="text1"/>
        </w:rPr>
      </w:pPr>
      <w:r w:rsidRPr="006F5AD1">
        <w:rPr>
          <w:color w:val="000000" w:themeColor="text1"/>
        </w:rPr>
        <w:t>Once larvae reached the wandering stage, increases in lean mass accumulation and lipid stores were both clearly associated with diapause programming and diapause genotype. On the 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(Fig 3-</w:t>
      </w:r>
      <w:r>
        <w:rPr>
          <w:color w:val="000000" w:themeColor="text1"/>
        </w:rPr>
        <w:t>9</w:t>
      </w:r>
      <w:r w:rsidRPr="006F5AD1">
        <w:rPr>
          <w:color w:val="000000" w:themeColor="text1"/>
        </w:rPr>
        <w:t>) (Table 3-</w:t>
      </w:r>
      <w:r>
        <w:rPr>
          <w:color w:val="000000" w:themeColor="text1"/>
        </w:rPr>
        <w:t>4</w:t>
      </w:r>
      <w:r w:rsidRPr="006F5AD1">
        <w:rPr>
          <w:color w:val="000000" w:themeColor="text1"/>
        </w:rPr>
        <w:t>B and 3-</w:t>
      </w:r>
      <w:r>
        <w:rPr>
          <w:color w:val="000000" w:themeColor="text1"/>
        </w:rPr>
        <w:t>4</w:t>
      </w:r>
      <w:r w:rsidRPr="006F5AD1">
        <w:rPr>
          <w:color w:val="000000" w:themeColor="text1"/>
        </w:rPr>
        <w:t xml:space="preserve">B). </w:t>
      </w:r>
      <w:r w:rsidRPr="006F5AD1">
        <w:rPr>
          <w:color w:val="000000" w:themeColor="text1"/>
        </w:rPr>
        <w:lastRenderedPageBreak/>
        <w:t>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186.8,p-value &lt;0.000) (Fig. 3-8) (Table 3-</w:t>
      </w:r>
      <w:r>
        <w:rPr>
          <w:color w:val="000000" w:themeColor="text1"/>
        </w:rPr>
        <w:t>5</w:t>
      </w:r>
      <w:r w:rsidRPr="006F5AD1">
        <w:rPr>
          <w:color w:val="000000" w:themeColor="text1"/>
        </w:rPr>
        <w:t>B and 3-</w:t>
      </w:r>
      <w:r>
        <w:rPr>
          <w:color w:val="000000" w:themeColor="text1"/>
        </w:rPr>
        <w:t>5</w:t>
      </w:r>
      <w:r w:rsidRPr="006F5AD1">
        <w:rPr>
          <w:color w:val="000000" w:themeColor="text1"/>
        </w:rPr>
        <w:t>B).</w:t>
      </w:r>
    </w:p>
    <w:p w14:paraId="517FEF34" w14:textId="77777777" w:rsidR="000C1702" w:rsidRPr="006F5AD1" w:rsidRDefault="000C1702" w:rsidP="004861D9">
      <w:pPr>
        <w:spacing w:line="480" w:lineRule="auto"/>
        <w:ind w:left="-15" w:right="90" w:firstLine="468"/>
        <w:rPr>
          <w:color w:val="000000" w:themeColor="text1"/>
        </w:rPr>
      </w:pPr>
      <w:r w:rsidRPr="006F5AD1">
        <w:rPr>
          <w:color w:val="000000" w:themeColor="text1"/>
        </w:rPr>
        <w:t>To assess whether the long-diapause and short-diapause genotypes differed in utilization of their nutrient stores during diapause, fat stores and lean mass were also measured in diapause-programmed larvae 15, 20, and 30 days after the onset of diapause (Fig. 3-</w:t>
      </w:r>
      <w:r>
        <w:rPr>
          <w:color w:val="000000" w:themeColor="text1"/>
        </w:rPr>
        <w:t>10</w:t>
      </w:r>
      <w:r w:rsidRPr="006F5AD1">
        <w:rPr>
          <w:color w:val="000000" w:themeColor="text1"/>
        </w:rPr>
        <w:t xml:space="preserve">). Long-diapause </w:t>
      </w:r>
      <w:r>
        <w:rPr>
          <w:color w:val="000000" w:themeColor="text1"/>
        </w:rPr>
        <w:t xml:space="preserve">genotype </w:t>
      </w:r>
      <w:r w:rsidRPr="006F5AD1">
        <w:rPr>
          <w:color w:val="000000" w:themeColor="text1"/>
        </w:rPr>
        <w:t>individuals had significantly more lean mass at the onset of diapause than short-diapause larvae (t-value=2.45, Df=10.7, p- value=0.033) (Table 3-</w:t>
      </w:r>
      <w:r>
        <w:rPr>
          <w:color w:val="000000" w:themeColor="text1"/>
        </w:rPr>
        <w:t>6</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larvae (t-value=4.74, Df=16.7, p-value=0.0002) (Table 3-</w:t>
      </w:r>
      <w:r>
        <w:rPr>
          <w:color w:val="000000" w:themeColor="text1"/>
        </w:rPr>
        <w:t>7</w:t>
      </w:r>
      <w:r w:rsidRPr="006F5AD1">
        <w:rPr>
          <w:color w:val="000000" w:themeColor="text1"/>
        </w:rPr>
        <w:t>). However, within each diapause genotype, lean mass (Table 3-</w:t>
      </w:r>
      <w:r>
        <w:rPr>
          <w:color w:val="000000" w:themeColor="text1"/>
        </w:rPr>
        <w:t>8A</w:t>
      </w:r>
      <w:r w:rsidRPr="006F5AD1">
        <w:rPr>
          <w:color w:val="000000" w:themeColor="text1"/>
        </w:rPr>
        <w:t xml:space="preserve"> and 3-</w:t>
      </w:r>
      <w:r>
        <w:rPr>
          <w:color w:val="000000" w:themeColor="text1"/>
        </w:rPr>
        <w:t>8B</w:t>
      </w:r>
      <w:r w:rsidRPr="006F5AD1">
        <w:rPr>
          <w:color w:val="000000" w:themeColor="text1"/>
        </w:rPr>
        <w:t>) and fat stores (Table 3-</w:t>
      </w:r>
      <w:r>
        <w:rPr>
          <w:color w:val="000000" w:themeColor="text1"/>
        </w:rPr>
        <w:t>9A</w:t>
      </w:r>
      <w:r w:rsidRPr="006F5AD1">
        <w:rPr>
          <w:color w:val="000000" w:themeColor="text1"/>
        </w:rPr>
        <w:t xml:space="preserve"> and 3-</w:t>
      </w:r>
      <w:r>
        <w:rPr>
          <w:color w:val="000000" w:themeColor="text1"/>
        </w:rPr>
        <w:t>9B</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p-value&lt;0.000) (Table 3-9C).</w:t>
      </w:r>
    </w:p>
    <w:p w14:paraId="3CE8E701" w14:textId="77777777" w:rsidR="002E461C" w:rsidRPr="00E50ACD" w:rsidRDefault="002E461C" w:rsidP="000C1702">
      <w:pPr>
        <w:spacing w:line="480" w:lineRule="auto"/>
        <w:ind w:left="0" w:right="90" w:firstLine="0"/>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472D18C1" w:rsidR="006E4F43" w:rsidRPr="00AB6EF8" w:rsidRDefault="00D27C9E" w:rsidP="00CE5B15">
      <w:pPr>
        <w:spacing w:line="480" w:lineRule="auto"/>
        <w:ind w:left="-15" w:right="90" w:firstLine="468"/>
        <w:rPr>
          <w:color w:val="000000" w:themeColor="text1"/>
        </w:rPr>
      </w:pPr>
      <w:r w:rsidRPr="00AB6EF8">
        <w:rPr>
          <w:color w:val="000000" w:themeColor="text1"/>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w:t>
      </w:r>
      <w:r w:rsidR="00FD72A7" w:rsidRPr="001A3D3B">
        <w:rPr>
          <w:color w:val="000000" w:themeColor="text1"/>
        </w:rPr>
        <w:lastRenderedPageBreak/>
        <w:t xml:space="preserve">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01A8EF4B" w14:textId="77777777" w:rsidR="00AE4FA4" w:rsidRDefault="00D27C9E" w:rsidP="00AE4FA4">
      <w:pPr>
        <w:spacing w:line="480" w:lineRule="auto"/>
        <w:ind w:left="-15" w:right="90" w:firstLine="468"/>
        <w:rPr>
          <w:ins w:id="44" w:author="Brown,James T" w:date="2019-02-20T00:20:00Z"/>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45"/>
      <w:commentRangeStart w:id="46"/>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45"/>
      <w:r w:rsidR="001A3D3B">
        <w:rPr>
          <w:rStyle w:val="CommentReference"/>
        </w:rPr>
        <w:commentReference w:id="45"/>
      </w:r>
      <w:commentRangeEnd w:id="46"/>
      <w:r w:rsidR="00AE4FA4">
        <w:rPr>
          <w:rStyle w:val="CommentReference"/>
        </w:rPr>
        <w:commentReference w:id="46"/>
      </w:r>
      <w:ins w:id="48" w:author="Brown,James T" w:date="2019-02-20T00:15:00Z">
        <w:r w:rsidR="00AE4FA4" w:rsidRPr="00AE4FA4">
          <w:rPr>
            <w:color w:val="000000" w:themeColor="text1"/>
          </w:rPr>
          <w:t xml:space="preserve"> </w:t>
        </w:r>
      </w:ins>
    </w:p>
    <w:p w14:paraId="0A0A8E62" w14:textId="13C5E584" w:rsidR="00062423" w:rsidRDefault="00AE4FA4" w:rsidP="00AE4FA4">
      <w:pPr>
        <w:spacing w:line="480" w:lineRule="auto"/>
        <w:ind w:left="0" w:right="90" w:firstLine="453"/>
        <w:rPr>
          <w:color w:val="000000" w:themeColor="text1"/>
        </w:rPr>
      </w:pPr>
      <w:r w:rsidRPr="009963D9">
        <w:rPr>
          <w:color w:val="000000" w:themeColor="text1"/>
        </w:rPr>
        <w:t>Nutrition storage prior to the onset of diapause has repeatedly been shown to be a pivotal step in diapause preparation and this result has been demonstrated across a number of taxa (Adkisson et al., 1963; Mitchell and Briegel, 1989</w:t>
      </w:r>
      <w:r>
        <w:rPr>
          <w:color w:val="000000" w:themeColor="text1"/>
        </w:rPr>
        <w:t>; Hahn and Denlinger, 2007</w:t>
      </w:r>
      <w:r w:rsidRPr="009963D9">
        <w:rPr>
          <w:color w:val="000000" w:themeColor="text1"/>
        </w:rPr>
        <w:t>).</w:t>
      </w:r>
      <w:r>
        <w:rPr>
          <w:color w:val="000000" w:themeColor="text1"/>
        </w:rPr>
        <w:t xml:space="preserve">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w:t>
      </w:r>
      <w:r w:rsidR="00062423" w:rsidRPr="001A3D3B">
        <w:rPr>
          <w:color w:val="000000" w:themeColor="text1"/>
        </w:rPr>
        <w:lastRenderedPageBreak/>
        <w:t xml:space="preserve">(2013) measured lipid stores in European corn borers they collected from maize fields in the fall and found that larvae preparing for diapause accumulated more lipids compared to non-diapause larvae (Vukašinović et al., 2013). </w:t>
      </w:r>
      <w:r w:rsidR="00445BE1" w:rsidRPr="00365AF1">
        <w:rPr>
          <w:color w:val="000000" w:themeColor="text1"/>
        </w:rPr>
        <w:t xml:space="preserve">Taken together, the results from Vukašinović et al. (2013) and my current study </w:t>
      </w:r>
      <w:r>
        <w:rPr>
          <w:color w:val="000000" w:themeColor="text1"/>
        </w:rPr>
        <w:t>show</w:t>
      </w:r>
      <w:r w:rsidR="00062423" w:rsidRPr="00365AF1">
        <w:rPr>
          <w:color w:val="000000" w:themeColor="text1"/>
        </w:rPr>
        <w:t xml:space="preserve">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5E3FBB" w14:textId="77777777" w:rsidR="006F58EA" w:rsidRPr="004F09C9" w:rsidRDefault="00D27C9E" w:rsidP="00AE4FA4">
      <w:pPr>
        <w:spacing w:line="480" w:lineRule="auto"/>
        <w:ind w:left="-15" w:right="90" w:firstLine="468"/>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w:t>
      </w:r>
      <w:r w:rsidRPr="004F09C9">
        <w:rPr>
          <w:color w:val="000000" w:themeColor="text1"/>
        </w:rPr>
        <w:lastRenderedPageBreak/>
        <w:t xml:space="preserve">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4EDE4B8E"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49"/>
      <w:r w:rsidRPr="004F09C9">
        <w:rPr>
          <w:color w:val="000000" w:themeColor="text1"/>
        </w:rPr>
        <w:t>season</w:t>
      </w:r>
      <w:commentRangeEnd w:id="49"/>
      <w:r w:rsidR="009514F6">
        <w:rPr>
          <w:rStyle w:val="CommentReference"/>
        </w:rPr>
        <w:commentReference w:id="49"/>
      </w:r>
      <w:ins w:id="50" w:author="Brown,James T" w:date="2019-02-20T01:06:00Z">
        <w:r w:rsidR="00AE4FA4">
          <w:rPr>
            <w:color w:val="000000" w:themeColor="text1"/>
          </w:rPr>
          <w:t xml:space="preserve"> (IPCC, 2013</w:t>
        </w:r>
      </w:ins>
      <w:ins w:id="51" w:author="Brown,James T" w:date="2019-02-20T01:08:00Z">
        <w:r w:rsidR="00AE4FA4">
          <w:rPr>
            <w:color w:val="000000" w:themeColor="text1"/>
          </w:rPr>
          <w:t>; NOAA, 201</w:t>
        </w:r>
      </w:ins>
      <w:ins w:id="52" w:author="Brown,James T" w:date="2019-02-20T01:09:00Z">
        <w:r w:rsidR="00AE4FA4">
          <w:rPr>
            <w:color w:val="000000" w:themeColor="text1"/>
          </w:rPr>
          <w:t>7</w:t>
        </w:r>
      </w:ins>
      <w:ins w:id="53" w:author="Brown,James T" w:date="2019-02-20T01:06:00Z">
        <w:r w:rsidR="00AE4FA4">
          <w:rPr>
            <w:color w:val="000000" w:themeColor="text1"/>
          </w:rPr>
          <w:t>)</w:t>
        </w:r>
      </w:ins>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r w:rsidR="00AE4FA4">
        <w:rPr>
          <w:color w:val="000000" w:themeColor="text1"/>
        </w:rPr>
        <w:t xml:space="preserve">The </w:t>
      </w:r>
      <w:commentRangeStart w:id="54"/>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w:t>
      </w:r>
      <w:r w:rsidR="00AE4FA4">
        <w:rPr>
          <w:color w:val="000000" w:themeColor="text1"/>
        </w:rPr>
        <w:t>Bradshaw et al. (2004)</w:t>
      </w:r>
      <w:r w:rsidR="00AE4FA4">
        <w:rPr>
          <w:color w:val="000000" w:themeColor="text1"/>
        </w:rPr>
        <w:t xml:space="preserve">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xml:space="preserve">. </w:t>
      </w:r>
      <w:commentRangeEnd w:id="54"/>
      <w:r w:rsidR="009514F6">
        <w:rPr>
          <w:rStyle w:val="CommentReference"/>
        </w:rPr>
        <w:commentReference w:id="54"/>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w:t>
      </w:r>
      <w:r w:rsidR="00AE4FA4">
        <w:rPr>
          <w:color w:val="000000" w:themeColor="text1"/>
        </w:rPr>
        <w:t>(Bradshaw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w:t>
      </w:r>
      <w:r w:rsidR="00AE4FA4">
        <w:rPr>
          <w:color w:val="000000" w:themeColor="text1"/>
        </w:rPr>
        <w:t>(Bradshaw et al., 2004)</w:t>
      </w:r>
      <w:r w:rsidRPr="004F09C9">
        <w:rPr>
          <w:color w:val="000000" w:themeColor="text1"/>
        </w:rPr>
        <w:t>.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0420A598" w:rsidR="006F58EA" w:rsidRPr="004F09C9" w:rsidRDefault="00D27C9E" w:rsidP="00CE5B15">
      <w:pPr>
        <w:spacing w:line="480" w:lineRule="auto"/>
        <w:ind w:left="-5" w:right="90"/>
        <w:rPr>
          <w:color w:val="000000" w:themeColor="text1"/>
        </w:rPr>
      </w:pPr>
      <w:r w:rsidRPr="004F09C9">
        <w:rPr>
          <w:color w:val="000000" w:themeColor="text1"/>
        </w:rPr>
        <w:lastRenderedPageBreak/>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BE155D">
        <w:rPr>
          <w:color w:val="000000" w:themeColor="text1"/>
        </w:rPr>
        <w:t xml:space="preserve">Fig. </w:t>
      </w:r>
      <w:r w:rsidRPr="004F09C9">
        <w:rPr>
          <w:color w:val="000000" w:themeColor="text1"/>
        </w:rPr>
        <w:t xml:space="preserve">3-8B). </w:t>
      </w:r>
      <w:r w:rsidR="00DB78B2">
        <w:rPr>
          <w:rStyle w:val="CommentReference"/>
        </w:rPr>
        <w:commentReference w:id="55"/>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173B0C65" w:rsidR="006F58EA" w:rsidRPr="004F09C9" w:rsidRDefault="00AE4FA4" w:rsidP="00AE4FA4">
      <w:pPr>
        <w:spacing w:line="480" w:lineRule="auto"/>
        <w:ind w:left="-15" w:right="213" w:firstLine="468"/>
        <w:rPr>
          <w:color w:val="000000" w:themeColor="text1"/>
        </w:rPr>
      </w:pPr>
      <w:r>
        <w:rPr>
          <w:color w:val="000000" w:themeColor="text1"/>
        </w:rPr>
        <w:t>The long-diapause genotype respond</w:t>
      </w:r>
      <w:r>
        <w:rPr>
          <w:color w:val="000000" w:themeColor="text1"/>
        </w:rPr>
        <w:t>ed</w:t>
      </w:r>
      <w:r>
        <w:rPr>
          <w:color w:val="000000" w:themeColor="text1"/>
        </w:rPr>
        <w:t xml:space="preserve"> to diapause programming with </w:t>
      </w:r>
      <w:r>
        <w:rPr>
          <w:color w:val="000000" w:themeColor="text1"/>
        </w:rPr>
        <w:t>the</w:t>
      </w:r>
      <w:r>
        <w:rPr>
          <w:color w:val="000000" w:themeColor="text1"/>
        </w:rPr>
        <w:t xml:space="preserve"> deep-diapause phenotype while </w:t>
      </w:r>
      <w:r>
        <w:rPr>
          <w:color w:val="000000" w:themeColor="text1"/>
        </w:rPr>
        <w:t>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DA52FB">
        <w:rPr>
          <w:color w:val="000000" w:themeColor="text1"/>
        </w:rPr>
        <w:t>deep-diapause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w:t>
      </w:r>
      <w:r w:rsidR="00D27C9E" w:rsidRPr="004F09C9">
        <w:rPr>
          <w:color w:val="000000" w:themeColor="text1"/>
        </w:rPr>
        <w:lastRenderedPageBreak/>
        <w:t xml:space="preserve">phenotype </w:t>
      </w:r>
      <w:r w:rsidR="00D27C9E" w:rsidRPr="00BE155D">
        <w:rPr>
          <w:color w:val="000000" w:themeColor="text1"/>
        </w:rPr>
        <w:t>(</w:t>
      </w:r>
      <w:r w:rsidR="00BE155D">
        <w:rPr>
          <w:color w:val="000000" w:themeColor="text1"/>
        </w:rPr>
        <w:t xml:space="preserve">Fig. </w:t>
      </w:r>
      <w:r w:rsidR="00D27C9E" w:rsidRPr="00BE155D">
        <w:rPr>
          <w:color w:val="000000" w:themeColor="text1"/>
        </w:rPr>
        <w:t xml:space="preserve">3-1).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w:t>
      </w:r>
      <w:r>
        <w:rPr>
          <w:color w:val="000000" w:themeColor="text1"/>
        </w:rPr>
        <w:t xml:space="preserve">observed in the short-diapause genotype </w:t>
      </w:r>
      <w:r>
        <w:rPr>
          <w:color w:val="000000" w:themeColor="text1"/>
        </w:rPr>
        <w:t xml:space="preserve">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5E822A56" w14:textId="3229F433"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 and once these environmental factors reach critical thresholds the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(Ikten et al., 2011; McLeod and Beck, 1963). The long-diapause larvae in these regions that avoid diapause could eventually eclose as adults and produce an additional generation of herbivorous larvae.</w:t>
      </w:r>
    </w:p>
    <w:p w14:paraId="30FE146B" w14:textId="77777777" w:rsidR="009D38F1" w:rsidRDefault="009D38F1" w:rsidP="009D38F1">
      <w:pPr>
        <w:spacing w:line="480" w:lineRule="auto"/>
        <w:ind w:left="0" w:right="90" w:firstLine="720"/>
        <w:rPr>
          <w:color w:val="000000" w:themeColor="text1"/>
        </w:rPr>
      </w:pPr>
      <w:r w:rsidRPr="00B134B2">
        <w:rPr>
          <w:color w:val="000000" w:themeColor="text1"/>
        </w:rPr>
        <w:lastRenderedPageBreak/>
        <w:t xml:space="preserve">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421A675D" w14:textId="77777777" w:rsidR="009D38F1" w:rsidRDefault="009D38F1" w:rsidP="00CE5B15">
      <w:pPr>
        <w:spacing w:line="480" w:lineRule="auto"/>
        <w:ind w:left="-15" w:right="90" w:firstLine="468"/>
        <w:rPr>
          <w:color w:val="000000" w:themeColor="text1"/>
        </w:rPr>
      </w:pPr>
    </w:p>
    <w:p w14:paraId="429F0035" w14:textId="77777777" w:rsidR="008262F8" w:rsidRDefault="008262F8" w:rsidP="00CE5B15">
      <w:pPr>
        <w:spacing w:line="480" w:lineRule="auto"/>
        <w:ind w:left="-15" w:right="90" w:firstLine="468"/>
        <w:rPr>
          <w:color w:val="000000" w:themeColor="text1"/>
        </w:rPr>
      </w:pPr>
    </w:p>
    <w:p w14:paraId="68D7B85C" w14:textId="77777777" w:rsidR="008262F8" w:rsidRDefault="008262F8" w:rsidP="00CE5B15">
      <w:pPr>
        <w:spacing w:line="480" w:lineRule="auto"/>
        <w:ind w:left="-15" w:right="90" w:firstLine="468"/>
        <w:rPr>
          <w:color w:val="000000" w:themeColor="text1"/>
        </w:rPr>
      </w:pPr>
    </w:p>
    <w:p w14:paraId="36C889B9" w14:textId="77777777" w:rsidR="008262F8" w:rsidRDefault="008262F8" w:rsidP="00CE5B15">
      <w:pPr>
        <w:spacing w:line="480" w:lineRule="auto"/>
        <w:ind w:left="-15" w:right="90" w:firstLine="468"/>
        <w:rPr>
          <w:color w:val="000000" w:themeColor="text1"/>
        </w:rPr>
      </w:pPr>
    </w:p>
    <w:p w14:paraId="4658520D" w14:textId="77777777" w:rsidR="008262F8" w:rsidRDefault="008262F8" w:rsidP="00CE5B15">
      <w:pPr>
        <w:spacing w:line="480" w:lineRule="auto"/>
        <w:ind w:left="-15" w:right="90" w:firstLine="468"/>
        <w:rPr>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56"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57" w:author="Brown,James T" w:date="2019-02-13T22:16:00Z">
        <w:r w:rsidRPr="004F09C9" w:rsidDel="00B71FB5">
          <w:rPr>
            <w:color w:val="000000" w:themeColor="text1"/>
          </w:rPr>
          <w:delText>day</w:delText>
        </w:r>
      </w:del>
      <w:ins w:id="58"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59"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60"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61"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62" w:author="Brown, James T." w:date="2019-02-07T10:15:00Z">
        <w:r w:rsidR="004B74F2">
          <w:rPr>
            <w:color w:val="000000" w:themeColor="text1"/>
          </w:rPr>
          <w:t>shallow-diapause</w:t>
        </w:r>
      </w:ins>
      <w:r w:rsidRPr="004F09C9">
        <w:rPr>
          <w:color w:val="000000" w:themeColor="text1"/>
        </w:rPr>
        <w:t xml:space="preserve"> phenotype (orange) and a </w:t>
      </w:r>
      <w:ins w:id="63" w:author="Brown, James T." w:date="2019-02-07T10:14:00Z">
        <w:r w:rsidR="004B74F2">
          <w:rPr>
            <w:color w:val="000000" w:themeColor="text1"/>
          </w:rPr>
          <w:t>deep-diapause</w:t>
        </w:r>
      </w:ins>
      <w:r w:rsidRPr="004F09C9">
        <w:rPr>
          <w:color w:val="000000" w:themeColor="text1"/>
        </w:rPr>
        <w:t xml:space="preserve"> phenotype (blue). Mass peak days: day-6 for </w:t>
      </w:r>
      <w:ins w:id="64" w:author="Brown, James T." w:date="2019-02-07T10:15:00Z">
        <w:r w:rsidR="004B74F2">
          <w:rPr>
            <w:color w:val="000000" w:themeColor="text1"/>
          </w:rPr>
          <w:t>shallow-diapause</w:t>
        </w:r>
      </w:ins>
      <w:r w:rsidRPr="004F09C9">
        <w:rPr>
          <w:color w:val="000000" w:themeColor="text1"/>
        </w:rPr>
        <w:t xml:space="preserve"> larvae and day-6 for </w:t>
      </w:r>
      <w:ins w:id="65"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66" w:author="Brown, James T." w:date="2019-02-07T10:14:00Z">
        <w:r w:rsidR="004B74F2">
          <w:rPr>
            <w:color w:val="000000" w:themeColor="text1"/>
          </w:rPr>
          <w:t>deep-diapause</w:t>
        </w:r>
      </w:ins>
      <w:r w:rsidRPr="004F09C9">
        <w:rPr>
          <w:color w:val="000000" w:themeColor="text1"/>
        </w:rPr>
        <w:t xml:space="preserve"> (black) </w:t>
      </w:r>
      <w:ins w:id="67"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68" w:author="Brown, James T." w:date="2019-02-07T10:15:00Z">
        <w:r w:rsidR="004B74F2">
          <w:rPr>
            <w:color w:val="000000" w:themeColor="text1"/>
          </w:rPr>
          <w:t>shallow-diapause</w:t>
        </w:r>
      </w:ins>
      <w:r w:rsidRPr="004F09C9">
        <w:rPr>
          <w:color w:val="000000" w:themeColor="text1"/>
        </w:rPr>
        <w:t xml:space="preserve"> and </w:t>
      </w:r>
      <w:ins w:id="69"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70" w:author="Brown, James T." w:date="2019-02-12T11:02:00Z">
        <w:del w:id="71"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72" w:author="Brown, James T." w:date="2019-02-12T11:01:00Z">
        <w:r w:rsidR="00E872D5">
          <w:rPr>
            <w:color w:val="000000" w:themeColor="text1"/>
          </w:rPr>
          <w:t>a</w:t>
        </w:r>
      </w:ins>
      <w:r w:rsidRPr="004F09C9">
        <w:rPr>
          <w:color w:val="000000" w:themeColor="text1"/>
        </w:rPr>
        <w:t>ffected by diapause genotype (t-value=6.</w:t>
      </w:r>
      <w:del w:id="73" w:author="Brown,James T" w:date="2019-02-13T22:17:00Z">
        <w:r w:rsidRPr="004F09C9" w:rsidDel="00B71FB5">
          <w:rPr>
            <w:color w:val="000000" w:themeColor="text1"/>
          </w:rPr>
          <w:delText>85,Df</w:delText>
        </w:r>
      </w:del>
      <w:ins w:id="74"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75"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76" w:author="Brown,James T" w:date="2019-02-13T22:17:00Z">
        <w:r w:rsidRPr="004F09C9" w:rsidDel="00B71FB5">
          <w:rPr>
            <w:color w:val="000000" w:themeColor="text1"/>
          </w:rPr>
          <w:delText>7,p</w:delText>
        </w:r>
      </w:del>
      <w:ins w:id="77"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78"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79" w:author="Brown,James T" w:date="2019-02-13T22:17:00Z">
        <w:r w:rsidRPr="004F09C9" w:rsidDel="00B71FB5">
          <w:rPr>
            <w:color w:val="000000" w:themeColor="text1"/>
          </w:rPr>
          <w:delText>effected</w:delText>
        </w:r>
      </w:del>
      <w:ins w:id="80" w:author="Brown,James T" w:date="2019-02-13T22:17:00Z">
        <w:r w:rsidR="00B71FB5" w:rsidRPr="004F09C9">
          <w:rPr>
            <w:color w:val="000000" w:themeColor="text1"/>
          </w:rPr>
          <w:t>affected</w:t>
        </w:r>
      </w:ins>
      <w:r w:rsidRPr="004F09C9">
        <w:rPr>
          <w:color w:val="000000" w:themeColor="text1"/>
        </w:rPr>
        <w:t xml:space="preserve"> lipid mass depletion (t-value=-2.38, Df=14.</w:t>
      </w:r>
      <w:del w:id="81" w:author="Brown,James T" w:date="2019-02-13T22:17:00Z">
        <w:r w:rsidRPr="004F09C9" w:rsidDel="00B71FB5">
          <w:rPr>
            <w:color w:val="000000" w:themeColor="text1"/>
          </w:rPr>
          <w:delText>1,p</w:delText>
        </w:r>
      </w:del>
      <w:ins w:id="82"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83" w:author="Brown,James T" w:date="2019-02-13T22:17:00Z">
        <w:r w:rsidRPr="004F09C9" w:rsidDel="00B71FB5">
          <w:rPr>
            <w:color w:val="000000" w:themeColor="text1"/>
          </w:rPr>
          <w:delText>4,p</w:delText>
        </w:r>
      </w:del>
      <w:ins w:id="84"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85" w:author="Brown,James T" w:date="2019-02-03T13:29:00Z">
        <w:r w:rsidR="00A21756">
          <w:rPr>
            <w:color w:val="000000" w:themeColor="text1"/>
          </w:rPr>
          <w:t>Linear model</w:t>
        </w:r>
      </w:ins>
      <w:ins w:id="86" w:author="Brown,James T" w:date="2019-02-03T13:31:00Z">
        <w:r w:rsidR="00D9566E">
          <w:rPr>
            <w:color w:val="000000" w:themeColor="text1"/>
          </w:rPr>
          <w:t>s</w:t>
        </w:r>
      </w:ins>
      <w:ins w:id="87"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88"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89"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90"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91" w:author="Brown,James T" w:date="2019-02-03T14:12:00Z"/>
          <w:color w:val="000000" w:themeColor="text1"/>
        </w:rPr>
      </w:pPr>
    </w:p>
    <w:p w14:paraId="19D46837" w14:textId="77777777" w:rsidR="00206B10" w:rsidRDefault="00206B10">
      <w:pPr>
        <w:spacing w:line="259" w:lineRule="auto"/>
        <w:ind w:left="1076" w:right="90" w:hanging="1091"/>
        <w:rPr>
          <w:ins w:id="92" w:author="Brown,James T" w:date="2019-02-03T14:12:00Z"/>
          <w:color w:val="000000" w:themeColor="text1"/>
        </w:rPr>
      </w:pPr>
    </w:p>
    <w:p w14:paraId="04AEB44A" w14:textId="77777777" w:rsidR="00206B10" w:rsidRDefault="00206B10">
      <w:pPr>
        <w:spacing w:line="259" w:lineRule="auto"/>
        <w:ind w:left="1076" w:right="90" w:hanging="1091"/>
        <w:rPr>
          <w:ins w:id="93" w:author="Brown,James T" w:date="2019-02-03T14:12:00Z"/>
          <w:color w:val="000000" w:themeColor="text1"/>
        </w:rPr>
      </w:pPr>
    </w:p>
    <w:p w14:paraId="3D47381A" w14:textId="77777777" w:rsidR="00206B10" w:rsidRDefault="00206B10">
      <w:pPr>
        <w:spacing w:line="259" w:lineRule="auto"/>
        <w:ind w:left="1076" w:right="90" w:hanging="1091"/>
        <w:rPr>
          <w:ins w:id="94" w:author="Brown,James T" w:date="2019-02-03T14:12:00Z"/>
          <w:color w:val="000000" w:themeColor="text1"/>
        </w:rPr>
      </w:pPr>
    </w:p>
    <w:p w14:paraId="70400047" w14:textId="77777777" w:rsidR="00206B10" w:rsidRDefault="00206B10">
      <w:pPr>
        <w:spacing w:line="259" w:lineRule="auto"/>
        <w:ind w:left="1076" w:right="90" w:hanging="1091"/>
        <w:rPr>
          <w:ins w:id="95" w:author="Brown,James T" w:date="2019-02-03T14:12:00Z"/>
          <w:color w:val="000000" w:themeColor="text1"/>
        </w:rPr>
      </w:pPr>
    </w:p>
    <w:p w14:paraId="6257A4E5" w14:textId="77777777" w:rsidR="00206B10" w:rsidRDefault="00206B10">
      <w:pPr>
        <w:spacing w:line="259" w:lineRule="auto"/>
        <w:ind w:left="1076" w:right="90" w:hanging="1091"/>
        <w:rPr>
          <w:ins w:id="96" w:author="Brown,James T" w:date="2019-02-03T14:12:00Z"/>
          <w:color w:val="000000" w:themeColor="text1"/>
        </w:rPr>
      </w:pPr>
    </w:p>
    <w:p w14:paraId="575DBDD5" w14:textId="77777777" w:rsidR="00206B10" w:rsidRDefault="00206B10">
      <w:pPr>
        <w:spacing w:line="259" w:lineRule="auto"/>
        <w:ind w:left="1076" w:right="90" w:hanging="1091"/>
        <w:rPr>
          <w:ins w:id="97" w:author="Brown,James T" w:date="2019-02-03T14:12:00Z"/>
          <w:color w:val="000000" w:themeColor="text1"/>
        </w:rPr>
      </w:pPr>
    </w:p>
    <w:p w14:paraId="424869A6" w14:textId="77777777" w:rsidR="00206B10" w:rsidRDefault="00206B10">
      <w:pPr>
        <w:spacing w:line="259" w:lineRule="auto"/>
        <w:ind w:left="1076" w:right="90" w:hanging="1091"/>
        <w:rPr>
          <w:ins w:id="98" w:author="Brown,James T" w:date="2019-02-03T14:12:00Z"/>
          <w:color w:val="000000" w:themeColor="text1"/>
        </w:rPr>
      </w:pPr>
    </w:p>
    <w:p w14:paraId="6F09D3E7" w14:textId="77777777" w:rsidR="00206B10" w:rsidRDefault="00206B10">
      <w:pPr>
        <w:spacing w:line="259" w:lineRule="auto"/>
        <w:ind w:left="1076" w:right="90" w:hanging="1091"/>
        <w:rPr>
          <w:ins w:id="99" w:author="Brown,James T" w:date="2019-02-03T14:12:00Z"/>
          <w:color w:val="000000" w:themeColor="text1"/>
        </w:rPr>
      </w:pPr>
    </w:p>
    <w:p w14:paraId="67133383" w14:textId="77777777" w:rsidR="00206B10" w:rsidRDefault="00206B10">
      <w:pPr>
        <w:spacing w:line="259" w:lineRule="auto"/>
        <w:ind w:left="1076" w:right="90" w:hanging="1091"/>
        <w:rPr>
          <w:ins w:id="100" w:author="Brown,James T" w:date="2019-02-03T14:12:00Z"/>
          <w:color w:val="000000" w:themeColor="text1"/>
        </w:rPr>
      </w:pPr>
    </w:p>
    <w:p w14:paraId="66AC0653" w14:textId="77777777" w:rsidR="00206B10" w:rsidRDefault="00206B10">
      <w:pPr>
        <w:spacing w:line="259" w:lineRule="auto"/>
        <w:ind w:left="1076" w:right="90" w:hanging="1091"/>
        <w:rPr>
          <w:ins w:id="101" w:author="Brown,James T" w:date="2019-02-03T14:12:00Z"/>
          <w:color w:val="000000" w:themeColor="text1"/>
        </w:rPr>
      </w:pPr>
    </w:p>
    <w:p w14:paraId="707B80E8" w14:textId="77777777" w:rsidR="00206B10" w:rsidRDefault="00206B10">
      <w:pPr>
        <w:spacing w:line="259" w:lineRule="auto"/>
        <w:ind w:left="1076" w:right="90" w:hanging="1091"/>
        <w:rPr>
          <w:ins w:id="102" w:author="Brown,James T" w:date="2019-02-03T14:12:00Z"/>
          <w:color w:val="000000" w:themeColor="text1"/>
        </w:rPr>
      </w:pPr>
    </w:p>
    <w:p w14:paraId="4D0D2D8E" w14:textId="77777777" w:rsidR="00206B10" w:rsidRDefault="00206B10">
      <w:pPr>
        <w:spacing w:line="259" w:lineRule="auto"/>
        <w:ind w:left="1076" w:right="90" w:hanging="1091"/>
        <w:rPr>
          <w:ins w:id="103" w:author="Brown,James T" w:date="2019-02-03T14:12:00Z"/>
          <w:color w:val="000000" w:themeColor="text1"/>
        </w:rPr>
      </w:pPr>
    </w:p>
    <w:p w14:paraId="0D99825F" w14:textId="77777777" w:rsidR="00206B10" w:rsidRDefault="00206B10">
      <w:pPr>
        <w:spacing w:line="259" w:lineRule="auto"/>
        <w:ind w:left="1076" w:right="90" w:hanging="1091"/>
        <w:rPr>
          <w:ins w:id="104" w:author="Brown,James T" w:date="2019-02-03T14:12:00Z"/>
          <w:color w:val="000000" w:themeColor="text1"/>
        </w:rPr>
      </w:pPr>
    </w:p>
    <w:p w14:paraId="552B2B8F" w14:textId="77777777" w:rsidR="00206B10" w:rsidRDefault="00206B10">
      <w:pPr>
        <w:spacing w:line="259" w:lineRule="auto"/>
        <w:ind w:left="1076" w:right="90" w:hanging="1091"/>
        <w:rPr>
          <w:ins w:id="105" w:author="Brown,James T" w:date="2019-02-03T14:12:00Z"/>
          <w:color w:val="000000" w:themeColor="text1"/>
        </w:rPr>
      </w:pPr>
    </w:p>
    <w:p w14:paraId="7432FDDD" w14:textId="77777777" w:rsidR="00206B10" w:rsidRDefault="00206B10">
      <w:pPr>
        <w:spacing w:line="259" w:lineRule="auto"/>
        <w:ind w:left="1076" w:right="90" w:hanging="1091"/>
        <w:rPr>
          <w:ins w:id="106" w:author="Brown,James T" w:date="2019-02-03T14:12:00Z"/>
          <w:color w:val="000000" w:themeColor="text1"/>
        </w:rPr>
      </w:pPr>
    </w:p>
    <w:p w14:paraId="6341FD38" w14:textId="77777777" w:rsidR="00206B10" w:rsidRDefault="00206B10">
      <w:pPr>
        <w:spacing w:line="259" w:lineRule="auto"/>
        <w:ind w:left="1076" w:right="90" w:hanging="1091"/>
        <w:rPr>
          <w:ins w:id="107" w:author="Brown,James T" w:date="2019-02-03T14:12:00Z"/>
          <w:color w:val="000000" w:themeColor="text1"/>
        </w:rPr>
      </w:pPr>
    </w:p>
    <w:p w14:paraId="759C49F2" w14:textId="77777777" w:rsidR="00206B10" w:rsidRDefault="00206B10">
      <w:pPr>
        <w:spacing w:line="259" w:lineRule="auto"/>
        <w:ind w:left="1076" w:right="90" w:hanging="1091"/>
        <w:rPr>
          <w:ins w:id="108" w:author="Brown,James T" w:date="2019-02-03T14:12:00Z"/>
          <w:color w:val="000000" w:themeColor="text1"/>
        </w:rPr>
      </w:pPr>
    </w:p>
    <w:p w14:paraId="07CDCBBE" w14:textId="77777777" w:rsidR="00206B10" w:rsidRDefault="00206B10">
      <w:pPr>
        <w:spacing w:line="259" w:lineRule="auto"/>
        <w:ind w:left="1076" w:right="90" w:hanging="1091"/>
        <w:rPr>
          <w:ins w:id="109" w:author="Brown,James T" w:date="2019-02-03T14:12:00Z"/>
          <w:color w:val="000000" w:themeColor="text1"/>
        </w:rPr>
      </w:pPr>
    </w:p>
    <w:p w14:paraId="7D0DF131" w14:textId="77777777" w:rsidR="00206B10" w:rsidRDefault="00206B10">
      <w:pPr>
        <w:spacing w:line="259" w:lineRule="auto"/>
        <w:ind w:left="1076" w:right="90" w:hanging="1091"/>
        <w:rPr>
          <w:ins w:id="110" w:author="Brown,James T" w:date="2019-02-03T14:12:00Z"/>
          <w:color w:val="000000" w:themeColor="text1"/>
        </w:rPr>
      </w:pPr>
    </w:p>
    <w:p w14:paraId="1AEAD558" w14:textId="77777777" w:rsidR="00206B10" w:rsidRDefault="00206B10">
      <w:pPr>
        <w:spacing w:line="259" w:lineRule="auto"/>
        <w:ind w:left="1076" w:right="90" w:hanging="1091"/>
        <w:rPr>
          <w:ins w:id="111" w:author="Brown,James T" w:date="2019-02-03T14:12:00Z"/>
          <w:color w:val="000000" w:themeColor="text1"/>
        </w:rPr>
      </w:pPr>
    </w:p>
    <w:p w14:paraId="3E076437" w14:textId="77777777" w:rsidR="00206B10" w:rsidRDefault="00206B10">
      <w:pPr>
        <w:spacing w:line="259" w:lineRule="auto"/>
        <w:ind w:left="1076" w:right="90" w:hanging="1091"/>
        <w:rPr>
          <w:ins w:id="112" w:author="Brown,James T" w:date="2019-02-03T14:11:00Z"/>
          <w:color w:val="000000" w:themeColor="text1"/>
        </w:rPr>
      </w:pPr>
    </w:p>
    <w:p w14:paraId="3C9C6441" w14:textId="77777777" w:rsidR="00206B10" w:rsidRDefault="00206B10">
      <w:pPr>
        <w:spacing w:line="259" w:lineRule="auto"/>
        <w:ind w:left="1076" w:right="90" w:hanging="1091"/>
        <w:rPr>
          <w:ins w:id="113"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4"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15"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116" w:author="Brown,James T" w:date="2019-02-03T14:12:00Z"/>
          <w:color w:val="000000" w:themeColor="text1"/>
        </w:rPr>
      </w:pPr>
    </w:p>
    <w:p w14:paraId="40C9ABC6" w14:textId="77777777" w:rsidR="00206B10" w:rsidRDefault="00206B10">
      <w:pPr>
        <w:spacing w:line="259" w:lineRule="auto"/>
        <w:ind w:left="1076" w:right="90" w:hanging="1091"/>
        <w:rPr>
          <w:ins w:id="117" w:author="Brown,James T" w:date="2019-02-03T14:13:00Z"/>
          <w:color w:val="000000" w:themeColor="text1"/>
        </w:rPr>
      </w:pPr>
    </w:p>
    <w:p w14:paraId="13CFAD04" w14:textId="77777777" w:rsidR="00206B10" w:rsidRDefault="00206B10">
      <w:pPr>
        <w:spacing w:line="259" w:lineRule="auto"/>
        <w:ind w:left="1076" w:right="90" w:hanging="1091"/>
        <w:rPr>
          <w:ins w:id="118" w:author="Brown,James T" w:date="2019-02-03T14:13:00Z"/>
          <w:color w:val="000000" w:themeColor="text1"/>
        </w:rPr>
      </w:pPr>
    </w:p>
    <w:p w14:paraId="212D1D04" w14:textId="77777777" w:rsidR="00206B10" w:rsidRDefault="00206B10">
      <w:pPr>
        <w:spacing w:line="259" w:lineRule="auto"/>
        <w:ind w:left="1076" w:right="90" w:hanging="1091"/>
        <w:rPr>
          <w:ins w:id="119" w:author="Brown,James T" w:date="2019-02-03T14:13:00Z"/>
          <w:color w:val="000000" w:themeColor="text1"/>
        </w:rPr>
      </w:pPr>
    </w:p>
    <w:p w14:paraId="5ABEDC85" w14:textId="77777777" w:rsidR="00206B10" w:rsidRDefault="00206B10">
      <w:pPr>
        <w:spacing w:line="259" w:lineRule="auto"/>
        <w:ind w:left="1076" w:right="90" w:hanging="1091"/>
        <w:rPr>
          <w:ins w:id="120" w:author="Brown,James T" w:date="2019-02-03T14:13:00Z"/>
          <w:color w:val="000000" w:themeColor="text1"/>
        </w:rPr>
      </w:pPr>
    </w:p>
    <w:p w14:paraId="671ED1C0" w14:textId="77777777" w:rsidR="00206B10" w:rsidRDefault="00206B10">
      <w:pPr>
        <w:spacing w:line="259" w:lineRule="auto"/>
        <w:ind w:left="1076" w:right="90" w:hanging="1091"/>
        <w:rPr>
          <w:ins w:id="121" w:author="Brown,James T" w:date="2019-02-03T14:13:00Z"/>
          <w:color w:val="000000" w:themeColor="text1"/>
        </w:rPr>
      </w:pPr>
    </w:p>
    <w:p w14:paraId="2461A11F" w14:textId="77777777" w:rsidR="00206B10" w:rsidRDefault="00206B10">
      <w:pPr>
        <w:spacing w:line="259" w:lineRule="auto"/>
        <w:ind w:left="1076" w:right="90" w:hanging="1091"/>
        <w:rPr>
          <w:ins w:id="122" w:author="Brown,James T" w:date="2019-02-03T14:13:00Z"/>
          <w:color w:val="000000" w:themeColor="text1"/>
        </w:rPr>
      </w:pPr>
    </w:p>
    <w:p w14:paraId="506EEB17" w14:textId="77777777" w:rsidR="00206B10" w:rsidRDefault="00206B10">
      <w:pPr>
        <w:spacing w:line="259" w:lineRule="auto"/>
        <w:ind w:left="1076" w:right="90" w:hanging="1091"/>
        <w:rPr>
          <w:ins w:id="123" w:author="Brown,James T" w:date="2019-02-03T14:13:00Z"/>
          <w:color w:val="000000" w:themeColor="text1"/>
        </w:rPr>
      </w:pPr>
    </w:p>
    <w:p w14:paraId="4A3DC079" w14:textId="77777777" w:rsidR="00206B10" w:rsidRDefault="00206B10">
      <w:pPr>
        <w:spacing w:line="259" w:lineRule="auto"/>
        <w:ind w:left="1076" w:right="90" w:hanging="1091"/>
        <w:rPr>
          <w:ins w:id="124" w:author="Brown,James T" w:date="2019-02-03T14:13:00Z"/>
          <w:color w:val="000000" w:themeColor="text1"/>
        </w:rPr>
      </w:pPr>
    </w:p>
    <w:p w14:paraId="3E0DCA1C" w14:textId="77777777" w:rsidR="00206B10" w:rsidRDefault="00206B10">
      <w:pPr>
        <w:spacing w:line="259" w:lineRule="auto"/>
        <w:ind w:left="1076" w:right="90" w:hanging="1091"/>
        <w:rPr>
          <w:ins w:id="125" w:author="Brown,James T" w:date="2019-02-03T14:13:00Z"/>
          <w:color w:val="000000" w:themeColor="text1"/>
        </w:rPr>
      </w:pPr>
    </w:p>
    <w:p w14:paraId="320F5A15" w14:textId="77777777" w:rsidR="00206B10" w:rsidRDefault="00206B10">
      <w:pPr>
        <w:spacing w:line="259" w:lineRule="auto"/>
        <w:ind w:left="1076" w:right="90" w:hanging="1091"/>
        <w:rPr>
          <w:ins w:id="126" w:author="Brown,James T" w:date="2019-02-03T14:13:00Z"/>
          <w:color w:val="000000" w:themeColor="text1"/>
        </w:rPr>
      </w:pPr>
    </w:p>
    <w:p w14:paraId="11FF9D2A" w14:textId="77777777" w:rsidR="00206B10" w:rsidRDefault="00206B10">
      <w:pPr>
        <w:spacing w:line="259" w:lineRule="auto"/>
        <w:ind w:left="1076" w:right="90" w:hanging="1091"/>
        <w:rPr>
          <w:ins w:id="127" w:author="Brown,James T" w:date="2019-02-03T14:13:00Z"/>
          <w:color w:val="000000" w:themeColor="text1"/>
        </w:rPr>
      </w:pPr>
    </w:p>
    <w:p w14:paraId="163D1D51" w14:textId="77777777" w:rsidR="00206B10" w:rsidRDefault="00206B10">
      <w:pPr>
        <w:spacing w:line="259" w:lineRule="auto"/>
        <w:ind w:left="1076" w:right="90" w:hanging="1091"/>
        <w:rPr>
          <w:ins w:id="128" w:author="Brown,James T" w:date="2019-02-03T14:13:00Z"/>
          <w:color w:val="000000" w:themeColor="text1"/>
        </w:rPr>
      </w:pPr>
    </w:p>
    <w:p w14:paraId="419A63B9" w14:textId="77777777" w:rsidR="00206B10" w:rsidRDefault="00206B10">
      <w:pPr>
        <w:spacing w:line="259" w:lineRule="auto"/>
        <w:ind w:left="1076" w:right="90" w:hanging="1091"/>
        <w:rPr>
          <w:ins w:id="129" w:author="Brown,James T" w:date="2019-02-03T14:13:00Z"/>
          <w:color w:val="000000" w:themeColor="text1"/>
        </w:rPr>
      </w:pPr>
    </w:p>
    <w:p w14:paraId="5AF08BFE" w14:textId="77777777" w:rsidR="00206B10" w:rsidRDefault="00206B10">
      <w:pPr>
        <w:spacing w:line="259" w:lineRule="auto"/>
        <w:ind w:left="1076" w:right="90" w:hanging="1091"/>
        <w:rPr>
          <w:ins w:id="130" w:author="Brown,James T" w:date="2019-02-03T14:13:00Z"/>
          <w:color w:val="000000" w:themeColor="text1"/>
        </w:rPr>
      </w:pPr>
    </w:p>
    <w:p w14:paraId="59377CAB" w14:textId="77777777" w:rsidR="00206B10" w:rsidRDefault="00206B10">
      <w:pPr>
        <w:spacing w:line="259" w:lineRule="auto"/>
        <w:ind w:left="1076" w:right="90" w:hanging="1091"/>
        <w:rPr>
          <w:ins w:id="131" w:author="Brown,James T" w:date="2019-02-03T14:13:00Z"/>
          <w:color w:val="000000" w:themeColor="text1"/>
        </w:rPr>
      </w:pPr>
    </w:p>
    <w:p w14:paraId="40B68D74" w14:textId="77777777" w:rsidR="00206B10" w:rsidRDefault="00206B10">
      <w:pPr>
        <w:spacing w:line="259" w:lineRule="auto"/>
        <w:ind w:left="1076" w:right="90" w:hanging="1091"/>
        <w:rPr>
          <w:ins w:id="132" w:author="Brown,James T" w:date="2019-02-03T14:13:00Z"/>
          <w:color w:val="000000" w:themeColor="text1"/>
        </w:rPr>
      </w:pPr>
    </w:p>
    <w:p w14:paraId="365D731B" w14:textId="77777777" w:rsidR="00206B10" w:rsidRDefault="00206B10">
      <w:pPr>
        <w:spacing w:line="259" w:lineRule="auto"/>
        <w:ind w:left="1076" w:right="90" w:hanging="1091"/>
        <w:rPr>
          <w:ins w:id="133" w:author="Brown,James T" w:date="2019-02-03T14:13:00Z"/>
          <w:color w:val="000000" w:themeColor="text1"/>
        </w:rPr>
      </w:pPr>
    </w:p>
    <w:p w14:paraId="3A15B617" w14:textId="77777777" w:rsidR="00206B10" w:rsidRDefault="00206B10">
      <w:pPr>
        <w:spacing w:line="259" w:lineRule="auto"/>
        <w:ind w:left="1076" w:right="90" w:hanging="1091"/>
        <w:rPr>
          <w:ins w:id="134" w:author="Brown,James T" w:date="2019-02-03T14:13:00Z"/>
          <w:color w:val="000000" w:themeColor="text1"/>
        </w:rPr>
      </w:pPr>
    </w:p>
    <w:p w14:paraId="6DF75DAE" w14:textId="77777777" w:rsidR="00206B10" w:rsidRDefault="00206B10">
      <w:pPr>
        <w:spacing w:line="259" w:lineRule="auto"/>
        <w:ind w:left="1076" w:right="90" w:hanging="1091"/>
        <w:rPr>
          <w:ins w:id="135" w:author="Brown,James T" w:date="2019-02-03T14:13:00Z"/>
          <w:color w:val="000000" w:themeColor="text1"/>
        </w:rPr>
      </w:pPr>
    </w:p>
    <w:p w14:paraId="45D1C76F" w14:textId="77777777" w:rsidR="00206B10" w:rsidRDefault="00206B10">
      <w:pPr>
        <w:spacing w:line="259" w:lineRule="auto"/>
        <w:ind w:left="1076" w:right="90" w:hanging="1091"/>
        <w:rPr>
          <w:ins w:id="136" w:author="Brown,James T" w:date="2019-02-03T14:13:00Z"/>
          <w:color w:val="000000" w:themeColor="text1"/>
        </w:rPr>
      </w:pPr>
    </w:p>
    <w:p w14:paraId="1BDCC478" w14:textId="77777777" w:rsidR="00206B10" w:rsidRDefault="00206B10">
      <w:pPr>
        <w:spacing w:line="259" w:lineRule="auto"/>
        <w:ind w:left="1076" w:right="90" w:hanging="1091"/>
        <w:rPr>
          <w:ins w:id="137" w:author="Brown,James T" w:date="2019-02-03T14:13:00Z"/>
          <w:color w:val="000000" w:themeColor="text1"/>
        </w:rPr>
      </w:pPr>
    </w:p>
    <w:p w14:paraId="7F69EC95" w14:textId="77777777" w:rsidR="00206B10" w:rsidRDefault="00206B10">
      <w:pPr>
        <w:spacing w:line="259" w:lineRule="auto"/>
        <w:ind w:left="1076" w:right="90" w:hanging="1091"/>
        <w:rPr>
          <w:ins w:id="138" w:author="Brown,James T" w:date="2019-02-03T14:13:00Z"/>
          <w:color w:val="000000" w:themeColor="text1"/>
        </w:rPr>
      </w:pPr>
    </w:p>
    <w:p w14:paraId="1DA60ACA" w14:textId="77777777" w:rsidR="00206B10" w:rsidRDefault="00206B10">
      <w:pPr>
        <w:spacing w:line="259" w:lineRule="auto"/>
        <w:ind w:left="1076" w:right="90" w:hanging="1091"/>
        <w:rPr>
          <w:ins w:id="139" w:author="Brown,James T" w:date="2019-02-03T14:13:00Z"/>
          <w:color w:val="000000" w:themeColor="text1"/>
        </w:rPr>
      </w:pPr>
    </w:p>
    <w:p w14:paraId="05F8A833" w14:textId="77777777" w:rsidR="00206B10" w:rsidRDefault="00206B10">
      <w:pPr>
        <w:spacing w:line="259" w:lineRule="auto"/>
        <w:ind w:left="1076" w:right="90" w:hanging="1091"/>
        <w:rPr>
          <w:ins w:id="140" w:author="Brown,James T" w:date="2019-02-03T14:13:00Z"/>
          <w:color w:val="000000" w:themeColor="text1"/>
        </w:rPr>
      </w:pPr>
    </w:p>
    <w:p w14:paraId="2F596493" w14:textId="77777777" w:rsidR="00206B10" w:rsidRDefault="00206B10">
      <w:pPr>
        <w:spacing w:line="259" w:lineRule="auto"/>
        <w:ind w:left="1076" w:right="90" w:hanging="1091"/>
        <w:rPr>
          <w:ins w:id="141" w:author="Brown,James T" w:date="2019-02-03T14:13:00Z"/>
          <w:color w:val="000000" w:themeColor="text1"/>
        </w:rPr>
      </w:pPr>
    </w:p>
    <w:p w14:paraId="13743026" w14:textId="77777777" w:rsidR="00206B10" w:rsidRDefault="00206B10">
      <w:pPr>
        <w:spacing w:line="259" w:lineRule="auto"/>
        <w:ind w:left="1076" w:right="90" w:hanging="1091"/>
        <w:rPr>
          <w:ins w:id="142" w:author="Brown,James T" w:date="2019-02-03T14:13:00Z"/>
          <w:color w:val="000000" w:themeColor="text1"/>
        </w:rPr>
      </w:pPr>
    </w:p>
    <w:p w14:paraId="6B67E5FD" w14:textId="77777777" w:rsidR="00206B10" w:rsidRDefault="00206B10">
      <w:pPr>
        <w:spacing w:line="259" w:lineRule="auto"/>
        <w:ind w:left="1076" w:right="90" w:hanging="1091"/>
        <w:rPr>
          <w:ins w:id="143" w:author="Brown,James T" w:date="2019-02-03T14:13:00Z"/>
          <w:color w:val="000000" w:themeColor="text1"/>
        </w:rPr>
      </w:pPr>
    </w:p>
    <w:p w14:paraId="0BEEFFFE" w14:textId="77777777" w:rsidR="00206B10" w:rsidRDefault="00206B10">
      <w:pPr>
        <w:spacing w:line="259" w:lineRule="auto"/>
        <w:ind w:left="1076" w:right="90" w:hanging="1091"/>
        <w:rPr>
          <w:ins w:id="144" w:author="Brown,James T" w:date="2019-02-03T14:13:00Z"/>
          <w:color w:val="000000" w:themeColor="text1"/>
        </w:rPr>
      </w:pPr>
    </w:p>
    <w:p w14:paraId="6ADF6818" w14:textId="77777777" w:rsidR="00206B10" w:rsidRDefault="00206B10">
      <w:pPr>
        <w:spacing w:line="259" w:lineRule="auto"/>
        <w:ind w:left="1076" w:right="90" w:hanging="1091"/>
        <w:rPr>
          <w:ins w:id="145"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46"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47"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48" w:author="Brown,James T" w:date="2019-02-03T14:13:00Z"/>
          <w:color w:val="000000" w:themeColor="text1"/>
        </w:rPr>
      </w:pPr>
    </w:p>
    <w:p w14:paraId="6CF81985" w14:textId="77777777" w:rsidR="00206B10" w:rsidRDefault="00206B10">
      <w:pPr>
        <w:spacing w:line="259" w:lineRule="auto"/>
        <w:ind w:left="1076" w:right="90" w:hanging="1091"/>
        <w:rPr>
          <w:ins w:id="149" w:author="Brown,James T" w:date="2019-02-03T14:14:00Z"/>
          <w:color w:val="000000" w:themeColor="text1"/>
        </w:rPr>
      </w:pPr>
    </w:p>
    <w:p w14:paraId="04F7E34E" w14:textId="77777777" w:rsidR="00206B10" w:rsidRDefault="00206B10">
      <w:pPr>
        <w:spacing w:line="259" w:lineRule="auto"/>
        <w:ind w:left="1076" w:right="90" w:hanging="1091"/>
        <w:rPr>
          <w:ins w:id="150" w:author="Brown,James T" w:date="2019-02-03T14:14:00Z"/>
          <w:color w:val="000000" w:themeColor="text1"/>
        </w:rPr>
      </w:pPr>
    </w:p>
    <w:p w14:paraId="34D7CEAD" w14:textId="77777777" w:rsidR="00206B10" w:rsidRDefault="00206B10">
      <w:pPr>
        <w:spacing w:line="259" w:lineRule="auto"/>
        <w:ind w:left="1076" w:right="90" w:hanging="1091"/>
        <w:rPr>
          <w:ins w:id="151" w:author="Brown,James T" w:date="2019-02-03T14:14:00Z"/>
          <w:color w:val="000000" w:themeColor="text1"/>
        </w:rPr>
      </w:pPr>
    </w:p>
    <w:p w14:paraId="5620842F" w14:textId="77777777" w:rsidR="00206B10" w:rsidRDefault="00206B10">
      <w:pPr>
        <w:spacing w:line="259" w:lineRule="auto"/>
        <w:ind w:left="1076" w:right="90" w:hanging="1091"/>
        <w:rPr>
          <w:ins w:id="152" w:author="Brown,James T" w:date="2019-02-03T14:14:00Z"/>
          <w:color w:val="000000" w:themeColor="text1"/>
        </w:rPr>
      </w:pPr>
    </w:p>
    <w:p w14:paraId="387BE7E6" w14:textId="77777777" w:rsidR="00206B10" w:rsidRDefault="00206B10">
      <w:pPr>
        <w:spacing w:line="259" w:lineRule="auto"/>
        <w:ind w:left="1076" w:right="90" w:hanging="1091"/>
        <w:rPr>
          <w:ins w:id="153" w:author="Brown,James T" w:date="2019-02-03T14:14:00Z"/>
          <w:color w:val="000000" w:themeColor="text1"/>
        </w:rPr>
      </w:pPr>
    </w:p>
    <w:p w14:paraId="047C40D2" w14:textId="77777777" w:rsidR="00206B10" w:rsidRDefault="00206B10">
      <w:pPr>
        <w:spacing w:line="259" w:lineRule="auto"/>
        <w:ind w:left="1076" w:right="90" w:hanging="1091"/>
        <w:rPr>
          <w:ins w:id="154" w:author="Brown,James T" w:date="2019-02-03T14:14:00Z"/>
          <w:color w:val="000000" w:themeColor="text1"/>
        </w:rPr>
      </w:pPr>
    </w:p>
    <w:p w14:paraId="2DCF58BC" w14:textId="77777777" w:rsidR="00206B10" w:rsidRDefault="00206B10">
      <w:pPr>
        <w:spacing w:line="259" w:lineRule="auto"/>
        <w:ind w:left="1076" w:right="90" w:hanging="1091"/>
        <w:rPr>
          <w:ins w:id="155" w:author="Brown,James T" w:date="2019-02-03T14:14:00Z"/>
          <w:color w:val="000000" w:themeColor="text1"/>
        </w:rPr>
      </w:pPr>
    </w:p>
    <w:p w14:paraId="068BF0BA" w14:textId="77777777" w:rsidR="00206B10" w:rsidRDefault="00206B10">
      <w:pPr>
        <w:spacing w:line="259" w:lineRule="auto"/>
        <w:ind w:left="1076" w:right="90" w:hanging="1091"/>
        <w:rPr>
          <w:ins w:id="156" w:author="Brown,James T" w:date="2019-02-03T14:14:00Z"/>
          <w:color w:val="000000" w:themeColor="text1"/>
        </w:rPr>
      </w:pPr>
    </w:p>
    <w:p w14:paraId="419ECD89" w14:textId="77777777" w:rsidR="00206B10" w:rsidRDefault="00206B10">
      <w:pPr>
        <w:spacing w:line="259" w:lineRule="auto"/>
        <w:ind w:left="1076" w:right="90" w:hanging="1091"/>
        <w:rPr>
          <w:ins w:id="157" w:author="Brown,James T" w:date="2019-02-03T14:14:00Z"/>
          <w:color w:val="000000" w:themeColor="text1"/>
        </w:rPr>
      </w:pPr>
    </w:p>
    <w:p w14:paraId="043FE2EE" w14:textId="77777777" w:rsidR="00206B10" w:rsidRDefault="00206B10">
      <w:pPr>
        <w:spacing w:line="259" w:lineRule="auto"/>
        <w:ind w:left="1076" w:right="90" w:hanging="1091"/>
        <w:rPr>
          <w:ins w:id="158" w:author="Brown,James T" w:date="2019-02-03T14:14:00Z"/>
          <w:color w:val="000000" w:themeColor="text1"/>
        </w:rPr>
      </w:pPr>
    </w:p>
    <w:p w14:paraId="21F175FE" w14:textId="77777777" w:rsidR="00206B10" w:rsidRDefault="00206B10">
      <w:pPr>
        <w:spacing w:line="259" w:lineRule="auto"/>
        <w:ind w:left="1076" w:right="90" w:hanging="1091"/>
        <w:rPr>
          <w:ins w:id="159" w:author="Brown,James T" w:date="2019-02-03T14:14:00Z"/>
          <w:color w:val="000000" w:themeColor="text1"/>
        </w:rPr>
      </w:pPr>
    </w:p>
    <w:p w14:paraId="47484739" w14:textId="77777777" w:rsidR="00206B10" w:rsidRDefault="00206B10">
      <w:pPr>
        <w:spacing w:line="259" w:lineRule="auto"/>
        <w:ind w:left="1076" w:right="90" w:hanging="1091"/>
        <w:rPr>
          <w:ins w:id="160" w:author="Brown,James T" w:date="2019-02-03T14:14:00Z"/>
          <w:color w:val="000000" w:themeColor="text1"/>
        </w:rPr>
      </w:pPr>
    </w:p>
    <w:p w14:paraId="3AE12728" w14:textId="77777777" w:rsidR="00206B10" w:rsidRDefault="00206B10">
      <w:pPr>
        <w:spacing w:line="259" w:lineRule="auto"/>
        <w:ind w:left="1076" w:right="90" w:hanging="1091"/>
        <w:rPr>
          <w:ins w:id="161" w:author="Brown,James T" w:date="2019-02-03T14:14:00Z"/>
          <w:color w:val="000000" w:themeColor="text1"/>
        </w:rPr>
      </w:pPr>
    </w:p>
    <w:p w14:paraId="6AA7EE03" w14:textId="77777777" w:rsidR="00206B10" w:rsidRDefault="00206B10">
      <w:pPr>
        <w:spacing w:line="259" w:lineRule="auto"/>
        <w:ind w:left="1076" w:right="90" w:hanging="1091"/>
        <w:rPr>
          <w:ins w:id="162" w:author="Brown,James T" w:date="2019-02-03T14:14:00Z"/>
          <w:color w:val="000000" w:themeColor="text1"/>
        </w:rPr>
      </w:pPr>
    </w:p>
    <w:p w14:paraId="4762EA0B" w14:textId="77777777" w:rsidR="00206B10" w:rsidRDefault="00206B10">
      <w:pPr>
        <w:spacing w:line="259" w:lineRule="auto"/>
        <w:ind w:left="1076" w:right="90" w:hanging="1091"/>
        <w:rPr>
          <w:ins w:id="163" w:author="Brown,James T" w:date="2019-02-03T14:14:00Z"/>
          <w:color w:val="000000" w:themeColor="text1"/>
        </w:rPr>
      </w:pPr>
    </w:p>
    <w:p w14:paraId="38B972A0" w14:textId="77777777" w:rsidR="00206B10" w:rsidRDefault="00206B10">
      <w:pPr>
        <w:spacing w:line="259" w:lineRule="auto"/>
        <w:ind w:left="1076" w:right="90" w:hanging="1091"/>
        <w:rPr>
          <w:ins w:id="164" w:author="Brown,James T" w:date="2019-02-03T14:14:00Z"/>
          <w:color w:val="000000" w:themeColor="text1"/>
        </w:rPr>
      </w:pPr>
    </w:p>
    <w:p w14:paraId="3D6F3AAB" w14:textId="77777777" w:rsidR="00206B10" w:rsidRDefault="00206B10">
      <w:pPr>
        <w:spacing w:line="259" w:lineRule="auto"/>
        <w:ind w:left="1076" w:right="90" w:hanging="1091"/>
        <w:rPr>
          <w:ins w:id="165" w:author="Brown,James T" w:date="2019-02-03T14:14:00Z"/>
          <w:color w:val="000000" w:themeColor="text1"/>
        </w:rPr>
      </w:pPr>
    </w:p>
    <w:p w14:paraId="6F2A8417" w14:textId="77777777" w:rsidR="00206B10" w:rsidRDefault="00206B10">
      <w:pPr>
        <w:spacing w:line="259" w:lineRule="auto"/>
        <w:ind w:left="1076" w:right="90" w:hanging="1091"/>
        <w:rPr>
          <w:ins w:id="166" w:author="Brown,James T" w:date="2019-02-03T14:14:00Z"/>
          <w:color w:val="000000" w:themeColor="text1"/>
        </w:rPr>
      </w:pPr>
    </w:p>
    <w:p w14:paraId="4D1A5B9E" w14:textId="77777777" w:rsidR="00206B10" w:rsidRDefault="00206B10">
      <w:pPr>
        <w:spacing w:line="259" w:lineRule="auto"/>
        <w:ind w:left="1076" w:right="90" w:hanging="1091"/>
        <w:rPr>
          <w:ins w:id="167" w:author="Brown,James T" w:date="2019-02-03T14:14:00Z"/>
          <w:color w:val="000000" w:themeColor="text1"/>
        </w:rPr>
      </w:pPr>
    </w:p>
    <w:p w14:paraId="0739A095" w14:textId="77777777" w:rsidR="00206B10" w:rsidRDefault="00206B10">
      <w:pPr>
        <w:spacing w:line="259" w:lineRule="auto"/>
        <w:ind w:left="1076" w:right="90" w:hanging="1091"/>
        <w:rPr>
          <w:ins w:id="168" w:author="Brown,James T" w:date="2019-02-03T14:14:00Z"/>
          <w:color w:val="000000" w:themeColor="text1"/>
        </w:rPr>
      </w:pPr>
    </w:p>
    <w:p w14:paraId="48D221FC" w14:textId="77777777" w:rsidR="00206B10" w:rsidRDefault="00206B10">
      <w:pPr>
        <w:spacing w:line="259" w:lineRule="auto"/>
        <w:ind w:left="1076" w:right="90" w:hanging="1091"/>
        <w:rPr>
          <w:ins w:id="169" w:author="Brown,James T" w:date="2019-02-03T14:14:00Z"/>
          <w:color w:val="000000" w:themeColor="text1"/>
        </w:rPr>
      </w:pPr>
    </w:p>
    <w:p w14:paraId="406EA0AE" w14:textId="77777777" w:rsidR="00206B10" w:rsidRDefault="00206B10">
      <w:pPr>
        <w:spacing w:line="259" w:lineRule="auto"/>
        <w:ind w:left="1076" w:right="90" w:hanging="1091"/>
        <w:rPr>
          <w:ins w:id="170" w:author="Brown,James T" w:date="2019-02-03T14:14:00Z"/>
          <w:color w:val="000000" w:themeColor="text1"/>
        </w:rPr>
      </w:pPr>
    </w:p>
    <w:p w14:paraId="6F170EC5" w14:textId="77777777" w:rsidR="00206B10" w:rsidRDefault="00206B10">
      <w:pPr>
        <w:spacing w:line="259" w:lineRule="auto"/>
        <w:ind w:left="1076" w:right="90" w:hanging="1091"/>
        <w:rPr>
          <w:ins w:id="171" w:author="Brown,James T" w:date="2019-02-03T14:14:00Z"/>
          <w:color w:val="000000" w:themeColor="text1"/>
        </w:rPr>
      </w:pPr>
    </w:p>
    <w:p w14:paraId="629E9A6B" w14:textId="77777777" w:rsidR="00206B10" w:rsidRDefault="00206B10">
      <w:pPr>
        <w:spacing w:line="259" w:lineRule="auto"/>
        <w:ind w:left="1076" w:right="90" w:hanging="1091"/>
        <w:rPr>
          <w:ins w:id="172" w:author="Brown,James T" w:date="2019-02-03T14:14:00Z"/>
          <w:color w:val="000000" w:themeColor="text1"/>
        </w:rPr>
      </w:pPr>
    </w:p>
    <w:p w14:paraId="7996E8A3" w14:textId="77777777" w:rsidR="00206B10" w:rsidRDefault="00206B10">
      <w:pPr>
        <w:spacing w:line="259" w:lineRule="auto"/>
        <w:ind w:left="1076" w:right="90" w:hanging="1091"/>
        <w:rPr>
          <w:ins w:id="173" w:author="Brown,James T" w:date="2019-02-03T14:13:00Z"/>
          <w:color w:val="000000" w:themeColor="text1"/>
        </w:rPr>
      </w:pPr>
    </w:p>
    <w:p w14:paraId="2D67B964" w14:textId="77777777" w:rsidR="00206B10" w:rsidRDefault="00206B10">
      <w:pPr>
        <w:spacing w:line="259" w:lineRule="auto"/>
        <w:ind w:left="1076" w:right="90" w:hanging="1091"/>
        <w:rPr>
          <w:ins w:id="174"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75"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76"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77" w:author="Brown,James T" w:date="2019-02-03T14:14:00Z"/>
          <w:color w:val="000000" w:themeColor="text1"/>
        </w:rPr>
      </w:pPr>
    </w:p>
    <w:p w14:paraId="03228891" w14:textId="77777777" w:rsidR="00206B10" w:rsidRDefault="00206B10">
      <w:pPr>
        <w:spacing w:line="259" w:lineRule="auto"/>
        <w:ind w:left="1076" w:right="90" w:hanging="1091"/>
        <w:rPr>
          <w:ins w:id="178" w:author="Brown,James T" w:date="2019-02-03T14:14:00Z"/>
          <w:color w:val="000000" w:themeColor="text1"/>
        </w:rPr>
      </w:pPr>
    </w:p>
    <w:p w14:paraId="5EDDE044" w14:textId="77777777" w:rsidR="00206B10" w:rsidRDefault="00206B10">
      <w:pPr>
        <w:spacing w:line="259" w:lineRule="auto"/>
        <w:ind w:left="1076" w:right="90" w:hanging="1091"/>
        <w:rPr>
          <w:ins w:id="179" w:author="Brown,James T" w:date="2019-02-03T14:14:00Z"/>
          <w:color w:val="000000" w:themeColor="text1"/>
        </w:rPr>
      </w:pPr>
    </w:p>
    <w:p w14:paraId="00F17663" w14:textId="77777777" w:rsidR="00206B10" w:rsidRDefault="00206B10">
      <w:pPr>
        <w:spacing w:line="259" w:lineRule="auto"/>
        <w:ind w:left="1076" w:right="90" w:hanging="1091"/>
        <w:rPr>
          <w:ins w:id="180" w:author="Brown,James T" w:date="2019-02-03T14:14:00Z"/>
          <w:color w:val="000000" w:themeColor="text1"/>
        </w:rPr>
      </w:pPr>
    </w:p>
    <w:p w14:paraId="4A576ABD" w14:textId="77777777" w:rsidR="00206B10" w:rsidRDefault="00206B10">
      <w:pPr>
        <w:spacing w:line="259" w:lineRule="auto"/>
        <w:ind w:left="1076" w:right="90" w:hanging="1091"/>
        <w:rPr>
          <w:ins w:id="181" w:author="Brown,James T" w:date="2019-02-03T14:14:00Z"/>
          <w:color w:val="000000" w:themeColor="text1"/>
        </w:rPr>
      </w:pPr>
    </w:p>
    <w:p w14:paraId="16A6A609" w14:textId="77777777" w:rsidR="00206B10" w:rsidRDefault="00206B10">
      <w:pPr>
        <w:spacing w:line="259" w:lineRule="auto"/>
        <w:ind w:left="1076" w:right="90" w:hanging="1091"/>
        <w:rPr>
          <w:ins w:id="182" w:author="Brown,James T" w:date="2019-02-03T14:14:00Z"/>
          <w:color w:val="000000" w:themeColor="text1"/>
        </w:rPr>
      </w:pPr>
    </w:p>
    <w:p w14:paraId="123C7041" w14:textId="77777777" w:rsidR="00206B10" w:rsidRDefault="00206B10">
      <w:pPr>
        <w:spacing w:line="259" w:lineRule="auto"/>
        <w:ind w:left="1076" w:right="90" w:hanging="1091"/>
        <w:rPr>
          <w:ins w:id="183" w:author="Brown,James T" w:date="2019-02-03T14:14:00Z"/>
          <w:color w:val="000000" w:themeColor="text1"/>
        </w:rPr>
      </w:pPr>
    </w:p>
    <w:p w14:paraId="33AB1DF1" w14:textId="77777777" w:rsidR="00206B10" w:rsidRDefault="00206B10">
      <w:pPr>
        <w:spacing w:line="259" w:lineRule="auto"/>
        <w:ind w:left="1076" w:right="90" w:hanging="1091"/>
        <w:rPr>
          <w:ins w:id="184" w:author="Brown,James T" w:date="2019-02-03T14:14:00Z"/>
          <w:color w:val="000000" w:themeColor="text1"/>
        </w:rPr>
      </w:pPr>
    </w:p>
    <w:p w14:paraId="46A88675" w14:textId="77777777" w:rsidR="00206B10" w:rsidRDefault="00206B10">
      <w:pPr>
        <w:spacing w:line="259" w:lineRule="auto"/>
        <w:ind w:left="1076" w:right="90" w:hanging="1091"/>
        <w:rPr>
          <w:ins w:id="185" w:author="Brown,James T" w:date="2019-02-03T14:14:00Z"/>
          <w:color w:val="000000" w:themeColor="text1"/>
        </w:rPr>
      </w:pPr>
    </w:p>
    <w:p w14:paraId="4A3B2386" w14:textId="77777777" w:rsidR="00206B10" w:rsidRDefault="00206B10">
      <w:pPr>
        <w:spacing w:line="259" w:lineRule="auto"/>
        <w:ind w:left="1076" w:right="90" w:hanging="1091"/>
        <w:rPr>
          <w:ins w:id="186" w:author="Brown,James T" w:date="2019-02-03T14:14:00Z"/>
          <w:color w:val="000000" w:themeColor="text1"/>
        </w:rPr>
      </w:pPr>
    </w:p>
    <w:p w14:paraId="59CEB088" w14:textId="77777777" w:rsidR="00206B10" w:rsidRDefault="00206B10">
      <w:pPr>
        <w:spacing w:line="259" w:lineRule="auto"/>
        <w:ind w:left="1076" w:right="90" w:hanging="1091"/>
        <w:rPr>
          <w:ins w:id="187" w:author="Brown,James T" w:date="2019-02-03T14:14:00Z"/>
          <w:color w:val="000000" w:themeColor="text1"/>
        </w:rPr>
      </w:pPr>
    </w:p>
    <w:p w14:paraId="69573DFA" w14:textId="77777777" w:rsidR="00206B10" w:rsidRDefault="00206B10">
      <w:pPr>
        <w:spacing w:line="259" w:lineRule="auto"/>
        <w:ind w:left="1076" w:right="90" w:hanging="1091"/>
        <w:rPr>
          <w:ins w:id="188" w:author="Brown,James T" w:date="2019-02-03T14:14:00Z"/>
          <w:color w:val="000000" w:themeColor="text1"/>
        </w:rPr>
      </w:pPr>
    </w:p>
    <w:p w14:paraId="52F1813A" w14:textId="77777777" w:rsidR="00206B10" w:rsidRDefault="00206B10">
      <w:pPr>
        <w:spacing w:line="259" w:lineRule="auto"/>
        <w:ind w:left="1076" w:right="90" w:hanging="1091"/>
        <w:rPr>
          <w:ins w:id="189" w:author="Brown,James T" w:date="2019-02-03T14:14:00Z"/>
          <w:color w:val="000000" w:themeColor="text1"/>
        </w:rPr>
      </w:pPr>
    </w:p>
    <w:p w14:paraId="15F76D02" w14:textId="77777777" w:rsidR="00206B10" w:rsidRDefault="00206B10">
      <w:pPr>
        <w:spacing w:line="259" w:lineRule="auto"/>
        <w:ind w:left="1076" w:right="90" w:hanging="1091"/>
        <w:rPr>
          <w:ins w:id="190" w:author="Brown,James T" w:date="2019-02-03T14:14:00Z"/>
          <w:color w:val="000000" w:themeColor="text1"/>
        </w:rPr>
      </w:pPr>
    </w:p>
    <w:p w14:paraId="501D9E86" w14:textId="77777777" w:rsidR="00206B10" w:rsidRDefault="00206B10">
      <w:pPr>
        <w:spacing w:line="259" w:lineRule="auto"/>
        <w:ind w:left="1076" w:right="90" w:hanging="1091"/>
        <w:rPr>
          <w:ins w:id="191" w:author="Brown,James T" w:date="2019-02-03T14:14:00Z"/>
          <w:color w:val="000000" w:themeColor="text1"/>
        </w:rPr>
      </w:pPr>
    </w:p>
    <w:p w14:paraId="1B574862" w14:textId="77777777" w:rsidR="00206B10" w:rsidRDefault="00206B10">
      <w:pPr>
        <w:spacing w:line="259" w:lineRule="auto"/>
        <w:ind w:left="1076" w:right="90" w:hanging="1091"/>
        <w:rPr>
          <w:ins w:id="192" w:author="Brown,James T" w:date="2019-02-03T14:14:00Z"/>
          <w:color w:val="000000" w:themeColor="text1"/>
        </w:rPr>
      </w:pPr>
    </w:p>
    <w:p w14:paraId="7E8098EF" w14:textId="77777777" w:rsidR="00206B10" w:rsidRDefault="00206B10">
      <w:pPr>
        <w:spacing w:line="259" w:lineRule="auto"/>
        <w:ind w:left="1076" w:right="90" w:hanging="1091"/>
        <w:rPr>
          <w:ins w:id="193" w:author="Brown,James T" w:date="2019-02-03T14:14:00Z"/>
          <w:color w:val="000000" w:themeColor="text1"/>
        </w:rPr>
      </w:pPr>
    </w:p>
    <w:p w14:paraId="26781804" w14:textId="77777777" w:rsidR="00206B10" w:rsidRDefault="00206B10">
      <w:pPr>
        <w:spacing w:line="259" w:lineRule="auto"/>
        <w:ind w:left="1076" w:right="90" w:hanging="1091"/>
        <w:rPr>
          <w:ins w:id="194" w:author="Brown,James T" w:date="2019-02-03T14:14:00Z"/>
          <w:color w:val="000000" w:themeColor="text1"/>
        </w:rPr>
      </w:pPr>
    </w:p>
    <w:p w14:paraId="683E096C" w14:textId="77777777" w:rsidR="00206B10" w:rsidRDefault="00206B10">
      <w:pPr>
        <w:spacing w:line="259" w:lineRule="auto"/>
        <w:ind w:left="1076" w:right="90" w:hanging="1091"/>
        <w:rPr>
          <w:ins w:id="195" w:author="Brown,James T" w:date="2019-02-03T14:14:00Z"/>
          <w:color w:val="000000" w:themeColor="text1"/>
        </w:rPr>
      </w:pPr>
    </w:p>
    <w:p w14:paraId="2EFC6860" w14:textId="77777777" w:rsidR="00206B10" w:rsidRDefault="00206B10">
      <w:pPr>
        <w:spacing w:line="259" w:lineRule="auto"/>
        <w:ind w:left="1076" w:right="90" w:hanging="1091"/>
        <w:rPr>
          <w:ins w:id="196" w:author="Brown,James T" w:date="2019-02-03T14:14:00Z"/>
          <w:color w:val="000000" w:themeColor="text1"/>
        </w:rPr>
      </w:pPr>
    </w:p>
    <w:p w14:paraId="243CF32F" w14:textId="77777777" w:rsidR="00206B10" w:rsidRDefault="00206B10">
      <w:pPr>
        <w:spacing w:line="259" w:lineRule="auto"/>
        <w:ind w:left="1076" w:right="90" w:hanging="1091"/>
        <w:rPr>
          <w:ins w:id="197" w:author="Brown,James T" w:date="2019-02-03T14:14:00Z"/>
          <w:color w:val="000000" w:themeColor="text1"/>
        </w:rPr>
      </w:pPr>
    </w:p>
    <w:p w14:paraId="514A106A" w14:textId="77777777" w:rsidR="00206B10" w:rsidRDefault="00206B10">
      <w:pPr>
        <w:spacing w:line="259" w:lineRule="auto"/>
        <w:ind w:left="1076" w:right="90" w:hanging="1091"/>
        <w:rPr>
          <w:ins w:id="198" w:author="Brown,James T" w:date="2019-02-03T14:14:00Z"/>
          <w:color w:val="000000" w:themeColor="text1"/>
        </w:rPr>
      </w:pPr>
    </w:p>
    <w:p w14:paraId="21649125" w14:textId="77777777" w:rsidR="00206B10" w:rsidRDefault="00206B10">
      <w:pPr>
        <w:spacing w:line="259" w:lineRule="auto"/>
        <w:ind w:left="1076" w:right="90" w:hanging="1091"/>
        <w:rPr>
          <w:ins w:id="199" w:author="Brown,James T" w:date="2019-02-03T14:14:00Z"/>
          <w:color w:val="000000" w:themeColor="text1"/>
        </w:rPr>
      </w:pPr>
    </w:p>
    <w:p w14:paraId="2A20FBBB" w14:textId="77777777" w:rsidR="00206B10" w:rsidRDefault="00206B10">
      <w:pPr>
        <w:spacing w:line="259" w:lineRule="auto"/>
        <w:ind w:left="1076" w:right="90" w:hanging="1091"/>
        <w:rPr>
          <w:ins w:id="200" w:author="Brown,James T" w:date="2019-02-03T14:14:00Z"/>
          <w:color w:val="000000" w:themeColor="text1"/>
        </w:rPr>
      </w:pPr>
    </w:p>
    <w:p w14:paraId="4E65ECC1" w14:textId="77777777" w:rsidR="00206B10" w:rsidRDefault="00206B10">
      <w:pPr>
        <w:spacing w:line="259" w:lineRule="auto"/>
        <w:ind w:left="1076" w:right="90" w:hanging="1091"/>
        <w:rPr>
          <w:ins w:id="201" w:author="Brown,James T" w:date="2019-02-03T14:14:00Z"/>
          <w:color w:val="000000" w:themeColor="text1"/>
        </w:rPr>
      </w:pPr>
    </w:p>
    <w:p w14:paraId="37388E51" w14:textId="77777777" w:rsidR="00206B10" w:rsidRDefault="00206B10">
      <w:pPr>
        <w:spacing w:line="259" w:lineRule="auto"/>
        <w:ind w:left="1076" w:right="90" w:hanging="1091"/>
        <w:rPr>
          <w:ins w:id="202" w:author="Brown,James T" w:date="2019-02-03T14:14:00Z"/>
          <w:color w:val="000000" w:themeColor="text1"/>
        </w:rPr>
      </w:pPr>
    </w:p>
    <w:p w14:paraId="0FB889FA" w14:textId="77777777" w:rsidR="00206B10" w:rsidRDefault="00206B10">
      <w:pPr>
        <w:spacing w:line="259" w:lineRule="auto"/>
        <w:ind w:left="1076" w:right="90" w:hanging="1091"/>
        <w:rPr>
          <w:ins w:id="203" w:author="Brown,James T" w:date="2019-02-03T14:14:00Z"/>
          <w:color w:val="000000" w:themeColor="text1"/>
        </w:rPr>
      </w:pPr>
    </w:p>
    <w:p w14:paraId="3591F96A" w14:textId="77777777" w:rsidR="00206B10" w:rsidRDefault="00206B10">
      <w:pPr>
        <w:spacing w:line="259" w:lineRule="auto"/>
        <w:ind w:left="1076" w:right="90" w:hanging="1091"/>
        <w:rPr>
          <w:ins w:id="204" w:author="Brown,James T" w:date="2019-02-03T14:14:00Z"/>
          <w:color w:val="000000" w:themeColor="text1"/>
        </w:rPr>
      </w:pPr>
    </w:p>
    <w:p w14:paraId="3C1A16D3" w14:textId="77777777" w:rsidR="00206B10" w:rsidRDefault="00206B10">
      <w:pPr>
        <w:spacing w:line="259" w:lineRule="auto"/>
        <w:ind w:left="1076" w:right="90" w:hanging="1091"/>
        <w:rPr>
          <w:ins w:id="205" w:author="Brown,James T" w:date="2019-02-03T14:14:00Z"/>
          <w:color w:val="000000" w:themeColor="text1"/>
        </w:rPr>
      </w:pPr>
    </w:p>
    <w:p w14:paraId="4FEA62C9" w14:textId="77777777" w:rsidR="00206B10" w:rsidRDefault="00206B10">
      <w:pPr>
        <w:spacing w:line="259" w:lineRule="auto"/>
        <w:ind w:left="1076" w:right="90" w:hanging="1091"/>
        <w:rPr>
          <w:ins w:id="206" w:author="Brown,James T" w:date="2019-02-03T14:14:00Z"/>
          <w:color w:val="000000" w:themeColor="text1"/>
        </w:rPr>
      </w:pPr>
    </w:p>
    <w:p w14:paraId="6DDC9375" w14:textId="77777777" w:rsidR="00206B10" w:rsidRDefault="00206B10">
      <w:pPr>
        <w:spacing w:line="259" w:lineRule="auto"/>
        <w:ind w:left="1076" w:right="90" w:hanging="1091"/>
        <w:rPr>
          <w:ins w:id="207"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208"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209"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210" w:author="Brown,James T" w:date="2019-02-03T14:15:00Z"/>
          <w:color w:val="000000" w:themeColor="text1"/>
        </w:rPr>
      </w:pPr>
    </w:p>
    <w:p w14:paraId="54FF98B1" w14:textId="77777777" w:rsidR="00206B10" w:rsidRDefault="00206B10">
      <w:pPr>
        <w:spacing w:line="259" w:lineRule="auto"/>
        <w:ind w:left="1076" w:right="90" w:hanging="1091"/>
        <w:rPr>
          <w:ins w:id="211" w:author="Brown,James T" w:date="2019-02-03T14:15:00Z"/>
          <w:color w:val="000000" w:themeColor="text1"/>
        </w:rPr>
      </w:pPr>
    </w:p>
    <w:p w14:paraId="6C918EFF" w14:textId="77777777" w:rsidR="00206B10" w:rsidRDefault="00206B10">
      <w:pPr>
        <w:spacing w:line="259" w:lineRule="auto"/>
        <w:ind w:left="1076" w:right="90" w:hanging="1091"/>
        <w:rPr>
          <w:ins w:id="212" w:author="Brown,James T" w:date="2019-02-03T14:15:00Z"/>
          <w:color w:val="000000" w:themeColor="text1"/>
        </w:rPr>
      </w:pPr>
    </w:p>
    <w:p w14:paraId="2727BE88" w14:textId="77777777" w:rsidR="00206B10" w:rsidRDefault="00206B10">
      <w:pPr>
        <w:spacing w:line="259" w:lineRule="auto"/>
        <w:ind w:left="1076" w:right="90" w:hanging="1091"/>
        <w:rPr>
          <w:ins w:id="213" w:author="Brown,James T" w:date="2019-02-03T14:15:00Z"/>
          <w:color w:val="000000" w:themeColor="text1"/>
        </w:rPr>
      </w:pPr>
    </w:p>
    <w:p w14:paraId="3AC51E7B" w14:textId="77777777" w:rsidR="00206B10" w:rsidRDefault="00206B10">
      <w:pPr>
        <w:spacing w:line="259" w:lineRule="auto"/>
        <w:ind w:left="1076" w:right="90" w:hanging="1091"/>
        <w:rPr>
          <w:ins w:id="214" w:author="Brown,James T" w:date="2019-02-03T14:15:00Z"/>
          <w:color w:val="000000" w:themeColor="text1"/>
        </w:rPr>
      </w:pPr>
    </w:p>
    <w:p w14:paraId="372F1B91" w14:textId="77777777" w:rsidR="00206B10" w:rsidRDefault="00206B10">
      <w:pPr>
        <w:spacing w:line="259" w:lineRule="auto"/>
        <w:ind w:left="1076" w:right="90" w:hanging="1091"/>
        <w:rPr>
          <w:ins w:id="215" w:author="Brown,James T" w:date="2019-02-03T14:15:00Z"/>
          <w:color w:val="000000" w:themeColor="text1"/>
        </w:rPr>
      </w:pPr>
    </w:p>
    <w:p w14:paraId="25415D13" w14:textId="77777777" w:rsidR="00206B10" w:rsidRDefault="00206B10">
      <w:pPr>
        <w:spacing w:line="259" w:lineRule="auto"/>
        <w:ind w:left="1076" w:right="90" w:hanging="1091"/>
        <w:rPr>
          <w:ins w:id="216" w:author="Brown,James T" w:date="2019-02-03T14:15:00Z"/>
          <w:color w:val="000000" w:themeColor="text1"/>
        </w:rPr>
      </w:pPr>
    </w:p>
    <w:p w14:paraId="579C5BBF" w14:textId="77777777" w:rsidR="00206B10" w:rsidRDefault="00206B10">
      <w:pPr>
        <w:spacing w:line="259" w:lineRule="auto"/>
        <w:ind w:left="1076" w:right="90" w:hanging="1091"/>
        <w:rPr>
          <w:ins w:id="217"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18"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19"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20"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21"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222" w:author="Brown,James T" w:date="2019-02-10T17:35:00Z"/>
          <w:color w:val="000000" w:themeColor="text1"/>
        </w:rPr>
      </w:pPr>
    </w:p>
    <w:p w14:paraId="3E0296AC" w14:textId="77777777" w:rsidR="00C34FA8" w:rsidRDefault="00C34FA8">
      <w:pPr>
        <w:spacing w:line="259" w:lineRule="auto"/>
        <w:ind w:left="1076" w:right="90" w:hanging="1091"/>
        <w:rPr>
          <w:ins w:id="223" w:author="Brown,James T" w:date="2019-02-10T17:35:00Z"/>
          <w:color w:val="000000" w:themeColor="text1"/>
        </w:rPr>
      </w:pPr>
    </w:p>
    <w:p w14:paraId="045B1FC0" w14:textId="77777777" w:rsidR="00C34FA8" w:rsidRDefault="00C34FA8">
      <w:pPr>
        <w:spacing w:line="259" w:lineRule="auto"/>
        <w:ind w:left="1076" w:right="90" w:hanging="1091"/>
        <w:rPr>
          <w:ins w:id="224" w:author="Brown,James T" w:date="2019-02-10T17:35:00Z"/>
          <w:color w:val="000000" w:themeColor="text1"/>
        </w:rPr>
      </w:pPr>
    </w:p>
    <w:p w14:paraId="36DDC55E" w14:textId="77777777" w:rsidR="00C34FA8" w:rsidRDefault="00C34FA8">
      <w:pPr>
        <w:spacing w:line="259" w:lineRule="auto"/>
        <w:ind w:left="1076" w:right="90" w:hanging="1091"/>
        <w:rPr>
          <w:ins w:id="225"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26"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227" w:author="Brown,James T" w:date="2019-02-10T17:35:00Z"/>
          <w:color w:val="000000" w:themeColor="text1"/>
        </w:rPr>
      </w:pPr>
    </w:p>
    <w:p w14:paraId="49821C92" w14:textId="77777777" w:rsidR="00C34FA8" w:rsidRDefault="00C34FA8">
      <w:pPr>
        <w:spacing w:after="174" w:line="259" w:lineRule="auto"/>
        <w:ind w:right="80"/>
        <w:jc w:val="center"/>
        <w:rPr>
          <w:ins w:id="228" w:author="Brown,James T" w:date="2019-02-10T17:35:00Z"/>
          <w:color w:val="000000" w:themeColor="text1"/>
        </w:rPr>
      </w:pPr>
    </w:p>
    <w:p w14:paraId="1F8EEE13" w14:textId="77777777" w:rsidR="00C34FA8" w:rsidRDefault="00C34FA8">
      <w:pPr>
        <w:spacing w:after="174" w:line="259" w:lineRule="auto"/>
        <w:ind w:right="80"/>
        <w:jc w:val="center"/>
        <w:rPr>
          <w:ins w:id="229" w:author="Brown,James T" w:date="2019-02-10T17:35:00Z"/>
          <w:color w:val="000000" w:themeColor="text1"/>
        </w:rPr>
      </w:pPr>
    </w:p>
    <w:p w14:paraId="49500AFF" w14:textId="77777777" w:rsidR="00C34FA8" w:rsidRDefault="00C34FA8">
      <w:pPr>
        <w:spacing w:after="174" w:line="259" w:lineRule="auto"/>
        <w:ind w:right="80"/>
        <w:jc w:val="center"/>
        <w:rPr>
          <w:ins w:id="230" w:author="Brown,James T" w:date="2019-02-10T17:35:00Z"/>
          <w:color w:val="000000" w:themeColor="text1"/>
        </w:rPr>
      </w:pPr>
    </w:p>
    <w:p w14:paraId="1EC2A60A" w14:textId="77777777" w:rsidR="00C34FA8" w:rsidRDefault="00C34FA8">
      <w:pPr>
        <w:spacing w:after="174" w:line="259" w:lineRule="auto"/>
        <w:ind w:right="80"/>
        <w:jc w:val="center"/>
        <w:rPr>
          <w:ins w:id="231" w:author="Brown,James T" w:date="2019-02-10T17:35:00Z"/>
          <w:color w:val="000000" w:themeColor="text1"/>
        </w:rPr>
      </w:pPr>
    </w:p>
    <w:p w14:paraId="2C689976" w14:textId="77777777" w:rsidR="00C34FA8" w:rsidRDefault="00C34FA8">
      <w:pPr>
        <w:spacing w:after="174" w:line="259" w:lineRule="auto"/>
        <w:ind w:right="80"/>
        <w:jc w:val="center"/>
        <w:rPr>
          <w:ins w:id="232" w:author="Brown,James T" w:date="2019-02-10T17:35:00Z"/>
          <w:color w:val="000000" w:themeColor="text1"/>
        </w:rPr>
      </w:pPr>
    </w:p>
    <w:p w14:paraId="43D416D0" w14:textId="77777777" w:rsidR="00C34FA8" w:rsidRDefault="00C34FA8">
      <w:pPr>
        <w:spacing w:after="174" w:line="259" w:lineRule="auto"/>
        <w:ind w:right="80"/>
        <w:jc w:val="center"/>
        <w:rPr>
          <w:ins w:id="233" w:author="Brown,James T" w:date="2019-02-10T17:35:00Z"/>
          <w:color w:val="000000" w:themeColor="text1"/>
        </w:rPr>
      </w:pPr>
    </w:p>
    <w:p w14:paraId="3A7C0653" w14:textId="77777777" w:rsidR="00C34FA8" w:rsidRDefault="00C34FA8">
      <w:pPr>
        <w:spacing w:after="174" w:line="259" w:lineRule="auto"/>
        <w:ind w:right="80"/>
        <w:jc w:val="center"/>
        <w:rPr>
          <w:ins w:id="234"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lipides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35"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35"/>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36"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36"/>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2BBE6340"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7CA2D429" w14:textId="77777777" w:rsidR="008F69F1" w:rsidRDefault="008F69F1">
      <w:pPr>
        <w:pStyle w:val="CommentText"/>
      </w:pPr>
      <w:r>
        <w:rPr>
          <w:rStyle w:val="CommentReference"/>
        </w:rPr>
        <w:annotationRef/>
      </w:r>
      <w:r>
        <w:t xml:space="preserve">Please think about the logic of what you wrote and let’s revisit. </w:t>
      </w:r>
    </w:p>
  </w:comment>
  <w:comment w:id="1" w:author="Brown,James T" w:date="2019-02-15T14:07:00Z" w:initials="BT">
    <w:p w14:paraId="7922E09B" w14:textId="5F62A493" w:rsidR="008F69F1" w:rsidRDefault="008F69F1">
      <w:pPr>
        <w:pStyle w:val="CommentText"/>
      </w:pPr>
      <w:r>
        <w:rPr>
          <w:rStyle w:val="CommentReference"/>
        </w:rPr>
        <w:annotationRef/>
      </w:r>
      <w:r>
        <w:t>Witty is fine but make sure you are being accurate</w:t>
      </w:r>
    </w:p>
  </w:comment>
  <w:comment w:id="2" w:author="Brown,James T" w:date="2019-02-05T18:29:00Z" w:initials="BT">
    <w:p w14:paraId="0DB21671" w14:textId="77777777" w:rsidR="008F69F1" w:rsidRDefault="008F69F1">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8F69F1" w:rsidRDefault="008F69F1">
      <w:pPr>
        <w:pStyle w:val="CommentText"/>
      </w:pPr>
      <w:r>
        <w:rPr>
          <w:rStyle w:val="CommentReference"/>
        </w:rPr>
        <w:annotationRef/>
      </w:r>
      <w:r>
        <w:t>This list does not match text</w:t>
      </w:r>
    </w:p>
  </w:comment>
  <w:comment w:id="14" w:author="Brown,James T" w:date="2019-02-19T13:08:00Z" w:initials="BT">
    <w:p w14:paraId="74AA2733" w14:textId="6AF791F8" w:rsidR="00316A0E" w:rsidRDefault="00316A0E">
      <w:pPr>
        <w:pStyle w:val="CommentText"/>
      </w:pPr>
      <w:r>
        <w:rPr>
          <w:rStyle w:val="CommentReference"/>
        </w:rPr>
        <w:annotationRef/>
      </w:r>
      <w:r>
        <w:t xml:space="preserve">This section has not been edited </w:t>
      </w:r>
    </w:p>
  </w:comment>
  <w:comment w:id="18" w:author="Brown,James T" w:date="2019-02-19T13:12:00Z" w:initials="BT">
    <w:p w14:paraId="035B1E7E" w14:textId="76FC0AD3" w:rsidR="004861D9" w:rsidRDefault="004861D9">
      <w:pPr>
        <w:pStyle w:val="CommentText"/>
      </w:pPr>
      <w:r>
        <w:rPr>
          <w:rStyle w:val="CommentReference"/>
        </w:rPr>
        <w:annotationRef/>
      </w:r>
      <w:r>
        <w:t>Please provide comment on this section</w:t>
      </w:r>
    </w:p>
  </w:comment>
  <w:comment w:id="35" w:author="Dan Hahn" w:date="2019-02-18T08:39:00Z" w:initials="DH">
    <w:p w14:paraId="34087017" w14:textId="77777777" w:rsidR="000C1702" w:rsidRDefault="000C1702" w:rsidP="000C1702">
      <w:pPr>
        <w:pStyle w:val="CommentText"/>
      </w:pPr>
      <w:r>
        <w:rPr>
          <w:rStyle w:val="CommentReference"/>
        </w:rPr>
        <w:annotationRef/>
      </w:r>
      <w:r>
        <w:t xml:space="preserve">Why did you not do this same analysis in the paragraph below with the wandering day? </w:t>
      </w:r>
    </w:p>
  </w:comment>
  <w:comment w:id="36" w:author="Brown,James T" w:date="2019-02-18T17:21:00Z" w:initials="BT">
    <w:p w14:paraId="42C0DFCC" w14:textId="77777777" w:rsidR="000C1702" w:rsidRDefault="000C1702" w:rsidP="000C1702">
      <w:pPr>
        <w:pStyle w:val="CommentText"/>
      </w:pPr>
      <w:r>
        <w:rPr>
          <w:rStyle w:val="CommentReference"/>
        </w:rPr>
        <w:annotationRef/>
      </w:r>
      <w:r>
        <w:rPr>
          <w:rStyle w:val="CommentReference"/>
        </w:rPr>
        <w:t>Please see my comments below</w:t>
      </w:r>
    </w:p>
  </w:comment>
  <w:comment w:id="38" w:author="Dan Hahn" w:date="2019-02-18T08:37:00Z" w:initials="DH">
    <w:p w14:paraId="7C566CD9" w14:textId="77777777" w:rsidR="000C1702" w:rsidRDefault="000C1702" w:rsidP="000C1702">
      <w:pPr>
        <w:pStyle w:val="CommentText"/>
      </w:pPr>
      <w:r>
        <w:rPr>
          <w:rStyle w:val="CommentReference"/>
        </w:rPr>
        <w:annotationRef/>
      </w:r>
      <w:r>
        <w:t xml:space="preserve">I do not understand what is different between these two sentences. Why have the first sentence when the second sentence contains all the same information, but just broken down by genotype in a way that is more useful.  </w:t>
      </w:r>
    </w:p>
  </w:comment>
  <w:comment w:id="39" w:author="Brown,James T" w:date="2019-02-18T17:21:00Z" w:initials="BT">
    <w:p w14:paraId="1A9AB593" w14:textId="77777777" w:rsidR="000C1702" w:rsidRDefault="000C1702" w:rsidP="000C1702">
      <w:pPr>
        <w:pStyle w:val="CommentText"/>
      </w:pPr>
      <w:r>
        <w:rPr>
          <w:rStyle w:val="CommentReference"/>
        </w:rPr>
        <w:annotationRef/>
      </w:r>
      <w:r>
        <w:t>I removed the less specific statement.</w:t>
      </w:r>
    </w:p>
  </w:comment>
  <w:comment w:id="40" w:author="Dan Hahn" w:date="2019-02-18T08:39:00Z" w:initials="DH">
    <w:p w14:paraId="3C347BE1" w14:textId="77777777" w:rsidR="000C1702" w:rsidRDefault="000C1702" w:rsidP="000C1702">
      <w:pPr>
        <w:pStyle w:val="CommentText"/>
      </w:pPr>
      <w:r>
        <w:rPr>
          <w:rStyle w:val="CommentReference"/>
        </w:rPr>
        <w:annotationRef/>
      </w:r>
      <w:r>
        <w:t xml:space="preserve">Why did you not do this same analysis in the paragraph below with the wandering day? </w:t>
      </w:r>
    </w:p>
  </w:comment>
  <w:comment w:id="41" w:author="Brown,James T" w:date="2019-02-18T17:16:00Z" w:initials="BT">
    <w:p w14:paraId="44813869" w14:textId="77777777" w:rsidR="000C1702" w:rsidRDefault="000C1702" w:rsidP="000C1702">
      <w:pPr>
        <w:pStyle w:val="CommentText"/>
      </w:pPr>
      <w:r>
        <w:rPr>
          <w:rStyle w:val="CommentReference"/>
        </w:rPr>
        <w:annotationRef/>
      </w:r>
      <w:r>
        <w:t>I added the comparison of metabolic activity between deep and shallow diapause larvae on wandering day. Unfortunately I do not have data from the deep diapause larvae on that day due to the timing of Co2 sampling. Is what I have written ok, or should I exclude the stats I included and simply state that the data on the wandering day is unavailable?</w:t>
      </w:r>
    </w:p>
  </w:comment>
  <w:comment w:id="45" w:author="Dan" w:date="2019-02-15T13:12:00Z" w:initials="D">
    <w:p w14:paraId="28178C1E" w14:textId="11F60B7D" w:rsidR="008F69F1" w:rsidRDefault="008F69F1">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46" w:author="Brown,James T" w:date="2019-02-20T01:09:00Z" w:initials="BT">
    <w:p w14:paraId="3A7A8172" w14:textId="2B39EBE1" w:rsidR="00AE4FA4" w:rsidRDefault="00AE4FA4">
      <w:pPr>
        <w:pStyle w:val="CommentText"/>
      </w:pPr>
      <w:r>
        <w:rPr>
          <w:rStyle w:val="CommentReference"/>
        </w:rPr>
        <w:annotationRef/>
      </w:r>
      <w:r>
        <w:t xml:space="preserve">This comment has not been addressed yet </w:t>
      </w:r>
      <w:bookmarkStart w:id="47" w:name="_GoBack"/>
      <w:bookmarkEnd w:id="47"/>
    </w:p>
  </w:comment>
  <w:comment w:id="49" w:author="Dan" w:date="2019-01-29T10:27:00Z" w:initials="D">
    <w:p w14:paraId="24FEE2AE" w14:textId="77777777" w:rsidR="008F69F1" w:rsidRDefault="008F69F1">
      <w:pPr>
        <w:pStyle w:val="CommentText"/>
      </w:pPr>
      <w:r>
        <w:rPr>
          <w:rStyle w:val="CommentReference"/>
        </w:rPr>
        <w:annotationRef/>
      </w:r>
      <w:r>
        <w:t>You need a citation here.</w:t>
      </w:r>
    </w:p>
  </w:comment>
  <w:comment w:id="54" w:author="Dan" w:date="2019-01-29T10:29:00Z" w:initials="D">
    <w:p w14:paraId="614AE661" w14:textId="77777777" w:rsidR="008F69F1" w:rsidRDefault="008F69F1">
      <w:pPr>
        <w:pStyle w:val="CommentText"/>
      </w:pPr>
      <w:r>
        <w:rPr>
          <w:rStyle w:val="CommentReference"/>
        </w:rPr>
        <w:annotationRef/>
      </w:r>
      <w:r>
        <w:t xml:space="preserve">I do not understand this statement. What do you mean. Why do you not cite the Bradshaw study the first time you refer to it? </w:t>
      </w:r>
    </w:p>
  </w:comment>
  <w:comment w:id="55" w:author="Dan" w:date="2019-01-29T10:31:00Z" w:initials="D">
    <w:p w14:paraId="117507C9" w14:textId="77777777" w:rsidR="008F69F1" w:rsidRDefault="008F69F1">
      <w:pPr>
        <w:pStyle w:val="CommentText"/>
      </w:pPr>
      <w:r>
        <w:rPr>
          <w:rStyle w:val="CommentReference"/>
        </w:rPr>
        <w:annotationRef/>
      </w:r>
      <w:r>
        <w:t xml:space="preserve">Cut this down and combine it with the previous sentence.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74AA2733" w15:done="0"/>
  <w15:commentEx w15:paraId="035B1E7E" w15:done="0"/>
  <w15:commentEx w15:paraId="34087017" w15:done="0"/>
  <w15:commentEx w15:paraId="42C0DFCC" w15:paraIdParent="34087017" w15:done="0"/>
  <w15:commentEx w15:paraId="7C566CD9" w15:done="0"/>
  <w15:commentEx w15:paraId="1A9AB593" w15:paraIdParent="7C566CD9" w15:done="0"/>
  <w15:commentEx w15:paraId="3C347BE1" w15:done="0"/>
  <w15:commentEx w15:paraId="44813869" w15:paraIdParent="3C347BE1" w15:done="0"/>
  <w15:commentEx w15:paraId="28178C1E" w15:done="0"/>
  <w15:commentEx w15:paraId="3A7A8172" w15:paraIdParent="28178C1E" w15:done="0"/>
  <w15:commentEx w15:paraId="24FEE2AE" w15:done="0"/>
  <w15:commentEx w15:paraId="614AE661" w15:done="0"/>
  <w15:commentEx w15:paraId="117507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035B1E7E" w16cid:durableId="20167F27"/>
  <w16cid:commentId w16cid:paraId="34087017" w16cid:durableId="20155142"/>
  <w16cid:commentId w16cid:paraId="42C0DFCC" w16cid:durableId="2015680D"/>
  <w16cid:commentId w16cid:paraId="7C566CD9" w16cid:durableId="20155143"/>
  <w16cid:commentId w16cid:paraId="1A9AB593" w16cid:durableId="201567FE"/>
  <w16cid:commentId w16cid:paraId="3C347BE1" w16cid:durableId="2015578F"/>
  <w16cid:commentId w16cid:paraId="44813869" w16cid:durableId="20156708"/>
  <w16cid:commentId w16cid:paraId="28178C1E" w16cid:durableId="20114012"/>
  <w16cid:commentId w16cid:paraId="3A7A8172" w16cid:durableId="20172746"/>
  <w16cid:commentId w16cid:paraId="24FEE2AE" w16cid:durableId="20114015"/>
  <w16cid:commentId w16cid:paraId="614AE661" w16cid:durableId="201140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DA89E" w14:textId="77777777" w:rsidR="00B97FE1" w:rsidRDefault="00B97FE1">
      <w:pPr>
        <w:spacing w:after="0" w:line="240" w:lineRule="auto"/>
      </w:pPr>
      <w:r>
        <w:separator/>
      </w:r>
    </w:p>
  </w:endnote>
  <w:endnote w:type="continuationSeparator" w:id="0">
    <w:p w14:paraId="1B82822F" w14:textId="77777777" w:rsidR="00B97FE1" w:rsidRDefault="00B97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8F69F1" w:rsidRDefault="008F69F1">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8F69F1" w:rsidRDefault="008F69F1">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8F69F1" w:rsidRDefault="008F69F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8F69F1" w:rsidRDefault="008F69F1">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8F69F1" w:rsidRDefault="008F69F1">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8FEBD" w14:textId="77777777" w:rsidR="00B97FE1" w:rsidRDefault="00B97FE1">
      <w:pPr>
        <w:spacing w:after="0" w:line="240" w:lineRule="auto"/>
      </w:pPr>
      <w:r>
        <w:separator/>
      </w:r>
    </w:p>
  </w:footnote>
  <w:footnote w:type="continuationSeparator" w:id="0">
    <w:p w14:paraId="037B9CDF" w14:textId="77777777" w:rsidR="00B97FE1" w:rsidRDefault="00B97F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8F69F1" w:rsidRDefault="008F69F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8F69F1" w:rsidRDefault="008F69F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8F69F1" w:rsidRDefault="008F69F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8F69F1" w:rsidRDefault="008F69F1">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8F69F1" w:rsidRDefault="008F69F1">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8F69F1" w:rsidRDefault="008F69F1">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8F69F1" w:rsidRDefault="008F69F1">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8F69F1" w:rsidRDefault="008F69F1">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8F69F1" w:rsidRDefault="008F69F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46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25945"/>
    <w:rsid w:val="00047032"/>
    <w:rsid w:val="000472C3"/>
    <w:rsid w:val="00054F53"/>
    <w:rsid w:val="00062423"/>
    <w:rsid w:val="0006372C"/>
    <w:rsid w:val="0007129A"/>
    <w:rsid w:val="000978A9"/>
    <w:rsid w:val="000A008B"/>
    <w:rsid w:val="000A3338"/>
    <w:rsid w:val="000B42BD"/>
    <w:rsid w:val="000C1702"/>
    <w:rsid w:val="000D6E6E"/>
    <w:rsid w:val="000E1D1C"/>
    <w:rsid w:val="000E69EC"/>
    <w:rsid w:val="000F7BF5"/>
    <w:rsid w:val="001011C2"/>
    <w:rsid w:val="00101994"/>
    <w:rsid w:val="00115239"/>
    <w:rsid w:val="0014256A"/>
    <w:rsid w:val="00147FCB"/>
    <w:rsid w:val="001545B6"/>
    <w:rsid w:val="001600C3"/>
    <w:rsid w:val="00172C25"/>
    <w:rsid w:val="0017795F"/>
    <w:rsid w:val="00182BD7"/>
    <w:rsid w:val="001906B7"/>
    <w:rsid w:val="001945C9"/>
    <w:rsid w:val="001A3D3B"/>
    <w:rsid w:val="001B1721"/>
    <w:rsid w:val="001B2751"/>
    <w:rsid w:val="001B705E"/>
    <w:rsid w:val="001C527C"/>
    <w:rsid w:val="001C689C"/>
    <w:rsid w:val="001C6E15"/>
    <w:rsid w:val="001E7880"/>
    <w:rsid w:val="001F72E0"/>
    <w:rsid w:val="001F744C"/>
    <w:rsid w:val="00206B10"/>
    <w:rsid w:val="00210119"/>
    <w:rsid w:val="00213597"/>
    <w:rsid w:val="0023404A"/>
    <w:rsid w:val="00236194"/>
    <w:rsid w:val="002407FE"/>
    <w:rsid w:val="00246FC2"/>
    <w:rsid w:val="00247503"/>
    <w:rsid w:val="00251EBA"/>
    <w:rsid w:val="00271B96"/>
    <w:rsid w:val="00274996"/>
    <w:rsid w:val="00276582"/>
    <w:rsid w:val="002852DB"/>
    <w:rsid w:val="002959D9"/>
    <w:rsid w:val="002960D2"/>
    <w:rsid w:val="002B1BE1"/>
    <w:rsid w:val="002C384F"/>
    <w:rsid w:val="002C7438"/>
    <w:rsid w:val="002D0CB1"/>
    <w:rsid w:val="002D7BCE"/>
    <w:rsid w:val="002E1D44"/>
    <w:rsid w:val="002E45AE"/>
    <w:rsid w:val="002E461C"/>
    <w:rsid w:val="002F0CE8"/>
    <w:rsid w:val="00303713"/>
    <w:rsid w:val="00313940"/>
    <w:rsid w:val="00315D8F"/>
    <w:rsid w:val="00316A0E"/>
    <w:rsid w:val="00323875"/>
    <w:rsid w:val="003240C8"/>
    <w:rsid w:val="00333DE5"/>
    <w:rsid w:val="00336675"/>
    <w:rsid w:val="00345E06"/>
    <w:rsid w:val="0035668A"/>
    <w:rsid w:val="00356F97"/>
    <w:rsid w:val="003571AB"/>
    <w:rsid w:val="00362A5A"/>
    <w:rsid w:val="00362E05"/>
    <w:rsid w:val="003657F6"/>
    <w:rsid w:val="00365AF1"/>
    <w:rsid w:val="00385FDC"/>
    <w:rsid w:val="00387E32"/>
    <w:rsid w:val="003B2371"/>
    <w:rsid w:val="003B73A4"/>
    <w:rsid w:val="003C04C1"/>
    <w:rsid w:val="003C3E0E"/>
    <w:rsid w:val="003E7766"/>
    <w:rsid w:val="003F4583"/>
    <w:rsid w:val="004143C8"/>
    <w:rsid w:val="00415A22"/>
    <w:rsid w:val="0041772E"/>
    <w:rsid w:val="004179BB"/>
    <w:rsid w:val="00422199"/>
    <w:rsid w:val="00436603"/>
    <w:rsid w:val="004370E5"/>
    <w:rsid w:val="00445BE1"/>
    <w:rsid w:val="0045069E"/>
    <w:rsid w:val="00451DDE"/>
    <w:rsid w:val="004817D3"/>
    <w:rsid w:val="00483A1B"/>
    <w:rsid w:val="004861D9"/>
    <w:rsid w:val="0048650B"/>
    <w:rsid w:val="00490123"/>
    <w:rsid w:val="004917BE"/>
    <w:rsid w:val="004919E1"/>
    <w:rsid w:val="00495008"/>
    <w:rsid w:val="004A056B"/>
    <w:rsid w:val="004B74F2"/>
    <w:rsid w:val="004C310D"/>
    <w:rsid w:val="004D5603"/>
    <w:rsid w:val="004D56D5"/>
    <w:rsid w:val="004D5999"/>
    <w:rsid w:val="004E0D5A"/>
    <w:rsid w:val="004E7673"/>
    <w:rsid w:val="004F09C9"/>
    <w:rsid w:val="004F4745"/>
    <w:rsid w:val="00505FA1"/>
    <w:rsid w:val="0051573D"/>
    <w:rsid w:val="00527077"/>
    <w:rsid w:val="00534357"/>
    <w:rsid w:val="005460F9"/>
    <w:rsid w:val="005509FF"/>
    <w:rsid w:val="00560914"/>
    <w:rsid w:val="0056454F"/>
    <w:rsid w:val="0057015C"/>
    <w:rsid w:val="0058403E"/>
    <w:rsid w:val="005877E3"/>
    <w:rsid w:val="00590864"/>
    <w:rsid w:val="00597966"/>
    <w:rsid w:val="005A5F4B"/>
    <w:rsid w:val="005B0AE8"/>
    <w:rsid w:val="005B2DDE"/>
    <w:rsid w:val="005B3839"/>
    <w:rsid w:val="005B385A"/>
    <w:rsid w:val="005C0337"/>
    <w:rsid w:val="005D0A52"/>
    <w:rsid w:val="005D279F"/>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1300"/>
    <w:rsid w:val="006736AE"/>
    <w:rsid w:val="006746F1"/>
    <w:rsid w:val="006775CF"/>
    <w:rsid w:val="00684AFF"/>
    <w:rsid w:val="00690360"/>
    <w:rsid w:val="00695B9E"/>
    <w:rsid w:val="00697C07"/>
    <w:rsid w:val="006B3D7A"/>
    <w:rsid w:val="006B6BE0"/>
    <w:rsid w:val="006D2398"/>
    <w:rsid w:val="006D5CC4"/>
    <w:rsid w:val="006E4F43"/>
    <w:rsid w:val="006F58EA"/>
    <w:rsid w:val="006F5AD1"/>
    <w:rsid w:val="006F5EF4"/>
    <w:rsid w:val="007014B5"/>
    <w:rsid w:val="00702570"/>
    <w:rsid w:val="00706B3A"/>
    <w:rsid w:val="00706DE6"/>
    <w:rsid w:val="007217F9"/>
    <w:rsid w:val="00725EDF"/>
    <w:rsid w:val="007379D9"/>
    <w:rsid w:val="00754F0B"/>
    <w:rsid w:val="00771B0C"/>
    <w:rsid w:val="00774337"/>
    <w:rsid w:val="007B2067"/>
    <w:rsid w:val="007B4027"/>
    <w:rsid w:val="007B6F1F"/>
    <w:rsid w:val="007C1A3D"/>
    <w:rsid w:val="007C3B04"/>
    <w:rsid w:val="007F477F"/>
    <w:rsid w:val="007F6A28"/>
    <w:rsid w:val="007F71BB"/>
    <w:rsid w:val="00802C2B"/>
    <w:rsid w:val="00803A00"/>
    <w:rsid w:val="00815CA8"/>
    <w:rsid w:val="00815FCF"/>
    <w:rsid w:val="008179E2"/>
    <w:rsid w:val="008208FB"/>
    <w:rsid w:val="008225B1"/>
    <w:rsid w:val="008262F8"/>
    <w:rsid w:val="00827493"/>
    <w:rsid w:val="008364BC"/>
    <w:rsid w:val="00836E2F"/>
    <w:rsid w:val="00844C2B"/>
    <w:rsid w:val="008512BD"/>
    <w:rsid w:val="008853EC"/>
    <w:rsid w:val="008A020F"/>
    <w:rsid w:val="008C1CBB"/>
    <w:rsid w:val="008C20D0"/>
    <w:rsid w:val="008D03F4"/>
    <w:rsid w:val="008D7A38"/>
    <w:rsid w:val="008E5D13"/>
    <w:rsid w:val="008E6E23"/>
    <w:rsid w:val="008E70F7"/>
    <w:rsid w:val="008F5C7F"/>
    <w:rsid w:val="008F69F1"/>
    <w:rsid w:val="00901907"/>
    <w:rsid w:val="00901C16"/>
    <w:rsid w:val="00914942"/>
    <w:rsid w:val="0094006B"/>
    <w:rsid w:val="00941D82"/>
    <w:rsid w:val="0094291C"/>
    <w:rsid w:val="009514F6"/>
    <w:rsid w:val="00952DBE"/>
    <w:rsid w:val="0097178C"/>
    <w:rsid w:val="00973830"/>
    <w:rsid w:val="00983588"/>
    <w:rsid w:val="00983C43"/>
    <w:rsid w:val="00990B2E"/>
    <w:rsid w:val="00993EDE"/>
    <w:rsid w:val="009963D9"/>
    <w:rsid w:val="009972D1"/>
    <w:rsid w:val="00997F25"/>
    <w:rsid w:val="009B7A17"/>
    <w:rsid w:val="009C1240"/>
    <w:rsid w:val="009C22D2"/>
    <w:rsid w:val="009D38F1"/>
    <w:rsid w:val="009E5A7B"/>
    <w:rsid w:val="009E654B"/>
    <w:rsid w:val="009F6006"/>
    <w:rsid w:val="009F77D8"/>
    <w:rsid w:val="00A1298B"/>
    <w:rsid w:val="00A13F24"/>
    <w:rsid w:val="00A21756"/>
    <w:rsid w:val="00A221E4"/>
    <w:rsid w:val="00A32000"/>
    <w:rsid w:val="00A33568"/>
    <w:rsid w:val="00A37F0F"/>
    <w:rsid w:val="00A618CD"/>
    <w:rsid w:val="00A75D96"/>
    <w:rsid w:val="00A80103"/>
    <w:rsid w:val="00A87CB6"/>
    <w:rsid w:val="00AA1215"/>
    <w:rsid w:val="00AA5659"/>
    <w:rsid w:val="00AA6878"/>
    <w:rsid w:val="00AB6EF8"/>
    <w:rsid w:val="00AC10D3"/>
    <w:rsid w:val="00AC406C"/>
    <w:rsid w:val="00AD07F1"/>
    <w:rsid w:val="00AE4FA4"/>
    <w:rsid w:val="00AF74AF"/>
    <w:rsid w:val="00B04401"/>
    <w:rsid w:val="00B134B2"/>
    <w:rsid w:val="00B155A8"/>
    <w:rsid w:val="00B2050F"/>
    <w:rsid w:val="00B211B5"/>
    <w:rsid w:val="00B22515"/>
    <w:rsid w:val="00B30EA8"/>
    <w:rsid w:val="00B47FF0"/>
    <w:rsid w:val="00B662AB"/>
    <w:rsid w:val="00B71FB5"/>
    <w:rsid w:val="00B97FE1"/>
    <w:rsid w:val="00BC1BD3"/>
    <w:rsid w:val="00BC2E50"/>
    <w:rsid w:val="00BD12C4"/>
    <w:rsid w:val="00BD276A"/>
    <w:rsid w:val="00BD5589"/>
    <w:rsid w:val="00BD7F7C"/>
    <w:rsid w:val="00BE155D"/>
    <w:rsid w:val="00BF1B56"/>
    <w:rsid w:val="00BF2F90"/>
    <w:rsid w:val="00BF42BE"/>
    <w:rsid w:val="00BF7588"/>
    <w:rsid w:val="00BF7E6C"/>
    <w:rsid w:val="00C01CC2"/>
    <w:rsid w:val="00C040FA"/>
    <w:rsid w:val="00C0546D"/>
    <w:rsid w:val="00C056A1"/>
    <w:rsid w:val="00C11ECF"/>
    <w:rsid w:val="00C136E2"/>
    <w:rsid w:val="00C34FA8"/>
    <w:rsid w:val="00C41DB6"/>
    <w:rsid w:val="00C66C78"/>
    <w:rsid w:val="00C66D59"/>
    <w:rsid w:val="00C76997"/>
    <w:rsid w:val="00C82911"/>
    <w:rsid w:val="00C82E8F"/>
    <w:rsid w:val="00C87443"/>
    <w:rsid w:val="00C87785"/>
    <w:rsid w:val="00C96BC2"/>
    <w:rsid w:val="00CA7658"/>
    <w:rsid w:val="00CB11F9"/>
    <w:rsid w:val="00CC258C"/>
    <w:rsid w:val="00CC4ED7"/>
    <w:rsid w:val="00CD2223"/>
    <w:rsid w:val="00CE2926"/>
    <w:rsid w:val="00CE5B15"/>
    <w:rsid w:val="00CE6CA8"/>
    <w:rsid w:val="00CF1B1E"/>
    <w:rsid w:val="00CF55C9"/>
    <w:rsid w:val="00CF6A55"/>
    <w:rsid w:val="00D00400"/>
    <w:rsid w:val="00D00CC9"/>
    <w:rsid w:val="00D06134"/>
    <w:rsid w:val="00D158A8"/>
    <w:rsid w:val="00D24788"/>
    <w:rsid w:val="00D27C9E"/>
    <w:rsid w:val="00D46D38"/>
    <w:rsid w:val="00D6319F"/>
    <w:rsid w:val="00D66BA6"/>
    <w:rsid w:val="00D73143"/>
    <w:rsid w:val="00D7323C"/>
    <w:rsid w:val="00D87B08"/>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21FFA"/>
    <w:rsid w:val="00E26727"/>
    <w:rsid w:val="00E3506E"/>
    <w:rsid w:val="00E3519C"/>
    <w:rsid w:val="00E3698F"/>
    <w:rsid w:val="00E36B65"/>
    <w:rsid w:val="00E371DB"/>
    <w:rsid w:val="00E50ACD"/>
    <w:rsid w:val="00E5235D"/>
    <w:rsid w:val="00E52F17"/>
    <w:rsid w:val="00E66393"/>
    <w:rsid w:val="00E72777"/>
    <w:rsid w:val="00E819EC"/>
    <w:rsid w:val="00E872D5"/>
    <w:rsid w:val="00E93C90"/>
    <w:rsid w:val="00EA0CCB"/>
    <w:rsid w:val="00EB1638"/>
    <w:rsid w:val="00EC3B40"/>
    <w:rsid w:val="00EE093B"/>
    <w:rsid w:val="00EF16C4"/>
    <w:rsid w:val="00EF3DED"/>
    <w:rsid w:val="00F06552"/>
    <w:rsid w:val="00F1002A"/>
    <w:rsid w:val="00F12617"/>
    <w:rsid w:val="00F2538A"/>
    <w:rsid w:val="00F30860"/>
    <w:rsid w:val="00F416C8"/>
    <w:rsid w:val="00F60F18"/>
    <w:rsid w:val="00F61314"/>
    <w:rsid w:val="00F62B02"/>
    <w:rsid w:val="00F62F69"/>
    <w:rsid w:val="00F67582"/>
    <w:rsid w:val="00F7755A"/>
    <w:rsid w:val="00F87FE4"/>
    <w:rsid w:val="00F92B3D"/>
    <w:rsid w:val="00FA4F67"/>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B136C-BE3A-4C46-BCEA-E7BEB1B92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77</Pages>
  <Words>40457</Words>
  <Characters>230610</Characters>
  <Application>Microsoft Office Word</Application>
  <DocSecurity>0</DocSecurity>
  <Lines>1921</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7</cp:revision>
  <cp:lastPrinted>2019-02-12T17:16:00Z</cp:lastPrinted>
  <dcterms:created xsi:type="dcterms:W3CDTF">2019-02-17T19:21:00Z</dcterms:created>
  <dcterms:modified xsi:type="dcterms:W3CDTF">2019-02-20T06:09:00Z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