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w:t>
      </w:r>
      <w:proofErr w:type="spellStart"/>
      <w:r w:rsidR="00F71873" w:rsidRPr="00B134B2">
        <w:rPr>
          <w:color w:val="000000" w:themeColor="text1"/>
        </w:rPr>
        <w:t>Lassance</w:t>
      </w:r>
      <w:proofErr w:type="spellEnd"/>
      <w:r w:rsidR="00F71873" w:rsidRPr="00B134B2">
        <w:rPr>
          <w:color w:val="000000" w:themeColor="text1"/>
        </w:rPr>
        <w:t xml:space="preserv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w:t>
      </w:r>
      <w:proofErr w:type="spellStart"/>
      <w:r w:rsidR="00F71873" w:rsidRPr="00B134B2">
        <w:rPr>
          <w:color w:val="000000" w:themeColor="text1"/>
        </w:rPr>
        <w:t>Lassance</w:t>
      </w:r>
      <w:proofErr w:type="spellEnd"/>
      <w:r w:rsidR="00F71873" w:rsidRPr="00B134B2">
        <w:rPr>
          <w:color w:val="000000" w:themeColor="text1"/>
        </w:rPr>
        <w:t xml:space="preserv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23D2A276"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2-3A and Figure 2-3B)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73B8B672"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2-3</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2519928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E2A1F">
        <w:rPr>
          <w:color w:val="000000" w:themeColor="text1"/>
        </w:rPr>
        <w:t>2</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E2A1F">
        <w:rPr>
          <w:color w:val="000000" w:themeColor="text1"/>
        </w:rPr>
        <w:t>3</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E2A1F">
        <w:rPr>
          <w:color w:val="000000" w:themeColor="text1"/>
        </w:rPr>
        <w:t>4</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E2A1F">
        <w:rPr>
          <w:color w:val="000000" w:themeColor="text1"/>
        </w:rPr>
        <w:t>5</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243CA279"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=47, p-value&lt;0.001) (Table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2B5F74F9"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ins w:id="7" w:author="Brown,James T" w:date="2019-02-27T16:02:00Z">
        <w:r w:rsidR="00B42600">
          <w:rPr>
            <w:color w:val="000000" w:themeColor="text1"/>
          </w:rPr>
          <w:t>3</w:t>
        </w:r>
      </w:ins>
      <w:del w:id="8" w:author="Brown,James T" w:date="2019-02-27T16:02:00Z">
        <w:r w:rsidR="000B7255" w:rsidDel="00B42600">
          <w:rPr>
            <w:color w:val="000000" w:themeColor="text1"/>
          </w:rPr>
          <w:delText>4</w:delText>
        </w:r>
      </w:del>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0270E9CF"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7169716E"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-8C</w:t>
      </w:r>
      <w:r w:rsidRPr="006F5AD1">
        <w:rPr>
          <w:color w:val="000000" w:themeColor="text1"/>
        </w:rPr>
        <w:t xml:space="preserve"> and 3-</w:t>
      </w:r>
      <w:r w:rsidR="00E933F0">
        <w:rPr>
          <w:color w:val="000000" w:themeColor="text1"/>
        </w:rPr>
        <w:t>8D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47835DD"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commentRangeStart w:id="9"/>
      <w:r w:rsidR="00FD72A7" w:rsidRPr="00AB6EF8">
        <w:rPr>
          <w:color w:val="000000" w:themeColor="text1"/>
        </w:rPr>
        <w:t xml:space="preserve">I </w:t>
      </w:r>
      <w:r w:rsidR="00020273">
        <w:rPr>
          <w:color w:val="000000" w:themeColor="text1"/>
        </w:rPr>
        <w:t>found</w:t>
      </w:r>
      <w:r w:rsidR="00020273" w:rsidRPr="00AB6EF8">
        <w:rPr>
          <w:color w:val="000000" w:themeColor="text1"/>
        </w:rPr>
        <w:t xml:space="preserve"> </w:t>
      </w:r>
      <w:r w:rsidR="00FD72A7" w:rsidRPr="00AB6EF8">
        <w:rPr>
          <w:rFonts w:asciiTheme="minorHAnsi" w:hAnsiTheme="minorHAnsi"/>
          <w:color w:val="auto"/>
        </w:rPr>
        <w:t xml:space="preserve">that the quantity of nutrition stored by European corn borers in preparation for the additional stress of diapause </w:t>
      </w:r>
      <w:r w:rsidR="00020273">
        <w:rPr>
          <w:rFonts w:asciiTheme="minorHAnsi" w:hAnsiTheme="minorHAnsi"/>
          <w:color w:val="auto"/>
        </w:rPr>
        <w:t>was</w:t>
      </w:r>
      <w:r w:rsidR="00FD72A7" w:rsidRPr="00AB6EF8">
        <w:rPr>
          <w:rFonts w:asciiTheme="minorHAnsi" w:hAnsiTheme="minorHAnsi"/>
          <w:color w:val="auto"/>
        </w:rPr>
        <w:t xml:space="preserve"> associated with the differences in diapause length between the two strains</w:t>
      </w:r>
      <w:r w:rsidR="00647A37">
        <w:rPr>
          <w:rFonts w:asciiTheme="minorHAnsi" w:hAnsiTheme="minorHAnsi"/>
          <w:color w:val="auto"/>
        </w:rPr>
        <w:t xml:space="preserve">, however nutrition utilization during 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diapause period accumulate</w:t>
      </w:r>
      <w:r w:rsidR="00020273">
        <w:rPr>
          <w:color w:val="000000" w:themeColor="text1"/>
        </w:rPr>
        <w:t>d</w:t>
      </w:r>
      <w:r w:rsidR="008853EC" w:rsidRPr="00AB6EF8">
        <w:rPr>
          <w:color w:val="000000" w:themeColor="text1"/>
        </w:rPr>
        <w:t xml:space="preserve"> more </w:t>
      </w:r>
      <w:r w:rsidR="00020273">
        <w:rPr>
          <w:color w:val="000000" w:themeColor="text1"/>
        </w:rPr>
        <w:t xml:space="preserve">lipids </w:t>
      </w:r>
      <w:r w:rsidR="008853EC" w:rsidRPr="00AB6EF8">
        <w:rPr>
          <w:color w:val="000000" w:themeColor="text1"/>
        </w:rPr>
        <w:t>during diapause preparation compared to larvae preparing for a shorter diapause period or continuously developing larvae.</w:t>
      </w:r>
      <w:commentRangeEnd w:id="9"/>
      <w:r w:rsidR="001D418B">
        <w:rPr>
          <w:rStyle w:val="CommentReference"/>
        </w:rPr>
        <w:commentReference w:id="9"/>
      </w:r>
      <w:r w:rsidR="00020273">
        <w:rPr>
          <w:color w:val="000000" w:themeColor="text1"/>
        </w:rPr>
        <w:t xml:space="preserve"> </w:t>
      </w:r>
    </w:p>
    <w:p w14:paraId="5CB182C3" w14:textId="77777777" w:rsidR="00AE4FA4" w:rsidRDefault="00D27C9E" w:rsidP="00AE4FA4">
      <w:pPr>
        <w:spacing w:line="480" w:lineRule="auto"/>
        <w:ind w:left="-15" w:right="90" w:firstLine="468"/>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proofErr w:type="spellStart"/>
      <w:r w:rsidR="00D06134" w:rsidRPr="001A3D3B">
        <w:rPr>
          <w:color w:val="000000" w:themeColor="text1"/>
        </w:rPr>
        <w:t>Adkisson</w:t>
      </w:r>
      <w:proofErr w:type="spellEnd"/>
      <w:r w:rsidR="00D06134" w:rsidRPr="001A3D3B">
        <w:rPr>
          <w:color w:val="000000" w:themeColor="text1"/>
        </w:rPr>
        <w:t xml:space="preserve"> et al. 1963; </w:t>
      </w:r>
      <w:r w:rsidR="00AF74AF" w:rsidRPr="001A3D3B">
        <w:rPr>
          <w:color w:val="000000" w:themeColor="text1"/>
        </w:rPr>
        <w:t xml:space="preserve">Williams et al., 2012; </w:t>
      </w:r>
      <w:proofErr w:type="spellStart"/>
      <w:r w:rsidR="00AF74AF" w:rsidRPr="001A3D3B">
        <w:rPr>
          <w:color w:val="000000" w:themeColor="text1"/>
        </w:rPr>
        <w:t>Wipking</w:t>
      </w:r>
      <w:proofErr w:type="spellEnd"/>
      <w:r w:rsidR="00AF74AF" w:rsidRPr="001A3D3B">
        <w:rPr>
          <w:color w:val="000000" w:themeColor="text1"/>
        </w:rPr>
        <w:t xml:space="preserve"> et al., 1995)</w:t>
      </w:r>
      <w:r w:rsidRPr="001A3D3B">
        <w:rPr>
          <w:color w:val="000000" w:themeColor="text1"/>
        </w:rPr>
        <w:t xml:space="preserve">. </w:t>
      </w:r>
      <w:commentRangeStart w:id="10"/>
      <w:commentRangeStart w:id="11"/>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 xml:space="preserve">nutrition ahead of diapause, provide a possible target for </w:t>
      </w:r>
      <w:r w:rsidR="00495008" w:rsidRPr="001A3D3B">
        <w:rPr>
          <w:color w:val="000000" w:themeColor="text1"/>
        </w:rPr>
        <w:lastRenderedPageBreak/>
        <w:t>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10"/>
      <w:r w:rsidR="001A3D3B">
        <w:rPr>
          <w:rStyle w:val="CommentReference"/>
        </w:rPr>
        <w:commentReference w:id="10"/>
      </w:r>
      <w:commentRangeEnd w:id="11"/>
      <w:r w:rsidR="00AE4FA4">
        <w:rPr>
          <w:rStyle w:val="CommentReference"/>
        </w:rPr>
        <w:commentReference w:id="11"/>
      </w:r>
      <w:r w:rsidR="00AE4FA4" w:rsidRPr="00AE4FA4">
        <w:rPr>
          <w:color w:val="000000" w:themeColor="text1"/>
        </w:rPr>
        <w:t xml:space="preserve"> </w:t>
      </w:r>
    </w:p>
    <w:p w14:paraId="20F248C9" w14:textId="77777777" w:rsidR="00062423" w:rsidRDefault="00AE4FA4" w:rsidP="00AE4FA4">
      <w:pPr>
        <w:spacing w:line="480" w:lineRule="auto"/>
        <w:ind w:left="0" w:right="90" w:firstLine="453"/>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p>
    <w:p w14:paraId="09DF079D" w14:textId="77777777" w:rsidR="006F58EA" w:rsidRPr="004F09C9" w:rsidRDefault="00D27C9E" w:rsidP="00AE4FA4">
      <w:pPr>
        <w:spacing w:line="480" w:lineRule="auto"/>
        <w:ind w:left="-15" w:right="90" w:firstLine="468"/>
        <w:rPr>
          <w:color w:val="000000" w:themeColor="text1"/>
        </w:rPr>
      </w:pPr>
      <w:r w:rsidRPr="004F09C9">
        <w:rPr>
          <w:color w:val="000000" w:themeColor="text1"/>
        </w:rPr>
        <w:t xml:space="preserve">As fall temperatures increase, the degree to which these stores are accumulated in preparation for diapause may be compromised by </w:t>
      </w:r>
      <w:commentRangeStart w:id="12"/>
      <w:r w:rsidRPr="004F09C9">
        <w:rPr>
          <w:color w:val="000000" w:themeColor="text1"/>
        </w:rPr>
        <w:t>the higher metabolic rates</w:t>
      </w:r>
      <w:commentRangeEnd w:id="12"/>
      <w:r w:rsidR="00676EC3">
        <w:rPr>
          <w:rStyle w:val="CommentReference"/>
        </w:rPr>
        <w:commentReference w:id="12"/>
      </w:r>
      <w:r w:rsidRPr="004F09C9">
        <w:rPr>
          <w:color w:val="000000" w:themeColor="text1"/>
        </w:rPr>
        <w:t xml:space="preserve">. Similarly, warmer temperatures during diapause in winter could prematurely drain stored energy causing insects to die during diapause or come out of diapause the next spring without sufficient reserves to restart their lifecycle, including </w:t>
      </w:r>
      <w:r w:rsidR="00676EC3">
        <w:rPr>
          <w:color w:val="000000" w:themeColor="text1"/>
        </w:rPr>
        <w:t xml:space="preserve">enough to support </w:t>
      </w:r>
      <w:r w:rsidRPr="004F09C9">
        <w:rPr>
          <w:color w:val="000000" w:themeColor="text1"/>
        </w:rPr>
        <w:t>dispersing, mating, and reproducing.</w:t>
      </w:r>
    </w:p>
    <w:p w14:paraId="4C33B52D" w14:textId="1B17B204"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w:t>
      </w:r>
      <w:r w:rsidRPr="004F09C9">
        <w:rPr>
          <w:color w:val="000000" w:themeColor="text1"/>
        </w:rPr>
        <w:lastRenderedPageBreak/>
        <w:t xml:space="preserve">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w:t>
      </w:r>
    </w:p>
    <w:p w14:paraId="76BA6074" w14:textId="77777777" w:rsidR="006F58EA" w:rsidRPr="004F09C9" w:rsidRDefault="00D27C9E" w:rsidP="00BE155D">
      <w:pPr>
        <w:spacing w:line="480" w:lineRule="auto"/>
        <w:ind w:left="-15" w:right="90" w:firstLine="468"/>
        <w:rPr>
          <w:color w:val="000000" w:themeColor="text1"/>
        </w:rPr>
      </w:pPr>
      <w:commentRangeStart w:id="13"/>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commentRangeEnd w:id="13"/>
      <w:r w:rsidR="00676EC3">
        <w:rPr>
          <w:rStyle w:val="CommentReference"/>
        </w:rPr>
        <w:commentReference w:id="13"/>
      </w:r>
    </w:p>
    <w:p w14:paraId="67132B90" w14:textId="77777777" w:rsidR="006F58EA"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xml:space="preserve">. After decades of observations, the critical photoperiod of these </w:t>
      </w:r>
      <w:r w:rsidRPr="004F09C9">
        <w:rPr>
          <w:color w:val="000000" w:themeColor="text1"/>
        </w:rPr>
        <w:lastRenderedPageBreak/>
        <w:t>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p>
    <w:p w14:paraId="657B23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3FFBBD14"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7917392" w14:textId="14799DA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w:t>
      </w:r>
      <w:commentRangeStart w:id="14"/>
      <w:r w:rsidRPr="004F09C9">
        <w:rPr>
          <w:color w:val="000000" w:themeColor="text1"/>
        </w:rPr>
        <w:t xml:space="preserve">8 minutes compared to larvae collected in 1988 </w:t>
      </w:r>
      <w:commentRangeEnd w:id="14"/>
      <w:r w:rsidR="00CD4C44">
        <w:rPr>
          <w:rStyle w:val="CommentReference"/>
        </w:rPr>
        <w:commentReference w:id="14"/>
      </w:r>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w:t>
      </w:r>
      <w:r w:rsidRPr="004F09C9">
        <w:rPr>
          <w:color w:val="000000" w:themeColor="text1"/>
        </w:rPr>
        <w:lastRenderedPageBreak/>
        <w:t>each genotype to the environmental cues that induce diapause could advance the termination of diapause in the short-diapause genotype and the delay of diapause in the long-diapause genotype.</w:t>
      </w:r>
    </w:p>
    <w:p w14:paraId="620B7091" w14:textId="1B6B2592"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 xml:space="preserve">3-1).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w:t>
      </w:r>
      <w:r w:rsidRPr="004F09C9">
        <w:rPr>
          <w:color w:val="000000" w:themeColor="text1"/>
        </w:rPr>
        <w:lastRenderedPageBreak/>
        <w:t xml:space="preserve">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w:t>
      </w:r>
      <w:commentRangeStart w:id="15"/>
      <w:r w:rsidRPr="00B134B2">
        <w:rPr>
          <w:color w:val="000000" w:themeColor="text1"/>
        </w:rPr>
        <w:t>is imperative.</w:t>
      </w:r>
      <w:commentRangeEnd w:id="15"/>
      <w:r w:rsidR="00B16CAF">
        <w:rPr>
          <w:rStyle w:val="CommentReference"/>
        </w:rPr>
        <w:commentReference w:id="15"/>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69FD6103"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16"/>
      <w:del w:id="17" w:author="Brown,James T" w:date="2019-02-25T16:31:00Z">
        <w:r w:rsidRPr="004F09C9" w:rsidDel="001B780C">
          <w:rPr>
            <w:color w:val="000000" w:themeColor="text1"/>
          </w:rPr>
          <w:delText>The rate of w</w:delText>
        </w:r>
      </w:del>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16"/>
      <w:r>
        <w:rPr>
          <w:rStyle w:val="CommentReference"/>
        </w:rPr>
        <w:commentReference w:id="16"/>
      </w:r>
      <w:r w:rsidRPr="004F09C9">
        <w:rPr>
          <w:color w:val="000000" w:themeColor="text1"/>
        </w:rPr>
        <w:t>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47B3297B" w:rsidR="00010B8E" w:rsidRPr="004F09C9" w:rsidRDefault="007C6148" w:rsidP="007C6148">
      <w:pPr>
        <w:spacing w:after="227" w:line="259" w:lineRule="auto"/>
        <w:ind w:left="0" w:firstLine="0"/>
        <w:rPr>
          <w:color w:val="000000" w:themeColor="text1"/>
        </w:rPr>
      </w:pPr>
      <w:r w:rsidRPr="004F09C9">
        <w:rPr>
          <w:color w:val="000000" w:themeColor="text1"/>
        </w:rPr>
        <w:t>Figure 3-6.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950A88D"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FE958D6" wp14:editId="1601FC0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65EFA12" w14:textId="26583066" w:rsidR="006F58EA" w:rsidRPr="004F09C9" w:rsidRDefault="00D27C9E">
      <w:pPr>
        <w:spacing w:line="251" w:lineRule="auto"/>
        <w:ind w:left="1153" w:right="90" w:hanging="1168"/>
        <w:rPr>
          <w:color w:val="000000" w:themeColor="text1"/>
        </w:rPr>
      </w:pPr>
      <w:r w:rsidRPr="004F09C9">
        <w:rPr>
          <w:color w:val="000000" w:themeColor="text1"/>
        </w:rPr>
        <w:t>Figure 3-5.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sidR="001B780C">
        <w:rPr>
          <w:color w:val="000000" w:themeColor="text1"/>
        </w:rPr>
        <w:t>between</w:t>
      </w:r>
      <w:r w:rsidR="001B780C" w:rsidRPr="004F09C9">
        <w:rPr>
          <w:color w:val="000000" w:themeColor="text1"/>
        </w:rPr>
        <w:t xml:space="preserve"> </w:t>
      </w:r>
      <w:r w:rsidRPr="004F09C9">
        <w:rPr>
          <w:color w:val="000000" w:themeColor="text1"/>
        </w:rPr>
        <w:t>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20036EC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626D82EA" wp14:editId="1E444272">
            <wp:extent cx="5943810" cy="459294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269FEFDF" w14:textId="5D9BB6D7" w:rsidR="00010B8E" w:rsidRDefault="00010B8E" w:rsidP="00010B8E">
      <w:pPr>
        <w:spacing w:after="228" w:line="259" w:lineRule="auto"/>
        <w:ind w:left="0" w:firstLine="0"/>
        <w:rPr>
          <w:color w:val="000000" w:themeColor="text1"/>
        </w:rPr>
      </w:pPr>
      <w:r w:rsidRPr="004F09C9">
        <w:rPr>
          <w:color w:val="000000" w:themeColor="text1"/>
        </w:rPr>
        <w:t xml:space="preserve">Figure 3-1. </w:t>
      </w:r>
      <w:r w:rsidR="001B780C">
        <w:rPr>
          <w:color w:val="000000" w:themeColor="text1"/>
        </w:rPr>
        <w:t>Comparison the diapause phenotype</w:t>
      </w:r>
      <w:r w:rsidRPr="004F09C9">
        <w:rPr>
          <w:color w:val="000000" w:themeColor="text1"/>
        </w:rPr>
        <w:t xml:space="preserve"> </w:t>
      </w:r>
      <w:r w:rsidR="001B780C">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bookmarkStart w:id="18" w:name="_GoBack"/>
      <w:bookmarkEnd w:id="18"/>
    </w:p>
    <w:p w14:paraId="0CBF2A5B" w14:textId="3C247085" w:rsidR="006F58EA" w:rsidRDefault="00D27C9E">
      <w:pPr>
        <w:spacing w:line="245" w:lineRule="auto"/>
        <w:ind w:left="1153" w:right="90" w:hanging="1168"/>
        <w:rPr>
          <w:color w:val="000000" w:themeColor="text1"/>
        </w:rPr>
      </w:pPr>
      <w:r w:rsidRPr="004F09C9">
        <w:rPr>
          <w:color w:val="000000" w:themeColor="text1"/>
        </w:rPr>
        <w:t>Figure 3-7.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4D5C2F2A" w:rsidR="00010B8E" w:rsidRPr="004F09C9" w:rsidRDefault="00010B8E" w:rsidP="00EA2FA9">
      <w:pPr>
        <w:spacing w:line="259" w:lineRule="auto"/>
        <w:ind w:left="1080" w:right="90" w:hanging="1080"/>
        <w:rPr>
          <w:color w:val="000000" w:themeColor="text1"/>
        </w:rPr>
      </w:pPr>
      <w:r w:rsidRPr="004F09C9">
        <w:rPr>
          <w:color w:val="000000" w:themeColor="text1"/>
        </w:rPr>
        <w:t xml:space="preserve">Figure 3-3.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ins w:id="19" w:author="Brown,James T" w:date="2019-02-25T17:02:00Z">
        <w:r w:rsidR="005A1E1C">
          <w:rPr>
            <w:color w:val="000000" w:themeColor="text1"/>
          </w:rPr>
          <w:t xml:space="preserve"> (non-diapause</w:t>
        </w:r>
      </w:ins>
      <w:ins w:id="20" w:author="Brown,James T" w:date="2019-02-25T17:03:00Z">
        <w:r w:rsidR="00E634D0">
          <w:rPr>
            <w:color w:val="000000" w:themeColor="text1"/>
          </w:rPr>
          <w:t xml:space="preserve"> conditions</w:t>
        </w:r>
      </w:ins>
      <w:ins w:id="21" w:author="Brown,James T" w:date="2019-02-25T17:05:00Z">
        <w:r w:rsidR="00E634D0">
          <w:rPr>
            <w:color w:val="000000" w:themeColor="text1"/>
          </w:rPr>
          <w:t xml:space="preserve"> (A)</w:t>
        </w:r>
      </w:ins>
      <w:ins w:id="22" w:author="Brown,James T" w:date="2019-02-25T17:02:00Z">
        <w:r w:rsidR="005A1E1C">
          <w:rPr>
            <w:color w:val="000000" w:themeColor="text1"/>
          </w:rPr>
          <w:t xml:space="preserve">: </w:t>
        </w:r>
        <w:r w:rsidR="005A1E1C" w:rsidRPr="00436603">
          <w:rPr>
            <w:color w:val="000000" w:themeColor="text1"/>
          </w:rPr>
          <w:t>mean=5.89 days, SE=0.60 days, p-value=0.663</w:t>
        </w:r>
      </w:ins>
      <w:ins w:id="23" w:author="Brown,James T" w:date="2019-02-25T17:03:00Z">
        <w:r w:rsidR="00E634D0">
          <w:rPr>
            <w:color w:val="000000" w:themeColor="text1"/>
          </w:rPr>
          <w:t>; diapause conditions</w:t>
        </w:r>
      </w:ins>
      <w:ins w:id="24" w:author="Brown,James T" w:date="2019-02-25T17:05:00Z">
        <w:r w:rsidR="00E634D0">
          <w:rPr>
            <w:color w:val="000000" w:themeColor="text1"/>
          </w:rPr>
          <w:t xml:space="preserve"> (B)</w:t>
        </w:r>
      </w:ins>
      <w:ins w:id="25" w:author="Brown,James T" w:date="2019-02-25T17:03:00Z">
        <w:r w:rsidR="00E634D0">
          <w:rPr>
            <w:color w:val="000000" w:themeColor="text1"/>
          </w:rPr>
          <w:t xml:space="preserve">: </w:t>
        </w:r>
        <w:r w:rsidR="00E634D0" w:rsidRPr="00436603">
          <w:rPr>
            <w:color w:val="000000" w:themeColor="text1"/>
          </w:rPr>
          <w:t>mean=10.46 days, SE=1.98 days, p-value=0.401</w:t>
        </w:r>
      </w:ins>
      <w:ins w:id="26" w:author="Brown,James T" w:date="2019-02-25T17:02:00Z">
        <w:r w:rsidR="005A1E1C">
          <w:rPr>
            <w:color w:val="000000" w:themeColor="text1"/>
          </w:rPr>
          <w:t>)</w:t>
        </w:r>
      </w:ins>
      <w:r w:rsidR="003224B7">
        <w:rPr>
          <w:color w:val="000000" w:themeColor="text1"/>
        </w:rPr>
        <w:t>. There was a significant difference in wandering day between diapause conditions and non-diapause conditions</w:t>
      </w:r>
      <w:ins w:id="27" w:author="Brown,James T" w:date="2019-02-25T17:03:00Z">
        <w:r w:rsidR="00E634D0">
          <w:rPr>
            <w:color w:val="000000" w:themeColor="text1"/>
          </w:rPr>
          <w:t xml:space="preserve"> (</w:t>
        </w:r>
      </w:ins>
      <w:ins w:id="28" w:author="Brown,James T" w:date="2019-02-25T17:11:00Z">
        <w:r w:rsidR="002841A6">
          <w:rPr>
            <w:color w:val="000000" w:themeColor="text1"/>
          </w:rPr>
          <w:t>t</w:t>
        </w:r>
      </w:ins>
      <w:ins w:id="29" w:author="Brown,James T" w:date="2019-02-25T17:12:00Z">
        <w:r w:rsidR="002841A6">
          <w:rPr>
            <w:color w:val="000000" w:themeColor="text1"/>
          </w:rPr>
          <w:t xml:space="preserve">-value -45.82, </w:t>
        </w:r>
        <w:proofErr w:type="spellStart"/>
        <w:r w:rsidR="002841A6">
          <w:rPr>
            <w:color w:val="000000" w:themeColor="text1"/>
          </w:rPr>
          <w:t>Df</w:t>
        </w:r>
        <w:proofErr w:type="spellEnd"/>
        <w:r w:rsidR="002841A6">
          <w:rPr>
            <w:color w:val="000000" w:themeColor="text1"/>
          </w:rPr>
          <w:t>= 3381, p-value&lt;0.000</w:t>
        </w:r>
      </w:ins>
      <w:ins w:id="30" w:author="Brown,James T" w:date="2019-02-25T17:03:00Z">
        <w:r w:rsidR="00E634D0">
          <w:rPr>
            <w:color w:val="000000" w:themeColor="text1"/>
          </w:rPr>
          <w:t>)</w:t>
        </w:r>
      </w:ins>
      <w:del w:id="31" w:author="Brown,James T" w:date="2019-02-25T17:13:00Z">
        <w:r w:rsidR="003224B7" w:rsidDel="002841A6">
          <w:rPr>
            <w:color w:val="000000" w:themeColor="text1"/>
          </w:rPr>
          <w:delText xml:space="preserve">. </w:delText>
        </w:r>
        <w:r w:rsidRPr="004F09C9" w:rsidDel="002841A6">
          <w:rPr>
            <w:color w:val="000000" w:themeColor="text1"/>
          </w:rPr>
          <w:delText>Most short-diapause and long-diapause genotype larvae in non-diapause conditions reached the wandering stage 6 days after eclosing into the final larval instar</w:delText>
        </w:r>
        <w:r w:rsidR="003224B7" w:rsidDel="002841A6">
          <w:rPr>
            <w:color w:val="000000" w:themeColor="text1"/>
          </w:rPr>
          <w:delText xml:space="preserve"> (A)</w:delText>
        </w:r>
        <w:r w:rsidRPr="004F09C9" w:rsidDel="002841A6">
          <w:rPr>
            <w:color w:val="000000" w:themeColor="text1"/>
          </w:rPr>
          <w:delText xml:space="preserve">. When reared in diapause programming conditions, most short-diapause and long-diapause genotype larvae reached the wandering stage 10 days after eclosing into </w:delText>
        </w:r>
        <w:commentRangeStart w:id="32"/>
        <w:r w:rsidRPr="004F09C9" w:rsidDel="002841A6">
          <w:rPr>
            <w:color w:val="000000" w:themeColor="text1"/>
          </w:rPr>
          <w:delText>t</w:delText>
        </w:r>
      </w:del>
      <w:ins w:id="33" w:author="Brown,James T" w:date="2019-02-25T17:13:00Z">
        <w:r w:rsidR="002841A6">
          <w:rPr>
            <w:color w:val="000000" w:themeColor="text1"/>
          </w:rPr>
          <w:t>.</w:t>
        </w:r>
      </w:ins>
      <w:del w:id="34" w:author="Brown,James T" w:date="2019-02-25T17:13:00Z">
        <w:r w:rsidRPr="004F09C9" w:rsidDel="002841A6">
          <w:rPr>
            <w:color w:val="000000" w:themeColor="text1"/>
          </w:rPr>
          <w:delText>he final larval instar</w:delText>
        </w:r>
        <w:r w:rsidR="003224B7" w:rsidDel="002841A6">
          <w:rPr>
            <w:color w:val="000000" w:themeColor="text1"/>
          </w:rPr>
          <w:delText xml:space="preserve"> (B)</w:delText>
        </w:r>
        <w:r w:rsidRPr="004F09C9" w:rsidDel="002841A6">
          <w:rPr>
            <w:color w:val="000000" w:themeColor="text1"/>
          </w:rPr>
          <w:delText>.</w:delText>
        </w:r>
      </w:del>
      <w:commentRangeEnd w:id="32"/>
      <w:r>
        <w:rPr>
          <w:rStyle w:val="CommentReference"/>
        </w:rPr>
        <w:commentReference w:id="32"/>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08DA4983"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56891AC4" w:rsidR="006F58EA" w:rsidRPr="004F09C9" w:rsidRDefault="00D27C9E" w:rsidP="00EA2FA9">
      <w:pPr>
        <w:spacing w:line="238" w:lineRule="auto"/>
        <w:ind w:left="1153" w:right="90" w:hanging="1168"/>
        <w:rPr>
          <w:color w:val="000000" w:themeColor="text1"/>
        </w:rPr>
      </w:pPr>
      <w:r w:rsidRPr="004F09C9">
        <w:rPr>
          <w:color w:val="000000" w:themeColor="text1"/>
        </w:rPr>
        <w:t xml:space="preserve">Figure 3-9.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6C347AB3"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FULL MODEL: ANOVA summary table for the additive and interactive effects of photoperiod and diapause genotype and the effect of 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B42600">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B42600">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B42600">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B42600">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B42600">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B426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B426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B42600">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B42600">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B42600">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B42600">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B42600">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B42600">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B42600">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B42600">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B42600">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B42600">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B42600">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B42600">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B42600">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35"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35"/>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36"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36"/>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550D456C"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B42600" w:rsidRDefault="00B42600">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B42600" w:rsidRDefault="00B42600">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B42600" w:rsidRDefault="00B42600">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B42600" w:rsidRDefault="00B42600">
      <w:pPr>
        <w:pStyle w:val="CommentText"/>
      </w:pPr>
      <w:r>
        <w:rPr>
          <w:rStyle w:val="CommentReference"/>
        </w:rPr>
        <w:annotationRef/>
      </w:r>
      <w:r>
        <w:t>This list does not match text</w:t>
      </w:r>
    </w:p>
  </w:comment>
  <w:comment w:id="5" w:author="reviewer" w:date="2019-02-20T13:52:00Z" w:initials="a">
    <w:p w14:paraId="1D32AAAB" w14:textId="77777777" w:rsidR="00B42600" w:rsidRDefault="00B42600"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B42600" w:rsidRDefault="00B42600"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9" w:author="Dan Hahn" w:date="2019-02-20T14:54:00Z" w:initials="DH">
    <w:p w14:paraId="7C54B7D8" w14:textId="77777777" w:rsidR="00B42600" w:rsidRDefault="00B42600">
      <w:pPr>
        <w:pStyle w:val="CommentText"/>
      </w:pPr>
      <w:r>
        <w:rPr>
          <w:rStyle w:val="CommentReference"/>
        </w:rPr>
        <w:annotationRef/>
      </w:r>
      <w:r>
        <w:t xml:space="preserve">Here I want to see a summary of your results, not your predictions. </w:t>
      </w:r>
    </w:p>
  </w:comment>
  <w:comment w:id="10" w:author="Dan" w:date="2019-02-15T13:12:00Z" w:initials="D">
    <w:p w14:paraId="591DC8F6" w14:textId="77777777" w:rsidR="00B42600" w:rsidRDefault="00B42600">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11" w:author="Brown,James T" w:date="2019-02-20T01:09:00Z" w:initials="BT">
    <w:p w14:paraId="66B369FE" w14:textId="77777777" w:rsidR="00B42600" w:rsidRDefault="00B42600">
      <w:pPr>
        <w:pStyle w:val="CommentText"/>
      </w:pPr>
      <w:r>
        <w:rPr>
          <w:rStyle w:val="CommentReference"/>
        </w:rPr>
        <w:annotationRef/>
      </w:r>
      <w:r>
        <w:t xml:space="preserve">This comment has not been addressed yet </w:t>
      </w:r>
    </w:p>
  </w:comment>
  <w:comment w:id="12" w:author="Dan Hahn" w:date="2019-02-20T14:55:00Z" w:initials="DH">
    <w:p w14:paraId="0BF6334E" w14:textId="77777777" w:rsidR="00B42600" w:rsidRDefault="00B42600">
      <w:pPr>
        <w:pStyle w:val="CommentText"/>
      </w:pPr>
      <w:r>
        <w:rPr>
          <w:rStyle w:val="CommentReference"/>
        </w:rPr>
        <w:annotationRef/>
      </w:r>
      <w:r>
        <w:t xml:space="preserve">What higher metabolic rates? Be specific. </w:t>
      </w:r>
    </w:p>
  </w:comment>
  <w:comment w:id="13" w:author="Dan Hahn" w:date="2019-02-20T14:59:00Z" w:initials="DH">
    <w:p w14:paraId="7F1AFEBD" w14:textId="77777777" w:rsidR="00B42600" w:rsidRDefault="00B42600">
      <w:pPr>
        <w:pStyle w:val="CommentText"/>
      </w:pPr>
      <w:r>
        <w:rPr>
          <w:rStyle w:val="CommentReference"/>
        </w:rPr>
        <w:annotationRef/>
      </w:r>
      <w:r>
        <w:t>Why does this appear as a paragraph on it's own?</w:t>
      </w:r>
    </w:p>
  </w:comment>
  <w:comment w:id="14" w:author="Dan Hahn" w:date="2019-02-20T15:07:00Z" w:initials="DH">
    <w:p w14:paraId="57AC811A" w14:textId="77777777" w:rsidR="00B42600" w:rsidRDefault="00B42600">
      <w:pPr>
        <w:pStyle w:val="CommentText"/>
      </w:pPr>
      <w:r>
        <w:rPr>
          <w:rStyle w:val="CommentReference"/>
        </w:rPr>
        <w:annotationRef/>
      </w:r>
      <w:r>
        <w:t xml:space="preserve">How much longer was their effective growing season? Was it long enough to get another generation in? If so, mention that in it's own sentence, not just sandwiched in below. </w:t>
      </w:r>
    </w:p>
  </w:comment>
  <w:comment w:id="15" w:author="Dan Hahn" w:date="2019-02-20T15:11:00Z" w:initials="DH">
    <w:p w14:paraId="5EE77AA9" w14:textId="77777777" w:rsidR="00B42600" w:rsidRDefault="00B42600">
      <w:pPr>
        <w:pStyle w:val="CommentText"/>
      </w:pPr>
      <w:r>
        <w:rPr>
          <w:rStyle w:val="CommentReference"/>
        </w:rPr>
        <w:annotationRef/>
      </w:r>
      <w:r>
        <w:t xml:space="preserve">Your discussion is still a bit slimmer than it could be, but let's move ahead knowing that Rob and John may demand more. </w:t>
      </w:r>
    </w:p>
  </w:comment>
  <w:comment w:id="16" w:author="Dan Hahn" w:date="2019-02-20T14:46:00Z" w:initials="DH">
    <w:p w14:paraId="59A13F4B" w14:textId="77777777" w:rsidR="00B42600" w:rsidRDefault="00B42600" w:rsidP="00350BD0">
      <w:pPr>
        <w:pStyle w:val="CommentText"/>
      </w:pPr>
      <w:r>
        <w:rPr>
          <w:rStyle w:val="CommentReference"/>
        </w:rPr>
        <w:annotationRef/>
      </w:r>
      <w:r>
        <w:t xml:space="preserve">This is really boring. Start your caption with the take-home point of the figure for all figures. </w:t>
      </w:r>
    </w:p>
  </w:comment>
  <w:comment w:id="32" w:author="Dan Hahn" w:date="2019-02-20T14:45:00Z" w:initials="DH">
    <w:p w14:paraId="4F259C39" w14:textId="77777777" w:rsidR="00B42600" w:rsidRDefault="00B42600"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7C54B7D8" w15:done="0"/>
  <w15:commentEx w15:paraId="591DC8F6" w15:done="0"/>
  <w15:commentEx w15:paraId="66B369FE" w15:done="0"/>
  <w15:commentEx w15:paraId="0BF6334E" w15:done="0"/>
  <w15:commentEx w15:paraId="7F1AFEBD" w15:done="0"/>
  <w15:commentEx w15:paraId="57AC811A" w15:done="0"/>
  <w15:commentEx w15:paraId="5EE77AA9"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7C54B7D8" w16cid:durableId="20194D79"/>
  <w16cid:commentId w16cid:paraId="591DC8F6" w16cid:durableId="20194D7A"/>
  <w16cid:commentId w16cid:paraId="66B369FE" w16cid:durableId="20194D7B"/>
  <w16cid:commentId w16cid:paraId="0BF6334E" w16cid:durableId="20194D7C"/>
  <w16cid:commentId w16cid:paraId="7F1AFEBD" w16cid:durableId="20194D7D"/>
  <w16cid:commentId w16cid:paraId="57AC811A" w16cid:durableId="20194D7F"/>
  <w16cid:commentId w16cid:paraId="5EE77AA9" w16cid:durableId="20194D81"/>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EC070" w14:textId="77777777" w:rsidR="00161648" w:rsidRDefault="00161648">
      <w:pPr>
        <w:spacing w:after="0" w:line="240" w:lineRule="auto"/>
      </w:pPr>
      <w:r>
        <w:separator/>
      </w:r>
    </w:p>
  </w:endnote>
  <w:endnote w:type="continuationSeparator" w:id="0">
    <w:p w14:paraId="0A6F19BB" w14:textId="77777777" w:rsidR="00161648" w:rsidRDefault="00161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B42600" w:rsidRDefault="00B42600">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B42600" w:rsidRDefault="00B4260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B42600" w:rsidRDefault="00B4260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B42600" w:rsidRDefault="00B42600">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B42600" w:rsidRDefault="00B42600">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B42600" w:rsidRDefault="00B42600">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B42600" w:rsidRDefault="00B426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B42600" w:rsidRDefault="00B42600">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B42600" w:rsidRDefault="00B426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6D134" w14:textId="77777777" w:rsidR="00161648" w:rsidRDefault="00161648">
      <w:pPr>
        <w:spacing w:after="0" w:line="240" w:lineRule="auto"/>
      </w:pPr>
      <w:r>
        <w:separator/>
      </w:r>
    </w:p>
  </w:footnote>
  <w:footnote w:type="continuationSeparator" w:id="0">
    <w:p w14:paraId="35978AC2" w14:textId="77777777" w:rsidR="00161648" w:rsidRDefault="00161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B42600" w:rsidRDefault="00B426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B42600" w:rsidRDefault="00B4260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B42600" w:rsidRDefault="00B4260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B42600" w:rsidRDefault="00B42600">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B42600" w:rsidRDefault="00B42600">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B42600" w:rsidRDefault="00B4260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B42600" w:rsidRDefault="00B4260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B42600" w:rsidRDefault="00B4260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B42600" w:rsidRDefault="00B4260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5" type="#_x0000_t75" style="width:46.3pt;height:48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41BD"/>
    <w:rsid w:val="00025945"/>
    <w:rsid w:val="00047032"/>
    <w:rsid w:val="000472C3"/>
    <w:rsid w:val="00047C9E"/>
    <w:rsid w:val="00054F53"/>
    <w:rsid w:val="00062423"/>
    <w:rsid w:val="0006372C"/>
    <w:rsid w:val="000655EE"/>
    <w:rsid w:val="0007129A"/>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16FE"/>
    <w:rsid w:val="00115239"/>
    <w:rsid w:val="0014256A"/>
    <w:rsid w:val="00144227"/>
    <w:rsid w:val="00147FCB"/>
    <w:rsid w:val="001545B6"/>
    <w:rsid w:val="001600C3"/>
    <w:rsid w:val="00161648"/>
    <w:rsid w:val="00170D85"/>
    <w:rsid w:val="00172C25"/>
    <w:rsid w:val="0017795F"/>
    <w:rsid w:val="00182BD7"/>
    <w:rsid w:val="001906B7"/>
    <w:rsid w:val="001945C9"/>
    <w:rsid w:val="001A3D3B"/>
    <w:rsid w:val="001B1721"/>
    <w:rsid w:val="001B2751"/>
    <w:rsid w:val="001B705E"/>
    <w:rsid w:val="001B780C"/>
    <w:rsid w:val="001C527C"/>
    <w:rsid w:val="001C5D40"/>
    <w:rsid w:val="001C689C"/>
    <w:rsid w:val="001C6E15"/>
    <w:rsid w:val="001D418B"/>
    <w:rsid w:val="001E75F5"/>
    <w:rsid w:val="001E7880"/>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1EBA"/>
    <w:rsid w:val="00271B96"/>
    <w:rsid w:val="00274023"/>
    <w:rsid w:val="00274996"/>
    <w:rsid w:val="00276582"/>
    <w:rsid w:val="002841A6"/>
    <w:rsid w:val="002852DB"/>
    <w:rsid w:val="002959D9"/>
    <w:rsid w:val="002960D2"/>
    <w:rsid w:val="002A6E5D"/>
    <w:rsid w:val="002B19B4"/>
    <w:rsid w:val="002B1BE1"/>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5CCC"/>
    <w:rsid w:val="00385FDC"/>
    <w:rsid w:val="00387E32"/>
    <w:rsid w:val="00391C68"/>
    <w:rsid w:val="003B2371"/>
    <w:rsid w:val="003B73A4"/>
    <w:rsid w:val="003C04C1"/>
    <w:rsid w:val="003C3E0E"/>
    <w:rsid w:val="003E0500"/>
    <w:rsid w:val="003E7766"/>
    <w:rsid w:val="003F4583"/>
    <w:rsid w:val="00410CC5"/>
    <w:rsid w:val="004143C8"/>
    <w:rsid w:val="00415A22"/>
    <w:rsid w:val="0041772E"/>
    <w:rsid w:val="004179BB"/>
    <w:rsid w:val="00422199"/>
    <w:rsid w:val="00436603"/>
    <w:rsid w:val="004370E5"/>
    <w:rsid w:val="00445BE1"/>
    <w:rsid w:val="0045069E"/>
    <w:rsid w:val="00451DDE"/>
    <w:rsid w:val="00480E4F"/>
    <w:rsid w:val="004817D3"/>
    <w:rsid w:val="00483A1B"/>
    <w:rsid w:val="004861D9"/>
    <w:rsid w:val="0048650B"/>
    <w:rsid w:val="00490123"/>
    <w:rsid w:val="004917BE"/>
    <w:rsid w:val="004919E1"/>
    <w:rsid w:val="00493FD3"/>
    <w:rsid w:val="00495008"/>
    <w:rsid w:val="00495D36"/>
    <w:rsid w:val="004A056B"/>
    <w:rsid w:val="004A423B"/>
    <w:rsid w:val="004B74F2"/>
    <w:rsid w:val="004C310D"/>
    <w:rsid w:val="004D5603"/>
    <w:rsid w:val="004D56D5"/>
    <w:rsid w:val="004D5999"/>
    <w:rsid w:val="004E0D5A"/>
    <w:rsid w:val="004E7673"/>
    <w:rsid w:val="004F09C9"/>
    <w:rsid w:val="004F4745"/>
    <w:rsid w:val="00505FA1"/>
    <w:rsid w:val="0051573D"/>
    <w:rsid w:val="00521CC8"/>
    <w:rsid w:val="00527077"/>
    <w:rsid w:val="00534357"/>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6388"/>
    <w:rsid w:val="005D0A52"/>
    <w:rsid w:val="005D279F"/>
    <w:rsid w:val="005D29A0"/>
    <w:rsid w:val="005D47E5"/>
    <w:rsid w:val="005E0E1F"/>
    <w:rsid w:val="005F7D5A"/>
    <w:rsid w:val="006007B8"/>
    <w:rsid w:val="006023CB"/>
    <w:rsid w:val="00602C9B"/>
    <w:rsid w:val="0061542F"/>
    <w:rsid w:val="006200F2"/>
    <w:rsid w:val="006229D9"/>
    <w:rsid w:val="00625D89"/>
    <w:rsid w:val="006322BC"/>
    <w:rsid w:val="0063279C"/>
    <w:rsid w:val="00636639"/>
    <w:rsid w:val="00643F52"/>
    <w:rsid w:val="00644DCA"/>
    <w:rsid w:val="00647871"/>
    <w:rsid w:val="00647A37"/>
    <w:rsid w:val="0065031E"/>
    <w:rsid w:val="00652767"/>
    <w:rsid w:val="00661651"/>
    <w:rsid w:val="00667F35"/>
    <w:rsid w:val="00671300"/>
    <w:rsid w:val="006736AE"/>
    <w:rsid w:val="006746F1"/>
    <w:rsid w:val="00676EC3"/>
    <w:rsid w:val="006775CF"/>
    <w:rsid w:val="00684AFF"/>
    <w:rsid w:val="00690360"/>
    <w:rsid w:val="00691E95"/>
    <w:rsid w:val="00695B9E"/>
    <w:rsid w:val="00697C07"/>
    <w:rsid w:val="006A15AC"/>
    <w:rsid w:val="006B3D7A"/>
    <w:rsid w:val="006B6BE0"/>
    <w:rsid w:val="006C24A9"/>
    <w:rsid w:val="006C5954"/>
    <w:rsid w:val="006D2398"/>
    <w:rsid w:val="006D5CC4"/>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79D9"/>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64BC"/>
    <w:rsid w:val="00836E2F"/>
    <w:rsid w:val="00844C2B"/>
    <w:rsid w:val="008512BD"/>
    <w:rsid w:val="008853EC"/>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14942"/>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B7A17"/>
    <w:rsid w:val="009C1240"/>
    <w:rsid w:val="009C22D2"/>
    <w:rsid w:val="009D38F1"/>
    <w:rsid w:val="009E5A7B"/>
    <w:rsid w:val="009E654B"/>
    <w:rsid w:val="009F6006"/>
    <w:rsid w:val="009F77D8"/>
    <w:rsid w:val="00A035AA"/>
    <w:rsid w:val="00A1298B"/>
    <w:rsid w:val="00A13F24"/>
    <w:rsid w:val="00A2123F"/>
    <w:rsid w:val="00A21756"/>
    <w:rsid w:val="00A221E4"/>
    <w:rsid w:val="00A32000"/>
    <w:rsid w:val="00A33568"/>
    <w:rsid w:val="00A37F0F"/>
    <w:rsid w:val="00A503FA"/>
    <w:rsid w:val="00A57DB0"/>
    <w:rsid w:val="00A618CD"/>
    <w:rsid w:val="00A70580"/>
    <w:rsid w:val="00A75D96"/>
    <w:rsid w:val="00A80103"/>
    <w:rsid w:val="00A87CB6"/>
    <w:rsid w:val="00AA1215"/>
    <w:rsid w:val="00AA5659"/>
    <w:rsid w:val="00AA6878"/>
    <w:rsid w:val="00AB6EF8"/>
    <w:rsid w:val="00AC10D3"/>
    <w:rsid w:val="00AC406C"/>
    <w:rsid w:val="00AD07F1"/>
    <w:rsid w:val="00AE4FA4"/>
    <w:rsid w:val="00AF74AF"/>
    <w:rsid w:val="00B04401"/>
    <w:rsid w:val="00B07C76"/>
    <w:rsid w:val="00B134B2"/>
    <w:rsid w:val="00B155A8"/>
    <w:rsid w:val="00B16CAF"/>
    <w:rsid w:val="00B2050F"/>
    <w:rsid w:val="00B211B5"/>
    <w:rsid w:val="00B22515"/>
    <w:rsid w:val="00B30EA8"/>
    <w:rsid w:val="00B35900"/>
    <w:rsid w:val="00B42600"/>
    <w:rsid w:val="00B43876"/>
    <w:rsid w:val="00B47FF0"/>
    <w:rsid w:val="00B662AB"/>
    <w:rsid w:val="00B71FB5"/>
    <w:rsid w:val="00B97FE1"/>
    <w:rsid w:val="00BB7C12"/>
    <w:rsid w:val="00BC1BD3"/>
    <w:rsid w:val="00BC2E50"/>
    <w:rsid w:val="00BC5F1E"/>
    <w:rsid w:val="00BD09F0"/>
    <w:rsid w:val="00BD12C4"/>
    <w:rsid w:val="00BD276A"/>
    <w:rsid w:val="00BD5589"/>
    <w:rsid w:val="00BD7F7C"/>
    <w:rsid w:val="00BE155D"/>
    <w:rsid w:val="00BF1B56"/>
    <w:rsid w:val="00BF2F90"/>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7658"/>
    <w:rsid w:val="00CB11F9"/>
    <w:rsid w:val="00CC258C"/>
    <w:rsid w:val="00CC4ED7"/>
    <w:rsid w:val="00CD2223"/>
    <w:rsid w:val="00CD4C44"/>
    <w:rsid w:val="00CE2926"/>
    <w:rsid w:val="00CE5B15"/>
    <w:rsid w:val="00CE6CA8"/>
    <w:rsid w:val="00CF1B1E"/>
    <w:rsid w:val="00CF55C9"/>
    <w:rsid w:val="00CF6A55"/>
    <w:rsid w:val="00D00400"/>
    <w:rsid w:val="00D00CC9"/>
    <w:rsid w:val="00D06134"/>
    <w:rsid w:val="00D112E7"/>
    <w:rsid w:val="00D158A8"/>
    <w:rsid w:val="00D24788"/>
    <w:rsid w:val="00D27C9E"/>
    <w:rsid w:val="00D46D38"/>
    <w:rsid w:val="00D6319F"/>
    <w:rsid w:val="00D66BA6"/>
    <w:rsid w:val="00D73143"/>
    <w:rsid w:val="00D7323C"/>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13953"/>
    <w:rsid w:val="00E16DE5"/>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C3B40"/>
    <w:rsid w:val="00EC50B6"/>
    <w:rsid w:val="00ED6497"/>
    <w:rsid w:val="00EE093B"/>
    <w:rsid w:val="00EE2A1F"/>
    <w:rsid w:val="00EE6331"/>
    <w:rsid w:val="00EF16C4"/>
    <w:rsid w:val="00EF3C4E"/>
    <w:rsid w:val="00EF3DED"/>
    <w:rsid w:val="00F06552"/>
    <w:rsid w:val="00F1002A"/>
    <w:rsid w:val="00F12617"/>
    <w:rsid w:val="00F2538A"/>
    <w:rsid w:val="00F263C9"/>
    <w:rsid w:val="00F2742D"/>
    <w:rsid w:val="00F30860"/>
    <w:rsid w:val="00F416C8"/>
    <w:rsid w:val="00F52AD1"/>
    <w:rsid w:val="00F60F18"/>
    <w:rsid w:val="00F61314"/>
    <w:rsid w:val="00F61329"/>
    <w:rsid w:val="00F62B02"/>
    <w:rsid w:val="00F62F69"/>
    <w:rsid w:val="00F67582"/>
    <w:rsid w:val="00F71873"/>
    <w:rsid w:val="00F7755A"/>
    <w:rsid w:val="00F81DE3"/>
    <w:rsid w:val="00F87FE4"/>
    <w:rsid w:val="00F92B3D"/>
    <w:rsid w:val="00FA1A13"/>
    <w:rsid w:val="00FA4F67"/>
    <w:rsid w:val="00FA5558"/>
    <w:rsid w:val="00FA5651"/>
    <w:rsid w:val="00FB3252"/>
    <w:rsid w:val="00FB53D1"/>
    <w:rsid w:val="00FB7994"/>
    <w:rsid w:val="00FC501C"/>
    <w:rsid w:val="00FC6EA6"/>
    <w:rsid w:val="00FD2921"/>
    <w:rsid w:val="00FD72A7"/>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4314-0D00-9245-847D-FD3DE7190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79</Pages>
  <Words>43328</Words>
  <Characters>246976</Characters>
  <Application>Microsoft Office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cp:lastPrinted>2019-02-12T17:16:00Z</cp:lastPrinted>
  <dcterms:created xsi:type="dcterms:W3CDTF">2019-02-25T22:34:00Z</dcterms:created>
  <dcterms:modified xsi:type="dcterms:W3CDTF">2019-03-14T16:22:00Z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