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36487CE8"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1FE85F30"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4D7B9262"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2934209B"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5FFC3B5B"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del w:id="7" w:author="Brown,James T" w:date="2019-03-04T12:07:00Z">
        <w:r w:rsidRPr="00AB6EF8" w:rsidDel="00B337F6">
          <w:rPr>
            <w:color w:val="000000" w:themeColor="text1"/>
          </w:rPr>
          <w:delText>In European corn borer, t</w:delText>
        </w:r>
      </w:del>
      <w:ins w:id="8" w:author="Brown,James T" w:date="2019-03-04T12:08:00Z">
        <w:r w:rsidR="00D313D1">
          <w:rPr>
            <w:color w:val="000000" w:themeColor="text1"/>
          </w:rPr>
          <w:t>D</w:t>
        </w:r>
      </w:ins>
      <w:ins w:id="9" w:author="Brown,James T" w:date="2019-03-04T12:07:00Z">
        <w:r w:rsidR="00B337F6">
          <w:rPr>
            <w:color w:val="000000" w:themeColor="text1"/>
          </w:rPr>
          <w:t xml:space="preserve">iapause length </w:t>
        </w:r>
      </w:ins>
      <w:ins w:id="10" w:author="Brown,James T" w:date="2019-03-04T12:08:00Z">
        <w:r w:rsidR="00D313D1">
          <w:rPr>
            <w:color w:val="000000" w:themeColor="text1"/>
          </w:rPr>
          <w:t xml:space="preserve">for many insects </w:t>
        </w:r>
      </w:ins>
      <w:ins w:id="11" w:author="Brown,James T" w:date="2019-03-04T12:07:00Z">
        <w:r w:rsidR="00B337F6">
          <w:rPr>
            <w:color w:val="000000" w:themeColor="text1"/>
          </w:rPr>
          <w:t xml:space="preserve">is determined </w:t>
        </w:r>
      </w:ins>
      <w:ins w:id="12" w:author="Brown,James T" w:date="2019-03-04T12:08:00Z">
        <w:r w:rsidR="00D313D1">
          <w:rPr>
            <w:color w:val="000000" w:themeColor="text1"/>
          </w:rPr>
          <w:t xml:space="preserve">by a highly heritable diapause genotype. </w:t>
        </w:r>
      </w:ins>
      <w:ins w:id="13" w:author="Brown,James T" w:date="2019-03-04T12:07:00Z">
        <w:r w:rsidR="00B337F6">
          <w:rPr>
            <w:color w:val="000000" w:themeColor="text1"/>
          </w:rPr>
          <w:t>European corn borer</w:t>
        </w:r>
      </w:ins>
      <w:ins w:id="14" w:author="Brown,James T" w:date="2019-03-04T12:09:00Z">
        <w:r w:rsidR="00D313D1">
          <w:rPr>
            <w:color w:val="000000" w:themeColor="text1"/>
          </w:rPr>
          <w:t>s</w:t>
        </w:r>
      </w:ins>
      <w:ins w:id="15" w:author="Brown,James T" w:date="2019-03-04T12:07:00Z">
        <w:r w:rsidR="00B337F6">
          <w:rPr>
            <w:color w:val="000000" w:themeColor="text1"/>
          </w:rPr>
          <w:t xml:space="preserve"> have </w:t>
        </w:r>
      </w:ins>
      <w:del w:id="16" w:author="Brown,James T" w:date="2019-03-04T12:07:00Z">
        <w:r w:rsidRPr="00AB6EF8" w:rsidDel="00B337F6">
          <w:rPr>
            <w:color w:val="000000" w:themeColor="text1"/>
          </w:rPr>
          <w:delText xml:space="preserve">here exists </w:delText>
        </w:r>
      </w:del>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ins w:id="17" w:author="Brown,James T" w:date="2019-03-04T12:20:00Z">
        <w:r w:rsidR="0025134A">
          <w:rPr>
            <w:color w:val="000000" w:themeColor="text1"/>
          </w:rPr>
          <w:t>Coates et al., 2004;</w:t>
        </w:r>
        <w:r w:rsidR="0025134A" w:rsidRPr="00AB6EF8">
          <w:rPr>
            <w:color w:val="000000" w:themeColor="text1"/>
          </w:rPr>
          <w:t xml:space="preserve"> </w:t>
        </w:r>
      </w:ins>
      <w:r w:rsidR="0017795F" w:rsidRPr="00AB6EF8">
        <w:rPr>
          <w:color w:val="000000" w:themeColor="text1"/>
        </w:rPr>
        <w:t xml:space="preserve">Dopman et al, 2004; </w:t>
      </w:r>
      <w:r w:rsidR="00D00400" w:rsidRPr="00AB6EF8">
        <w:rPr>
          <w:color w:val="000000" w:themeColor="text1"/>
        </w:rPr>
        <w:t>Calcagno et al., 2007</w:t>
      </w:r>
      <w:ins w:id="18" w:author="Brown,James T" w:date="2019-03-04T12:20:00Z">
        <w:r w:rsidR="0025134A">
          <w:rPr>
            <w:color w:val="000000" w:themeColor="text1"/>
          </w:rPr>
          <w:t>;</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ins>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 xml:space="preserve">I found, </w:t>
      </w:r>
      <w:r w:rsidR="009F76B2">
        <w:rPr>
          <w:color w:val="000000" w:themeColor="text1"/>
        </w:rPr>
        <w:t xml:space="preserve">European corn borers </w:t>
      </w:r>
      <w:r w:rsidR="00683FE6">
        <w:rPr>
          <w:color w:val="000000" w:themeColor="text1"/>
        </w:rPr>
        <w:t xml:space="preserve">preparing for diapause </w:t>
      </w:r>
      <w:r w:rsidR="009F76B2">
        <w:rPr>
          <w:color w:val="000000" w:themeColor="text1"/>
        </w:rPr>
        <w:t xml:space="preserve">were shown to </w:t>
      </w:r>
      <w:r w:rsidR="00683FE6">
        <w:rPr>
          <w:color w:val="000000" w:themeColor="text1"/>
        </w:rPr>
        <w:t xml:space="preserve">have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expressed </w:t>
      </w:r>
      <w:ins w:id="19" w:author="Brown,James T" w:date="2019-03-04T12:21:00Z">
        <w:r w:rsidR="0025134A">
          <w:rPr>
            <w:color w:val="000000" w:themeColor="text1"/>
          </w:rPr>
          <w:t>a</w:t>
        </w:r>
      </w:ins>
      <w:del w:id="20" w:author="Brown,James T" w:date="2019-03-04T12:21:00Z">
        <w:r w:rsidR="00683FE6" w:rsidDel="0025134A">
          <w:rPr>
            <w:color w:val="000000" w:themeColor="text1"/>
          </w:rPr>
          <w:delText>a</w:delText>
        </w:r>
      </w:del>
      <w:r w:rsidR="00683FE6">
        <w:rPr>
          <w:color w:val="000000" w:themeColor="text1"/>
        </w:rPr>
        <w:t xml:space="preserve"> </w:t>
      </w:r>
      <w:del w:id="21" w:author="Brown,James T" w:date="2019-03-04T12:21:00Z">
        <w:r w:rsidR="00683FE6" w:rsidDel="0025134A">
          <w:rPr>
            <w:color w:val="000000" w:themeColor="text1"/>
          </w:rPr>
          <w:delText>shallow</w:delText>
        </w:r>
      </w:del>
      <w:ins w:id="22" w:author="Brown,James T" w:date="2019-03-04T12:21:00Z">
        <w:r w:rsidR="0025134A">
          <w:rPr>
            <w:color w:val="000000" w:themeColor="text1"/>
          </w:rPr>
          <w:t>deep</w:t>
        </w:r>
      </w:ins>
      <w:r w:rsidR="00683FE6">
        <w:rPr>
          <w:color w:val="000000" w:themeColor="text1"/>
        </w:rPr>
        <w:t xml:space="preserve">-diapause and a </w:t>
      </w:r>
      <w:del w:id="23" w:author="Brown,James T" w:date="2019-03-04T12:21:00Z">
        <w:r w:rsidR="00683FE6" w:rsidDel="0025134A">
          <w:rPr>
            <w:color w:val="000000" w:themeColor="text1"/>
          </w:rPr>
          <w:delText>deep</w:delText>
        </w:r>
      </w:del>
      <w:ins w:id="24" w:author="Brown,James T" w:date="2019-03-04T12:21:00Z">
        <w:r w:rsidR="0025134A">
          <w:rPr>
            <w:color w:val="000000" w:themeColor="text1"/>
          </w:rPr>
          <w:t>shallow</w:t>
        </w:r>
      </w:ins>
      <w:r w:rsidR="00683FE6">
        <w:rPr>
          <w:color w:val="000000" w:themeColor="text1"/>
        </w:rPr>
        <w:t xml:space="preserve">-diapause phenotype. </w:t>
      </w:r>
      <w:r w:rsidR="00A471E7">
        <w:rPr>
          <w:color w:val="000000" w:themeColor="text1"/>
        </w:rPr>
        <w:t>D</w:t>
      </w:r>
      <w:r w:rsidR="00A528DB">
        <w:rPr>
          <w:color w:val="000000" w:themeColor="text1"/>
        </w:rPr>
        <w:t xml:space="preserve">iapause </w:t>
      </w:r>
      <w:del w:id="25" w:author="Brown,James T" w:date="2019-03-04T12:21:00Z">
        <w:r w:rsidR="00A528DB" w:rsidDel="0025134A">
          <w:rPr>
            <w:color w:val="000000" w:themeColor="text1"/>
          </w:rPr>
          <w:delText xml:space="preserve">length </w:delText>
        </w:r>
      </w:del>
      <w:ins w:id="26" w:author="Brown,James T" w:date="2019-03-04T12:21:00Z">
        <w:r w:rsidR="0025134A">
          <w:rPr>
            <w:color w:val="000000" w:themeColor="text1"/>
          </w:rPr>
          <w:t>genotype</w:t>
        </w:r>
        <w:r w:rsidR="0025134A">
          <w:rPr>
            <w:color w:val="000000" w:themeColor="text1"/>
          </w:rPr>
          <w:t xml:space="preserve"> </w:t>
        </w:r>
      </w:ins>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lean mass and lipid mass</w:t>
      </w:r>
      <w:r w:rsidR="002822F0">
        <w:rPr>
          <w:color w:val="000000" w:themeColor="text1"/>
        </w:rPr>
        <w:t xml:space="preserve">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0401AADA" w:rsidR="00F702ED" w:rsidRPr="004F09C9" w:rsidRDefault="00476E6F" w:rsidP="00F702ED">
      <w:pPr>
        <w:spacing w:line="480" w:lineRule="auto"/>
        <w:ind w:left="-15" w:right="90" w:firstLine="468"/>
        <w:rPr>
          <w:color w:val="000000" w:themeColor="text1"/>
        </w:rPr>
      </w:pPr>
      <w:r>
        <w:rPr>
          <w:color w:val="000000" w:themeColor="text1"/>
        </w:rPr>
        <w:t>C</w:t>
      </w:r>
      <w:r w:rsidR="009D5255">
        <w:rPr>
          <w:color w:val="000000" w:themeColor="text1"/>
        </w:rPr>
        <w:t xml:space="preserve">haracterizing the </w:t>
      </w:r>
      <w:r>
        <w:rPr>
          <w:color w:val="000000" w:themeColor="text1"/>
        </w:rPr>
        <w:t>effect</w:t>
      </w:r>
      <w:ins w:id="27" w:author="Brown,James T" w:date="2019-03-04T12:23:00Z">
        <w:r w:rsidR="0025134A">
          <w:rPr>
            <w:color w:val="000000" w:themeColor="text1"/>
          </w:rPr>
          <w:t>s</w:t>
        </w:r>
      </w:ins>
      <w:r>
        <w:rPr>
          <w:color w:val="000000" w:themeColor="text1"/>
        </w:rPr>
        <w:t xml:space="preserve"> climate on diapause preparation and diapause length could p</w:t>
      </w:r>
      <w:r w:rsidR="00495008" w:rsidRPr="001A3D3B">
        <w:rPr>
          <w:color w:val="000000" w:themeColor="text1"/>
        </w:rPr>
        <w:t>rovide a possible target for the management of pests that use this life history strategy to survive winter stress</w:t>
      </w:r>
      <w:r>
        <w:rPr>
          <w:color w:val="000000" w:themeColor="text1"/>
        </w:rPr>
        <w:t xml:space="preserve">. </w:t>
      </w:r>
      <w:r w:rsidR="003D7E52">
        <w:rPr>
          <w:color w:val="000000" w:themeColor="text1"/>
        </w:rPr>
        <w:t xml:space="preserve">Many insects survive diapause by </w:t>
      </w:r>
      <w:del w:id="28" w:author="Brown,James T" w:date="2019-03-04T12:23:00Z">
        <w:r w:rsidR="003D7E52" w:rsidDel="0025134A">
          <w:rPr>
            <w:color w:val="000000" w:themeColor="text1"/>
          </w:rPr>
          <w:delText xml:space="preserve">storing </w:delText>
        </w:r>
      </w:del>
      <w:ins w:id="29" w:author="Brown,James T" w:date="2019-03-04T12:23:00Z">
        <w:r w:rsidR="0025134A">
          <w:rPr>
            <w:color w:val="000000" w:themeColor="text1"/>
          </w:rPr>
          <w:t>increas</w:t>
        </w:r>
      </w:ins>
      <w:ins w:id="30" w:author="Brown,James T" w:date="2019-03-04T12:24:00Z">
        <w:r w:rsidR="0025134A">
          <w:rPr>
            <w:color w:val="000000" w:themeColor="text1"/>
          </w:rPr>
          <w:t>ing their</w:t>
        </w:r>
      </w:ins>
      <w:ins w:id="31" w:author="Brown,James T" w:date="2019-03-04T12:23:00Z">
        <w:r w:rsidR="0025134A">
          <w:rPr>
            <w:color w:val="000000" w:themeColor="text1"/>
          </w:rPr>
          <w:t xml:space="preserve"> </w:t>
        </w:r>
      </w:ins>
      <w:r w:rsidR="003D7E52">
        <w:rPr>
          <w:color w:val="000000" w:themeColor="text1"/>
        </w:rPr>
        <w:t xml:space="preserve">nutrition </w:t>
      </w:r>
      <w:ins w:id="32" w:author="Brown,James T" w:date="2019-03-04T12:24:00Z">
        <w:r w:rsidR="0025134A">
          <w:rPr>
            <w:color w:val="000000" w:themeColor="text1"/>
          </w:rPr>
          <w:t xml:space="preserve">stores </w:t>
        </w:r>
      </w:ins>
      <w:del w:id="33" w:author="Brown,James T" w:date="2019-03-04T12:24:00Z">
        <w:r w:rsidR="003D7E52" w:rsidDel="0025134A">
          <w:rPr>
            <w:color w:val="000000" w:themeColor="text1"/>
          </w:rPr>
          <w:delText xml:space="preserve">before the </w:delText>
        </w:r>
        <w:r w:rsidR="00E21A86" w:rsidDel="0025134A">
          <w:rPr>
            <w:color w:val="000000" w:themeColor="text1"/>
          </w:rPr>
          <w:delText xml:space="preserve">onset of </w:delText>
        </w:r>
        <w:r w:rsidR="003D7E52" w:rsidDel="0025134A">
          <w:rPr>
            <w:color w:val="000000" w:themeColor="text1"/>
          </w:rPr>
          <w:delText xml:space="preserve">unfavorable </w:delText>
        </w:r>
        <w:r w:rsidR="00E21A86" w:rsidDel="0025134A">
          <w:rPr>
            <w:color w:val="000000" w:themeColor="text1"/>
          </w:rPr>
          <w:delText>conditions</w:delText>
        </w:r>
        <w:r w:rsidR="00E21A86" w:rsidDel="00FE3368">
          <w:rPr>
            <w:color w:val="000000" w:themeColor="text1"/>
          </w:rPr>
          <w:delText xml:space="preserve"> </w:delText>
        </w:r>
      </w:del>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could increase metabolic activity and possibly reduce lipid stores </w:t>
      </w:r>
      <w:r w:rsidR="003A4B1B" w:rsidRPr="00AB6EF8">
        <w:rPr>
          <w:color w:val="000000" w:themeColor="text1"/>
        </w:rPr>
        <w:lastRenderedPageBreak/>
        <w:t xml:space="preserve">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ins w:id="34" w:author="Brown,James T" w:date="2019-03-04T12:25:00Z">
        <w:r w:rsidR="00FE3368">
          <w:rPr>
            <w:color w:val="000000" w:themeColor="text1"/>
          </w:rPr>
          <w:t xml:space="preserve"> winter</w:t>
        </w:r>
      </w:ins>
      <w:r w:rsidR="00F702ED" w:rsidRPr="004F09C9">
        <w:rPr>
          <w:color w:val="000000" w:themeColor="text1"/>
        </w:rPr>
        <w:t xml:space="preserve"> temperatures during diapause </w:t>
      </w:r>
      <w:del w:id="35" w:author="Brown,James T" w:date="2019-03-04T12:25:00Z">
        <w:r w:rsidR="00F702ED" w:rsidRPr="004F09C9" w:rsidDel="00FE3368">
          <w:rPr>
            <w:color w:val="000000" w:themeColor="text1"/>
          </w:rPr>
          <w:delText xml:space="preserve">in winter </w:delText>
        </w:r>
      </w:del>
      <w:r w:rsidR="00F702ED" w:rsidRPr="004F09C9">
        <w:rPr>
          <w:color w:val="000000" w:themeColor="text1"/>
        </w:rPr>
        <w:t xml:space="preserve">could prematurely drain stored energy causing insects to die during diapause or </w:t>
      </w:r>
      <w:del w:id="36" w:author="Brown,James T" w:date="2019-03-04T13:13:00Z">
        <w:r w:rsidR="00F702ED" w:rsidRPr="004F09C9" w:rsidDel="00BF30C5">
          <w:rPr>
            <w:color w:val="000000" w:themeColor="text1"/>
          </w:rPr>
          <w:delText>come out of</w:delText>
        </w:r>
      </w:del>
      <w:ins w:id="37" w:author="Brown,James T" w:date="2019-03-04T13:13:00Z">
        <w:r w:rsidR="00BF30C5">
          <w:rPr>
            <w:color w:val="000000" w:themeColor="text1"/>
          </w:rPr>
          <w:t>emerge from</w:t>
        </w:r>
      </w:ins>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ins w:id="38" w:author="Brown,James T" w:date="2019-03-04T13:13:00Z">
        <w:r w:rsidR="00116252">
          <w:rPr>
            <w:color w:val="000000" w:themeColor="text1"/>
          </w:rPr>
          <w:t xml:space="preserve">energy </w:t>
        </w:r>
      </w:ins>
      <w:r w:rsidR="00F702ED">
        <w:rPr>
          <w:color w:val="000000" w:themeColor="text1"/>
        </w:rPr>
        <w:t xml:space="preserve">to support </w:t>
      </w:r>
      <w:r w:rsidR="00F702ED" w:rsidRPr="004F09C9">
        <w:rPr>
          <w:color w:val="000000" w:themeColor="text1"/>
        </w:rPr>
        <w:t>dispersing, mating, and reproducing.</w:t>
      </w:r>
    </w:p>
    <w:p w14:paraId="1AD6970A" w14:textId="2871DD1B" w:rsidR="004F24A0" w:rsidRDefault="00F702ED" w:rsidP="00F702ED">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ins w:id="39" w:author="Brown,James T" w:date="2019-03-04T13:15:00Z">
        <w:r w:rsidR="00116252">
          <w:rPr>
            <w:color w:val="000000" w:themeColor="text1"/>
          </w:rPr>
          <w:t>(</w:t>
        </w:r>
      </w:ins>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(Scudder and Burgess)</w:t>
      </w:r>
      <w:ins w:id="40" w:author="Brown,James T" w:date="2019-03-04T13:15:00Z">
        <w:r w:rsidR="00116252">
          <w:rPr>
            <w:color w:val="000000" w:themeColor="text1"/>
          </w:rPr>
          <w:t>)</w:t>
        </w:r>
      </w:ins>
      <w:r w:rsidRPr="004F09C9">
        <w:rPr>
          <w:color w:val="000000" w:themeColor="text1"/>
        </w:rPr>
        <w:t xml:space="preserve"> caterpillars that originated from environments that differed in thermal stability in a reciprocal common garden experiment with stable and </w:t>
      </w:r>
      <w:r>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Pr>
          <w:color w:val="000000" w:themeColor="text1"/>
        </w:rPr>
        <w:t xml:space="preserve">post-diapause </w:t>
      </w:r>
      <w:r w:rsidRPr="004F09C9">
        <w:rPr>
          <w:color w:val="000000" w:themeColor="text1"/>
        </w:rPr>
        <w:t>adult functions.</w:t>
      </w:r>
    </w:p>
    <w:p w14:paraId="20F248C9" w14:textId="700771EE"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w:t>
      </w:r>
      <w:r w:rsidRPr="009963D9">
        <w:rPr>
          <w:color w:val="000000" w:themeColor="text1"/>
        </w:rPr>
        <w:lastRenderedPageBreak/>
        <w:t>(</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742BD0">
        <w:rPr>
          <w:color w:val="000000" w:themeColor="text1"/>
        </w:rPr>
        <w:t>,</w:t>
      </w:r>
      <w:r w:rsidR="00742BD0" w:rsidRPr="001A3D3B">
        <w:rPr>
          <w:color w:val="000000" w:themeColor="text1"/>
        </w:rPr>
        <w:t xml:space="preserve"> </w:t>
      </w:r>
      <w:r w:rsidR="00742BD0">
        <w:rPr>
          <w:color w:val="000000" w:themeColor="text1"/>
        </w:rPr>
        <w:t>so</w:t>
      </w:r>
      <w:r w:rsidR="00742BD0" w:rsidRPr="001A3D3B">
        <w:rPr>
          <w:color w:val="000000" w:themeColor="text1"/>
        </w:rPr>
        <w:t xml:space="preserve"> how insects manage their nutrition during diapause </w:t>
      </w:r>
      <w:ins w:id="41" w:author="Brown,James T" w:date="2019-03-04T13:25:00Z">
        <w:r w:rsidR="00EF45F4">
          <w:rPr>
            <w:color w:val="000000" w:themeColor="text1"/>
          </w:rPr>
          <w:t xml:space="preserve">preparation </w:t>
        </w:r>
      </w:ins>
      <w:r w:rsidR="00742BD0" w:rsidRPr="001A3D3B">
        <w:rPr>
          <w:color w:val="000000" w:themeColor="text1"/>
        </w:rPr>
        <w:t>could</w:t>
      </w:r>
      <w:r w:rsidR="00742BD0">
        <w:rPr>
          <w:color w:val="000000" w:themeColor="text1"/>
        </w:rPr>
        <w:t xml:space="preserve"> </w:t>
      </w:r>
      <w:r w:rsidR="00742BD0" w:rsidRPr="001A3D3B">
        <w:rPr>
          <w:color w:val="000000" w:themeColor="text1"/>
        </w:rPr>
        <w:t>explain how some insects might</w:t>
      </w:r>
      <w:del w:id="42" w:author="Brown,James T" w:date="2019-03-04T13:25:00Z">
        <w:r w:rsidR="00742BD0" w:rsidRPr="001A3D3B" w:rsidDel="00EF45F4">
          <w:rPr>
            <w:color w:val="000000" w:themeColor="text1"/>
          </w:rPr>
          <w:delText xml:space="preserve"> use diapause to</w:delText>
        </w:r>
      </w:del>
      <w:r w:rsidR="00742BD0" w:rsidRPr="001A3D3B">
        <w:rPr>
          <w:color w:val="000000" w:themeColor="text1"/>
        </w:rPr>
        <w:t xml:space="preserve"> adjust to warmer winters. </w:t>
      </w:r>
      <w:moveFromRangeStart w:id="43" w:author="Brown,James T" w:date="2019-03-04T13:23:00Z" w:name="move2598208"/>
      <w:moveFrom w:id="44" w:author="Brown,James T" w:date="2019-03-04T13:23:00Z">
        <w:r w:rsidR="00445BE1" w:rsidRPr="001A3D3B" w:rsidDel="00FA01F4">
          <w:rPr>
            <w:color w:val="000000" w:themeColor="text1"/>
          </w:rPr>
          <w:t xml:space="preserve">I found that European corn borer larvae </w:t>
        </w:r>
        <w:r w:rsidR="001A3D3B" w:rsidDel="00FA01F4">
          <w:rPr>
            <w:color w:val="000000" w:themeColor="text1"/>
          </w:rPr>
          <w:t xml:space="preserve">of both </w:t>
        </w:r>
        <w:r w:rsidR="00365AF1" w:rsidDel="00FA01F4">
          <w:rPr>
            <w:color w:val="000000" w:themeColor="text1"/>
          </w:rPr>
          <w:t xml:space="preserve">long and short-diapausing </w:t>
        </w:r>
        <w:r w:rsidR="001A3D3B" w:rsidDel="00FA01F4">
          <w:rPr>
            <w:color w:val="000000" w:themeColor="text1"/>
          </w:rPr>
          <w:t xml:space="preserve">genetic strains </w:t>
        </w:r>
        <w:r w:rsidR="00914942" w:rsidRPr="001A3D3B" w:rsidDel="00FA01F4">
          <w:rPr>
            <w:color w:val="000000" w:themeColor="text1"/>
          </w:rPr>
          <w:t>programmed for diapause</w:t>
        </w:r>
        <w:r w:rsidR="00445BE1" w:rsidRPr="001A3D3B" w:rsidDel="00FA01F4">
          <w:rPr>
            <w:color w:val="000000" w:themeColor="text1"/>
          </w:rPr>
          <w:t xml:space="preserve"> stored more lipids when compared to continuously developing larvae</w:t>
        </w:r>
        <w:r w:rsidR="00365AF1" w:rsidDel="00FA01F4">
          <w:rPr>
            <w:color w:val="000000" w:themeColor="text1"/>
          </w:rPr>
          <w:t xml:space="preserve"> of the same strain</w:t>
        </w:r>
        <w:r w:rsidR="00914942" w:rsidRPr="001A3D3B" w:rsidDel="00FA01F4">
          <w:rPr>
            <w:color w:val="000000" w:themeColor="text1"/>
          </w:rPr>
          <w:t xml:space="preserve">. </w:t>
        </w:r>
      </w:moveFrom>
      <w:moveFromRangeEnd w:id="43"/>
      <w:r w:rsidR="00062423" w:rsidRPr="001A3D3B">
        <w:rPr>
          <w:color w:val="000000" w:themeColor="text1"/>
        </w:rPr>
        <w:t>R</w:t>
      </w:r>
      <w:r w:rsidR="00D27C9E" w:rsidRPr="001A3D3B">
        <w:rPr>
          <w:color w:val="000000" w:themeColor="text1"/>
        </w:rPr>
        <w:t xml:space="preserve">esults </w:t>
      </w:r>
      <w:ins w:id="45" w:author="Brown,James T" w:date="2019-03-04T13:26:00Z">
        <w:r w:rsidR="00EF45F4">
          <w:rPr>
            <w:color w:val="000000" w:themeColor="text1"/>
          </w:rPr>
          <w:t xml:space="preserve">of </w:t>
        </w:r>
      </w:ins>
      <w:ins w:id="46" w:author="Brown,James T" w:date="2019-03-04T13:22:00Z">
        <w:r w:rsidR="00FA01F4">
          <w:rPr>
            <w:color w:val="000000" w:themeColor="text1"/>
          </w:rPr>
          <w:t xml:space="preserve">a previous study </w:t>
        </w:r>
      </w:ins>
      <w:del w:id="47" w:author="Brown,James T" w:date="2019-03-04T13:22:00Z">
        <w:r w:rsidR="00062423" w:rsidRPr="001A3D3B" w:rsidDel="00FA01F4">
          <w:rPr>
            <w:color w:val="000000" w:themeColor="text1"/>
          </w:rPr>
          <w:delText xml:space="preserve">from a similar study </w:delText>
        </w:r>
        <w:r w:rsidR="00445BE1" w:rsidRPr="001A3D3B" w:rsidDel="00FA01F4">
          <w:rPr>
            <w:color w:val="000000" w:themeColor="text1"/>
          </w:rPr>
          <w:delText xml:space="preserve">also </w:delText>
        </w:r>
      </w:del>
      <w:r w:rsidR="00445BE1" w:rsidRPr="001A3D3B">
        <w:rPr>
          <w:color w:val="000000" w:themeColor="text1"/>
        </w:rPr>
        <w:t xml:space="preserve">show </w:t>
      </w:r>
      <w:r w:rsidR="00062423" w:rsidRPr="001A3D3B">
        <w:rPr>
          <w:color w:val="000000" w:themeColor="text1"/>
        </w:rPr>
        <w:t>that diapause programming</w:t>
      </w:r>
      <w:ins w:id="48" w:author="Brown,James T" w:date="2019-03-04T13:22:00Z">
        <w:r w:rsidR="00FA01F4">
          <w:rPr>
            <w:color w:val="000000" w:themeColor="text1"/>
          </w:rPr>
          <w:t xml:space="preserve"> among Euro</w:t>
        </w:r>
      </w:ins>
      <w:ins w:id="49" w:author="Brown,James T" w:date="2019-03-04T13:23:00Z">
        <w:r w:rsidR="00FA01F4">
          <w:rPr>
            <w:color w:val="000000" w:themeColor="text1"/>
          </w:rPr>
          <w:t>pean corn borers</w:t>
        </w:r>
      </w:ins>
      <w:r w:rsidR="00062423" w:rsidRPr="001A3D3B">
        <w:rPr>
          <w:color w:val="000000" w:themeColor="text1"/>
        </w:rPr>
        <w:t xml:space="preserve"> is associated with increased lipid accumulation</w:t>
      </w:r>
      <w:ins w:id="50" w:author="Brown,James T" w:date="2019-03-04T13:26:00Z">
        <w:r w:rsidR="00EF45F4">
          <w:rPr>
            <w:color w:val="000000" w:themeColor="text1"/>
          </w:rPr>
          <w:t xml:space="preserve"> during diapause preparation</w:t>
        </w:r>
      </w:ins>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moveToRangeStart w:id="51" w:author="Brown,James T" w:date="2019-03-04T13:23:00Z" w:name="move2598208"/>
      <w:moveTo w:id="52" w:author="Brown,James T" w:date="2019-03-04T13:23:00Z">
        <w:r w:rsidR="00FA01F4" w:rsidRPr="001A3D3B">
          <w:rPr>
            <w:color w:val="000000" w:themeColor="text1"/>
          </w:rPr>
          <w:t xml:space="preserve">I found that European corn borer larvae </w:t>
        </w:r>
        <w:r w:rsidR="00FA01F4">
          <w:rPr>
            <w:color w:val="000000" w:themeColor="text1"/>
          </w:rPr>
          <w:t xml:space="preserve">of both long and short-diapausing </w:t>
        </w:r>
        <w:del w:id="53" w:author="Brown,James T" w:date="2019-03-04T13:23:00Z">
          <w:r w:rsidR="00FA01F4" w:rsidDel="00FA01F4">
            <w:rPr>
              <w:color w:val="000000" w:themeColor="text1"/>
            </w:rPr>
            <w:delText>genetic</w:delText>
          </w:r>
        </w:del>
      </w:moveTo>
      <w:ins w:id="54" w:author="Brown,James T" w:date="2019-03-04T13:23:00Z">
        <w:r w:rsidR="00FA01F4">
          <w:rPr>
            <w:color w:val="000000" w:themeColor="text1"/>
          </w:rPr>
          <w:t>genotypes</w:t>
        </w:r>
      </w:ins>
      <w:moveTo w:id="55" w:author="Brown,James T" w:date="2019-03-04T13:23:00Z">
        <w:del w:id="56" w:author="Brown,James T" w:date="2019-03-04T13:23:00Z">
          <w:r w:rsidR="00FA01F4" w:rsidDel="00FA01F4">
            <w:rPr>
              <w:color w:val="000000" w:themeColor="text1"/>
            </w:rPr>
            <w:delText xml:space="preserve"> strains</w:delText>
          </w:r>
        </w:del>
        <w:r w:rsidR="00FA01F4">
          <w:rPr>
            <w:color w:val="000000" w:themeColor="text1"/>
          </w:rPr>
          <w:t xml:space="preserve">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FA01F4" w:rsidRPr="001A3D3B">
          <w:rPr>
            <w:color w:val="000000" w:themeColor="text1"/>
          </w:rPr>
          <w:t xml:space="preserve">. </w:t>
        </w:r>
      </w:moveTo>
      <w:moveToRangeEnd w:id="51"/>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w:t>
      </w:r>
      <w:r w:rsidR="003A4B1B">
        <w:rPr>
          <w:color w:val="000000" w:themeColor="text1"/>
        </w:rPr>
        <w:t xml:space="preserve"> increased</w:t>
      </w:r>
      <w:r w:rsidR="00062423" w:rsidRPr="00365AF1">
        <w:rPr>
          <w:color w:val="000000" w:themeColor="text1"/>
        </w:rPr>
        <w:t xml:space="preserve">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ins w:id="57" w:author="Brown,James T" w:date="2019-03-04T12:35:00Z">
        <w:r w:rsidR="0090479F">
          <w:rPr>
            <w:color w:val="000000" w:themeColor="text1"/>
          </w:rPr>
          <w:t>In nature, l</w:t>
        </w:r>
      </w:ins>
      <w:ins w:id="58" w:author="Brown,James T" w:date="2019-03-04T12:31:00Z">
        <w:r w:rsidR="005C508D">
          <w:rPr>
            <w:color w:val="000000" w:themeColor="text1"/>
          </w:rPr>
          <w:t xml:space="preserve">ong-diapause genotype </w:t>
        </w:r>
      </w:ins>
      <w:ins w:id="59" w:author="Brown,James T" w:date="2019-03-04T12:35:00Z">
        <w:r w:rsidR="0090479F">
          <w:rPr>
            <w:color w:val="000000" w:themeColor="text1"/>
          </w:rPr>
          <w:t>larvae e</w:t>
        </w:r>
      </w:ins>
      <w:ins w:id="60" w:author="Brown,James T" w:date="2019-03-04T12:32:00Z">
        <w:r w:rsidR="005C508D">
          <w:rPr>
            <w:color w:val="000000" w:themeColor="text1"/>
          </w:rPr>
          <w:t>nter diapause earlier in the fall and</w:t>
        </w:r>
      </w:ins>
      <w:ins w:id="61" w:author="Brown,James T" w:date="2019-03-04T12:36:00Z">
        <w:r w:rsidR="0090479F">
          <w:rPr>
            <w:color w:val="000000" w:themeColor="text1"/>
          </w:rPr>
          <w:t xml:space="preserve"> exit</w:t>
        </w:r>
      </w:ins>
      <w:ins w:id="62" w:author="Brown,James T" w:date="2019-03-04T12:33:00Z">
        <w:r w:rsidR="005C508D">
          <w:rPr>
            <w:color w:val="000000" w:themeColor="text1"/>
          </w:rPr>
          <w:t xml:space="preserve"> later in the spring</w:t>
        </w:r>
      </w:ins>
      <w:ins w:id="63" w:author="Brown,James T" w:date="2019-03-04T12:34:00Z">
        <w:r w:rsidR="005C508D">
          <w:rPr>
            <w:color w:val="000000" w:themeColor="text1"/>
          </w:rPr>
          <w:t xml:space="preserve"> compared to larvae with the short-diapause genotype</w:t>
        </w:r>
      </w:ins>
      <w:ins w:id="64" w:author="Brown,James T" w:date="2019-03-04T13:43:00Z">
        <w:r w:rsidR="00391B7E">
          <w:rPr>
            <w:color w:val="000000" w:themeColor="text1"/>
          </w:rPr>
          <w:t xml:space="preserve">. </w:t>
        </w:r>
      </w:ins>
      <w:ins w:id="65" w:author="Brown,James T" w:date="2019-03-04T13:46:00Z">
        <w:r w:rsidR="00250600">
          <w:rPr>
            <w:color w:val="000000" w:themeColor="text1"/>
          </w:rPr>
          <w:t>Because of the differences in the timing of diapause, l</w:t>
        </w:r>
      </w:ins>
      <w:ins w:id="66" w:author="Brown,James T" w:date="2019-03-04T13:43:00Z">
        <w:r w:rsidR="00391B7E">
          <w:rPr>
            <w:color w:val="000000" w:themeColor="text1"/>
          </w:rPr>
          <w:t>ong-diapause genotype</w:t>
        </w:r>
      </w:ins>
      <w:ins w:id="67" w:author="Brown,James T" w:date="2019-03-04T12:37:00Z">
        <w:r w:rsidR="0090479F">
          <w:rPr>
            <w:color w:val="000000" w:themeColor="text1"/>
          </w:rPr>
          <w:t xml:space="preserve"> </w:t>
        </w:r>
      </w:ins>
      <w:ins w:id="68" w:author="Brown,James T" w:date="2019-03-04T13:46:00Z">
        <w:r w:rsidR="00250600">
          <w:rPr>
            <w:color w:val="000000" w:themeColor="text1"/>
          </w:rPr>
          <w:t xml:space="preserve">larvae </w:t>
        </w:r>
      </w:ins>
      <w:ins w:id="69" w:author="Brown,James T" w:date="2019-03-04T12:37:00Z">
        <w:r w:rsidR="0090479F">
          <w:rPr>
            <w:color w:val="000000" w:themeColor="text1"/>
          </w:rPr>
          <w:t xml:space="preserve">diapause </w:t>
        </w:r>
      </w:ins>
      <w:ins w:id="70" w:author="Brown,James T" w:date="2019-03-04T13:43:00Z">
        <w:r w:rsidR="00391B7E">
          <w:rPr>
            <w:color w:val="000000" w:themeColor="text1"/>
          </w:rPr>
          <w:t xml:space="preserve">at higher temperatures and </w:t>
        </w:r>
      </w:ins>
      <w:ins w:id="71" w:author="Brown,James T" w:date="2019-03-04T13:44:00Z">
        <w:r w:rsidR="00391B7E">
          <w:rPr>
            <w:color w:val="000000" w:themeColor="text1"/>
          </w:rPr>
          <w:t>remain in diapause longer than larvae with the short-diapause genotype</w:t>
        </w:r>
      </w:ins>
      <w:ins w:id="72" w:author="Brown,James T" w:date="2019-03-04T12:37:00Z">
        <w:r w:rsidR="0090479F">
          <w:rPr>
            <w:color w:val="000000" w:themeColor="text1"/>
          </w:rPr>
          <w:t>.</w:t>
        </w:r>
      </w:ins>
      <w:ins w:id="73" w:author="Brown,James T" w:date="2019-03-04T13:28:00Z">
        <w:r w:rsidR="00EF45F4">
          <w:rPr>
            <w:color w:val="000000" w:themeColor="text1"/>
          </w:rPr>
          <w:t xml:space="preserve"> </w:t>
        </w:r>
      </w:ins>
      <w:ins w:id="74" w:author="Brown,James T" w:date="2019-03-04T13:40:00Z">
        <w:r w:rsidR="00391B7E">
          <w:rPr>
            <w:color w:val="000000" w:themeColor="text1"/>
          </w:rPr>
          <w:t>My research shows</w:t>
        </w:r>
      </w:ins>
      <w:ins w:id="75" w:author="Brown,James T" w:date="2019-03-04T13:48:00Z">
        <w:r w:rsidR="00250600">
          <w:rPr>
            <w:color w:val="000000" w:themeColor="text1"/>
          </w:rPr>
          <w:t xml:space="preserve"> that</w:t>
        </w:r>
      </w:ins>
      <w:ins w:id="76" w:author="Brown,James T" w:date="2019-03-04T13:40:00Z">
        <w:r w:rsidR="00391B7E">
          <w:rPr>
            <w:color w:val="000000" w:themeColor="text1"/>
          </w:rPr>
          <w:t xml:space="preserve"> </w:t>
        </w:r>
      </w:ins>
      <w:ins w:id="77" w:author="Brown,James T" w:date="2019-03-04T13:47:00Z">
        <w:r w:rsidR="00250600">
          <w:rPr>
            <w:color w:val="000000" w:themeColor="text1"/>
          </w:rPr>
          <w:t xml:space="preserve">larvae with the long-diapause genotype store more </w:t>
        </w:r>
      </w:ins>
      <w:ins w:id="78" w:author="Brown,James T" w:date="2019-03-04T13:40:00Z">
        <w:r w:rsidR="00391B7E">
          <w:rPr>
            <w:color w:val="000000" w:themeColor="text1"/>
          </w:rPr>
          <w:t>lipid</w:t>
        </w:r>
      </w:ins>
      <w:ins w:id="79" w:author="Brown,James T" w:date="2019-03-04T13:47:00Z">
        <w:r w:rsidR="00250600">
          <w:rPr>
            <w:color w:val="000000" w:themeColor="text1"/>
          </w:rPr>
          <w:t>s during diapause preparation</w:t>
        </w:r>
      </w:ins>
      <w:ins w:id="80" w:author="Brown,James T" w:date="2019-03-04T13:45:00Z">
        <w:r w:rsidR="00250600">
          <w:rPr>
            <w:color w:val="000000" w:themeColor="text1"/>
          </w:rPr>
          <w:t xml:space="preserve"> compared to </w:t>
        </w:r>
      </w:ins>
      <w:ins w:id="81" w:author="Brown,James T" w:date="2019-03-04T13:42:00Z">
        <w:r w:rsidR="00391B7E">
          <w:rPr>
            <w:color w:val="000000" w:themeColor="text1"/>
          </w:rPr>
          <w:t xml:space="preserve">larvae preparing for a </w:t>
        </w:r>
      </w:ins>
      <w:ins w:id="82" w:author="Brown,James T" w:date="2019-03-04T13:45:00Z">
        <w:r w:rsidR="00250600">
          <w:rPr>
            <w:color w:val="000000" w:themeColor="text1"/>
          </w:rPr>
          <w:t>shorter</w:t>
        </w:r>
      </w:ins>
      <w:ins w:id="83" w:author="Brown,James T" w:date="2019-03-04T13:42:00Z">
        <w:r w:rsidR="00391B7E">
          <w:rPr>
            <w:color w:val="000000" w:themeColor="text1"/>
          </w:rPr>
          <w:t xml:space="preserve"> diapause period</w:t>
        </w:r>
      </w:ins>
      <w:ins w:id="84" w:author="Brown,James T" w:date="2019-03-04T13:48:00Z">
        <w:r w:rsidR="00250600">
          <w:rPr>
            <w:color w:val="000000" w:themeColor="text1"/>
          </w:rPr>
          <w:t xml:space="preserve">. </w:t>
        </w:r>
      </w:ins>
      <w:ins w:id="85" w:author="Brown,James T" w:date="2019-03-04T13:51:00Z">
        <w:r w:rsidR="00DE2DDD">
          <w:rPr>
            <w:color w:val="000000" w:themeColor="text1"/>
          </w:rPr>
          <w:t xml:space="preserve">Long-diapause larvae experiencing </w:t>
        </w:r>
      </w:ins>
      <w:ins w:id="86" w:author="Brown,James T" w:date="2019-03-04T13:54:00Z">
        <w:r w:rsidR="00DE2DDD">
          <w:rPr>
            <w:color w:val="000000" w:themeColor="text1"/>
          </w:rPr>
          <w:t>a</w:t>
        </w:r>
      </w:ins>
      <w:ins w:id="87" w:author="Brown,James T" w:date="2019-03-04T13:51:00Z">
        <w:r w:rsidR="00DE2DDD">
          <w:rPr>
            <w:color w:val="000000" w:themeColor="text1"/>
          </w:rPr>
          <w:t xml:space="preserve"> warmer diapause </w:t>
        </w:r>
      </w:ins>
      <w:ins w:id="88" w:author="Brown,James T" w:date="2019-03-04T13:52:00Z">
        <w:r w:rsidR="00DE2DDD">
          <w:rPr>
            <w:color w:val="000000" w:themeColor="text1"/>
          </w:rPr>
          <w:t>period may have a higher metabolic rate</w:t>
        </w:r>
      </w:ins>
      <w:ins w:id="89" w:author="Brown,James T" w:date="2019-03-04T13:51:00Z">
        <w:r w:rsidR="00DE2DDD">
          <w:rPr>
            <w:color w:val="000000" w:themeColor="text1"/>
          </w:rPr>
          <w:t xml:space="preserve"> </w:t>
        </w:r>
      </w:ins>
      <w:ins w:id="90" w:author="Brown,James T" w:date="2019-03-04T13:52:00Z">
        <w:r w:rsidR="00DE2DDD">
          <w:rPr>
            <w:color w:val="000000" w:themeColor="text1"/>
          </w:rPr>
          <w:t xml:space="preserve">and, in turn may need larger energy stores to </w:t>
        </w:r>
      </w:ins>
      <w:ins w:id="91" w:author="Brown,James T" w:date="2019-03-04T13:54:00Z">
        <w:r w:rsidR="00DE2DDD">
          <w:rPr>
            <w:color w:val="000000" w:themeColor="text1"/>
          </w:rPr>
          <w:t xml:space="preserve">fuel their higher metabolic rate, compared to larvae with the short diapause </w:t>
        </w:r>
        <w:r w:rsidR="00DE2DDD">
          <w:rPr>
            <w:color w:val="000000" w:themeColor="text1"/>
          </w:rPr>
          <w:lastRenderedPageBreak/>
          <w:t>genotype</w:t>
        </w:r>
      </w:ins>
      <w:ins w:id="92" w:author="Brown,James T" w:date="2019-03-04T13:53:00Z">
        <w:r w:rsidR="00DE2DDD">
          <w:rPr>
            <w:color w:val="000000" w:themeColor="text1"/>
          </w:rPr>
          <w:t>.</w:t>
        </w:r>
      </w:ins>
      <w:ins w:id="93" w:author="Brown,James T" w:date="2019-03-04T13:52:00Z">
        <w:r w:rsidR="00DE2DDD">
          <w:rPr>
            <w:color w:val="000000" w:themeColor="text1"/>
          </w:rPr>
          <w:t xml:space="preserve"> </w:t>
        </w:r>
      </w:ins>
      <w:ins w:id="94" w:author="Brown,James T" w:date="2019-03-04T13:50:00Z">
        <w:r w:rsidR="00DE2DDD">
          <w:rPr>
            <w:color w:val="000000" w:themeColor="text1"/>
          </w:rPr>
          <w:t xml:space="preserve">The larger lipid stores of </w:t>
        </w:r>
      </w:ins>
      <w:ins w:id="95" w:author="Brown,James T" w:date="2019-03-04T13:51:00Z">
        <w:r w:rsidR="00DE2DDD">
          <w:rPr>
            <w:color w:val="000000" w:themeColor="text1"/>
          </w:rPr>
          <w:t xml:space="preserve">European corn borers experiencing longer warmer diapause periods </w:t>
        </w:r>
      </w:ins>
      <w:ins w:id="96" w:author="Brown,James T" w:date="2019-03-04T13:53:00Z">
        <w:r w:rsidR="00DE2DDD">
          <w:rPr>
            <w:color w:val="000000" w:themeColor="text1"/>
          </w:rPr>
          <w:t>could function to meet that increased demand for metabolic fuel.</w:t>
        </w:r>
      </w:ins>
    </w:p>
    <w:p w14:paraId="7BC152CF" w14:textId="48D3E959" w:rsidR="00CE792D"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 xml:space="preserve">for estimating </w:t>
      </w:r>
      <w:r w:rsidR="003A4B1B">
        <w:rPr>
          <w:color w:val="000000" w:themeColor="text1"/>
        </w:rPr>
        <w:t>changes in the</w:t>
      </w:r>
      <w:r w:rsidR="003A4B1B">
        <w:rPr>
          <w:color w:val="000000" w:themeColor="text1"/>
        </w:rPr>
        <w:t xml:space="preserve"> seasonal</w:t>
      </w:r>
      <w:r w:rsidR="003A4B1B">
        <w:rPr>
          <w:color w:val="000000" w:themeColor="text1"/>
        </w:rPr>
        <w:t>ity</w:t>
      </w:r>
      <w:r w:rsidR="003A4B1B">
        <w:rPr>
          <w:color w:val="000000" w:themeColor="text1"/>
        </w:rPr>
        <w:t xml:space="preserve"> of insect populations.</w:t>
      </w:r>
      <w:r w:rsidRPr="004F09C9">
        <w:rPr>
          <w:color w:val="000000" w:themeColor="text1"/>
        </w:rPr>
        <w:t xml:space="preserve"> </w:t>
      </w:r>
      <w:ins w:id="97" w:author="Brown,James T" w:date="2019-03-04T12:40:00Z">
        <w:r w:rsidR="0042450F">
          <w:rPr>
            <w:color w:val="000000" w:themeColor="text1"/>
          </w:rPr>
          <w:t>If insects manage to</w:t>
        </w:r>
      </w:ins>
      <w:ins w:id="98" w:author="Brown,James T" w:date="2019-03-04T12:39:00Z">
        <w:r w:rsidR="0090479F">
          <w:rPr>
            <w:color w:val="000000" w:themeColor="text1"/>
          </w:rPr>
          <w:t xml:space="preserve"> adjust to the longer growing season by delaying the onset of diapause </w:t>
        </w:r>
        <w:r w:rsidR="0042450F">
          <w:rPr>
            <w:color w:val="000000" w:themeColor="text1"/>
          </w:rPr>
          <w:t xml:space="preserve">could </w:t>
        </w:r>
      </w:ins>
      <w:ins w:id="99" w:author="Brown,James T" w:date="2019-03-04T12:40:00Z">
        <w:r w:rsidR="0042450F">
          <w:rPr>
            <w:color w:val="000000" w:themeColor="text1"/>
          </w:rPr>
          <w:t>be advantaged</w:t>
        </w:r>
        <w:bookmarkStart w:id="100" w:name="_GoBack"/>
        <w:bookmarkEnd w:id="100"/>
        <w:r w:rsidR="0042450F">
          <w:rPr>
            <w:color w:val="000000" w:themeColor="text1"/>
          </w:rPr>
          <w:t xml:space="preserve"> </w:t>
        </w:r>
      </w:ins>
      <w:ins w:id="101" w:author="Brown,James T" w:date="2019-03-04T12:39:00Z">
        <w:r w:rsidR="0090479F">
          <w:rPr>
            <w:color w:val="000000" w:themeColor="text1"/>
          </w:rPr>
          <w:t xml:space="preserve"> </w:t>
        </w:r>
      </w:ins>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3FFBBD14" w14:textId="01DF70AD" w:rsidR="006F58EA" w:rsidRPr="004F09C9" w:rsidRDefault="00D27C9E" w:rsidP="00BA2A57">
      <w:pPr>
        <w:spacing w:line="480" w:lineRule="auto"/>
        <w:ind w:left="-15" w:right="167" w:firstLine="468"/>
        <w:rPr>
          <w:color w:val="000000" w:themeColor="text1"/>
        </w:rPr>
      </w:pPr>
      <w:r w:rsidRPr="004F09C9">
        <w:rPr>
          <w:color w:val="000000" w:themeColor="text1"/>
        </w:rPr>
        <w:t xml:space="preserve">A similar shift in critical photoperiod has also been noted in </w:t>
      </w:r>
      <w:r w:rsidR="00CE792D">
        <w:rPr>
          <w:color w:val="000000" w:themeColor="text1"/>
        </w:rPr>
        <w:t xml:space="preserve">the </w:t>
      </w:r>
      <w:r w:rsidR="00CE792D" w:rsidRPr="004F09C9">
        <w:rPr>
          <w:color w:val="000000" w:themeColor="text1"/>
        </w:rPr>
        <w:t>fall webworm</w:t>
      </w:r>
      <w:r w:rsidR="00CE792D">
        <w:rPr>
          <w:color w:val="000000" w:themeColor="text1"/>
        </w:rPr>
        <w:t xml:space="preserve">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r w:rsidR="00CE792D">
        <w:rPr>
          <w:color w:val="000000" w:themeColor="text1"/>
        </w:rPr>
        <w:t>)</w:t>
      </w:r>
      <w:r w:rsidRPr="004F09C9">
        <w:rPr>
          <w:color w:val="000000" w:themeColor="text1"/>
        </w:rPr>
        <w:t xml:space="preserve">. </w:t>
      </w:r>
      <w:proofErr w:type="spellStart"/>
      <w:r w:rsidRPr="004F09C9">
        <w:rPr>
          <w:color w:val="000000" w:themeColor="text1"/>
        </w:rPr>
        <w:t>Gomi</w:t>
      </w:r>
      <w:proofErr w:type="spellEnd"/>
      <w:r w:rsidRPr="004F09C9">
        <w:rPr>
          <w:color w:val="000000" w:themeColor="text1"/>
        </w:rPr>
        <w:t xml:space="preserve"> et al. collected </w:t>
      </w:r>
      <w:r w:rsidR="00CE792D">
        <w:rPr>
          <w:color w:val="000000" w:themeColor="text1"/>
        </w:rPr>
        <w:t xml:space="preserve">fall </w:t>
      </w:r>
      <w:r w:rsidRPr="004F09C9">
        <w:rPr>
          <w:color w:val="000000" w:themeColor="text1"/>
        </w:rPr>
        <w:t>webworm larvae from the same field site in 1988 and</w:t>
      </w:r>
    </w:p>
    <w:p w14:paraId="37917392" w14:textId="4F3D6D29" w:rsidR="006F58EA" w:rsidRPr="004F09C9" w:rsidRDefault="00D27C9E" w:rsidP="00BA2A57">
      <w:pPr>
        <w:spacing w:line="480" w:lineRule="auto"/>
        <w:ind w:left="-15" w:right="90" w:firstLine="0"/>
        <w:rPr>
          <w:color w:val="000000" w:themeColor="text1"/>
        </w:rPr>
      </w:pPr>
      <w:r w:rsidRPr="004F09C9">
        <w:rPr>
          <w:color w:val="000000" w:themeColor="text1"/>
        </w:rPr>
        <w:lastRenderedPageBreak/>
        <w:t>2002, reared them at 20</w:t>
      </w:r>
      <w:r w:rsidR="00834A8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was shorted by </w:t>
      </w:r>
      <w:commentRangeStart w:id="102"/>
      <w:r w:rsidRPr="004F09C9">
        <w:rPr>
          <w:color w:val="000000" w:themeColor="text1"/>
        </w:rPr>
        <w:t xml:space="preserve">8 minutes compared to larvae collected in 1988 </w:t>
      </w:r>
      <w:commentRangeEnd w:id="102"/>
      <w:r w:rsidR="00CD4C44">
        <w:rPr>
          <w:rStyle w:val="CommentReference"/>
        </w:rPr>
        <w:commentReference w:id="102"/>
      </w:r>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501F2339"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w:t>
      </w:r>
      <w:r w:rsidRPr="004F09C9">
        <w:rPr>
          <w:color w:val="000000" w:themeColor="text1"/>
        </w:rPr>
        <w:lastRenderedPageBreak/>
        <w:t xml:space="preserve">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w:t>
      </w:r>
      <w:r w:rsidRPr="00B134B2">
        <w:rPr>
          <w:color w:val="000000" w:themeColor="text1"/>
        </w:rPr>
        <w:lastRenderedPageBreak/>
        <w:t xml:space="preserve">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55972E5A"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103"/>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103"/>
      <w:r>
        <w:rPr>
          <w:rStyle w:val="CommentReference"/>
        </w:rPr>
        <w:commentReference w:id="103"/>
      </w:r>
      <w:r w:rsidRPr="004F09C9">
        <w:rPr>
          <w:color w:val="000000" w:themeColor="text1"/>
        </w:rPr>
        <w:t>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23DA1B13"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5CC93DB" w14:textId="3558636F"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4B2FD8F0" w14:textId="4A4E4C5E"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365EFA12" w14:textId="26C02300" w:rsidR="006F58EA" w:rsidRDefault="006F58EA">
      <w:pPr>
        <w:spacing w:line="251" w:lineRule="auto"/>
        <w:ind w:left="1153" w:right="90" w:hanging="1168"/>
        <w:rPr>
          <w:color w:val="000000" w:themeColor="text1"/>
        </w:rPr>
      </w:pPr>
    </w:p>
    <w:p w14:paraId="03FB88D7" w14:textId="77777777" w:rsidR="00B13321" w:rsidRPr="004F09C9" w:rsidRDefault="00B13321">
      <w:pPr>
        <w:spacing w:line="251" w:lineRule="auto"/>
        <w:ind w:left="1153" w:right="90" w:hanging="1168"/>
        <w:rPr>
          <w:color w:val="000000" w:themeColor="text1"/>
        </w:rPr>
      </w:pP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60B1AD3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62343E14"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p-value&lt;0.000</w:t>
      </w:r>
      <w:r w:rsidR="00E634D0">
        <w:rPr>
          <w:color w:val="000000" w:themeColor="text1"/>
        </w:rPr>
        <w:t>)</w:t>
      </w:r>
      <w:commentRangeStart w:id="104"/>
      <w:r w:rsidR="002841A6">
        <w:rPr>
          <w:color w:val="000000" w:themeColor="text1"/>
        </w:rPr>
        <w:t>.</w:t>
      </w:r>
      <w:commentRangeEnd w:id="104"/>
      <w:r>
        <w:rPr>
          <w:rStyle w:val="CommentReference"/>
        </w:rPr>
        <w:commentReference w:id="104"/>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55A468CE"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73DEB8E4"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105"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105"/>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106"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106"/>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6CBC975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A528DB" w:rsidRDefault="00A528DB">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A528DB" w:rsidRDefault="00A528DB">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A528DB" w:rsidRDefault="00A528DB">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A528DB" w:rsidRDefault="00A528DB">
      <w:pPr>
        <w:pStyle w:val="CommentText"/>
      </w:pPr>
      <w:r>
        <w:rPr>
          <w:rStyle w:val="CommentReference"/>
        </w:rPr>
        <w:annotationRef/>
      </w:r>
      <w:r>
        <w:t>This list does not match text</w:t>
      </w:r>
    </w:p>
  </w:comment>
  <w:comment w:id="5" w:author="reviewer" w:date="2019-02-20T13:52:00Z" w:initials="a">
    <w:p w14:paraId="1D32AAAB" w14:textId="77777777" w:rsidR="00A528DB" w:rsidRDefault="00A528DB"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A528DB" w:rsidRDefault="00A528D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102" w:author="Dan Hahn" w:date="2019-02-20T15:07:00Z" w:initials="DH">
    <w:p w14:paraId="57AC811A" w14:textId="77777777" w:rsidR="00A528DB" w:rsidRDefault="00A528DB">
      <w:pPr>
        <w:pStyle w:val="CommentText"/>
      </w:pPr>
      <w:r>
        <w:rPr>
          <w:rStyle w:val="CommentReference"/>
        </w:rPr>
        <w:annotationRef/>
      </w:r>
      <w:r>
        <w:t xml:space="preserve">How much longer was their effective growing season? Was it long enough to get another generation in? If so, mention that in it's own sentence, not just sandwiched in below. </w:t>
      </w:r>
    </w:p>
  </w:comment>
  <w:comment w:id="103" w:author="Dan Hahn" w:date="2019-02-20T14:46:00Z" w:initials="DH">
    <w:p w14:paraId="59A13F4B" w14:textId="77777777" w:rsidR="00A528DB" w:rsidRDefault="00A528DB" w:rsidP="00350BD0">
      <w:pPr>
        <w:pStyle w:val="CommentText"/>
      </w:pPr>
      <w:r>
        <w:rPr>
          <w:rStyle w:val="CommentReference"/>
        </w:rPr>
        <w:annotationRef/>
      </w:r>
      <w:r>
        <w:t xml:space="preserve">This is really boring. Start your caption with the take-home point of the figure for all figures. </w:t>
      </w:r>
    </w:p>
  </w:comment>
  <w:comment w:id="104" w:author="Dan Hahn" w:date="2019-02-20T14:45:00Z" w:initials="DH">
    <w:p w14:paraId="4F259C39" w14:textId="77777777" w:rsidR="00A528DB" w:rsidRDefault="00A528D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57AC811A"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57AC811A" w16cid:durableId="20194D7F"/>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49D0F" w14:textId="77777777" w:rsidR="00763761" w:rsidRDefault="00763761">
      <w:pPr>
        <w:spacing w:after="0" w:line="240" w:lineRule="auto"/>
      </w:pPr>
      <w:r>
        <w:separator/>
      </w:r>
    </w:p>
  </w:endnote>
  <w:endnote w:type="continuationSeparator" w:id="0">
    <w:p w14:paraId="75160039" w14:textId="77777777" w:rsidR="00763761" w:rsidRDefault="00763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A528DB" w:rsidRDefault="00A528D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A528DB" w:rsidRDefault="00A528D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A528DB" w:rsidRDefault="00A528D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15ED7" w14:textId="77777777" w:rsidR="00763761" w:rsidRDefault="00763761">
      <w:pPr>
        <w:spacing w:after="0" w:line="240" w:lineRule="auto"/>
      </w:pPr>
      <w:r>
        <w:separator/>
      </w:r>
    </w:p>
  </w:footnote>
  <w:footnote w:type="continuationSeparator" w:id="0">
    <w:p w14:paraId="64BF931D" w14:textId="77777777" w:rsidR="00763761" w:rsidRDefault="007637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A528DB" w:rsidRDefault="00A528D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A528DB" w:rsidRDefault="00A528D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A528DB" w:rsidRDefault="00A528D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A528DB" w:rsidRDefault="00A528D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A528DB" w:rsidRDefault="00A528D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A528DB" w:rsidRDefault="00A528D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A528DB" w:rsidRDefault="00A528D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A528DB" w:rsidRDefault="00A528D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A528DB" w:rsidRDefault="00A528D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2"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14EB"/>
    <w:rsid w:val="000241BD"/>
    <w:rsid w:val="00025945"/>
    <w:rsid w:val="000428A7"/>
    <w:rsid w:val="00047032"/>
    <w:rsid w:val="000472C3"/>
    <w:rsid w:val="00047C9E"/>
    <w:rsid w:val="00053790"/>
    <w:rsid w:val="00054F53"/>
    <w:rsid w:val="00062423"/>
    <w:rsid w:val="0006372C"/>
    <w:rsid w:val="000655EE"/>
    <w:rsid w:val="0007129A"/>
    <w:rsid w:val="0009488B"/>
    <w:rsid w:val="000978A9"/>
    <w:rsid w:val="000A008B"/>
    <w:rsid w:val="000A3338"/>
    <w:rsid w:val="000A577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02D1"/>
    <w:rsid w:val="001116FE"/>
    <w:rsid w:val="00115239"/>
    <w:rsid w:val="00116252"/>
    <w:rsid w:val="0014256A"/>
    <w:rsid w:val="00144227"/>
    <w:rsid w:val="00147FCB"/>
    <w:rsid w:val="001545B6"/>
    <w:rsid w:val="001600C3"/>
    <w:rsid w:val="00170D85"/>
    <w:rsid w:val="00172C25"/>
    <w:rsid w:val="001763AE"/>
    <w:rsid w:val="0017795F"/>
    <w:rsid w:val="00182BD7"/>
    <w:rsid w:val="001906B7"/>
    <w:rsid w:val="00193E84"/>
    <w:rsid w:val="001945C9"/>
    <w:rsid w:val="001A3D3B"/>
    <w:rsid w:val="001B1721"/>
    <w:rsid w:val="001B2751"/>
    <w:rsid w:val="001B705E"/>
    <w:rsid w:val="001B780C"/>
    <w:rsid w:val="001C527C"/>
    <w:rsid w:val="001C5D40"/>
    <w:rsid w:val="001C689C"/>
    <w:rsid w:val="001C6E15"/>
    <w:rsid w:val="001D418B"/>
    <w:rsid w:val="001E75F5"/>
    <w:rsid w:val="001E7880"/>
    <w:rsid w:val="001F5F5F"/>
    <w:rsid w:val="001F72E0"/>
    <w:rsid w:val="001F744C"/>
    <w:rsid w:val="001F75DF"/>
    <w:rsid w:val="00206B10"/>
    <w:rsid w:val="00210119"/>
    <w:rsid w:val="00213597"/>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2210"/>
    <w:rsid w:val="00372EBE"/>
    <w:rsid w:val="00375CCC"/>
    <w:rsid w:val="0037715E"/>
    <w:rsid w:val="00385FDC"/>
    <w:rsid w:val="00387E32"/>
    <w:rsid w:val="00391B7E"/>
    <w:rsid w:val="00391C68"/>
    <w:rsid w:val="003A4B1B"/>
    <w:rsid w:val="003B2371"/>
    <w:rsid w:val="003B73A4"/>
    <w:rsid w:val="003C04C1"/>
    <w:rsid w:val="003C3E0E"/>
    <w:rsid w:val="003D7E52"/>
    <w:rsid w:val="003E0500"/>
    <w:rsid w:val="003E7766"/>
    <w:rsid w:val="003F4583"/>
    <w:rsid w:val="00410CC5"/>
    <w:rsid w:val="004143C8"/>
    <w:rsid w:val="00415A22"/>
    <w:rsid w:val="0041772E"/>
    <w:rsid w:val="004179BB"/>
    <w:rsid w:val="00422199"/>
    <w:rsid w:val="0042450F"/>
    <w:rsid w:val="00434A4A"/>
    <w:rsid w:val="00436603"/>
    <w:rsid w:val="004370E5"/>
    <w:rsid w:val="00445BE1"/>
    <w:rsid w:val="0045069E"/>
    <w:rsid w:val="00451DDE"/>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22E0"/>
    <w:rsid w:val="004C310D"/>
    <w:rsid w:val="004D5603"/>
    <w:rsid w:val="004D56D5"/>
    <w:rsid w:val="004D5999"/>
    <w:rsid w:val="004E0D5A"/>
    <w:rsid w:val="004E7673"/>
    <w:rsid w:val="004F09C9"/>
    <w:rsid w:val="004F24A0"/>
    <w:rsid w:val="004F4745"/>
    <w:rsid w:val="00505FA1"/>
    <w:rsid w:val="0051573D"/>
    <w:rsid w:val="00521CC8"/>
    <w:rsid w:val="00527077"/>
    <w:rsid w:val="00534357"/>
    <w:rsid w:val="00541685"/>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22BC"/>
    <w:rsid w:val="0063279C"/>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15AC"/>
    <w:rsid w:val="006B3D7A"/>
    <w:rsid w:val="006B6BE0"/>
    <w:rsid w:val="006C24A9"/>
    <w:rsid w:val="006C5954"/>
    <w:rsid w:val="006D2398"/>
    <w:rsid w:val="006D5CC4"/>
    <w:rsid w:val="006E2351"/>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0C29"/>
    <w:rsid w:val="007379D9"/>
    <w:rsid w:val="00742BD0"/>
    <w:rsid w:val="00751A68"/>
    <w:rsid w:val="00754F0B"/>
    <w:rsid w:val="00763761"/>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4A89"/>
    <w:rsid w:val="008364BC"/>
    <w:rsid w:val="00836E2F"/>
    <w:rsid w:val="00844C2B"/>
    <w:rsid w:val="008512BD"/>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A4E1E"/>
    <w:rsid w:val="009B0035"/>
    <w:rsid w:val="009B7A17"/>
    <w:rsid w:val="009C1240"/>
    <w:rsid w:val="009C22D2"/>
    <w:rsid w:val="009D38F1"/>
    <w:rsid w:val="009D5255"/>
    <w:rsid w:val="009E5A7B"/>
    <w:rsid w:val="009E654B"/>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7DB0"/>
    <w:rsid w:val="00A618CD"/>
    <w:rsid w:val="00A70580"/>
    <w:rsid w:val="00A75D96"/>
    <w:rsid w:val="00A80103"/>
    <w:rsid w:val="00A87CB6"/>
    <w:rsid w:val="00AA1215"/>
    <w:rsid w:val="00AA5659"/>
    <w:rsid w:val="00AA6779"/>
    <w:rsid w:val="00AA6878"/>
    <w:rsid w:val="00AB6EF8"/>
    <w:rsid w:val="00AB711D"/>
    <w:rsid w:val="00AC10D3"/>
    <w:rsid w:val="00AC406C"/>
    <w:rsid w:val="00AD07F1"/>
    <w:rsid w:val="00AD2C66"/>
    <w:rsid w:val="00AE4FA4"/>
    <w:rsid w:val="00AF1E9F"/>
    <w:rsid w:val="00AF74AF"/>
    <w:rsid w:val="00B04401"/>
    <w:rsid w:val="00B07C76"/>
    <w:rsid w:val="00B13321"/>
    <w:rsid w:val="00B134B2"/>
    <w:rsid w:val="00B155A8"/>
    <w:rsid w:val="00B16CAF"/>
    <w:rsid w:val="00B2050F"/>
    <w:rsid w:val="00B211B5"/>
    <w:rsid w:val="00B22515"/>
    <w:rsid w:val="00B30EA8"/>
    <w:rsid w:val="00B337F6"/>
    <w:rsid w:val="00B35900"/>
    <w:rsid w:val="00B36419"/>
    <w:rsid w:val="00B43876"/>
    <w:rsid w:val="00B47FF0"/>
    <w:rsid w:val="00B662AB"/>
    <w:rsid w:val="00B71FB5"/>
    <w:rsid w:val="00B97FE1"/>
    <w:rsid w:val="00BA2A57"/>
    <w:rsid w:val="00BB7C12"/>
    <w:rsid w:val="00BC1BD3"/>
    <w:rsid w:val="00BC2E50"/>
    <w:rsid w:val="00BC5F1E"/>
    <w:rsid w:val="00BD09F0"/>
    <w:rsid w:val="00BD12C4"/>
    <w:rsid w:val="00BD276A"/>
    <w:rsid w:val="00BD5589"/>
    <w:rsid w:val="00BD7F7C"/>
    <w:rsid w:val="00BE155D"/>
    <w:rsid w:val="00BE7403"/>
    <w:rsid w:val="00BF1B56"/>
    <w:rsid w:val="00BF2F90"/>
    <w:rsid w:val="00BF30C5"/>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D7"/>
    <w:rsid w:val="00CD2223"/>
    <w:rsid w:val="00CD4C44"/>
    <w:rsid w:val="00CE2926"/>
    <w:rsid w:val="00CE3114"/>
    <w:rsid w:val="00CE5B15"/>
    <w:rsid w:val="00CE6CA8"/>
    <w:rsid w:val="00CE792D"/>
    <w:rsid w:val="00CF1B1E"/>
    <w:rsid w:val="00CF55C9"/>
    <w:rsid w:val="00CF6A55"/>
    <w:rsid w:val="00D00400"/>
    <w:rsid w:val="00D00CC9"/>
    <w:rsid w:val="00D06134"/>
    <w:rsid w:val="00D112E7"/>
    <w:rsid w:val="00D158A8"/>
    <w:rsid w:val="00D24788"/>
    <w:rsid w:val="00D27C9E"/>
    <w:rsid w:val="00D313D1"/>
    <w:rsid w:val="00D3663A"/>
    <w:rsid w:val="00D436AC"/>
    <w:rsid w:val="00D46D38"/>
    <w:rsid w:val="00D6319F"/>
    <w:rsid w:val="00D66BA6"/>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21A86"/>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B688F"/>
    <w:rsid w:val="00EC3B40"/>
    <w:rsid w:val="00EC50B6"/>
    <w:rsid w:val="00ED6497"/>
    <w:rsid w:val="00EE093B"/>
    <w:rsid w:val="00EE2A1F"/>
    <w:rsid w:val="00EE6331"/>
    <w:rsid w:val="00EF16C4"/>
    <w:rsid w:val="00EF3C4E"/>
    <w:rsid w:val="00EF3DED"/>
    <w:rsid w:val="00EF45F4"/>
    <w:rsid w:val="00F06552"/>
    <w:rsid w:val="00F1002A"/>
    <w:rsid w:val="00F12617"/>
    <w:rsid w:val="00F2538A"/>
    <w:rsid w:val="00F263C9"/>
    <w:rsid w:val="00F2742D"/>
    <w:rsid w:val="00F30860"/>
    <w:rsid w:val="00F416C8"/>
    <w:rsid w:val="00F52AD1"/>
    <w:rsid w:val="00F53EC4"/>
    <w:rsid w:val="00F60F18"/>
    <w:rsid w:val="00F61314"/>
    <w:rsid w:val="00F61329"/>
    <w:rsid w:val="00F62B02"/>
    <w:rsid w:val="00F62F69"/>
    <w:rsid w:val="00F67582"/>
    <w:rsid w:val="00F702ED"/>
    <w:rsid w:val="00F7103F"/>
    <w:rsid w:val="00F71873"/>
    <w:rsid w:val="00F7755A"/>
    <w:rsid w:val="00F81DE3"/>
    <w:rsid w:val="00F87FE4"/>
    <w:rsid w:val="00F92B3D"/>
    <w:rsid w:val="00FA01F4"/>
    <w:rsid w:val="00FA1A13"/>
    <w:rsid w:val="00FA4F67"/>
    <w:rsid w:val="00FA5558"/>
    <w:rsid w:val="00FA5651"/>
    <w:rsid w:val="00FB08EE"/>
    <w:rsid w:val="00FB3252"/>
    <w:rsid w:val="00FB53D1"/>
    <w:rsid w:val="00FB7994"/>
    <w:rsid w:val="00FC501C"/>
    <w:rsid w:val="00FC6EA6"/>
    <w:rsid w:val="00FD2921"/>
    <w:rsid w:val="00FD72A7"/>
    <w:rsid w:val="00FE3368"/>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ADD79-419F-EA42-83BE-6F31D6641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80</Pages>
  <Words>43541</Words>
  <Characters>248186</Characters>
  <Application>Microsoft Office Word</Application>
  <DocSecurity>0</DocSecurity>
  <Lines>2068</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2019-02-27T21:54:00Z</cp:lastPrinted>
  <dcterms:created xsi:type="dcterms:W3CDTF">2019-03-04T19:05:00Z</dcterms:created>
  <dcterms:modified xsi:type="dcterms:W3CDTF">2019-03-04T19:09:00Z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