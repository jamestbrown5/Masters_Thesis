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4A72448B" w:rsidR="006F58EA" w:rsidRPr="004F09C9" w:rsidRDefault="009B7A17" w:rsidP="00FB53D1">
      <w:pPr>
        <w:spacing w:line="259" w:lineRule="auto"/>
        <w:ind w:left="-5"/>
        <w:jc w:val="center"/>
        <w:rPr>
          <w:color w:val="000000" w:themeColor="text1"/>
        </w:rPr>
      </w:pPr>
      <w:commentRangeStart w:id="0"/>
      <w:r>
        <w:rPr>
          <w:color w:val="000000" w:themeColor="text1"/>
        </w:rPr>
        <w:t xml:space="preserve">ONLY THE FATTEST </w:t>
      </w:r>
      <w:r w:rsidR="00B662AB">
        <w:rPr>
          <w:color w:val="000000" w:themeColor="text1"/>
        </w:rPr>
        <w:t xml:space="preserve">MAY </w:t>
      </w:r>
      <w:r>
        <w:rPr>
          <w:color w:val="000000" w:themeColor="text1"/>
        </w:rPr>
        <w:t>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OF </w:t>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5B017B74" w14:textId="77777777" w:rsidR="00754F0B" w:rsidRDefault="00754F0B">
      <w:pPr>
        <w:spacing w:after="162" w:line="263" w:lineRule="auto"/>
        <w:jc w:val="center"/>
        <w:rPr>
          <w:color w:val="000000" w:themeColor="text1"/>
        </w:rPr>
      </w:pPr>
    </w:p>
    <w:p w14:paraId="444A00F3" w14:textId="77777777" w:rsidR="00754F0B" w:rsidRDefault="00754F0B">
      <w:pPr>
        <w:spacing w:after="162" w:line="263" w:lineRule="auto"/>
        <w:jc w:val="center"/>
        <w:rPr>
          <w:color w:val="000000" w:themeColor="text1"/>
        </w:rPr>
      </w:pPr>
    </w:p>
    <w:p w14:paraId="0ADE7372" w14:textId="77777777" w:rsidR="00754F0B" w:rsidRDefault="00754F0B">
      <w:pPr>
        <w:spacing w:after="162" w:line="263" w:lineRule="auto"/>
        <w:jc w:val="center"/>
        <w:rPr>
          <w:color w:val="000000" w:themeColor="text1"/>
        </w:rPr>
      </w:pPr>
    </w:p>
    <w:p w14:paraId="7336F8DD" w14:textId="77777777" w:rsidR="00754F0B" w:rsidRDefault="00754F0B">
      <w:pPr>
        <w:spacing w:after="162" w:line="263" w:lineRule="auto"/>
        <w:jc w:val="center"/>
        <w:rPr>
          <w:color w:val="000000" w:themeColor="text1"/>
        </w:rPr>
      </w:pPr>
    </w:p>
    <w:p w14:paraId="67ABFE89" w14:textId="77777777" w:rsidR="00754F0B" w:rsidRDefault="00754F0B">
      <w:pPr>
        <w:spacing w:after="162" w:line="263" w:lineRule="auto"/>
        <w:jc w:val="center"/>
        <w:rPr>
          <w:color w:val="000000" w:themeColor="text1"/>
        </w:rPr>
      </w:pPr>
    </w:p>
    <w:p w14:paraId="507F57B6" w14:textId="77777777" w:rsidR="00754F0B" w:rsidRDefault="00754F0B">
      <w:pPr>
        <w:spacing w:after="162" w:line="263" w:lineRule="auto"/>
        <w:jc w:val="center"/>
        <w:rPr>
          <w:color w:val="000000" w:themeColor="text1"/>
        </w:rPr>
      </w:pPr>
    </w:p>
    <w:p w14:paraId="0C058CA8" w14:textId="77777777" w:rsidR="00754F0B" w:rsidRDefault="00754F0B">
      <w:pPr>
        <w:spacing w:after="162" w:line="263" w:lineRule="auto"/>
        <w:jc w:val="center"/>
        <w:rPr>
          <w:color w:val="000000" w:themeColor="text1"/>
        </w:rPr>
      </w:pPr>
    </w:p>
    <w:p w14:paraId="1363BE34" w14:textId="77777777" w:rsidR="00754F0B" w:rsidRDefault="00754F0B">
      <w:pPr>
        <w:spacing w:after="162" w:line="263" w:lineRule="auto"/>
        <w:jc w:val="center"/>
        <w:rPr>
          <w:color w:val="000000" w:themeColor="text1"/>
        </w:rPr>
      </w:pPr>
    </w:p>
    <w:p w14:paraId="6BF0C53F" w14:textId="77777777" w:rsidR="009B7A17" w:rsidRDefault="009B7A17" w:rsidP="001600C3">
      <w:pPr>
        <w:spacing w:after="162" w:line="263" w:lineRule="auto"/>
        <w:ind w:left="0" w:firstLine="0"/>
        <w:rPr>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22B92EA" w14:textId="77777777" w:rsidR="006D2398" w:rsidRDefault="006D2398">
      <w:pPr>
        <w:spacing w:after="0" w:line="263" w:lineRule="auto"/>
        <w:jc w:val="center"/>
        <w:rPr>
          <w:ins w:id="1" w:author="Brown,James T" w:date="2019-02-03T13:07:00Z"/>
          <w:color w:val="000000" w:themeColor="text1"/>
        </w:rPr>
      </w:pPr>
    </w:p>
    <w:p w14:paraId="4444C3EF" w14:textId="6CB00A6C"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49E0868A" wp14:editId="4D9069B4">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 xml:space="preserve">Distribution of larvae entering the wandering stage </w:t>
            </w:r>
            <w:bookmarkStart w:id="2" w:name="_GoBack"/>
            <w:bookmarkEnd w:id="2"/>
            <w:r w:rsidRPr="004F09C9">
              <w:rPr>
                <w:color w:val="000000" w:themeColor="text1"/>
              </w:rPr>
              <w:t>.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16BE2729"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 insects conserve energy by decreasing metabolic activity 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commentRangeStart w:id="3"/>
      <w:commentRangeStart w:id="4"/>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w:t>
      </w:r>
      <w:commentRangeEnd w:id="3"/>
      <w:r w:rsidR="00C136E2">
        <w:rPr>
          <w:rStyle w:val="CommentReference"/>
        </w:rPr>
        <w:commentReference w:id="3"/>
      </w:r>
      <w:commentRangeEnd w:id="4"/>
      <w:r w:rsidR="009B7A17">
        <w:rPr>
          <w:rStyle w:val="CommentReference"/>
        </w:rPr>
        <w:commentReference w:id="4"/>
      </w:r>
      <w:r w:rsidRPr="004F09C9">
        <w:rPr>
          <w:color w:val="000000" w:themeColor="text1"/>
        </w:rPr>
        <w:t xml:space="preserve">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lipid depletion during diapause does not appear to be affected by diapause genotype. Reducing lipid stores before the onset of diapause could limit energy available to fuel </w:t>
      </w:r>
      <w:r w:rsidRPr="004F09C9">
        <w:rPr>
          <w:color w:val="000000" w:themeColor="text1"/>
        </w:rPr>
        <w:lastRenderedPageBreak/>
        <w:t xml:space="preserve">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color w:val="000000" w:themeColor="text1"/>
        </w:rPr>
      </w:pPr>
    </w:p>
    <w:p w14:paraId="4EC94461" w14:textId="1A510B04" w:rsidR="006229D9" w:rsidRDefault="006229D9">
      <w:pPr>
        <w:spacing w:after="0" w:line="263" w:lineRule="auto"/>
        <w:ind w:right="80"/>
        <w:jc w:val="center"/>
        <w:rPr>
          <w:color w:val="000000" w:themeColor="text1"/>
        </w:rPr>
      </w:pPr>
    </w:p>
    <w:p w14:paraId="322060C3" w14:textId="1F2CD72F" w:rsidR="006229D9" w:rsidRDefault="006229D9">
      <w:pPr>
        <w:spacing w:after="0" w:line="263" w:lineRule="auto"/>
        <w:ind w:right="80"/>
        <w:jc w:val="center"/>
        <w:rPr>
          <w:color w:val="000000" w:themeColor="text1"/>
        </w:rPr>
      </w:pPr>
    </w:p>
    <w:p w14:paraId="1647DE59" w14:textId="5E29BF9E" w:rsidR="006229D9" w:rsidRDefault="006229D9">
      <w:pPr>
        <w:spacing w:after="0" w:line="263" w:lineRule="auto"/>
        <w:ind w:right="80"/>
        <w:jc w:val="center"/>
        <w:rPr>
          <w:color w:val="000000" w:themeColor="text1"/>
        </w:rPr>
      </w:pPr>
    </w:p>
    <w:p w14:paraId="02A8EE96" w14:textId="25D5B055" w:rsidR="006229D9" w:rsidRDefault="006229D9">
      <w:pPr>
        <w:spacing w:after="0" w:line="263" w:lineRule="auto"/>
        <w:ind w:right="80"/>
        <w:jc w:val="center"/>
        <w:rPr>
          <w:color w:val="000000" w:themeColor="text1"/>
        </w:rPr>
      </w:pPr>
    </w:p>
    <w:p w14:paraId="11DA7D6F" w14:textId="060AB98F" w:rsidR="006229D9" w:rsidRDefault="006229D9">
      <w:pPr>
        <w:spacing w:after="0" w:line="263" w:lineRule="auto"/>
        <w:ind w:right="80"/>
        <w:jc w:val="center"/>
        <w:rPr>
          <w:color w:val="000000" w:themeColor="text1"/>
        </w:rPr>
      </w:pPr>
    </w:p>
    <w:p w14:paraId="647D5932" w14:textId="37D3C07C" w:rsidR="006229D9" w:rsidRDefault="006229D9">
      <w:pPr>
        <w:spacing w:after="0" w:line="263" w:lineRule="auto"/>
        <w:ind w:right="80"/>
        <w:jc w:val="center"/>
        <w:rPr>
          <w:color w:val="000000" w:themeColor="text1"/>
        </w:rPr>
      </w:pPr>
    </w:p>
    <w:p w14:paraId="518C2F69" w14:textId="0A03AB3C" w:rsidR="006229D9" w:rsidRDefault="006229D9">
      <w:pPr>
        <w:spacing w:after="0" w:line="263" w:lineRule="auto"/>
        <w:ind w:right="80"/>
        <w:jc w:val="center"/>
        <w:rPr>
          <w:color w:val="000000" w:themeColor="text1"/>
        </w:rPr>
      </w:pPr>
    </w:p>
    <w:p w14:paraId="49CCD957" w14:textId="52BAAF74" w:rsidR="006229D9" w:rsidRDefault="006229D9">
      <w:pPr>
        <w:spacing w:after="0" w:line="263" w:lineRule="auto"/>
        <w:ind w:right="80"/>
        <w:jc w:val="center"/>
        <w:rPr>
          <w:color w:val="000000" w:themeColor="text1"/>
        </w:rPr>
      </w:pPr>
    </w:p>
    <w:p w14:paraId="5EE9CE9A" w14:textId="4AA7E580" w:rsidR="006229D9" w:rsidRDefault="006229D9">
      <w:pPr>
        <w:spacing w:after="0" w:line="263" w:lineRule="auto"/>
        <w:ind w:right="80"/>
        <w:jc w:val="center"/>
        <w:rPr>
          <w:color w:val="000000" w:themeColor="text1"/>
        </w:rPr>
      </w:pPr>
    </w:p>
    <w:p w14:paraId="261C4D7F" w14:textId="26D5CD7E" w:rsidR="006229D9" w:rsidRDefault="006229D9">
      <w:pPr>
        <w:spacing w:after="0" w:line="263" w:lineRule="auto"/>
        <w:ind w:right="80"/>
        <w:jc w:val="center"/>
        <w:rPr>
          <w:color w:val="000000" w:themeColor="text1"/>
        </w:rPr>
      </w:pPr>
    </w:p>
    <w:p w14:paraId="733911C5" w14:textId="6F6B98D7" w:rsidR="006229D9" w:rsidRDefault="006229D9">
      <w:pPr>
        <w:spacing w:after="0" w:line="263" w:lineRule="auto"/>
        <w:ind w:right="80"/>
        <w:jc w:val="center"/>
        <w:rPr>
          <w:color w:val="000000" w:themeColor="text1"/>
        </w:rPr>
      </w:pPr>
    </w:p>
    <w:p w14:paraId="0DD36E10" w14:textId="03321C54" w:rsidR="006229D9" w:rsidRDefault="006229D9">
      <w:pPr>
        <w:spacing w:after="0" w:line="263" w:lineRule="auto"/>
        <w:ind w:right="80"/>
        <w:jc w:val="center"/>
        <w:rPr>
          <w:color w:val="000000" w:themeColor="text1"/>
        </w:rPr>
      </w:pPr>
    </w:p>
    <w:p w14:paraId="3475850E" w14:textId="1B7E28F5" w:rsidR="006229D9" w:rsidRDefault="006229D9">
      <w:pPr>
        <w:spacing w:after="0" w:line="263" w:lineRule="auto"/>
        <w:ind w:right="80"/>
        <w:jc w:val="center"/>
        <w:rPr>
          <w:color w:val="000000" w:themeColor="text1"/>
        </w:rPr>
      </w:pPr>
    </w:p>
    <w:p w14:paraId="51F5F254" w14:textId="635E6A9D" w:rsidR="006229D9" w:rsidRDefault="006229D9">
      <w:pPr>
        <w:spacing w:after="0" w:line="263" w:lineRule="auto"/>
        <w:ind w:right="80"/>
        <w:jc w:val="center"/>
        <w:rPr>
          <w:color w:val="000000" w:themeColor="text1"/>
        </w:rPr>
      </w:pPr>
    </w:p>
    <w:p w14:paraId="382CEAAB" w14:textId="2E336F99" w:rsidR="006229D9" w:rsidRDefault="006229D9">
      <w:pPr>
        <w:spacing w:after="0" w:line="263" w:lineRule="auto"/>
        <w:ind w:right="80"/>
        <w:jc w:val="center"/>
        <w:rPr>
          <w:color w:val="000000" w:themeColor="text1"/>
        </w:rPr>
      </w:pPr>
    </w:p>
    <w:p w14:paraId="064D1362" w14:textId="55ED3F10" w:rsidR="006229D9" w:rsidRDefault="006229D9">
      <w:pPr>
        <w:spacing w:after="0" w:line="263" w:lineRule="auto"/>
        <w:ind w:right="80"/>
        <w:jc w:val="center"/>
        <w:rPr>
          <w:color w:val="000000" w:themeColor="text1"/>
        </w:rPr>
      </w:pPr>
    </w:p>
    <w:p w14:paraId="099925F4" w14:textId="5351ACA6" w:rsidR="006229D9" w:rsidRDefault="006229D9">
      <w:pPr>
        <w:spacing w:after="0" w:line="263" w:lineRule="auto"/>
        <w:ind w:right="80"/>
        <w:jc w:val="center"/>
        <w:rPr>
          <w:color w:val="000000" w:themeColor="text1"/>
        </w:rPr>
      </w:pPr>
    </w:p>
    <w:p w14:paraId="7F59402E" w14:textId="1E0029C9" w:rsidR="006229D9" w:rsidRDefault="006229D9">
      <w:pPr>
        <w:spacing w:after="0" w:line="263" w:lineRule="auto"/>
        <w:ind w:right="80"/>
        <w:jc w:val="center"/>
        <w:rPr>
          <w:color w:val="000000" w:themeColor="text1"/>
        </w:rPr>
      </w:pPr>
    </w:p>
    <w:p w14:paraId="074FCE47" w14:textId="1BA92D7F" w:rsidR="006229D9" w:rsidRDefault="006229D9">
      <w:pPr>
        <w:spacing w:after="0" w:line="263" w:lineRule="auto"/>
        <w:ind w:right="80"/>
        <w:jc w:val="center"/>
        <w:rPr>
          <w:color w:val="000000" w:themeColor="text1"/>
        </w:rPr>
      </w:pPr>
    </w:p>
    <w:p w14:paraId="4443215A" w14:textId="5E6346B8" w:rsidR="006229D9" w:rsidRDefault="006229D9">
      <w:pPr>
        <w:spacing w:after="0" w:line="263" w:lineRule="auto"/>
        <w:ind w:right="80"/>
        <w:jc w:val="center"/>
        <w:rPr>
          <w:color w:val="000000" w:themeColor="text1"/>
        </w:rPr>
      </w:pPr>
    </w:p>
    <w:p w14:paraId="219CF68F" w14:textId="1DAB8D24" w:rsidR="006229D9" w:rsidRDefault="006229D9">
      <w:pPr>
        <w:spacing w:after="0" w:line="263" w:lineRule="auto"/>
        <w:ind w:right="80"/>
        <w:jc w:val="center"/>
        <w:rPr>
          <w:color w:val="000000" w:themeColor="text1"/>
        </w:rPr>
      </w:pPr>
    </w:p>
    <w:p w14:paraId="5952529A" w14:textId="4637C472" w:rsidR="006229D9" w:rsidRDefault="006229D9">
      <w:pPr>
        <w:spacing w:after="0" w:line="263" w:lineRule="auto"/>
        <w:ind w:right="80"/>
        <w:jc w:val="center"/>
        <w:rPr>
          <w:color w:val="000000" w:themeColor="text1"/>
        </w:rPr>
      </w:pPr>
    </w:p>
    <w:p w14:paraId="647835D5" w14:textId="72B62636" w:rsidR="006229D9" w:rsidRDefault="006229D9">
      <w:pPr>
        <w:spacing w:after="0" w:line="263" w:lineRule="auto"/>
        <w:ind w:right="80"/>
        <w:jc w:val="center"/>
        <w:rPr>
          <w:color w:val="000000" w:themeColor="text1"/>
        </w:rPr>
      </w:pPr>
    </w:p>
    <w:p w14:paraId="50E4CCCB" w14:textId="7491663A" w:rsidR="006229D9" w:rsidRDefault="006229D9">
      <w:pPr>
        <w:spacing w:after="0" w:line="263" w:lineRule="auto"/>
        <w:ind w:right="80"/>
        <w:jc w:val="center"/>
        <w:rPr>
          <w:color w:val="000000" w:themeColor="text1"/>
        </w:rPr>
      </w:pPr>
    </w:p>
    <w:p w14:paraId="090BC126" w14:textId="22FD8EDF" w:rsidR="006229D9" w:rsidRDefault="006229D9">
      <w:pPr>
        <w:spacing w:after="0" w:line="263" w:lineRule="auto"/>
        <w:ind w:right="80"/>
        <w:jc w:val="center"/>
        <w:rPr>
          <w:color w:val="000000" w:themeColor="text1"/>
        </w:rPr>
      </w:pPr>
    </w:p>
    <w:p w14:paraId="745EC019" w14:textId="71FC7D09" w:rsidR="006229D9" w:rsidRDefault="006229D9">
      <w:pPr>
        <w:spacing w:after="0" w:line="263" w:lineRule="auto"/>
        <w:ind w:right="80"/>
        <w:jc w:val="center"/>
        <w:rPr>
          <w:color w:val="000000" w:themeColor="text1"/>
        </w:rPr>
      </w:pPr>
    </w:p>
    <w:p w14:paraId="7E55A925" w14:textId="3746D96B" w:rsidR="006229D9" w:rsidRDefault="006229D9">
      <w:pPr>
        <w:spacing w:after="0" w:line="263" w:lineRule="auto"/>
        <w:ind w:right="80"/>
        <w:jc w:val="center"/>
        <w:rPr>
          <w:color w:val="000000" w:themeColor="text1"/>
        </w:rPr>
      </w:pPr>
    </w:p>
    <w:p w14:paraId="340FA3C8" w14:textId="570AF530" w:rsidR="006229D9" w:rsidRDefault="006229D9">
      <w:pPr>
        <w:spacing w:after="0" w:line="263" w:lineRule="auto"/>
        <w:ind w:right="80"/>
        <w:jc w:val="center"/>
        <w:rPr>
          <w:color w:val="000000" w:themeColor="text1"/>
        </w:rPr>
      </w:pPr>
    </w:p>
    <w:p w14:paraId="5A6D21DB" w14:textId="27B8AC39" w:rsidR="006229D9" w:rsidRDefault="006229D9">
      <w:pPr>
        <w:spacing w:after="0" w:line="263" w:lineRule="auto"/>
        <w:ind w:right="80"/>
        <w:jc w:val="center"/>
        <w:rPr>
          <w:color w:val="000000" w:themeColor="text1"/>
        </w:rPr>
      </w:pPr>
    </w:p>
    <w:p w14:paraId="72B3BC21" w14:textId="74452B61" w:rsidR="006229D9" w:rsidRDefault="006229D9">
      <w:pPr>
        <w:spacing w:after="0" w:line="263" w:lineRule="auto"/>
        <w:ind w:right="80"/>
        <w:jc w:val="center"/>
        <w:rPr>
          <w:color w:val="000000" w:themeColor="text1"/>
        </w:rPr>
      </w:pPr>
    </w:p>
    <w:p w14:paraId="1C9E2FF0" w14:textId="7BA1BBDD" w:rsidR="006229D9" w:rsidRDefault="006229D9">
      <w:pPr>
        <w:spacing w:after="0" w:line="263" w:lineRule="auto"/>
        <w:ind w:right="80"/>
        <w:jc w:val="center"/>
        <w:rPr>
          <w:color w:val="000000" w:themeColor="text1"/>
        </w:rPr>
      </w:pPr>
    </w:p>
    <w:p w14:paraId="06B0F78A" w14:textId="4E150C20" w:rsidR="006229D9" w:rsidRDefault="006229D9">
      <w:pPr>
        <w:spacing w:after="0" w:line="263" w:lineRule="auto"/>
        <w:ind w:right="80"/>
        <w:jc w:val="center"/>
        <w:rPr>
          <w:color w:val="000000" w:themeColor="text1"/>
        </w:rPr>
      </w:pPr>
    </w:p>
    <w:p w14:paraId="187EFACC" w14:textId="5A682F69" w:rsidR="006229D9" w:rsidRDefault="006229D9">
      <w:pPr>
        <w:spacing w:after="0" w:line="263" w:lineRule="auto"/>
        <w:ind w:right="80"/>
        <w:jc w:val="center"/>
        <w:rPr>
          <w:color w:val="000000" w:themeColor="text1"/>
        </w:rPr>
      </w:pPr>
    </w:p>
    <w:p w14:paraId="69EFBE09" w14:textId="2D5A58E1" w:rsidR="006229D9" w:rsidRDefault="006229D9">
      <w:pPr>
        <w:spacing w:after="0" w:line="263" w:lineRule="auto"/>
        <w:ind w:right="80"/>
        <w:jc w:val="center"/>
        <w:rPr>
          <w:color w:val="000000" w:themeColor="text1"/>
        </w:rPr>
      </w:pPr>
    </w:p>
    <w:p w14:paraId="7E108202" w14:textId="501F3EAA" w:rsidR="006229D9" w:rsidRDefault="006229D9">
      <w:pPr>
        <w:spacing w:after="0" w:line="263" w:lineRule="auto"/>
        <w:ind w:right="80"/>
        <w:jc w:val="center"/>
        <w:rPr>
          <w:color w:val="000000" w:themeColor="text1"/>
        </w:rPr>
      </w:pPr>
    </w:p>
    <w:p w14:paraId="59B3EE47" w14:textId="77777777" w:rsidR="00DD0E72" w:rsidRDefault="00DD0E72">
      <w:pPr>
        <w:spacing w:after="0" w:line="263" w:lineRule="auto"/>
        <w:ind w:right="80"/>
        <w:jc w:val="center"/>
        <w:rPr>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 xml:space="preserve">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w:t>
      </w:r>
      <w:r w:rsidRPr="004F09C9">
        <w:rPr>
          <w:color w:val="000000" w:themeColor="text1"/>
        </w:rPr>
        <w:lastRenderedPageBreak/>
        <w:t>onset of winter and during a species-specific life stage (</w:t>
      </w:r>
      <w:proofErr w:type="spellStart"/>
      <w:r w:rsidRPr="004F09C9">
        <w:rPr>
          <w:color w:val="000000" w:themeColor="text1"/>
        </w:rPr>
        <w:t>Koštál</w:t>
      </w:r>
      <w:proofErr w:type="spellEnd"/>
      <w:r w:rsidRPr="004F09C9">
        <w:rPr>
          <w:color w:val="000000" w:themeColor="text1"/>
        </w:rPr>
        <w:t>, 2006). By monitoring environmentally 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w:t>
      </w:r>
      <w:r w:rsidRPr="004F09C9">
        <w:rPr>
          <w:color w:val="000000" w:themeColor="text1"/>
        </w:rPr>
        <w:lastRenderedPageBreak/>
        <w:t>storage during diapause preparation in European corn borer. I expected insects with a longer diapause genotype to store more lipids than insects with a shorter diapause genotype in 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2118619A"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5"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6"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7"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446BA36"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63D06DF1" w14:textId="2A6D108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r w:rsidR="00323875">
        <w:rPr>
          <w:color w:val="000000" w:themeColor="text1"/>
        </w:rPr>
        <w:t>Some species show</w:t>
      </w:r>
      <w:r w:rsidRPr="004F09C9">
        <w:rPr>
          <w:color w:val="000000" w:themeColor="text1"/>
        </w:rPr>
        <w:t xml:space="preserve"> increased energy storage in the form of proteins has been reported in 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(Brown and Chippendale 1978), while increased lipid storage</w:t>
      </w:r>
      <w:r w:rsidR="00323875">
        <w:rPr>
          <w:color w:val="000000" w:themeColor="text1"/>
        </w:rPr>
        <w:t>, this</w:t>
      </w:r>
      <w:r w:rsidRPr="004F09C9">
        <w:rPr>
          <w:color w:val="000000" w:themeColor="text1"/>
        </w:rPr>
        <w:t xml:space="preserv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lastRenderedPageBreak/>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 Energy stores fuel insect metabolism during diapause, and after diapause these stored resources are redirected to accomplish post-diapause functions. However, metabolic activity for many insects is temperature dependent</w:t>
      </w:r>
      <w:r w:rsidR="000E69EC">
        <w:rPr>
          <w:color w:val="000000" w:themeColor="text1"/>
        </w:rPr>
        <w:t>,</w:t>
      </w:r>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351F80D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542C6CCC" w14:textId="376DCF74"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Between the two groups, the moths held in warmer and more variable conditions depleted significantly more lipids by the end of 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054F53">
        <w:rPr>
          <w:color w:val="000000" w:themeColor="text1"/>
        </w:rPr>
        <w:t>for much of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4756C2D9" w14:textId="78DBA56A"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before the onset of winter.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101994">
        <w:rPr>
          <w:color w:val="000000" w:themeColor="text1"/>
        </w:rPr>
        <w:t>a</w:t>
      </w:r>
      <w:r w:rsidR="00101994" w:rsidRPr="004F09C9">
        <w:rPr>
          <w:color w:val="000000" w:themeColor="text1"/>
        </w:rPr>
        <w:t>ffect</w:t>
      </w:r>
      <w:r w:rsidRPr="004F09C9">
        <w:rPr>
          <w:color w:val="000000" w:themeColor="text1"/>
        </w:rPr>
        <w:t xml:space="preserve"> </w:t>
      </w:r>
      <w:r w:rsidR="00101994">
        <w:rPr>
          <w:color w:val="000000" w:themeColor="text1"/>
        </w:rPr>
        <w:t>insects</w:t>
      </w:r>
      <w:r w:rsidR="00101994" w:rsidRPr="004F09C9">
        <w:rPr>
          <w:color w:val="000000" w:themeColor="text1"/>
        </w:rPr>
        <w:t xml:space="preserve"> </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667DD885" w14:textId="6F7F11D2"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exit diapause early</w:t>
      </w:r>
      <w:r w:rsidR="00DC6259">
        <w:rPr>
          <w:color w:val="000000" w:themeColor="text1"/>
        </w:rPr>
        <w:t>,</w:t>
      </w:r>
      <w:r w:rsidR="000D6E6E">
        <w:rPr>
          <w:color w:val="000000" w:themeColor="text1"/>
        </w:rPr>
        <w:t xml:space="preserve">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r w:rsidR="00725EDF">
        <w:rPr>
          <w:color w:val="000000" w:themeColor="text1"/>
        </w:rPr>
        <w:t xml:space="preserve">, </w:t>
      </w:r>
      <w:r w:rsidR="000D6E6E">
        <w:rPr>
          <w:color w:val="000000" w:themeColor="text1"/>
        </w:rPr>
        <w:t>may</w:t>
      </w:r>
      <w:r w:rsidR="000D6E6E" w:rsidRPr="004F09C9">
        <w:rPr>
          <w:color w:val="000000" w:themeColor="text1"/>
        </w:rPr>
        <w:t xml:space="preserve"> </w:t>
      </w:r>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0ABC7055"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8"/>
      <w:commentRangeEnd w:id="8"/>
      <w:r w:rsidR="00C82911">
        <w:rPr>
          <w:rStyle w:val="CommentReference"/>
        </w:rPr>
        <w:commentReference w:id="8"/>
      </w:r>
      <w:commentRangeStart w:id="9"/>
      <w:commentRangeEnd w:id="9"/>
      <w:r w:rsidR="00DC6259">
        <w:rPr>
          <w:rStyle w:val="CommentReference"/>
        </w:rPr>
        <w:commentReference w:id="9"/>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3A546948" w14:textId="5D2FBA6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B2050F">
        <w:rPr>
          <w:color w:val="000000" w:themeColor="text1"/>
          <w:lang w:val="en"/>
        </w:rPr>
        <w:t>First, a</w:t>
      </w:r>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 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69EEEE7F" w14:textId="0B0EA490"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were dried away from the lipids the dry lipids were weighed</w:t>
      </w:r>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0FC5776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commentRangeStart w:id="10"/>
      <w:commentRangeStart w:id="11"/>
      <w:r w:rsidR="0063279C" w:rsidRPr="00DD43B4">
        <w:rPr>
          <w:color w:val="000000" w:themeColor="text1"/>
        </w:rPr>
        <w:t xml:space="preserve"> </w:t>
      </w:r>
      <w:commentRangeEnd w:id="10"/>
      <w:r w:rsidR="0063279C">
        <w:rPr>
          <w:rStyle w:val="CommentReference"/>
        </w:rPr>
        <w:commentReference w:id="10"/>
      </w:r>
      <w:commentRangeEnd w:id="11"/>
      <w:r w:rsidR="0063279C">
        <w:rPr>
          <w:rStyle w:val="CommentReference"/>
        </w:rPr>
        <w:commentReference w:id="11"/>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4F25F5C5" w14:textId="163D2A23" w:rsidR="005D29A0" w:rsidRPr="00DD43B4" w:rsidRDefault="00DD43B4" w:rsidP="005D29A0">
      <w:pPr>
        <w:spacing w:line="480" w:lineRule="auto"/>
        <w:ind w:left="-15" w:right="90" w:firstLine="468"/>
        <w:rPr>
          <w:color w:val="000000" w:themeColor="text1"/>
        </w:rPr>
      </w:pPr>
      <w:r w:rsidRPr="00DD43B4">
        <w:rPr>
          <w:color w:val="000000" w:themeColor="text1"/>
        </w:rPr>
        <w:t>In experiment 2, I calculated the day of wandering as the total number of days between eclosion into the final larval instar and the day frass production ended for each sampled larva.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treatment</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treatment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06B10">
        <w:rPr>
          <w:color w:val="000000" w:themeColor="text1"/>
        </w:rPr>
        <w:t>2</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06B10">
        <w:rPr>
          <w:color w:val="000000" w:themeColor="text1"/>
        </w:rPr>
        <w:t>3</w:t>
      </w:r>
      <w:r w:rsidR="00652767">
        <w:rPr>
          <w:color w:val="000000" w:themeColor="text1"/>
        </w:rPr>
        <w:t>)</w:t>
      </w:r>
      <w:r w:rsidR="005D29A0">
        <w:rPr>
          <w:color w:val="000000" w:themeColor="text1"/>
        </w:rPr>
        <w:t>.</w:t>
      </w:r>
      <w:r w:rsidRPr="00DD43B4">
        <w:rPr>
          <w:color w:val="000000" w:themeColor="text1"/>
        </w:rPr>
        <w:t xml:space="preserve"> Lean mass was measured in 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06B10">
        <w:rPr>
          <w:color w:val="000000" w:themeColor="text1"/>
        </w:rPr>
        <w:t>4</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w:t>
      </w:r>
      <w:r w:rsidR="00AA1215">
        <w:rPr>
          <w:color w:val="000000" w:themeColor="text1"/>
        </w:rPr>
        <w:lastRenderedPageBreak/>
        <w:t>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06B10">
        <w:rPr>
          <w:color w:val="000000" w:themeColor="text1"/>
        </w:rPr>
        <w:t>5</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r w:rsidR="001F744C">
        <w:rPr>
          <w:color w:val="000000" w:themeColor="text1"/>
        </w:rPr>
        <w:t xml:space="preserve">being in </w:t>
      </w:r>
      <w:r w:rsidRPr="00DD43B4">
        <w:rPr>
          <w:color w:val="000000" w:themeColor="text1"/>
        </w:rPr>
        <w:t xml:space="preserve">as shallow diapause. </w:t>
      </w:r>
      <w:r w:rsidR="004C310D">
        <w:rPr>
          <w:color w:val="000000" w:themeColor="text1"/>
        </w:rPr>
        <w:t>L</w:t>
      </w:r>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1B9ECA3D" w14:textId="2803BA1A" w:rsidR="004C310D" w:rsidRDefault="00DD43B4" w:rsidP="00CE5B15">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commentRangeStart w:id="12"/>
      <w:r w:rsidR="00A32000">
        <w:rPr>
          <w:color w:val="000000" w:themeColor="text1"/>
        </w:rPr>
        <w:t xml:space="preserve"> </w:t>
      </w:r>
      <w:commentRangeEnd w:id="12"/>
      <w:r w:rsidR="004C310D">
        <w:rPr>
          <w:rStyle w:val="CommentReference"/>
        </w:rPr>
        <w:commentReference w:id="12"/>
      </w:r>
      <w:r w:rsidRPr="00DD43B4">
        <w:rPr>
          <w:color w:val="000000" w:themeColor="text1"/>
        </w:rPr>
        <w:t>, long-diapause genotype individuals peaked in mass on day 5 and short-diapause genotype larvae peaked in mass on day 3</w:t>
      </w:r>
      <w:r w:rsidR="001F744C">
        <w:rPr>
          <w:color w:val="000000" w:themeColor="text1"/>
        </w:rPr>
        <w:t xml:space="preserve"> (Fig. 3-4A)</w:t>
      </w:r>
      <w:r w:rsidRPr="00DD43B4">
        <w:rPr>
          <w:color w:val="000000" w:themeColor="text1"/>
        </w:rPr>
        <w:t xml:space="preserve">. In diapause-programming conditions, mass peaked in long-diapause genotype larvae on day 9 and short-diapause genotype larvae </w:t>
      </w:r>
      <w:commentRangeStart w:id="13"/>
      <w:r w:rsidRPr="00DD43B4">
        <w:rPr>
          <w:color w:val="000000" w:themeColor="text1"/>
        </w:rPr>
        <w:t>peaked in mass on day 6</w:t>
      </w:r>
      <w:r w:rsidR="0094006B">
        <w:rPr>
          <w:color w:val="000000" w:themeColor="text1"/>
        </w:rPr>
        <w:t xml:space="preserve"> (Fig. 3-4B)</w:t>
      </w:r>
      <w:r w:rsidRPr="00DD43B4">
        <w:rPr>
          <w:color w:val="000000" w:themeColor="text1"/>
        </w:rPr>
        <w:t xml:space="preserve">. </w:t>
      </w:r>
      <w:commentRangeEnd w:id="13"/>
      <w:r w:rsidR="004C310D">
        <w:rPr>
          <w:rStyle w:val="CommentReference"/>
        </w:rPr>
        <w:commentReference w:id="13"/>
      </w:r>
    </w:p>
    <w:p w14:paraId="5048B9D6" w14:textId="77777777" w:rsidR="004C310D" w:rsidRDefault="004C310D" w:rsidP="00CE5B15">
      <w:pPr>
        <w:ind w:left="-5" w:firstLine="725"/>
        <w:rPr>
          <w:color w:val="000000" w:themeColor="text1"/>
        </w:rPr>
      </w:pPr>
    </w:p>
    <w:p w14:paraId="4F78806E" w14:textId="13B0D53E" w:rsidR="00A221E4" w:rsidRDefault="00CF1B1E" w:rsidP="00DD34A5">
      <w:pPr>
        <w:ind w:left="-5" w:firstLine="725"/>
        <w:rPr>
          <w:color w:val="000000" w:themeColor="text1"/>
        </w:rPr>
      </w:pPr>
      <w:r>
        <w:rPr>
          <w:color w:val="000000" w:themeColor="text1"/>
        </w:rPr>
        <w:lastRenderedPageBreak/>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14" w:author="Brown,James T" w:date="2019-02-03T16:28:00Z">
        <w:r w:rsidR="00BF42BE">
          <w:rPr>
            <w:color w:val="000000" w:themeColor="text1"/>
          </w:rPr>
          <w:t xml:space="preserve"> </w:t>
        </w:r>
      </w:ins>
      <w:ins w:id="15" w:author="Brown,James T" w:date="2019-02-03T16:32:00Z">
        <w:r w:rsidR="003C04C1">
          <w:rPr>
            <w:color w:val="000000" w:themeColor="text1"/>
          </w:rPr>
          <w:t>L</w:t>
        </w:r>
      </w:ins>
      <w:ins w:id="16" w:author="Brown,James T" w:date="2019-02-03T16:30:00Z">
        <w:r w:rsidR="003C04C1">
          <w:rPr>
            <w:color w:val="000000" w:themeColor="text1"/>
          </w:rPr>
          <w:t>arvae in experiment 1 were not assayed for wandering day</w:t>
        </w:r>
      </w:ins>
      <w:ins w:id="17" w:author="Brown,James T" w:date="2019-02-03T16:33:00Z">
        <w:r w:rsidR="003C04C1">
          <w:rPr>
            <w:color w:val="000000" w:themeColor="text1"/>
          </w:rPr>
          <w:t>.</w:t>
        </w:r>
      </w:ins>
      <w:ins w:id="18" w:author="Brown,James T" w:date="2019-02-03T16:34:00Z">
        <w:r w:rsidR="003C04C1">
          <w:rPr>
            <w:color w:val="000000" w:themeColor="text1"/>
          </w:rPr>
          <w:t xml:space="preserve"> </w:t>
        </w:r>
      </w:ins>
      <w:ins w:id="19" w:author="Brown,James T" w:date="2019-02-04T07:26:00Z">
        <w:r w:rsidR="00DF0903">
          <w:rPr>
            <w:color w:val="000000" w:themeColor="text1"/>
          </w:rPr>
          <w:t xml:space="preserve"> </w:t>
        </w:r>
        <w:r w:rsidR="00451DDE">
          <w:rPr>
            <w:color w:val="000000" w:themeColor="text1"/>
          </w:rPr>
          <w:t xml:space="preserve"> </w:t>
        </w:r>
      </w:ins>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20"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short-diapause larva</w:t>
      </w:r>
      <w:r w:rsidR="00560914">
        <w:rPr>
          <w:color w:val="000000" w:themeColor="text1"/>
        </w:rPr>
        <w:t xml:space="preserve">e, </w:t>
      </w:r>
      <w:commentRangeStart w:id="21"/>
      <w:commentRangeStart w:id="22"/>
      <w:commentRangeEnd w:id="21"/>
      <w:r w:rsidR="00560914">
        <w:rPr>
          <w:rStyle w:val="CommentReference"/>
        </w:rPr>
        <w:commentReference w:id="21"/>
      </w:r>
      <w:commentRangeEnd w:id="22"/>
      <w:r w:rsidR="00560914">
        <w:rPr>
          <w:rStyle w:val="CommentReference"/>
        </w:rPr>
        <w:commentReference w:id="22"/>
      </w:r>
      <w:r w:rsidR="00560914" w:rsidRPr="00DD43B4">
        <w:rPr>
          <w:color w:val="000000" w:themeColor="text1"/>
        </w:rPr>
        <w:t>regardless of rearing conditions</w:t>
      </w:r>
      <w:r w:rsidR="00560914">
        <w:rPr>
          <w:color w:val="000000" w:themeColor="text1"/>
        </w:rPr>
        <w:t xml:space="preserve"> </w:t>
      </w:r>
      <w:r w:rsidR="00560914" w:rsidRPr="00DD43B4">
        <w:rPr>
          <w:color w:val="000000" w:themeColor="text1"/>
        </w:rPr>
        <w:t>(diapause programming: t-value=-5.51, Df=26, p-value&lt;0.000; non-diapause: t-value=-3.74, Df=47,p-value&lt;0.001)</w:t>
      </w:r>
      <w:r w:rsidR="00560914">
        <w:rPr>
          <w:color w:val="000000" w:themeColor="text1"/>
        </w:rPr>
        <w:t xml:space="preserve"> (Table 3-1A and 3-1B)</w:t>
      </w:r>
      <w:r w:rsidR="00560914" w:rsidRPr="00DD43B4">
        <w:rPr>
          <w:color w:val="000000" w:themeColor="text1"/>
        </w:rPr>
        <w:t xml:space="preserve">. </w:t>
      </w:r>
      <w:r w:rsidR="00A221E4">
        <w:rPr>
          <w:color w:val="000000" w:themeColor="text1"/>
        </w:rPr>
        <w:t>W</w:t>
      </w:r>
      <w:r w:rsidR="00A221E4" w:rsidRPr="00DD43B4">
        <w:rPr>
          <w:color w:val="000000" w:themeColor="text1"/>
        </w:rPr>
        <w:t>ithin each strain,</w:t>
      </w:r>
      <w:r w:rsidR="00EE093B">
        <w:rPr>
          <w:color w:val="000000" w:themeColor="text1"/>
        </w:rPr>
        <w:t xml:space="preserve"> the day wet mass peaked (Fig. 3-6A) and</w:t>
      </w:r>
      <w:r w:rsidR="00A221E4" w:rsidRPr="00DD43B4">
        <w:rPr>
          <w:color w:val="000000" w:themeColor="text1"/>
        </w:rPr>
        <w:t xml:space="preserve"> CO</w:t>
      </w:r>
      <w:r w:rsidR="00A221E4" w:rsidRPr="00DD43B4">
        <w:rPr>
          <w:color w:val="000000" w:themeColor="text1"/>
          <w:vertAlign w:val="subscript"/>
        </w:rPr>
        <w:t>2</w:t>
      </w:r>
      <w:r w:rsidR="00A221E4" w:rsidRPr="00DD43B4">
        <w:rPr>
          <w:color w:val="000000" w:themeColor="text1"/>
        </w:rPr>
        <w:t xml:space="preserve"> production of diapause-programmed individuals </w:t>
      </w:r>
      <w:r w:rsidR="00A221E4">
        <w:rPr>
          <w:color w:val="000000" w:themeColor="text1"/>
        </w:rPr>
        <w:t xml:space="preserve">was compared </w:t>
      </w:r>
      <w:r w:rsidR="00A221E4" w:rsidRPr="00DD43B4">
        <w:rPr>
          <w:color w:val="000000" w:themeColor="text1"/>
        </w:rPr>
        <w:t>to non-diapause individuals</w:t>
      </w:r>
      <w:r w:rsidR="00EE093B">
        <w:rPr>
          <w:color w:val="000000" w:themeColor="text1"/>
        </w:rPr>
        <w:t xml:space="preserve"> (Fig. 3-6B)</w:t>
      </w:r>
      <w:r w:rsidR="00A221E4" w:rsidRPr="00DD43B4">
        <w:rPr>
          <w:color w:val="000000" w:themeColor="text1"/>
        </w:rPr>
        <w:t xml:space="preserve"> to capture the relationship between photoperiod and metabolic activity</w:t>
      </w:r>
      <w:r w:rsidR="00EE093B">
        <w:rPr>
          <w:color w:val="000000" w:themeColor="text1"/>
        </w:rPr>
        <w:t xml:space="preserve"> within each strain</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commentRangeStart w:id="23"/>
      <w:commentRangeStart w:id="24"/>
      <w:r w:rsidR="00A221E4" w:rsidRPr="00DD43B4">
        <w:rPr>
          <w:color w:val="000000" w:themeColor="text1"/>
        </w:rPr>
        <w:t xml:space="preserve">Finally, </w:t>
      </w:r>
      <w:r w:rsidR="00A221E4">
        <w:rPr>
          <w:color w:val="000000" w:themeColor="text1"/>
        </w:rPr>
        <w:t>among diapause-programmed individuals with</w:t>
      </w:r>
      <w:r w:rsidR="00A221E4" w:rsidRPr="00DD43B4">
        <w:rPr>
          <w:color w:val="000000" w:themeColor="text1"/>
        </w:rPr>
        <w:t xml:space="preserve"> the short-diapause genotype</w:t>
      </w:r>
      <w:r w:rsidR="00A221E4">
        <w:rPr>
          <w:color w:val="000000" w:themeColor="text1"/>
        </w:rPr>
        <w:t xml:space="preserve"> the day wet mass peaked (Fig. 3-7A) and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A221E4">
        <w:rPr>
          <w:color w:val="000000" w:themeColor="text1"/>
        </w:rPr>
        <w:t xml:space="preserve">was </w:t>
      </w:r>
      <w:r w:rsidR="00A221E4" w:rsidRPr="00DD43B4">
        <w:rPr>
          <w:color w:val="000000" w:themeColor="text1"/>
        </w:rPr>
        <w:t>compared between shallow-diapause larvae and deep-diapause</w:t>
      </w:r>
      <w:r w:rsidR="00A221E4">
        <w:rPr>
          <w:color w:val="000000" w:themeColor="text1"/>
        </w:rPr>
        <w:t xml:space="preserve"> (Fig. 3-7B)</w:t>
      </w:r>
      <w:r w:rsidR="00DD34A5">
        <w:rPr>
          <w:color w:val="000000" w:themeColor="text1"/>
        </w:rPr>
        <w:t xml:space="preserve"> to determine the difference in metabolic activity between diapause phenotypes</w:t>
      </w:r>
      <w:r w:rsidR="00A221E4" w:rsidRPr="00DD43B4">
        <w:rPr>
          <w:color w:val="000000" w:themeColor="text1"/>
        </w:rPr>
        <w:t xml:space="preserve">. </w:t>
      </w:r>
      <w:r w:rsidR="00E3506E">
        <w:rPr>
          <w:color w:val="000000" w:themeColor="text1"/>
        </w:rPr>
        <w:t xml:space="preserve">Using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E3506E">
        <w:rPr>
          <w:color w:val="000000" w:themeColor="text1"/>
        </w:rPr>
        <w:t xml:space="preserve">to discriminate between </w:t>
      </w:r>
      <w:r w:rsidR="00A221E4" w:rsidRPr="00DD43B4">
        <w:rPr>
          <w:color w:val="000000" w:themeColor="text1"/>
        </w:rPr>
        <w:t>shallow-diapause individuals and deep-diapause individuals</w:t>
      </w:r>
      <w:r w:rsidR="00E3506E">
        <w:rPr>
          <w:color w:val="000000" w:themeColor="text1"/>
        </w:rPr>
        <w:t xml:space="preserve"> was not possible because there was no significant between the two phenotypes</w:t>
      </w:r>
      <w:r w:rsidR="00E5235D">
        <w:rPr>
          <w:color w:val="000000" w:themeColor="text1"/>
        </w:rPr>
        <w:t xml:space="preserve"> </w:t>
      </w:r>
      <w:r w:rsidR="00E5235D" w:rsidRPr="00DD43B4">
        <w:rPr>
          <w:color w:val="000000" w:themeColor="text1"/>
        </w:rPr>
        <w:t>(t-value=-1.03, Df=14, p-value=0.319)</w:t>
      </w:r>
      <w:r w:rsidR="00E5235D">
        <w:rPr>
          <w:color w:val="000000" w:themeColor="text1"/>
        </w:rPr>
        <w:t xml:space="preserve"> (Table 3-1E). </w:t>
      </w:r>
      <w:commentRangeEnd w:id="23"/>
      <w:r w:rsidR="00A221E4">
        <w:rPr>
          <w:rStyle w:val="CommentReference"/>
        </w:rPr>
        <w:commentReference w:id="23"/>
      </w:r>
      <w:commentRangeEnd w:id="24"/>
      <w:r w:rsidR="00E3506E">
        <w:rPr>
          <w:rStyle w:val="CommentReference"/>
        </w:rPr>
        <w:commentReference w:id="24"/>
      </w:r>
      <w:r w:rsidR="00A221E4" w:rsidRPr="00345E06">
        <w:rPr>
          <w:color w:val="000000" w:themeColor="text1"/>
        </w:rPr>
        <w:t xml:space="preserve"> </w:t>
      </w:r>
    </w:p>
    <w:p w14:paraId="5534ED16" w14:textId="101F067A" w:rsidR="00AC406C" w:rsidRDefault="00AC406C" w:rsidP="00AC406C">
      <w:pPr>
        <w:ind w:left="-5" w:firstLine="0"/>
        <w:rPr>
          <w:color w:val="000000" w:themeColor="text1"/>
        </w:rPr>
      </w:pPr>
    </w:p>
    <w:p w14:paraId="43B2D2C9"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77A4E2CF"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eclosion into the final larval instar. In non-diapause conditions wandering began on day 6 (</w:t>
      </w:r>
      <w:r w:rsidR="00DB113A">
        <w:rPr>
          <w:color w:val="000000" w:themeColor="text1"/>
        </w:rPr>
        <w:t>F</w:t>
      </w:r>
      <w:r w:rsidR="00A32000">
        <w:rPr>
          <w:color w:val="000000" w:themeColor="text1"/>
        </w:rPr>
        <w:t>i</w:t>
      </w:r>
      <w:r w:rsidR="00DB113A">
        <w:rPr>
          <w:color w:val="000000" w:themeColor="text1"/>
        </w:rPr>
        <w:t>g.</w:t>
      </w:r>
      <w:r w:rsidR="00A32000">
        <w:rPr>
          <w:color w:val="000000" w:themeColor="text1"/>
        </w:rPr>
        <w:t xml:space="preserve"> </w:t>
      </w:r>
      <w:r w:rsidRPr="00DD43B4">
        <w:rPr>
          <w:color w:val="000000" w:themeColor="text1"/>
        </w:rPr>
        <w:t>3-3A) and on day 10 in diapause-programming conditions (</w:t>
      </w:r>
      <w:r w:rsidR="00DB113A">
        <w:rPr>
          <w:color w:val="000000" w:themeColor="text1"/>
        </w:rPr>
        <w:t>F</w:t>
      </w:r>
      <w:r w:rsidR="00A32000">
        <w:rPr>
          <w:color w:val="000000" w:themeColor="text1"/>
        </w:rPr>
        <w:t>i</w:t>
      </w:r>
      <w:r w:rsidR="00DB113A">
        <w:rPr>
          <w:color w:val="000000" w:themeColor="text1"/>
        </w:rPr>
        <w:t>g.</w:t>
      </w:r>
      <w:r w:rsidR="00A32000">
        <w:rPr>
          <w:color w:val="000000" w:themeColor="text1"/>
        </w:rPr>
        <w:t xml:space="preserve"> </w:t>
      </w:r>
      <w:r w:rsidRPr="00DD43B4">
        <w:rPr>
          <w:color w:val="000000" w:themeColor="text1"/>
        </w:rPr>
        <w:t xml:space="preserve">3-3B) regardless of diapause </w:t>
      </w:r>
      <w:commentRangeStart w:id="25"/>
      <w:r w:rsidRPr="00DD43B4">
        <w:rPr>
          <w:color w:val="000000" w:themeColor="text1"/>
        </w:rPr>
        <w:t>genotype.</w:t>
      </w:r>
      <w:commentRangeEnd w:id="25"/>
      <w:r w:rsidR="009F6006">
        <w:rPr>
          <w:rStyle w:val="CommentReference"/>
        </w:rPr>
        <w:commentReference w:id="25"/>
      </w:r>
    </w:p>
    <w:p w14:paraId="36D0EF29" w14:textId="15E870B3"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Lean mass on the first day of the final larval instar was not different between the two genotypes regardless of 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0873D256" w14:textId="4D03DD7B"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the long-diapause genotype and larvae with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Additionally, long-diapause 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5E58E9EF" w14:textId="7C0B21EA"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w:t>
      </w:r>
      <w:r w:rsidRPr="00DD43B4">
        <w:rPr>
          <w:color w:val="000000" w:themeColor="text1"/>
        </w:rPr>
        <w:lastRenderedPageBreak/>
        <w:t xml:space="preserve">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26"/>
      <w:r w:rsidRPr="004F09C9">
        <w:rPr>
          <w:color w:val="000000" w:themeColor="text1"/>
        </w:rPr>
        <w:t>diapause</w:t>
      </w:r>
      <w:commentRangeEnd w:id="26"/>
      <w:r w:rsidR="00C41DB6">
        <w:rPr>
          <w:rStyle w:val="CommentReference"/>
        </w:rPr>
        <w:commentReference w:id="26"/>
      </w:r>
      <w:r w:rsidRPr="004F09C9">
        <w:rPr>
          <w:color w:val="000000" w:themeColor="text1"/>
        </w:rPr>
        <w:t xml:space="preserve">. My research leverages between-strain genetic variation in diapause duration </w:t>
      </w:r>
      <w:ins w:id="27"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28"/>
      <w:r w:rsidRPr="004F09C9">
        <w:rPr>
          <w:color w:val="000000" w:themeColor="text1"/>
        </w:rPr>
        <w:t>stores</w:t>
      </w:r>
      <w:commentRangeEnd w:id="28"/>
      <w:r w:rsidR="00FF3FA4">
        <w:rPr>
          <w:rStyle w:val="CommentReference"/>
        </w:rPr>
        <w:commentReference w:id="28"/>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29"/>
      <w:r w:rsidRPr="004F09C9">
        <w:rPr>
          <w:color w:val="000000" w:themeColor="text1"/>
        </w:rPr>
        <w:t xml:space="preserve">winter. </w:t>
      </w:r>
      <w:commentRangeEnd w:id="29"/>
      <w:r w:rsidR="00FF3FA4">
        <w:rPr>
          <w:rStyle w:val="CommentReference"/>
        </w:rPr>
        <w:commentReference w:id="29"/>
      </w:r>
      <w:commentRangeStart w:id="30"/>
      <w:r w:rsidRPr="004F09C9">
        <w:rPr>
          <w:color w:val="000000" w:themeColor="text1"/>
        </w:rPr>
        <w:t>Pr</w:t>
      </w:r>
      <w:ins w:id="31" w:author="Dan" w:date="2019-01-29T10:01:00Z">
        <w:r w:rsidR="00FF3FA4">
          <w:rPr>
            <w:color w:val="000000" w:themeColor="text1"/>
          </w:rPr>
          <w:t>ior</w:t>
        </w:r>
      </w:ins>
      <w:del w:id="32"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30"/>
      <w:r w:rsidR="00FF3FA4">
        <w:rPr>
          <w:rStyle w:val="CommentReference"/>
        </w:rPr>
        <w:commentReference w:id="30"/>
      </w:r>
      <w:r w:rsidRPr="004F09C9">
        <w:rPr>
          <w:color w:val="000000" w:themeColor="text1"/>
        </w:rPr>
        <w:t xml:space="preserve">These results show a clear </w:t>
      </w:r>
      <w:commentRangeStart w:id="33"/>
      <w:r w:rsidRPr="004F09C9">
        <w:rPr>
          <w:color w:val="000000" w:themeColor="text1"/>
        </w:rPr>
        <w:lastRenderedPageBreak/>
        <w:t xml:space="preserve">association between </w:t>
      </w:r>
      <w:commentRangeEnd w:id="33"/>
      <w:r w:rsidR="00FF3FA4">
        <w:rPr>
          <w:rStyle w:val="CommentReference"/>
        </w:rPr>
        <w:commentReference w:id="33"/>
      </w:r>
      <w:r w:rsidRPr="004F09C9">
        <w:rPr>
          <w:color w:val="000000" w:themeColor="text1"/>
        </w:rPr>
        <w:t xml:space="preserve">nutrition accumulation ahead of diapause however, </w:t>
      </w:r>
      <w:commentRangeStart w:id="34"/>
      <w:r w:rsidRPr="004F09C9">
        <w:rPr>
          <w:color w:val="000000" w:themeColor="text1"/>
        </w:rPr>
        <w:t>they do not account data do not the relationship between diapause length and lipid accumulation</w:t>
      </w:r>
      <w:commentRangeEnd w:id="34"/>
      <w:r w:rsidR="00FF3FA4">
        <w:rPr>
          <w:rStyle w:val="CommentReference"/>
        </w:rPr>
        <w:commentReference w:id="34"/>
      </w:r>
    </w:p>
    <w:p w14:paraId="4B95474D" w14:textId="2A194BD7" w:rsidR="006F58EA" w:rsidRPr="004F09C9" w:rsidRDefault="00D27C9E" w:rsidP="00CE5B15">
      <w:pPr>
        <w:spacing w:line="480" w:lineRule="auto"/>
        <w:ind w:left="-15" w:right="90" w:firstLine="468"/>
        <w:rPr>
          <w:color w:val="000000" w:themeColor="text1"/>
        </w:rPr>
      </w:pPr>
      <w:commentRangeStart w:id="35"/>
      <w:del w:id="36"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35"/>
      <w:r w:rsidR="00FF3FA4">
        <w:rPr>
          <w:rStyle w:val="CommentReference"/>
        </w:rPr>
        <w:commentReference w:id="35"/>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37" w:author="Brown, James T." w:date="2019-01-28T15:17:00Z">
        <w:r w:rsidR="00EB1638" w:rsidRPr="004F09C9">
          <w:rPr>
            <w:color w:val="000000" w:themeColor="text1"/>
          </w:rPr>
          <w:t>2.5-fold</w:t>
        </w:r>
      </w:ins>
      <w:r w:rsidRPr="004F09C9">
        <w:rPr>
          <w:color w:val="000000" w:themeColor="text1"/>
        </w:rPr>
        <w:t xml:space="preserve"> increase </w:t>
      </w:r>
      <w:commentRangeStart w:id="38"/>
      <w:r w:rsidRPr="004F09C9">
        <w:rPr>
          <w:color w:val="000000" w:themeColor="text1"/>
        </w:rPr>
        <w:t xml:space="preserve">in lipid stores in compared </w:t>
      </w:r>
      <w:commentRangeEnd w:id="38"/>
      <w:r w:rsidR="00FF3FA4">
        <w:rPr>
          <w:rStyle w:val="CommentReference"/>
        </w:rPr>
        <w:commentReference w:id="38"/>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39"/>
      <w:r w:rsidRPr="004F09C9">
        <w:rPr>
          <w:color w:val="000000" w:themeColor="text1"/>
        </w:rPr>
        <w:t>1989</w:t>
      </w:r>
      <w:commentRangeEnd w:id="39"/>
      <w:r w:rsidR="00FF3FA4">
        <w:rPr>
          <w:rStyle w:val="CommentReference"/>
        </w:rPr>
        <w:commentReference w:id="39"/>
      </w:r>
      <w:r w:rsidRPr="004F09C9">
        <w:rPr>
          <w:color w:val="000000" w:themeColor="text1"/>
        </w:rPr>
        <w:t>). As fall temperatures increase, the degree to which these stores are accumulated in preparation for diapause may be compromised by the higher metabolic rates</w:t>
      </w:r>
      <w:del w:id="40" w:author="Dan" w:date="2019-01-29T10:05:00Z">
        <w:r w:rsidRPr="004F09C9" w:rsidDel="00FF3FA4">
          <w:rPr>
            <w:color w:val="000000" w:themeColor="text1"/>
          </w:rPr>
          <w:delText xml:space="preserve"> in fall</w:delText>
        </w:r>
      </w:del>
      <w:r w:rsidRPr="004F09C9">
        <w:rPr>
          <w:color w:val="000000" w:themeColor="text1"/>
        </w:rPr>
        <w:t>.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1"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w:t>
      </w:r>
      <w:r w:rsidRPr="004F09C9">
        <w:rPr>
          <w:color w:val="000000" w:themeColor="text1"/>
        </w:rPr>
        <w:lastRenderedPageBreak/>
        <w:t xml:space="preserve">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2" w:author="Dan" w:date="2019-01-29T10:06:00Z">
        <w:r w:rsidRPr="004F09C9" w:rsidDel="00FF3FA4">
          <w:rPr>
            <w:color w:val="000000" w:themeColor="text1"/>
          </w:rPr>
          <w:delText xml:space="preserve">variable </w:delText>
        </w:r>
      </w:del>
      <w:ins w:id="43"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44"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45"/>
      <w:r w:rsidRPr="004F09C9">
        <w:rPr>
          <w:color w:val="000000" w:themeColor="text1"/>
        </w:rPr>
        <w:t xml:space="preserve">end of diapause </w:t>
      </w:r>
      <w:commentRangeEnd w:id="45"/>
      <w:r w:rsidR="00FF3FA4">
        <w:rPr>
          <w:rStyle w:val="CommentReference"/>
        </w:rPr>
        <w:commentReference w:id="45"/>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46"/>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46"/>
      <w:r w:rsidR="00FF3FA4">
        <w:rPr>
          <w:rStyle w:val="CommentReference"/>
        </w:rPr>
        <w:commentReference w:id="46"/>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47"/>
      <w:r w:rsidRPr="004F09C9">
        <w:rPr>
          <w:color w:val="000000" w:themeColor="text1"/>
        </w:rPr>
        <w:t xml:space="preserve">measured for 60-days </w:t>
      </w:r>
      <w:commentRangeEnd w:id="47"/>
      <w:r w:rsidR="00FF3FA4">
        <w:rPr>
          <w:rStyle w:val="CommentReference"/>
        </w:rPr>
        <w:commentReference w:id="47"/>
      </w:r>
      <w:r w:rsidRPr="004F09C9">
        <w:rPr>
          <w:color w:val="000000" w:themeColor="text1"/>
        </w:rPr>
        <w:t xml:space="preserve">(Thompson and Davis, 1981). Researchers </w:t>
      </w:r>
      <w:commentRangeStart w:id="48"/>
      <w:r w:rsidRPr="004F09C9">
        <w:rPr>
          <w:color w:val="000000" w:themeColor="text1"/>
        </w:rPr>
        <w:t xml:space="preserve">noted the lipid stored of larvae </w:t>
      </w:r>
      <w:commentRangeEnd w:id="48"/>
      <w:r w:rsidR="00FF3FA4">
        <w:rPr>
          <w:rStyle w:val="CommentReference"/>
        </w:rPr>
        <w:commentReference w:id="48"/>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49"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50" w:author="Dan" w:date="2019-01-29T10:15:00Z">
        <w:r w:rsidR="0035668A">
          <w:rPr>
            <w:color w:val="000000" w:themeColor="text1"/>
          </w:rPr>
          <w:t xml:space="preserve">post-diapause </w:t>
        </w:r>
      </w:ins>
      <w:r w:rsidRPr="004F09C9">
        <w:rPr>
          <w:color w:val="000000" w:themeColor="text1"/>
        </w:rPr>
        <w:t>adult functions.</w:t>
      </w:r>
    </w:p>
    <w:p w14:paraId="5E25C146" w14:textId="6A49D180"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51"/>
      <w:r w:rsidRPr="004F09C9">
        <w:rPr>
          <w:color w:val="000000" w:themeColor="text1"/>
        </w:rPr>
        <w:t xml:space="preserve">like the one </w:t>
      </w:r>
      <w:commentRangeEnd w:id="51"/>
      <w:r w:rsidR="0035668A">
        <w:rPr>
          <w:rStyle w:val="CommentReference"/>
        </w:rPr>
        <w:commentReference w:id="51"/>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52"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53"/>
      <w:proofErr w:type="spellStart"/>
      <w:r w:rsidRPr="004F09C9">
        <w:rPr>
          <w:color w:val="000000" w:themeColor="text1"/>
        </w:rPr>
        <w:t>âĂIJsmallâĂİ</w:t>
      </w:r>
      <w:proofErr w:type="spellEnd"/>
      <w:r w:rsidRPr="004F09C9">
        <w:rPr>
          <w:color w:val="000000" w:themeColor="text1"/>
        </w:rPr>
        <w:t xml:space="preserve"> </w:t>
      </w:r>
      <w:commentRangeEnd w:id="53"/>
      <w:r w:rsidR="0035668A">
        <w:rPr>
          <w:rStyle w:val="CommentReference"/>
        </w:rPr>
        <w:commentReference w:id="53"/>
      </w:r>
      <w:r w:rsidRPr="004F09C9">
        <w:rPr>
          <w:color w:val="000000" w:themeColor="text1"/>
        </w:rPr>
        <w:t xml:space="preserve">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associated with a shorter diapause </w:t>
      </w:r>
      <w:commentRangeStart w:id="54"/>
      <w:r w:rsidRPr="004F09C9">
        <w:rPr>
          <w:color w:val="000000" w:themeColor="text1"/>
        </w:rPr>
        <w:t xml:space="preserve">and pupated </w:t>
      </w:r>
      <w:commentRangeEnd w:id="54"/>
      <w:r w:rsidR="0035668A">
        <w:rPr>
          <w:rStyle w:val="CommentReference"/>
        </w:rPr>
        <w:commentReference w:id="54"/>
      </w:r>
      <w:r w:rsidRPr="004F09C9">
        <w:rPr>
          <w:color w:val="000000" w:themeColor="text1"/>
        </w:rPr>
        <w:t>approximately 20-days after hatching, however large 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55"/>
      <w:r w:rsidRPr="004F09C9">
        <w:rPr>
          <w:color w:val="000000" w:themeColor="text1"/>
        </w:rPr>
        <w:t>season</w:t>
      </w:r>
      <w:commentRangeEnd w:id="55"/>
      <w:r w:rsidR="009514F6">
        <w:rPr>
          <w:rStyle w:val="CommentReference"/>
        </w:rPr>
        <w:commentReference w:id="55"/>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56"/>
      <w:r w:rsidRPr="004F09C9">
        <w:rPr>
          <w:color w:val="000000" w:themeColor="text1"/>
        </w:rPr>
        <w:t xml:space="preserve">The indirect association between increasing seasonal temperatures and the </w:t>
      </w:r>
      <w:r w:rsidRPr="004F09C9">
        <w:rPr>
          <w:color w:val="000000" w:themeColor="text1"/>
        </w:rPr>
        <w:lastRenderedPageBreak/>
        <w:t xml:space="preserve">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56"/>
      <w:r w:rsidR="009514F6">
        <w:rPr>
          <w:rStyle w:val="CommentReference"/>
        </w:rPr>
        <w:commentReference w:id="56"/>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57"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58" w:author="Dan" w:date="2019-01-29T10:30:00Z">
        <w:r w:rsidRPr="004F09C9" w:rsidDel="00DB78B2">
          <w:rPr>
            <w:color w:val="000000" w:themeColor="text1"/>
          </w:rPr>
          <w:delText xml:space="preserve">There </w:delText>
        </w:r>
      </w:del>
      <w:ins w:id="59"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60"/>
      <w:r w:rsidRPr="004F09C9">
        <w:rPr>
          <w:color w:val="000000" w:themeColor="text1"/>
        </w:rPr>
        <w:t>(3-8B</w:t>
      </w:r>
      <w:commentRangeEnd w:id="60"/>
      <w:r w:rsidR="00DB78B2">
        <w:rPr>
          <w:rStyle w:val="CommentReference"/>
        </w:rPr>
        <w:commentReference w:id="60"/>
      </w:r>
      <w:r w:rsidRPr="004F09C9">
        <w:rPr>
          <w:color w:val="000000" w:themeColor="text1"/>
        </w:rPr>
        <w:t xml:space="preserve">). </w:t>
      </w:r>
      <w:commentRangeStart w:id="61"/>
      <w:r w:rsidRPr="004F09C9">
        <w:rPr>
          <w:color w:val="000000" w:themeColor="text1"/>
        </w:rPr>
        <w:t xml:space="preserve">Where </w:t>
      </w:r>
      <w:r w:rsidRPr="004F09C9">
        <w:rPr>
          <w:color w:val="000000" w:themeColor="text1"/>
        </w:rPr>
        <w:lastRenderedPageBreak/>
        <w:t xml:space="preserve">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61"/>
      <w:r w:rsidR="00DB78B2">
        <w:rPr>
          <w:rStyle w:val="CommentReference"/>
        </w:rPr>
        <w:commentReference w:id="61"/>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62"/>
      <w:r w:rsidRPr="004F09C9">
        <w:rPr>
          <w:color w:val="000000" w:themeColor="text1"/>
        </w:rPr>
        <w:t xml:space="preserve">Variation in the response of short-diapause genotype larvae </w:t>
      </w:r>
      <w:commentRangeEnd w:id="62"/>
      <w:r w:rsidR="00DB78B2">
        <w:rPr>
          <w:rStyle w:val="CommentReference"/>
        </w:rPr>
        <w:commentReference w:id="62"/>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63"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ins w:id="64" w:author="Dan" w:date="2019-01-29T10:39:00Z">
        <w:r w:rsidR="00DB78B2">
          <w:rPr>
            <w:color w:val="000000" w:themeColor="text1"/>
          </w:rPr>
          <w:t xml:space="preserve">larvae </w:t>
        </w:r>
      </w:ins>
      <w:r w:rsidRPr="004F09C9">
        <w:rPr>
          <w:color w:val="000000" w:themeColor="text1"/>
        </w:rPr>
        <w:t xml:space="preserve">in </w:t>
      </w:r>
      <w:ins w:id="65"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66"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67" w:author="Dan" w:date="2019-01-29T10:41:00Z">
        <w:r w:rsidRPr="004F09C9" w:rsidDel="00667F35">
          <w:rPr>
            <w:color w:val="000000" w:themeColor="text1"/>
          </w:rPr>
          <w:delText>delay the onset of a</w:delText>
        </w:r>
      </w:del>
      <w:ins w:id="68" w:author="Dan" w:date="2019-01-29T10:41:00Z">
        <w:r w:rsidR="00667F35">
          <w:rPr>
            <w:color w:val="000000" w:themeColor="text1"/>
          </w:rPr>
          <w:t>avert</w:t>
        </w:r>
      </w:ins>
      <w:r w:rsidRPr="004F09C9">
        <w:rPr>
          <w:color w:val="000000" w:themeColor="text1"/>
        </w:rPr>
        <w:t xml:space="preserve"> diapause </w:t>
      </w:r>
      <w:del w:id="69" w:author="Dan" w:date="2019-01-29T10:41:00Z">
        <w:r w:rsidRPr="004F09C9" w:rsidDel="00667F35">
          <w:rPr>
            <w:color w:val="000000" w:themeColor="text1"/>
          </w:rPr>
          <w:delText xml:space="preserve">developmental trajectory </w:delText>
        </w:r>
      </w:del>
      <w:ins w:id="70" w:author="Dan" w:date="2019-01-29T10:40:00Z">
        <w:r w:rsidR="00667F35">
          <w:rPr>
            <w:color w:val="000000" w:themeColor="text1"/>
          </w:rPr>
          <w:t>by shunting individuals into a non-</w:t>
        </w:r>
      </w:ins>
      <w:ins w:id="71" w:author="Dan" w:date="2019-01-29T10:41:00Z">
        <w:r w:rsidR="00667F35">
          <w:rPr>
            <w:color w:val="000000" w:themeColor="text1"/>
          </w:rPr>
          <w:t>diapause</w:t>
        </w:r>
      </w:ins>
      <w:ins w:id="72" w:author="Dan" w:date="2019-01-29T10:40:00Z">
        <w:r w:rsidR="00667F35">
          <w:rPr>
            <w:color w:val="000000" w:themeColor="text1"/>
          </w:rPr>
          <w:t xml:space="preserve"> </w:t>
        </w:r>
      </w:ins>
      <w:ins w:id="73"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74"/>
      <w:r w:rsidRPr="004F09C9">
        <w:rPr>
          <w:color w:val="000000" w:themeColor="text1"/>
        </w:rPr>
        <w:t>larvae.</w:t>
      </w:r>
      <w:commentRangeEnd w:id="74"/>
      <w:r w:rsidR="00667F35">
        <w:rPr>
          <w:rStyle w:val="CommentReference"/>
        </w:rPr>
        <w:commentReference w:id="74"/>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lastRenderedPageBreak/>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r w:rsidRPr="004F09C9">
        <w:rPr>
          <w:color w:val="000000" w:themeColor="text1"/>
        </w:rPr>
        <w:t>effected</w:t>
      </w:r>
      <w:proofErr w:type="spell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proofErr w:type="spellStart"/>
      <w:r w:rsidRPr="004F09C9">
        <w:rPr>
          <w:color w:val="000000" w:themeColor="text1"/>
        </w:rPr>
        <w:t>effected</w:t>
      </w:r>
      <w:proofErr w:type="spellEnd"/>
      <w:r w:rsidRPr="004F09C9">
        <w:rPr>
          <w:color w:val="000000" w:themeColor="text1"/>
        </w:rPr>
        <w:t xml:space="preserve"> by diapause genotype (t-value=4.74, Df=16.7,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556A2091" w14:textId="5FB377A1"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75" w:author="Brown,James T" w:date="2019-02-03T13:29:00Z">
        <w:r w:rsidR="00A21756">
          <w:rPr>
            <w:color w:val="000000" w:themeColor="text1"/>
          </w:rPr>
          <w:t>Linear model</w:t>
        </w:r>
      </w:ins>
      <w:ins w:id="76" w:author="Brown,James T" w:date="2019-02-03T13:31:00Z">
        <w:r w:rsidR="00D9566E">
          <w:rPr>
            <w:color w:val="000000" w:themeColor="text1"/>
          </w:rPr>
          <w:t>s</w:t>
        </w:r>
      </w:ins>
      <w:ins w:id="77" w:author="Brown,James T" w:date="2019-02-03T13:29:00Z">
        <w:r w:rsidR="00A21756">
          <w:rPr>
            <w:color w:val="000000" w:themeColor="text1"/>
          </w:rPr>
          <w:t xml:space="preserve"> </w:t>
        </w:r>
      </w:ins>
      <w:del w:id="78" w:author="Brown,James T" w:date="2019-02-03T13:29:00Z">
        <w:r w:rsidRPr="004F09C9" w:rsidDel="00A21756">
          <w:rPr>
            <w:color w:val="000000" w:themeColor="text1"/>
          </w:rPr>
          <w:delText xml:space="preserve">Comparison </w:delText>
        </w:r>
      </w:del>
      <w:ins w:id="79" w:author="Brown,James T" w:date="2019-02-03T13:29:00Z">
        <w:r w:rsidR="00A21756">
          <w:rPr>
            <w:color w:val="000000" w:themeColor="text1"/>
          </w:rPr>
          <w:t xml:space="preserve">comparing </w:t>
        </w:r>
      </w:ins>
      <w:del w:id="80"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756E12E1" w14:textId="34B86322"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1" w:author="Brown,James T" w:date="2019-02-03T14:12:00Z">
        <w:r>
          <w:rPr>
            <w:color w:val="000000" w:themeColor="text1"/>
          </w:rPr>
          <w:t>2</w:t>
        </w:r>
      </w:ins>
      <w:del w:id="82" w:author="Brown,James T" w:date="2019-02-03T14:12:00Z">
        <w:r w:rsidRPr="004F09C9" w:rsidDel="00206B10">
          <w:rPr>
            <w:color w:val="000000" w:themeColor="text1"/>
          </w:rPr>
          <w:delText>4</w:delText>
        </w:r>
      </w:del>
      <w:r w:rsidRPr="004F09C9">
        <w:rPr>
          <w:color w:val="000000" w:themeColor="text1"/>
        </w:rPr>
        <w:t xml:space="preserve">. FULL MODEL: ANOVA summary table for the additive and interactive effects of photoperiod and diapause genotype, and the effect of lean mass on lipid mass accumulation.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67B50E7F" w14:textId="77777777" w:rsidTr="00B662AB">
        <w:trPr>
          <w:trHeight w:val="504"/>
        </w:trPr>
        <w:tc>
          <w:tcPr>
            <w:tcW w:w="6290" w:type="dxa"/>
            <w:tcBorders>
              <w:top w:val="double" w:sz="3" w:space="0" w:color="000000"/>
              <w:left w:val="nil"/>
              <w:bottom w:val="double" w:sz="3" w:space="0" w:color="000000"/>
              <w:right w:val="nil"/>
            </w:tcBorders>
          </w:tcPr>
          <w:p w14:paraId="1AD73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4CD90571"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CB2976B"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A67B5C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B0EDEA6" w14:textId="77777777" w:rsidTr="00B662AB">
        <w:trPr>
          <w:trHeight w:val="321"/>
        </w:trPr>
        <w:tc>
          <w:tcPr>
            <w:tcW w:w="6290" w:type="dxa"/>
            <w:tcBorders>
              <w:top w:val="double" w:sz="3" w:space="0" w:color="000000"/>
              <w:left w:val="nil"/>
              <w:bottom w:val="single" w:sz="3" w:space="0" w:color="000000"/>
              <w:right w:val="nil"/>
            </w:tcBorders>
          </w:tcPr>
          <w:p w14:paraId="27FA065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DD2EAA9"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F813D2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C148A69" w14:textId="77777777" w:rsidR="00206B10" w:rsidRPr="004F09C9" w:rsidRDefault="00206B10" w:rsidP="00B662AB">
            <w:pPr>
              <w:spacing w:after="160" w:line="259" w:lineRule="auto"/>
              <w:ind w:left="0" w:firstLine="0"/>
              <w:rPr>
                <w:color w:val="000000" w:themeColor="text1"/>
              </w:rPr>
            </w:pPr>
          </w:p>
        </w:tc>
      </w:tr>
      <w:tr w:rsidR="00206B10" w:rsidRPr="004F09C9" w14:paraId="57210C65" w14:textId="77777777" w:rsidTr="00B662AB">
        <w:trPr>
          <w:trHeight w:val="366"/>
        </w:trPr>
        <w:tc>
          <w:tcPr>
            <w:tcW w:w="6290" w:type="dxa"/>
            <w:tcBorders>
              <w:top w:val="single" w:sz="3" w:space="0" w:color="000000"/>
              <w:left w:val="nil"/>
              <w:bottom w:val="nil"/>
              <w:right w:val="nil"/>
            </w:tcBorders>
          </w:tcPr>
          <w:p w14:paraId="44804D9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2C5D3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05FFC60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405D5209"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174C28D8" w14:textId="77777777" w:rsidTr="00B662AB">
        <w:trPr>
          <w:trHeight w:val="369"/>
        </w:trPr>
        <w:tc>
          <w:tcPr>
            <w:tcW w:w="6290" w:type="dxa"/>
            <w:tcBorders>
              <w:top w:val="nil"/>
              <w:left w:val="nil"/>
              <w:bottom w:val="nil"/>
              <w:right w:val="nil"/>
            </w:tcBorders>
          </w:tcPr>
          <w:p w14:paraId="29E5527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D99558D"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E73F68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1C4D5D6"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2F79C92" w14:textId="77777777" w:rsidTr="00B662AB">
        <w:trPr>
          <w:trHeight w:val="277"/>
        </w:trPr>
        <w:tc>
          <w:tcPr>
            <w:tcW w:w="6290" w:type="dxa"/>
            <w:tcBorders>
              <w:top w:val="nil"/>
              <w:left w:val="nil"/>
              <w:bottom w:val="nil"/>
              <w:right w:val="nil"/>
            </w:tcBorders>
          </w:tcPr>
          <w:p w14:paraId="5FC79F7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083E6105"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1CB1CA"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3DD7C55"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486B4B05" w14:textId="77777777" w:rsidTr="00B662AB">
        <w:trPr>
          <w:trHeight w:val="335"/>
        </w:trPr>
        <w:tc>
          <w:tcPr>
            <w:tcW w:w="6290" w:type="dxa"/>
            <w:tcBorders>
              <w:top w:val="nil"/>
              <w:left w:val="nil"/>
              <w:bottom w:val="double" w:sz="3" w:space="0" w:color="000000"/>
              <w:right w:val="nil"/>
            </w:tcBorders>
          </w:tcPr>
          <w:p w14:paraId="203E891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A1F3C50"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3B597891"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27332A8"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A7A0DAD" w14:textId="77777777" w:rsidTr="00B662AB">
        <w:trPr>
          <w:trHeight w:val="321"/>
        </w:trPr>
        <w:tc>
          <w:tcPr>
            <w:tcW w:w="6290" w:type="dxa"/>
            <w:tcBorders>
              <w:top w:val="double" w:sz="3" w:space="0" w:color="000000"/>
              <w:left w:val="nil"/>
              <w:bottom w:val="single" w:sz="3" w:space="0" w:color="000000"/>
              <w:right w:val="nil"/>
            </w:tcBorders>
          </w:tcPr>
          <w:p w14:paraId="5729DF8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7C71EAC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949BEB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D26899C" w14:textId="77777777" w:rsidR="00206B10" w:rsidRPr="004F09C9" w:rsidRDefault="00206B10" w:rsidP="00B662AB">
            <w:pPr>
              <w:spacing w:after="160" w:line="259" w:lineRule="auto"/>
              <w:ind w:left="0" w:firstLine="0"/>
              <w:rPr>
                <w:color w:val="000000" w:themeColor="text1"/>
              </w:rPr>
            </w:pPr>
          </w:p>
        </w:tc>
      </w:tr>
      <w:tr w:rsidR="00206B10" w:rsidRPr="004F09C9" w14:paraId="297B1A9A" w14:textId="77777777" w:rsidTr="00B662AB">
        <w:trPr>
          <w:trHeight w:val="287"/>
        </w:trPr>
        <w:tc>
          <w:tcPr>
            <w:tcW w:w="6290" w:type="dxa"/>
            <w:tcBorders>
              <w:top w:val="single" w:sz="3" w:space="0" w:color="000000"/>
              <w:left w:val="nil"/>
              <w:bottom w:val="nil"/>
              <w:right w:val="nil"/>
            </w:tcBorders>
          </w:tcPr>
          <w:p w14:paraId="276B5DD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CFB0F10"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67DC77C"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25A9E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2D909E" w14:textId="77777777" w:rsidTr="00B662AB">
        <w:trPr>
          <w:trHeight w:val="277"/>
        </w:trPr>
        <w:tc>
          <w:tcPr>
            <w:tcW w:w="6290" w:type="dxa"/>
            <w:tcBorders>
              <w:top w:val="nil"/>
              <w:left w:val="nil"/>
              <w:bottom w:val="nil"/>
              <w:right w:val="nil"/>
            </w:tcBorders>
          </w:tcPr>
          <w:p w14:paraId="72B8493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2DE3A9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427BA5AD"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C8FB55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050FD67" w14:textId="77777777" w:rsidTr="00B662AB">
        <w:trPr>
          <w:trHeight w:val="289"/>
        </w:trPr>
        <w:tc>
          <w:tcPr>
            <w:tcW w:w="6290" w:type="dxa"/>
            <w:tcBorders>
              <w:top w:val="nil"/>
              <w:left w:val="nil"/>
              <w:bottom w:val="nil"/>
              <w:right w:val="nil"/>
            </w:tcBorders>
          </w:tcPr>
          <w:p w14:paraId="7F11E37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4F9BC0"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51701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E8F08CA"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0A9FE20" w14:textId="77777777" w:rsidTr="00B662AB">
        <w:trPr>
          <w:trHeight w:val="311"/>
        </w:trPr>
        <w:tc>
          <w:tcPr>
            <w:tcW w:w="6290" w:type="dxa"/>
            <w:tcBorders>
              <w:top w:val="nil"/>
              <w:left w:val="nil"/>
              <w:bottom w:val="single" w:sz="3" w:space="0" w:color="000000"/>
              <w:right w:val="nil"/>
            </w:tcBorders>
          </w:tcPr>
          <w:p w14:paraId="6E1658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6A471E06"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557BD19"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1FE37A8"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43849E77" w14:textId="32D74FA5" w:rsidR="00206B10" w:rsidRDefault="00206B10">
      <w:pPr>
        <w:spacing w:line="259" w:lineRule="auto"/>
        <w:ind w:left="1076" w:right="90" w:hanging="1091"/>
        <w:rPr>
          <w:ins w:id="83" w:author="Brown,James T" w:date="2019-02-03T14:12:00Z"/>
          <w:color w:val="000000" w:themeColor="text1"/>
        </w:rPr>
      </w:pPr>
    </w:p>
    <w:p w14:paraId="09174D61" w14:textId="5E002CF2" w:rsidR="00206B10" w:rsidRDefault="00206B10">
      <w:pPr>
        <w:spacing w:line="259" w:lineRule="auto"/>
        <w:ind w:left="1076" w:right="90" w:hanging="1091"/>
        <w:rPr>
          <w:ins w:id="84" w:author="Brown,James T" w:date="2019-02-03T14:12:00Z"/>
          <w:color w:val="000000" w:themeColor="text1"/>
        </w:rPr>
      </w:pPr>
    </w:p>
    <w:p w14:paraId="47C92E49" w14:textId="0C016F5A" w:rsidR="00206B10" w:rsidRDefault="00206B10">
      <w:pPr>
        <w:spacing w:line="259" w:lineRule="auto"/>
        <w:ind w:left="1076" w:right="90" w:hanging="1091"/>
        <w:rPr>
          <w:ins w:id="85" w:author="Brown,James T" w:date="2019-02-03T14:12:00Z"/>
          <w:color w:val="000000" w:themeColor="text1"/>
        </w:rPr>
      </w:pPr>
    </w:p>
    <w:p w14:paraId="2E199874" w14:textId="26FA5BEE" w:rsidR="00206B10" w:rsidRDefault="00206B10">
      <w:pPr>
        <w:spacing w:line="259" w:lineRule="auto"/>
        <w:ind w:left="1076" w:right="90" w:hanging="1091"/>
        <w:rPr>
          <w:ins w:id="86" w:author="Brown,James T" w:date="2019-02-03T14:12:00Z"/>
          <w:color w:val="000000" w:themeColor="text1"/>
        </w:rPr>
      </w:pPr>
    </w:p>
    <w:p w14:paraId="6DA57F5E" w14:textId="0114250D" w:rsidR="00206B10" w:rsidRDefault="00206B10">
      <w:pPr>
        <w:spacing w:line="259" w:lineRule="auto"/>
        <w:ind w:left="1076" w:right="90" w:hanging="1091"/>
        <w:rPr>
          <w:ins w:id="87" w:author="Brown,James T" w:date="2019-02-03T14:12:00Z"/>
          <w:color w:val="000000" w:themeColor="text1"/>
        </w:rPr>
      </w:pPr>
    </w:p>
    <w:p w14:paraId="7CDE0669" w14:textId="6CA8EE2B" w:rsidR="00206B10" w:rsidRDefault="00206B10">
      <w:pPr>
        <w:spacing w:line="259" w:lineRule="auto"/>
        <w:ind w:left="1076" w:right="90" w:hanging="1091"/>
        <w:rPr>
          <w:ins w:id="88" w:author="Brown,James T" w:date="2019-02-03T14:12:00Z"/>
          <w:color w:val="000000" w:themeColor="text1"/>
        </w:rPr>
      </w:pPr>
    </w:p>
    <w:p w14:paraId="27C5CEF3" w14:textId="6AA10655" w:rsidR="00206B10" w:rsidRDefault="00206B10">
      <w:pPr>
        <w:spacing w:line="259" w:lineRule="auto"/>
        <w:ind w:left="1076" w:right="90" w:hanging="1091"/>
        <w:rPr>
          <w:ins w:id="89" w:author="Brown,James T" w:date="2019-02-03T14:12:00Z"/>
          <w:color w:val="000000" w:themeColor="text1"/>
        </w:rPr>
      </w:pPr>
    </w:p>
    <w:p w14:paraId="3E7CE4B6" w14:textId="585F014B" w:rsidR="00206B10" w:rsidRDefault="00206B10">
      <w:pPr>
        <w:spacing w:line="259" w:lineRule="auto"/>
        <w:ind w:left="1076" w:right="90" w:hanging="1091"/>
        <w:rPr>
          <w:ins w:id="90" w:author="Brown,James T" w:date="2019-02-03T14:12:00Z"/>
          <w:color w:val="000000" w:themeColor="text1"/>
        </w:rPr>
      </w:pPr>
    </w:p>
    <w:p w14:paraId="4FC178A8" w14:textId="4C3E99C6" w:rsidR="00206B10" w:rsidRDefault="00206B10">
      <w:pPr>
        <w:spacing w:line="259" w:lineRule="auto"/>
        <w:ind w:left="1076" w:right="90" w:hanging="1091"/>
        <w:rPr>
          <w:ins w:id="91" w:author="Brown,James T" w:date="2019-02-03T14:12:00Z"/>
          <w:color w:val="000000" w:themeColor="text1"/>
        </w:rPr>
      </w:pPr>
    </w:p>
    <w:p w14:paraId="189E2B7B" w14:textId="06F6CC67" w:rsidR="00206B10" w:rsidRDefault="00206B10">
      <w:pPr>
        <w:spacing w:line="259" w:lineRule="auto"/>
        <w:ind w:left="1076" w:right="90" w:hanging="1091"/>
        <w:rPr>
          <w:ins w:id="92" w:author="Brown,James T" w:date="2019-02-03T14:12:00Z"/>
          <w:color w:val="000000" w:themeColor="text1"/>
        </w:rPr>
      </w:pPr>
    </w:p>
    <w:p w14:paraId="450C402B" w14:textId="020686AB" w:rsidR="00206B10" w:rsidRDefault="00206B10">
      <w:pPr>
        <w:spacing w:line="259" w:lineRule="auto"/>
        <w:ind w:left="1076" w:right="90" w:hanging="1091"/>
        <w:rPr>
          <w:ins w:id="93" w:author="Brown,James T" w:date="2019-02-03T14:12:00Z"/>
          <w:color w:val="000000" w:themeColor="text1"/>
        </w:rPr>
      </w:pPr>
    </w:p>
    <w:p w14:paraId="4F6907D1" w14:textId="0B5DB187" w:rsidR="00206B10" w:rsidRDefault="00206B10">
      <w:pPr>
        <w:spacing w:line="259" w:lineRule="auto"/>
        <w:ind w:left="1076" w:right="90" w:hanging="1091"/>
        <w:rPr>
          <w:ins w:id="94" w:author="Brown,James T" w:date="2019-02-03T14:12:00Z"/>
          <w:color w:val="000000" w:themeColor="text1"/>
        </w:rPr>
      </w:pPr>
    </w:p>
    <w:p w14:paraId="24702EEF" w14:textId="7EC544B6" w:rsidR="00206B10" w:rsidRDefault="00206B10">
      <w:pPr>
        <w:spacing w:line="259" w:lineRule="auto"/>
        <w:ind w:left="1076" w:right="90" w:hanging="1091"/>
        <w:rPr>
          <w:ins w:id="95" w:author="Brown,James T" w:date="2019-02-03T14:12:00Z"/>
          <w:color w:val="000000" w:themeColor="text1"/>
        </w:rPr>
      </w:pPr>
    </w:p>
    <w:p w14:paraId="70E9FBAA" w14:textId="5B68AB35" w:rsidR="00206B10" w:rsidRDefault="00206B10">
      <w:pPr>
        <w:spacing w:line="259" w:lineRule="auto"/>
        <w:ind w:left="1076" w:right="90" w:hanging="1091"/>
        <w:rPr>
          <w:ins w:id="96" w:author="Brown,James T" w:date="2019-02-03T14:12:00Z"/>
          <w:color w:val="000000" w:themeColor="text1"/>
        </w:rPr>
      </w:pPr>
    </w:p>
    <w:p w14:paraId="597CF33C" w14:textId="298C1C9D" w:rsidR="00206B10" w:rsidRDefault="00206B10">
      <w:pPr>
        <w:spacing w:line="259" w:lineRule="auto"/>
        <w:ind w:left="1076" w:right="90" w:hanging="1091"/>
        <w:rPr>
          <w:ins w:id="97" w:author="Brown,James T" w:date="2019-02-03T14:12:00Z"/>
          <w:color w:val="000000" w:themeColor="text1"/>
        </w:rPr>
      </w:pPr>
    </w:p>
    <w:p w14:paraId="7F328860" w14:textId="50A6C6CE" w:rsidR="00206B10" w:rsidRDefault="00206B10">
      <w:pPr>
        <w:spacing w:line="259" w:lineRule="auto"/>
        <w:ind w:left="1076" w:right="90" w:hanging="1091"/>
        <w:rPr>
          <w:ins w:id="98" w:author="Brown,James T" w:date="2019-02-03T14:12:00Z"/>
          <w:color w:val="000000" w:themeColor="text1"/>
        </w:rPr>
      </w:pPr>
    </w:p>
    <w:p w14:paraId="2925B776" w14:textId="26FBEF8D" w:rsidR="00206B10" w:rsidRDefault="00206B10">
      <w:pPr>
        <w:spacing w:line="259" w:lineRule="auto"/>
        <w:ind w:left="1076" w:right="90" w:hanging="1091"/>
        <w:rPr>
          <w:ins w:id="99" w:author="Brown,James T" w:date="2019-02-03T14:12:00Z"/>
          <w:color w:val="000000" w:themeColor="text1"/>
        </w:rPr>
      </w:pPr>
    </w:p>
    <w:p w14:paraId="2A21CB37" w14:textId="6D7DD265" w:rsidR="00206B10" w:rsidRDefault="00206B10">
      <w:pPr>
        <w:spacing w:line="259" w:lineRule="auto"/>
        <w:ind w:left="1076" w:right="90" w:hanging="1091"/>
        <w:rPr>
          <w:ins w:id="100" w:author="Brown,James T" w:date="2019-02-03T14:12:00Z"/>
          <w:color w:val="000000" w:themeColor="text1"/>
        </w:rPr>
      </w:pPr>
    </w:p>
    <w:p w14:paraId="0EFD6F98" w14:textId="2BAEDA49" w:rsidR="00206B10" w:rsidRDefault="00206B10">
      <w:pPr>
        <w:spacing w:line="259" w:lineRule="auto"/>
        <w:ind w:left="1076" w:right="90" w:hanging="1091"/>
        <w:rPr>
          <w:ins w:id="101" w:author="Brown,James T" w:date="2019-02-03T14:12:00Z"/>
          <w:color w:val="000000" w:themeColor="text1"/>
        </w:rPr>
      </w:pPr>
    </w:p>
    <w:p w14:paraId="6DF8E19B" w14:textId="7FF3F542" w:rsidR="00206B10" w:rsidRDefault="00206B10">
      <w:pPr>
        <w:spacing w:line="259" w:lineRule="auto"/>
        <w:ind w:left="1076" w:right="90" w:hanging="1091"/>
        <w:rPr>
          <w:ins w:id="102" w:author="Brown,James T" w:date="2019-02-03T14:12:00Z"/>
          <w:color w:val="000000" w:themeColor="text1"/>
        </w:rPr>
      </w:pPr>
    </w:p>
    <w:p w14:paraId="07F79DAA" w14:textId="416839AE" w:rsidR="00206B10" w:rsidRDefault="00206B10">
      <w:pPr>
        <w:spacing w:line="259" w:lineRule="auto"/>
        <w:ind w:left="1076" w:right="90" w:hanging="1091"/>
        <w:rPr>
          <w:ins w:id="103" w:author="Brown,James T" w:date="2019-02-03T14:12:00Z"/>
          <w:color w:val="000000" w:themeColor="text1"/>
        </w:rPr>
      </w:pPr>
    </w:p>
    <w:p w14:paraId="5679A785" w14:textId="77777777" w:rsidR="00206B10" w:rsidRDefault="00206B10">
      <w:pPr>
        <w:spacing w:line="259" w:lineRule="auto"/>
        <w:ind w:left="1076" w:right="90" w:hanging="1091"/>
        <w:rPr>
          <w:ins w:id="104" w:author="Brown,James T" w:date="2019-02-03T14:11:00Z"/>
          <w:color w:val="000000" w:themeColor="text1"/>
        </w:rPr>
      </w:pPr>
    </w:p>
    <w:p w14:paraId="50DE263F" w14:textId="6A78D66E" w:rsidR="00206B10" w:rsidRDefault="00206B10">
      <w:pPr>
        <w:spacing w:line="259" w:lineRule="auto"/>
        <w:ind w:left="1076" w:right="90" w:hanging="1091"/>
        <w:rPr>
          <w:ins w:id="105" w:author="Brown,James T" w:date="2019-02-03T14:12:00Z"/>
          <w:color w:val="000000" w:themeColor="text1"/>
        </w:rPr>
      </w:pPr>
    </w:p>
    <w:p w14:paraId="6DED2E58" w14:textId="55F79B35"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06" w:author="Brown,James T" w:date="2019-02-03T14:12:00Z">
        <w:r>
          <w:rPr>
            <w:color w:val="000000" w:themeColor="text1"/>
          </w:rPr>
          <w:t>3</w:t>
        </w:r>
      </w:ins>
      <w:r w:rsidRPr="004F09C9">
        <w:rPr>
          <w:color w:val="000000" w:themeColor="text1"/>
        </w:rPr>
        <w:t xml:space="preserve">. FULL MODEL: ANOVA summary table for the additive and interactive effects of sample day and diapause genotype, and the effect of lean mass on lipid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7BA470ED" w14:textId="77777777" w:rsidTr="00B662AB">
        <w:trPr>
          <w:trHeight w:val="427"/>
        </w:trPr>
        <w:tc>
          <w:tcPr>
            <w:tcW w:w="4914" w:type="dxa"/>
            <w:tcBorders>
              <w:top w:val="double" w:sz="3" w:space="0" w:color="000000"/>
              <w:left w:val="nil"/>
              <w:bottom w:val="single" w:sz="3" w:space="0" w:color="000000"/>
              <w:right w:val="nil"/>
            </w:tcBorders>
          </w:tcPr>
          <w:p w14:paraId="3F17D86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10D50F88"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C18568"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327DF0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24C8093" w14:textId="77777777" w:rsidTr="00B662AB">
        <w:trPr>
          <w:trHeight w:val="297"/>
        </w:trPr>
        <w:tc>
          <w:tcPr>
            <w:tcW w:w="4914" w:type="dxa"/>
            <w:tcBorders>
              <w:top w:val="single" w:sz="3" w:space="0" w:color="000000"/>
              <w:left w:val="nil"/>
              <w:bottom w:val="single" w:sz="3" w:space="0" w:color="000000"/>
              <w:right w:val="nil"/>
            </w:tcBorders>
          </w:tcPr>
          <w:p w14:paraId="6E8D1C5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684691B"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0C0F944"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62771FB" w14:textId="77777777" w:rsidR="00206B10" w:rsidRPr="004F09C9" w:rsidRDefault="00206B10" w:rsidP="00B662AB">
            <w:pPr>
              <w:spacing w:after="160" w:line="259" w:lineRule="auto"/>
              <w:ind w:left="0" w:firstLine="0"/>
              <w:rPr>
                <w:color w:val="000000" w:themeColor="text1"/>
              </w:rPr>
            </w:pPr>
          </w:p>
        </w:tc>
      </w:tr>
      <w:tr w:rsidR="00206B10" w:rsidRPr="004F09C9" w14:paraId="2EDA90DD" w14:textId="77777777" w:rsidTr="00B662AB">
        <w:trPr>
          <w:trHeight w:val="340"/>
        </w:trPr>
        <w:tc>
          <w:tcPr>
            <w:tcW w:w="4914" w:type="dxa"/>
            <w:tcBorders>
              <w:top w:val="single" w:sz="3" w:space="0" w:color="000000"/>
              <w:left w:val="nil"/>
              <w:bottom w:val="nil"/>
              <w:right w:val="nil"/>
            </w:tcBorders>
          </w:tcPr>
          <w:p w14:paraId="0BED71C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F339C9E"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6A0C1663"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CC3CE9F"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51AD2504" w14:textId="77777777" w:rsidTr="00B662AB">
        <w:trPr>
          <w:trHeight w:val="384"/>
        </w:trPr>
        <w:tc>
          <w:tcPr>
            <w:tcW w:w="4914" w:type="dxa"/>
            <w:tcBorders>
              <w:top w:val="nil"/>
              <w:left w:val="nil"/>
              <w:bottom w:val="nil"/>
              <w:right w:val="nil"/>
            </w:tcBorders>
          </w:tcPr>
          <w:p w14:paraId="11F445B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323C96F"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6EF3917F"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1219DB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16846DA" w14:textId="77777777" w:rsidTr="00B662AB">
        <w:trPr>
          <w:trHeight w:val="395"/>
        </w:trPr>
        <w:tc>
          <w:tcPr>
            <w:tcW w:w="4914" w:type="dxa"/>
            <w:tcBorders>
              <w:top w:val="nil"/>
              <w:left w:val="nil"/>
              <w:bottom w:val="nil"/>
              <w:right w:val="nil"/>
            </w:tcBorders>
          </w:tcPr>
          <w:p w14:paraId="7A71DD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D500E6D"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03465A92"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D0D46F7"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135CF259" w14:textId="77777777" w:rsidTr="00B662AB">
        <w:trPr>
          <w:trHeight w:val="470"/>
        </w:trPr>
        <w:tc>
          <w:tcPr>
            <w:tcW w:w="4914" w:type="dxa"/>
            <w:tcBorders>
              <w:top w:val="nil"/>
              <w:left w:val="nil"/>
              <w:bottom w:val="single" w:sz="3" w:space="0" w:color="000000"/>
              <w:right w:val="nil"/>
            </w:tcBorders>
          </w:tcPr>
          <w:p w14:paraId="5872F0D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C8F15B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840051D"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B10ECE5"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8C7227D" w14:textId="4A82D7CC" w:rsidR="00206B10" w:rsidRDefault="00206B10">
      <w:pPr>
        <w:spacing w:line="259" w:lineRule="auto"/>
        <w:ind w:left="1076" w:right="90" w:hanging="1091"/>
        <w:rPr>
          <w:ins w:id="107" w:author="Brown,James T" w:date="2019-02-03T14:12:00Z"/>
          <w:color w:val="000000" w:themeColor="text1"/>
        </w:rPr>
      </w:pPr>
    </w:p>
    <w:p w14:paraId="189D8467" w14:textId="170A36CB" w:rsidR="00206B10" w:rsidRDefault="00206B10">
      <w:pPr>
        <w:spacing w:line="259" w:lineRule="auto"/>
        <w:ind w:left="1076" w:right="90" w:hanging="1091"/>
        <w:rPr>
          <w:ins w:id="108" w:author="Brown,James T" w:date="2019-02-03T14:13:00Z"/>
          <w:color w:val="000000" w:themeColor="text1"/>
        </w:rPr>
      </w:pPr>
    </w:p>
    <w:p w14:paraId="7DE4CADB" w14:textId="4D472DD7" w:rsidR="00206B10" w:rsidRDefault="00206B10">
      <w:pPr>
        <w:spacing w:line="259" w:lineRule="auto"/>
        <w:ind w:left="1076" w:right="90" w:hanging="1091"/>
        <w:rPr>
          <w:ins w:id="109" w:author="Brown,James T" w:date="2019-02-03T14:13:00Z"/>
          <w:color w:val="000000" w:themeColor="text1"/>
        </w:rPr>
      </w:pPr>
    </w:p>
    <w:p w14:paraId="3EB67BBB" w14:textId="79B57A9D" w:rsidR="00206B10" w:rsidRDefault="00206B10">
      <w:pPr>
        <w:spacing w:line="259" w:lineRule="auto"/>
        <w:ind w:left="1076" w:right="90" w:hanging="1091"/>
        <w:rPr>
          <w:ins w:id="110" w:author="Brown,James T" w:date="2019-02-03T14:13:00Z"/>
          <w:color w:val="000000" w:themeColor="text1"/>
        </w:rPr>
      </w:pPr>
    </w:p>
    <w:p w14:paraId="422DD664" w14:textId="73868FD2" w:rsidR="00206B10" w:rsidRDefault="00206B10">
      <w:pPr>
        <w:spacing w:line="259" w:lineRule="auto"/>
        <w:ind w:left="1076" w:right="90" w:hanging="1091"/>
        <w:rPr>
          <w:ins w:id="111" w:author="Brown,James T" w:date="2019-02-03T14:13:00Z"/>
          <w:color w:val="000000" w:themeColor="text1"/>
        </w:rPr>
      </w:pPr>
    </w:p>
    <w:p w14:paraId="0C484ECC" w14:textId="4D03A3FA" w:rsidR="00206B10" w:rsidRDefault="00206B10">
      <w:pPr>
        <w:spacing w:line="259" w:lineRule="auto"/>
        <w:ind w:left="1076" w:right="90" w:hanging="1091"/>
        <w:rPr>
          <w:ins w:id="112" w:author="Brown,James T" w:date="2019-02-03T14:13:00Z"/>
          <w:color w:val="000000" w:themeColor="text1"/>
        </w:rPr>
      </w:pPr>
    </w:p>
    <w:p w14:paraId="1FB68CAF" w14:textId="393FC767" w:rsidR="00206B10" w:rsidRDefault="00206B10">
      <w:pPr>
        <w:spacing w:line="259" w:lineRule="auto"/>
        <w:ind w:left="1076" w:right="90" w:hanging="1091"/>
        <w:rPr>
          <w:ins w:id="113" w:author="Brown,James T" w:date="2019-02-03T14:13:00Z"/>
          <w:color w:val="000000" w:themeColor="text1"/>
        </w:rPr>
      </w:pPr>
    </w:p>
    <w:p w14:paraId="5ED18C3D" w14:textId="27FDE77D" w:rsidR="00206B10" w:rsidRDefault="00206B10">
      <w:pPr>
        <w:spacing w:line="259" w:lineRule="auto"/>
        <w:ind w:left="1076" w:right="90" w:hanging="1091"/>
        <w:rPr>
          <w:ins w:id="114" w:author="Brown,James T" w:date="2019-02-03T14:13:00Z"/>
          <w:color w:val="000000" w:themeColor="text1"/>
        </w:rPr>
      </w:pPr>
    </w:p>
    <w:p w14:paraId="52A66C64" w14:textId="55992B31" w:rsidR="00206B10" w:rsidRDefault="00206B10">
      <w:pPr>
        <w:spacing w:line="259" w:lineRule="auto"/>
        <w:ind w:left="1076" w:right="90" w:hanging="1091"/>
        <w:rPr>
          <w:ins w:id="115" w:author="Brown,James T" w:date="2019-02-03T14:13:00Z"/>
          <w:color w:val="000000" w:themeColor="text1"/>
        </w:rPr>
      </w:pPr>
    </w:p>
    <w:p w14:paraId="701AE218" w14:textId="5260B71E" w:rsidR="00206B10" w:rsidRDefault="00206B10">
      <w:pPr>
        <w:spacing w:line="259" w:lineRule="auto"/>
        <w:ind w:left="1076" w:right="90" w:hanging="1091"/>
        <w:rPr>
          <w:ins w:id="116" w:author="Brown,James T" w:date="2019-02-03T14:13:00Z"/>
          <w:color w:val="000000" w:themeColor="text1"/>
        </w:rPr>
      </w:pPr>
    </w:p>
    <w:p w14:paraId="635DD23D" w14:textId="21574DEC" w:rsidR="00206B10" w:rsidRDefault="00206B10">
      <w:pPr>
        <w:spacing w:line="259" w:lineRule="auto"/>
        <w:ind w:left="1076" w:right="90" w:hanging="1091"/>
        <w:rPr>
          <w:ins w:id="117" w:author="Brown,James T" w:date="2019-02-03T14:13:00Z"/>
          <w:color w:val="000000" w:themeColor="text1"/>
        </w:rPr>
      </w:pPr>
    </w:p>
    <w:p w14:paraId="2D550F75" w14:textId="333EC23D" w:rsidR="00206B10" w:rsidRDefault="00206B10">
      <w:pPr>
        <w:spacing w:line="259" w:lineRule="auto"/>
        <w:ind w:left="1076" w:right="90" w:hanging="1091"/>
        <w:rPr>
          <w:ins w:id="118" w:author="Brown,James T" w:date="2019-02-03T14:13:00Z"/>
          <w:color w:val="000000" w:themeColor="text1"/>
        </w:rPr>
      </w:pPr>
    </w:p>
    <w:p w14:paraId="09AE639F" w14:textId="02308CDA" w:rsidR="00206B10" w:rsidRDefault="00206B10">
      <w:pPr>
        <w:spacing w:line="259" w:lineRule="auto"/>
        <w:ind w:left="1076" w:right="90" w:hanging="1091"/>
        <w:rPr>
          <w:ins w:id="119" w:author="Brown,James T" w:date="2019-02-03T14:13:00Z"/>
          <w:color w:val="000000" w:themeColor="text1"/>
        </w:rPr>
      </w:pPr>
    </w:p>
    <w:p w14:paraId="1B98429E" w14:textId="3B405C73" w:rsidR="00206B10" w:rsidRDefault="00206B10">
      <w:pPr>
        <w:spacing w:line="259" w:lineRule="auto"/>
        <w:ind w:left="1076" w:right="90" w:hanging="1091"/>
        <w:rPr>
          <w:ins w:id="120" w:author="Brown,James T" w:date="2019-02-03T14:13:00Z"/>
          <w:color w:val="000000" w:themeColor="text1"/>
        </w:rPr>
      </w:pPr>
    </w:p>
    <w:p w14:paraId="2F278956" w14:textId="1ACC6EC1" w:rsidR="00206B10" w:rsidRDefault="00206B10">
      <w:pPr>
        <w:spacing w:line="259" w:lineRule="auto"/>
        <w:ind w:left="1076" w:right="90" w:hanging="1091"/>
        <w:rPr>
          <w:ins w:id="121" w:author="Brown,James T" w:date="2019-02-03T14:13:00Z"/>
          <w:color w:val="000000" w:themeColor="text1"/>
        </w:rPr>
      </w:pPr>
    </w:p>
    <w:p w14:paraId="2FC192AB" w14:textId="30247893" w:rsidR="00206B10" w:rsidRDefault="00206B10">
      <w:pPr>
        <w:spacing w:line="259" w:lineRule="auto"/>
        <w:ind w:left="1076" w:right="90" w:hanging="1091"/>
        <w:rPr>
          <w:ins w:id="122" w:author="Brown,James T" w:date="2019-02-03T14:13:00Z"/>
          <w:color w:val="000000" w:themeColor="text1"/>
        </w:rPr>
      </w:pPr>
    </w:p>
    <w:p w14:paraId="023259B3" w14:textId="60A7E7A4" w:rsidR="00206B10" w:rsidRDefault="00206B10">
      <w:pPr>
        <w:spacing w:line="259" w:lineRule="auto"/>
        <w:ind w:left="1076" w:right="90" w:hanging="1091"/>
        <w:rPr>
          <w:ins w:id="123" w:author="Brown,James T" w:date="2019-02-03T14:13:00Z"/>
          <w:color w:val="000000" w:themeColor="text1"/>
        </w:rPr>
      </w:pPr>
    </w:p>
    <w:p w14:paraId="246E6097" w14:textId="397C3B73" w:rsidR="00206B10" w:rsidRDefault="00206B10">
      <w:pPr>
        <w:spacing w:line="259" w:lineRule="auto"/>
        <w:ind w:left="1076" w:right="90" w:hanging="1091"/>
        <w:rPr>
          <w:ins w:id="124" w:author="Brown,James T" w:date="2019-02-03T14:13:00Z"/>
          <w:color w:val="000000" w:themeColor="text1"/>
        </w:rPr>
      </w:pPr>
    </w:p>
    <w:p w14:paraId="6E018643" w14:textId="4B88B03A" w:rsidR="00206B10" w:rsidRDefault="00206B10">
      <w:pPr>
        <w:spacing w:line="259" w:lineRule="auto"/>
        <w:ind w:left="1076" w:right="90" w:hanging="1091"/>
        <w:rPr>
          <w:ins w:id="125" w:author="Brown,James T" w:date="2019-02-03T14:13:00Z"/>
          <w:color w:val="000000" w:themeColor="text1"/>
        </w:rPr>
      </w:pPr>
    </w:p>
    <w:p w14:paraId="55DD6C86" w14:textId="2A992726" w:rsidR="00206B10" w:rsidRDefault="00206B10">
      <w:pPr>
        <w:spacing w:line="259" w:lineRule="auto"/>
        <w:ind w:left="1076" w:right="90" w:hanging="1091"/>
        <w:rPr>
          <w:ins w:id="126" w:author="Brown,James T" w:date="2019-02-03T14:13:00Z"/>
          <w:color w:val="000000" w:themeColor="text1"/>
        </w:rPr>
      </w:pPr>
    </w:p>
    <w:p w14:paraId="507FA7CF" w14:textId="4C558338" w:rsidR="00206B10" w:rsidRDefault="00206B10">
      <w:pPr>
        <w:spacing w:line="259" w:lineRule="auto"/>
        <w:ind w:left="1076" w:right="90" w:hanging="1091"/>
        <w:rPr>
          <w:ins w:id="127" w:author="Brown,James T" w:date="2019-02-03T14:13:00Z"/>
          <w:color w:val="000000" w:themeColor="text1"/>
        </w:rPr>
      </w:pPr>
    </w:p>
    <w:p w14:paraId="0797DF14" w14:textId="6855ACAC" w:rsidR="00206B10" w:rsidRDefault="00206B10">
      <w:pPr>
        <w:spacing w:line="259" w:lineRule="auto"/>
        <w:ind w:left="1076" w:right="90" w:hanging="1091"/>
        <w:rPr>
          <w:ins w:id="128" w:author="Brown,James T" w:date="2019-02-03T14:13:00Z"/>
          <w:color w:val="000000" w:themeColor="text1"/>
        </w:rPr>
      </w:pPr>
    </w:p>
    <w:p w14:paraId="39CE3B58" w14:textId="37C77849" w:rsidR="00206B10" w:rsidRDefault="00206B10">
      <w:pPr>
        <w:spacing w:line="259" w:lineRule="auto"/>
        <w:ind w:left="1076" w:right="90" w:hanging="1091"/>
        <w:rPr>
          <w:ins w:id="129" w:author="Brown,James T" w:date="2019-02-03T14:13:00Z"/>
          <w:color w:val="000000" w:themeColor="text1"/>
        </w:rPr>
      </w:pPr>
    </w:p>
    <w:p w14:paraId="7A5E4FC6" w14:textId="0F27552B" w:rsidR="00206B10" w:rsidRDefault="00206B10">
      <w:pPr>
        <w:spacing w:line="259" w:lineRule="auto"/>
        <w:ind w:left="1076" w:right="90" w:hanging="1091"/>
        <w:rPr>
          <w:ins w:id="130" w:author="Brown,James T" w:date="2019-02-03T14:13:00Z"/>
          <w:color w:val="000000" w:themeColor="text1"/>
        </w:rPr>
      </w:pPr>
    </w:p>
    <w:p w14:paraId="72FB1E5F" w14:textId="26C914DB" w:rsidR="00206B10" w:rsidRDefault="00206B10">
      <w:pPr>
        <w:spacing w:line="259" w:lineRule="auto"/>
        <w:ind w:left="1076" w:right="90" w:hanging="1091"/>
        <w:rPr>
          <w:ins w:id="131" w:author="Brown,James T" w:date="2019-02-03T14:13:00Z"/>
          <w:color w:val="000000" w:themeColor="text1"/>
        </w:rPr>
      </w:pPr>
    </w:p>
    <w:p w14:paraId="0B31D03B" w14:textId="110E2387" w:rsidR="00206B10" w:rsidRDefault="00206B10">
      <w:pPr>
        <w:spacing w:line="259" w:lineRule="auto"/>
        <w:ind w:left="1076" w:right="90" w:hanging="1091"/>
        <w:rPr>
          <w:ins w:id="132" w:author="Brown,James T" w:date="2019-02-03T14:13:00Z"/>
          <w:color w:val="000000" w:themeColor="text1"/>
        </w:rPr>
      </w:pPr>
    </w:p>
    <w:p w14:paraId="6675BF71" w14:textId="4E3E443E" w:rsidR="00206B10" w:rsidRDefault="00206B10">
      <w:pPr>
        <w:spacing w:line="259" w:lineRule="auto"/>
        <w:ind w:left="1076" w:right="90" w:hanging="1091"/>
        <w:rPr>
          <w:ins w:id="133" w:author="Brown,James T" w:date="2019-02-03T14:13:00Z"/>
          <w:color w:val="000000" w:themeColor="text1"/>
        </w:rPr>
      </w:pPr>
    </w:p>
    <w:p w14:paraId="45CCD178" w14:textId="5D8CC55A" w:rsidR="00206B10" w:rsidRDefault="00206B10">
      <w:pPr>
        <w:spacing w:line="259" w:lineRule="auto"/>
        <w:ind w:left="1076" w:right="90" w:hanging="1091"/>
        <w:rPr>
          <w:ins w:id="134" w:author="Brown,James T" w:date="2019-02-03T14:13:00Z"/>
          <w:color w:val="000000" w:themeColor="text1"/>
        </w:rPr>
      </w:pPr>
    </w:p>
    <w:p w14:paraId="7C7C08F3" w14:textId="3D704AC3" w:rsidR="00206B10" w:rsidRDefault="00206B10">
      <w:pPr>
        <w:spacing w:line="259" w:lineRule="auto"/>
        <w:ind w:left="1076" w:right="90" w:hanging="1091"/>
        <w:rPr>
          <w:ins w:id="135" w:author="Brown,James T" w:date="2019-02-03T14:13:00Z"/>
          <w:color w:val="000000" w:themeColor="text1"/>
        </w:rPr>
      </w:pPr>
    </w:p>
    <w:p w14:paraId="17F0F7AE" w14:textId="77777777" w:rsidR="00206B10" w:rsidRDefault="00206B10">
      <w:pPr>
        <w:spacing w:line="259" w:lineRule="auto"/>
        <w:ind w:left="1076" w:right="90" w:hanging="1091"/>
        <w:rPr>
          <w:ins w:id="136" w:author="Brown,James T" w:date="2019-02-03T14:11:00Z"/>
          <w:color w:val="000000" w:themeColor="text1"/>
        </w:rPr>
      </w:pPr>
    </w:p>
    <w:p w14:paraId="72DB6312" w14:textId="58354B7E"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37" w:author="Brown,James T" w:date="2019-02-03T14:13:00Z">
        <w:r>
          <w:rPr>
            <w:color w:val="000000" w:themeColor="text1"/>
          </w:rPr>
          <w:t>4</w:t>
        </w:r>
      </w:ins>
      <w:del w:id="138"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6574A445"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C413C78" w14:textId="77777777" w:rsidTr="00B662AB">
        <w:trPr>
          <w:trHeight w:val="427"/>
        </w:trPr>
        <w:tc>
          <w:tcPr>
            <w:tcW w:w="6276" w:type="dxa"/>
            <w:tcBorders>
              <w:top w:val="double" w:sz="3" w:space="0" w:color="000000"/>
              <w:left w:val="nil"/>
              <w:bottom w:val="single" w:sz="3" w:space="0" w:color="000000"/>
              <w:right w:val="nil"/>
            </w:tcBorders>
          </w:tcPr>
          <w:p w14:paraId="46CED94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0872A6C8"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174F14B"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98B48"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3B30CBB" w14:textId="77777777" w:rsidTr="00B662AB">
        <w:trPr>
          <w:trHeight w:val="297"/>
        </w:trPr>
        <w:tc>
          <w:tcPr>
            <w:tcW w:w="6276" w:type="dxa"/>
            <w:tcBorders>
              <w:top w:val="single" w:sz="3" w:space="0" w:color="000000"/>
              <w:left w:val="nil"/>
              <w:bottom w:val="single" w:sz="3" w:space="0" w:color="000000"/>
              <w:right w:val="nil"/>
            </w:tcBorders>
          </w:tcPr>
          <w:p w14:paraId="6DB9B66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897CCDD"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29AF15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D2A1D4E" w14:textId="77777777" w:rsidR="00206B10" w:rsidRPr="004F09C9" w:rsidRDefault="00206B10" w:rsidP="00B662AB">
            <w:pPr>
              <w:spacing w:after="160" w:line="259" w:lineRule="auto"/>
              <w:ind w:left="0" w:firstLine="0"/>
              <w:rPr>
                <w:color w:val="000000" w:themeColor="text1"/>
              </w:rPr>
            </w:pPr>
          </w:p>
        </w:tc>
      </w:tr>
      <w:tr w:rsidR="00206B10" w:rsidRPr="004F09C9" w14:paraId="4F7B0787" w14:textId="77777777" w:rsidTr="00B662AB">
        <w:trPr>
          <w:trHeight w:val="328"/>
        </w:trPr>
        <w:tc>
          <w:tcPr>
            <w:tcW w:w="6276" w:type="dxa"/>
            <w:tcBorders>
              <w:top w:val="single" w:sz="3" w:space="0" w:color="000000"/>
              <w:left w:val="nil"/>
              <w:bottom w:val="nil"/>
              <w:right w:val="nil"/>
            </w:tcBorders>
          </w:tcPr>
          <w:p w14:paraId="66FC422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682419B"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7E1BD20A"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C55B7DB"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D51BBFB" w14:textId="77777777" w:rsidTr="00B662AB">
        <w:trPr>
          <w:trHeight w:val="395"/>
        </w:trPr>
        <w:tc>
          <w:tcPr>
            <w:tcW w:w="6276" w:type="dxa"/>
            <w:tcBorders>
              <w:top w:val="nil"/>
              <w:left w:val="nil"/>
              <w:bottom w:val="nil"/>
              <w:right w:val="nil"/>
            </w:tcBorders>
          </w:tcPr>
          <w:p w14:paraId="3DDC9E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3A696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8D5980E"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753715F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C74CE2" w14:textId="77777777" w:rsidTr="00B662AB">
        <w:trPr>
          <w:trHeight w:val="494"/>
        </w:trPr>
        <w:tc>
          <w:tcPr>
            <w:tcW w:w="6276" w:type="dxa"/>
            <w:tcBorders>
              <w:top w:val="nil"/>
              <w:left w:val="nil"/>
              <w:bottom w:val="double" w:sz="3" w:space="0" w:color="000000"/>
              <w:right w:val="nil"/>
            </w:tcBorders>
          </w:tcPr>
          <w:p w14:paraId="23A568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BAF4133"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D64F9A6"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15CA3105"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21F76B9" w14:textId="77777777" w:rsidTr="00B662AB">
        <w:trPr>
          <w:trHeight w:val="427"/>
        </w:trPr>
        <w:tc>
          <w:tcPr>
            <w:tcW w:w="6276" w:type="dxa"/>
            <w:tcBorders>
              <w:top w:val="double" w:sz="3" w:space="0" w:color="000000"/>
              <w:left w:val="nil"/>
              <w:bottom w:val="single" w:sz="3" w:space="0" w:color="000000"/>
              <w:right w:val="nil"/>
            </w:tcBorders>
          </w:tcPr>
          <w:p w14:paraId="60DD39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1E7E465"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831B721"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64B4EEC" w14:textId="77777777" w:rsidR="00206B10" w:rsidRPr="004F09C9" w:rsidRDefault="00206B10" w:rsidP="00B662AB">
            <w:pPr>
              <w:spacing w:after="160" w:line="259" w:lineRule="auto"/>
              <w:ind w:left="0" w:firstLine="0"/>
              <w:rPr>
                <w:color w:val="000000" w:themeColor="text1"/>
              </w:rPr>
            </w:pPr>
          </w:p>
        </w:tc>
      </w:tr>
      <w:tr w:rsidR="00206B10" w:rsidRPr="004F09C9" w14:paraId="1BA12394" w14:textId="77777777" w:rsidTr="00B662AB">
        <w:trPr>
          <w:trHeight w:val="340"/>
        </w:trPr>
        <w:tc>
          <w:tcPr>
            <w:tcW w:w="6276" w:type="dxa"/>
            <w:tcBorders>
              <w:top w:val="single" w:sz="3" w:space="0" w:color="000000"/>
              <w:left w:val="nil"/>
              <w:bottom w:val="nil"/>
              <w:right w:val="nil"/>
            </w:tcBorders>
          </w:tcPr>
          <w:p w14:paraId="5C1A598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9E913A3"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DA349A0"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C4C713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7930948E" w14:textId="77777777" w:rsidTr="00B662AB">
        <w:trPr>
          <w:trHeight w:val="384"/>
        </w:trPr>
        <w:tc>
          <w:tcPr>
            <w:tcW w:w="6276" w:type="dxa"/>
            <w:tcBorders>
              <w:top w:val="nil"/>
              <w:left w:val="nil"/>
              <w:bottom w:val="nil"/>
              <w:right w:val="nil"/>
            </w:tcBorders>
          </w:tcPr>
          <w:p w14:paraId="0FDEA6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B9FBBE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69F79EFF"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B9B8B0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2E746C" w14:textId="77777777" w:rsidTr="00B662AB">
        <w:trPr>
          <w:trHeight w:val="470"/>
        </w:trPr>
        <w:tc>
          <w:tcPr>
            <w:tcW w:w="6276" w:type="dxa"/>
            <w:tcBorders>
              <w:top w:val="nil"/>
              <w:left w:val="nil"/>
              <w:bottom w:val="single" w:sz="3" w:space="0" w:color="000000"/>
              <w:right w:val="nil"/>
            </w:tcBorders>
          </w:tcPr>
          <w:p w14:paraId="57BFFAB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01B39D"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B548147"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43F0425B"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600598" w14:textId="3BC391FA" w:rsidR="00206B10" w:rsidRDefault="00206B10">
      <w:pPr>
        <w:spacing w:line="259" w:lineRule="auto"/>
        <w:ind w:left="1076" w:right="90" w:hanging="1091"/>
        <w:rPr>
          <w:ins w:id="139" w:author="Brown,James T" w:date="2019-02-03T14:13:00Z"/>
          <w:color w:val="000000" w:themeColor="text1"/>
        </w:rPr>
      </w:pPr>
    </w:p>
    <w:p w14:paraId="58C40407" w14:textId="07D1E0B9" w:rsidR="00206B10" w:rsidRDefault="00206B10">
      <w:pPr>
        <w:spacing w:line="259" w:lineRule="auto"/>
        <w:ind w:left="1076" w:right="90" w:hanging="1091"/>
        <w:rPr>
          <w:ins w:id="140" w:author="Brown,James T" w:date="2019-02-03T14:14:00Z"/>
          <w:color w:val="000000" w:themeColor="text1"/>
        </w:rPr>
      </w:pPr>
    </w:p>
    <w:p w14:paraId="19A6D2E8" w14:textId="2231B3C1" w:rsidR="00206B10" w:rsidRDefault="00206B10">
      <w:pPr>
        <w:spacing w:line="259" w:lineRule="auto"/>
        <w:ind w:left="1076" w:right="90" w:hanging="1091"/>
        <w:rPr>
          <w:ins w:id="141" w:author="Brown,James T" w:date="2019-02-03T14:14:00Z"/>
          <w:color w:val="000000" w:themeColor="text1"/>
        </w:rPr>
      </w:pPr>
    </w:p>
    <w:p w14:paraId="67C9BE4D" w14:textId="41968799" w:rsidR="00206B10" w:rsidRDefault="00206B10">
      <w:pPr>
        <w:spacing w:line="259" w:lineRule="auto"/>
        <w:ind w:left="1076" w:right="90" w:hanging="1091"/>
        <w:rPr>
          <w:ins w:id="142" w:author="Brown,James T" w:date="2019-02-03T14:14:00Z"/>
          <w:color w:val="000000" w:themeColor="text1"/>
        </w:rPr>
      </w:pPr>
    </w:p>
    <w:p w14:paraId="46DCBEDD" w14:textId="1D930CAA" w:rsidR="00206B10" w:rsidRDefault="00206B10">
      <w:pPr>
        <w:spacing w:line="259" w:lineRule="auto"/>
        <w:ind w:left="1076" w:right="90" w:hanging="1091"/>
        <w:rPr>
          <w:ins w:id="143" w:author="Brown,James T" w:date="2019-02-03T14:14:00Z"/>
          <w:color w:val="000000" w:themeColor="text1"/>
        </w:rPr>
      </w:pPr>
    </w:p>
    <w:p w14:paraId="2D598A36" w14:textId="5F17F2C9" w:rsidR="00206B10" w:rsidRDefault="00206B10">
      <w:pPr>
        <w:spacing w:line="259" w:lineRule="auto"/>
        <w:ind w:left="1076" w:right="90" w:hanging="1091"/>
        <w:rPr>
          <w:ins w:id="144" w:author="Brown,James T" w:date="2019-02-03T14:14:00Z"/>
          <w:color w:val="000000" w:themeColor="text1"/>
        </w:rPr>
      </w:pPr>
    </w:p>
    <w:p w14:paraId="34C9F990" w14:textId="4377DC68" w:rsidR="00206B10" w:rsidRDefault="00206B10">
      <w:pPr>
        <w:spacing w:line="259" w:lineRule="auto"/>
        <w:ind w:left="1076" w:right="90" w:hanging="1091"/>
        <w:rPr>
          <w:ins w:id="145" w:author="Brown,James T" w:date="2019-02-03T14:14:00Z"/>
          <w:color w:val="000000" w:themeColor="text1"/>
        </w:rPr>
      </w:pPr>
    </w:p>
    <w:p w14:paraId="684F6C7A" w14:textId="4A017756" w:rsidR="00206B10" w:rsidRDefault="00206B10">
      <w:pPr>
        <w:spacing w:line="259" w:lineRule="auto"/>
        <w:ind w:left="1076" w:right="90" w:hanging="1091"/>
        <w:rPr>
          <w:ins w:id="146" w:author="Brown,James T" w:date="2019-02-03T14:14:00Z"/>
          <w:color w:val="000000" w:themeColor="text1"/>
        </w:rPr>
      </w:pPr>
    </w:p>
    <w:p w14:paraId="354BF11D" w14:textId="3D6DBB54" w:rsidR="00206B10" w:rsidRDefault="00206B10">
      <w:pPr>
        <w:spacing w:line="259" w:lineRule="auto"/>
        <w:ind w:left="1076" w:right="90" w:hanging="1091"/>
        <w:rPr>
          <w:ins w:id="147" w:author="Brown,James T" w:date="2019-02-03T14:14:00Z"/>
          <w:color w:val="000000" w:themeColor="text1"/>
        </w:rPr>
      </w:pPr>
    </w:p>
    <w:p w14:paraId="35B85E88" w14:textId="7D0F5926" w:rsidR="00206B10" w:rsidRDefault="00206B10">
      <w:pPr>
        <w:spacing w:line="259" w:lineRule="auto"/>
        <w:ind w:left="1076" w:right="90" w:hanging="1091"/>
        <w:rPr>
          <w:ins w:id="148" w:author="Brown,James T" w:date="2019-02-03T14:14:00Z"/>
          <w:color w:val="000000" w:themeColor="text1"/>
        </w:rPr>
      </w:pPr>
    </w:p>
    <w:p w14:paraId="50DC0D86" w14:textId="24FFBE4D" w:rsidR="00206B10" w:rsidRDefault="00206B10">
      <w:pPr>
        <w:spacing w:line="259" w:lineRule="auto"/>
        <w:ind w:left="1076" w:right="90" w:hanging="1091"/>
        <w:rPr>
          <w:ins w:id="149" w:author="Brown,James T" w:date="2019-02-03T14:14:00Z"/>
          <w:color w:val="000000" w:themeColor="text1"/>
        </w:rPr>
      </w:pPr>
    </w:p>
    <w:p w14:paraId="023443AD" w14:textId="2A150410" w:rsidR="00206B10" w:rsidRDefault="00206B10">
      <w:pPr>
        <w:spacing w:line="259" w:lineRule="auto"/>
        <w:ind w:left="1076" w:right="90" w:hanging="1091"/>
        <w:rPr>
          <w:ins w:id="150" w:author="Brown,James T" w:date="2019-02-03T14:14:00Z"/>
          <w:color w:val="000000" w:themeColor="text1"/>
        </w:rPr>
      </w:pPr>
    </w:p>
    <w:p w14:paraId="0349A6D8" w14:textId="3B926C75" w:rsidR="00206B10" w:rsidRDefault="00206B10">
      <w:pPr>
        <w:spacing w:line="259" w:lineRule="auto"/>
        <w:ind w:left="1076" w:right="90" w:hanging="1091"/>
        <w:rPr>
          <w:ins w:id="151" w:author="Brown,James T" w:date="2019-02-03T14:14:00Z"/>
          <w:color w:val="000000" w:themeColor="text1"/>
        </w:rPr>
      </w:pPr>
    </w:p>
    <w:p w14:paraId="7B57A2FD" w14:textId="6C14B69F" w:rsidR="00206B10" w:rsidRDefault="00206B10">
      <w:pPr>
        <w:spacing w:line="259" w:lineRule="auto"/>
        <w:ind w:left="1076" w:right="90" w:hanging="1091"/>
        <w:rPr>
          <w:ins w:id="152" w:author="Brown,James T" w:date="2019-02-03T14:14:00Z"/>
          <w:color w:val="000000" w:themeColor="text1"/>
        </w:rPr>
      </w:pPr>
    </w:p>
    <w:p w14:paraId="71AEF58F" w14:textId="600F5C45" w:rsidR="00206B10" w:rsidRDefault="00206B10">
      <w:pPr>
        <w:spacing w:line="259" w:lineRule="auto"/>
        <w:ind w:left="1076" w:right="90" w:hanging="1091"/>
        <w:rPr>
          <w:ins w:id="153" w:author="Brown,James T" w:date="2019-02-03T14:14:00Z"/>
          <w:color w:val="000000" w:themeColor="text1"/>
        </w:rPr>
      </w:pPr>
    </w:p>
    <w:p w14:paraId="48539D81" w14:textId="4ACE40EB" w:rsidR="00206B10" w:rsidRDefault="00206B10">
      <w:pPr>
        <w:spacing w:line="259" w:lineRule="auto"/>
        <w:ind w:left="1076" w:right="90" w:hanging="1091"/>
        <w:rPr>
          <w:ins w:id="154" w:author="Brown,James T" w:date="2019-02-03T14:14:00Z"/>
          <w:color w:val="000000" w:themeColor="text1"/>
        </w:rPr>
      </w:pPr>
    </w:p>
    <w:p w14:paraId="659D5627" w14:textId="5FFF0DC0" w:rsidR="00206B10" w:rsidRDefault="00206B10">
      <w:pPr>
        <w:spacing w:line="259" w:lineRule="auto"/>
        <w:ind w:left="1076" w:right="90" w:hanging="1091"/>
        <w:rPr>
          <w:ins w:id="155" w:author="Brown,James T" w:date="2019-02-03T14:14:00Z"/>
          <w:color w:val="000000" w:themeColor="text1"/>
        </w:rPr>
      </w:pPr>
    </w:p>
    <w:p w14:paraId="56BF7B0E" w14:textId="0AE0AF0A" w:rsidR="00206B10" w:rsidRDefault="00206B10">
      <w:pPr>
        <w:spacing w:line="259" w:lineRule="auto"/>
        <w:ind w:left="1076" w:right="90" w:hanging="1091"/>
        <w:rPr>
          <w:ins w:id="156" w:author="Brown,James T" w:date="2019-02-03T14:14:00Z"/>
          <w:color w:val="000000" w:themeColor="text1"/>
        </w:rPr>
      </w:pPr>
    </w:p>
    <w:p w14:paraId="68A7DC23" w14:textId="0AB50BD3" w:rsidR="00206B10" w:rsidRDefault="00206B10">
      <w:pPr>
        <w:spacing w:line="259" w:lineRule="auto"/>
        <w:ind w:left="1076" w:right="90" w:hanging="1091"/>
        <w:rPr>
          <w:ins w:id="157" w:author="Brown,James T" w:date="2019-02-03T14:14:00Z"/>
          <w:color w:val="000000" w:themeColor="text1"/>
        </w:rPr>
      </w:pPr>
    </w:p>
    <w:p w14:paraId="5E9360B6" w14:textId="56F215C2" w:rsidR="00206B10" w:rsidRDefault="00206B10">
      <w:pPr>
        <w:spacing w:line="259" w:lineRule="auto"/>
        <w:ind w:left="1076" w:right="90" w:hanging="1091"/>
        <w:rPr>
          <w:ins w:id="158" w:author="Brown,James T" w:date="2019-02-03T14:14:00Z"/>
          <w:color w:val="000000" w:themeColor="text1"/>
        </w:rPr>
      </w:pPr>
    </w:p>
    <w:p w14:paraId="2039A60B" w14:textId="5EA3C36B" w:rsidR="00206B10" w:rsidRDefault="00206B10">
      <w:pPr>
        <w:spacing w:line="259" w:lineRule="auto"/>
        <w:ind w:left="1076" w:right="90" w:hanging="1091"/>
        <w:rPr>
          <w:ins w:id="159" w:author="Brown,James T" w:date="2019-02-03T14:14:00Z"/>
          <w:color w:val="000000" w:themeColor="text1"/>
        </w:rPr>
      </w:pPr>
    </w:p>
    <w:p w14:paraId="4B8CCE64" w14:textId="73D6A918" w:rsidR="00206B10" w:rsidRDefault="00206B10">
      <w:pPr>
        <w:spacing w:line="259" w:lineRule="auto"/>
        <w:ind w:left="1076" w:right="90" w:hanging="1091"/>
        <w:rPr>
          <w:ins w:id="160" w:author="Brown,James T" w:date="2019-02-03T14:14:00Z"/>
          <w:color w:val="000000" w:themeColor="text1"/>
        </w:rPr>
      </w:pPr>
    </w:p>
    <w:p w14:paraId="0D21E499" w14:textId="684B8431" w:rsidR="00206B10" w:rsidRDefault="00206B10">
      <w:pPr>
        <w:spacing w:line="259" w:lineRule="auto"/>
        <w:ind w:left="1076" w:right="90" w:hanging="1091"/>
        <w:rPr>
          <w:ins w:id="161" w:author="Brown,James T" w:date="2019-02-03T14:14:00Z"/>
          <w:color w:val="000000" w:themeColor="text1"/>
        </w:rPr>
      </w:pPr>
    </w:p>
    <w:p w14:paraId="341B3800" w14:textId="13401691" w:rsidR="00206B10" w:rsidRDefault="00206B10">
      <w:pPr>
        <w:spacing w:line="259" w:lineRule="auto"/>
        <w:ind w:left="1076" w:right="90" w:hanging="1091"/>
        <w:rPr>
          <w:ins w:id="162" w:author="Brown,James T" w:date="2019-02-03T14:14:00Z"/>
          <w:color w:val="000000" w:themeColor="text1"/>
        </w:rPr>
      </w:pPr>
    </w:p>
    <w:p w14:paraId="1CAE85DB" w14:textId="6E51D97B" w:rsidR="00206B10" w:rsidRDefault="00206B10">
      <w:pPr>
        <w:spacing w:line="259" w:lineRule="auto"/>
        <w:ind w:left="1076" w:right="90" w:hanging="1091"/>
        <w:rPr>
          <w:ins w:id="163" w:author="Brown,James T" w:date="2019-02-03T14:14:00Z"/>
          <w:color w:val="000000" w:themeColor="text1"/>
        </w:rPr>
      </w:pPr>
    </w:p>
    <w:p w14:paraId="551122FE" w14:textId="77777777" w:rsidR="00206B10" w:rsidRDefault="00206B10">
      <w:pPr>
        <w:spacing w:line="259" w:lineRule="auto"/>
        <w:ind w:left="1076" w:right="90" w:hanging="1091"/>
        <w:rPr>
          <w:ins w:id="164" w:author="Brown,James T" w:date="2019-02-03T14:13:00Z"/>
          <w:color w:val="000000" w:themeColor="text1"/>
        </w:rPr>
      </w:pPr>
    </w:p>
    <w:p w14:paraId="5FA43F25" w14:textId="6E07F8D5" w:rsidR="00206B10" w:rsidRDefault="00206B10">
      <w:pPr>
        <w:spacing w:line="259" w:lineRule="auto"/>
        <w:ind w:left="1076" w:right="90" w:hanging="1091"/>
        <w:rPr>
          <w:ins w:id="165" w:author="Brown,James T" w:date="2019-02-03T14:14:00Z"/>
          <w:color w:val="000000" w:themeColor="text1"/>
        </w:rPr>
      </w:pPr>
    </w:p>
    <w:p w14:paraId="7417B838" w14:textId="22E4486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66" w:author="Brown,James T" w:date="2019-02-03T14:14:00Z">
        <w:r>
          <w:rPr>
            <w:color w:val="000000" w:themeColor="text1"/>
          </w:rPr>
          <w:t>5</w:t>
        </w:r>
      </w:ins>
      <w:del w:id="167"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4D0321CC" w14:textId="77777777" w:rsidR="00206B10" w:rsidRPr="004F09C9" w:rsidRDefault="00206B10" w:rsidP="00206B10">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53A033C0" w14:textId="77777777" w:rsidTr="00B662AB">
        <w:trPr>
          <w:trHeight w:val="398"/>
        </w:trPr>
        <w:tc>
          <w:tcPr>
            <w:tcW w:w="5857" w:type="dxa"/>
            <w:tcBorders>
              <w:top w:val="double" w:sz="3" w:space="0" w:color="000000"/>
              <w:left w:val="nil"/>
              <w:bottom w:val="double" w:sz="3" w:space="0" w:color="000000"/>
              <w:right w:val="nil"/>
            </w:tcBorders>
          </w:tcPr>
          <w:p w14:paraId="0C3466D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515A8792"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90FC5BB"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D215AA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9AC7E05" w14:textId="77777777" w:rsidTr="00B662AB">
        <w:trPr>
          <w:trHeight w:val="321"/>
        </w:trPr>
        <w:tc>
          <w:tcPr>
            <w:tcW w:w="5857" w:type="dxa"/>
            <w:tcBorders>
              <w:top w:val="double" w:sz="3" w:space="0" w:color="000000"/>
              <w:left w:val="nil"/>
              <w:bottom w:val="single" w:sz="3" w:space="0" w:color="000000"/>
              <w:right w:val="nil"/>
            </w:tcBorders>
          </w:tcPr>
          <w:p w14:paraId="43EE4097"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630B3A7"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568DC7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2DFAAEA" w14:textId="77777777" w:rsidR="00206B10" w:rsidRPr="004F09C9" w:rsidRDefault="00206B10" w:rsidP="00B662AB">
            <w:pPr>
              <w:spacing w:after="160" w:line="259" w:lineRule="auto"/>
              <w:ind w:left="0" w:firstLine="0"/>
              <w:rPr>
                <w:color w:val="000000" w:themeColor="text1"/>
              </w:rPr>
            </w:pPr>
          </w:p>
        </w:tc>
      </w:tr>
      <w:tr w:rsidR="00206B10" w:rsidRPr="004F09C9" w14:paraId="13FC1461" w14:textId="77777777" w:rsidTr="00B662AB">
        <w:trPr>
          <w:trHeight w:val="340"/>
        </w:trPr>
        <w:tc>
          <w:tcPr>
            <w:tcW w:w="5857" w:type="dxa"/>
            <w:tcBorders>
              <w:top w:val="single" w:sz="3" w:space="0" w:color="000000"/>
              <w:left w:val="nil"/>
              <w:bottom w:val="nil"/>
              <w:right w:val="nil"/>
            </w:tcBorders>
          </w:tcPr>
          <w:p w14:paraId="596B4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302F298"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321551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50CAED3D"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3AA61A48" w14:textId="77777777" w:rsidTr="00B662AB">
        <w:trPr>
          <w:trHeight w:val="384"/>
        </w:trPr>
        <w:tc>
          <w:tcPr>
            <w:tcW w:w="5857" w:type="dxa"/>
            <w:tcBorders>
              <w:top w:val="nil"/>
              <w:left w:val="nil"/>
              <w:bottom w:val="nil"/>
              <w:right w:val="nil"/>
            </w:tcBorders>
          </w:tcPr>
          <w:p w14:paraId="48A691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91D21B4"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2DA2B781"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5666A3C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D88EA0" w14:textId="77777777" w:rsidTr="00B662AB">
        <w:trPr>
          <w:trHeight w:val="470"/>
        </w:trPr>
        <w:tc>
          <w:tcPr>
            <w:tcW w:w="5857" w:type="dxa"/>
            <w:tcBorders>
              <w:top w:val="nil"/>
              <w:left w:val="nil"/>
              <w:bottom w:val="single" w:sz="3" w:space="0" w:color="000000"/>
              <w:right w:val="nil"/>
            </w:tcBorders>
          </w:tcPr>
          <w:p w14:paraId="114B01D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5926C1A"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D49D080"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73D09B09"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2E20647" w14:textId="273CCC2C" w:rsidR="00206B10" w:rsidRDefault="00206B10">
      <w:pPr>
        <w:spacing w:line="259" w:lineRule="auto"/>
        <w:ind w:left="1076" w:right="90" w:hanging="1091"/>
        <w:rPr>
          <w:ins w:id="168" w:author="Brown,James T" w:date="2019-02-03T14:14:00Z"/>
          <w:color w:val="000000" w:themeColor="text1"/>
        </w:rPr>
      </w:pPr>
    </w:p>
    <w:p w14:paraId="62717A31" w14:textId="4464BBDB" w:rsidR="00206B10" w:rsidRDefault="00206B10">
      <w:pPr>
        <w:spacing w:line="259" w:lineRule="auto"/>
        <w:ind w:left="1076" w:right="90" w:hanging="1091"/>
        <w:rPr>
          <w:ins w:id="169" w:author="Brown,James T" w:date="2019-02-03T14:14:00Z"/>
          <w:color w:val="000000" w:themeColor="text1"/>
        </w:rPr>
      </w:pPr>
    </w:p>
    <w:p w14:paraId="6787A962" w14:textId="5A79F2DC" w:rsidR="00206B10" w:rsidRDefault="00206B10">
      <w:pPr>
        <w:spacing w:line="259" w:lineRule="auto"/>
        <w:ind w:left="1076" w:right="90" w:hanging="1091"/>
        <w:rPr>
          <w:ins w:id="170" w:author="Brown,James T" w:date="2019-02-03T14:14:00Z"/>
          <w:color w:val="000000" w:themeColor="text1"/>
        </w:rPr>
      </w:pPr>
    </w:p>
    <w:p w14:paraId="1366CF18" w14:textId="6A239825" w:rsidR="00206B10" w:rsidRDefault="00206B10">
      <w:pPr>
        <w:spacing w:line="259" w:lineRule="auto"/>
        <w:ind w:left="1076" w:right="90" w:hanging="1091"/>
        <w:rPr>
          <w:ins w:id="171" w:author="Brown,James T" w:date="2019-02-03T14:14:00Z"/>
          <w:color w:val="000000" w:themeColor="text1"/>
        </w:rPr>
      </w:pPr>
    </w:p>
    <w:p w14:paraId="7290A7C5" w14:textId="328112B9" w:rsidR="00206B10" w:rsidRDefault="00206B10">
      <w:pPr>
        <w:spacing w:line="259" w:lineRule="auto"/>
        <w:ind w:left="1076" w:right="90" w:hanging="1091"/>
        <w:rPr>
          <w:ins w:id="172" w:author="Brown,James T" w:date="2019-02-03T14:14:00Z"/>
          <w:color w:val="000000" w:themeColor="text1"/>
        </w:rPr>
      </w:pPr>
    </w:p>
    <w:p w14:paraId="1CB81B40" w14:textId="5DFA2A22" w:rsidR="00206B10" w:rsidRDefault="00206B10">
      <w:pPr>
        <w:spacing w:line="259" w:lineRule="auto"/>
        <w:ind w:left="1076" w:right="90" w:hanging="1091"/>
        <w:rPr>
          <w:ins w:id="173" w:author="Brown,James T" w:date="2019-02-03T14:14:00Z"/>
          <w:color w:val="000000" w:themeColor="text1"/>
        </w:rPr>
      </w:pPr>
    </w:p>
    <w:p w14:paraId="612F49EB" w14:textId="6E33A7F7" w:rsidR="00206B10" w:rsidRDefault="00206B10">
      <w:pPr>
        <w:spacing w:line="259" w:lineRule="auto"/>
        <w:ind w:left="1076" w:right="90" w:hanging="1091"/>
        <w:rPr>
          <w:ins w:id="174" w:author="Brown,James T" w:date="2019-02-03T14:14:00Z"/>
          <w:color w:val="000000" w:themeColor="text1"/>
        </w:rPr>
      </w:pPr>
    </w:p>
    <w:p w14:paraId="4EBFA8A3" w14:textId="29B56370" w:rsidR="00206B10" w:rsidRDefault="00206B10">
      <w:pPr>
        <w:spacing w:line="259" w:lineRule="auto"/>
        <w:ind w:left="1076" w:right="90" w:hanging="1091"/>
        <w:rPr>
          <w:ins w:id="175" w:author="Brown,James T" w:date="2019-02-03T14:14:00Z"/>
          <w:color w:val="000000" w:themeColor="text1"/>
        </w:rPr>
      </w:pPr>
    </w:p>
    <w:p w14:paraId="2EB47A95" w14:textId="5CCF7720" w:rsidR="00206B10" w:rsidRDefault="00206B10">
      <w:pPr>
        <w:spacing w:line="259" w:lineRule="auto"/>
        <w:ind w:left="1076" w:right="90" w:hanging="1091"/>
        <w:rPr>
          <w:ins w:id="176" w:author="Brown,James T" w:date="2019-02-03T14:14:00Z"/>
          <w:color w:val="000000" w:themeColor="text1"/>
        </w:rPr>
      </w:pPr>
    </w:p>
    <w:p w14:paraId="1E19EE07" w14:textId="63CD4F7E" w:rsidR="00206B10" w:rsidRDefault="00206B10">
      <w:pPr>
        <w:spacing w:line="259" w:lineRule="auto"/>
        <w:ind w:left="1076" w:right="90" w:hanging="1091"/>
        <w:rPr>
          <w:ins w:id="177" w:author="Brown,James T" w:date="2019-02-03T14:14:00Z"/>
          <w:color w:val="000000" w:themeColor="text1"/>
        </w:rPr>
      </w:pPr>
    </w:p>
    <w:p w14:paraId="566F8384" w14:textId="0F154AA1" w:rsidR="00206B10" w:rsidRDefault="00206B10">
      <w:pPr>
        <w:spacing w:line="259" w:lineRule="auto"/>
        <w:ind w:left="1076" w:right="90" w:hanging="1091"/>
        <w:rPr>
          <w:ins w:id="178" w:author="Brown,James T" w:date="2019-02-03T14:14:00Z"/>
          <w:color w:val="000000" w:themeColor="text1"/>
        </w:rPr>
      </w:pPr>
    </w:p>
    <w:p w14:paraId="3EDCB6A4" w14:textId="3457753D" w:rsidR="00206B10" w:rsidRDefault="00206B10">
      <w:pPr>
        <w:spacing w:line="259" w:lineRule="auto"/>
        <w:ind w:left="1076" w:right="90" w:hanging="1091"/>
        <w:rPr>
          <w:ins w:id="179" w:author="Brown,James T" w:date="2019-02-03T14:14:00Z"/>
          <w:color w:val="000000" w:themeColor="text1"/>
        </w:rPr>
      </w:pPr>
    </w:p>
    <w:p w14:paraId="1A397FD3" w14:textId="2AE99340" w:rsidR="00206B10" w:rsidRDefault="00206B10">
      <w:pPr>
        <w:spacing w:line="259" w:lineRule="auto"/>
        <w:ind w:left="1076" w:right="90" w:hanging="1091"/>
        <w:rPr>
          <w:ins w:id="180" w:author="Brown,James T" w:date="2019-02-03T14:14:00Z"/>
          <w:color w:val="000000" w:themeColor="text1"/>
        </w:rPr>
      </w:pPr>
    </w:p>
    <w:p w14:paraId="5DC2D0AB" w14:textId="15CC28D5" w:rsidR="00206B10" w:rsidRDefault="00206B10">
      <w:pPr>
        <w:spacing w:line="259" w:lineRule="auto"/>
        <w:ind w:left="1076" w:right="90" w:hanging="1091"/>
        <w:rPr>
          <w:ins w:id="181" w:author="Brown,James T" w:date="2019-02-03T14:14:00Z"/>
          <w:color w:val="000000" w:themeColor="text1"/>
        </w:rPr>
      </w:pPr>
    </w:p>
    <w:p w14:paraId="54473EC1" w14:textId="4C3F67FA" w:rsidR="00206B10" w:rsidRDefault="00206B10">
      <w:pPr>
        <w:spacing w:line="259" w:lineRule="auto"/>
        <w:ind w:left="1076" w:right="90" w:hanging="1091"/>
        <w:rPr>
          <w:ins w:id="182" w:author="Brown,James T" w:date="2019-02-03T14:14:00Z"/>
          <w:color w:val="000000" w:themeColor="text1"/>
        </w:rPr>
      </w:pPr>
    </w:p>
    <w:p w14:paraId="3784B0F2" w14:textId="7885068F" w:rsidR="00206B10" w:rsidRDefault="00206B10">
      <w:pPr>
        <w:spacing w:line="259" w:lineRule="auto"/>
        <w:ind w:left="1076" w:right="90" w:hanging="1091"/>
        <w:rPr>
          <w:ins w:id="183" w:author="Brown,James T" w:date="2019-02-03T14:14:00Z"/>
          <w:color w:val="000000" w:themeColor="text1"/>
        </w:rPr>
      </w:pPr>
    </w:p>
    <w:p w14:paraId="22598334" w14:textId="5F0B210E" w:rsidR="00206B10" w:rsidRDefault="00206B10">
      <w:pPr>
        <w:spacing w:line="259" w:lineRule="auto"/>
        <w:ind w:left="1076" w:right="90" w:hanging="1091"/>
        <w:rPr>
          <w:ins w:id="184" w:author="Brown,James T" w:date="2019-02-03T14:14:00Z"/>
          <w:color w:val="000000" w:themeColor="text1"/>
        </w:rPr>
      </w:pPr>
    </w:p>
    <w:p w14:paraId="48FFF4A5" w14:textId="1E5940A0" w:rsidR="00206B10" w:rsidRDefault="00206B10">
      <w:pPr>
        <w:spacing w:line="259" w:lineRule="auto"/>
        <w:ind w:left="1076" w:right="90" w:hanging="1091"/>
        <w:rPr>
          <w:ins w:id="185" w:author="Brown,James T" w:date="2019-02-03T14:14:00Z"/>
          <w:color w:val="000000" w:themeColor="text1"/>
        </w:rPr>
      </w:pPr>
    </w:p>
    <w:p w14:paraId="6110F611" w14:textId="62BCD000" w:rsidR="00206B10" w:rsidRDefault="00206B10">
      <w:pPr>
        <w:spacing w:line="259" w:lineRule="auto"/>
        <w:ind w:left="1076" w:right="90" w:hanging="1091"/>
        <w:rPr>
          <w:ins w:id="186" w:author="Brown,James T" w:date="2019-02-03T14:14:00Z"/>
          <w:color w:val="000000" w:themeColor="text1"/>
        </w:rPr>
      </w:pPr>
    </w:p>
    <w:p w14:paraId="00848A70" w14:textId="77BF9684" w:rsidR="00206B10" w:rsidRDefault="00206B10">
      <w:pPr>
        <w:spacing w:line="259" w:lineRule="auto"/>
        <w:ind w:left="1076" w:right="90" w:hanging="1091"/>
        <w:rPr>
          <w:ins w:id="187" w:author="Brown,James T" w:date="2019-02-03T14:14:00Z"/>
          <w:color w:val="000000" w:themeColor="text1"/>
        </w:rPr>
      </w:pPr>
    </w:p>
    <w:p w14:paraId="0BFE5020" w14:textId="3654988B" w:rsidR="00206B10" w:rsidRDefault="00206B10">
      <w:pPr>
        <w:spacing w:line="259" w:lineRule="auto"/>
        <w:ind w:left="1076" w:right="90" w:hanging="1091"/>
        <w:rPr>
          <w:ins w:id="188" w:author="Brown,James T" w:date="2019-02-03T14:14:00Z"/>
          <w:color w:val="000000" w:themeColor="text1"/>
        </w:rPr>
      </w:pPr>
    </w:p>
    <w:p w14:paraId="666CD9D2" w14:textId="78ED3882" w:rsidR="00206B10" w:rsidRDefault="00206B10">
      <w:pPr>
        <w:spacing w:line="259" w:lineRule="auto"/>
        <w:ind w:left="1076" w:right="90" w:hanging="1091"/>
        <w:rPr>
          <w:ins w:id="189" w:author="Brown,James T" w:date="2019-02-03T14:14:00Z"/>
          <w:color w:val="000000" w:themeColor="text1"/>
        </w:rPr>
      </w:pPr>
    </w:p>
    <w:p w14:paraId="3F9DD0A8" w14:textId="245A9992" w:rsidR="00206B10" w:rsidRDefault="00206B10">
      <w:pPr>
        <w:spacing w:line="259" w:lineRule="auto"/>
        <w:ind w:left="1076" w:right="90" w:hanging="1091"/>
        <w:rPr>
          <w:ins w:id="190" w:author="Brown,James T" w:date="2019-02-03T14:14:00Z"/>
          <w:color w:val="000000" w:themeColor="text1"/>
        </w:rPr>
      </w:pPr>
    </w:p>
    <w:p w14:paraId="42C23607" w14:textId="2F9F8907" w:rsidR="00206B10" w:rsidRDefault="00206B10">
      <w:pPr>
        <w:spacing w:line="259" w:lineRule="auto"/>
        <w:ind w:left="1076" w:right="90" w:hanging="1091"/>
        <w:rPr>
          <w:ins w:id="191" w:author="Brown,James T" w:date="2019-02-03T14:14:00Z"/>
          <w:color w:val="000000" w:themeColor="text1"/>
        </w:rPr>
      </w:pPr>
    </w:p>
    <w:p w14:paraId="1658AD42" w14:textId="62FB7D0A" w:rsidR="00206B10" w:rsidRDefault="00206B10">
      <w:pPr>
        <w:spacing w:line="259" w:lineRule="auto"/>
        <w:ind w:left="1076" w:right="90" w:hanging="1091"/>
        <w:rPr>
          <w:ins w:id="192" w:author="Brown,James T" w:date="2019-02-03T14:14:00Z"/>
          <w:color w:val="000000" w:themeColor="text1"/>
        </w:rPr>
      </w:pPr>
    </w:p>
    <w:p w14:paraId="64F8CE15" w14:textId="3806F996" w:rsidR="00206B10" w:rsidRDefault="00206B10">
      <w:pPr>
        <w:spacing w:line="259" w:lineRule="auto"/>
        <w:ind w:left="1076" w:right="90" w:hanging="1091"/>
        <w:rPr>
          <w:ins w:id="193" w:author="Brown,James T" w:date="2019-02-03T14:14:00Z"/>
          <w:color w:val="000000" w:themeColor="text1"/>
        </w:rPr>
      </w:pPr>
    </w:p>
    <w:p w14:paraId="7EA1AFED" w14:textId="1BE71F65" w:rsidR="00206B10" w:rsidRDefault="00206B10">
      <w:pPr>
        <w:spacing w:line="259" w:lineRule="auto"/>
        <w:ind w:left="1076" w:right="90" w:hanging="1091"/>
        <w:rPr>
          <w:ins w:id="194" w:author="Brown,James T" w:date="2019-02-03T14:14:00Z"/>
          <w:color w:val="000000" w:themeColor="text1"/>
        </w:rPr>
      </w:pPr>
    </w:p>
    <w:p w14:paraId="0CAC28C1" w14:textId="43A43D65" w:rsidR="00206B10" w:rsidRDefault="00206B10">
      <w:pPr>
        <w:spacing w:line="259" w:lineRule="auto"/>
        <w:ind w:left="1076" w:right="90" w:hanging="1091"/>
        <w:rPr>
          <w:ins w:id="195" w:author="Brown,James T" w:date="2019-02-03T14:14:00Z"/>
          <w:color w:val="000000" w:themeColor="text1"/>
        </w:rPr>
      </w:pPr>
    </w:p>
    <w:p w14:paraId="0ED417E6" w14:textId="79A57B9D" w:rsidR="00206B10" w:rsidRDefault="00206B10">
      <w:pPr>
        <w:spacing w:line="259" w:lineRule="auto"/>
        <w:ind w:left="1076" w:right="90" w:hanging="1091"/>
        <w:rPr>
          <w:ins w:id="196" w:author="Brown,James T" w:date="2019-02-03T14:14:00Z"/>
          <w:color w:val="000000" w:themeColor="text1"/>
        </w:rPr>
      </w:pPr>
    </w:p>
    <w:p w14:paraId="5C84248E" w14:textId="77777777" w:rsidR="00206B10" w:rsidRDefault="00206B10">
      <w:pPr>
        <w:spacing w:line="259" w:lineRule="auto"/>
        <w:ind w:left="1076" w:right="90" w:hanging="1091"/>
        <w:rPr>
          <w:ins w:id="197" w:author="Brown,James T" w:date="2019-02-03T14:14:00Z"/>
          <w:color w:val="000000" w:themeColor="text1"/>
        </w:rPr>
      </w:pPr>
    </w:p>
    <w:p w14:paraId="09F74468" w14:textId="77777777" w:rsidR="00206B10" w:rsidRDefault="00206B10">
      <w:pPr>
        <w:spacing w:line="259" w:lineRule="auto"/>
        <w:ind w:left="1076" w:right="90" w:hanging="1091"/>
        <w:rPr>
          <w:ins w:id="198" w:author="Brown,James T" w:date="2019-02-03T14:14:00Z"/>
          <w:color w:val="000000" w:themeColor="text1"/>
        </w:rPr>
      </w:pPr>
    </w:p>
    <w:p w14:paraId="2FA13037" w14:textId="3B175A7D" w:rsidR="006F58EA" w:rsidRPr="004F09C9" w:rsidRDefault="00D27C9E">
      <w:pPr>
        <w:spacing w:line="259" w:lineRule="auto"/>
        <w:ind w:left="1076" w:right="90" w:hanging="1091"/>
        <w:rPr>
          <w:color w:val="000000" w:themeColor="text1"/>
        </w:rPr>
      </w:pPr>
      <w:r w:rsidRPr="004F09C9">
        <w:rPr>
          <w:color w:val="000000" w:themeColor="text1"/>
        </w:rPr>
        <w:lastRenderedPageBreak/>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3509AC20" w14:textId="2A7D1279" w:rsidR="00D27C9E" w:rsidRDefault="00D27C9E">
      <w:pPr>
        <w:spacing w:line="259" w:lineRule="auto"/>
        <w:ind w:left="1076" w:right="90" w:hanging="1091"/>
        <w:rPr>
          <w:ins w:id="199" w:author="Brown,James T" w:date="2019-02-03T14:15:00Z"/>
          <w:color w:val="000000" w:themeColor="text1"/>
        </w:rPr>
      </w:pPr>
    </w:p>
    <w:p w14:paraId="1B3A658B" w14:textId="2A563C75" w:rsidR="00206B10" w:rsidRDefault="00206B10">
      <w:pPr>
        <w:spacing w:line="259" w:lineRule="auto"/>
        <w:ind w:left="1076" w:right="90" w:hanging="1091"/>
        <w:rPr>
          <w:ins w:id="200" w:author="Brown,James T" w:date="2019-02-03T14:15:00Z"/>
          <w:color w:val="000000" w:themeColor="text1"/>
        </w:rPr>
      </w:pPr>
    </w:p>
    <w:p w14:paraId="495A241D" w14:textId="2228594C" w:rsidR="00206B10" w:rsidRDefault="00206B10">
      <w:pPr>
        <w:spacing w:line="259" w:lineRule="auto"/>
        <w:ind w:left="1076" w:right="90" w:hanging="1091"/>
        <w:rPr>
          <w:ins w:id="201" w:author="Brown,James T" w:date="2019-02-03T14:15:00Z"/>
          <w:color w:val="000000" w:themeColor="text1"/>
        </w:rPr>
      </w:pPr>
    </w:p>
    <w:p w14:paraId="00F671DC" w14:textId="097AAFB6" w:rsidR="00206B10" w:rsidRDefault="00206B10">
      <w:pPr>
        <w:spacing w:line="259" w:lineRule="auto"/>
        <w:ind w:left="1076" w:right="90" w:hanging="1091"/>
        <w:rPr>
          <w:ins w:id="202" w:author="Brown,James T" w:date="2019-02-03T14:15:00Z"/>
          <w:color w:val="000000" w:themeColor="text1"/>
        </w:rPr>
      </w:pPr>
    </w:p>
    <w:p w14:paraId="42B381BB" w14:textId="7B84B324" w:rsidR="00206B10" w:rsidRDefault="00206B10">
      <w:pPr>
        <w:spacing w:line="259" w:lineRule="auto"/>
        <w:ind w:left="1076" w:right="90" w:hanging="1091"/>
        <w:rPr>
          <w:ins w:id="203" w:author="Brown,James T" w:date="2019-02-03T14:15:00Z"/>
          <w:color w:val="000000" w:themeColor="text1"/>
        </w:rPr>
      </w:pPr>
    </w:p>
    <w:p w14:paraId="2CD96A42" w14:textId="2BCE3B52" w:rsidR="00206B10" w:rsidRDefault="00206B10">
      <w:pPr>
        <w:spacing w:line="259" w:lineRule="auto"/>
        <w:ind w:left="1076" w:right="90" w:hanging="1091"/>
        <w:rPr>
          <w:ins w:id="204" w:author="Brown,James T" w:date="2019-02-03T14:15:00Z"/>
          <w:color w:val="000000" w:themeColor="text1"/>
        </w:rPr>
      </w:pPr>
    </w:p>
    <w:p w14:paraId="21C68E5C" w14:textId="59502388" w:rsidR="00206B10" w:rsidRDefault="00206B10">
      <w:pPr>
        <w:spacing w:line="259" w:lineRule="auto"/>
        <w:ind w:left="1076" w:right="90" w:hanging="1091"/>
        <w:rPr>
          <w:ins w:id="205" w:author="Brown,James T" w:date="2019-02-03T14:15:00Z"/>
          <w:color w:val="000000" w:themeColor="text1"/>
        </w:rPr>
      </w:pPr>
    </w:p>
    <w:p w14:paraId="726FF683" w14:textId="4C510530" w:rsidR="00206B10" w:rsidRDefault="00206B10">
      <w:pPr>
        <w:spacing w:line="259" w:lineRule="auto"/>
        <w:ind w:left="1076" w:right="90" w:hanging="1091"/>
        <w:rPr>
          <w:ins w:id="206" w:author="Brown,James T" w:date="2019-02-03T14:15:00Z"/>
          <w:color w:val="000000" w:themeColor="text1"/>
        </w:rPr>
      </w:pPr>
    </w:p>
    <w:p w14:paraId="5B40D72E" w14:textId="77777777" w:rsidR="00206B10" w:rsidRPr="004F09C9" w:rsidRDefault="00206B10">
      <w:pPr>
        <w:spacing w:line="259" w:lineRule="auto"/>
        <w:ind w:left="1076" w:right="90" w:hanging="1091"/>
        <w:rPr>
          <w:color w:val="000000" w:themeColor="text1"/>
        </w:rPr>
      </w:pPr>
    </w:p>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lastRenderedPageBreak/>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207"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208"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Beck, S. D.</w:t>
      </w:r>
      <w:del w:id="209"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14309C18"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210" w:author="Brown,James T" w:date="2019-02-03T11:14:00Z">
        <w:r w:rsidR="002E45AE">
          <w:rPr>
            <w:color w:val="000000" w:themeColor="text1"/>
          </w:rPr>
          <w:t xml:space="preserve"> </w:t>
        </w:r>
      </w:ins>
      <w:del w:id="211"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6E0A1766" w:rsidR="006F58EA" w:rsidRPr="004F09C9" w:rsidRDefault="00D27C9E">
      <w:pPr>
        <w:ind w:left="219" w:right="90" w:hanging="234"/>
        <w:rPr>
          <w:color w:val="000000" w:themeColor="text1"/>
        </w:rPr>
      </w:pPr>
      <w:r w:rsidRPr="004F09C9">
        <w:rPr>
          <w:color w:val="000000" w:themeColor="text1"/>
        </w:rPr>
        <w:lastRenderedPageBreak/>
        <w:t>Bradshaw, W. E.</w:t>
      </w:r>
      <w:del w:id="212" w:author="Brown,James T" w:date="2019-02-03T11:14:00Z">
        <w:r w:rsidRPr="004F09C9" w:rsidDel="002E45AE">
          <w:rPr>
            <w:color w:val="000000" w:themeColor="text1"/>
          </w:rPr>
          <w:delText>,</w:delText>
        </w:r>
      </w:del>
      <w:r w:rsidRPr="004F09C9">
        <w:rPr>
          <w:color w:val="000000" w:themeColor="text1"/>
        </w:rPr>
        <w:t xml:space="preserve"> and C. M. Holzapfel.</w:t>
      </w:r>
      <w:ins w:id="213" w:author="Brown,James T" w:date="2019-02-03T11:13:00Z">
        <w:r w:rsidR="002E45AE">
          <w:rPr>
            <w:color w:val="000000" w:themeColor="text1"/>
          </w:rPr>
          <w:t xml:space="preserve"> </w:t>
        </w:r>
      </w:ins>
      <w:del w:id="214"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215"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216"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079A3566"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217" w:author="Brown,James T" w:date="2019-02-03T11:15:00Z">
        <w:r w:rsidR="00C87443">
          <w:rPr>
            <w:color w:val="000000" w:themeColor="text1"/>
          </w:rPr>
          <w:t>.</w:t>
        </w:r>
      </w:ins>
      <w:del w:id="218"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41FF2D59" w:rsidR="006F58EA" w:rsidRPr="004F09C9" w:rsidRDefault="00D27C9E">
      <w:pPr>
        <w:ind w:left="219" w:right="90" w:hanging="234"/>
        <w:rPr>
          <w:color w:val="000000" w:themeColor="text1"/>
        </w:rPr>
      </w:pPr>
      <w:proofErr w:type="spellStart"/>
      <w:r w:rsidRPr="004F09C9">
        <w:rPr>
          <w:color w:val="000000" w:themeColor="text1"/>
        </w:rPr>
        <w:lastRenderedPageBreak/>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219" w:author="Brown,James T" w:date="2019-02-03T11:15:00Z">
        <w:r w:rsidR="00C87443">
          <w:rPr>
            <w:color w:val="000000" w:themeColor="text1"/>
          </w:rPr>
          <w:t>.</w:t>
        </w:r>
      </w:ins>
      <w:del w:id="220"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221"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w:t>
      </w:r>
      <w:del w:id="222"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24D444C7" w14:textId="56F00388"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223" w:author="Brown,James T" w:date="2019-02-03T11:15:00Z">
        <w:r w:rsidR="00C87443">
          <w:rPr>
            <w:color w:val="000000" w:themeColor="text1"/>
          </w:rPr>
          <w:t xml:space="preserve"> </w:t>
        </w:r>
      </w:ins>
      <w:del w:id="224" w:author="Brown,James T" w:date="2019-02-03T11:15:00Z">
        <w:r w:rsidRPr="004F09C9" w:rsidDel="00C87443">
          <w:rPr>
            <w:color w:val="000000" w:themeColor="text1"/>
          </w:rPr>
          <w:tab/>
        </w:r>
      </w:del>
      <w:r w:rsidRPr="004F09C9">
        <w:rPr>
          <w:color w:val="000000" w:themeColor="text1"/>
        </w:rPr>
        <w:t>1999.</w:t>
      </w:r>
      <w:ins w:id="225" w:author="Brown,James T" w:date="2019-02-03T11:15:00Z">
        <w:r w:rsidR="00C87443">
          <w:rPr>
            <w:color w:val="000000" w:themeColor="text1"/>
          </w:rPr>
          <w:t xml:space="preserve"> </w:t>
        </w:r>
      </w:ins>
      <w:del w:id="226" w:author="Brown,James T" w:date="2019-02-03T11:15:00Z">
        <w:r w:rsidRPr="004F09C9" w:rsidDel="00C87443">
          <w:rPr>
            <w:color w:val="000000" w:themeColor="text1"/>
          </w:rPr>
          <w:tab/>
        </w:r>
      </w:del>
      <w:r w:rsidRPr="004F09C9">
        <w:rPr>
          <w:color w:val="000000" w:themeColor="text1"/>
        </w:rPr>
        <w:t>The economics of Bt corn:</w:t>
      </w:r>
      <w:ins w:id="227" w:author="Brown,James T" w:date="2019-02-03T11:15:00Z">
        <w:r w:rsidR="00C87443">
          <w:rPr>
            <w:color w:val="000000" w:themeColor="text1"/>
          </w:rPr>
          <w:t xml:space="preserve"> </w:t>
        </w:r>
      </w:ins>
      <w:del w:id="228"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50C46AE5" w:rsidR="006F58EA" w:rsidRPr="004F09C9" w:rsidRDefault="00D27C9E">
      <w:pPr>
        <w:spacing w:after="163" w:line="259" w:lineRule="auto"/>
        <w:ind w:left="-5" w:right="90"/>
        <w:rPr>
          <w:color w:val="000000" w:themeColor="text1"/>
        </w:rPr>
      </w:pPr>
      <w:r w:rsidRPr="004F09C9">
        <w:rPr>
          <w:color w:val="000000" w:themeColor="text1"/>
        </w:rPr>
        <w:t>IPCC</w:t>
      </w:r>
      <w:ins w:id="229" w:author="Brown,James T" w:date="2019-02-03T11:16:00Z">
        <w:r w:rsidR="00C87443">
          <w:rPr>
            <w:color w:val="000000" w:themeColor="text1"/>
          </w:rPr>
          <w:t>.</w:t>
        </w:r>
      </w:ins>
      <w:del w:id="230"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6FCD163F" w14:textId="4544218A" w:rsidR="006F58EA" w:rsidRPr="004F09C9" w:rsidRDefault="00D27C9E">
      <w:pPr>
        <w:ind w:left="219" w:right="90" w:hanging="234"/>
        <w:rPr>
          <w:color w:val="000000" w:themeColor="text1"/>
        </w:rPr>
      </w:pPr>
      <w:r w:rsidRPr="004F09C9">
        <w:rPr>
          <w:color w:val="000000" w:themeColor="text1"/>
        </w:rPr>
        <w:t>Kim, C.</w:t>
      </w:r>
      <w:del w:id="231" w:author="Brown,James T" w:date="2019-02-03T11:16:00Z">
        <w:r w:rsidRPr="004F09C9" w:rsidDel="00C87443">
          <w:rPr>
            <w:color w:val="000000" w:themeColor="text1"/>
          </w:rPr>
          <w:delText>-</w:delText>
        </w:r>
      </w:del>
      <w:ins w:id="232" w:author="Brown,James T" w:date="2019-02-03T11:16:00Z">
        <w:r w:rsidR="00C87443">
          <w:rPr>
            <w:color w:val="000000" w:themeColor="text1"/>
          </w:rPr>
          <w:t>G</w:t>
        </w:r>
      </w:ins>
      <w:del w:id="233"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lastRenderedPageBreak/>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lastRenderedPageBreak/>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lastRenderedPageBreak/>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574AE352"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03T13:07:00Z" w:initials="BT">
    <w:p w14:paraId="0E7AEC24" w14:textId="20B069F8" w:rsidR="0045069E" w:rsidRDefault="0045069E">
      <w:pPr>
        <w:pStyle w:val="CommentText"/>
      </w:pPr>
      <w:r>
        <w:rPr>
          <w:rStyle w:val="CommentReference"/>
        </w:rPr>
        <w:annotationRef/>
      </w:r>
      <w:r>
        <w:rPr>
          <w:rStyle w:val="CommentReference"/>
        </w:rPr>
        <w:t>Do you like the title?</w:t>
      </w:r>
    </w:p>
  </w:comment>
  <w:comment w:id="3" w:author="Dan" w:date="2019-01-29T08:07:00Z" w:initials="D">
    <w:p w14:paraId="5DB09F58" w14:textId="77777777" w:rsidR="0045069E" w:rsidRDefault="0045069E">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4" w:author="Brown,James T" w:date="2019-02-02T11:00:00Z" w:initials="BT">
    <w:p w14:paraId="3F852BA0" w14:textId="280E8C6B" w:rsidR="0045069E" w:rsidRDefault="0045069E">
      <w:pPr>
        <w:pStyle w:val="CommentText"/>
      </w:pPr>
      <w:r>
        <w:rPr>
          <w:rStyle w:val="CommentReference"/>
        </w:rPr>
        <w:annotationRef/>
      </w:r>
      <w:r>
        <w:t>This statement has been rephrased</w:t>
      </w:r>
    </w:p>
  </w:comment>
  <w:comment w:id="8" w:author="Dan" w:date="2019-01-29T08:42:00Z" w:initials="D">
    <w:p w14:paraId="4E950540" w14:textId="446FA901" w:rsidR="0045069E" w:rsidRDefault="0045069E">
      <w:pPr>
        <w:pStyle w:val="CommentText"/>
      </w:pPr>
      <w:r>
        <w:rPr>
          <w:rStyle w:val="CommentReference"/>
        </w:rPr>
        <w:annotationRef/>
      </w:r>
      <w:r>
        <w:t xml:space="preserve">What does this mean? Do you mean to say their degree of growth and development? </w:t>
      </w:r>
    </w:p>
  </w:comment>
  <w:comment w:id="9" w:author="Brown,James T" w:date="2019-01-30T18:59:00Z" w:initials="BT">
    <w:p w14:paraId="0D917A95" w14:textId="56D1DDDC" w:rsidR="0045069E" w:rsidRDefault="0045069E">
      <w:pPr>
        <w:pStyle w:val="CommentText"/>
      </w:pPr>
      <w:r>
        <w:rPr>
          <w:rStyle w:val="CommentReference"/>
        </w:rPr>
        <w:annotationRef/>
      </w:r>
      <w:r>
        <w:t>This statement was rewritten</w:t>
      </w:r>
    </w:p>
  </w:comment>
  <w:comment w:id="10" w:author="Dan" w:date="2019-01-29T08:58:00Z" w:initials="D">
    <w:p w14:paraId="0C8C5580" w14:textId="77777777" w:rsidR="0045069E" w:rsidRDefault="0045069E" w:rsidP="0063279C">
      <w:pPr>
        <w:pStyle w:val="CommentText"/>
      </w:pPr>
      <w:r>
        <w:rPr>
          <w:rStyle w:val="CommentReference"/>
        </w:rPr>
        <w:annotationRef/>
      </w:r>
      <w:r>
        <w:t xml:space="preserve">What made this a generalized linear model? Random factor? Link function of some type? Please list it. </w:t>
      </w:r>
    </w:p>
  </w:comment>
  <w:comment w:id="11" w:author="Brown,James T" w:date="2019-01-30T10:30:00Z" w:initials="BT">
    <w:p w14:paraId="7EB8C718" w14:textId="3583913D" w:rsidR="0045069E" w:rsidRDefault="0045069E" w:rsidP="0063279C">
      <w:pPr>
        <w:pStyle w:val="CommentText"/>
      </w:pPr>
      <w:r>
        <w:rPr>
          <w:rStyle w:val="CommentReference"/>
        </w:rPr>
        <w:annotationRef/>
      </w:r>
      <w:r>
        <w:rPr>
          <w:rStyle w:val="CommentReference"/>
        </w:rPr>
        <w:t>I made changes to this statement to reflect the model I used to analyze my data.</w:t>
      </w:r>
    </w:p>
  </w:comment>
  <w:comment w:id="12" w:author="Dan" w:date="2019-01-29T09:16:00Z" w:initials="D">
    <w:p w14:paraId="2D46657D" w14:textId="37498C79" w:rsidR="0045069E" w:rsidRDefault="0045069E">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13" w:author="Dan" w:date="2019-01-29T09:19:00Z" w:initials="D">
    <w:p w14:paraId="14FBFF37" w14:textId="2B2B413D" w:rsidR="0045069E" w:rsidRDefault="0045069E">
      <w:pPr>
        <w:pStyle w:val="CommentText"/>
      </w:pPr>
      <w:r>
        <w:rPr>
          <w:rStyle w:val="CommentReference"/>
        </w:rPr>
        <w:annotationRef/>
      </w:r>
      <w:r>
        <w:t xml:space="preserve">You talk about the difference in the timing of peak wet mass, why not compare peak wet mass formally? </w:t>
      </w:r>
    </w:p>
  </w:comment>
  <w:comment w:id="21" w:author="Dan" w:date="2019-01-29T09:37:00Z" w:initials="D">
    <w:p w14:paraId="7B4EF2AE" w14:textId="77777777" w:rsidR="0045069E" w:rsidRDefault="0045069E" w:rsidP="00560914">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22" w:author="Brown,James T" w:date="2019-01-30T10:31:00Z" w:initials="BT">
    <w:p w14:paraId="1EC0FB18" w14:textId="77777777" w:rsidR="0045069E" w:rsidRDefault="0045069E" w:rsidP="00560914">
      <w:pPr>
        <w:pStyle w:val="CommentText"/>
      </w:pPr>
      <w:r>
        <w:rPr>
          <w:rStyle w:val="CommentReference"/>
        </w:rPr>
        <w:annotationRef/>
      </w:r>
      <w:r>
        <w:t>Although I did not measure wandering. When wandering day is assumed according to the wandering assay I notice that there is __ at the start of diapause</w:t>
      </w:r>
    </w:p>
  </w:comment>
  <w:comment w:id="23" w:author="Dan" w:date="2019-01-29T09:34:00Z" w:initials="D">
    <w:p w14:paraId="5CE3E3A9" w14:textId="77777777" w:rsidR="0045069E" w:rsidRDefault="0045069E" w:rsidP="00A221E4">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24" w:author="Brown,James T" w:date="2019-02-03T16:24:00Z" w:initials="BT">
    <w:p w14:paraId="2483D54D" w14:textId="528C2280" w:rsidR="0045069E" w:rsidRDefault="0045069E">
      <w:pPr>
        <w:pStyle w:val="CommentText"/>
      </w:pPr>
      <w:r>
        <w:rPr>
          <w:rStyle w:val="CommentReference"/>
        </w:rPr>
        <w:annotationRef/>
      </w:r>
      <w:r>
        <w:t>I amended this statement to make that point clearer</w:t>
      </w:r>
    </w:p>
  </w:comment>
  <w:comment w:id="25" w:author="Dan" w:date="2019-01-29T09:43:00Z" w:initials="D">
    <w:p w14:paraId="649B749B" w14:textId="0F07D12F" w:rsidR="0045069E" w:rsidRDefault="0045069E">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26" w:author="Dan" w:date="2019-01-29T09:59:00Z" w:initials="D">
    <w:p w14:paraId="10755667" w14:textId="73F6469C" w:rsidR="0045069E" w:rsidRDefault="0045069E">
      <w:pPr>
        <w:pStyle w:val="CommentText"/>
      </w:pPr>
      <w:r>
        <w:rPr>
          <w:rStyle w:val="CommentReference"/>
        </w:rPr>
        <w:annotationRef/>
      </w:r>
      <w:r>
        <w:t xml:space="preserve">You cannot male a statement like this without citing the references that back you up. In fact, you may want to list 1-2 references after each statement in this list of three bold things to say. </w:t>
      </w:r>
    </w:p>
  </w:comment>
  <w:comment w:id="28" w:author="Dan" w:date="2019-01-29T10:01:00Z" w:initials="D">
    <w:p w14:paraId="12A3E19D" w14:textId="0ECCD56B" w:rsidR="0045069E" w:rsidRDefault="0045069E">
      <w:pPr>
        <w:pStyle w:val="CommentText"/>
      </w:pPr>
      <w:r>
        <w:rPr>
          <w:rStyle w:val="CommentReference"/>
        </w:rPr>
        <w:annotationRef/>
      </w:r>
      <w:r>
        <w:t xml:space="preserve">Here is the place to follow with your specific prediction that the long-diapause genotype will have greater stores. </w:t>
      </w:r>
    </w:p>
  </w:comment>
  <w:comment w:id="29" w:author="Dan" w:date="2019-01-29T10:01:00Z" w:initials="D">
    <w:p w14:paraId="63242B82" w14:textId="633D7A16" w:rsidR="0045069E" w:rsidRDefault="0045069E">
      <w:pPr>
        <w:pStyle w:val="CommentText"/>
      </w:pPr>
      <w:r>
        <w:rPr>
          <w:rStyle w:val="CommentReference"/>
        </w:rPr>
        <w:annotationRef/>
      </w:r>
      <w:r>
        <w:t>Citations here?</w:t>
      </w:r>
    </w:p>
  </w:comment>
  <w:comment w:id="30" w:author="Dan" w:date="2019-01-29T10:02:00Z" w:initials="D">
    <w:p w14:paraId="2D03D3D7" w14:textId="4259B389" w:rsidR="0045069E" w:rsidRDefault="0045069E">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33" w:author="Dan" w:date="2019-01-29T10:02:00Z" w:initials="D">
    <w:p w14:paraId="064965EA" w14:textId="1FCAF4CC" w:rsidR="0045069E" w:rsidRDefault="0045069E">
      <w:pPr>
        <w:pStyle w:val="CommentText"/>
      </w:pPr>
      <w:r>
        <w:rPr>
          <w:rStyle w:val="CommentReference"/>
        </w:rPr>
        <w:annotationRef/>
      </w:r>
      <w:r>
        <w:t xml:space="preserve">When you have an association it needs to be between 2 things. Why do you only list one thing here? </w:t>
      </w:r>
    </w:p>
  </w:comment>
  <w:comment w:id="34" w:author="Dan" w:date="2019-01-29T10:02:00Z" w:initials="D">
    <w:p w14:paraId="481DF9EB" w14:textId="19A0568E" w:rsidR="0045069E" w:rsidRDefault="0045069E">
      <w:pPr>
        <w:pStyle w:val="CommentText"/>
      </w:pPr>
      <w:r>
        <w:rPr>
          <w:rStyle w:val="CommentReference"/>
        </w:rPr>
        <w:annotationRef/>
      </w:r>
      <w:r>
        <w:t xml:space="preserve">Did you read this part of the sentence? </w:t>
      </w:r>
    </w:p>
  </w:comment>
  <w:comment w:id="35" w:author="Dan" w:date="2019-01-29T10:03:00Z" w:initials="D">
    <w:p w14:paraId="277F3BE4" w14:textId="0398D75A" w:rsidR="0045069E" w:rsidRDefault="0045069E">
      <w:pPr>
        <w:pStyle w:val="CommentText"/>
      </w:pPr>
      <w:r>
        <w:rPr>
          <w:rStyle w:val="CommentReference"/>
        </w:rPr>
        <w:annotationRef/>
      </w:r>
      <w:r>
        <w:t xml:space="preserve">Again, badly written sentence. </w:t>
      </w:r>
    </w:p>
  </w:comment>
  <w:comment w:id="38" w:author="Dan" w:date="2019-01-29T10:04:00Z" w:initials="D">
    <w:p w14:paraId="198A5BA8" w14:textId="7BA7C60B" w:rsidR="0045069E" w:rsidRDefault="0045069E">
      <w:pPr>
        <w:pStyle w:val="CommentText"/>
      </w:pPr>
      <w:r>
        <w:rPr>
          <w:rStyle w:val="CommentReference"/>
        </w:rPr>
        <w:annotationRef/>
      </w:r>
      <w:r>
        <w:t>Bad editing</w:t>
      </w:r>
    </w:p>
  </w:comment>
  <w:comment w:id="39" w:author="Dan" w:date="2019-01-29T10:05:00Z" w:initials="D">
    <w:p w14:paraId="6E6591CC" w14:textId="0B160690" w:rsidR="0045069E" w:rsidRDefault="0045069E">
      <w:pPr>
        <w:pStyle w:val="CommentText"/>
      </w:pPr>
      <w:r>
        <w:rPr>
          <w:rStyle w:val="CommentReference"/>
        </w:rPr>
        <w:annotationRef/>
      </w:r>
      <w:r>
        <w:t>Also cite my review here.</w:t>
      </w:r>
    </w:p>
  </w:comment>
  <w:comment w:id="45" w:author="Dan" w:date="2019-01-29T10:07:00Z" w:initials="D">
    <w:p w14:paraId="24460B4F" w14:textId="74385AA2" w:rsidR="0045069E" w:rsidRDefault="0045069E">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46" w:author="Dan" w:date="2019-01-29T10:08:00Z" w:initials="D">
    <w:p w14:paraId="30F9F42F" w14:textId="4A8A891E" w:rsidR="0045069E" w:rsidRDefault="0045069E">
      <w:pPr>
        <w:pStyle w:val="CommentText"/>
      </w:pPr>
      <w:r>
        <w:rPr>
          <w:rStyle w:val="CommentReference"/>
        </w:rPr>
        <w:annotationRef/>
      </w:r>
      <w:r>
        <w:t>This is only 2 temperatures, not 4.</w:t>
      </w:r>
    </w:p>
  </w:comment>
  <w:comment w:id="47" w:author="Dan" w:date="2019-01-29T10:09:00Z" w:initials="D">
    <w:p w14:paraId="3FBB2861" w14:textId="2185FAF2" w:rsidR="0045069E" w:rsidRDefault="0045069E">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48" w:author="Dan" w:date="2019-01-29T10:09:00Z" w:initials="D">
    <w:p w14:paraId="2BF8E424" w14:textId="03272430" w:rsidR="0045069E" w:rsidRDefault="0045069E">
      <w:pPr>
        <w:pStyle w:val="CommentText"/>
      </w:pPr>
      <w:r>
        <w:rPr>
          <w:rStyle w:val="CommentReference"/>
        </w:rPr>
        <w:annotationRef/>
      </w:r>
      <w:r>
        <w:t>Bad editing</w:t>
      </w:r>
    </w:p>
  </w:comment>
  <w:comment w:id="51" w:author="Dan" w:date="2019-01-29T10:17:00Z" w:initials="D">
    <w:p w14:paraId="31A76BE6" w14:textId="4BB14250" w:rsidR="0045069E" w:rsidRDefault="0045069E">
      <w:pPr>
        <w:pStyle w:val="CommentText"/>
      </w:pPr>
      <w:r>
        <w:rPr>
          <w:rStyle w:val="CommentReference"/>
        </w:rPr>
        <w:annotationRef/>
      </w:r>
      <w:r>
        <w:t>Like the one what? Do you mean to say “as also observed in European corn borers”</w:t>
      </w:r>
    </w:p>
  </w:comment>
  <w:comment w:id="53" w:author="Dan" w:date="2019-01-29T10:19:00Z" w:initials="D">
    <w:p w14:paraId="2CF6FE8F" w14:textId="6AF03C15" w:rsidR="0045069E" w:rsidRDefault="0045069E">
      <w:pPr>
        <w:pStyle w:val="CommentText"/>
      </w:pPr>
      <w:r>
        <w:rPr>
          <w:rStyle w:val="CommentReference"/>
        </w:rPr>
        <w:annotationRef/>
      </w:r>
      <w:r>
        <w:t xml:space="preserve">Weird formatting. </w:t>
      </w:r>
    </w:p>
  </w:comment>
  <w:comment w:id="54" w:author="Dan" w:date="2019-01-29T10:19:00Z" w:initials="D">
    <w:p w14:paraId="1D3DE146" w14:textId="57122486" w:rsidR="0045069E" w:rsidRDefault="0045069E">
      <w:pPr>
        <w:pStyle w:val="CommentText"/>
      </w:pPr>
      <w:r>
        <w:rPr>
          <w:rStyle w:val="CommentReference"/>
        </w:rPr>
        <w:annotationRef/>
      </w:r>
      <w:r>
        <w:t xml:space="preserve">What pupated? This is an incomplete phrase. </w:t>
      </w:r>
    </w:p>
  </w:comment>
  <w:comment w:id="55" w:author="Dan" w:date="2019-01-29T10:27:00Z" w:initials="D">
    <w:p w14:paraId="578CF5F0" w14:textId="534934A1" w:rsidR="0045069E" w:rsidRDefault="0045069E">
      <w:pPr>
        <w:pStyle w:val="CommentText"/>
      </w:pPr>
      <w:r>
        <w:rPr>
          <w:rStyle w:val="CommentReference"/>
        </w:rPr>
        <w:annotationRef/>
      </w:r>
      <w:r>
        <w:t>You need a citation here.</w:t>
      </w:r>
    </w:p>
  </w:comment>
  <w:comment w:id="56" w:author="Dan" w:date="2019-01-29T10:29:00Z" w:initials="D">
    <w:p w14:paraId="3A74E9DE" w14:textId="69D6C658" w:rsidR="0045069E" w:rsidRDefault="0045069E">
      <w:pPr>
        <w:pStyle w:val="CommentText"/>
      </w:pPr>
      <w:r>
        <w:rPr>
          <w:rStyle w:val="CommentReference"/>
        </w:rPr>
        <w:annotationRef/>
      </w:r>
      <w:r>
        <w:t xml:space="preserve">I do not understand this statement. What do you mean. Why do you not cite the Bradshaw study the first time you refer to it? </w:t>
      </w:r>
    </w:p>
  </w:comment>
  <w:comment w:id="60" w:author="Dan" w:date="2019-01-29T10:31:00Z" w:initials="D">
    <w:p w14:paraId="1D4CC9D4" w14:textId="1566D308" w:rsidR="0045069E" w:rsidRDefault="0045069E">
      <w:pPr>
        <w:pStyle w:val="CommentText"/>
      </w:pPr>
      <w:r>
        <w:rPr>
          <w:rStyle w:val="CommentReference"/>
        </w:rPr>
        <w:annotationRef/>
      </w:r>
      <w:r>
        <w:t xml:space="preserve">Refer to the figure or table. </w:t>
      </w:r>
    </w:p>
  </w:comment>
  <w:comment w:id="61" w:author="Dan" w:date="2019-01-29T10:31:00Z" w:initials="D">
    <w:p w14:paraId="24BA92B4" w14:textId="357E1AB4" w:rsidR="0045069E" w:rsidRDefault="0045069E">
      <w:pPr>
        <w:pStyle w:val="CommentText"/>
      </w:pPr>
      <w:r>
        <w:rPr>
          <w:rStyle w:val="CommentReference"/>
        </w:rPr>
        <w:annotationRef/>
      </w:r>
      <w:r>
        <w:t xml:space="preserve">Cut this down and combine it with the previous sentence. </w:t>
      </w:r>
    </w:p>
  </w:comment>
  <w:comment w:id="62" w:author="Dan" w:date="2019-01-29T10:33:00Z" w:initials="D">
    <w:p w14:paraId="41D34348" w14:textId="415FB1F6" w:rsidR="0045069E" w:rsidRDefault="0045069E">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74" w:author="Dan" w:date="2019-01-29T10:42:00Z" w:initials="D">
    <w:p w14:paraId="50EB1D82" w14:textId="40C0B1B9" w:rsidR="0045069E" w:rsidRDefault="0045069E">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45069E" w:rsidRDefault="0045069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AEC24" w15:done="0"/>
  <w15:commentEx w15:paraId="5DB09F58" w15:done="0"/>
  <w15:commentEx w15:paraId="3F852BA0" w15:paraIdParent="5DB09F58" w15:done="0"/>
  <w15:commentEx w15:paraId="4E950540" w15:done="0"/>
  <w15:commentEx w15:paraId="0D917A95" w15:paraIdParent="4E950540" w15:done="0"/>
  <w15:commentEx w15:paraId="0C8C5580" w15:done="0"/>
  <w15:commentEx w15:paraId="7EB8C718" w15:paraIdParent="0C8C5580" w15:done="0"/>
  <w15:commentEx w15:paraId="2D46657D" w15:done="0"/>
  <w15:commentEx w15:paraId="14FBFF37" w15:done="0"/>
  <w15:commentEx w15:paraId="7B4EF2AE" w15:done="0"/>
  <w15:commentEx w15:paraId="1EC0FB18" w15:paraIdParent="7B4EF2AE" w15:done="0"/>
  <w15:commentEx w15:paraId="5CE3E3A9" w15:done="0"/>
  <w15:commentEx w15:paraId="2483D54D" w15:paraIdParent="5CE3E3A9" w15:done="0"/>
  <w15:commentEx w15:paraId="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AEC24" w16cid:durableId="200165F4"/>
  <w16cid:commentId w16cid:paraId="5DB09F58" w16cid:durableId="1FFBE46A"/>
  <w16cid:commentId w16cid:paraId="3F852BA0" w16cid:durableId="1FFFF6E1"/>
  <w16cid:commentId w16cid:paraId="4E950540" w16cid:durableId="1FFFF27B"/>
  <w16cid:commentId w16cid:paraId="0D917A95" w16cid:durableId="1FFC72A7"/>
  <w16cid:commentId w16cid:paraId="0C8C5580" w16cid:durableId="1FFBE47E"/>
  <w16cid:commentId w16cid:paraId="7EB8C718" w16cid:durableId="1FFBFB4A"/>
  <w16cid:commentId w16cid:paraId="2D46657D" w16cid:durableId="1FFBE480"/>
  <w16cid:commentId w16cid:paraId="14FBFF37" w16cid:durableId="1FFBE482"/>
  <w16cid:commentId w16cid:paraId="7B4EF2AE" w16cid:durableId="2002CE43"/>
  <w16cid:commentId w16cid:paraId="1EC0FB18" w16cid:durableId="1FFBFB7A"/>
  <w16cid:commentId w16cid:paraId="5CE3E3A9" w16cid:durableId="1FFBE486"/>
  <w16cid:commentId w16cid:paraId="2483D54D" w16cid:durableId="2001944E"/>
  <w16cid:commentId w16cid:paraId="649B749B" w16cid:durableId="1FFBE488"/>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42387" w14:textId="77777777" w:rsidR="00534357" w:rsidRDefault="00534357">
      <w:pPr>
        <w:spacing w:after="0" w:line="240" w:lineRule="auto"/>
      </w:pPr>
      <w:r>
        <w:separator/>
      </w:r>
    </w:p>
  </w:endnote>
  <w:endnote w:type="continuationSeparator" w:id="0">
    <w:p w14:paraId="546A9F4B" w14:textId="77777777" w:rsidR="00534357" w:rsidRDefault="0053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45069E" w:rsidRDefault="0045069E">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45069E" w:rsidRDefault="0045069E">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45069E" w:rsidRDefault="0045069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45069E" w:rsidRDefault="0045069E">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45069E" w:rsidRDefault="0045069E">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45069E" w:rsidRDefault="0045069E">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45069E" w:rsidRDefault="0045069E">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45069E" w:rsidRDefault="0045069E">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45069E" w:rsidRDefault="0045069E">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2CD8D" w14:textId="77777777" w:rsidR="00534357" w:rsidRDefault="00534357">
      <w:pPr>
        <w:spacing w:after="0" w:line="240" w:lineRule="auto"/>
      </w:pPr>
      <w:r>
        <w:separator/>
      </w:r>
    </w:p>
  </w:footnote>
  <w:footnote w:type="continuationSeparator" w:id="0">
    <w:p w14:paraId="5B12ED97" w14:textId="77777777" w:rsidR="00534357" w:rsidRDefault="00534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45069E" w:rsidRDefault="0045069E">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45069E" w:rsidRDefault="0045069E">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45069E" w:rsidRDefault="0045069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45069E" w:rsidRDefault="0045069E">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45069E" w:rsidRDefault="0045069E">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45069E" w:rsidRDefault="0045069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45069E" w:rsidRDefault="0045069E">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45069E" w:rsidRDefault="0045069E">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45069E" w:rsidRDefault="0045069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9pt;height:48.25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978A9"/>
    <w:rsid w:val="000A008B"/>
    <w:rsid w:val="000D6E6E"/>
    <w:rsid w:val="000E1D1C"/>
    <w:rsid w:val="000E69EC"/>
    <w:rsid w:val="001011C2"/>
    <w:rsid w:val="00101994"/>
    <w:rsid w:val="0014256A"/>
    <w:rsid w:val="001600C3"/>
    <w:rsid w:val="001B705E"/>
    <w:rsid w:val="001C527C"/>
    <w:rsid w:val="001C6E15"/>
    <w:rsid w:val="001F744C"/>
    <w:rsid w:val="00206B10"/>
    <w:rsid w:val="00210119"/>
    <w:rsid w:val="00247503"/>
    <w:rsid w:val="00274996"/>
    <w:rsid w:val="002959D9"/>
    <w:rsid w:val="002960D2"/>
    <w:rsid w:val="002C7438"/>
    <w:rsid w:val="002D0CB1"/>
    <w:rsid w:val="002D7BCE"/>
    <w:rsid w:val="002E45AE"/>
    <w:rsid w:val="00315D8F"/>
    <w:rsid w:val="00323875"/>
    <w:rsid w:val="003240C8"/>
    <w:rsid w:val="00333DE5"/>
    <w:rsid w:val="00345E06"/>
    <w:rsid w:val="0035668A"/>
    <w:rsid w:val="003571AB"/>
    <w:rsid w:val="003C04C1"/>
    <w:rsid w:val="004179BB"/>
    <w:rsid w:val="004370E5"/>
    <w:rsid w:val="0045069E"/>
    <w:rsid w:val="00451DDE"/>
    <w:rsid w:val="00483A1B"/>
    <w:rsid w:val="00490123"/>
    <w:rsid w:val="004A056B"/>
    <w:rsid w:val="004C310D"/>
    <w:rsid w:val="004D5603"/>
    <w:rsid w:val="004F09C9"/>
    <w:rsid w:val="00534357"/>
    <w:rsid w:val="00560914"/>
    <w:rsid w:val="0056454F"/>
    <w:rsid w:val="005B2DDE"/>
    <w:rsid w:val="005B3839"/>
    <w:rsid w:val="005C0337"/>
    <w:rsid w:val="005D29A0"/>
    <w:rsid w:val="005F7D5A"/>
    <w:rsid w:val="006023CB"/>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6F1F"/>
    <w:rsid w:val="007C1A3D"/>
    <w:rsid w:val="007C3B04"/>
    <w:rsid w:val="007F6A28"/>
    <w:rsid w:val="008E6E23"/>
    <w:rsid w:val="008F5C7F"/>
    <w:rsid w:val="00901907"/>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A1215"/>
    <w:rsid w:val="00AC406C"/>
    <w:rsid w:val="00B2050F"/>
    <w:rsid w:val="00B30EA8"/>
    <w:rsid w:val="00B662AB"/>
    <w:rsid w:val="00BD276A"/>
    <w:rsid w:val="00BD5589"/>
    <w:rsid w:val="00BF42BE"/>
    <w:rsid w:val="00BF7588"/>
    <w:rsid w:val="00C040FA"/>
    <w:rsid w:val="00C11ECF"/>
    <w:rsid w:val="00C136E2"/>
    <w:rsid w:val="00C41DB6"/>
    <w:rsid w:val="00C82911"/>
    <w:rsid w:val="00C87443"/>
    <w:rsid w:val="00CA7658"/>
    <w:rsid w:val="00CB11F9"/>
    <w:rsid w:val="00CE2926"/>
    <w:rsid w:val="00CE5B15"/>
    <w:rsid w:val="00CF1B1E"/>
    <w:rsid w:val="00CF6A55"/>
    <w:rsid w:val="00D00CC9"/>
    <w:rsid w:val="00D24788"/>
    <w:rsid w:val="00D27C9E"/>
    <w:rsid w:val="00D6319F"/>
    <w:rsid w:val="00D9566E"/>
    <w:rsid w:val="00DA0DAB"/>
    <w:rsid w:val="00DA3145"/>
    <w:rsid w:val="00DB113A"/>
    <w:rsid w:val="00DB78B2"/>
    <w:rsid w:val="00DC14A9"/>
    <w:rsid w:val="00DC6259"/>
    <w:rsid w:val="00DD0E72"/>
    <w:rsid w:val="00DD34A5"/>
    <w:rsid w:val="00DD43B4"/>
    <w:rsid w:val="00DE7786"/>
    <w:rsid w:val="00DF0903"/>
    <w:rsid w:val="00E3506E"/>
    <w:rsid w:val="00E3519C"/>
    <w:rsid w:val="00E3698F"/>
    <w:rsid w:val="00E36B65"/>
    <w:rsid w:val="00E371DB"/>
    <w:rsid w:val="00E5235D"/>
    <w:rsid w:val="00E72777"/>
    <w:rsid w:val="00EB1638"/>
    <w:rsid w:val="00EE093B"/>
    <w:rsid w:val="00EF3DED"/>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82C6-4DAE-D746-87C2-1B51D4617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12968</Words>
  <Characters>73920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dcterms:created xsi:type="dcterms:W3CDTF">2019-02-04T23:23:00Z</dcterms:created>
  <dcterms:modified xsi:type="dcterms:W3CDTF">2019-02-04T23:23:00Z</dcterms:modified>
</cp:coreProperties>
</file>