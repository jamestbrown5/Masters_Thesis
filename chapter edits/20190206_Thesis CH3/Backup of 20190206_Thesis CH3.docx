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14D532" w14:textId="7FF8FFD1" w:rsidR="006F58EA" w:rsidRPr="004F09C9" w:rsidRDefault="009B7A17" w:rsidP="00FB53D1">
      <w:pPr>
        <w:spacing w:line="259" w:lineRule="auto"/>
        <w:ind w:left="-5"/>
        <w:jc w:val="center"/>
        <w:rPr>
          <w:color w:val="000000" w:themeColor="text1"/>
        </w:rPr>
      </w:pPr>
      <w:commentRangeStart w:id="0"/>
      <w:r>
        <w:rPr>
          <w:color w:val="000000" w:themeColor="text1"/>
        </w:rPr>
        <w:t>ONLY THE FATTEST MIGHT SURVIVE</w:t>
      </w:r>
      <w:r w:rsidR="00333DE5">
        <w:rPr>
          <w:color w:val="000000" w:themeColor="text1"/>
        </w:rPr>
        <w:t xml:space="preserve">: </w:t>
      </w:r>
      <w:r>
        <w:rPr>
          <w:color w:val="000000" w:themeColor="text1"/>
        </w:rPr>
        <w:t xml:space="preserve">HOW </w:t>
      </w:r>
      <w:r w:rsidR="000978A9">
        <w:rPr>
          <w:color w:val="000000" w:themeColor="text1"/>
        </w:rPr>
        <w:t>GENOTYPE AFFECTS</w:t>
      </w:r>
      <w:r w:rsidR="00754F0B">
        <w:rPr>
          <w:color w:val="000000" w:themeColor="text1"/>
        </w:rPr>
        <w:t xml:space="preserve"> DIAPAUSE </w:t>
      </w:r>
      <w:r w:rsidR="000978A9">
        <w:rPr>
          <w:color w:val="000000" w:themeColor="text1"/>
        </w:rPr>
        <w:t xml:space="preserve">STRATEGY OF </w:t>
      </w:r>
      <w:r w:rsidR="00D27C9E" w:rsidRPr="004F09C9">
        <w:rPr>
          <w:color w:val="000000" w:themeColor="text1"/>
        </w:rPr>
        <w:t>EUROPEAN CORN BORER,</w:t>
      </w:r>
      <w:r w:rsidR="00754F0B">
        <w:rPr>
          <w:i/>
          <w:color w:val="000000" w:themeColor="text1"/>
        </w:rPr>
        <w:t xml:space="preserve"> </w:t>
      </w:r>
      <w:r w:rsidR="00D27C9E" w:rsidRPr="004F09C9">
        <w:rPr>
          <w:i/>
          <w:color w:val="000000" w:themeColor="text1"/>
        </w:rPr>
        <w:t xml:space="preserve">Ostrinia nubilalis </w:t>
      </w:r>
      <w:r w:rsidR="00D27C9E" w:rsidRPr="004F09C9">
        <w:rPr>
          <w:color w:val="000000" w:themeColor="text1"/>
        </w:rPr>
        <w:t>(LEPIDOPTERA: CRAMBIDAE)</w:t>
      </w:r>
      <w:commentRangeEnd w:id="0"/>
      <w:r w:rsidR="001600C3">
        <w:rPr>
          <w:rStyle w:val="CommentReference"/>
        </w:rPr>
        <w:commentReference w:id="0"/>
      </w:r>
    </w:p>
    <w:p w14:paraId="5B017B74" w14:textId="77777777" w:rsidR="00754F0B" w:rsidRDefault="00754F0B">
      <w:pPr>
        <w:spacing w:after="162" w:line="263" w:lineRule="auto"/>
        <w:jc w:val="center"/>
        <w:rPr>
          <w:color w:val="000000" w:themeColor="text1"/>
        </w:rPr>
      </w:pPr>
    </w:p>
    <w:p w14:paraId="444A00F3" w14:textId="77777777" w:rsidR="00754F0B" w:rsidRDefault="00754F0B">
      <w:pPr>
        <w:spacing w:after="162" w:line="263" w:lineRule="auto"/>
        <w:jc w:val="center"/>
        <w:rPr>
          <w:ins w:id="1" w:author="Brown,James T" w:date="2019-01-30T08:57:00Z"/>
          <w:color w:val="000000" w:themeColor="text1"/>
        </w:rPr>
      </w:pPr>
    </w:p>
    <w:p w14:paraId="0ADE7372" w14:textId="77777777" w:rsidR="00754F0B" w:rsidRDefault="00754F0B">
      <w:pPr>
        <w:spacing w:after="162" w:line="263" w:lineRule="auto"/>
        <w:jc w:val="center"/>
        <w:rPr>
          <w:ins w:id="2" w:author="Brown,James T" w:date="2019-01-30T08:57:00Z"/>
          <w:color w:val="000000" w:themeColor="text1"/>
        </w:rPr>
      </w:pPr>
    </w:p>
    <w:p w14:paraId="7336F8DD" w14:textId="77777777" w:rsidR="00754F0B" w:rsidRDefault="00754F0B">
      <w:pPr>
        <w:spacing w:after="162" w:line="263" w:lineRule="auto"/>
        <w:jc w:val="center"/>
        <w:rPr>
          <w:ins w:id="3" w:author="Brown,James T" w:date="2019-01-30T08:57:00Z"/>
          <w:color w:val="000000" w:themeColor="text1"/>
        </w:rPr>
      </w:pPr>
    </w:p>
    <w:p w14:paraId="67ABFE89" w14:textId="77777777" w:rsidR="00754F0B" w:rsidRDefault="00754F0B">
      <w:pPr>
        <w:spacing w:after="162" w:line="263" w:lineRule="auto"/>
        <w:jc w:val="center"/>
        <w:rPr>
          <w:ins w:id="4" w:author="Brown,James T" w:date="2019-01-30T08:57:00Z"/>
          <w:color w:val="000000" w:themeColor="text1"/>
        </w:rPr>
      </w:pPr>
    </w:p>
    <w:p w14:paraId="507F57B6" w14:textId="77777777" w:rsidR="00754F0B" w:rsidRDefault="00754F0B">
      <w:pPr>
        <w:spacing w:after="162" w:line="263" w:lineRule="auto"/>
        <w:jc w:val="center"/>
        <w:rPr>
          <w:ins w:id="5" w:author="Brown,James T" w:date="2019-01-30T08:57:00Z"/>
          <w:color w:val="000000" w:themeColor="text1"/>
        </w:rPr>
      </w:pPr>
    </w:p>
    <w:p w14:paraId="0C058CA8" w14:textId="77777777" w:rsidR="00754F0B" w:rsidRDefault="00754F0B">
      <w:pPr>
        <w:spacing w:after="162" w:line="263" w:lineRule="auto"/>
        <w:jc w:val="center"/>
        <w:rPr>
          <w:ins w:id="6" w:author="Brown,James T" w:date="2019-01-30T08:57:00Z"/>
          <w:color w:val="000000" w:themeColor="text1"/>
        </w:rPr>
      </w:pPr>
    </w:p>
    <w:p w14:paraId="1363BE34" w14:textId="77777777" w:rsidR="00754F0B" w:rsidRDefault="00754F0B">
      <w:pPr>
        <w:spacing w:after="162" w:line="263" w:lineRule="auto"/>
        <w:jc w:val="center"/>
        <w:rPr>
          <w:ins w:id="7" w:author="Brown,James T" w:date="2019-01-30T08:57:00Z"/>
          <w:color w:val="000000" w:themeColor="text1"/>
        </w:rPr>
      </w:pPr>
    </w:p>
    <w:p w14:paraId="6BF0C53F" w14:textId="77777777" w:rsidR="009B7A17" w:rsidRDefault="009B7A17" w:rsidP="001600C3">
      <w:pPr>
        <w:spacing w:after="162" w:line="263" w:lineRule="auto"/>
        <w:ind w:left="0" w:firstLine="0"/>
        <w:rPr>
          <w:ins w:id="8" w:author="Brown,James T" w:date="2019-01-30T08:57:00Z"/>
          <w:color w:val="000000" w:themeColor="text1"/>
        </w:rPr>
      </w:pPr>
    </w:p>
    <w:p w14:paraId="7543D9AB" w14:textId="3F15B480" w:rsidR="006F58EA" w:rsidRPr="004F09C9" w:rsidRDefault="00D27C9E">
      <w:pPr>
        <w:spacing w:after="162" w:line="263" w:lineRule="auto"/>
        <w:jc w:val="center"/>
        <w:rPr>
          <w:color w:val="000000" w:themeColor="text1"/>
        </w:rPr>
      </w:pPr>
      <w:r w:rsidRPr="004F09C9">
        <w:rPr>
          <w:color w:val="000000" w:themeColor="text1"/>
        </w:rPr>
        <w:t>By</w:t>
      </w:r>
    </w:p>
    <w:p w14:paraId="470274B9" w14:textId="77777777" w:rsidR="006F58EA" w:rsidRPr="004F09C9" w:rsidRDefault="00D27C9E">
      <w:pPr>
        <w:spacing w:after="4746" w:line="263" w:lineRule="auto"/>
        <w:jc w:val="center"/>
        <w:rPr>
          <w:color w:val="000000" w:themeColor="text1"/>
        </w:rPr>
      </w:pPr>
      <w:r w:rsidRPr="004F09C9">
        <w:rPr>
          <w:color w:val="000000" w:themeColor="text1"/>
        </w:rPr>
        <w:t>JAMES T. BROWN</w:t>
      </w:r>
    </w:p>
    <w:p w14:paraId="522B92EA" w14:textId="77777777" w:rsidR="006D2398" w:rsidRDefault="006D2398">
      <w:pPr>
        <w:spacing w:after="0" w:line="263" w:lineRule="auto"/>
        <w:jc w:val="center"/>
        <w:rPr>
          <w:ins w:id="9" w:author="Brown,James T" w:date="2019-02-03T13:07:00Z"/>
          <w:color w:val="000000" w:themeColor="text1"/>
        </w:rPr>
      </w:pPr>
    </w:p>
    <w:p w14:paraId="4444C3EF" w14:textId="6CB00A6C" w:rsidR="006F58EA" w:rsidRPr="004F09C9" w:rsidRDefault="00D27C9E">
      <w:pPr>
        <w:spacing w:after="0" w:line="263" w:lineRule="auto"/>
        <w:jc w:val="center"/>
        <w:rPr>
          <w:color w:val="000000" w:themeColor="text1"/>
        </w:rPr>
      </w:pPr>
      <w:r w:rsidRPr="004F09C9">
        <w:rPr>
          <w:color w:val="000000" w:themeColor="text1"/>
        </w:rPr>
        <w:t>A THESIS PRESENTED TO THE GRADUATE SCHOOL</w:t>
      </w:r>
    </w:p>
    <w:p w14:paraId="1D1D82CA" w14:textId="77777777" w:rsidR="006F58EA" w:rsidRPr="004F09C9" w:rsidRDefault="00D27C9E">
      <w:pPr>
        <w:spacing w:after="0" w:line="263" w:lineRule="auto"/>
        <w:jc w:val="center"/>
        <w:rPr>
          <w:color w:val="000000" w:themeColor="text1"/>
        </w:rPr>
      </w:pPr>
      <w:r w:rsidRPr="004F09C9">
        <w:rPr>
          <w:color w:val="000000" w:themeColor="text1"/>
        </w:rPr>
        <w:t>OF THE UNIVERSITY OF FLORIDA IN PARTIAL FULFILLMENT</w:t>
      </w:r>
    </w:p>
    <w:p w14:paraId="102F467E" w14:textId="77777777" w:rsidR="006F58EA" w:rsidRPr="004F09C9" w:rsidRDefault="00D27C9E">
      <w:pPr>
        <w:spacing w:after="162" w:line="263" w:lineRule="auto"/>
        <w:ind w:left="1477" w:right="1467"/>
        <w:jc w:val="center"/>
        <w:rPr>
          <w:color w:val="000000" w:themeColor="text1"/>
        </w:rPr>
      </w:pPr>
      <w:r w:rsidRPr="004F09C9">
        <w:rPr>
          <w:color w:val="000000" w:themeColor="text1"/>
        </w:rPr>
        <w:t>OF THE REQUIREMENTS FOR THE DEGREE OF MASTER OF SCIENCE</w:t>
      </w:r>
    </w:p>
    <w:p w14:paraId="00B011B7" w14:textId="77777777" w:rsidR="00D27C9E" w:rsidRPr="004F09C9" w:rsidRDefault="00D27C9E" w:rsidP="00D27C9E">
      <w:pPr>
        <w:spacing w:after="162" w:line="263" w:lineRule="auto"/>
        <w:jc w:val="center"/>
        <w:rPr>
          <w:color w:val="000000" w:themeColor="text1"/>
        </w:rPr>
      </w:pPr>
      <w:r w:rsidRPr="004F09C9">
        <w:rPr>
          <w:color w:val="000000" w:themeColor="text1"/>
        </w:rPr>
        <w:t>UNIVERSITY OF FLORIDA</w:t>
      </w:r>
    </w:p>
    <w:p w14:paraId="7DA446F5" w14:textId="77777777" w:rsidR="006F58EA" w:rsidRPr="004F09C9" w:rsidRDefault="00D27C9E" w:rsidP="00D27C9E">
      <w:pPr>
        <w:spacing w:after="162" w:line="263" w:lineRule="auto"/>
        <w:jc w:val="center"/>
        <w:rPr>
          <w:color w:val="000000" w:themeColor="text1"/>
        </w:rPr>
      </w:pPr>
      <w:r w:rsidRPr="004F09C9">
        <w:rPr>
          <w:color w:val="000000" w:themeColor="text1"/>
        </w:rPr>
        <w:t>2019</w:t>
      </w:r>
    </w:p>
    <w:p w14:paraId="22432F06" w14:textId="77777777" w:rsidR="00D27C9E" w:rsidRPr="004F09C9" w:rsidRDefault="00D27C9E" w:rsidP="00D27C9E">
      <w:pPr>
        <w:spacing w:after="162" w:line="263" w:lineRule="auto"/>
        <w:jc w:val="center"/>
        <w:rPr>
          <w:color w:val="000000" w:themeColor="text1"/>
        </w:rPr>
      </w:pPr>
    </w:p>
    <w:p w14:paraId="066FCE87" w14:textId="77777777" w:rsidR="00D27C9E" w:rsidRPr="004F09C9" w:rsidRDefault="00D27C9E" w:rsidP="00D27C9E">
      <w:pPr>
        <w:spacing w:after="162" w:line="263" w:lineRule="auto"/>
        <w:jc w:val="center"/>
        <w:rPr>
          <w:color w:val="000000" w:themeColor="text1"/>
        </w:rPr>
      </w:pPr>
    </w:p>
    <w:p w14:paraId="0A52C040" w14:textId="77777777" w:rsidR="00D27C9E" w:rsidRPr="004F09C9" w:rsidRDefault="00D27C9E" w:rsidP="00D27C9E">
      <w:pPr>
        <w:spacing w:after="162" w:line="263" w:lineRule="auto"/>
        <w:jc w:val="center"/>
        <w:rPr>
          <w:color w:val="000000" w:themeColor="text1"/>
        </w:rPr>
      </w:pPr>
    </w:p>
    <w:p w14:paraId="23A61B5D" w14:textId="77777777" w:rsidR="00D27C9E" w:rsidRPr="004F09C9" w:rsidRDefault="00D27C9E" w:rsidP="00D27C9E">
      <w:pPr>
        <w:spacing w:after="162" w:line="263" w:lineRule="auto"/>
        <w:jc w:val="center"/>
        <w:rPr>
          <w:color w:val="000000" w:themeColor="text1"/>
        </w:rPr>
      </w:pPr>
    </w:p>
    <w:p w14:paraId="36747688" w14:textId="77777777" w:rsidR="00D27C9E" w:rsidRPr="004F09C9" w:rsidRDefault="00D27C9E" w:rsidP="00D27C9E">
      <w:pPr>
        <w:spacing w:after="162" w:line="263" w:lineRule="auto"/>
        <w:jc w:val="center"/>
        <w:rPr>
          <w:color w:val="000000" w:themeColor="text1"/>
        </w:rPr>
      </w:pPr>
    </w:p>
    <w:p w14:paraId="2CF41EA4" w14:textId="77777777" w:rsidR="00D27C9E" w:rsidRPr="004F09C9" w:rsidRDefault="00D27C9E" w:rsidP="00D27C9E">
      <w:pPr>
        <w:spacing w:after="162" w:line="263" w:lineRule="auto"/>
        <w:jc w:val="center"/>
        <w:rPr>
          <w:color w:val="000000" w:themeColor="text1"/>
        </w:rPr>
      </w:pPr>
    </w:p>
    <w:p w14:paraId="2C484E40" w14:textId="77777777" w:rsidR="00D27C9E" w:rsidRPr="004F09C9" w:rsidRDefault="00D27C9E" w:rsidP="00D27C9E">
      <w:pPr>
        <w:spacing w:after="162" w:line="263" w:lineRule="auto"/>
        <w:jc w:val="center"/>
        <w:rPr>
          <w:color w:val="000000" w:themeColor="text1"/>
        </w:rPr>
      </w:pPr>
    </w:p>
    <w:p w14:paraId="6CEEAA77" w14:textId="77777777" w:rsidR="00D27C9E" w:rsidRPr="004F09C9" w:rsidRDefault="00D27C9E" w:rsidP="00D27C9E">
      <w:pPr>
        <w:spacing w:after="162" w:line="263" w:lineRule="auto"/>
        <w:jc w:val="center"/>
        <w:rPr>
          <w:color w:val="000000" w:themeColor="text1"/>
        </w:rPr>
      </w:pPr>
    </w:p>
    <w:p w14:paraId="1B0E806F" w14:textId="77777777" w:rsidR="00D27C9E" w:rsidRPr="004F09C9" w:rsidRDefault="00D27C9E" w:rsidP="00D27C9E">
      <w:pPr>
        <w:spacing w:after="162" w:line="263" w:lineRule="auto"/>
        <w:jc w:val="center"/>
        <w:rPr>
          <w:color w:val="000000" w:themeColor="text1"/>
        </w:rPr>
      </w:pPr>
    </w:p>
    <w:p w14:paraId="1661D6B4" w14:textId="77777777" w:rsidR="00D27C9E" w:rsidRPr="004F09C9" w:rsidRDefault="00D27C9E" w:rsidP="00D27C9E">
      <w:pPr>
        <w:spacing w:after="162" w:line="263" w:lineRule="auto"/>
        <w:jc w:val="center"/>
        <w:rPr>
          <w:color w:val="000000" w:themeColor="text1"/>
        </w:rPr>
      </w:pPr>
    </w:p>
    <w:p w14:paraId="42766998" w14:textId="77777777" w:rsidR="00D27C9E" w:rsidRPr="004F09C9" w:rsidRDefault="00D27C9E" w:rsidP="00D27C9E">
      <w:pPr>
        <w:spacing w:after="162" w:line="263" w:lineRule="auto"/>
        <w:jc w:val="center"/>
        <w:rPr>
          <w:color w:val="000000" w:themeColor="text1"/>
        </w:rPr>
      </w:pPr>
    </w:p>
    <w:p w14:paraId="53BDBA85" w14:textId="77777777" w:rsidR="00D27C9E" w:rsidRPr="004F09C9" w:rsidRDefault="00D27C9E" w:rsidP="00D27C9E">
      <w:pPr>
        <w:spacing w:after="162" w:line="263" w:lineRule="auto"/>
        <w:jc w:val="center"/>
        <w:rPr>
          <w:color w:val="000000" w:themeColor="text1"/>
        </w:rPr>
      </w:pPr>
    </w:p>
    <w:p w14:paraId="30A9530A" w14:textId="77777777" w:rsidR="00D27C9E" w:rsidRPr="004F09C9" w:rsidRDefault="00D27C9E" w:rsidP="00D27C9E">
      <w:pPr>
        <w:spacing w:after="162" w:line="263" w:lineRule="auto"/>
        <w:jc w:val="center"/>
        <w:rPr>
          <w:color w:val="000000" w:themeColor="text1"/>
        </w:rPr>
      </w:pPr>
    </w:p>
    <w:p w14:paraId="6AE36E7D" w14:textId="77777777" w:rsidR="00D27C9E" w:rsidRPr="004F09C9" w:rsidRDefault="00E371DB">
      <w:pPr>
        <w:spacing w:line="259" w:lineRule="auto"/>
        <w:ind w:left="3226" w:right="90"/>
        <w:rPr>
          <w:color w:val="000000" w:themeColor="text1"/>
        </w:rPr>
      </w:pPr>
      <w:r>
        <w:rPr>
          <w:noProof/>
          <w:color w:val="000000" w:themeColor="text1"/>
        </w:rPr>
        <w:drawing>
          <wp:inline distT="0" distB="0" distL="0" distR="0" wp14:anchorId="49E0868A" wp14:editId="4D9069B4">
            <wp:extent cx="141605" cy="141605"/>
            <wp:effectExtent l="0" t="0" r="0" b="0"/>
            <wp:docPr id="3" name="Picture 447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704"/>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1605" cy="141605"/>
                    </a:xfrm>
                    <a:prstGeom prst="rect">
                      <a:avLst/>
                    </a:prstGeom>
                    <a:noFill/>
                    <a:ln>
                      <a:noFill/>
                    </a:ln>
                  </pic:spPr>
                </pic:pic>
              </a:graphicData>
            </a:graphic>
          </wp:inline>
        </w:drawing>
      </w:r>
      <w:r w:rsidR="00D27C9E" w:rsidRPr="004F09C9">
        <w:rPr>
          <w:color w:val="000000" w:themeColor="text1"/>
        </w:rPr>
        <w:t xml:space="preserve"> 2019 James T. Brown</w:t>
      </w:r>
    </w:p>
    <w:p w14:paraId="321292AB" w14:textId="77777777" w:rsidR="00D27C9E" w:rsidRPr="004F09C9" w:rsidRDefault="00D27C9E">
      <w:pPr>
        <w:spacing w:line="259" w:lineRule="auto"/>
        <w:ind w:left="3226" w:right="90"/>
        <w:rPr>
          <w:color w:val="000000" w:themeColor="text1"/>
        </w:rPr>
      </w:pPr>
    </w:p>
    <w:p w14:paraId="0D917B46" w14:textId="77777777" w:rsidR="00D27C9E" w:rsidRPr="004F09C9" w:rsidRDefault="00D27C9E">
      <w:pPr>
        <w:spacing w:line="259" w:lineRule="auto"/>
        <w:ind w:left="3226" w:right="90"/>
        <w:rPr>
          <w:color w:val="000000" w:themeColor="text1"/>
        </w:rPr>
      </w:pPr>
    </w:p>
    <w:p w14:paraId="2132D50B" w14:textId="77777777" w:rsidR="00D27C9E" w:rsidRPr="004F09C9" w:rsidRDefault="00D27C9E">
      <w:pPr>
        <w:spacing w:line="259" w:lineRule="auto"/>
        <w:ind w:left="3226" w:right="90"/>
        <w:rPr>
          <w:color w:val="000000" w:themeColor="text1"/>
        </w:rPr>
      </w:pPr>
    </w:p>
    <w:p w14:paraId="3623CBB5" w14:textId="77777777" w:rsidR="00D27C9E" w:rsidRPr="004F09C9" w:rsidRDefault="00D27C9E">
      <w:pPr>
        <w:spacing w:line="259" w:lineRule="auto"/>
        <w:ind w:left="3226" w:right="90"/>
        <w:rPr>
          <w:color w:val="000000" w:themeColor="text1"/>
        </w:rPr>
      </w:pPr>
    </w:p>
    <w:p w14:paraId="164AA7E3" w14:textId="77777777" w:rsidR="00D27C9E" w:rsidRPr="004F09C9" w:rsidRDefault="00D27C9E">
      <w:pPr>
        <w:spacing w:line="259" w:lineRule="auto"/>
        <w:ind w:left="3226" w:right="90"/>
        <w:rPr>
          <w:color w:val="000000" w:themeColor="text1"/>
        </w:rPr>
      </w:pPr>
    </w:p>
    <w:p w14:paraId="49176DBB" w14:textId="77777777" w:rsidR="00D27C9E" w:rsidRPr="004F09C9" w:rsidRDefault="00D27C9E">
      <w:pPr>
        <w:spacing w:line="259" w:lineRule="auto"/>
        <w:ind w:left="3226" w:right="90"/>
        <w:rPr>
          <w:color w:val="000000" w:themeColor="text1"/>
        </w:rPr>
      </w:pPr>
    </w:p>
    <w:p w14:paraId="22D9769A" w14:textId="77777777" w:rsidR="00D27C9E" w:rsidRPr="004F09C9" w:rsidRDefault="00D27C9E">
      <w:pPr>
        <w:spacing w:line="259" w:lineRule="auto"/>
        <w:ind w:left="3226" w:right="90"/>
        <w:rPr>
          <w:color w:val="000000" w:themeColor="text1"/>
        </w:rPr>
      </w:pPr>
    </w:p>
    <w:p w14:paraId="0BA7B95B" w14:textId="77777777" w:rsidR="00D27C9E" w:rsidRPr="004F09C9" w:rsidRDefault="00D27C9E">
      <w:pPr>
        <w:spacing w:line="259" w:lineRule="auto"/>
        <w:ind w:left="3226" w:right="90"/>
        <w:rPr>
          <w:color w:val="000000" w:themeColor="text1"/>
        </w:rPr>
      </w:pPr>
    </w:p>
    <w:p w14:paraId="3C7E8F82" w14:textId="77777777" w:rsidR="00D27C9E" w:rsidRPr="004F09C9" w:rsidRDefault="00D27C9E">
      <w:pPr>
        <w:spacing w:line="259" w:lineRule="auto"/>
        <w:ind w:left="3226" w:right="90"/>
        <w:rPr>
          <w:color w:val="000000" w:themeColor="text1"/>
        </w:rPr>
      </w:pPr>
    </w:p>
    <w:p w14:paraId="5E543196" w14:textId="77777777" w:rsidR="00D27C9E" w:rsidRPr="004F09C9" w:rsidRDefault="00D27C9E">
      <w:pPr>
        <w:spacing w:line="259" w:lineRule="auto"/>
        <w:ind w:left="3226" w:right="90"/>
        <w:rPr>
          <w:color w:val="000000" w:themeColor="text1"/>
        </w:rPr>
      </w:pPr>
    </w:p>
    <w:p w14:paraId="5EFF2CA5" w14:textId="77777777" w:rsidR="00D27C9E" w:rsidRPr="004F09C9" w:rsidRDefault="00D27C9E">
      <w:pPr>
        <w:spacing w:line="259" w:lineRule="auto"/>
        <w:ind w:left="3226" w:right="90"/>
        <w:rPr>
          <w:color w:val="000000" w:themeColor="text1"/>
        </w:rPr>
      </w:pPr>
    </w:p>
    <w:p w14:paraId="7E609805" w14:textId="77777777" w:rsidR="00D27C9E" w:rsidRPr="004F09C9" w:rsidRDefault="00D27C9E">
      <w:pPr>
        <w:spacing w:line="259" w:lineRule="auto"/>
        <w:ind w:left="3226" w:right="90"/>
        <w:rPr>
          <w:color w:val="000000" w:themeColor="text1"/>
        </w:rPr>
      </w:pPr>
    </w:p>
    <w:p w14:paraId="5AB4EF1A" w14:textId="77777777" w:rsidR="00D27C9E" w:rsidRPr="004F09C9" w:rsidRDefault="00D27C9E">
      <w:pPr>
        <w:spacing w:line="259" w:lineRule="auto"/>
        <w:ind w:left="3226" w:right="90"/>
        <w:rPr>
          <w:color w:val="000000" w:themeColor="text1"/>
        </w:rPr>
      </w:pPr>
    </w:p>
    <w:p w14:paraId="6A4598E0" w14:textId="77777777" w:rsidR="00D27C9E" w:rsidRPr="004F09C9" w:rsidRDefault="00D27C9E">
      <w:pPr>
        <w:spacing w:line="259" w:lineRule="auto"/>
        <w:ind w:left="3226" w:right="90"/>
        <w:rPr>
          <w:color w:val="000000" w:themeColor="text1"/>
        </w:rPr>
      </w:pPr>
    </w:p>
    <w:p w14:paraId="0B06C0D0" w14:textId="77777777" w:rsidR="00D27C9E" w:rsidRPr="004F09C9" w:rsidRDefault="00D27C9E">
      <w:pPr>
        <w:spacing w:line="259" w:lineRule="auto"/>
        <w:ind w:left="3226" w:right="90"/>
        <w:rPr>
          <w:color w:val="000000" w:themeColor="text1"/>
        </w:rPr>
      </w:pPr>
    </w:p>
    <w:p w14:paraId="1D1FB392" w14:textId="77777777" w:rsidR="00D27C9E" w:rsidRPr="004F09C9" w:rsidRDefault="00D27C9E">
      <w:pPr>
        <w:spacing w:line="259" w:lineRule="auto"/>
        <w:ind w:left="3226" w:right="90"/>
        <w:rPr>
          <w:color w:val="000000" w:themeColor="text1"/>
        </w:rPr>
      </w:pPr>
    </w:p>
    <w:p w14:paraId="6438B0DE" w14:textId="77777777" w:rsidR="00D27C9E" w:rsidRPr="004F09C9" w:rsidRDefault="00D27C9E">
      <w:pPr>
        <w:spacing w:line="259" w:lineRule="auto"/>
        <w:ind w:left="3226" w:right="90"/>
        <w:rPr>
          <w:color w:val="000000" w:themeColor="text1"/>
        </w:rPr>
      </w:pPr>
    </w:p>
    <w:p w14:paraId="6DE623C4" w14:textId="77777777" w:rsidR="00D27C9E" w:rsidRPr="004F09C9" w:rsidRDefault="00D27C9E">
      <w:pPr>
        <w:spacing w:line="259" w:lineRule="auto"/>
        <w:ind w:left="3226" w:right="90"/>
        <w:rPr>
          <w:color w:val="000000" w:themeColor="text1"/>
        </w:rPr>
      </w:pPr>
    </w:p>
    <w:p w14:paraId="30F6FE5B" w14:textId="77777777" w:rsidR="00D27C9E" w:rsidRPr="004F09C9" w:rsidRDefault="00D27C9E">
      <w:pPr>
        <w:spacing w:line="259" w:lineRule="auto"/>
        <w:ind w:left="3226" w:right="90"/>
        <w:rPr>
          <w:color w:val="000000" w:themeColor="text1"/>
        </w:rPr>
      </w:pPr>
    </w:p>
    <w:p w14:paraId="0E88AF1F" w14:textId="77777777" w:rsidR="00D27C9E" w:rsidRPr="004F09C9" w:rsidRDefault="00D27C9E">
      <w:pPr>
        <w:spacing w:line="259" w:lineRule="auto"/>
        <w:ind w:left="3226" w:right="90"/>
        <w:rPr>
          <w:color w:val="000000" w:themeColor="text1"/>
        </w:rPr>
      </w:pPr>
    </w:p>
    <w:p w14:paraId="2CB2E55F" w14:textId="77777777" w:rsidR="00D27C9E" w:rsidRPr="004F09C9" w:rsidRDefault="00D27C9E">
      <w:pPr>
        <w:spacing w:line="259" w:lineRule="auto"/>
        <w:ind w:left="3226" w:right="90"/>
        <w:rPr>
          <w:color w:val="000000" w:themeColor="text1"/>
        </w:rPr>
      </w:pPr>
    </w:p>
    <w:p w14:paraId="66162E53" w14:textId="77777777" w:rsidR="00D27C9E" w:rsidRPr="004F09C9" w:rsidRDefault="00D27C9E">
      <w:pPr>
        <w:spacing w:line="259" w:lineRule="auto"/>
        <w:ind w:left="3226" w:right="90"/>
        <w:rPr>
          <w:color w:val="000000" w:themeColor="text1"/>
        </w:rPr>
      </w:pPr>
    </w:p>
    <w:p w14:paraId="7BFC048F" w14:textId="77777777" w:rsidR="00D27C9E" w:rsidRPr="004F09C9" w:rsidRDefault="00D27C9E">
      <w:pPr>
        <w:spacing w:line="259" w:lineRule="auto"/>
        <w:ind w:left="3226" w:right="90"/>
        <w:rPr>
          <w:color w:val="000000" w:themeColor="text1"/>
        </w:rPr>
      </w:pPr>
    </w:p>
    <w:p w14:paraId="0E47DD0F" w14:textId="77777777" w:rsidR="00D27C9E" w:rsidRPr="004F09C9" w:rsidRDefault="00D27C9E">
      <w:pPr>
        <w:spacing w:line="259" w:lineRule="auto"/>
        <w:ind w:left="3226" w:right="90"/>
        <w:rPr>
          <w:color w:val="000000" w:themeColor="text1"/>
        </w:rPr>
      </w:pPr>
    </w:p>
    <w:p w14:paraId="75F84CB5" w14:textId="77777777" w:rsidR="00D27C9E" w:rsidRPr="004F09C9" w:rsidRDefault="00D27C9E">
      <w:pPr>
        <w:spacing w:line="259" w:lineRule="auto"/>
        <w:ind w:left="3226" w:right="90"/>
        <w:rPr>
          <w:color w:val="000000" w:themeColor="text1"/>
        </w:rPr>
      </w:pPr>
    </w:p>
    <w:p w14:paraId="51A3A7CD" w14:textId="77777777" w:rsidR="00D27C9E" w:rsidRPr="004F09C9" w:rsidRDefault="00D27C9E">
      <w:pPr>
        <w:spacing w:line="259" w:lineRule="auto"/>
        <w:ind w:left="3226" w:right="90"/>
        <w:rPr>
          <w:color w:val="000000" w:themeColor="text1"/>
        </w:rPr>
      </w:pPr>
    </w:p>
    <w:p w14:paraId="0E693A9E" w14:textId="77777777" w:rsidR="00D27C9E" w:rsidRPr="004F09C9" w:rsidRDefault="00D27C9E">
      <w:pPr>
        <w:spacing w:line="259" w:lineRule="auto"/>
        <w:ind w:left="3226" w:right="90"/>
        <w:rPr>
          <w:color w:val="000000" w:themeColor="text1"/>
        </w:rPr>
      </w:pPr>
    </w:p>
    <w:p w14:paraId="75FA7C63" w14:textId="77777777" w:rsidR="00D27C9E" w:rsidRPr="004F09C9" w:rsidRDefault="00D27C9E">
      <w:pPr>
        <w:spacing w:line="259" w:lineRule="auto"/>
        <w:ind w:left="3226" w:right="90"/>
        <w:rPr>
          <w:color w:val="000000" w:themeColor="text1"/>
        </w:rPr>
      </w:pPr>
    </w:p>
    <w:p w14:paraId="2582DCA0" w14:textId="77777777" w:rsidR="00D27C9E" w:rsidRPr="004F09C9" w:rsidRDefault="00D27C9E">
      <w:pPr>
        <w:spacing w:line="259" w:lineRule="auto"/>
        <w:ind w:left="3226" w:right="90"/>
        <w:rPr>
          <w:color w:val="000000" w:themeColor="text1"/>
        </w:rPr>
      </w:pPr>
    </w:p>
    <w:p w14:paraId="2856A6F1" w14:textId="77777777" w:rsidR="00D27C9E" w:rsidRPr="004F09C9" w:rsidRDefault="00D27C9E">
      <w:pPr>
        <w:spacing w:line="259" w:lineRule="auto"/>
        <w:ind w:left="3226" w:right="90"/>
        <w:rPr>
          <w:color w:val="000000" w:themeColor="text1"/>
        </w:rPr>
      </w:pPr>
    </w:p>
    <w:p w14:paraId="1F4F2399" w14:textId="77777777" w:rsidR="00D27C9E" w:rsidRPr="004F09C9" w:rsidRDefault="00D27C9E">
      <w:pPr>
        <w:spacing w:line="259" w:lineRule="auto"/>
        <w:ind w:left="3226" w:right="90"/>
        <w:rPr>
          <w:color w:val="000000" w:themeColor="text1"/>
        </w:rPr>
      </w:pPr>
    </w:p>
    <w:p w14:paraId="3A157954" w14:textId="77777777" w:rsidR="00D27C9E" w:rsidRPr="004F09C9" w:rsidRDefault="00D27C9E">
      <w:pPr>
        <w:spacing w:line="259" w:lineRule="auto"/>
        <w:ind w:left="3226" w:right="90"/>
        <w:rPr>
          <w:color w:val="000000" w:themeColor="text1"/>
        </w:rPr>
      </w:pPr>
    </w:p>
    <w:p w14:paraId="64DC4FB3" w14:textId="77777777" w:rsidR="00D27C9E" w:rsidRPr="004F09C9" w:rsidRDefault="00D27C9E">
      <w:pPr>
        <w:spacing w:line="259" w:lineRule="auto"/>
        <w:ind w:left="3226" w:right="90"/>
        <w:rPr>
          <w:color w:val="000000" w:themeColor="text1"/>
        </w:rPr>
      </w:pPr>
    </w:p>
    <w:p w14:paraId="72EA6B1A" w14:textId="77777777" w:rsidR="00D27C9E" w:rsidRPr="004F09C9" w:rsidRDefault="00D27C9E">
      <w:pPr>
        <w:spacing w:line="259" w:lineRule="auto"/>
        <w:ind w:left="3226" w:right="90"/>
        <w:rPr>
          <w:color w:val="000000" w:themeColor="text1"/>
        </w:rPr>
      </w:pPr>
    </w:p>
    <w:p w14:paraId="261BC5EC" w14:textId="77777777" w:rsidR="00D27C9E" w:rsidRPr="004F09C9" w:rsidRDefault="00D27C9E">
      <w:pPr>
        <w:spacing w:line="259" w:lineRule="auto"/>
        <w:ind w:left="3226" w:right="90"/>
        <w:rPr>
          <w:color w:val="000000" w:themeColor="text1"/>
        </w:rPr>
      </w:pPr>
    </w:p>
    <w:p w14:paraId="1284C3C8" w14:textId="77777777" w:rsidR="006F58EA" w:rsidRPr="004F09C9" w:rsidRDefault="00D27C9E">
      <w:pPr>
        <w:spacing w:line="259" w:lineRule="auto"/>
        <w:ind w:left="3226" w:right="90"/>
        <w:rPr>
          <w:color w:val="000000" w:themeColor="text1"/>
        </w:rPr>
      </w:pPr>
      <w:r w:rsidRPr="004F09C9">
        <w:rPr>
          <w:color w:val="000000" w:themeColor="text1"/>
        </w:rPr>
        <w:t xml:space="preserve"> To my family</w:t>
      </w:r>
    </w:p>
    <w:p w14:paraId="0A57895B" w14:textId="77777777" w:rsidR="006F58EA" w:rsidRPr="004F09C9" w:rsidRDefault="006F58EA">
      <w:pPr>
        <w:rPr>
          <w:color w:val="000000" w:themeColor="text1"/>
        </w:rPr>
        <w:sectPr w:rsidR="006F58EA" w:rsidRPr="004F09C9" w:rsidSect="00D27C9E">
          <w:headerReference w:type="even" r:id="rId12"/>
          <w:headerReference w:type="default" r:id="rId13"/>
          <w:footerReference w:type="even" r:id="rId14"/>
          <w:footerReference w:type="default" r:id="rId15"/>
          <w:headerReference w:type="first" r:id="rId16"/>
          <w:footerReference w:type="first" r:id="rId17"/>
          <w:pgSz w:w="12240" w:h="15840"/>
          <w:pgMar w:top="1505" w:right="1624" w:bottom="1080" w:left="1624" w:header="720" w:footer="420" w:gutter="0"/>
          <w:cols w:space="720"/>
        </w:sectPr>
      </w:pPr>
    </w:p>
    <w:p w14:paraId="5B3D164A" w14:textId="77777777" w:rsidR="006F58EA" w:rsidRPr="004F09C9" w:rsidRDefault="00D27C9E">
      <w:pPr>
        <w:spacing w:after="162" w:line="263" w:lineRule="auto"/>
        <w:jc w:val="center"/>
        <w:rPr>
          <w:color w:val="000000" w:themeColor="text1"/>
        </w:rPr>
      </w:pPr>
      <w:r w:rsidRPr="004F09C9">
        <w:rPr>
          <w:color w:val="000000" w:themeColor="text1"/>
        </w:rPr>
        <w:lastRenderedPageBreak/>
        <w:t>ACKNOWLEDGMENTS</w:t>
      </w:r>
    </w:p>
    <w:p w14:paraId="518CF17E" w14:textId="77777777" w:rsidR="006F58EA" w:rsidRPr="004F09C9" w:rsidRDefault="00D27C9E">
      <w:pPr>
        <w:ind w:left="-15" w:right="166" w:firstLine="468"/>
        <w:rPr>
          <w:color w:val="000000" w:themeColor="text1"/>
        </w:rPr>
      </w:pPr>
      <w:r w:rsidRPr="004F09C9">
        <w:rPr>
          <w:color w:val="000000" w:themeColor="text1"/>
        </w:rPr>
        <w:t>I thank my major adviser Dr. Daniel Hahn for supporting my research and professional development, and I thank my committee members Dr. John Beck and Dr. Robert Meagher for their pragmatism and unique perspectives. I also thank Dr. Qinwen Xia-Chen, Dr. Chao</w:t>
      </w:r>
    </w:p>
    <w:p w14:paraId="27195C18" w14:textId="77777777" w:rsidR="006F58EA" w:rsidRPr="004F09C9" w:rsidRDefault="00D27C9E">
      <w:pPr>
        <w:spacing w:after="163" w:line="259" w:lineRule="auto"/>
        <w:ind w:left="-5" w:right="90"/>
        <w:rPr>
          <w:color w:val="000000" w:themeColor="text1"/>
        </w:rPr>
      </w:pPr>
      <w:r w:rsidRPr="004F09C9">
        <w:rPr>
          <w:color w:val="000000" w:themeColor="text1"/>
        </w:rPr>
        <w:t>Chen, Nausheena Baig, and Dr. Caitlin Rering for their assistance with experimental design,</w:t>
      </w:r>
    </w:p>
    <w:p w14:paraId="12EEDF16" w14:textId="77777777" w:rsidR="006F58EA" w:rsidRPr="004F09C9" w:rsidRDefault="00D27C9E">
      <w:pPr>
        <w:ind w:left="-5" w:right="90"/>
        <w:rPr>
          <w:color w:val="000000" w:themeColor="text1"/>
        </w:rPr>
      </w:pPr>
      <w:r w:rsidRPr="004F09C9">
        <w:rPr>
          <w:color w:val="000000" w:themeColor="text1"/>
        </w:rPr>
        <w:t>Dr. Andrew Nguyen for his assistance with data analysis, and Dr. Charles Stuhl, Dr. Leigh Boardman, Clancy Short, and Dylan Tussey for stimulating my intellect and inspiring ideas. I also thank the Entomology and Nematology Department of the University of Florida and the</w:t>
      </w:r>
    </w:p>
    <w:p w14:paraId="70F104B7" w14:textId="77777777" w:rsidR="006F58EA" w:rsidRPr="004F09C9" w:rsidRDefault="00D27C9E">
      <w:pPr>
        <w:ind w:left="-5" w:right="90"/>
        <w:rPr>
          <w:color w:val="000000" w:themeColor="text1"/>
        </w:rPr>
      </w:pPr>
      <w:r w:rsidRPr="004F09C9">
        <w:rPr>
          <w:color w:val="000000" w:themeColor="text1"/>
        </w:rPr>
        <w:t>United States Department of Agriculture, Agricultural Research Services, Center for Medical, Agricultural, and Veterinary Entomology (USDA-ARS CMAVE) for supporting me financially during my degree program. Finally, I thank every student in the Entomology and Nematology</w:t>
      </w:r>
    </w:p>
    <w:p w14:paraId="694EC362" w14:textId="77777777" w:rsidR="006F58EA" w:rsidRPr="004F09C9" w:rsidRDefault="00D27C9E">
      <w:pPr>
        <w:spacing w:line="259" w:lineRule="auto"/>
        <w:ind w:left="-5" w:right="90"/>
        <w:rPr>
          <w:color w:val="000000" w:themeColor="text1"/>
        </w:rPr>
      </w:pPr>
      <w:r w:rsidRPr="004F09C9">
        <w:rPr>
          <w:color w:val="000000" w:themeColor="text1"/>
        </w:rPr>
        <w:t>Student Organization for their friendship and support.</w:t>
      </w:r>
      <w:r w:rsidRPr="004F09C9">
        <w:rPr>
          <w:color w:val="000000" w:themeColor="text1"/>
        </w:rPr>
        <w:br w:type="page"/>
      </w:r>
    </w:p>
    <w:p w14:paraId="0DAA7DD1" w14:textId="77777777" w:rsidR="006F58EA" w:rsidRPr="004F09C9" w:rsidRDefault="00D27C9E">
      <w:pPr>
        <w:spacing w:after="559" w:line="263" w:lineRule="auto"/>
        <w:jc w:val="center"/>
        <w:rPr>
          <w:color w:val="000000" w:themeColor="text1"/>
        </w:rPr>
      </w:pPr>
      <w:r w:rsidRPr="004F09C9">
        <w:rPr>
          <w:color w:val="000000" w:themeColor="text1"/>
        </w:rPr>
        <w:lastRenderedPageBreak/>
        <w:t>TABLE OF CONTENTS</w:t>
      </w:r>
    </w:p>
    <w:p w14:paraId="60A96E06" w14:textId="77777777" w:rsidR="00D27C9E" w:rsidRPr="004F09C9" w:rsidRDefault="00D27C9E" w:rsidP="00D27C9E">
      <w:pPr>
        <w:spacing w:after="0" w:line="420" w:lineRule="auto"/>
        <w:rPr>
          <w:color w:val="000000" w:themeColor="text1"/>
        </w:rPr>
      </w:pPr>
      <w:r w:rsidRPr="004F09C9">
        <w:rPr>
          <w:color w:val="000000" w:themeColor="text1"/>
        </w:rPr>
        <w:t>ACKNOWLEDGMENTS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 xml:space="preserve">4 </w:t>
      </w:r>
    </w:p>
    <w:p w14:paraId="5EEED7BC" w14:textId="77777777" w:rsidR="00D27C9E" w:rsidRPr="004F09C9" w:rsidRDefault="00D27C9E" w:rsidP="00D27C9E">
      <w:pPr>
        <w:spacing w:after="0" w:line="420" w:lineRule="auto"/>
        <w:rPr>
          <w:color w:val="000000" w:themeColor="text1"/>
        </w:rPr>
      </w:pPr>
      <w:r w:rsidRPr="004F09C9">
        <w:rPr>
          <w:color w:val="000000" w:themeColor="text1"/>
        </w:rPr>
        <w:t>LIST OF TABLES . .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6</w:t>
      </w:r>
    </w:p>
    <w:p w14:paraId="0BD7354C" w14:textId="77777777" w:rsidR="00D27C9E" w:rsidRPr="004F09C9" w:rsidRDefault="00D27C9E" w:rsidP="00D27C9E">
      <w:pPr>
        <w:spacing w:after="0" w:line="420" w:lineRule="auto"/>
        <w:rPr>
          <w:color w:val="000000" w:themeColor="text1"/>
        </w:rPr>
      </w:pPr>
      <w:r w:rsidRPr="004F09C9">
        <w:rPr>
          <w:color w:val="000000" w:themeColor="text1"/>
        </w:rPr>
        <w:t>LIST OF FIGURES</w:t>
      </w:r>
      <w:r w:rsidRPr="004F09C9">
        <w:rPr>
          <w:color w:val="000000" w:themeColor="text1"/>
        </w:rPr>
        <w:tab/>
        <w:t>.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7</w:t>
      </w:r>
    </w:p>
    <w:p w14:paraId="5A244A99" w14:textId="77777777" w:rsidR="00D27C9E" w:rsidRPr="004F09C9" w:rsidRDefault="00D27C9E" w:rsidP="00D27C9E">
      <w:pPr>
        <w:spacing w:after="0" w:line="420" w:lineRule="auto"/>
        <w:ind w:firstLine="0"/>
        <w:rPr>
          <w:color w:val="000000" w:themeColor="text1"/>
        </w:rPr>
      </w:pPr>
      <w:r w:rsidRPr="004F09C9">
        <w:rPr>
          <w:color w:val="000000" w:themeColor="text1"/>
        </w:rPr>
        <w:t xml:space="preserve">ABSTRACT . . . . . . . . . . . . . . . . . . . . . . . . . . . . . . . . . . . . . . . . . </w:t>
      </w:r>
      <w:r w:rsidR="007F6A28"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 xml:space="preserve">8 </w:t>
      </w:r>
    </w:p>
    <w:p w14:paraId="3D4EACF1" w14:textId="77777777" w:rsidR="006F58EA" w:rsidRPr="004F09C9" w:rsidRDefault="00D27C9E" w:rsidP="00D27C9E">
      <w:pPr>
        <w:spacing w:after="0" w:line="420" w:lineRule="auto"/>
        <w:jc w:val="center"/>
        <w:rPr>
          <w:color w:val="000000" w:themeColor="text1"/>
        </w:rPr>
      </w:pPr>
      <w:r w:rsidRPr="004F09C9">
        <w:rPr>
          <w:color w:val="000000" w:themeColor="text1"/>
        </w:rPr>
        <w:t>CHAPTER</w:t>
      </w:r>
    </w:p>
    <w:p w14:paraId="0E4D7FD5" w14:textId="77777777" w:rsidR="006F58EA" w:rsidRPr="004F09C9" w:rsidRDefault="00D27C9E">
      <w:pPr>
        <w:numPr>
          <w:ilvl w:val="0"/>
          <w:numId w:val="1"/>
        </w:numPr>
        <w:spacing w:after="195" w:line="259" w:lineRule="auto"/>
        <w:ind w:hanging="539"/>
        <w:rPr>
          <w:color w:val="000000" w:themeColor="text1"/>
        </w:rPr>
      </w:pPr>
      <w:r w:rsidRPr="004F09C9">
        <w:rPr>
          <w:color w:val="000000" w:themeColor="text1"/>
        </w:rPr>
        <w:t>INTRODUCTION</w:t>
      </w:r>
      <w:r w:rsidRPr="004F09C9">
        <w:rPr>
          <w:color w:val="000000" w:themeColor="text1"/>
        </w:rPr>
        <w:tab/>
        <w:t>.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9</w:t>
      </w:r>
    </w:p>
    <w:p w14:paraId="4E2DBF88" w14:textId="77777777" w:rsidR="00D27C9E" w:rsidRPr="004F09C9" w:rsidRDefault="00D27C9E" w:rsidP="00D27C9E">
      <w:pPr>
        <w:numPr>
          <w:ilvl w:val="0"/>
          <w:numId w:val="1"/>
        </w:numPr>
        <w:spacing w:after="195" w:line="259" w:lineRule="auto"/>
        <w:ind w:hanging="539"/>
        <w:rPr>
          <w:color w:val="000000" w:themeColor="text1"/>
        </w:rPr>
      </w:pPr>
      <w:r w:rsidRPr="004F09C9">
        <w:rPr>
          <w:color w:val="000000" w:themeColor="text1"/>
        </w:rPr>
        <w:t xml:space="preserve">THE EUROPEAN CORN BORER, </w:t>
      </w:r>
      <w:r w:rsidRPr="004F09C9">
        <w:rPr>
          <w:i/>
          <w:color w:val="000000" w:themeColor="text1"/>
        </w:rPr>
        <w:t xml:space="preserve">Ostrinia nubilalis </w:t>
      </w:r>
      <w:r w:rsidRPr="004F09C9">
        <w:rPr>
          <w:color w:val="000000" w:themeColor="text1"/>
        </w:rPr>
        <w:t xml:space="preserve">(LEPIDOPTERA: CRAMBIDAE) </w:t>
      </w:r>
      <w:r w:rsidR="007F6A28" w:rsidRPr="004F09C9">
        <w:rPr>
          <w:color w:val="000000" w:themeColor="text1"/>
        </w:rPr>
        <w:tab/>
      </w:r>
      <w:r w:rsidRPr="004F09C9">
        <w:rPr>
          <w:color w:val="000000" w:themeColor="text1"/>
        </w:rPr>
        <w:t>13</w:t>
      </w:r>
    </w:p>
    <w:p w14:paraId="4C19A43D" w14:textId="77777777" w:rsidR="00D27C9E" w:rsidRPr="004F09C9" w:rsidRDefault="00D27C9E" w:rsidP="00D27C9E">
      <w:pPr>
        <w:numPr>
          <w:ilvl w:val="1"/>
          <w:numId w:val="1"/>
        </w:numPr>
        <w:spacing w:after="195" w:line="259" w:lineRule="auto"/>
        <w:ind w:left="1080" w:hanging="539"/>
        <w:rPr>
          <w:color w:val="000000" w:themeColor="text1"/>
        </w:rPr>
      </w:pPr>
      <w:r w:rsidRPr="004F09C9">
        <w:rPr>
          <w:color w:val="000000" w:themeColor="text1"/>
        </w:rPr>
        <w:t xml:space="preserve">Phylogeny of </w:t>
      </w:r>
      <w:r w:rsidRPr="004F09C9">
        <w:rPr>
          <w:i/>
          <w:color w:val="000000" w:themeColor="text1"/>
        </w:rPr>
        <w:t>Ostrinia nubilalis</w:t>
      </w:r>
      <w:r w:rsidRPr="004F09C9">
        <w:rPr>
          <w:i/>
          <w:color w:val="000000" w:themeColor="text1"/>
        </w:rPr>
        <w:tab/>
      </w:r>
      <w:r w:rsidRPr="004F09C9">
        <w:rPr>
          <w:color w:val="000000" w:themeColor="text1"/>
        </w:rPr>
        <w:t>.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14</w:t>
      </w:r>
    </w:p>
    <w:p w14:paraId="0EBE9E37" w14:textId="77777777" w:rsidR="00D27C9E" w:rsidRPr="004F09C9" w:rsidRDefault="00D27C9E" w:rsidP="00D27C9E">
      <w:pPr>
        <w:numPr>
          <w:ilvl w:val="1"/>
          <w:numId w:val="1"/>
        </w:numPr>
        <w:spacing w:after="195" w:line="259" w:lineRule="auto"/>
        <w:ind w:left="1080" w:hanging="539"/>
        <w:rPr>
          <w:color w:val="000000" w:themeColor="text1"/>
        </w:rPr>
      </w:pPr>
      <w:r w:rsidRPr="004F09C9">
        <w:rPr>
          <w:color w:val="000000" w:themeColor="text1"/>
        </w:rPr>
        <w:t xml:space="preserve">Life History of </w:t>
      </w:r>
      <w:r w:rsidRPr="004F09C9">
        <w:rPr>
          <w:i/>
          <w:color w:val="000000" w:themeColor="text1"/>
        </w:rPr>
        <w:t xml:space="preserve">Ostrinia nubilalis </w:t>
      </w:r>
      <w:r w:rsidRPr="004F09C9">
        <w:rPr>
          <w:color w:val="000000" w:themeColor="text1"/>
        </w:rPr>
        <w:t>.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17</w:t>
      </w:r>
    </w:p>
    <w:p w14:paraId="41C86698" w14:textId="77777777" w:rsidR="006F58EA" w:rsidRPr="004F09C9" w:rsidRDefault="00D27C9E" w:rsidP="00D27C9E">
      <w:pPr>
        <w:numPr>
          <w:ilvl w:val="0"/>
          <w:numId w:val="1"/>
        </w:numPr>
        <w:spacing w:after="195" w:line="259" w:lineRule="auto"/>
        <w:ind w:hanging="539"/>
        <w:rPr>
          <w:color w:val="000000" w:themeColor="text1"/>
        </w:rPr>
      </w:pPr>
      <w:r w:rsidRPr="004F09C9">
        <w:rPr>
          <w:color w:val="000000" w:themeColor="text1"/>
        </w:rPr>
        <w:t>EUROPEAN CORN BORER: THE RELATIONSHIP BETWEEN STORED RESOURCES AND DIAPAUSE TIMING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21</w:t>
      </w:r>
    </w:p>
    <w:p w14:paraId="40149B0D" w14:textId="77777777" w:rsidR="006F58EA" w:rsidRPr="004F09C9" w:rsidRDefault="00D27C9E">
      <w:pPr>
        <w:numPr>
          <w:ilvl w:val="1"/>
          <w:numId w:val="1"/>
        </w:numPr>
        <w:spacing w:after="160" w:line="259" w:lineRule="auto"/>
        <w:ind w:hanging="538"/>
        <w:rPr>
          <w:color w:val="000000" w:themeColor="text1"/>
        </w:rPr>
      </w:pPr>
      <w:r w:rsidRPr="004F09C9">
        <w:rPr>
          <w:color w:val="000000" w:themeColor="text1"/>
        </w:rPr>
        <w:t>Background</w:t>
      </w:r>
      <w:r w:rsidRPr="004F09C9">
        <w:rPr>
          <w:color w:val="000000" w:themeColor="text1"/>
        </w:rPr>
        <w:tab/>
        <w:t>.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21</w:t>
      </w:r>
    </w:p>
    <w:p w14:paraId="718D26A6" w14:textId="77777777" w:rsidR="006F58EA" w:rsidRPr="004F09C9" w:rsidRDefault="00D27C9E">
      <w:pPr>
        <w:numPr>
          <w:ilvl w:val="1"/>
          <w:numId w:val="1"/>
        </w:numPr>
        <w:spacing w:after="160" w:line="259" w:lineRule="auto"/>
        <w:ind w:hanging="538"/>
        <w:rPr>
          <w:color w:val="000000" w:themeColor="text1"/>
        </w:rPr>
      </w:pPr>
      <w:r w:rsidRPr="004F09C9">
        <w:rPr>
          <w:color w:val="000000" w:themeColor="text1"/>
        </w:rPr>
        <w:t>Methods</w:t>
      </w:r>
      <w:r w:rsidRPr="004F09C9">
        <w:rPr>
          <w:color w:val="000000" w:themeColor="text1"/>
        </w:rPr>
        <w:tab/>
        <w:t>.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22</w:t>
      </w:r>
    </w:p>
    <w:p w14:paraId="4F10A1D8" w14:textId="77777777" w:rsidR="006F58EA" w:rsidRPr="004F09C9" w:rsidRDefault="00D27C9E" w:rsidP="00D27C9E">
      <w:pPr>
        <w:numPr>
          <w:ilvl w:val="2"/>
          <w:numId w:val="1"/>
        </w:numPr>
        <w:spacing w:after="160" w:line="259" w:lineRule="auto"/>
        <w:ind w:left="1710" w:hanging="702"/>
        <w:rPr>
          <w:color w:val="000000" w:themeColor="text1"/>
        </w:rPr>
      </w:pPr>
      <w:r w:rsidRPr="004F09C9">
        <w:rPr>
          <w:color w:val="000000" w:themeColor="text1"/>
        </w:rPr>
        <w:t>General Rearing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22</w:t>
      </w:r>
    </w:p>
    <w:p w14:paraId="4C1DB8E7" w14:textId="77777777" w:rsidR="006F58EA" w:rsidRPr="004F09C9" w:rsidRDefault="00D27C9E" w:rsidP="00D27C9E">
      <w:pPr>
        <w:numPr>
          <w:ilvl w:val="2"/>
          <w:numId w:val="1"/>
        </w:numPr>
        <w:spacing w:after="160" w:line="259" w:lineRule="auto"/>
        <w:ind w:left="1710" w:hanging="702"/>
        <w:rPr>
          <w:color w:val="000000" w:themeColor="text1"/>
        </w:rPr>
      </w:pPr>
      <w:r w:rsidRPr="004F09C9">
        <w:rPr>
          <w:color w:val="000000" w:themeColor="text1"/>
        </w:rPr>
        <w:t>Experiment 1: Estimating the Onset Diapause and Classifying Diapause Programmed Larvae Using Metabolic Activity . . . . . . . . . . . . . .</w:t>
      </w:r>
      <w:r w:rsidRPr="004F09C9">
        <w:rPr>
          <w:color w:val="000000" w:themeColor="text1"/>
        </w:rPr>
        <w:tab/>
      </w:r>
      <w:r w:rsidR="007F6A28" w:rsidRPr="004F09C9">
        <w:rPr>
          <w:color w:val="000000" w:themeColor="text1"/>
        </w:rPr>
        <w:tab/>
      </w:r>
      <w:r w:rsidRPr="004F09C9">
        <w:rPr>
          <w:color w:val="000000" w:themeColor="text1"/>
        </w:rPr>
        <w:t>23</w:t>
      </w:r>
    </w:p>
    <w:p w14:paraId="2B4B632A"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2: The Onset of Wandering and Measuring Stored Lipids</w:t>
      </w:r>
      <w:r w:rsidRPr="004F09C9">
        <w:rPr>
          <w:color w:val="000000" w:themeColor="text1"/>
        </w:rPr>
        <w:tab/>
        <w:t>25</w:t>
      </w:r>
    </w:p>
    <w:p w14:paraId="062815A8" w14:textId="77777777" w:rsidR="007F6A28"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Statistical Analyses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27</w:t>
      </w:r>
    </w:p>
    <w:p w14:paraId="4AD387E0"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Results . .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28</w:t>
      </w:r>
    </w:p>
    <w:p w14:paraId="30107EE8"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1: Metabolic Activity</w:t>
      </w:r>
      <w:r w:rsidRPr="004F09C9">
        <w:rPr>
          <w:color w:val="000000" w:themeColor="text1"/>
        </w:rPr>
        <w:tab/>
        <w:t>. . . . . . . . . . . . . . . . . . . .</w:t>
      </w:r>
      <w:r w:rsidRPr="004F09C9">
        <w:rPr>
          <w:color w:val="000000" w:themeColor="text1"/>
        </w:rPr>
        <w:tab/>
      </w:r>
      <w:r w:rsidR="007F6A28" w:rsidRPr="004F09C9">
        <w:rPr>
          <w:color w:val="000000" w:themeColor="text1"/>
        </w:rPr>
        <w:tab/>
      </w:r>
      <w:r w:rsidRPr="004F09C9">
        <w:rPr>
          <w:color w:val="000000" w:themeColor="text1"/>
        </w:rPr>
        <w:t>28</w:t>
      </w:r>
    </w:p>
    <w:p w14:paraId="03E15EA8"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2: Stored Lipids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30</w:t>
      </w:r>
    </w:p>
    <w:p w14:paraId="77F8F45F" w14:textId="77777777" w:rsidR="007F6A28" w:rsidRPr="004F09C9" w:rsidRDefault="00D27C9E" w:rsidP="007F6A28">
      <w:pPr>
        <w:numPr>
          <w:ilvl w:val="1"/>
          <w:numId w:val="1"/>
        </w:numPr>
        <w:spacing w:after="160" w:line="259" w:lineRule="auto"/>
        <w:ind w:hanging="538"/>
        <w:rPr>
          <w:color w:val="000000" w:themeColor="text1"/>
        </w:rPr>
      </w:pPr>
      <w:r w:rsidRPr="004F09C9">
        <w:rPr>
          <w:color w:val="000000" w:themeColor="text1"/>
        </w:rPr>
        <w:t>Discussion and Conclusions</w:t>
      </w:r>
      <w:r w:rsidRPr="004F09C9">
        <w:rPr>
          <w:color w:val="000000" w:themeColor="text1"/>
        </w:rPr>
        <w:tab/>
        <w:t>.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31</w:t>
      </w:r>
    </w:p>
    <w:p w14:paraId="24C3DA32" w14:textId="77777777" w:rsidR="007F6A28" w:rsidRPr="004F09C9" w:rsidRDefault="00D27C9E" w:rsidP="007F6A28">
      <w:pPr>
        <w:spacing w:after="160" w:line="259" w:lineRule="auto"/>
        <w:ind w:left="0" w:firstLine="0"/>
        <w:rPr>
          <w:color w:val="000000" w:themeColor="text1"/>
        </w:rPr>
      </w:pPr>
      <w:r w:rsidRPr="004F09C9">
        <w:rPr>
          <w:color w:val="000000" w:themeColor="text1"/>
        </w:rPr>
        <w:t>LIST OF REFERENCES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51</w:t>
      </w:r>
    </w:p>
    <w:p w14:paraId="08968968" w14:textId="77777777" w:rsidR="006F58EA" w:rsidRPr="004F09C9" w:rsidRDefault="00D27C9E" w:rsidP="007F6A28">
      <w:pPr>
        <w:spacing w:after="160" w:line="259" w:lineRule="auto"/>
        <w:ind w:left="0" w:firstLine="0"/>
        <w:rPr>
          <w:color w:val="000000" w:themeColor="text1"/>
        </w:rPr>
      </w:pPr>
      <w:r w:rsidRPr="004F09C9">
        <w:rPr>
          <w:color w:val="000000" w:themeColor="text1"/>
        </w:rPr>
        <w:t>BIOGRAPHICAL SKETCH</w:t>
      </w:r>
      <w:r w:rsidRPr="004F09C9">
        <w:rPr>
          <w:color w:val="000000" w:themeColor="text1"/>
        </w:rPr>
        <w:tab/>
        <w:t>.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56</w:t>
      </w:r>
    </w:p>
    <w:p w14:paraId="12221B13" w14:textId="77777777" w:rsidR="007F6A28" w:rsidRPr="004F09C9" w:rsidRDefault="007F6A28">
      <w:pPr>
        <w:spacing w:after="60" w:line="263" w:lineRule="auto"/>
        <w:jc w:val="center"/>
        <w:rPr>
          <w:color w:val="000000" w:themeColor="text1"/>
        </w:rPr>
      </w:pPr>
    </w:p>
    <w:p w14:paraId="41755589" w14:textId="77777777" w:rsidR="006F58EA" w:rsidRPr="004F09C9" w:rsidRDefault="00D27C9E">
      <w:pPr>
        <w:spacing w:after="60" w:line="263" w:lineRule="auto"/>
        <w:jc w:val="center"/>
        <w:rPr>
          <w:color w:val="000000" w:themeColor="text1"/>
        </w:rPr>
      </w:pPr>
      <w:r w:rsidRPr="004F09C9">
        <w:rPr>
          <w:color w:val="000000" w:themeColor="text1"/>
        </w:rPr>
        <w:lastRenderedPageBreak/>
        <w:t>LIST OF TABLES</w:t>
      </w:r>
    </w:p>
    <w:p w14:paraId="4D5F33FF" w14:textId="77777777" w:rsidR="006F58EA" w:rsidRPr="004F09C9" w:rsidRDefault="00D27C9E">
      <w:pPr>
        <w:pStyle w:val="Heading1"/>
        <w:ind w:left="-5"/>
        <w:rPr>
          <w:color w:val="000000" w:themeColor="text1"/>
        </w:rPr>
      </w:pPr>
      <w:r w:rsidRPr="004F09C9">
        <w:rPr>
          <w:color w:val="000000" w:themeColor="text1"/>
        </w:rPr>
        <w:t>Table</w:t>
      </w:r>
    </w:p>
    <w:p w14:paraId="585AA590" w14:textId="77777777" w:rsidR="006F58EA" w:rsidRPr="004F09C9" w:rsidRDefault="00D27C9E">
      <w:pPr>
        <w:tabs>
          <w:tab w:val="center" w:pos="3529"/>
          <w:tab w:val="center" w:pos="7752"/>
          <w:tab w:val="right" w:pos="9360"/>
        </w:tabs>
        <w:spacing w:after="160" w:line="259" w:lineRule="auto"/>
        <w:ind w:left="0" w:firstLine="0"/>
        <w:rPr>
          <w:color w:val="000000" w:themeColor="text1"/>
        </w:rPr>
      </w:pPr>
      <w:r w:rsidRPr="004F09C9">
        <w:rPr>
          <w:color w:val="000000" w:themeColor="text1"/>
        </w:rPr>
        <w:t>2-1</w:t>
      </w:r>
      <w:r w:rsidRPr="004F09C9">
        <w:rPr>
          <w:color w:val="000000" w:themeColor="text1"/>
        </w:rPr>
        <w:tab/>
        <w:t xml:space="preserve">Subgroups of </w:t>
      </w:r>
      <w:r w:rsidRPr="004F09C9">
        <w:rPr>
          <w:i/>
          <w:color w:val="000000" w:themeColor="text1"/>
        </w:rPr>
        <w:t xml:space="preserve">Ostrinia </w:t>
      </w:r>
      <w:r w:rsidRPr="004F09C9">
        <w:rPr>
          <w:color w:val="000000" w:themeColor="text1"/>
        </w:rPr>
        <w:t>uncus group III using mid-tibiae length</w:t>
      </w:r>
      <w:r w:rsidRPr="004F09C9">
        <w:rPr>
          <w:color w:val="000000" w:themeColor="text1"/>
        </w:rPr>
        <w:tab/>
        <w:t>. . . . . . . . . . . .</w:t>
      </w:r>
      <w:r w:rsidRPr="004F09C9">
        <w:rPr>
          <w:color w:val="000000" w:themeColor="text1"/>
        </w:rPr>
        <w:tab/>
        <w:t>19</w:t>
      </w:r>
    </w:p>
    <w:p w14:paraId="288E5CAE" w14:textId="77777777" w:rsidR="006F58EA" w:rsidRPr="004F09C9" w:rsidRDefault="00D27C9E">
      <w:pPr>
        <w:tabs>
          <w:tab w:val="center" w:pos="4445"/>
        </w:tabs>
        <w:spacing w:after="160" w:line="259" w:lineRule="auto"/>
        <w:ind w:left="0" w:firstLine="0"/>
        <w:rPr>
          <w:color w:val="000000" w:themeColor="text1"/>
        </w:rPr>
      </w:pPr>
      <w:r w:rsidRPr="004F09C9">
        <w:rPr>
          <w:color w:val="000000" w:themeColor="text1"/>
        </w:rPr>
        <w:t>3-1</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individuals reared in diapause programming</w:t>
      </w:r>
    </w:p>
    <w:p w14:paraId="7886511B" w14:textId="77777777" w:rsidR="006F58EA" w:rsidRPr="004F09C9" w:rsidRDefault="00D27C9E">
      <w:pPr>
        <w:tabs>
          <w:tab w:val="center" w:pos="1951"/>
          <w:tab w:val="center" w:pos="6183"/>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and non-diapause conditions.</w:t>
      </w:r>
      <w:r w:rsidRPr="004F09C9">
        <w:rPr>
          <w:color w:val="000000" w:themeColor="text1"/>
        </w:rPr>
        <w:tab/>
        <w:t>. . . . . . . . . . . . . . . . . . . . . . . . . . . . .</w:t>
      </w:r>
      <w:r w:rsidRPr="004F09C9">
        <w:rPr>
          <w:color w:val="000000" w:themeColor="text1"/>
        </w:rPr>
        <w:tab/>
        <w:t>46</w:t>
      </w:r>
    </w:p>
    <w:p w14:paraId="53E2671A" w14:textId="77777777" w:rsidR="006F58EA" w:rsidRPr="004F09C9" w:rsidRDefault="00D27C9E">
      <w:pPr>
        <w:tabs>
          <w:tab w:val="center" w:pos="4591"/>
        </w:tabs>
        <w:spacing w:after="160" w:line="259" w:lineRule="auto"/>
        <w:ind w:left="0" w:firstLine="0"/>
        <w:rPr>
          <w:color w:val="000000" w:themeColor="text1"/>
        </w:rPr>
      </w:pPr>
      <w:r w:rsidRPr="004F09C9">
        <w:rPr>
          <w:color w:val="000000" w:themeColor="text1"/>
        </w:rPr>
        <w:t>3-2</w:t>
      </w:r>
      <w:r w:rsidRPr="004F09C9">
        <w:rPr>
          <w:color w:val="000000" w:themeColor="text1"/>
        </w:rPr>
        <w:tab/>
        <w:t>Model selection by factor elimination for lean mass accumulation prior to the onset</w:t>
      </w:r>
    </w:p>
    <w:p w14:paraId="2F9A38AC"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of diapause . . . . . . . . . . . . . . . . . . . . . . . . . . . . . . . . . . . . . . .</w:t>
      </w:r>
      <w:r w:rsidRPr="004F09C9">
        <w:rPr>
          <w:color w:val="000000" w:themeColor="text1"/>
        </w:rPr>
        <w:tab/>
        <w:t>47</w:t>
      </w:r>
    </w:p>
    <w:p w14:paraId="4A7CEB5C" w14:textId="77777777" w:rsidR="006F58EA" w:rsidRPr="004F09C9" w:rsidRDefault="00D27C9E">
      <w:pPr>
        <w:tabs>
          <w:tab w:val="center" w:pos="4601"/>
        </w:tabs>
        <w:spacing w:after="160" w:line="259" w:lineRule="auto"/>
        <w:ind w:left="0" w:firstLine="0"/>
        <w:rPr>
          <w:color w:val="000000" w:themeColor="text1"/>
        </w:rPr>
      </w:pPr>
      <w:r w:rsidRPr="004F09C9">
        <w:rPr>
          <w:color w:val="000000" w:themeColor="text1"/>
        </w:rPr>
        <w:t>3-3</w:t>
      </w:r>
      <w:r w:rsidRPr="004F09C9">
        <w:rPr>
          <w:color w:val="000000" w:themeColor="text1"/>
        </w:rPr>
        <w:tab/>
        <w:t>Linear mixed effect model comparison of lean mass accumulation between diapause</w:t>
      </w:r>
    </w:p>
    <w:p w14:paraId="355E1033"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genotypes before the onset of diapause . . . . . . . . . . . . . . . . . . . . . . . .</w:t>
      </w:r>
      <w:r w:rsidRPr="004F09C9">
        <w:rPr>
          <w:color w:val="000000" w:themeColor="text1"/>
        </w:rPr>
        <w:tab/>
        <w:t>47</w:t>
      </w:r>
    </w:p>
    <w:p w14:paraId="74A03DF4" w14:textId="77777777" w:rsidR="006F58EA" w:rsidRPr="004F09C9" w:rsidRDefault="00D27C9E">
      <w:pPr>
        <w:tabs>
          <w:tab w:val="center" w:pos="4598"/>
        </w:tabs>
        <w:spacing w:after="160" w:line="259" w:lineRule="auto"/>
        <w:ind w:left="0" w:firstLine="0"/>
        <w:rPr>
          <w:color w:val="000000" w:themeColor="text1"/>
        </w:rPr>
      </w:pPr>
      <w:r w:rsidRPr="004F09C9">
        <w:rPr>
          <w:color w:val="000000" w:themeColor="text1"/>
        </w:rPr>
        <w:t>3-4</w:t>
      </w:r>
      <w:r w:rsidRPr="004F09C9">
        <w:rPr>
          <w:color w:val="000000" w:themeColor="text1"/>
        </w:rPr>
        <w:tab/>
        <w:t>Model selection by factor elimination for lipid mass accumulation prior to the onset</w:t>
      </w:r>
    </w:p>
    <w:p w14:paraId="4275BA25"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of diapause . . . . . . . . . . . . . . . . . . . . . . . . . . . . . . . . . . . . . . .</w:t>
      </w:r>
      <w:r w:rsidRPr="004F09C9">
        <w:rPr>
          <w:color w:val="000000" w:themeColor="text1"/>
        </w:rPr>
        <w:tab/>
        <w:t>48</w:t>
      </w:r>
    </w:p>
    <w:p w14:paraId="3972E4B3" w14:textId="77777777" w:rsidR="006F58EA" w:rsidRPr="004F09C9" w:rsidRDefault="00D27C9E">
      <w:pPr>
        <w:tabs>
          <w:tab w:val="center" w:pos="4718"/>
        </w:tabs>
        <w:spacing w:after="160" w:line="259" w:lineRule="auto"/>
        <w:ind w:left="0" w:firstLine="0"/>
        <w:rPr>
          <w:color w:val="000000" w:themeColor="text1"/>
        </w:rPr>
      </w:pPr>
      <w:r w:rsidRPr="004F09C9">
        <w:rPr>
          <w:color w:val="000000" w:themeColor="text1"/>
        </w:rPr>
        <w:t>3-5</w:t>
      </w:r>
      <w:r w:rsidRPr="004F09C9">
        <w:rPr>
          <w:color w:val="000000" w:themeColor="text1"/>
        </w:rPr>
        <w:tab/>
        <w:t>Linear mixed effects model comparison of lipid mass accumulation between genotypes</w:t>
      </w:r>
    </w:p>
    <w:p w14:paraId="07BC76E8"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before the onset of diapause . . . . . . . . . . . . . . . . . . . . . . . . . . . . . .</w:t>
      </w:r>
      <w:r w:rsidRPr="004F09C9">
        <w:rPr>
          <w:color w:val="000000" w:themeColor="text1"/>
        </w:rPr>
        <w:tab/>
        <w:t>48</w:t>
      </w:r>
    </w:p>
    <w:p w14:paraId="642A4785"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rPr>
        <w:t>3-6</w:t>
      </w:r>
      <w:r w:rsidRPr="004F09C9">
        <w:rPr>
          <w:color w:val="000000" w:themeColor="text1"/>
        </w:rPr>
        <w:tab/>
        <w:t>Model selection by factor elimination for lean mass depletion during diapause . . . .</w:t>
      </w:r>
      <w:r w:rsidRPr="004F09C9">
        <w:rPr>
          <w:color w:val="000000" w:themeColor="text1"/>
        </w:rPr>
        <w:tab/>
        <w:t>49</w:t>
      </w:r>
    </w:p>
    <w:p w14:paraId="45069DB8" w14:textId="77777777" w:rsidR="006F58EA" w:rsidRPr="004F09C9" w:rsidRDefault="00D27C9E">
      <w:pPr>
        <w:tabs>
          <w:tab w:val="center" w:pos="4265"/>
          <w:tab w:val="center" w:pos="8490"/>
          <w:tab w:val="right" w:pos="9360"/>
        </w:tabs>
        <w:spacing w:after="160" w:line="259" w:lineRule="auto"/>
        <w:ind w:left="0" w:firstLine="0"/>
        <w:rPr>
          <w:color w:val="000000" w:themeColor="text1"/>
        </w:rPr>
      </w:pPr>
      <w:r w:rsidRPr="004F09C9">
        <w:rPr>
          <w:color w:val="000000" w:themeColor="text1"/>
        </w:rPr>
        <w:t>3-7</w:t>
      </w:r>
      <w:r w:rsidRPr="004F09C9">
        <w:rPr>
          <w:color w:val="000000" w:themeColor="text1"/>
        </w:rPr>
        <w:tab/>
        <w:t>Comparing lean mass depletion between diapause genotypes during diapause</w:t>
      </w:r>
      <w:r w:rsidRPr="004F09C9">
        <w:rPr>
          <w:color w:val="000000" w:themeColor="text1"/>
        </w:rPr>
        <w:tab/>
        <w:t>. . . .</w:t>
      </w:r>
      <w:r w:rsidRPr="004F09C9">
        <w:rPr>
          <w:color w:val="000000" w:themeColor="text1"/>
        </w:rPr>
        <w:tab/>
        <w:t>49</w:t>
      </w:r>
    </w:p>
    <w:p w14:paraId="29DD84F8"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rPr>
        <w:t>3-8</w:t>
      </w:r>
      <w:r w:rsidRPr="004F09C9">
        <w:rPr>
          <w:color w:val="000000" w:themeColor="text1"/>
        </w:rPr>
        <w:tab/>
        <w:t>Model selection by factor elimination for lipid mass depletion during diapause . . . .</w:t>
      </w:r>
      <w:r w:rsidRPr="004F09C9">
        <w:rPr>
          <w:color w:val="000000" w:themeColor="text1"/>
        </w:rPr>
        <w:tab/>
        <w:t>50</w:t>
      </w:r>
    </w:p>
    <w:p w14:paraId="3242F1DD" w14:textId="77777777" w:rsidR="006F58EA" w:rsidRPr="004F09C9" w:rsidRDefault="00D27C9E">
      <w:pPr>
        <w:tabs>
          <w:tab w:val="center" w:pos="4272"/>
          <w:tab w:val="center" w:pos="8490"/>
          <w:tab w:val="right" w:pos="9360"/>
        </w:tabs>
        <w:spacing w:after="160" w:line="259" w:lineRule="auto"/>
        <w:ind w:left="0" w:firstLine="0"/>
        <w:rPr>
          <w:color w:val="000000" w:themeColor="text1"/>
        </w:rPr>
      </w:pPr>
      <w:r w:rsidRPr="004F09C9">
        <w:rPr>
          <w:color w:val="000000" w:themeColor="text1"/>
        </w:rPr>
        <w:t>3-9</w:t>
      </w:r>
      <w:r w:rsidRPr="004F09C9">
        <w:rPr>
          <w:color w:val="000000" w:themeColor="text1"/>
        </w:rPr>
        <w:tab/>
        <w:t>Comparing lipid mass depletion between diapause genotypes during diapause</w:t>
      </w:r>
      <w:r w:rsidRPr="004F09C9">
        <w:rPr>
          <w:color w:val="000000" w:themeColor="text1"/>
        </w:rPr>
        <w:tab/>
        <w:t>. . . .</w:t>
      </w:r>
      <w:r w:rsidRPr="004F09C9">
        <w:rPr>
          <w:color w:val="000000" w:themeColor="text1"/>
        </w:rPr>
        <w:tab/>
        <w:t>50</w:t>
      </w:r>
    </w:p>
    <w:p w14:paraId="4D4587F9" w14:textId="77777777" w:rsidR="007F6A28" w:rsidRPr="004F09C9" w:rsidRDefault="007F6A28">
      <w:pPr>
        <w:spacing w:after="60" w:line="263" w:lineRule="auto"/>
        <w:jc w:val="center"/>
        <w:rPr>
          <w:color w:val="000000" w:themeColor="text1"/>
        </w:rPr>
      </w:pPr>
    </w:p>
    <w:p w14:paraId="7F7E2961" w14:textId="77777777" w:rsidR="007F6A28" w:rsidRPr="004F09C9" w:rsidRDefault="007F6A28">
      <w:pPr>
        <w:spacing w:after="60" w:line="263" w:lineRule="auto"/>
        <w:jc w:val="center"/>
        <w:rPr>
          <w:color w:val="000000" w:themeColor="text1"/>
        </w:rPr>
      </w:pPr>
    </w:p>
    <w:p w14:paraId="26066AD9" w14:textId="77777777" w:rsidR="007F6A28" w:rsidRPr="004F09C9" w:rsidRDefault="007F6A28">
      <w:pPr>
        <w:spacing w:after="60" w:line="263" w:lineRule="auto"/>
        <w:jc w:val="center"/>
        <w:rPr>
          <w:color w:val="000000" w:themeColor="text1"/>
        </w:rPr>
      </w:pPr>
    </w:p>
    <w:p w14:paraId="5F3DBD01" w14:textId="77777777" w:rsidR="007F6A28" w:rsidRPr="004F09C9" w:rsidRDefault="007F6A28">
      <w:pPr>
        <w:spacing w:after="60" w:line="263" w:lineRule="auto"/>
        <w:jc w:val="center"/>
        <w:rPr>
          <w:color w:val="000000" w:themeColor="text1"/>
        </w:rPr>
      </w:pPr>
    </w:p>
    <w:p w14:paraId="5E88B5B7" w14:textId="77777777" w:rsidR="007F6A28" w:rsidRPr="004F09C9" w:rsidRDefault="007F6A28">
      <w:pPr>
        <w:spacing w:after="60" w:line="263" w:lineRule="auto"/>
        <w:jc w:val="center"/>
        <w:rPr>
          <w:color w:val="000000" w:themeColor="text1"/>
        </w:rPr>
      </w:pPr>
    </w:p>
    <w:p w14:paraId="3DB00BF7" w14:textId="77777777" w:rsidR="007F6A28" w:rsidRPr="004F09C9" w:rsidRDefault="007F6A28">
      <w:pPr>
        <w:spacing w:after="60" w:line="263" w:lineRule="auto"/>
        <w:jc w:val="center"/>
        <w:rPr>
          <w:color w:val="000000" w:themeColor="text1"/>
        </w:rPr>
      </w:pPr>
    </w:p>
    <w:p w14:paraId="25C7DE72" w14:textId="77777777" w:rsidR="007F6A28" w:rsidRPr="004F09C9" w:rsidRDefault="007F6A28">
      <w:pPr>
        <w:spacing w:after="60" w:line="263" w:lineRule="auto"/>
        <w:jc w:val="center"/>
        <w:rPr>
          <w:color w:val="000000" w:themeColor="text1"/>
        </w:rPr>
      </w:pPr>
    </w:p>
    <w:p w14:paraId="7FAD7B79" w14:textId="77777777" w:rsidR="007F6A28" w:rsidRPr="004F09C9" w:rsidRDefault="007F6A28">
      <w:pPr>
        <w:spacing w:after="60" w:line="263" w:lineRule="auto"/>
        <w:jc w:val="center"/>
        <w:rPr>
          <w:color w:val="000000" w:themeColor="text1"/>
        </w:rPr>
      </w:pPr>
    </w:p>
    <w:p w14:paraId="3D66DCC6" w14:textId="77777777" w:rsidR="007F6A28" w:rsidRPr="004F09C9" w:rsidRDefault="007F6A28">
      <w:pPr>
        <w:spacing w:after="60" w:line="263" w:lineRule="auto"/>
        <w:jc w:val="center"/>
        <w:rPr>
          <w:color w:val="000000" w:themeColor="text1"/>
        </w:rPr>
      </w:pPr>
    </w:p>
    <w:p w14:paraId="2E306FAC" w14:textId="77777777" w:rsidR="007F6A28" w:rsidRPr="004F09C9" w:rsidRDefault="007F6A28">
      <w:pPr>
        <w:spacing w:after="60" w:line="263" w:lineRule="auto"/>
        <w:jc w:val="center"/>
        <w:rPr>
          <w:color w:val="000000" w:themeColor="text1"/>
        </w:rPr>
      </w:pPr>
    </w:p>
    <w:p w14:paraId="1338E7DD" w14:textId="77777777" w:rsidR="007F6A28" w:rsidRPr="004F09C9" w:rsidRDefault="007F6A28">
      <w:pPr>
        <w:spacing w:after="60" w:line="263" w:lineRule="auto"/>
        <w:jc w:val="center"/>
        <w:rPr>
          <w:color w:val="000000" w:themeColor="text1"/>
        </w:rPr>
      </w:pPr>
    </w:p>
    <w:p w14:paraId="0923BC9D" w14:textId="77777777" w:rsidR="007F6A28" w:rsidRPr="004F09C9" w:rsidRDefault="007F6A28">
      <w:pPr>
        <w:spacing w:after="60" w:line="263" w:lineRule="auto"/>
        <w:jc w:val="center"/>
        <w:rPr>
          <w:color w:val="000000" w:themeColor="text1"/>
        </w:rPr>
      </w:pPr>
    </w:p>
    <w:p w14:paraId="3B0796C5" w14:textId="77777777" w:rsidR="007F6A28" w:rsidRPr="004F09C9" w:rsidRDefault="007F6A28">
      <w:pPr>
        <w:spacing w:after="60" w:line="263" w:lineRule="auto"/>
        <w:jc w:val="center"/>
        <w:rPr>
          <w:color w:val="000000" w:themeColor="text1"/>
        </w:rPr>
      </w:pPr>
    </w:p>
    <w:p w14:paraId="2D2FE533" w14:textId="77777777" w:rsidR="006F58EA" w:rsidRPr="004F09C9" w:rsidRDefault="00D27C9E">
      <w:pPr>
        <w:spacing w:after="60" w:line="263" w:lineRule="auto"/>
        <w:jc w:val="center"/>
        <w:rPr>
          <w:color w:val="000000" w:themeColor="text1"/>
        </w:rPr>
      </w:pPr>
      <w:r w:rsidRPr="004F09C9">
        <w:rPr>
          <w:color w:val="000000" w:themeColor="text1"/>
        </w:rPr>
        <w:lastRenderedPageBreak/>
        <w:t>LIST OF FIGURES</w:t>
      </w:r>
    </w:p>
    <w:p w14:paraId="2178A301" w14:textId="77777777" w:rsidR="006F58EA" w:rsidRPr="004F09C9" w:rsidRDefault="00D27C9E">
      <w:pPr>
        <w:pStyle w:val="Heading1"/>
        <w:ind w:left="-5"/>
        <w:rPr>
          <w:color w:val="000000" w:themeColor="text1"/>
        </w:rPr>
      </w:pPr>
      <w:r w:rsidRPr="004F09C9">
        <w:rPr>
          <w:color w:val="000000" w:themeColor="text1"/>
        </w:rPr>
        <w:t>Figure</w:t>
      </w:r>
    </w:p>
    <w:tbl>
      <w:tblPr>
        <w:tblStyle w:val="TableGrid"/>
        <w:tblW w:w="9360" w:type="dxa"/>
        <w:tblInd w:w="0" w:type="dxa"/>
        <w:tblLook w:val="04A0" w:firstRow="1" w:lastRow="0" w:firstColumn="1" w:lastColumn="0" w:noHBand="0" w:noVBand="1"/>
      </w:tblPr>
      <w:tblGrid>
        <w:gridCol w:w="9116"/>
        <w:gridCol w:w="244"/>
      </w:tblGrid>
      <w:tr w:rsidR="006F58EA" w:rsidRPr="004F09C9" w14:paraId="18D466FB" w14:textId="77777777">
        <w:trPr>
          <w:trHeight w:val="349"/>
        </w:trPr>
        <w:tc>
          <w:tcPr>
            <w:tcW w:w="9126" w:type="dxa"/>
            <w:tcBorders>
              <w:top w:val="nil"/>
              <w:left w:val="nil"/>
              <w:bottom w:val="nil"/>
              <w:right w:val="nil"/>
            </w:tcBorders>
          </w:tcPr>
          <w:p w14:paraId="2C123029" w14:textId="77777777" w:rsidR="006F58EA" w:rsidRPr="004F09C9" w:rsidRDefault="00D27C9E">
            <w:pPr>
              <w:tabs>
                <w:tab w:val="center" w:pos="4669"/>
              </w:tabs>
              <w:spacing w:after="0" w:line="259" w:lineRule="auto"/>
              <w:ind w:left="0" w:firstLine="0"/>
              <w:rPr>
                <w:color w:val="000000" w:themeColor="text1"/>
              </w:rPr>
            </w:pPr>
            <w:r w:rsidRPr="004F09C9">
              <w:rPr>
                <w:color w:val="000000" w:themeColor="text1"/>
              </w:rPr>
              <w:t>1-1</w:t>
            </w:r>
            <w:r w:rsidRPr="004F09C9">
              <w:rPr>
                <w:color w:val="000000" w:themeColor="text1"/>
              </w:rPr>
              <w:tab/>
              <w:t>Predictive the relationship between nutrition stores and diapause genotype. . . . . .</w:t>
            </w:r>
          </w:p>
        </w:tc>
        <w:tc>
          <w:tcPr>
            <w:tcW w:w="234" w:type="dxa"/>
            <w:tcBorders>
              <w:top w:val="nil"/>
              <w:left w:val="nil"/>
              <w:bottom w:val="nil"/>
              <w:right w:val="nil"/>
            </w:tcBorders>
          </w:tcPr>
          <w:p w14:paraId="50CE63B8" w14:textId="77777777" w:rsidR="006F58EA" w:rsidRPr="004F09C9" w:rsidRDefault="00D27C9E">
            <w:pPr>
              <w:spacing w:after="0" w:line="259" w:lineRule="auto"/>
              <w:ind w:left="0" w:firstLine="0"/>
              <w:jc w:val="both"/>
              <w:rPr>
                <w:color w:val="000000" w:themeColor="text1"/>
              </w:rPr>
            </w:pPr>
            <w:r w:rsidRPr="004F09C9">
              <w:rPr>
                <w:color w:val="000000" w:themeColor="text1"/>
              </w:rPr>
              <w:t>12</w:t>
            </w:r>
          </w:p>
        </w:tc>
      </w:tr>
      <w:tr w:rsidR="006F58EA" w:rsidRPr="004F09C9" w14:paraId="2E8EAEF1" w14:textId="77777777">
        <w:trPr>
          <w:trHeight w:val="478"/>
        </w:trPr>
        <w:tc>
          <w:tcPr>
            <w:tcW w:w="9126" w:type="dxa"/>
            <w:tcBorders>
              <w:top w:val="nil"/>
              <w:left w:val="nil"/>
              <w:bottom w:val="nil"/>
              <w:right w:val="nil"/>
            </w:tcBorders>
            <w:vAlign w:val="center"/>
          </w:tcPr>
          <w:p w14:paraId="277F7C8F" w14:textId="77777777" w:rsidR="006F58EA" w:rsidRPr="004F09C9" w:rsidRDefault="00D27C9E">
            <w:pPr>
              <w:tabs>
                <w:tab w:val="center" w:pos="2971"/>
                <w:tab w:val="center" w:pos="7198"/>
              </w:tabs>
              <w:spacing w:after="0" w:line="259" w:lineRule="auto"/>
              <w:ind w:left="0" w:firstLine="0"/>
              <w:rPr>
                <w:color w:val="000000" w:themeColor="text1"/>
              </w:rPr>
            </w:pPr>
            <w:r w:rsidRPr="004F09C9">
              <w:rPr>
                <w:color w:val="000000" w:themeColor="text1"/>
              </w:rPr>
              <w:t>2-1</w:t>
            </w:r>
            <w:r w:rsidRPr="004F09C9">
              <w:rPr>
                <w:color w:val="000000" w:themeColor="text1"/>
              </w:rPr>
              <w:tab/>
              <w:t>Chemical structure of sex pheromone components</w:t>
            </w:r>
            <w:r w:rsidRPr="004F09C9">
              <w:rPr>
                <w:color w:val="000000" w:themeColor="text1"/>
              </w:rPr>
              <w:tab/>
              <w:t>. . . . . . . . . . . . . . . . . .</w:t>
            </w:r>
          </w:p>
        </w:tc>
        <w:tc>
          <w:tcPr>
            <w:tcW w:w="234" w:type="dxa"/>
            <w:tcBorders>
              <w:top w:val="nil"/>
              <w:left w:val="nil"/>
              <w:bottom w:val="nil"/>
              <w:right w:val="nil"/>
            </w:tcBorders>
            <w:vAlign w:val="center"/>
          </w:tcPr>
          <w:p w14:paraId="60DA3777" w14:textId="77777777" w:rsidR="006F58EA" w:rsidRPr="004F09C9" w:rsidRDefault="00D27C9E">
            <w:pPr>
              <w:spacing w:after="0" w:line="259" w:lineRule="auto"/>
              <w:ind w:left="0" w:firstLine="0"/>
              <w:jc w:val="both"/>
              <w:rPr>
                <w:color w:val="000000" w:themeColor="text1"/>
              </w:rPr>
            </w:pPr>
            <w:r w:rsidRPr="004F09C9">
              <w:rPr>
                <w:color w:val="000000" w:themeColor="text1"/>
              </w:rPr>
              <w:t>20</w:t>
            </w:r>
          </w:p>
        </w:tc>
      </w:tr>
      <w:tr w:rsidR="006F58EA" w:rsidRPr="004F09C9" w14:paraId="0F0AFB23" w14:textId="77777777">
        <w:trPr>
          <w:trHeight w:val="478"/>
        </w:trPr>
        <w:tc>
          <w:tcPr>
            <w:tcW w:w="9126" w:type="dxa"/>
            <w:tcBorders>
              <w:top w:val="nil"/>
              <w:left w:val="nil"/>
              <w:bottom w:val="nil"/>
              <w:right w:val="nil"/>
            </w:tcBorders>
            <w:vAlign w:val="center"/>
          </w:tcPr>
          <w:p w14:paraId="32DA1DCE" w14:textId="77777777" w:rsidR="006F58EA" w:rsidRPr="004F09C9" w:rsidRDefault="00D27C9E">
            <w:pPr>
              <w:tabs>
                <w:tab w:val="center" w:pos="3410"/>
                <w:tab w:val="center" w:pos="7660"/>
              </w:tabs>
              <w:spacing w:after="0" w:line="259" w:lineRule="auto"/>
              <w:ind w:left="0" w:firstLine="0"/>
              <w:rPr>
                <w:color w:val="000000" w:themeColor="text1"/>
              </w:rPr>
            </w:pPr>
            <w:r w:rsidRPr="004F09C9">
              <w:rPr>
                <w:color w:val="000000" w:themeColor="text1"/>
              </w:rPr>
              <w:t>3-1</w:t>
            </w:r>
            <w:r w:rsidRPr="004F09C9">
              <w:rPr>
                <w:color w:val="000000" w:themeColor="text1"/>
              </w:rPr>
              <w:tab/>
              <w:t>Observations of larvae in diapause programming conditions</w:t>
            </w:r>
            <w:r w:rsidRPr="004F09C9">
              <w:rPr>
                <w:color w:val="000000" w:themeColor="text1"/>
              </w:rPr>
              <w:tab/>
              <w:t>. . . . . . . . . . . . .</w:t>
            </w:r>
          </w:p>
        </w:tc>
        <w:tc>
          <w:tcPr>
            <w:tcW w:w="234" w:type="dxa"/>
            <w:tcBorders>
              <w:top w:val="nil"/>
              <w:left w:val="nil"/>
              <w:bottom w:val="nil"/>
              <w:right w:val="nil"/>
            </w:tcBorders>
            <w:vAlign w:val="center"/>
          </w:tcPr>
          <w:p w14:paraId="74B641E6" w14:textId="77777777" w:rsidR="006F58EA" w:rsidRPr="004F09C9" w:rsidRDefault="00D27C9E">
            <w:pPr>
              <w:spacing w:after="0" w:line="259" w:lineRule="auto"/>
              <w:ind w:left="0" w:firstLine="0"/>
              <w:jc w:val="both"/>
              <w:rPr>
                <w:color w:val="000000" w:themeColor="text1"/>
              </w:rPr>
            </w:pPr>
            <w:r w:rsidRPr="004F09C9">
              <w:rPr>
                <w:color w:val="000000" w:themeColor="text1"/>
              </w:rPr>
              <w:t>37</w:t>
            </w:r>
          </w:p>
        </w:tc>
      </w:tr>
      <w:tr w:rsidR="006F58EA" w:rsidRPr="004F09C9" w14:paraId="03D577F0" w14:textId="77777777">
        <w:trPr>
          <w:trHeight w:val="478"/>
        </w:trPr>
        <w:tc>
          <w:tcPr>
            <w:tcW w:w="9126" w:type="dxa"/>
            <w:tcBorders>
              <w:top w:val="nil"/>
              <w:left w:val="nil"/>
              <w:bottom w:val="nil"/>
              <w:right w:val="nil"/>
            </w:tcBorders>
            <w:vAlign w:val="center"/>
          </w:tcPr>
          <w:p w14:paraId="33511474" w14:textId="77777777" w:rsidR="006F58EA" w:rsidRPr="004F09C9" w:rsidRDefault="00D27C9E">
            <w:pPr>
              <w:tabs>
                <w:tab w:val="center" w:pos="1578"/>
                <w:tab w:val="center" w:pos="5814"/>
              </w:tabs>
              <w:spacing w:after="0" w:line="259" w:lineRule="auto"/>
              <w:ind w:left="0" w:firstLine="0"/>
              <w:rPr>
                <w:color w:val="000000" w:themeColor="text1"/>
              </w:rPr>
            </w:pPr>
            <w:r w:rsidRPr="004F09C9">
              <w:rPr>
                <w:color w:val="000000" w:themeColor="text1"/>
              </w:rPr>
              <w:t>3-2</w:t>
            </w:r>
            <w:r w:rsidRPr="004F09C9">
              <w:rPr>
                <w:color w:val="000000" w:themeColor="text1"/>
              </w:rPr>
              <w:tab/>
              <w:t>Wandering assay tray</w:t>
            </w:r>
            <w:r w:rsidRPr="004F09C9">
              <w:rPr>
                <w:color w:val="000000" w:themeColor="text1"/>
              </w:rPr>
              <w:tab/>
              <w:t>. . . . . . . . . . . . . . . . . . . . . . . . . . . . . . . . .</w:t>
            </w:r>
          </w:p>
        </w:tc>
        <w:tc>
          <w:tcPr>
            <w:tcW w:w="234" w:type="dxa"/>
            <w:tcBorders>
              <w:top w:val="nil"/>
              <w:left w:val="nil"/>
              <w:bottom w:val="nil"/>
              <w:right w:val="nil"/>
            </w:tcBorders>
            <w:vAlign w:val="center"/>
          </w:tcPr>
          <w:p w14:paraId="488A7C75" w14:textId="77777777" w:rsidR="006F58EA" w:rsidRPr="004F09C9" w:rsidRDefault="00D27C9E">
            <w:pPr>
              <w:spacing w:after="0" w:line="259" w:lineRule="auto"/>
              <w:ind w:left="0" w:firstLine="0"/>
              <w:jc w:val="both"/>
              <w:rPr>
                <w:color w:val="000000" w:themeColor="text1"/>
              </w:rPr>
            </w:pPr>
            <w:r w:rsidRPr="004F09C9">
              <w:rPr>
                <w:color w:val="000000" w:themeColor="text1"/>
              </w:rPr>
              <w:t>38</w:t>
            </w:r>
          </w:p>
        </w:tc>
      </w:tr>
      <w:tr w:rsidR="006F58EA" w:rsidRPr="004F09C9" w14:paraId="28647BC6" w14:textId="77777777">
        <w:trPr>
          <w:trHeight w:val="862"/>
        </w:trPr>
        <w:tc>
          <w:tcPr>
            <w:tcW w:w="9126" w:type="dxa"/>
            <w:tcBorders>
              <w:top w:val="nil"/>
              <w:left w:val="nil"/>
              <w:bottom w:val="nil"/>
              <w:right w:val="nil"/>
            </w:tcBorders>
          </w:tcPr>
          <w:p w14:paraId="2F66E717" w14:textId="77777777" w:rsidR="006F58EA" w:rsidRPr="004F09C9" w:rsidRDefault="00D27C9E">
            <w:pPr>
              <w:tabs>
                <w:tab w:val="center" w:pos="4669"/>
              </w:tabs>
              <w:spacing w:after="195" w:line="259" w:lineRule="auto"/>
              <w:ind w:left="0" w:firstLine="0"/>
              <w:rPr>
                <w:color w:val="000000" w:themeColor="text1"/>
              </w:rPr>
            </w:pPr>
            <w:r w:rsidRPr="004F09C9">
              <w:rPr>
                <w:color w:val="000000" w:themeColor="text1"/>
              </w:rPr>
              <w:t>3-3</w:t>
            </w:r>
            <w:r w:rsidRPr="004F09C9">
              <w:rPr>
                <w:color w:val="000000" w:themeColor="text1"/>
              </w:rPr>
              <w:tab/>
              <w:t>Distribution of larvae entering the wandering stage . . . . . . . . . . . . . . . . . .</w:t>
            </w:r>
          </w:p>
          <w:p w14:paraId="19BC19FA" w14:textId="77777777" w:rsidR="006F58EA" w:rsidRPr="004F09C9" w:rsidRDefault="00D27C9E">
            <w:pPr>
              <w:tabs>
                <w:tab w:val="center" w:pos="4657"/>
              </w:tabs>
              <w:spacing w:after="0" w:line="259" w:lineRule="auto"/>
              <w:ind w:left="0" w:firstLine="0"/>
              <w:rPr>
                <w:color w:val="000000" w:themeColor="text1"/>
              </w:rPr>
            </w:pPr>
            <w:r w:rsidRPr="004F09C9">
              <w:rPr>
                <w:color w:val="000000" w:themeColor="text1"/>
              </w:rPr>
              <w:t>3-4</w:t>
            </w:r>
            <w:r w:rsidRPr="004F09C9">
              <w:rPr>
                <w:color w:val="000000" w:themeColor="text1"/>
              </w:rPr>
              <w:tab/>
              <w:t>Accumulation of wet mass among larvae in diapause programming and non-diapause</w:t>
            </w:r>
          </w:p>
        </w:tc>
        <w:tc>
          <w:tcPr>
            <w:tcW w:w="234" w:type="dxa"/>
            <w:tcBorders>
              <w:top w:val="nil"/>
              <w:left w:val="nil"/>
              <w:bottom w:val="nil"/>
              <w:right w:val="nil"/>
            </w:tcBorders>
          </w:tcPr>
          <w:p w14:paraId="603D3D45" w14:textId="77777777" w:rsidR="006F58EA" w:rsidRPr="004F09C9" w:rsidRDefault="00D27C9E">
            <w:pPr>
              <w:spacing w:after="0" w:line="259" w:lineRule="auto"/>
              <w:ind w:left="0" w:firstLine="0"/>
              <w:jc w:val="both"/>
              <w:rPr>
                <w:color w:val="000000" w:themeColor="text1"/>
              </w:rPr>
            </w:pPr>
            <w:r w:rsidRPr="004F09C9">
              <w:rPr>
                <w:color w:val="000000" w:themeColor="text1"/>
              </w:rPr>
              <w:t>39</w:t>
            </w:r>
          </w:p>
        </w:tc>
      </w:tr>
      <w:tr w:rsidR="006F58EA" w:rsidRPr="004F09C9" w14:paraId="1F6A4FE4" w14:textId="77777777">
        <w:trPr>
          <w:trHeight w:val="775"/>
        </w:trPr>
        <w:tc>
          <w:tcPr>
            <w:tcW w:w="9126" w:type="dxa"/>
            <w:tcBorders>
              <w:top w:val="nil"/>
              <w:left w:val="nil"/>
              <w:bottom w:val="nil"/>
              <w:right w:val="nil"/>
            </w:tcBorders>
          </w:tcPr>
          <w:p w14:paraId="31ED3080" w14:textId="77777777" w:rsidR="006F58EA" w:rsidRPr="004F09C9" w:rsidRDefault="00D27C9E">
            <w:pPr>
              <w:spacing w:after="208" w:line="259" w:lineRule="auto"/>
              <w:ind w:left="538" w:firstLine="0"/>
              <w:rPr>
                <w:color w:val="000000" w:themeColor="text1"/>
              </w:rPr>
            </w:pPr>
            <w:r w:rsidRPr="004F09C9">
              <w:rPr>
                <w:color w:val="000000" w:themeColor="text1"/>
              </w:rPr>
              <w:t>conditions. . . . . . . . . . . . . . . . . . . . . . . . . . . . . . . . . . . . . . . .</w:t>
            </w:r>
          </w:p>
          <w:p w14:paraId="736A629B" w14:textId="77777777" w:rsidR="006F58EA" w:rsidRPr="004F09C9" w:rsidRDefault="00D27C9E">
            <w:pPr>
              <w:tabs>
                <w:tab w:val="center" w:pos="4581"/>
              </w:tabs>
              <w:spacing w:after="0" w:line="259" w:lineRule="auto"/>
              <w:ind w:left="0" w:firstLine="0"/>
              <w:rPr>
                <w:color w:val="000000" w:themeColor="text1"/>
              </w:rPr>
            </w:pPr>
            <w:r w:rsidRPr="004F09C9">
              <w:rPr>
                <w:color w:val="000000" w:themeColor="text1"/>
              </w:rPr>
              <w:t>3-5</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larvae with different diapause genotypes when</w:t>
            </w:r>
          </w:p>
        </w:tc>
        <w:tc>
          <w:tcPr>
            <w:tcW w:w="234" w:type="dxa"/>
            <w:tcBorders>
              <w:top w:val="nil"/>
              <w:left w:val="nil"/>
              <w:bottom w:val="nil"/>
              <w:right w:val="nil"/>
            </w:tcBorders>
          </w:tcPr>
          <w:p w14:paraId="5355D8C8" w14:textId="77777777" w:rsidR="006F58EA" w:rsidRPr="004F09C9" w:rsidRDefault="00D27C9E">
            <w:pPr>
              <w:spacing w:after="0" w:line="259" w:lineRule="auto"/>
              <w:ind w:left="0" w:firstLine="0"/>
              <w:jc w:val="both"/>
              <w:rPr>
                <w:color w:val="000000" w:themeColor="text1"/>
              </w:rPr>
            </w:pPr>
            <w:r w:rsidRPr="004F09C9">
              <w:rPr>
                <w:color w:val="000000" w:themeColor="text1"/>
              </w:rPr>
              <w:t>40</w:t>
            </w:r>
          </w:p>
        </w:tc>
      </w:tr>
      <w:tr w:rsidR="006F58EA" w:rsidRPr="004F09C9" w14:paraId="5EB0CBF3" w14:textId="77777777">
        <w:trPr>
          <w:trHeight w:val="767"/>
        </w:trPr>
        <w:tc>
          <w:tcPr>
            <w:tcW w:w="9126" w:type="dxa"/>
            <w:tcBorders>
              <w:top w:val="nil"/>
              <w:left w:val="nil"/>
              <w:bottom w:val="nil"/>
              <w:right w:val="nil"/>
            </w:tcBorders>
          </w:tcPr>
          <w:p w14:paraId="4C87B27F" w14:textId="77777777" w:rsidR="006F58EA" w:rsidRPr="004F09C9" w:rsidRDefault="00D27C9E">
            <w:pPr>
              <w:tabs>
                <w:tab w:val="center" w:pos="2246"/>
                <w:tab w:val="center" w:pos="6460"/>
              </w:tabs>
              <w:spacing w:after="208" w:line="259" w:lineRule="auto"/>
              <w:ind w:left="0" w:firstLine="0"/>
              <w:rPr>
                <w:color w:val="000000" w:themeColor="text1"/>
              </w:rPr>
            </w:pPr>
            <w:r w:rsidRPr="004F09C9">
              <w:rPr>
                <w:color w:val="000000" w:themeColor="text1"/>
                <w:sz w:val="22"/>
              </w:rPr>
              <w:tab/>
            </w:r>
            <w:r w:rsidRPr="004F09C9">
              <w:rPr>
                <w:color w:val="000000" w:themeColor="text1"/>
              </w:rPr>
              <w:t>reared under the same photoperiod</w:t>
            </w:r>
            <w:r w:rsidRPr="004F09C9">
              <w:rPr>
                <w:color w:val="000000" w:themeColor="text1"/>
              </w:rPr>
              <w:tab/>
              <w:t>. . . . . . . . . . . . . . . . . . . . . . . . . .</w:t>
            </w:r>
          </w:p>
          <w:p w14:paraId="0CD795B8" w14:textId="77777777" w:rsidR="006F58EA" w:rsidRPr="004F09C9" w:rsidRDefault="00D27C9E">
            <w:pPr>
              <w:tabs>
                <w:tab w:val="center" w:pos="4573"/>
              </w:tabs>
              <w:spacing w:after="0" w:line="259" w:lineRule="auto"/>
              <w:ind w:left="0" w:firstLine="0"/>
              <w:rPr>
                <w:color w:val="000000" w:themeColor="text1"/>
              </w:rPr>
            </w:pPr>
            <w:r w:rsidRPr="004F09C9">
              <w:rPr>
                <w:color w:val="000000" w:themeColor="text1"/>
              </w:rPr>
              <w:t>3-6</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larvae with the same diapause genotype when</w:t>
            </w:r>
          </w:p>
        </w:tc>
        <w:tc>
          <w:tcPr>
            <w:tcW w:w="234" w:type="dxa"/>
            <w:tcBorders>
              <w:top w:val="nil"/>
              <w:left w:val="nil"/>
              <w:bottom w:val="nil"/>
              <w:right w:val="nil"/>
            </w:tcBorders>
          </w:tcPr>
          <w:p w14:paraId="459776AE" w14:textId="77777777" w:rsidR="006F58EA" w:rsidRPr="004F09C9" w:rsidRDefault="00D27C9E">
            <w:pPr>
              <w:spacing w:after="0" w:line="259" w:lineRule="auto"/>
              <w:ind w:left="0" w:firstLine="0"/>
              <w:jc w:val="both"/>
              <w:rPr>
                <w:color w:val="000000" w:themeColor="text1"/>
              </w:rPr>
            </w:pPr>
            <w:r w:rsidRPr="004F09C9">
              <w:rPr>
                <w:color w:val="000000" w:themeColor="text1"/>
              </w:rPr>
              <w:t>41</w:t>
            </w:r>
          </w:p>
        </w:tc>
      </w:tr>
      <w:tr w:rsidR="006F58EA" w:rsidRPr="004F09C9" w14:paraId="000667BE" w14:textId="77777777">
        <w:trPr>
          <w:trHeight w:val="767"/>
        </w:trPr>
        <w:tc>
          <w:tcPr>
            <w:tcW w:w="9126" w:type="dxa"/>
            <w:tcBorders>
              <w:top w:val="nil"/>
              <w:left w:val="nil"/>
              <w:bottom w:val="nil"/>
              <w:right w:val="nil"/>
            </w:tcBorders>
          </w:tcPr>
          <w:p w14:paraId="3F8D01D8" w14:textId="77777777" w:rsidR="006F58EA" w:rsidRPr="004F09C9" w:rsidRDefault="00D27C9E">
            <w:pPr>
              <w:spacing w:after="208" w:line="259" w:lineRule="auto"/>
              <w:ind w:left="538" w:firstLine="0"/>
              <w:rPr>
                <w:color w:val="000000" w:themeColor="text1"/>
              </w:rPr>
            </w:pPr>
            <w:r w:rsidRPr="004F09C9">
              <w:rPr>
                <w:color w:val="000000" w:themeColor="text1"/>
              </w:rPr>
              <w:t>reared in different photoperiods . . . . . . . . . . . . . . . . . . . . . . . . . . . .</w:t>
            </w:r>
          </w:p>
          <w:p w14:paraId="1F8C89C5" w14:textId="77777777" w:rsidR="006F58EA" w:rsidRPr="004F09C9" w:rsidRDefault="00D27C9E">
            <w:pPr>
              <w:tabs>
                <w:tab w:val="center" w:pos="4535"/>
              </w:tabs>
              <w:spacing w:after="0" w:line="259" w:lineRule="auto"/>
              <w:ind w:left="0" w:firstLine="0"/>
              <w:rPr>
                <w:color w:val="000000" w:themeColor="text1"/>
              </w:rPr>
            </w:pPr>
            <w:r w:rsidRPr="004F09C9">
              <w:rPr>
                <w:color w:val="000000" w:themeColor="text1"/>
              </w:rPr>
              <w:t>3-7</w:t>
            </w:r>
            <w:r w:rsidRPr="004F09C9">
              <w:rPr>
                <w:color w:val="000000" w:themeColor="text1"/>
              </w:rPr>
              <w:tab/>
              <w:t>Comparing wet mass accumulation and CO</w:t>
            </w:r>
            <w:r w:rsidRPr="004F09C9">
              <w:rPr>
                <w:color w:val="000000" w:themeColor="text1"/>
                <w:vertAlign w:val="subscript"/>
              </w:rPr>
              <w:t xml:space="preserve">2 </w:t>
            </w:r>
            <w:r w:rsidRPr="004F09C9">
              <w:rPr>
                <w:color w:val="000000" w:themeColor="text1"/>
              </w:rPr>
              <w:t>production between shallow diapause</w:t>
            </w:r>
          </w:p>
        </w:tc>
        <w:tc>
          <w:tcPr>
            <w:tcW w:w="234" w:type="dxa"/>
            <w:tcBorders>
              <w:top w:val="nil"/>
              <w:left w:val="nil"/>
              <w:bottom w:val="nil"/>
              <w:right w:val="nil"/>
            </w:tcBorders>
          </w:tcPr>
          <w:p w14:paraId="6D8E1D49" w14:textId="77777777" w:rsidR="006F58EA" w:rsidRPr="004F09C9" w:rsidRDefault="00D27C9E">
            <w:pPr>
              <w:spacing w:after="0" w:line="259" w:lineRule="auto"/>
              <w:ind w:left="0" w:firstLine="0"/>
              <w:jc w:val="both"/>
              <w:rPr>
                <w:color w:val="000000" w:themeColor="text1"/>
              </w:rPr>
            </w:pPr>
            <w:r w:rsidRPr="004F09C9">
              <w:rPr>
                <w:color w:val="000000" w:themeColor="text1"/>
              </w:rPr>
              <w:t>42</w:t>
            </w:r>
          </w:p>
        </w:tc>
      </w:tr>
      <w:tr w:rsidR="006F58EA" w:rsidRPr="004F09C9" w14:paraId="7AC565C9" w14:textId="77777777">
        <w:trPr>
          <w:trHeight w:val="759"/>
        </w:trPr>
        <w:tc>
          <w:tcPr>
            <w:tcW w:w="9126" w:type="dxa"/>
            <w:tcBorders>
              <w:top w:val="nil"/>
              <w:left w:val="nil"/>
              <w:bottom w:val="nil"/>
              <w:right w:val="nil"/>
            </w:tcBorders>
          </w:tcPr>
          <w:p w14:paraId="10C69EFF" w14:textId="77777777" w:rsidR="006F58EA" w:rsidRPr="004F09C9" w:rsidRDefault="00D27C9E">
            <w:pPr>
              <w:tabs>
                <w:tab w:val="center" w:pos="3408"/>
                <w:tab w:val="center" w:pos="7660"/>
              </w:tabs>
              <w:spacing w:after="195" w:line="259" w:lineRule="auto"/>
              <w:ind w:left="0" w:firstLine="0"/>
              <w:rPr>
                <w:color w:val="000000" w:themeColor="text1"/>
              </w:rPr>
            </w:pPr>
            <w:r w:rsidRPr="004F09C9">
              <w:rPr>
                <w:color w:val="000000" w:themeColor="text1"/>
                <w:sz w:val="22"/>
              </w:rPr>
              <w:tab/>
            </w:r>
            <w:r w:rsidRPr="004F09C9">
              <w:rPr>
                <w:color w:val="000000" w:themeColor="text1"/>
              </w:rPr>
              <w:t>and deep diapause larvae with the short-diapause genotype</w:t>
            </w:r>
            <w:r w:rsidRPr="004F09C9">
              <w:rPr>
                <w:color w:val="000000" w:themeColor="text1"/>
              </w:rPr>
              <w:tab/>
              <w:t>. . . . . . . . . . . . .</w:t>
            </w:r>
          </w:p>
          <w:p w14:paraId="2ECE4E3E" w14:textId="77777777" w:rsidR="006F58EA" w:rsidRPr="004F09C9" w:rsidRDefault="00D27C9E">
            <w:pPr>
              <w:tabs>
                <w:tab w:val="center" w:pos="4650"/>
              </w:tabs>
              <w:spacing w:after="0" w:line="259" w:lineRule="auto"/>
              <w:ind w:left="0" w:firstLine="0"/>
              <w:rPr>
                <w:color w:val="000000" w:themeColor="text1"/>
              </w:rPr>
            </w:pPr>
            <w:r w:rsidRPr="004F09C9">
              <w:rPr>
                <w:color w:val="000000" w:themeColor="text1"/>
              </w:rPr>
              <w:t>3-8</w:t>
            </w:r>
            <w:r w:rsidRPr="004F09C9">
              <w:rPr>
                <w:color w:val="000000" w:themeColor="text1"/>
              </w:rPr>
              <w:tab/>
              <w:t>The effect of diapause programming on lean mass and lipid mass accumulation prior</w:t>
            </w:r>
          </w:p>
        </w:tc>
        <w:tc>
          <w:tcPr>
            <w:tcW w:w="234" w:type="dxa"/>
            <w:tcBorders>
              <w:top w:val="nil"/>
              <w:left w:val="nil"/>
              <w:bottom w:val="nil"/>
              <w:right w:val="nil"/>
            </w:tcBorders>
          </w:tcPr>
          <w:p w14:paraId="3B9C6B19" w14:textId="77777777" w:rsidR="006F58EA" w:rsidRPr="004F09C9" w:rsidRDefault="00D27C9E">
            <w:pPr>
              <w:spacing w:after="0" w:line="259" w:lineRule="auto"/>
              <w:ind w:left="0" w:firstLine="0"/>
              <w:jc w:val="both"/>
              <w:rPr>
                <w:color w:val="000000" w:themeColor="text1"/>
              </w:rPr>
            </w:pPr>
            <w:r w:rsidRPr="004F09C9">
              <w:rPr>
                <w:color w:val="000000" w:themeColor="text1"/>
              </w:rPr>
              <w:t>43</w:t>
            </w:r>
          </w:p>
        </w:tc>
      </w:tr>
      <w:tr w:rsidR="006F58EA" w:rsidRPr="004F09C9" w14:paraId="1E3FAA14" w14:textId="77777777">
        <w:trPr>
          <w:trHeight w:val="767"/>
        </w:trPr>
        <w:tc>
          <w:tcPr>
            <w:tcW w:w="9126" w:type="dxa"/>
            <w:tcBorders>
              <w:top w:val="nil"/>
              <w:left w:val="nil"/>
              <w:bottom w:val="nil"/>
              <w:right w:val="nil"/>
            </w:tcBorders>
          </w:tcPr>
          <w:p w14:paraId="01DEC9B5" w14:textId="77777777" w:rsidR="006F58EA" w:rsidRPr="004F09C9" w:rsidRDefault="00D27C9E">
            <w:pPr>
              <w:spacing w:after="195" w:line="259" w:lineRule="auto"/>
              <w:ind w:left="538" w:firstLine="0"/>
              <w:rPr>
                <w:color w:val="000000" w:themeColor="text1"/>
              </w:rPr>
            </w:pPr>
            <w:r w:rsidRPr="004F09C9">
              <w:rPr>
                <w:color w:val="000000" w:themeColor="text1"/>
              </w:rPr>
              <w:t>to the onset of diapause . . . . . . . . . . . . . . . . . . . . . . . . . . . . . . . .</w:t>
            </w:r>
          </w:p>
          <w:p w14:paraId="5AECD7A1" w14:textId="77777777" w:rsidR="006F58EA" w:rsidRPr="004F09C9" w:rsidRDefault="00D27C9E">
            <w:pPr>
              <w:tabs>
                <w:tab w:val="center" w:pos="4532"/>
              </w:tabs>
              <w:spacing w:after="0" w:line="259" w:lineRule="auto"/>
              <w:ind w:left="0" w:firstLine="0"/>
              <w:rPr>
                <w:color w:val="000000" w:themeColor="text1"/>
              </w:rPr>
            </w:pPr>
            <w:r w:rsidRPr="004F09C9">
              <w:rPr>
                <w:color w:val="000000" w:themeColor="text1"/>
              </w:rPr>
              <w:t>3-9</w:t>
            </w:r>
            <w:r w:rsidRPr="004F09C9">
              <w:rPr>
                <w:color w:val="000000" w:themeColor="text1"/>
              </w:rPr>
              <w:tab/>
              <w:t>The effect of diapause programming on lean mass and lipid mass depletion during</w:t>
            </w:r>
          </w:p>
        </w:tc>
        <w:tc>
          <w:tcPr>
            <w:tcW w:w="234" w:type="dxa"/>
            <w:tcBorders>
              <w:top w:val="nil"/>
              <w:left w:val="nil"/>
              <w:bottom w:val="nil"/>
              <w:right w:val="nil"/>
            </w:tcBorders>
          </w:tcPr>
          <w:p w14:paraId="4B192224" w14:textId="77777777" w:rsidR="006F58EA" w:rsidRPr="004F09C9" w:rsidRDefault="00D27C9E">
            <w:pPr>
              <w:spacing w:after="0" w:line="259" w:lineRule="auto"/>
              <w:ind w:left="0" w:firstLine="0"/>
              <w:jc w:val="both"/>
              <w:rPr>
                <w:color w:val="000000" w:themeColor="text1"/>
              </w:rPr>
            </w:pPr>
            <w:r w:rsidRPr="004F09C9">
              <w:rPr>
                <w:color w:val="000000" w:themeColor="text1"/>
              </w:rPr>
              <w:t>44</w:t>
            </w:r>
          </w:p>
        </w:tc>
      </w:tr>
      <w:tr w:rsidR="006F58EA" w:rsidRPr="004F09C9" w14:paraId="1DD78EA0" w14:textId="77777777">
        <w:trPr>
          <w:trHeight w:val="255"/>
        </w:trPr>
        <w:tc>
          <w:tcPr>
            <w:tcW w:w="9126" w:type="dxa"/>
            <w:tcBorders>
              <w:top w:val="nil"/>
              <w:left w:val="nil"/>
              <w:bottom w:val="nil"/>
              <w:right w:val="nil"/>
            </w:tcBorders>
          </w:tcPr>
          <w:p w14:paraId="0B6C836E" w14:textId="77777777" w:rsidR="006F58EA" w:rsidRPr="004F09C9" w:rsidRDefault="00D27C9E">
            <w:pPr>
              <w:spacing w:after="0" w:line="259" w:lineRule="auto"/>
              <w:ind w:left="538" w:firstLine="0"/>
              <w:rPr>
                <w:color w:val="000000" w:themeColor="text1"/>
              </w:rPr>
            </w:pPr>
            <w:r w:rsidRPr="004F09C9">
              <w:rPr>
                <w:color w:val="000000" w:themeColor="text1"/>
              </w:rPr>
              <w:t>diapause . . . . . . . . . . . . . . . . . . . . . . . . . . . . . . . . . . . . . . . .</w:t>
            </w:r>
          </w:p>
        </w:tc>
        <w:tc>
          <w:tcPr>
            <w:tcW w:w="234" w:type="dxa"/>
            <w:tcBorders>
              <w:top w:val="nil"/>
              <w:left w:val="nil"/>
              <w:bottom w:val="nil"/>
              <w:right w:val="nil"/>
            </w:tcBorders>
          </w:tcPr>
          <w:p w14:paraId="5CFAD559" w14:textId="77777777" w:rsidR="006F58EA" w:rsidRPr="004F09C9" w:rsidRDefault="00D27C9E">
            <w:pPr>
              <w:spacing w:after="0" w:line="259" w:lineRule="auto"/>
              <w:ind w:left="0" w:firstLine="0"/>
              <w:jc w:val="both"/>
              <w:rPr>
                <w:color w:val="000000" w:themeColor="text1"/>
              </w:rPr>
            </w:pPr>
            <w:r w:rsidRPr="004F09C9">
              <w:rPr>
                <w:color w:val="000000" w:themeColor="text1"/>
              </w:rPr>
              <w:t>45</w:t>
            </w:r>
          </w:p>
        </w:tc>
      </w:tr>
    </w:tbl>
    <w:p w14:paraId="71875B0D" w14:textId="77777777" w:rsidR="006F58EA" w:rsidRPr="004F09C9" w:rsidRDefault="006F58EA">
      <w:pPr>
        <w:rPr>
          <w:color w:val="000000" w:themeColor="text1"/>
        </w:rPr>
        <w:sectPr w:rsidR="006F58EA" w:rsidRPr="004F09C9" w:rsidSect="007F6A28">
          <w:headerReference w:type="even" r:id="rId18"/>
          <w:headerReference w:type="default" r:id="rId19"/>
          <w:footerReference w:type="even" r:id="rId20"/>
          <w:footerReference w:type="default" r:id="rId21"/>
          <w:headerReference w:type="first" r:id="rId22"/>
          <w:footerReference w:type="first" r:id="rId23"/>
          <w:pgSz w:w="12240" w:h="15840"/>
          <w:pgMar w:top="1505" w:right="1440" w:bottom="1440" w:left="1440" w:header="720" w:footer="597" w:gutter="0"/>
          <w:cols w:space="720"/>
          <w:titlePg/>
        </w:sectPr>
      </w:pPr>
    </w:p>
    <w:p w14:paraId="70BCF423" w14:textId="77777777" w:rsidR="006F58EA" w:rsidRPr="004F09C9" w:rsidRDefault="00D27C9E">
      <w:pPr>
        <w:spacing w:after="162" w:line="263" w:lineRule="auto"/>
        <w:ind w:left="2003" w:right="2073"/>
        <w:jc w:val="center"/>
        <w:rPr>
          <w:color w:val="000000" w:themeColor="text1"/>
        </w:rPr>
      </w:pPr>
      <w:r w:rsidRPr="004F09C9">
        <w:rPr>
          <w:color w:val="000000" w:themeColor="text1"/>
        </w:rPr>
        <w:lastRenderedPageBreak/>
        <w:t>Abstract of Thesis Presented to the Graduate School of the University of Florida in Partial Fulfillment of the Requirements for the Degree of Master of Science</w:t>
      </w:r>
    </w:p>
    <w:p w14:paraId="1BEECAA5" w14:textId="77777777" w:rsidR="006F58EA" w:rsidRPr="004F09C9" w:rsidRDefault="00D27C9E">
      <w:pPr>
        <w:spacing w:after="162" w:line="263" w:lineRule="auto"/>
        <w:jc w:val="center"/>
        <w:rPr>
          <w:color w:val="000000" w:themeColor="text1"/>
        </w:rPr>
      </w:pPr>
      <w:r w:rsidRPr="004F09C9">
        <w:rPr>
          <w:color w:val="000000" w:themeColor="text1"/>
        </w:rPr>
        <w:t xml:space="preserve">SEASONAL CUES AND DIAPAUSE PREPARATION IN THE EUROPEAN CORN BORER, </w:t>
      </w:r>
      <w:r w:rsidRPr="004F09C9">
        <w:rPr>
          <w:i/>
          <w:color w:val="000000" w:themeColor="text1"/>
        </w:rPr>
        <w:t xml:space="preserve">Ostrinia nubilalis </w:t>
      </w:r>
      <w:r w:rsidRPr="004F09C9">
        <w:rPr>
          <w:color w:val="000000" w:themeColor="text1"/>
        </w:rPr>
        <w:t>(LEPIDOPTERA: CRAMBIDAE)</w:t>
      </w:r>
    </w:p>
    <w:p w14:paraId="32E0CD05" w14:textId="77777777" w:rsidR="006F58EA" w:rsidRPr="004F09C9" w:rsidRDefault="00D27C9E">
      <w:pPr>
        <w:spacing w:after="162" w:line="263" w:lineRule="auto"/>
        <w:ind w:right="80"/>
        <w:jc w:val="center"/>
        <w:rPr>
          <w:color w:val="000000" w:themeColor="text1"/>
        </w:rPr>
      </w:pPr>
      <w:r w:rsidRPr="004F09C9">
        <w:rPr>
          <w:color w:val="000000" w:themeColor="text1"/>
        </w:rPr>
        <w:t>By</w:t>
      </w:r>
    </w:p>
    <w:p w14:paraId="752611AE" w14:textId="77777777" w:rsidR="006F58EA" w:rsidRPr="004F09C9" w:rsidRDefault="00D27C9E">
      <w:pPr>
        <w:spacing w:after="162" w:line="263" w:lineRule="auto"/>
        <w:ind w:right="80"/>
        <w:jc w:val="center"/>
        <w:rPr>
          <w:color w:val="000000" w:themeColor="text1"/>
        </w:rPr>
      </w:pPr>
      <w:r w:rsidRPr="004F09C9">
        <w:rPr>
          <w:color w:val="000000" w:themeColor="text1"/>
        </w:rPr>
        <w:t>James T. Brown</w:t>
      </w:r>
    </w:p>
    <w:p w14:paraId="50812A62" w14:textId="77777777" w:rsidR="006F58EA" w:rsidRPr="004F09C9" w:rsidRDefault="00D27C9E">
      <w:pPr>
        <w:spacing w:after="162" w:line="263" w:lineRule="auto"/>
        <w:ind w:right="80"/>
        <w:jc w:val="center"/>
        <w:rPr>
          <w:color w:val="000000" w:themeColor="text1"/>
        </w:rPr>
      </w:pPr>
      <w:r w:rsidRPr="004F09C9">
        <w:rPr>
          <w:color w:val="000000" w:themeColor="text1"/>
        </w:rPr>
        <w:t>May 2019</w:t>
      </w:r>
    </w:p>
    <w:p w14:paraId="0643DA48" w14:textId="77777777" w:rsidR="006F58EA" w:rsidRPr="004F09C9" w:rsidRDefault="00D27C9E">
      <w:pPr>
        <w:spacing w:line="259" w:lineRule="auto"/>
        <w:ind w:left="-5" w:right="90"/>
        <w:rPr>
          <w:color w:val="000000" w:themeColor="text1"/>
        </w:rPr>
      </w:pPr>
      <w:r w:rsidRPr="004F09C9">
        <w:rPr>
          <w:color w:val="000000" w:themeColor="text1"/>
        </w:rPr>
        <w:t>Chair: Daniel A. Hahn</w:t>
      </w:r>
    </w:p>
    <w:p w14:paraId="7419A61D" w14:textId="77777777" w:rsidR="006F58EA" w:rsidRPr="004F09C9" w:rsidRDefault="00D27C9E">
      <w:pPr>
        <w:spacing w:after="163" w:line="259" w:lineRule="auto"/>
        <w:ind w:left="-5" w:right="90"/>
        <w:rPr>
          <w:color w:val="000000" w:themeColor="text1"/>
        </w:rPr>
      </w:pPr>
      <w:r w:rsidRPr="004F09C9">
        <w:rPr>
          <w:color w:val="000000" w:themeColor="text1"/>
        </w:rPr>
        <w:t>Major: Entomology and Nematology</w:t>
      </w:r>
    </w:p>
    <w:p w14:paraId="17069BF3" w14:textId="16BE2729" w:rsidR="006F58EA" w:rsidRPr="004F09C9" w:rsidRDefault="00D27C9E">
      <w:pPr>
        <w:ind w:left="-15" w:right="90" w:firstLine="468"/>
        <w:rPr>
          <w:color w:val="000000" w:themeColor="text1"/>
        </w:rPr>
      </w:pPr>
      <w:r w:rsidRPr="004F09C9">
        <w:rPr>
          <w:color w:val="000000" w:themeColor="text1"/>
        </w:rPr>
        <w:t xml:space="preserve">Diapause is a genetically determined life history strategy commonly used by many insects in temperate regions to avoid </w:t>
      </w:r>
      <w:r w:rsidR="001C6E15">
        <w:rPr>
          <w:color w:val="000000" w:themeColor="text1"/>
        </w:rPr>
        <w:t xml:space="preserve">the </w:t>
      </w:r>
      <w:r w:rsidR="008F5C7F">
        <w:rPr>
          <w:color w:val="000000" w:themeColor="text1"/>
        </w:rPr>
        <w:t xml:space="preserve">consequences associated with </w:t>
      </w:r>
      <w:r w:rsidRPr="004F09C9">
        <w:rPr>
          <w:color w:val="000000" w:themeColor="text1"/>
        </w:rPr>
        <w:t>low</w:t>
      </w:r>
      <w:r w:rsidR="008F5C7F">
        <w:rPr>
          <w:color w:val="000000" w:themeColor="text1"/>
        </w:rPr>
        <w:t xml:space="preserve"> winter</w:t>
      </w:r>
      <w:r w:rsidRPr="004F09C9">
        <w:rPr>
          <w:color w:val="000000" w:themeColor="text1"/>
        </w:rPr>
        <w:t xml:space="preserve"> temperatures.</w:t>
      </w:r>
      <w:r w:rsidR="008F5C7F">
        <w:rPr>
          <w:color w:val="000000" w:themeColor="text1"/>
        </w:rPr>
        <w:t xml:space="preserve"> Because food is scarce during winter insects conserve energy by decreasing metabolic activity suspending development.</w:t>
      </w:r>
      <w:r w:rsidRPr="004F09C9">
        <w:rPr>
          <w:color w:val="000000" w:themeColor="text1"/>
        </w:rPr>
        <w:t xml:space="preserve"> To meet the energy demands of their </w:t>
      </w:r>
      <w:r w:rsidR="008F5C7F">
        <w:rPr>
          <w:color w:val="000000" w:themeColor="text1"/>
        </w:rPr>
        <w:t xml:space="preserve">suppressed </w:t>
      </w:r>
      <w:r w:rsidRPr="004F09C9">
        <w:rPr>
          <w:color w:val="000000" w:themeColor="text1"/>
        </w:rPr>
        <w:t>metabolism</w:t>
      </w:r>
      <w:r w:rsidR="0056454F">
        <w:rPr>
          <w:color w:val="000000" w:themeColor="text1"/>
        </w:rPr>
        <w:t xml:space="preserve"> during diapause</w:t>
      </w:r>
      <w:r w:rsidRPr="004F09C9">
        <w:rPr>
          <w:color w:val="000000" w:themeColor="text1"/>
        </w:rPr>
        <w:t>, insects often accumulate greater energy reserves before the onset of winter.</w:t>
      </w:r>
      <w:r w:rsidR="0056454F">
        <w:rPr>
          <w:color w:val="000000" w:themeColor="text1"/>
        </w:rPr>
        <w:t xml:space="preserve"> </w:t>
      </w:r>
      <w:r w:rsidR="005C0337">
        <w:rPr>
          <w:color w:val="000000" w:themeColor="text1"/>
        </w:rPr>
        <w:t>Moreover, a</w:t>
      </w:r>
      <w:r w:rsidRPr="004F09C9">
        <w:rPr>
          <w:color w:val="000000" w:themeColor="text1"/>
        </w:rPr>
        <w:t xml:space="preserve">fter diapause ends, some insects rely on that same pool of stored energy to complete metamorphosis, find mates, and reproduce. </w:t>
      </w:r>
      <w:commentRangeStart w:id="10"/>
      <w:commentRangeStart w:id="11"/>
      <w:r w:rsidR="00D6319F">
        <w:rPr>
          <w:color w:val="000000" w:themeColor="text1"/>
        </w:rPr>
        <w:t xml:space="preserve">Climate change is </w:t>
      </w:r>
      <w:r w:rsidR="00E3698F">
        <w:rPr>
          <w:color w:val="000000" w:themeColor="text1"/>
        </w:rPr>
        <w:t>predicted</w:t>
      </w:r>
      <w:r w:rsidR="00D6319F">
        <w:rPr>
          <w:color w:val="000000" w:themeColor="text1"/>
        </w:rPr>
        <w:t xml:space="preserve"> to </w:t>
      </w:r>
      <w:r w:rsidR="005C0337">
        <w:rPr>
          <w:color w:val="000000" w:themeColor="text1"/>
        </w:rPr>
        <w:t>impact</w:t>
      </w:r>
      <w:r w:rsidR="00D6319F">
        <w:rPr>
          <w:color w:val="000000" w:themeColor="text1"/>
        </w:rPr>
        <w:t xml:space="preserve"> diapaus</w:t>
      </w:r>
      <w:r w:rsidR="00315D8F">
        <w:rPr>
          <w:color w:val="000000" w:themeColor="text1"/>
        </w:rPr>
        <w:t xml:space="preserve">ing insects </w:t>
      </w:r>
      <w:r w:rsidR="005C0337">
        <w:rPr>
          <w:color w:val="000000" w:themeColor="text1"/>
        </w:rPr>
        <w:t>as</w:t>
      </w:r>
      <w:r w:rsidR="00D6319F">
        <w:rPr>
          <w:color w:val="000000" w:themeColor="text1"/>
        </w:rPr>
        <w:t xml:space="preserve"> warmer and more variable</w:t>
      </w:r>
      <w:r w:rsidR="005C0337">
        <w:rPr>
          <w:color w:val="000000" w:themeColor="text1"/>
        </w:rPr>
        <w:t xml:space="preserve"> winter</w:t>
      </w:r>
      <w:r w:rsidR="00D6319F">
        <w:rPr>
          <w:color w:val="000000" w:themeColor="text1"/>
        </w:rPr>
        <w:t xml:space="preserve"> temperatures increase metabolic activity</w:t>
      </w:r>
      <w:r w:rsidR="00315D8F">
        <w:rPr>
          <w:color w:val="000000" w:themeColor="text1"/>
        </w:rPr>
        <w:t xml:space="preserve"> </w:t>
      </w:r>
      <w:r w:rsidR="00E3698F">
        <w:rPr>
          <w:color w:val="000000" w:themeColor="text1"/>
        </w:rPr>
        <w:t xml:space="preserve">possibly </w:t>
      </w:r>
      <w:r w:rsidR="005C0337">
        <w:rPr>
          <w:color w:val="000000" w:themeColor="text1"/>
        </w:rPr>
        <w:t xml:space="preserve">reducing </w:t>
      </w:r>
      <w:r w:rsidR="00E3698F">
        <w:rPr>
          <w:color w:val="000000" w:themeColor="text1"/>
        </w:rPr>
        <w:t>energy</w:t>
      </w:r>
      <w:r w:rsidR="005C0337">
        <w:rPr>
          <w:color w:val="000000" w:themeColor="text1"/>
        </w:rPr>
        <w:t xml:space="preserve"> stores</w:t>
      </w:r>
      <w:r w:rsidR="00D6319F">
        <w:rPr>
          <w:color w:val="000000" w:themeColor="text1"/>
        </w:rPr>
        <w:t>.</w:t>
      </w:r>
      <w:r w:rsidRPr="004F09C9">
        <w:rPr>
          <w:color w:val="000000" w:themeColor="text1"/>
        </w:rPr>
        <w:t xml:space="preserve"> </w:t>
      </w:r>
      <w:r w:rsidR="00315D8F">
        <w:rPr>
          <w:color w:val="000000" w:themeColor="text1"/>
        </w:rPr>
        <w:t>How</w:t>
      </w:r>
      <w:r w:rsidRPr="004F09C9">
        <w:rPr>
          <w:color w:val="000000" w:themeColor="text1"/>
        </w:rPr>
        <w:t xml:space="preserve"> temperate-insects manage nutrition in preparation for diapause and during diapause</w:t>
      </w:r>
      <w:r w:rsidR="005C0337">
        <w:rPr>
          <w:color w:val="000000" w:themeColor="text1"/>
        </w:rPr>
        <w:t xml:space="preserve"> in response to climate change</w:t>
      </w:r>
      <w:r w:rsidRPr="004F09C9">
        <w:rPr>
          <w:color w:val="000000" w:themeColor="text1"/>
        </w:rPr>
        <w:t xml:space="preserve"> </w:t>
      </w:r>
      <w:r w:rsidR="00684AFF">
        <w:rPr>
          <w:color w:val="000000" w:themeColor="text1"/>
        </w:rPr>
        <w:t xml:space="preserve">could be crucial in determining which insects will survive </w:t>
      </w:r>
      <w:r w:rsidR="006229D9">
        <w:rPr>
          <w:color w:val="000000" w:themeColor="text1"/>
        </w:rPr>
        <w:t>warmer</w:t>
      </w:r>
      <w:r w:rsidR="00684AFF">
        <w:rPr>
          <w:color w:val="000000" w:themeColor="text1"/>
        </w:rPr>
        <w:t xml:space="preserve"> </w:t>
      </w:r>
      <w:r w:rsidR="000978A9">
        <w:rPr>
          <w:color w:val="000000" w:themeColor="text1"/>
        </w:rPr>
        <w:t>temperatures</w:t>
      </w:r>
      <w:r w:rsidRPr="004F09C9">
        <w:rPr>
          <w:color w:val="000000" w:themeColor="text1"/>
        </w:rPr>
        <w:t xml:space="preserve">. </w:t>
      </w:r>
      <w:commentRangeEnd w:id="10"/>
      <w:r w:rsidR="00C136E2">
        <w:rPr>
          <w:rStyle w:val="CommentReference"/>
        </w:rPr>
        <w:commentReference w:id="10"/>
      </w:r>
      <w:commentRangeEnd w:id="11"/>
      <w:r w:rsidR="009B7A17">
        <w:rPr>
          <w:rStyle w:val="CommentReference"/>
        </w:rPr>
        <w:commentReference w:id="11"/>
      </w:r>
      <w:r w:rsidRPr="004F09C9">
        <w:rPr>
          <w:color w:val="000000" w:themeColor="text1"/>
        </w:rPr>
        <w:t xml:space="preserve">Using </w:t>
      </w:r>
      <w:r w:rsidR="006229D9">
        <w:rPr>
          <w:color w:val="000000" w:themeColor="text1"/>
        </w:rPr>
        <w:t xml:space="preserve">two strains of </w:t>
      </w:r>
      <w:r w:rsidRPr="004F09C9">
        <w:rPr>
          <w:i/>
          <w:color w:val="000000" w:themeColor="text1"/>
        </w:rPr>
        <w:t xml:space="preserve">Ostrinia nubilalis </w:t>
      </w:r>
      <w:r w:rsidRPr="004F09C9">
        <w:rPr>
          <w:color w:val="000000" w:themeColor="text1"/>
        </w:rPr>
        <w:t>(Hubüner) reared in conditions that induce diapause and measuring lipid storage, my goal was to determine the degree to which different</w:t>
      </w:r>
      <w:r w:rsidR="006229D9">
        <w:rPr>
          <w:color w:val="000000" w:themeColor="text1"/>
        </w:rPr>
        <w:t xml:space="preserve"> </w:t>
      </w:r>
      <w:r w:rsidRPr="004F09C9">
        <w:rPr>
          <w:color w:val="000000" w:themeColor="text1"/>
        </w:rPr>
        <w:t>diapause genotypes (long-diapause and short-diapause)</w:t>
      </w:r>
      <w:r w:rsidR="00FC6EA6">
        <w:rPr>
          <w:color w:val="000000" w:themeColor="text1"/>
        </w:rPr>
        <w:t xml:space="preserve"> </w:t>
      </w:r>
      <w:r w:rsidRPr="004F09C9">
        <w:rPr>
          <w:color w:val="000000" w:themeColor="text1"/>
        </w:rPr>
        <w:t xml:space="preserve">affect nutrition accumulation in preparation for diapause and nutrition depletion during diapause. European corn borers </w:t>
      </w:r>
      <w:r w:rsidR="00CB11F9">
        <w:rPr>
          <w:color w:val="000000" w:themeColor="text1"/>
        </w:rPr>
        <w:t xml:space="preserve">of both genotypes </w:t>
      </w:r>
      <w:r w:rsidRPr="004F09C9">
        <w:rPr>
          <w:color w:val="000000" w:themeColor="text1"/>
        </w:rPr>
        <w:t>increase</w:t>
      </w:r>
      <w:r w:rsidR="000978A9">
        <w:rPr>
          <w:color w:val="000000" w:themeColor="text1"/>
        </w:rPr>
        <w:t>d</w:t>
      </w:r>
      <w:r w:rsidRPr="004F09C9">
        <w:rPr>
          <w:color w:val="000000" w:themeColor="text1"/>
        </w:rPr>
        <w:t xml:space="preserve"> lipid stores when programmed for diapause</w:t>
      </w:r>
      <w:r w:rsidR="00CB11F9">
        <w:rPr>
          <w:color w:val="000000" w:themeColor="text1"/>
        </w:rPr>
        <w:t xml:space="preserve">, </w:t>
      </w:r>
      <w:r w:rsidR="000978A9">
        <w:rPr>
          <w:color w:val="000000" w:themeColor="text1"/>
        </w:rPr>
        <w:t>and</w:t>
      </w:r>
      <w:r w:rsidR="00CB11F9">
        <w:rPr>
          <w:color w:val="000000" w:themeColor="text1"/>
        </w:rPr>
        <w:t xml:space="preserve"> lipid</w:t>
      </w:r>
      <w:r w:rsidRPr="004F09C9">
        <w:rPr>
          <w:color w:val="000000" w:themeColor="text1"/>
        </w:rPr>
        <w:t xml:space="preserve"> stores </w:t>
      </w:r>
      <w:r w:rsidR="000978A9">
        <w:rPr>
          <w:color w:val="000000" w:themeColor="text1"/>
        </w:rPr>
        <w:t xml:space="preserve">among diapause-programmed larvae </w:t>
      </w:r>
      <w:r w:rsidR="002959D9">
        <w:rPr>
          <w:color w:val="000000" w:themeColor="text1"/>
        </w:rPr>
        <w:t>were</w:t>
      </w:r>
      <w:r w:rsidR="002959D9" w:rsidRPr="004F09C9">
        <w:rPr>
          <w:color w:val="000000" w:themeColor="text1"/>
        </w:rPr>
        <w:t xml:space="preserve"> </w:t>
      </w:r>
      <w:r w:rsidRPr="004F09C9">
        <w:rPr>
          <w:color w:val="000000" w:themeColor="text1"/>
        </w:rPr>
        <w:t>highe</w:t>
      </w:r>
      <w:r w:rsidR="00CB11F9">
        <w:rPr>
          <w:color w:val="000000" w:themeColor="text1"/>
        </w:rPr>
        <w:t>r</w:t>
      </w:r>
      <w:r w:rsidR="002959D9">
        <w:rPr>
          <w:color w:val="000000" w:themeColor="text1"/>
        </w:rPr>
        <w:t xml:space="preserve"> among larvae with</w:t>
      </w:r>
      <w:r w:rsidRPr="004F09C9">
        <w:rPr>
          <w:color w:val="000000" w:themeColor="text1"/>
        </w:rPr>
        <w:t xml:space="preserve"> the long-diapause </w:t>
      </w:r>
      <w:r w:rsidR="002959D9">
        <w:rPr>
          <w:color w:val="000000" w:themeColor="text1"/>
        </w:rPr>
        <w:t>genotype</w:t>
      </w:r>
      <w:r w:rsidR="000978A9">
        <w:rPr>
          <w:color w:val="000000" w:themeColor="text1"/>
        </w:rPr>
        <w:t xml:space="preserve"> compared to the</w:t>
      </w:r>
      <w:r w:rsidR="002959D9">
        <w:rPr>
          <w:color w:val="000000" w:themeColor="text1"/>
        </w:rPr>
        <w:t xml:space="preserve"> strain with the</w:t>
      </w:r>
      <w:r w:rsidR="000978A9">
        <w:rPr>
          <w:color w:val="000000" w:themeColor="text1"/>
        </w:rPr>
        <w:t xml:space="preserve"> </w:t>
      </w:r>
      <w:r w:rsidR="00CB11F9">
        <w:rPr>
          <w:color w:val="000000" w:themeColor="text1"/>
        </w:rPr>
        <w:t xml:space="preserve">short-diapause </w:t>
      </w:r>
      <w:r w:rsidR="002959D9">
        <w:rPr>
          <w:color w:val="000000" w:themeColor="text1"/>
        </w:rPr>
        <w:t>genotype</w:t>
      </w:r>
      <w:r w:rsidRPr="004F09C9">
        <w:rPr>
          <w:color w:val="000000" w:themeColor="text1"/>
        </w:rPr>
        <w:t xml:space="preserve">. However, lipid depletion during diapause does not appear to be affected by diapause genotype. Reducing lipid stores before the onset of diapause could limit energy available to fuel </w:t>
      </w:r>
      <w:r w:rsidRPr="004F09C9">
        <w:rPr>
          <w:color w:val="000000" w:themeColor="text1"/>
        </w:rPr>
        <w:lastRenderedPageBreak/>
        <w:t xml:space="preserve">metabolic activity during diapause and </w:t>
      </w:r>
      <w:r w:rsidR="002959D9">
        <w:rPr>
          <w:color w:val="000000" w:themeColor="text1"/>
        </w:rPr>
        <w:t>could be</w:t>
      </w:r>
      <w:r w:rsidR="002959D9" w:rsidRPr="004F09C9">
        <w:rPr>
          <w:color w:val="000000" w:themeColor="text1"/>
        </w:rPr>
        <w:t xml:space="preserve"> </w:t>
      </w:r>
      <w:r w:rsidRPr="004F09C9">
        <w:rPr>
          <w:color w:val="000000" w:themeColor="text1"/>
        </w:rPr>
        <w:t xml:space="preserve">one way to manage </w:t>
      </w:r>
      <w:r w:rsidRPr="004F09C9">
        <w:rPr>
          <w:i/>
          <w:color w:val="000000" w:themeColor="text1"/>
        </w:rPr>
        <w:t xml:space="preserve">O. nubilalis </w:t>
      </w:r>
      <w:r w:rsidRPr="004F09C9">
        <w:rPr>
          <w:color w:val="000000" w:themeColor="text1"/>
        </w:rPr>
        <w:t xml:space="preserve">pest populations. Before using the diapause genotype as a </w:t>
      </w:r>
      <w:r w:rsidR="00CB11F9">
        <w:rPr>
          <w:color w:val="000000" w:themeColor="text1"/>
        </w:rPr>
        <w:t>tool to predict pest population responses to</w:t>
      </w:r>
      <w:r w:rsidR="00CB11F9" w:rsidRPr="004F09C9">
        <w:rPr>
          <w:color w:val="000000" w:themeColor="text1"/>
        </w:rPr>
        <w:t xml:space="preserve"> </w:t>
      </w:r>
      <w:r w:rsidR="00CB11F9">
        <w:rPr>
          <w:color w:val="000000" w:themeColor="text1"/>
        </w:rPr>
        <w:t>climate change</w:t>
      </w:r>
      <w:r w:rsidRPr="004F09C9">
        <w:rPr>
          <w:color w:val="000000" w:themeColor="text1"/>
        </w:rPr>
        <w:t>, more research must be done to better understand the relationship between nutrient management, diapause length, and overwintering survival.</w:t>
      </w:r>
    </w:p>
    <w:p w14:paraId="73998507" w14:textId="68102787" w:rsidR="007F6A28" w:rsidRDefault="007F6A28">
      <w:pPr>
        <w:spacing w:after="0" w:line="263" w:lineRule="auto"/>
        <w:ind w:right="80"/>
        <w:jc w:val="center"/>
        <w:rPr>
          <w:color w:val="000000" w:themeColor="text1"/>
        </w:rPr>
      </w:pPr>
    </w:p>
    <w:p w14:paraId="4EC94461" w14:textId="1A510B04" w:rsidR="006229D9" w:rsidRDefault="006229D9">
      <w:pPr>
        <w:spacing w:after="0" w:line="263" w:lineRule="auto"/>
        <w:ind w:right="80"/>
        <w:jc w:val="center"/>
        <w:rPr>
          <w:color w:val="000000" w:themeColor="text1"/>
        </w:rPr>
      </w:pPr>
    </w:p>
    <w:p w14:paraId="322060C3" w14:textId="1F2CD72F" w:rsidR="006229D9" w:rsidRDefault="006229D9">
      <w:pPr>
        <w:spacing w:after="0" w:line="263" w:lineRule="auto"/>
        <w:ind w:right="80"/>
        <w:jc w:val="center"/>
        <w:rPr>
          <w:color w:val="000000" w:themeColor="text1"/>
        </w:rPr>
      </w:pPr>
    </w:p>
    <w:p w14:paraId="1647DE59" w14:textId="5E29BF9E" w:rsidR="006229D9" w:rsidRDefault="006229D9">
      <w:pPr>
        <w:spacing w:after="0" w:line="263" w:lineRule="auto"/>
        <w:ind w:right="80"/>
        <w:jc w:val="center"/>
        <w:rPr>
          <w:color w:val="000000" w:themeColor="text1"/>
        </w:rPr>
      </w:pPr>
    </w:p>
    <w:p w14:paraId="02A8EE96" w14:textId="25D5B055" w:rsidR="006229D9" w:rsidRDefault="006229D9">
      <w:pPr>
        <w:spacing w:after="0" w:line="263" w:lineRule="auto"/>
        <w:ind w:right="80"/>
        <w:jc w:val="center"/>
        <w:rPr>
          <w:color w:val="000000" w:themeColor="text1"/>
        </w:rPr>
      </w:pPr>
    </w:p>
    <w:p w14:paraId="11DA7D6F" w14:textId="060AB98F" w:rsidR="006229D9" w:rsidRDefault="006229D9">
      <w:pPr>
        <w:spacing w:after="0" w:line="263" w:lineRule="auto"/>
        <w:ind w:right="80"/>
        <w:jc w:val="center"/>
        <w:rPr>
          <w:color w:val="000000" w:themeColor="text1"/>
        </w:rPr>
      </w:pPr>
    </w:p>
    <w:p w14:paraId="647D5932" w14:textId="37D3C07C" w:rsidR="006229D9" w:rsidRDefault="006229D9">
      <w:pPr>
        <w:spacing w:after="0" w:line="263" w:lineRule="auto"/>
        <w:ind w:right="80"/>
        <w:jc w:val="center"/>
        <w:rPr>
          <w:color w:val="000000" w:themeColor="text1"/>
        </w:rPr>
      </w:pPr>
    </w:p>
    <w:p w14:paraId="518C2F69" w14:textId="0A03AB3C" w:rsidR="006229D9" w:rsidRDefault="006229D9">
      <w:pPr>
        <w:spacing w:after="0" w:line="263" w:lineRule="auto"/>
        <w:ind w:right="80"/>
        <w:jc w:val="center"/>
        <w:rPr>
          <w:color w:val="000000" w:themeColor="text1"/>
        </w:rPr>
      </w:pPr>
    </w:p>
    <w:p w14:paraId="49CCD957" w14:textId="52BAAF74" w:rsidR="006229D9" w:rsidRDefault="006229D9">
      <w:pPr>
        <w:spacing w:after="0" w:line="263" w:lineRule="auto"/>
        <w:ind w:right="80"/>
        <w:jc w:val="center"/>
        <w:rPr>
          <w:color w:val="000000" w:themeColor="text1"/>
        </w:rPr>
      </w:pPr>
    </w:p>
    <w:p w14:paraId="5EE9CE9A" w14:textId="4AA7E580" w:rsidR="006229D9" w:rsidRDefault="006229D9">
      <w:pPr>
        <w:spacing w:after="0" w:line="263" w:lineRule="auto"/>
        <w:ind w:right="80"/>
        <w:jc w:val="center"/>
        <w:rPr>
          <w:color w:val="000000" w:themeColor="text1"/>
        </w:rPr>
      </w:pPr>
    </w:p>
    <w:p w14:paraId="261C4D7F" w14:textId="26D5CD7E" w:rsidR="006229D9" w:rsidRDefault="006229D9">
      <w:pPr>
        <w:spacing w:after="0" w:line="263" w:lineRule="auto"/>
        <w:ind w:right="80"/>
        <w:jc w:val="center"/>
        <w:rPr>
          <w:color w:val="000000" w:themeColor="text1"/>
        </w:rPr>
      </w:pPr>
    </w:p>
    <w:p w14:paraId="733911C5" w14:textId="6F6B98D7" w:rsidR="006229D9" w:rsidRDefault="006229D9">
      <w:pPr>
        <w:spacing w:after="0" w:line="263" w:lineRule="auto"/>
        <w:ind w:right="80"/>
        <w:jc w:val="center"/>
        <w:rPr>
          <w:color w:val="000000" w:themeColor="text1"/>
        </w:rPr>
      </w:pPr>
    </w:p>
    <w:p w14:paraId="0DD36E10" w14:textId="03321C54" w:rsidR="006229D9" w:rsidRDefault="006229D9">
      <w:pPr>
        <w:spacing w:after="0" w:line="263" w:lineRule="auto"/>
        <w:ind w:right="80"/>
        <w:jc w:val="center"/>
        <w:rPr>
          <w:color w:val="000000" w:themeColor="text1"/>
        </w:rPr>
      </w:pPr>
    </w:p>
    <w:p w14:paraId="3475850E" w14:textId="1B7E28F5" w:rsidR="006229D9" w:rsidRDefault="006229D9">
      <w:pPr>
        <w:spacing w:after="0" w:line="263" w:lineRule="auto"/>
        <w:ind w:right="80"/>
        <w:jc w:val="center"/>
        <w:rPr>
          <w:color w:val="000000" w:themeColor="text1"/>
        </w:rPr>
      </w:pPr>
    </w:p>
    <w:p w14:paraId="51F5F254" w14:textId="635E6A9D" w:rsidR="006229D9" w:rsidRDefault="006229D9">
      <w:pPr>
        <w:spacing w:after="0" w:line="263" w:lineRule="auto"/>
        <w:ind w:right="80"/>
        <w:jc w:val="center"/>
        <w:rPr>
          <w:color w:val="000000" w:themeColor="text1"/>
        </w:rPr>
      </w:pPr>
    </w:p>
    <w:p w14:paraId="382CEAAB" w14:textId="2E336F99" w:rsidR="006229D9" w:rsidRDefault="006229D9">
      <w:pPr>
        <w:spacing w:after="0" w:line="263" w:lineRule="auto"/>
        <w:ind w:right="80"/>
        <w:jc w:val="center"/>
        <w:rPr>
          <w:color w:val="000000" w:themeColor="text1"/>
        </w:rPr>
      </w:pPr>
    </w:p>
    <w:p w14:paraId="064D1362" w14:textId="55ED3F10" w:rsidR="006229D9" w:rsidRDefault="006229D9">
      <w:pPr>
        <w:spacing w:after="0" w:line="263" w:lineRule="auto"/>
        <w:ind w:right="80"/>
        <w:jc w:val="center"/>
        <w:rPr>
          <w:color w:val="000000" w:themeColor="text1"/>
        </w:rPr>
      </w:pPr>
    </w:p>
    <w:p w14:paraId="099925F4" w14:textId="5351ACA6" w:rsidR="006229D9" w:rsidRDefault="006229D9">
      <w:pPr>
        <w:spacing w:after="0" w:line="263" w:lineRule="auto"/>
        <w:ind w:right="80"/>
        <w:jc w:val="center"/>
        <w:rPr>
          <w:color w:val="000000" w:themeColor="text1"/>
        </w:rPr>
      </w:pPr>
    </w:p>
    <w:p w14:paraId="7F59402E" w14:textId="1E0029C9" w:rsidR="006229D9" w:rsidRDefault="006229D9">
      <w:pPr>
        <w:spacing w:after="0" w:line="263" w:lineRule="auto"/>
        <w:ind w:right="80"/>
        <w:jc w:val="center"/>
        <w:rPr>
          <w:color w:val="000000" w:themeColor="text1"/>
        </w:rPr>
      </w:pPr>
    </w:p>
    <w:p w14:paraId="074FCE47" w14:textId="1BA92D7F" w:rsidR="006229D9" w:rsidRDefault="006229D9">
      <w:pPr>
        <w:spacing w:after="0" w:line="263" w:lineRule="auto"/>
        <w:ind w:right="80"/>
        <w:jc w:val="center"/>
        <w:rPr>
          <w:color w:val="000000" w:themeColor="text1"/>
        </w:rPr>
      </w:pPr>
    </w:p>
    <w:p w14:paraId="4443215A" w14:textId="5E6346B8" w:rsidR="006229D9" w:rsidRDefault="006229D9">
      <w:pPr>
        <w:spacing w:after="0" w:line="263" w:lineRule="auto"/>
        <w:ind w:right="80"/>
        <w:jc w:val="center"/>
        <w:rPr>
          <w:color w:val="000000" w:themeColor="text1"/>
        </w:rPr>
      </w:pPr>
    </w:p>
    <w:p w14:paraId="219CF68F" w14:textId="1DAB8D24" w:rsidR="006229D9" w:rsidRDefault="006229D9">
      <w:pPr>
        <w:spacing w:after="0" w:line="263" w:lineRule="auto"/>
        <w:ind w:right="80"/>
        <w:jc w:val="center"/>
        <w:rPr>
          <w:color w:val="000000" w:themeColor="text1"/>
        </w:rPr>
      </w:pPr>
    </w:p>
    <w:p w14:paraId="5952529A" w14:textId="4637C472" w:rsidR="006229D9" w:rsidRDefault="006229D9">
      <w:pPr>
        <w:spacing w:after="0" w:line="263" w:lineRule="auto"/>
        <w:ind w:right="80"/>
        <w:jc w:val="center"/>
        <w:rPr>
          <w:color w:val="000000" w:themeColor="text1"/>
        </w:rPr>
      </w:pPr>
    </w:p>
    <w:p w14:paraId="647835D5" w14:textId="72B62636" w:rsidR="006229D9" w:rsidRDefault="006229D9">
      <w:pPr>
        <w:spacing w:after="0" w:line="263" w:lineRule="auto"/>
        <w:ind w:right="80"/>
        <w:jc w:val="center"/>
        <w:rPr>
          <w:color w:val="000000" w:themeColor="text1"/>
        </w:rPr>
      </w:pPr>
    </w:p>
    <w:p w14:paraId="50E4CCCB" w14:textId="7491663A" w:rsidR="006229D9" w:rsidRDefault="006229D9">
      <w:pPr>
        <w:spacing w:after="0" w:line="263" w:lineRule="auto"/>
        <w:ind w:right="80"/>
        <w:jc w:val="center"/>
        <w:rPr>
          <w:color w:val="000000" w:themeColor="text1"/>
        </w:rPr>
      </w:pPr>
    </w:p>
    <w:p w14:paraId="090BC126" w14:textId="22FD8EDF" w:rsidR="006229D9" w:rsidRDefault="006229D9">
      <w:pPr>
        <w:spacing w:after="0" w:line="263" w:lineRule="auto"/>
        <w:ind w:right="80"/>
        <w:jc w:val="center"/>
        <w:rPr>
          <w:color w:val="000000" w:themeColor="text1"/>
        </w:rPr>
      </w:pPr>
    </w:p>
    <w:p w14:paraId="745EC019" w14:textId="71FC7D09" w:rsidR="006229D9" w:rsidRDefault="006229D9">
      <w:pPr>
        <w:spacing w:after="0" w:line="263" w:lineRule="auto"/>
        <w:ind w:right="80"/>
        <w:jc w:val="center"/>
        <w:rPr>
          <w:color w:val="000000" w:themeColor="text1"/>
        </w:rPr>
      </w:pPr>
    </w:p>
    <w:p w14:paraId="7E55A925" w14:textId="3746D96B" w:rsidR="006229D9" w:rsidRDefault="006229D9">
      <w:pPr>
        <w:spacing w:after="0" w:line="263" w:lineRule="auto"/>
        <w:ind w:right="80"/>
        <w:jc w:val="center"/>
        <w:rPr>
          <w:color w:val="000000" w:themeColor="text1"/>
        </w:rPr>
      </w:pPr>
    </w:p>
    <w:p w14:paraId="340FA3C8" w14:textId="570AF530" w:rsidR="006229D9" w:rsidRDefault="006229D9">
      <w:pPr>
        <w:spacing w:after="0" w:line="263" w:lineRule="auto"/>
        <w:ind w:right="80"/>
        <w:jc w:val="center"/>
        <w:rPr>
          <w:color w:val="000000" w:themeColor="text1"/>
        </w:rPr>
      </w:pPr>
    </w:p>
    <w:p w14:paraId="5A6D21DB" w14:textId="27B8AC39" w:rsidR="006229D9" w:rsidRDefault="006229D9">
      <w:pPr>
        <w:spacing w:after="0" w:line="263" w:lineRule="auto"/>
        <w:ind w:right="80"/>
        <w:jc w:val="center"/>
        <w:rPr>
          <w:color w:val="000000" w:themeColor="text1"/>
        </w:rPr>
      </w:pPr>
    </w:p>
    <w:p w14:paraId="72B3BC21" w14:textId="74452B61" w:rsidR="006229D9" w:rsidRDefault="006229D9">
      <w:pPr>
        <w:spacing w:after="0" w:line="263" w:lineRule="auto"/>
        <w:ind w:right="80"/>
        <w:jc w:val="center"/>
        <w:rPr>
          <w:color w:val="000000" w:themeColor="text1"/>
        </w:rPr>
      </w:pPr>
    </w:p>
    <w:p w14:paraId="1C9E2FF0" w14:textId="7BA1BBDD" w:rsidR="006229D9" w:rsidRDefault="006229D9">
      <w:pPr>
        <w:spacing w:after="0" w:line="263" w:lineRule="auto"/>
        <w:ind w:right="80"/>
        <w:jc w:val="center"/>
        <w:rPr>
          <w:color w:val="000000" w:themeColor="text1"/>
        </w:rPr>
      </w:pPr>
    </w:p>
    <w:p w14:paraId="06B0F78A" w14:textId="4E150C20" w:rsidR="006229D9" w:rsidRDefault="006229D9">
      <w:pPr>
        <w:spacing w:after="0" w:line="263" w:lineRule="auto"/>
        <w:ind w:right="80"/>
        <w:jc w:val="center"/>
        <w:rPr>
          <w:color w:val="000000" w:themeColor="text1"/>
        </w:rPr>
      </w:pPr>
    </w:p>
    <w:p w14:paraId="187EFACC" w14:textId="5A682F69" w:rsidR="006229D9" w:rsidRDefault="006229D9">
      <w:pPr>
        <w:spacing w:after="0" w:line="263" w:lineRule="auto"/>
        <w:ind w:right="80"/>
        <w:jc w:val="center"/>
        <w:rPr>
          <w:color w:val="000000" w:themeColor="text1"/>
        </w:rPr>
      </w:pPr>
    </w:p>
    <w:p w14:paraId="69EFBE09" w14:textId="2D5A58E1" w:rsidR="006229D9" w:rsidRDefault="006229D9">
      <w:pPr>
        <w:spacing w:after="0" w:line="263" w:lineRule="auto"/>
        <w:ind w:right="80"/>
        <w:jc w:val="center"/>
        <w:rPr>
          <w:color w:val="000000" w:themeColor="text1"/>
        </w:rPr>
      </w:pPr>
    </w:p>
    <w:p w14:paraId="7E108202" w14:textId="501F3EAA" w:rsidR="006229D9" w:rsidRDefault="006229D9">
      <w:pPr>
        <w:spacing w:after="0" w:line="263" w:lineRule="auto"/>
        <w:ind w:right="80"/>
        <w:jc w:val="center"/>
        <w:rPr>
          <w:color w:val="000000" w:themeColor="text1"/>
        </w:rPr>
      </w:pPr>
    </w:p>
    <w:p w14:paraId="59B3EE47" w14:textId="77777777" w:rsidR="00DD0E72" w:rsidRDefault="00DD0E72">
      <w:pPr>
        <w:spacing w:after="0" w:line="263" w:lineRule="auto"/>
        <w:ind w:right="80"/>
        <w:jc w:val="center"/>
        <w:rPr>
          <w:color w:val="000000" w:themeColor="text1"/>
        </w:rPr>
      </w:pPr>
    </w:p>
    <w:p w14:paraId="0E070F33" w14:textId="77777777" w:rsidR="006229D9" w:rsidRPr="004F09C9" w:rsidRDefault="006229D9">
      <w:pPr>
        <w:spacing w:after="0" w:line="263" w:lineRule="auto"/>
        <w:ind w:right="80"/>
        <w:jc w:val="center"/>
        <w:rPr>
          <w:color w:val="000000" w:themeColor="text1"/>
        </w:rPr>
      </w:pPr>
    </w:p>
    <w:p w14:paraId="63914FE2" w14:textId="77777777" w:rsidR="007F6A28" w:rsidRPr="004F09C9" w:rsidRDefault="007F6A28">
      <w:pPr>
        <w:spacing w:after="0" w:line="263" w:lineRule="auto"/>
        <w:ind w:right="80"/>
        <w:jc w:val="center"/>
        <w:rPr>
          <w:color w:val="000000" w:themeColor="text1"/>
        </w:rPr>
      </w:pPr>
    </w:p>
    <w:p w14:paraId="58B27222" w14:textId="77777777" w:rsidR="006F58EA" w:rsidRPr="004F09C9" w:rsidRDefault="00D27C9E">
      <w:pPr>
        <w:spacing w:after="0" w:line="263" w:lineRule="auto"/>
        <w:ind w:right="80"/>
        <w:jc w:val="center"/>
        <w:rPr>
          <w:color w:val="000000" w:themeColor="text1"/>
        </w:rPr>
      </w:pPr>
      <w:r w:rsidRPr="004F09C9">
        <w:rPr>
          <w:color w:val="000000" w:themeColor="text1"/>
        </w:rPr>
        <w:t>CHAPTER 1</w:t>
      </w:r>
    </w:p>
    <w:p w14:paraId="50D164CE" w14:textId="77777777" w:rsidR="006F58EA" w:rsidRPr="004F09C9" w:rsidRDefault="00D27C9E">
      <w:pPr>
        <w:spacing w:after="162" w:line="263" w:lineRule="auto"/>
        <w:ind w:right="80"/>
        <w:jc w:val="center"/>
        <w:rPr>
          <w:color w:val="000000" w:themeColor="text1"/>
        </w:rPr>
      </w:pPr>
      <w:r w:rsidRPr="004F09C9">
        <w:rPr>
          <w:color w:val="000000" w:themeColor="text1"/>
        </w:rPr>
        <w:t>INTRODUCTION</w:t>
      </w:r>
    </w:p>
    <w:p w14:paraId="0C15269B" w14:textId="77777777" w:rsidR="006F58EA" w:rsidRPr="004F09C9" w:rsidRDefault="00D27C9E">
      <w:pPr>
        <w:ind w:left="-15" w:right="90" w:firstLine="468"/>
        <w:rPr>
          <w:color w:val="000000" w:themeColor="text1"/>
        </w:rPr>
      </w:pPr>
      <w:r w:rsidRPr="004F09C9">
        <w:rPr>
          <w:color w:val="000000" w:themeColor="text1"/>
        </w:rPr>
        <w:t>What are the factors that affect dormancy and life history timing? How do animals synchronize their life history with seasonal variation? To what degree does environmental variation alter phenotypes? In temperate regions, seasons cycle predictably between favorable spring and summer and unfavorable fall and winter. Winters in temperate regions are cold, dry, and nutrition is unavailable. Some insects in these regions have evolved seasonal dormancy (diapause) as a strategy to protect themselves from the unfavorable winter environment. Diapause is an alternative life history trajectory that is induced before the start of unfavorable conditions that leads to major physiological changes. There is substantial genetic variation in diapause-associated life history traits both within and among species. Variation in diapause traits may serve to synchronize insect life histories with predictable seasonal change. Genetic variation in diapause is also critical for diapause to evolve by natural selection. Climate change can lead to disruptions in diapause-mediated life history synchrony between insects and their environments as seasons become less predictable. Insects that are successful or are positively impacted by the warmer temperatures and longer growing seasons associated with climate change could be termed "winners" and insects that are negatively impacted by warming temperatures and shifting seasons could be termed "losers". Genetic variation in diapause traits could prove to be beneficial as climate changes and seasonality becomes less predictable.</w:t>
      </w:r>
    </w:p>
    <w:p w14:paraId="2276ADC6" w14:textId="77777777" w:rsidR="006F58EA" w:rsidRPr="004F09C9" w:rsidRDefault="00D27C9E">
      <w:pPr>
        <w:ind w:left="-15" w:right="399" w:firstLine="468"/>
        <w:rPr>
          <w:color w:val="000000" w:themeColor="text1"/>
        </w:rPr>
      </w:pPr>
      <w:r w:rsidRPr="004F09C9">
        <w:rPr>
          <w:color w:val="000000" w:themeColor="text1"/>
        </w:rPr>
        <w:t xml:space="preserve">In temperate regions, warm temperatures persist in the spring and summer. During the warm season, insects use available food and water to grow, develop, and reproduce. As temperatures decline in the fall and winter, resources become scarce. For insects in temperate regions, low temperatures can greatly reduce metabolic activity making continued activity challenging or even impossible. To overcome the challenges faced during winter, many temperate dwelling insects use diapause. Diapause is a genetically regulated and environmentally influenced alternative developmental trajectory initiated before the </w:t>
      </w:r>
      <w:r w:rsidRPr="004F09C9">
        <w:rPr>
          <w:color w:val="000000" w:themeColor="text1"/>
        </w:rPr>
        <w:lastRenderedPageBreak/>
        <w:t>onset of winter and during a species-specific life stage (</w:t>
      </w:r>
      <w:proofErr w:type="spellStart"/>
      <w:r w:rsidRPr="004F09C9">
        <w:rPr>
          <w:color w:val="000000" w:themeColor="text1"/>
        </w:rPr>
        <w:t>Koštál</w:t>
      </w:r>
      <w:proofErr w:type="spellEnd"/>
      <w:r w:rsidRPr="004F09C9">
        <w:rPr>
          <w:color w:val="000000" w:themeColor="text1"/>
        </w:rPr>
        <w:t>, 2006). By monitoring environmentally consistent cues that cycle with seasonality, insects can reliably predict, prepare for, and protect themselves from unfavorable changes in seasonal temperature and resource availability by initiating diapause. To predict seasonal change, temperate insects generally use photoperiod alone or in concert with other environmental cues, like temperature or host-plant quality, to induce diapause before arrival of prolonged seasonal stress.</w:t>
      </w:r>
    </w:p>
    <w:p w14:paraId="3DF557E0" w14:textId="77777777" w:rsidR="006F58EA" w:rsidRPr="004F09C9" w:rsidRDefault="00D27C9E">
      <w:pPr>
        <w:ind w:left="-15" w:right="90" w:firstLine="468"/>
        <w:rPr>
          <w:color w:val="000000" w:themeColor="text1"/>
        </w:rPr>
      </w:pPr>
      <w:r w:rsidRPr="004F09C9">
        <w:rPr>
          <w:color w:val="000000" w:themeColor="text1"/>
        </w:rPr>
        <w:t xml:space="preserve">The onset of diapause is generally marked by the suspension of development, a reduction in metabolic activity, and during diapause many insects do not feed (Hahn and Denlinger, 2007; </w:t>
      </w:r>
      <w:proofErr w:type="spellStart"/>
      <w:r w:rsidRPr="004F09C9">
        <w:rPr>
          <w:color w:val="000000" w:themeColor="text1"/>
        </w:rPr>
        <w:t>Koštál</w:t>
      </w:r>
      <w:proofErr w:type="spellEnd"/>
      <w:r w:rsidRPr="004F09C9">
        <w:rPr>
          <w:color w:val="000000" w:themeColor="text1"/>
        </w:rPr>
        <w:t>, 2006; Sinclair, 2015; Tauber and Tauber, 1981). However, diapausing insects must continue to meet the energetic demands of their metabolism during diapause. In addition to the added energy cost incurred by surviving winter in diapause, insects exiting diapause must also have enough energetic and anabolic resources left to resume development.</w:t>
      </w:r>
    </w:p>
    <w:p w14:paraId="08390924" w14:textId="77777777" w:rsidR="006F58EA" w:rsidRPr="004F09C9" w:rsidRDefault="00D27C9E">
      <w:pPr>
        <w:ind w:left="-15" w:right="220" w:firstLine="468"/>
        <w:rPr>
          <w:color w:val="000000" w:themeColor="text1"/>
        </w:rPr>
      </w:pPr>
      <w:r w:rsidRPr="004F09C9">
        <w:rPr>
          <w:color w:val="000000" w:themeColor="text1"/>
        </w:rPr>
        <w:t>In preparation for diapause many insects store additional lipids to use as fuel during diapause, however nutrition is also stored in the form of carbohydrates and proteins (</w:t>
      </w:r>
      <w:proofErr w:type="spellStart"/>
      <w:r w:rsidRPr="004F09C9">
        <w:rPr>
          <w:color w:val="000000" w:themeColor="text1"/>
        </w:rPr>
        <w:t>Arrese</w:t>
      </w:r>
      <w:proofErr w:type="spellEnd"/>
      <w:r w:rsidRPr="004F09C9">
        <w:rPr>
          <w:color w:val="000000" w:themeColor="text1"/>
        </w:rPr>
        <w:t xml:space="preserve"> and </w:t>
      </w:r>
      <w:proofErr w:type="spellStart"/>
      <w:r w:rsidRPr="004F09C9">
        <w:rPr>
          <w:color w:val="000000" w:themeColor="text1"/>
        </w:rPr>
        <w:t>Soulages</w:t>
      </w:r>
      <w:proofErr w:type="spellEnd"/>
      <w:r w:rsidRPr="004F09C9">
        <w:rPr>
          <w:color w:val="000000" w:themeColor="text1"/>
        </w:rPr>
        <w:t>, 2010; Hahn and Denlinger, 2007). For insects that use diapause, the decision to switch developmental trajectories, the timing of diapause induction, accumulating enough nutrition during diapause preparation, and the rate stored energy is depleted during diapause are each crucial to its survival. If the onset of diapause occurs before the favorable season ends it will limit an insects ability to take advantage of available resources. Early entry into diapause could also lead to the premature depletion of stored nutrients as metabolic activity during diapause relies on stored energy. If the onset of diapause is late and occurs after the unfavorable season begins an insect could be exposed to conditions that could cause mortality.</w:t>
      </w:r>
    </w:p>
    <w:p w14:paraId="0F20589D" w14:textId="77777777" w:rsidR="006F58EA" w:rsidRPr="004F09C9" w:rsidRDefault="00D27C9E">
      <w:pPr>
        <w:ind w:left="-15" w:right="90" w:firstLine="468"/>
        <w:rPr>
          <w:color w:val="000000" w:themeColor="text1"/>
        </w:rPr>
      </w:pPr>
      <w:r w:rsidRPr="004F09C9">
        <w:rPr>
          <w:color w:val="000000" w:themeColor="text1"/>
        </w:rPr>
        <w:t xml:space="preserve">The goal of this study is to characterize the relationship between nutrition storage and diapause genotype. Using two strains of </w:t>
      </w:r>
      <w:r w:rsidRPr="004F09C9">
        <w:rPr>
          <w:i/>
          <w:color w:val="000000" w:themeColor="text1"/>
        </w:rPr>
        <w:t xml:space="preserve">Ostrinia nubilalis </w:t>
      </w:r>
      <w:r w:rsidRPr="004F09C9">
        <w:rPr>
          <w:color w:val="000000" w:themeColor="text1"/>
        </w:rPr>
        <w:t xml:space="preserve">(European corn borer) with different diapause genotypes, I tested the degree to which diapause genotype affects nutrition storage. Specifically, I tested the degree to which diapause genotype could be associated with lipid </w:t>
      </w:r>
      <w:r w:rsidRPr="004F09C9">
        <w:rPr>
          <w:color w:val="000000" w:themeColor="text1"/>
        </w:rPr>
        <w:lastRenderedPageBreak/>
        <w:t>storage during diapause preparation in European corn borer. I expected insects with a longer diapause genotype to store more lipids than insects with a shorter diapause genotype in preparation for diapause (1-1A,B). When I programmed larvae for diapause and compared each diapause genotype I found that larvae with a longer diapause genotype showed an increase in lipid storage in relation to individuals with the short-diapause genotype. I also sampled larvae during diapause, expecting no difference in lipid depletion between the longer diapausing genotype and the shorter diapausing genotype. I found similar lipid depletion rates between each diapause genotype but my data are too sparse thoroughly assess this pattern. Whether the accumulation of other nutrient macromolecules, specifically proteins and carbohydrates, follows the same pattern as lipid stores remains to be tested.</w:t>
      </w:r>
      <w:r w:rsidRPr="004F09C9">
        <w:rPr>
          <w:color w:val="000000" w:themeColor="text1"/>
        </w:rPr>
        <w:br w:type="page"/>
      </w:r>
    </w:p>
    <w:p w14:paraId="66F42ACB"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08F3CB68" wp14:editId="0BCF1AD8">
            <wp:extent cx="5943633" cy="7691759"/>
            <wp:effectExtent l="0" t="0" r="0" b="0"/>
            <wp:docPr id="522" name="Picture 522"/>
            <wp:cNvGraphicFramePr/>
            <a:graphic xmlns:a="http://schemas.openxmlformats.org/drawingml/2006/main">
              <a:graphicData uri="http://schemas.openxmlformats.org/drawingml/2006/picture">
                <pic:pic xmlns:pic="http://schemas.openxmlformats.org/drawingml/2006/picture">
                  <pic:nvPicPr>
                    <pic:cNvPr id="522" name="Picture 522"/>
                    <pic:cNvPicPr/>
                  </pic:nvPicPr>
                  <pic:blipFill>
                    <a:blip r:embed="rId24"/>
                    <a:stretch>
                      <a:fillRect/>
                    </a:stretch>
                  </pic:blipFill>
                  <pic:spPr>
                    <a:xfrm>
                      <a:off x="0" y="0"/>
                      <a:ext cx="5943633" cy="7691759"/>
                    </a:xfrm>
                    <a:prstGeom prst="rect">
                      <a:avLst/>
                    </a:prstGeom>
                  </pic:spPr>
                </pic:pic>
              </a:graphicData>
            </a:graphic>
          </wp:inline>
        </w:drawing>
      </w:r>
    </w:p>
    <w:p w14:paraId="401A8A95" w14:textId="77777777" w:rsidR="006F58EA" w:rsidRPr="004F09C9" w:rsidRDefault="00D27C9E">
      <w:pPr>
        <w:spacing w:after="14" w:line="248" w:lineRule="auto"/>
        <w:ind w:right="534"/>
        <w:jc w:val="right"/>
        <w:rPr>
          <w:color w:val="000000" w:themeColor="text1"/>
        </w:rPr>
      </w:pPr>
      <w:r w:rsidRPr="004F09C9">
        <w:rPr>
          <w:color w:val="000000" w:themeColor="text1"/>
        </w:rPr>
        <w:t>Figure 1-1. Hypothesis based prediction of the relationship between diapause genotype and lipid storage in preparation for diapause (A) and depletion during diapause (B).</w:t>
      </w:r>
    </w:p>
    <w:p w14:paraId="554351FD" w14:textId="77777777" w:rsidR="007F6A28" w:rsidRPr="004F09C9" w:rsidRDefault="007F6A28">
      <w:pPr>
        <w:spacing w:after="0" w:line="263" w:lineRule="auto"/>
        <w:ind w:right="80"/>
        <w:jc w:val="center"/>
        <w:rPr>
          <w:color w:val="000000" w:themeColor="text1"/>
        </w:rPr>
      </w:pPr>
    </w:p>
    <w:p w14:paraId="12AD4B47" w14:textId="77777777" w:rsidR="007F6A28" w:rsidRPr="004F09C9" w:rsidRDefault="007F6A28">
      <w:pPr>
        <w:spacing w:after="0" w:line="263" w:lineRule="auto"/>
        <w:ind w:right="80"/>
        <w:jc w:val="center"/>
        <w:rPr>
          <w:color w:val="000000" w:themeColor="text1"/>
        </w:rPr>
      </w:pPr>
    </w:p>
    <w:p w14:paraId="1D2D99A5" w14:textId="77777777" w:rsidR="006F58EA" w:rsidRPr="004F09C9" w:rsidRDefault="00D27C9E">
      <w:pPr>
        <w:spacing w:after="0" w:line="263" w:lineRule="auto"/>
        <w:ind w:right="80"/>
        <w:jc w:val="center"/>
        <w:rPr>
          <w:color w:val="000000" w:themeColor="text1"/>
        </w:rPr>
      </w:pPr>
      <w:r w:rsidRPr="004F09C9">
        <w:rPr>
          <w:color w:val="000000" w:themeColor="text1"/>
        </w:rPr>
        <w:lastRenderedPageBreak/>
        <w:t>CHAPTER 2</w:t>
      </w:r>
    </w:p>
    <w:p w14:paraId="796C00EA" w14:textId="77777777" w:rsidR="006F58EA" w:rsidRPr="004F09C9" w:rsidRDefault="00D27C9E">
      <w:pPr>
        <w:spacing w:after="162" w:line="263" w:lineRule="auto"/>
        <w:ind w:right="80"/>
        <w:jc w:val="center"/>
        <w:rPr>
          <w:color w:val="000000" w:themeColor="text1"/>
        </w:rPr>
      </w:pPr>
      <w:r w:rsidRPr="004F09C9">
        <w:rPr>
          <w:color w:val="000000" w:themeColor="text1"/>
        </w:rPr>
        <w:t xml:space="preserve">THE EUROPEAN CORN BORER, </w:t>
      </w:r>
      <w:r w:rsidRPr="004F09C9">
        <w:rPr>
          <w:i/>
          <w:color w:val="000000" w:themeColor="text1"/>
        </w:rPr>
        <w:t xml:space="preserve">Ostrinia nubilalis </w:t>
      </w:r>
      <w:r w:rsidRPr="004F09C9">
        <w:rPr>
          <w:color w:val="000000" w:themeColor="text1"/>
        </w:rPr>
        <w:t>(LEPIDOPTERA: CRAMBIDAE)</w:t>
      </w:r>
    </w:p>
    <w:p w14:paraId="3F6C1721" w14:textId="77777777" w:rsidR="006F58EA" w:rsidRPr="004F09C9" w:rsidRDefault="00D27C9E">
      <w:pPr>
        <w:ind w:left="-15" w:right="90" w:firstLine="468"/>
        <w:rPr>
          <w:color w:val="000000" w:themeColor="text1"/>
        </w:rPr>
      </w:pPr>
      <w:r w:rsidRPr="004F09C9">
        <w:rPr>
          <w:i/>
          <w:color w:val="000000" w:themeColor="text1"/>
        </w:rPr>
        <w:t>Ostrinia nubilalis</w:t>
      </w:r>
      <w:r w:rsidRPr="004F09C9">
        <w:rPr>
          <w:color w:val="000000" w:themeColor="text1"/>
        </w:rPr>
        <w:t xml:space="preserve">, the European corn borer (ECB), is a phytophagous moth in the family </w:t>
      </w:r>
      <w:proofErr w:type="spellStart"/>
      <w:r w:rsidRPr="004F09C9">
        <w:rPr>
          <w:color w:val="000000" w:themeColor="text1"/>
        </w:rPr>
        <w:t>Crambidae</w:t>
      </w:r>
      <w:proofErr w:type="spellEnd"/>
      <w:r w:rsidRPr="004F09C9">
        <w:rPr>
          <w:color w:val="000000" w:themeColor="text1"/>
        </w:rPr>
        <w:t xml:space="preserve">. </w:t>
      </w:r>
      <w:r w:rsidRPr="004F09C9">
        <w:rPr>
          <w:i/>
          <w:color w:val="000000" w:themeColor="text1"/>
        </w:rPr>
        <w:t xml:space="preserve">O. nubilalis </w:t>
      </w:r>
      <w:r w:rsidRPr="004F09C9">
        <w:rPr>
          <w:color w:val="000000" w:themeColor="text1"/>
        </w:rPr>
        <w:t xml:space="preserve">and it occurs in most states east of the Rocky Mountains from Canada to the Gulf of Mexico (Beck and Apple, 1961; </w:t>
      </w:r>
      <w:proofErr w:type="spellStart"/>
      <w:r w:rsidRPr="004F09C9">
        <w:rPr>
          <w:color w:val="000000" w:themeColor="text1"/>
        </w:rPr>
        <w:t>Bohnenblust</w:t>
      </w:r>
      <w:proofErr w:type="spellEnd"/>
      <w:r w:rsidRPr="004F09C9">
        <w:rPr>
          <w:color w:val="000000" w:themeColor="text1"/>
        </w:rPr>
        <w:t xml:space="preserve"> and </w:t>
      </w:r>
      <w:proofErr w:type="spellStart"/>
      <w:r w:rsidRPr="004F09C9">
        <w:rPr>
          <w:color w:val="000000" w:themeColor="text1"/>
        </w:rPr>
        <w:t>Tooker</w:t>
      </w:r>
      <w:proofErr w:type="spellEnd"/>
      <w:r w:rsidRPr="004F09C9">
        <w:rPr>
          <w:color w:val="000000" w:themeColor="text1"/>
        </w:rPr>
        <w:t xml:space="preserve">, 2010; </w:t>
      </w:r>
      <w:proofErr w:type="spellStart"/>
      <w:r w:rsidRPr="004F09C9">
        <w:rPr>
          <w:color w:val="000000" w:themeColor="text1"/>
        </w:rPr>
        <w:t>Capinera</w:t>
      </w:r>
      <w:proofErr w:type="spellEnd"/>
      <w:r w:rsidRPr="004F09C9">
        <w:rPr>
          <w:color w:val="000000" w:themeColor="text1"/>
        </w:rPr>
        <w:t xml:space="preserve"> and Department), 2000). The host range of the European corn borer is particularly wide and includes grasses, vegetables, and other herbaceous plants with a stem large enough for the larvae to enter (</w:t>
      </w:r>
      <w:proofErr w:type="spellStart"/>
      <w:r w:rsidRPr="004F09C9">
        <w:rPr>
          <w:color w:val="000000" w:themeColor="text1"/>
        </w:rPr>
        <w:t>Capinera</w:t>
      </w:r>
      <w:proofErr w:type="spellEnd"/>
      <w:r w:rsidRPr="004F09C9">
        <w:rPr>
          <w:color w:val="000000" w:themeColor="text1"/>
        </w:rPr>
        <w:t xml:space="preserve"> and Department), 2000). In the mid-Atlantic and Midwestern regions of the United States, the European corn borer remains the primary insect pest of corn. The cost of controlling this corn pest has been approximated at $1-$2 billion dollars, annually (Hyde et al., 1999). These pests use programmed seasonal dormancy (diapause) to synchronize their life histories with favorable seasons and take advantage of available resources, like corn. At least two diapause genotypes (strains) of European corn borer populations occur in the United States. One strain has a diapause genotype that produces a relatively short diapause length and the other has a diapause genotype that produces a relatively long diapause length. Those insects with the shorter diapause length exit diapause earlier in the spring and the longer diapausing insects exit diapause later in the spring (Levy et al., 2015; Showers et al., 1975).</w:t>
      </w:r>
    </w:p>
    <w:p w14:paraId="30C02C39" w14:textId="77777777" w:rsidR="006F58EA" w:rsidRPr="004F09C9" w:rsidRDefault="00D27C9E">
      <w:pPr>
        <w:ind w:left="-15" w:right="90" w:firstLine="468"/>
        <w:rPr>
          <w:color w:val="000000" w:themeColor="text1"/>
        </w:rPr>
      </w:pPr>
      <w:r w:rsidRPr="004F09C9">
        <w:rPr>
          <w:color w:val="000000" w:themeColor="text1"/>
        </w:rPr>
        <w:t xml:space="preserve">At the poleward edge of the </w:t>
      </w:r>
      <w:r w:rsidRPr="004F09C9">
        <w:rPr>
          <w:i/>
          <w:color w:val="000000" w:themeColor="text1"/>
        </w:rPr>
        <w:t xml:space="preserve">O. nubilalis </w:t>
      </w:r>
      <w:r w:rsidRPr="004F09C9">
        <w:rPr>
          <w:color w:val="000000" w:themeColor="text1"/>
        </w:rPr>
        <w:t xml:space="preserve">population range warm spring and summer seasons are short and these pests can complete only one generation per year. As latitude decreases the warm growing season gradually becomes longer. In studying a seasonal cline from north to south, Levy et al. (2015) found polymorphisms in the genes responsible for diapause length are in part responsible for differences in voltinism observed across latitudes. Each polymorphism plays an important role when diapause is terminated and influences the number of generations each strain can produce annually. At the poleward boundary of the population range, populations with a short diapause length exit diapause earlier in the spring to take full advantage of the short warm season. After diapause ends, larvae develop into functional adults capable of generating one generation of larvae. At the end of the short growing season the short diapause length genotype has enough time to enter diapause before </w:t>
      </w:r>
      <w:r w:rsidRPr="004F09C9">
        <w:rPr>
          <w:color w:val="000000" w:themeColor="text1"/>
        </w:rPr>
        <w:lastRenderedPageBreak/>
        <w:t>winter arrives. Further south, the growing season is longer providing the short diapause length enough time to produce two generations of larvae. The first generation of larvae mature into adults and produce an additional generation of larvae while the second generation of larvae have enough time to enter diapause before winter begins. The longer growing season is also favorable for the ECB that emerge later in the spring. These larvae with a longer diapause length exit diapause later in spring and produce one generation of larvae able to enter diapause before the start of winter. The sequential emergence of these pests from diapause increases the number of generations produces at each latitude each year contributing to this pest’s continued success.</w:t>
      </w:r>
    </w:p>
    <w:p w14:paraId="576D5B60" w14:textId="77777777" w:rsidR="006F58EA" w:rsidRPr="004F09C9" w:rsidRDefault="00D27C9E">
      <w:pPr>
        <w:ind w:left="-15" w:right="90" w:firstLine="468"/>
        <w:rPr>
          <w:color w:val="000000" w:themeColor="text1"/>
        </w:rPr>
      </w:pPr>
      <w:r w:rsidRPr="004F09C9">
        <w:rPr>
          <w:color w:val="000000" w:themeColor="text1"/>
        </w:rPr>
        <w:t>The effects of anthropogenic climate change will lead to longer growing seasons and as poleward regions will become warmer more geography will be thermally favorable to ECB, thus both the geographic range and voltinism at each point in the range may be increased. Research into the relationship between diapause phenology, nutrition management in preparation for diapause, and how these pests could respond to changing climate could provide possible targets for future pest management.</w:t>
      </w:r>
    </w:p>
    <w:p w14:paraId="19575575" w14:textId="77777777" w:rsidR="007F6A28" w:rsidRPr="004F09C9" w:rsidRDefault="007F6A28">
      <w:pPr>
        <w:ind w:left="-15" w:right="90" w:firstLine="468"/>
        <w:rPr>
          <w:color w:val="000000" w:themeColor="text1"/>
        </w:rPr>
      </w:pPr>
    </w:p>
    <w:p w14:paraId="46762C57" w14:textId="77777777" w:rsidR="006F58EA" w:rsidRPr="004F09C9" w:rsidRDefault="00D27C9E">
      <w:pPr>
        <w:tabs>
          <w:tab w:val="center" w:pos="2826"/>
          <w:tab w:val="center" w:pos="4977"/>
        </w:tabs>
        <w:spacing w:after="185" w:line="259" w:lineRule="auto"/>
        <w:ind w:left="0" w:firstLine="0"/>
        <w:rPr>
          <w:color w:val="000000" w:themeColor="text1"/>
        </w:rPr>
      </w:pPr>
      <w:r w:rsidRPr="004F09C9">
        <w:rPr>
          <w:color w:val="000000" w:themeColor="text1"/>
          <w:sz w:val="22"/>
        </w:rPr>
        <w:tab/>
      </w:r>
      <w:r w:rsidRPr="004F09C9">
        <w:rPr>
          <w:color w:val="000000" w:themeColor="text1"/>
        </w:rPr>
        <w:t>2.1</w:t>
      </w:r>
      <w:r w:rsidRPr="004F09C9">
        <w:rPr>
          <w:color w:val="000000" w:themeColor="text1"/>
        </w:rPr>
        <w:tab/>
        <w:t xml:space="preserve">Phylogeny of </w:t>
      </w:r>
      <w:r w:rsidRPr="004F09C9">
        <w:rPr>
          <w:i/>
          <w:color w:val="000000" w:themeColor="text1"/>
        </w:rPr>
        <w:t>Ostrinia nubilalis</w:t>
      </w:r>
    </w:p>
    <w:p w14:paraId="3E8FE058" w14:textId="77777777" w:rsidR="006F58EA" w:rsidRPr="004F09C9" w:rsidRDefault="00D27C9E">
      <w:pPr>
        <w:ind w:left="-15" w:right="200" w:firstLine="468"/>
        <w:rPr>
          <w:color w:val="000000" w:themeColor="text1"/>
        </w:rPr>
      </w:pPr>
      <w:r w:rsidRPr="004F09C9">
        <w:rPr>
          <w:color w:val="000000" w:themeColor="text1"/>
        </w:rPr>
        <w:t>The appearance of lepidopterans (butterflies and moths) 190 million years ago marks an important moment in insect evolutionary history (de Gruyter, 1999). This order is primarily plant feeding and the enormous lineage diversification following the emergence of this order corresponds to the colonization of angiosperm hosts by larvae (</w:t>
      </w:r>
      <w:proofErr w:type="spellStart"/>
      <w:r w:rsidRPr="004F09C9">
        <w:rPr>
          <w:color w:val="000000" w:themeColor="text1"/>
        </w:rPr>
        <w:t>Regier</w:t>
      </w:r>
      <w:proofErr w:type="spellEnd"/>
      <w:r w:rsidRPr="004F09C9">
        <w:rPr>
          <w:color w:val="000000" w:themeColor="text1"/>
        </w:rPr>
        <w:t xml:space="preserve"> et al., 2012; Wahlberg et al., 2013). Since its divergence, </w:t>
      </w:r>
      <w:proofErr w:type="spellStart"/>
      <w:r w:rsidRPr="004F09C9">
        <w:rPr>
          <w:color w:val="000000" w:themeColor="text1"/>
        </w:rPr>
        <w:t>Pyraloidea</w:t>
      </w:r>
      <w:proofErr w:type="spellEnd"/>
      <w:r w:rsidRPr="004F09C9">
        <w:rPr>
          <w:color w:val="000000" w:themeColor="text1"/>
        </w:rPr>
        <w:t xml:space="preserve"> represent one of the most diverse </w:t>
      </w:r>
      <w:proofErr w:type="spellStart"/>
      <w:r w:rsidRPr="004F09C9">
        <w:rPr>
          <w:color w:val="000000" w:themeColor="text1"/>
        </w:rPr>
        <w:t>superfamilies</w:t>
      </w:r>
      <w:proofErr w:type="spellEnd"/>
      <w:r w:rsidRPr="004F09C9">
        <w:rPr>
          <w:color w:val="000000" w:themeColor="text1"/>
        </w:rPr>
        <w:t xml:space="preserve"> of Lepidoptera. These lepidopterans feed on almost every major plant group and occupy an enormous diversity of ecological habitat. </w:t>
      </w:r>
      <w:proofErr w:type="spellStart"/>
      <w:r w:rsidRPr="004F09C9">
        <w:rPr>
          <w:color w:val="000000" w:themeColor="text1"/>
        </w:rPr>
        <w:t>Pyraloidea</w:t>
      </w:r>
      <w:proofErr w:type="spellEnd"/>
      <w:r w:rsidRPr="004F09C9">
        <w:rPr>
          <w:color w:val="000000" w:themeColor="text1"/>
        </w:rPr>
        <w:t xml:space="preserve"> moths are major pests of crops, invasive plants, forests, ornamentals, and stored foods (Dugdale, 1995; </w:t>
      </w:r>
      <w:proofErr w:type="spellStart"/>
      <w:r w:rsidRPr="004F09C9">
        <w:rPr>
          <w:color w:val="000000" w:themeColor="text1"/>
        </w:rPr>
        <w:t>Regier</w:t>
      </w:r>
      <w:proofErr w:type="spellEnd"/>
      <w:r w:rsidRPr="004F09C9">
        <w:rPr>
          <w:color w:val="000000" w:themeColor="text1"/>
        </w:rPr>
        <w:t xml:space="preserve"> et al., 2012). The divergence of the superfamily </w:t>
      </w:r>
      <w:proofErr w:type="spellStart"/>
      <w:r w:rsidRPr="004F09C9">
        <w:rPr>
          <w:color w:val="000000" w:themeColor="text1"/>
        </w:rPr>
        <w:t>Pyraloidea</w:t>
      </w:r>
      <w:proofErr w:type="spellEnd"/>
      <w:r w:rsidRPr="004F09C9">
        <w:rPr>
          <w:color w:val="000000" w:themeColor="text1"/>
        </w:rPr>
        <w:t xml:space="preserve"> occurred approximately 100 million years ago during the Cretaceous period (Wahlberg et al., 2013). Broadly, </w:t>
      </w:r>
      <w:proofErr w:type="spellStart"/>
      <w:r w:rsidRPr="004F09C9">
        <w:rPr>
          <w:color w:val="000000" w:themeColor="text1"/>
        </w:rPr>
        <w:t>Pyraloidea</w:t>
      </w:r>
      <w:proofErr w:type="spellEnd"/>
      <w:r w:rsidRPr="004F09C9">
        <w:rPr>
          <w:color w:val="000000" w:themeColor="text1"/>
        </w:rPr>
        <w:t xml:space="preserve"> moths share morphological synapomorphies including scales at the base of their proboscis, similar wing structures, and </w:t>
      </w:r>
      <w:r w:rsidRPr="004F09C9">
        <w:rPr>
          <w:color w:val="000000" w:themeColor="text1"/>
        </w:rPr>
        <w:lastRenderedPageBreak/>
        <w:t>paired tympanal organs (</w:t>
      </w:r>
      <w:proofErr w:type="spellStart"/>
      <w:r w:rsidRPr="004F09C9">
        <w:rPr>
          <w:color w:val="000000" w:themeColor="text1"/>
        </w:rPr>
        <w:t>Regier</w:t>
      </w:r>
      <w:proofErr w:type="spellEnd"/>
      <w:r w:rsidRPr="004F09C9">
        <w:rPr>
          <w:color w:val="000000" w:themeColor="text1"/>
        </w:rPr>
        <w:t xml:space="preserve"> et al., 2012). Nested within </w:t>
      </w:r>
      <w:proofErr w:type="spellStart"/>
      <w:r w:rsidRPr="004F09C9">
        <w:rPr>
          <w:color w:val="000000" w:themeColor="text1"/>
        </w:rPr>
        <w:t>Pyraloidea</w:t>
      </w:r>
      <w:proofErr w:type="spellEnd"/>
      <w:r w:rsidRPr="004F09C9">
        <w:rPr>
          <w:color w:val="000000" w:themeColor="text1"/>
        </w:rPr>
        <w:t xml:space="preserve"> are families </w:t>
      </w:r>
      <w:proofErr w:type="spellStart"/>
      <w:r w:rsidRPr="004F09C9">
        <w:rPr>
          <w:color w:val="000000" w:themeColor="text1"/>
        </w:rPr>
        <w:t>Crambidae</w:t>
      </w:r>
      <w:proofErr w:type="spellEnd"/>
      <w:r w:rsidRPr="004F09C9">
        <w:rPr>
          <w:color w:val="000000" w:themeColor="text1"/>
        </w:rPr>
        <w:t xml:space="preserve"> with approximately 10,000 described species and </w:t>
      </w:r>
      <w:proofErr w:type="spellStart"/>
      <w:r w:rsidRPr="004F09C9">
        <w:rPr>
          <w:color w:val="000000" w:themeColor="text1"/>
        </w:rPr>
        <w:t>Pyralidae</w:t>
      </w:r>
      <w:proofErr w:type="spellEnd"/>
      <w:r w:rsidRPr="004F09C9">
        <w:rPr>
          <w:color w:val="000000" w:themeColor="text1"/>
        </w:rPr>
        <w:t xml:space="preserve"> with approximately 5,000 described species (Solis, 2007). Differences in tympanal structures, wing venation, and male </w:t>
      </w:r>
      <w:proofErr w:type="spellStart"/>
      <w:r w:rsidRPr="004F09C9">
        <w:rPr>
          <w:color w:val="000000" w:themeColor="text1"/>
        </w:rPr>
        <w:t>genetalia</w:t>
      </w:r>
      <w:proofErr w:type="spellEnd"/>
      <w:r w:rsidRPr="004F09C9">
        <w:rPr>
          <w:color w:val="000000" w:themeColor="text1"/>
        </w:rPr>
        <w:t xml:space="preserve"> differentiate these two families (Solis, 2007). Species in the family </w:t>
      </w:r>
      <w:proofErr w:type="spellStart"/>
      <w:r w:rsidRPr="004F09C9">
        <w:rPr>
          <w:color w:val="000000" w:themeColor="text1"/>
        </w:rPr>
        <w:t>Crambidae</w:t>
      </w:r>
      <w:proofErr w:type="spellEnd"/>
      <w:r w:rsidRPr="004F09C9">
        <w:rPr>
          <w:color w:val="000000" w:themeColor="text1"/>
        </w:rPr>
        <w:t xml:space="preserve"> occupy most every ecological niche, this family is polyphagous, and many species are important agricultural pests.</w:t>
      </w:r>
    </w:p>
    <w:p w14:paraId="309E6889" w14:textId="77777777" w:rsidR="006F58EA" w:rsidRPr="004F09C9" w:rsidRDefault="00D27C9E" w:rsidP="004370E5">
      <w:pPr>
        <w:spacing w:line="480" w:lineRule="auto"/>
        <w:ind w:left="-15" w:right="179" w:firstLine="468"/>
        <w:rPr>
          <w:color w:val="000000" w:themeColor="text1"/>
        </w:rPr>
      </w:pPr>
      <w:r w:rsidRPr="004F09C9">
        <w:rPr>
          <w:color w:val="000000" w:themeColor="text1"/>
        </w:rPr>
        <w:t xml:space="preserve">The genus </w:t>
      </w:r>
      <w:r w:rsidRPr="004F09C9">
        <w:rPr>
          <w:i/>
          <w:color w:val="000000" w:themeColor="text1"/>
        </w:rPr>
        <w:t xml:space="preserve">Ostrinia </w:t>
      </w:r>
      <w:r w:rsidRPr="004F09C9">
        <w:rPr>
          <w:color w:val="000000" w:themeColor="text1"/>
        </w:rPr>
        <w:t xml:space="preserve">exists within the family </w:t>
      </w:r>
      <w:proofErr w:type="spellStart"/>
      <w:r w:rsidRPr="004F09C9">
        <w:rPr>
          <w:color w:val="000000" w:themeColor="text1"/>
        </w:rPr>
        <w:t>Crambidae</w:t>
      </w:r>
      <w:proofErr w:type="spellEnd"/>
      <w:r w:rsidRPr="004F09C9">
        <w:rPr>
          <w:color w:val="000000" w:themeColor="text1"/>
        </w:rPr>
        <w:t xml:space="preserve">. This genus includes 20 species recorded worldwide with each species belonging to either group I, II, or III. Groups are determined based on the number of "uncus" lobes associated with the male genitalia (Allison and </w:t>
      </w:r>
      <w:proofErr w:type="spellStart"/>
      <w:r w:rsidRPr="004F09C9">
        <w:rPr>
          <w:color w:val="000000" w:themeColor="text1"/>
        </w:rPr>
        <w:t>Cardé</w:t>
      </w:r>
      <w:proofErr w:type="spellEnd"/>
      <w:r w:rsidRPr="004F09C9">
        <w:rPr>
          <w:color w:val="000000" w:themeColor="text1"/>
        </w:rPr>
        <w:t xml:space="preserve">, 2016; </w:t>
      </w:r>
      <w:proofErr w:type="spellStart"/>
      <w:r w:rsidRPr="004F09C9">
        <w:rPr>
          <w:color w:val="000000" w:themeColor="text1"/>
        </w:rPr>
        <w:t>Frolov</w:t>
      </w:r>
      <w:proofErr w:type="spellEnd"/>
      <w:r w:rsidRPr="004F09C9">
        <w:rPr>
          <w:color w:val="000000" w:themeColor="text1"/>
        </w:rPr>
        <w:t xml:space="preserve"> et al., 2007). Group I includes a single member, the American species </w:t>
      </w:r>
      <w:r w:rsidRPr="004F09C9">
        <w:rPr>
          <w:i/>
          <w:color w:val="000000" w:themeColor="text1"/>
        </w:rPr>
        <w:t xml:space="preserve">Ostrinia </w:t>
      </w:r>
      <w:proofErr w:type="spellStart"/>
      <w:r w:rsidRPr="004F09C9">
        <w:rPr>
          <w:i/>
          <w:color w:val="000000" w:themeColor="text1"/>
        </w:rPr>
        <w:t>penitalis</w:t>
      </w:r>
      <w:proofErr w:type="spellEnd"/>
      <w:r w:rsidRPr="004F09C9">
        <w:rPr>
          <w:i/>
          <w:color w:val="000000" w:themeColor="text1"/>
        </w:rPr>
        <w:t xml:space="preserve"> </w:t>
      </w:r>
      <w:r w:rsidRPr="004F09C9">
        <w:rPr>
          <w:color w:val="000000" w:themeColor="text1"/>
        </w:rPr>
        <w:t xml:space="preserve">(Grote) characterized by having an "unarmed" sacculus and a trifid juxta in the male genitalia (Allison and </w:t>
      </w:r>
      <w:proofErr w:type="spellStart"/>
      <w:r w:rsidRPr="004F09C9">
        <w:rPr>
          <w:color w:val="000000" w:themeColor="text1"/>
        </w:rPr>
        <w:t>Cardé</w:t>
      </w:r>
      <w:proofErr w:type="spellEnd"/>
      <w:r w:rsidRPr="004F09C9">
        <w:rPr>
          <w:color w:val="000000" w:themeColor="text1"/>
        </w:rPr>
        <w:t xml:space="preserve">, 2016). Species in group II have a simple or bifid uncus. There are ten species in the trilobed uncus group (group III), all of which are morphologically similar with one clear distinction; male mid-tibia length (2-1). The mid-tibiae and associated structures participate in pheromone emission and are used to subdivide the members of group III with "small", "medium", and "massive" mid-tibiae lengths (Allison and </w:t>
      </w:r>
      <w:proofErr w:type="spellStart"/>
      <w:r w:rsidRPr="004F09C9">
        <w:rPr>
          <w:color w:val="000000" w:themeColor="text1"/>
        </w:rPr>
        <w:t>Cardé</w:t>
      </w:r>
      <w:proofErr w:type="spellEnd"/>
      <w:r w:rsidRPr="004F09C9">
        <w:rPr>
          <w:color w:val="000000" w:themeColor="text1"/>
        </w:rPr>
        <w:t xml:space="preserve">, 2016; </w:t>
      </w:r>
      <w:proofErr w:type="spellStart"/>
      <w:r w:rsidRPr="004F09C9">
        <w:rPr>
          <w:color w:val="000000" w:themeColor="text1"/>
        </w:rPr>
        <w:t>Frolov</w:t>
      </w:r>
      <w:proofErr w:type="spellEnd"/>
      <w:r w:rsidRPr="004F09C9">
        <w:rPr>
          <w:color w:val="000000" w:themeColor="text1"/>
        </w:rPr>
        <w:t xml:space="preserve"> et al., 2007). The distinction of group III species extends to ecological preferences, including two important agricultural pests, </w:t>
      </w:r>
      <w:r w:rsidRPr="004F09C9">
        <w:rPr>
          <w:i/>
          <w:color w:val="000000" w:themeColor="text1"/>
        </w:rPr>
        <w:t xml:space="preserve">Ostrinia </w:t>
      </w:r>
      <w:proofErr w:type="spellStart"/>
      <w:r w:rsidRPr="004F09C9">
        <w:rPr>
          <w:i/>
          <w:color w:val="000000" w:themeColor="text1"/>
        </w:rPr>
        <w:t>furnacalis</w:t>
      </w:r>
      <w:proofErr w:type="spellEnd"/>
      <w:r w:rsidRPr="004F09C9">
        <w:rPr>
          <w:i/>
          <w:color w:val="000000" w:themeColor="text1"/>
        </w:rPr>
        <w:t xml:space="preserve"> </w:t>
      </w:r>
      <w:r w:rsidRPr="004F09C9">
        <w:rPr>
          <w:color w:val="000000" w:themeColor="text1"/>
        </w:rPr>
        <w:t>(</w:t>
      </w:r>
      <w:proofErr w:type="spellStart"/>
      <w:r w:rsidRPr="004F09C9">
        <w:rPr>
          <w:color w:val="000000" w:themeColor="text1"/>
        </w:rPr>
        <w:t>Guenée</w:t>
      </w:r>
      <w:proofErr w:type="spellEnd"/>
      <w:r w:rsidRPr="004F09C9">
        <w:rPr>
          <w:color w:val="000000" w:themeColor="text1"/>
        </w:rPr>
        <w:t xml:space="preserve">), the Asian corn borer and </w:t>
      </w:r>
      <w:r w:rsidRPr="004F09C9">
        <w:rPr>
          <w:i/>
          <w:color w:val="000000" w:themeColor="text1"/>
        </w:rPr>
        <w:t>Ostrinia nubilalis</w:t>
      </w:r>
      <w:r w:rsidRPr="004F09C9">
        <w:rPr>
          <w:color w:val="000000" w:themeColor="text1"/>
        </w:rPr>
        <w:t xml:space="preserve">, the European corn borer (Allison and </w:t>
      </w:r>
      <w:proofErr w:type="spellStart"/>
      <w:r w:rsidRPr="004F09C9">
        <w:rPr>
          <w:color w:val="000000" w:themeColor="text1"/>
        </w:rPr>
        <w:t>Cardé</w:t>
      </w:r>
      <w:proofErr w:type="spellEnd"/>
      <w:r w:rsidRPr="004F09C9">
        <w:rPr>
          <w:color w:val="000000" w:themeColor="text1"/>
        </w:rPr>
        <w:t xml:space="preserve">, 2016; </w:t>
      </w:r>
      <w:proofErr w:type="spellStart"/>
      <w:r w:rsidRPr="004F09C9">
        <w:rPr>
          <w:color w:val="000000" w:themeColor="text1"/>
        </w:rPr>
        <w:t>Frolov</w:t>
      </w:r>
      <w:proofErr w:type="spellEnd"/>
      <w:r w:rsidRPr="004F09C9">
        <w:rPr>
          <w:color w:val="000000" w:themeColor="text1"/>
        </w:rPr>
        <w:t xml:space="preserve"> et al., 2007; Kim et al., 1999). The Asian corn borer and the European corn borer population ranges do not overlap with one another, however each species does live in sympatry its ancestral species, the adzuki bean borer, </w:t>
      </w:r>
      <w:r w:rsidRPr="004F09C9">
        <w:rPr>
          <w:i/>
          <w:color w:val="000000" w:themeColor="text1"/>
        </w:rPr>
        <w:t xml:space="preserve">Ostrinia </w:t>
      </w:r>
      <w:proofErr w:type="spellStart"/>
      <w:r w:rsidRPr="004F09C9">
        <w:rPr>
          <w:i/>
          <w:color w:val="000000" w:themeColor="text1"/>
        </w:rPr>
        <w:t>scapulalis</w:t>
      </w:r>
      <w:proofErr w:type="spellEnd"/>
      <w:r w:rsidRPr="004F09C9">
        <w:rPr>
          <w:i/>
          <w:color w:val="000000" w:themeColor="text1"/>
        </w:rPr>
        <w:t xml:space="preserve"> </w:t>
      </w:r>
      <w:r w:rsidRPr="004F09C9">
        <w:rPr>
          <w:color w:val="000000" w:themeColor="text1"/>
        </w:rPr>
        <w:t>(Walker) (</w:t>
      </w:r>
      <w:proofErr w:type="spellStart"/>
      <w:r w:rsidRPr="004F09C9">
        <w:rPr>
          <w:color w:val="000000" w:themeColor="text1"/>
        </w:rPr>
        <w:t>Frolov</w:t>
      </w:r>
      <w:proofErr w:type="spellEnd"/>
      <w:r w:rsidRPr="004F09C9">
        <w:rPr>
          <w:color w:val="000000" w:themeColor="text1"/>
        </w:rPr>
        <w:t xml:space="preserve"> et al., 2007). Across group III specific isomers of tetradecyl-acetate (14:OAc) are produced at species-specific concentrations and drive male </w:t>
      </w:r>
      <w:r w:rsidRPr="004F09C9">
        <w:rPr>
          <w:color w:val="000000" w:themeColor="text1"/>
        </w:rPr>
        <w:lastRenderedPageBreak/>
        <w:t>attraction to females (</w:t>
      </w:r>
      <w:proofErr w:type="spellStart"/>
      <w:r w:rsidRPr="004F09C9">
        <w:rPr>
          <w:color w:val="000000" w:themeColor="text1"/>
        </w:rPr>
        <w:t>Frolov</w:t>
      </w:r>
      <w:proofErr w:type="spellEnd"/>
      <w:r w:rsidRPr="004F09C9">
        <w:rPr>
          <w:color w:val="000000" w:themeColor="text1"/>
        </w:rPr>
        <w:t xml:space="preserve"> et al., 2007). Differences in pheromone component concentrations is thought to be a strong driver maintaining isolation between these different</w:t>
      </w:r>
    </w:p>
    <w:p w14:paraId="481D1E12" w14:textId="77777777" w:rsidR="006F58EA" w:rsidRPr="004F09C9" w:rsidRDefault="00D27C9E" w:rsidP="004370E5">
      <w:pPr>
        <w:spacing w:line="480" w:lineRule="auto"/>
        <w:ind w:left="-5" w:right="90"/>
        <w:rPr>
          <w:color w:val="000000" w:themeColor="text1"/>
        </w:rPr>
      </w:pPr>
      <w:r w:rsidRPr="004F09C9">
        <w:rPr>
          <w:i/>
          <w:color w:val="000000" w:themeColor="text1"/>
        </w:rPr>
        <w:t xml:space="preserve">Ostrinia </w:t>
      </w:r>
      <w:r w:rsidRPr="004F09C9">
        <w:rPr>
          <w:color w:val="000000" w:themeColor="text1"/>
        </w:rPr>
        <w:t xml:space="preserve">species and between different genotypes of </w:t>
      </w:r>
      <w:r w:rsidRPr="004F09C9">
        <w:rPr>
          <w:i/>
          <w:color w:val="000000" w:themeColor="text1"/>
        </w:rPr>
        <w:t>O. nubilalis</w:t>
      </w:r>
      <w:r w:rsidRPr="004F09C9">
        <w:rPr>
          <w:color w:val="000000" w:themeColor="text1"/>
        </w:rPr>
        <w:t>.</w:t>
      </w:r>
    </w:p>
    <w:p w14:paraId="20176B43" w14:textId="77777777" w:rsidR="006F58EA" w:rsidRPr="004F09C9" w:rsidRDefault="00D27C9E">
      <w:pPr>
        <w:ind w:left="-15" w:right="90" w:firstLine="468"/>
        <w:rPr>
          <w:color w:val="000000" w:themeColor="text1"/>
        </w:rPr>
      </w:pPr>
      <w:r w:rsidRPr="004F09C9">
        <w:rPr>
          <w:color w:val="000000" w:themeColor="text1"/>
        </w:rPr>
        <w:t xml:space="preserve">Sex pheromone biosynthesis in European corn borer females involves the </w:t>
      </w:r>
      <w:r w:rsidRPr="004F09C9">
        <w:rPr>
          <w:rFonts w:ascii="Cambria" w:eastAsia="Cambria" w:hAnsi="Cambria" w:cs="Cambria"/>
          <w:i/>
          <w:color w:val="000000" w:themeColor="text1"/>
        </w:rPr>
        <w:t>β</w:t>
      </w:r>
      <w:r w:rsidRPr="004F09C9">
        <w:rPr>
          <w:color w:val="000000" w:themeColor="text1"/>
        </w:rPr>
        <w:t>-oxidation of palmitic acid into (Z)-11-tetradecenoyl and (E)-11-tetradecenoyl precursors that can be reduced into their corresponding fatty alcohols then acylated into a pheromone molecule (</w:t>
      </w:r>
      <w:proofErr w:type="spellStart"/>
      <w:r w:rsidRPr="004F09C9">
        <w:rPr>
          <w:color w:val="000000" w:themeColor="text1"/>
        </w:rPr>
        <w:t>Lassance</w:t>
      </w:r>
      <w:proofErr w:type="spellEnd"/>
      <w:r w:rsidRPr="004F09C9">
        <w:rPr>
          <w:color w:val="000000" w:themeColor="text1"/>
        </w:rPr>
        <w:t xml:space="preserve"> et al., 2010). The specific ratio of precursor molecules converted into pheromone differs between two naturally segregating z-chromosome genotypes (</w:t>
      </w:r>
      <w:proofErr w:type="spellStart"/>
      <w:r w:rsidRPr="004F09C9">
        <w:rPr>
          <w:color w:val="000000" w:themeColor="text1"/>
        </w:rPr>
        <w:t>Lassance</w:t>
      </w:r>
      <w:proofErr w:type="spellEnd"/>
      <w:r w:rsidRPr="004F09C9">
        <w:rPr>
          <w:color w:val="000000" w:themeColor="text1"/>
        </w:rPr>
        <w:t xml:space="preserve"> et al., 2010). The gene responsible for pheromone synthesis has two different alleles. Higher concentrations of (Z)-11-tetradecenyl acetate (2-1A) in the Z strain sex pheromone blend is due to affinity of (Z)-11-tetradecenoyl precursors to the fatty acid reductase enzyme produced from the </w:t>
      </w:r>
      <w:proofErr w:type="spellStart"/>
      <w:r w:rsidRPr="004F09C9">
        <w:rPr>
          <w:color w:val="000000" w:themeColor="text1"/>
        </w:rPr>
        <w:t>pgFAR</w:t>
      </w:r>
      <w:proofErr w:type="spellEnd"/>
      <w:r w:rsidRPr="004F09C9">
        <w:rPr>
          <w:color w:val="000000" w:themeColor="text1"/>
        </w:rPr>
        <w:t>-Z allele (</w:t>
      </w:r>
      <w:proofErr w:type="spellStart"/>
      <w:r w:rsidRPr="004F09C9">
        <w:rPr>
          <w:color w:val="000000" w:themeColor="text1"/>
        </w:rPr>
        <w:t>Lassance</w:t>
      </w:r>
      <w:proofErr w:type="spellEnd"/>
      <w:r w:rsidRPr="004F09C9">
        <w:rPr>
          <w:color w:val="000000" w:themeColor="text1"/>
        </w:rPr>
        <w:t xml:space="preserve"> et al., 2010). Alternatively, the high concentration of (E)-11-tetradecenyl acetate (2-1B) characteristic of the E strain is due to the increased affinity of (E)- 11-tetradecenoyl precursors to the fatty acid reductase produced from the </w:t>
      </w:r>
      <w:proofErr w:type="spellStart"/>
      <w:r w:rsidRPr="004F09C9">
        <w:rPr>
          <w:color w:val="000000" w:themeColor="text1"/>
        </w:rPr>
        <w:t>pgFAR</w:t>
      </w:r>
      <w:proofErr w:type="spellEnd"/>
      <w:r w:rsidRPr="004F09C9">
        <w:rPr>
          <w:color w:val="000000" w:themeColor="text1"/>
        </w:rPr>
        <w:t>-E allele (</w:t>
      </w:r>
      <w:proofErr w:type="spellStart"/>
      <w:r w:rsidRPr="004F09C9">
        <w:rPr>
          <w:color w:val="000000" w:themeColor="text1"/>
        </w:rPr>
        <w:t>Lassance</w:t>
      </w:r>
      <w:proofErr w:type="spellEnd"/>
      <w:r w:rsidRPr="004F09C9">
        <w:rPr>
          <w:color w:val="000000" w:themeColor="text1"/>
        </w:rPr>
        <w:t xml:space="preserve"> et al., 2010). In addition to the sex pheromone barrier between the two strains of European corn borer, reproductive isolation is also supported by temporal isolation of each species through the timing of diapause.</w:t>
      </w:r>
    </w:p>
    <w:p w14:paraId="3D7AB132" w14:textId="77777777" w:rsidR="006F58EA" w:rsidRPr="004F09C9" w:rsidRDefault="00D27C9E">
      <w:pPr>
        <w:ind w:left="-15" w:right="90" w:firstLine="468"/>
        <w:rPr>
          <w:color w:val="000000" w:themeColor="text1"/>
        </w:rPr>
      </w:pPr>
      <w:r w:rsidRPr="004F09C9">
        <w:rPr>
          <w:color w:val="000000" w:themeColor="text1"/>
        </w:rPr>
        <w:t xml:space="preserve">The onset of diapause in European corn borer is environmentally programmed by photoperiod and temperature but the length of diapause varies between strains. The </w:t>
      </w:r>
      <w:proofErr w:type="spellStart"/>
      <w:r w:rsidRPr="004F09C9">
        <w:rPr>
          <w:color w:val="000000" w:themeColor="text1"/>
        </w:rPr>
        <w:t>Pdd</w:t>
      </w:r>
      <w:proofErr w:type="spellEnd"/>
      <w:r w:rsidRPr="004F09C9">
        <w:rPr>
          <w:color w:val="000000" w:themeColor="text1"/>
        </w:rPr>
        <w:t xml:space="preserve"> region of the Z-chromosome is a major factor associated with diapause length and is partially responsible for determining voltinism during the growing season (Dopman et al., 2005). The univoltine and bivoltine genotypes express longer and shorter diapause phenology respectively, as well as differences in their pheromone blend. Univoltine Z strain larvae (UZ) enter diapause earlier in the fall and exit diapause later in the spring compared to the bivoltine E strain genotype (BE). Longer diapausing individuals are sexually mature later during the growing season than individuals with a the shorter diapause. The different strains of European corn </w:t>
      </w:r>
      <w:r w:rsidRPr="004F09C9">
        <w:rPr>
          <w:color w:val="000000" w:themeColor="text1"/>
        </w:rPr>
        <w:lastRenderedPageBreak/>
        <w:t>borer are suitable model to investigate the causes and consequences of speciation, especially as environmental conditions become less stable due to climate change.</w:t>
      </w:r>
    </w:p>
    <w:p w14:paraId="26ECAC6C" w14:textId="77777777" w:rsidR="007F6A28" w:rsidRPr="004F09C9" w:rsidRDefault="007F6A28">
      <w:pPr>
        <w:ind w:left="-15" w:right="90" w:firstLine="468"/>
        <w:rPr>
          <w:color w:val="000000" w:themeColor="text1"/>
        </w:rPr>
      </w:pPr>
    </w:p>
    <w:p w14:paraId="609F7C3B" w14:textId="77777777" w:rsidR="006F58EA" w:rsidRPr="004F09C9" w:rsidRDefault="00D27C9E">
      <w:pPr>
        <w:tabs>
          <w:tab w:val="center" w:pos="2752"/>
          <w:tab w:val="center" w:pos="4977"/>
        </w:tabs>
        <w:spacing w:after="206" w:line="259" w:lineRule="auto"/>
        <w:ind w:left="0" w:firstLine="0"/>
        <w:rPr>
          <w:color w:val="000000" w:themeColor="text1"/>
        </w:rPr>
      </w:pPr>
      <w:r w:rsidRPr="004F09C9">
        <w:rPr>
          <w:color w:val="000000" w:themeColor="text1"/>
          <w:sz w:val="22"/>
        </w:rPr>
        <w:tab/>
      </w:r>
      <w:r w:rsidRPr="004F09C9">
        <w:rPr>
          <w:color w:val="000000" w:themeColor="text1"/>
        </w:rPr>
        <w:t>2.2</w:t>
      </w:r>
      <w:r w:rsidRPr="004F09C9">
        <w:rPr>
          <w:color w:val="000000" w:themeColor="text1"/>
        </w:rPr>
        <w:tab/>
        <w:t xml:space="preserve">Life History of </w:t>
      </w:r>
      <w:r w:rsidRPr="004F09C9">
        <w:rPr>
          <w:i/>
          <w:color w:val="000000" w:themeColor="text1"/>
        </w:rPr>
        <w:t>Ostrinia nubilalis</w:t>
      </w:r>
    </w:p>
    <w:p w14:paraId="616DCAD5" w14:textId="77777777" w:rsidR="006F58EA" w:rsidRPr="004F09C9" w:rsidRDefault="00D27C9E">
      <w:pPr>
        <w:ind w:left="-15" w:right="422" w:firstLine="468"/>
        <w:rPr>
          <w:color w:val="000000" w:themeColor="text1"/>
        </w:rPr>
      </w:pPr>
      <w:r w:rsidRPr="004F09C9">
        <w:rPr>
          <w:i/>
          <w:color w:val="000000" w:themeColor="text1"/>
        </w:rPr>
        <w:t xml:space="preserve">Ostrinia nubilalis </w:t>
      </w:r>
      <w:r w:rsidRPr="004F09C9">
        <w:rPr>
          <w:color w:val="000000" w:themeColor="text1"/>
        </w:rPr>
        <w:t>(European corn borer, ECB) have evolved in the temperate regions where it encounters favorable and unfavorable seasonal changes. During spring and summer, long day lengths (photoperiod) and warm temperatures favor continuous growth and development and the life cycle of ECB can be completed in fifty days. Beginning in the spring and under field conditions, diapausing larvae exit diapause, develop into pupae, and approximately 12 days later those pupae eclose as adults and eventually begin mating</w:t>
      </w:r>
    </w:p>
    <w:p w14:paraId="4C0B40B1" w14:textId="2118619A" w:rsidR="006F58EA" w:rsidRPr="004F09C9" w:rsidRDefault="00D27C9E">
      <w:pPr>
        <w:ind w:left="-5" w:right="250"/>
        <w:rPr>
          <w:color w:val="000000" w:themeColor="text1"/>
        </w:rPr>
      </w:pPr>
      <w:r w:rsidRPr="004F09C9">
        <w:rPr>
          <w:color w:val="000000" w:themeColor="text1"/>
        </w:rPr>
        <w:t>(</w:t>
      </w:r>
      <w:proofErr w:type="spellStart"/>
      <w:r w:rsidRPr="004F09C9">
        <w:rPr>
          <w:color w:val="000000" w:themeColor="text1"/>
        </w:rPr>
        <w:t>Capinera</w:t>
      </w:r>
      <w:proofErr w:type="spellEnd"/>
      <w:del w:id="12" w:author="Brown,James T" w:date="2019-02-03T13:00:00Z">
        <w:r w:rsidRPr="004F09C9" w:rsidDel="004370E5">
          <w:rPr>
            <w:color w:val="000000" w:themeColor="text1"/>
          </w:rPr>
          <w:delText xml:space="preserve"> and Department)</w:delText>
        </w:r>
      </w:del>
      <w:r w:rsidRPr="004F09C9">
        <w:rPr>
          <w:color w:val="000000" w:themeColor="text1"/>
        </w:rPr>
        <w:t>, 2000). Oviposition in sexually mature adults lasts approximately 14 days with females laying between 20 and 50 eggs each day and 400 to 600 eggs across its lifetime (</w:t>
      </w:r>
      <w:proofErr w:type="spellStart"/>
      <w:r w:rsidRPr="004F09C9">
        <w:rPr>
          <w:color w:val="000000" w:themeColor="text1"/>
        </w:rPr>
        <w:t>Capinera</w:t>
      </w:r>
      <w:proofErr w:type="spellEnd"/>
      <w:del w:id="13" w:author="Brown,James T" w:date="2019-02-03T13:00:00Z">
        <w:r w:rsidRPr="004F09C9" w:rsidDel="004370E5">
          <w:rPr>
            <w:color w:val="000000" w:themeColor="text1"/>
          </w:rPr>
          <w:delText xml:space="preserve"> and Department)</w:delText>
        </w:r>
      </w:del>
      <w:r w:rsidRPr="004F09C9">
        <w:rPr>
          <w:color w:val="000000" w:themeColor="text1"/>
        </w:rPr>
        <w:t xml:space="preserve">, 2000). The flattened, scale like eggs are usually deposited on the underside of leaves and hatch four to nine days after being laid. In the field, larvae proceed through six larval instars. Similar to many lepidopterans. Once larval growth is completed </w:t>
      </w:r>
      <w:r w:rsidRPr="004F09C9">
        <w:rPr>
          <w:i/>
          <w:color w:val="000000" w:themeColor="text1"/>
        </w:rPr>
        <w:t xml:space="preserve">O. nubilalis </w:t>
      </w:r>
      <w:r w:rsidRPr="004F09C9">
        <w:rPr>
          <w:color w:val="000000" w:themeColor="text1"/>
        </w:rPr>
        <w:t>larvae enter the wandering stage (</w:t>
      </w:r>
      <w:proofErr w:type="spellStart"/>
      <w:r w:rsidRPr="004F09C9">
        <w:rPr>
          <w:color w:val="000000" w:themeColor="text1"/>
        </w:rPr>
        <w:t>Capinera</w:t>
      </w:r>
      <w:proofErr w:type="spellEnd"/>
      <w:del w:id="14" w:author="Brown,James T" w:date="2019-02-03T13:00:00Z">
        <w:r w:rsidRPr="004F09C9" w:rsidDel="004370E5">
          <w:rPr>
            <w:color w:val="000000" w:themeColor="text1"/>
          </w:rPr>
          <w:delText xml:space="preserve"> and Department)</w:delText>
        </w:r>
      </w:del>
      <w:r w:rsidRPr="004F09C9">
        <w:rPr>
          <w:color w:val="000000" w:themeColor="text1"/>
        </w:rPr>
        <w:t>, 2000). Wandering is characterized by the termination of feeding and the clearing of the larval gut in preparation for the next developmental step (Gelman and Hayes, 1982). As summer ends and fall begins, shorter photoperiods and lower temperatures become unfavorable to the continued growth and development of ECB. In the fall after the wandering stage ends competent larvae recognize the shorter photoperiod, suspend their development and enter diapause.</w:t>
      </w:r>
    </w:p>
    <w:p w14:paraId="66BDB50B" w14:textId="77777777" w:rsidR="006F58EA" w:rsidRPr="004F09C9" w:rsidRDefault="00D27C9E">
      <w:pPr>
        <w:ind w:left="-15" w:right="160" w:firstLine="468"/>
        <w:rPr>
          <w:color w:val="000000" w:themeColor="text1"/>
        </w:rPr>
      </w:pPr>
      <w:r w:rsidRPr="004F09C9">
        <w:rPr>
          <w:color w:val="000000" w:themeColor="text1"/>
        </w:rPr>
        <w:t xml:space="preserve">Diapause is a state of increased stress tolerance, marked by developmental arrest and suppressed metabolic activity (Hahn and Denlinger, 2007; Tauber and Tauber, 1981). Photoperiods are latitude specific and have reliably cycled with seasonal changes. Because of its specificity, many animals in temperate regions rely on photoperiod cues to synchronize their life histories with their local environment to initiate diapause. Ahead of winter and during the final larval instar ECB become sensitive to photoperiod. When photoperiod reaches a critical threshold it initiates the diapause genotype and programs ECB larvae for diapause. </w:t>
      </w:r>
      <w:r w:rsidRPr="004F09C9">
        <w:rPr>
          <w:color w:val="000000" w:themeColor="text1"/>
        </w:rPr>
        <w:lastRenderedPageBreak/>
        <w:t xml:space="preserve">Within </w:t>
      </w:r>
      <w:r w:rsidRPr="004F09C9">
        <w:rPr>
          <w:i/>
          <w:color w:val="000000" w:themeColor="text1"/>
        </w:rPr>
        <w:t xml:space="preserve">O. nubilalis </w:t>
      </w:r>
      <w:r w:rsidRPr="004F09C9">
        <w:rPr>
          <w:color w:val="000000" w:themeColor="text1"/>
        </w:rPr>
        <w:t xml:space="preserve">at least two different diapause genotypes exist with genetically different diapause lengths (Levy et al., 2015; </w:t>
      </w:r>
      <w:proofErr w:type="spellStart"/>
      <w:r w:rsidRPr="004F09C9">
        <w:rPr>
          <w:color w:val="000000" w:themeColor="text1"/>
        </w:rPr>
        <w:t>Roelofs</w:t>
      </w:r>
      <w:proofErr w:type="spellEnd"/>
      <w:r w:rsidRPr="004F09C9">
        <w:rPr>
          <w:color w:val="000000" w:themeColor="text1"/>
        </w:rPr>
        <w:t xml:space="preserve"> et al., 1985; Showers et al., 1975). The initiation of diapause leads to major physiological changes and alters the life history trajectory of European corn borer larvae. Diapausing larvae depend on predictable cues to initiate and terminate diapause. Climate change and warmer temperatures could affect the synchrony between European corn borer life history and its environment, and understanding these effects may be crucial to how we manage this pest.</w:t>
      </w:r>
      <w:r w:rsidRPr="004F09C9">
        <w:rPr>
          <w:color w:val="000000" w:themeColor="text1"/>
        </w:rPr>
        <w:br w:type="page"/>
      </w:r>
    </w:p>
    <w:p w14:paraId="16D752AC" w14:textId="77777777" w:rsidR="006F58EA" w:rsidRPr="004F09C9" w:rsidRDefault="00D27C9E">
      <w:pPr>
        <w:spacing w:line="259" w:lineRule="auto"/>
        <w:ind w:left="1075" w:right="90" w:hanging="1090"/>
        <w:rPr>
          <w:color w:val="000000" w:themeColor="text1"/>
        </w:rPr>
      </w:pPr>
      <w:r w:rsidRPr="004F09C9">
        <w:rPr>
          <w:color w:val="000000" w:themeColor="text1"/>
        </w:rPr>
        <w:lastRenderedPageBreak/>
        <w:t xml:space="preserve">Table 2-1. Adapted from </w:t>
      </w:r>
      <w:proofErr w:type="spellStart"/>
      <w:r w:rsidRPr="004F09C9">
        <w:rPr>
          <w:color w:val="000000" w:themeColor="text1"/>
        </w:rPr>
        <w:t>Frolov</w:t>
      </w:r>
      <w:proofErr w:type="spellEnd"/>
      <w:r w:rsidRPr="004F09C9">
        <w:rPr>
          <w:color w:val="000000" w:themeColor="text1"/>
        </w:rPr>
        <w:t xml:space="preserve"> et al. 2007. Mid-tibiae length of male </w:t>
      </w:r>
      <w:r w:rsidRPr="004F09C9">
        <w:rPr>
          <w:i/>
          <w:color w:val="000000" w:themeColor="text1"/>
        </w:rPr>
        <w:t xml:space="preserve">Ostrinia </w:t>
      </w:r>
      <w:r w:rsidRPr="004F09C9">
        <w:rPr>
          <w:color w:val="000000" w:themeColor="text1"/>
        </w:rPr>
        <w:t xml:space="preserve">species as described by </w:t>
      </w:r>
      <w:proofErr w:type="spellStart"/>
      <w:r w:rsidRPr="004F09C9">
        <w:rPr>
          <w:color w:val="000000" w:themeColor="text1"/>
        </w:rPr>
        <w:t>Mutuura</w:t>
      </w:r>
      <w:proofErr w:type="spellEnd"/>
      <w:r w:rsidRPr="004F09C9">
        <w:rPr>
          <w:color w:val="000000" w:themeColor="text1"/>
        </w:rPr>
        <w:t xml:space="preserve"> &amp; Munroe (1970) (</w:t>
      </w:r>
      <w:proofErr w:type="spellStart"/>
      <w:r w:rsidRPr="004F09C9">
        <w:rPr>
          <w:color w:val="000000" w:themeColor="text1"/>
        </w:rPr>
        <w:t>Mutuura</w:t>
      </w:r>
      <w:proofErr w:type="spellEnd"/>
      <w:r w:rsidRPr="004F09C9">
        <w:rPr>
          <w:color w:val="000000" w:themeColor="text1"/>
        </w:rPr>
        <w:t xml:space="preserve"> and Munroe, 1970)</w:t>
      </w:r>
    </w:p>
    <w:tbl>
      <w:tblPr>
        <w:tblStyle w:val="TableGrid"/>
        <w:tblW w:w="3260" w:type="dxa"/>
        <w:tblInd w:w="3011" w:type="dxa"/>
        <w:tblCellMar>
          <w:top w:w="32" w:type="dxa"/>
          <w:right w:w="115" w:type="dxa"/>
        </w:tblCellMar>
        <w:tblLook w:val="04A0" w:firstRow="1" w:lastRow="0" w:firstColumn="1" w:lastColumn="0" w:noHBand="0" w:noVBand="1"/>
      </w:tblPr>
      <w:tblGrid>
        <w:gridCol w:w="1380"/>
        <w:gridCol w:w="1880"/>
      </w:tblGrid>
      <w:tr w:rsidR="006F58EA" w:rsidRPr="004F09C9" w14:paraId="7C5D4009" w14:textId="77777777">
        <w:trPr>
          <w:trHeight w:val="451"/>
        </w:trPr>
        <w:tc>
          <w:tcPr>
            <w:tcW w:w="1380" w:type="dxa"/>
            <w:tcBorders>
              <w:top w:val="double" w:sz="3" w:space="0" w:color="000000"/>
              <w:left w:val="nil"/>
              <w:bottom w:val="double" w:sz="3" w:space="0" w:color="000000"/>
              <w:right w:val="nil"/>
            </w:tcBorders>
          </w:tcPr>
          <w:p w14:paraId="5D8B44A2" w14:textId="77777777" w:rsidR="006F58EA" w:rsidRPr="004F09C9" w:rsidRDefault="00D27C9E">
            <w:pPr>
              <w:spacing w:after="0" w:line="259" w:lineRule="auto"/>
              <w:ind w:left="120" w:firstLine="0"/>
              <w:rPr>
                <w:color w:val="000000" w:themeColor="text1"/>
              </w:rPr>
            </w:pPr>
            <w:r w:rsidRPr="004F09C9">
              <w:rPr>
                <w:color w:val="000000" w:themeColor="text1"/>
              </w:rPr>
              <w:t>Uncus size</w:t>
            </w:r>
          </w:p>
        </w:tc>
        <w:tc>
          <w:tcPr>
            <w:tcW w:w="1879" w:type="dxa"/>
            <w:tcBorders>
              <w:top w:val="double" w:sz="3" w:space="0" w:color="000000"/>
              <w:left w:val="nil"/>
              <w:bottom w:val="double" w:sz="3" w:space="0" w:color="000000"/>
              <w:right w:val="nil"/>
            </w:tcBorders>
          </w:tcPr>
          <w:p w14:paraId="42D4E4E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Species</w:t>
            </w:r>
          </w:p>
        </w:tc>
      </w:tr>
      <w:tr w:rsidR="006F58EA" w:rsidRPr="004F09C9" w14:paraId="7001C1C6" w14:textId="77777777">
        <w:trPr>
          <w:trHeight w:val="427"/>
        </w:trPr>
        <w:tc>
          <w:tcPr>
            <w:tcW w:w="1380" w:type="dxa"/>
            <w:tcBorders>
              <w:top w:val="double" w:sz="3" w:space="0" w:color="000000"/>
              <w:left w:val="nil"/>
              <w:bottom w:val="single" w:sz="3" w:space="0" w:color="000000"/>
              <w:right w:val="nil"/>
            </w:tcBorders>
          </w:tcPr>
          <w:p w14:paraId="206E913B" w14:textId="77777777" w:rsidR="006F58EA" w:rsidRPr="004F09C9" w:rsidRDefault="00D27C9E">
            <w:pPr>
              <w:spacing w:after="0" w:line="259" w:lineRule="auto"/>
              <w:ind w:left="362" w:firstLine="0"/>
              <w:rPr>
                <w:color w:val="000000" w:themeColor="text1"/>
              </w:rPr>
            </w:pPr>
            <w:r w:rsidRPr="004F09C9">
              <w:rPr>
                <w:color w:val="000000" w:themeColor="text1"/>
              </w:rPr>
              <w:t>Small</w:t>
            </w:r>
          </w:p>
        </w:tc>
        <w:tc>
          <w:tcPr>
            <w:tcW w:w="1879" w:type="dxa"/>
            <w:tcBorders>
              <w:top w:val="double" w:sz="3" w:space="0" w:color="000000"/>
              <w:left w:val="nil"/>
              <w:bottom w:val="single" w:sz="3" w:space="0" w:color="000000"/>
              <w:right w:val="nil"/>
            </w:tcBorders>
          </w:tcPr>
          <w:p w14:paraId="4CC656EE" w14:textId="77777777" w:rsidR="006F58EA" w:rsidRPr="004F09C9" w:rsidRDefault="006F58EA">
            <w:pPr>
              <w:spacing w:after="160" w:line="259" w:lineRule="auto"/>
              <w:ind w:left="0" w:firstLine="0"/>
              <w:rPr>
                <w:color w:val="000000" w:themeColor="text1"/>
              </w:rPr>
            </w:pPr>
          </w:p>
        </w:tc>
      </w:tr>
      <w:tr w:rsidR="006F58EA" w:rsidRPr="004F09C9" w14:paraId="00EE280F" w14:textId="77777777">
        <w:trPr>
          <w:trHeight w:val="1589"/>
        </w:trPr>
        <w:tc>
          <w:tcPr>
            <w:tcW w:w="1380" w:type="dxa"/>
            <w:tcBorders>
              <w:top w:val="single" w:sz="3" w:space="0" w:color="000000"/>
              <w:left w:val="nil"/>
              <w:bottom w:val="single" w:sz="3" w:space="0" w:color="000000"/>
              <w:right w:val="nil"/>
            </w:tcBorders>
          </w:tcPr>
          <w:p w14:paraId="0E73B68E" w14:textId="77777777" w:rsidR="006F58EA" w:rsidRPr="004F09C9" w:rsidRDefault="006F58EA">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082F0F2D" w14:textId="77777777" w:rsidR="006F58EA" w:rsidRPr="004F09C9" w:rsidRDefault="00D27C9E">
            <w:pPr>
              <w:spacing w:after="80" w:line="259" w:lineRule="auto"/>
              <w:ind w:left="322" w:firstLine="0"/>
              <w:rPr>
                <w:color w:val="000000" w:themeColor="text1"/>
              </w:rPr>
            </w:pPr>
            <w:r w:rsidRPr="004F09C9">
              <w:rPr>
                <w:i/>
                <w:color w:val="000000" w:themeColor="text1"/>
              </w:rPr>
              <w:t>O. nubilalis</w:t>
            </w:r>
          </w:p>
          <w:p w14:paraId="1065DD8F" w14:textId="77777777" w:rsidR="006F58EA" w:rsidRPr="004F09C9" w:rsidRDefault="00D27C9E">
            <w:pPr>
              <w:spacing w:after="80" w:line="259" w:lineRule="auto"/>
              <w:ind w:left="280" w:firstLine="0"/>
              <w:rPr>
                <w:color w:val="000000" w:themeColor="text1"/>
              </w:rPr>
            </w:pPr>
            <w:r w:rsidRPr="004F09C9">
              <w:rPr>
                <w:i/>
                <w:color w:val="000000" w:themeColor="text1"/>
              </w:rPr>
              <w:t xml:space="preserve">O. </w:t>
            </w:r>
            <w:proofErr w:type="spellStart"/>
            <w:r w:rsidRPr="004F09C9">
              <w:rPr>
                <w:i/>
                <w:color w:val="000000" w:themeColor="text1"/>
              </w:rPr>
              <w:t>orientalis</w:t>
            </w:r>
            <w:proofErr w:type="spellEnd"/>
          </w:p>
          <w:p w14:paraId="2EF170DF" w14:textId="77777777" w:rsidR="006F58EA" w:rsidRPr="004F09C9" w:rsidRDefault="00D27C9E">
            <w:pPr>
              <w:spacing w:after="80" w:line="259" w:lineRule="auto"/>
              <w:ind w:left="253" w:firstLine="0"/>
              <w:rPr>
                <w:color w:val="000000" w:themeColor="text1"/>
              </w:rPr>
            </w:pPr>
            <w:r w:rsidRPr="004F09C9">
              <w:rPr>
                <w:i/>
                <w:color w:val="000000" w:themeColor="text1"/>
              </w:rPr>
              <w:t xml:space="preserve">O. </w:t>
            </w:r>
            <w:proofErr w:type="spellStart"/>
            <w:r w:rsidRPr="004F09C9">
              <w:rPr>
                <w:i/>
                <w:color w:val="000000" w:themeColor="text1"/>
              </w:rPr>
              <w:t>furnacalis</w:t>
            </w:r>
            <w:proofErr w:type="spellEnd"/>
          </w:p>
          <w:p w14:paraId="7F83DE25" w14:textId="77777777" w:rsidR="006F58EA" w:rsidRPr="004F09C9" w:rsidRDefault="00D27C9E">
            <w:pPr>
              <w:spacing w:after="0" w:line="259" w:lineRule="auto"/>
              <w:ind w:left="173" w:firstLine="0"/>
              <w:rPr>
                <w:color w:val="000000" w:themeColor="text1"/>
              </w:rPr>
            </w:pPr>
            <w:r w:rsidRPr="004F09C9">
              <w:rPr>
                <w:i/>
                <w:color w:val="000000" w:themeColor="text1"/>
              </w:rPr>
              <w:t xml:space="preserve">O. </w:t>
            </w:r>
            <w:proofErr w:type="spellStart"/>
            <w:r w:rsidRPr="004F09C9">
              <w:rPr>
                <w:i/>
                <w:color w:val="000000" w:themeColor="text1"/>
              </w:rPr>
              <w:t>dorsivittata</w:t>
            </w:r>
            <w:proofErr w:type="spellEnd"/>
          </w:p>
        </w:tc>
      </w:tr>
      <w:tr w:rsidR="006F58EA" w:rsidRPr="004F09C9" w14:paraId="60BA7739" w14:textId="77777777">
        <w:trPr>
          <w:trHeight w:val="403"/>
        </w:trPr>
        <w:tc>
          <w:tcPr>
            <w:tcW w:w="1380" w:type="dxa"/>
            <w:tcBorders>
              <w:top w:val="single" w:sz="3" w:space="0" w:color="000000"/>
              <w:left w:val="nil"/>
              <w:bottom w:val="single" w:sz="3" w:space="0" w:color="000000"/>
              <w:right w:val="nil"/>
            </w:tcBorders>
          </w:tcPr>
          <w:p w14:paraId="4B83693E" w14:textId="77777777" w:rsidR="006F58EA" w:rsidRPr="004F09C9" w:rsidRDefault="00D27C9E">
            <w:pPr>
              <w:spacing w:after="0" w:line="259" w:lineRule="auto"/>
              <w:ind w:left="237" w:firstLine="0"/>
              <w:rPr>
                <w:color w:val="000000" w:themeColor="text1"/>
              </w:rPr>
            </w:pPr>
            <w:r w:rsidRPr="004F09C9">
              <w:rPr>
                <w:color w:val="000000" w:themeColor="text1"/>
              </w:rPr>
              <w:t>Medium</w:t>
            </w:r>
          </w:p>
        </w:tc>
        <w:tc>
          <w:tcPr>
            <w:tcW w:w="1879" w:type="dxa"/>
            <w:tcBorders>
              <w:top w:val="single" w:sz="3" w:space="0" w:color="000000"/>
              <w:left w:val="nil"/>
              <w:bottom w:val="single" w:sz="3" w:space="0" w:color="000000"/>
              <w:right w:val="nil"/>
            </w:tcBorders>
          </w:tcPr>
          <w:p w14:paraId="0B69464C" w14:textId="77777777" w:rsidR="006F58EA" w:rsidRPr="004F09C9" w:rsidRDefault="006F58EA">
            <w:pPr>
              <w:spacing w:after="160" w:line="259" w:lineRule="auto"/>
              <w:ind w:left="0" w:firstLine="0"/>
              <w:rPr>
                <w:color w:val="000000" w:themeColor="text1"/>
              </w:rPr>
            </w:pPr>
          </w:p>
        </w:tc>
      </w:tr>
      <w:tr w:rsidR="006F58EA" w:rsidRPr="004F09C9" w14:paraId="17AB2C66" w14:textId="77777777">
        <w:trPr>
          <w:trHeight w:val="798"/>
        </w:trPr>
        <w:tc>
          <w:tcPr>
            <w:tcW w:w="1380" w:type="dxa"/>
            <w:tcBorders>
              <w:top w:val="single" w:sz="3" w:space="0" w:color="000000"/>
              <w:left w:val="nil"/>
              <w:bottom w:val="single" w:sz="3" w:space="0" w:color="000000"/>
              <w:right w:val="nil"/>
            </w:tcBorders>
          </w:tcPr>
          <w:p w14:paraId="6C7CA696" w14:textId="77777777" w:rsidR="006F58EA" w:rsidRPr="004F09C9" w:rsidRDefault="006F58EA">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050FC361" w14:textId="77777777" w:rsidR="006F58EA" w:rsidRPr="004F09C9" w:rsidRDefault="00D27C9E">
            <w:pPr>
              <w:spacing w:after="80" w:line="259" w:lineRule="auto"/>
              <w:ind w:left="217" w:firstLine="0"/>
              <w:rPr>
                <w:color w:val="000000" w:themeColor="text1"/>
              </w:rPr>
            </w:pPr>
            <w:r w:rsidRPr="004F09C9">
              <w:rPr>
                <w:i/>
                <w:color w:val="000000" w:themeColor="text1"/>
              </w:rPr>
              <w:t xml:space="preserve">O. </w:t>
            </w:r>
            <w:proofErr w:type="spellStart"/>
            <w:r w:rsidRPr="004F09C9">
              <w:rPr>
                <w:i/>
                <w:color w:val="000000" w:themeColor="text1"/>
              </w:rPr>
              <w:t>narynensis</w:t>
            </w:r>
            <w:proofErr w:type="spellEnd"/>
          </w:p>
          <w:p w14:paraId="48C70F85" w14:textId="77777777" w:rsidR="006F58EA" w:rsidRPr="004F09C9" w:rsidRDefault="00D27C9E">
            <w:pPr>
              <w:spacing w:after="0" w:line="259" w:lineRule="auto"/>
              <w:ind w:left="209" w:firstLine="0"/>
              <w:rPr>
                <w:color w:val="000000" w:themeColor="text1"/>
              </w:rPr>
            </w:pPr>
            <w:r w:rsidRPr="004F09C9">
              <w:rPr>
                <w:i/>
                <w:color w:val="000000" w:themeColor="text1"/>
              </w:rPr>
              <w:t xml:space="preserve">O. </w:t>
            </w:r>
            <w:proofErr w:type="spellStart"/>
            <w:r w:rsidRPr="004F09C9">
              <w:rPr>
                <w:i/>
                <w:color w:val="000000" w:themeColor="text1"/>
              </w:rPr>
              <w:t>kurentzovi</w:t>
            </w:r>
            <w:proofErr w:type="spellEnd"/>
          </w:p>
        </w:tc>
      </w:tr>
      <w:tr w:rsidR="006F58EA" w:rsidRPr="004F09C9" w14:paraId="2AFAEB70" w14:textId="77777777">
        <w:trPr>
          <w:trHeight w:val="403"/>
        </w:trPr>
        <w:tc>
          <w:tcPr>
            <w:tcW w:w="1380" w:type="dxa"/>
            <w:tcBorders>
              <w:top w:val="single" w:sz="3" w:space="0" w:color="000000"/>
              <w:left w:val="nil"/>
              <w:bottom w:val="single" w:sz="3" w:space="0" w:color="000000"/>
              <w:right w:val="nil"/>
            </w:tcBorders>
          </w:tcPr>
          <w:p w14:paraId="1CD2F8AF" w14:textId="77777777" w:rsidR="006F58EA" w:rsidRPr="004F09C9" w:rsidRDefault="00D27C9E">
            <w:pPr>
              <w:spacing w:after="0" w:line="259" w:lineRule="auto"/>
              <w:ind w:left="364" w:firstLine="0"/>
              <w:rPr>
                <w:color w:val="000000" w:themeColor="text1"/>
              </w:rPr>
            </w:pPr>
            <w:r w:rsidRPr="004F09C9">
              <w:rPr>
                <w:color w:val="000000" w:themeColor="text1"/>
              </w:rPr>
              <w:t>Large</w:t>
            </w:r>
          </w:p>
        </w:tc>
        <w:tc>
          <w:tcPr>
            <w:tcW w:w="1879" w:type="dxa"/>
            <w:tcBorders>
              <w:top w:val="single" w:sz="3" w:space="0" w:color="000000"/>
              <w:left w:val="nil"/>
              <w:bottom w:val="single" w:sz="3" w:space="0" w:color="000000"/>
              <w:right w:val="nil"/>
            </w:tcBorders>
          </w:tcPr>
          <w:p w14:paraId="649B0AD1" w14:textId="77777777" w:rsidR="006F58EA" w:rsidRPr="004F09C9" w:rsidRDefault="006F58EA">
            <w:pPr>
              <w:spacing w:after="160" w:line="259" w:lineRule="auto"/>
              <w:ind w:left="0" w:firstLine="0"/>
              <w:rPr>
                <w:color w:val="000000" w:themeColor="text1"/>
              </w:rPr>
            </w:pPr>
          </w:p>
        </w:tc>
      </w:tr>
      <w:tr w:rsidR="006F58EA" w:rsidRPr="004F09C9" w14:paraId="62564C4C" w14:textId="77777777">
        <w:trPr>
          <w:trHeight w:val="1589"/>
        </w:trPr>
        <w:tc>
          <w:tcPr>
            <w:tcW w:w="1380" w:type="dxa"/>
            <w:tcBorders>
              <w:top w:val="single" w:sz="3" w:space="0" w:color="000000"/>
              <w:left w:val="nil"/>
              <w:bottom w:val="single" w:sz="3" w:space="0" w:color="000000"/>
              <w:right w:val="nil"/>
            </w:tcBorders>
          </w:tcPr>
          <w:p w14:paraId="7726F6A9" w14:textId="77777777" w:rsidR="006F58EA" w:rsidRPr="004F09C9" w:rsidRDefault="006F58EA">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2CD19C78" w14:textId="77777777" w:rsidR="006F58EA" w:rsidRPr="004F09C9" w:rsidRDefault="00D27C9E">
            <w:pPr>
              <w:spacing w:after="80" w:line="259" w:lineRule="auto"/>
              <w:ind w:left="256" w:firstLine="0"/>
              <w:rPr>
                <w:color w:val="000000" w:themeColor="text1"/>
              </w:rPr>
            </w:pPr>
            <w:r w:rsidRPr="004F09C9">
              <w:rPr>
                <w:i/>
                <w:color w:val="000000" w:themeColor="text1"/>
              </w:rPr>
              <w:t xml:space="preserve">O. </w:t>
            </w:r>
            <w:proofErr w:type="spellStart"/>
            <w:r w:rsidRPr="004F09C9">
              <w:rPr>
                <w:i/>
                <w:color w:val="000000" w:themeColor="text1"/>
              </w:rPr>
              <w:t>scapulalis</w:t>
            </w:r>
            <w:proofErr w:type="spellEnd"/>
          </w:p>
          <w:p w14:paraId="006C70CE" w14:textId="77777777" w:rsidR="006F58EA" w:rsidRPr="004F09C9" w:rsidRDefault="00D27C9E">
            <w:pPr>
              <w:spacing w:after="0" w:line="325" w:lineRule="auto"/>
              <w:ind w:left="454" w:right="31" w:hanging="213"/>
              <w:rPr>
                <w:color w:val="000000" w:themeColor="text1"/>
              </w:rPr>
            </w:pPr>
            <w:r w:rsidRPr="004F09C9">
              <w:rPr>
                <w:i/>
                <w:color w:val="000000" w:themeColor="text1"/>
              </w:rPr>
              <w:t xml:space="preserve">O. </w:t>
            </w:r>
            <w:proofErr w:type="spellStart"/>
            <w:r w:rsidRPr="004F09C9">
              <w:rPr>
                <w:i/>
                <w:color w:val="000000" w:themeColor="text1"/>
              </w:rPr>
              <w:t>zaguliaevi</w:t>
            </w:r>
            <w:proofErr w:type="spellEnd"/>
            <w:r w:rsidRPr="004F09C9">
              <w:rPr>
                <w:i/>
                <w:color w:val="000000" w:themeColor="text1"/>
              </w:rPr>
              <w:t xml:space="preserve"> O. </w:t>
            </w:r>
            <w:proofErr w:type="spellStart"/>
            <w:r w:rsidRPr="004F09C9">
              <w:rPr>
                <w:i/>
                <w:color w:val="000000" w:themeColor="text1"/>
              </w:rPr>
              <w:t>zealis</w:t>
            </w:r>
            <w:proofErr w:type="spellEnd"/>
          </w:p>
          <w:p w14:paraId="5B302DB4" w14:textId="77777777" w:rsidR="006F58EA" w:rsidRPr="004F09C9" w:rsidRDefault="00D27C9E">
            <w:pPr>
              <w:spacing w:after="0" w:line="259" w:lineRule="auto"/>
              <w:ind w:left="0" w:firstLine="0"/>
              <w:rPr>
                <w:color w:val="000000" w:themeColor="text1"/>
              </w:rPr>
            </w:pPr>
            <w:r w:rsidRPr="004F09C9">
              <w:rPr>
                <w:i/>
                <w:color w:val="000000" w:themeColor="text1"/>
              </w:rPr>
              <w:t xml:space="preserve">O. </w:t>
            </w:r>
            <w:proofErr w:type="spellStart"/>
            <w:r w:rsidRPr="004F09C9">
              <w:rPr>
                <w:i/>
                <w:color w:val="000000" w:themeColor="text1"/>
              </w:rPr>
              <w:t>putzufangensis</w:t>
            </w:r>
            <w:proofErr w:type="spellEnd"/>
          </w:p>
        </w:tc>
      </w:tr>
    </w:tbl>
    <w:p w14:paraId="23B9F938" w14:textId="77777777" w:rsidR="006F58EA" w:rsidRPr="004F09C9" w:rsidRDefault="00D27C9E">
      <w:pPr>
        <w:rPr>
          <w:color w:val="000000" w:themeColor="text1"/>
        </w:rPr>
      </w:pPr>
      <w:r w:rsidRPr="004F09C9">
        <w:rPr>
          <w:color w:val="000000" w:themeColor="text1"/>
        </w:rPr>
        <w:br w:type="page"/>
      </w:r>
    </w:p>
    <w:p w14:paraId="309AAB9E"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23457D94" wp14:editId="3BEF5794">
            <wp:extent cx="5349359" cy="4133596"/>
            <wp:effectExtent l="0" t="0" r="0" b="0"/>
            <wp:docPr id="1078" name="Picture 1078"/>
            <wp:cNvGraphicFramePr/>
            <a:graphic xmlns:a="http://schemas.openxmlformats.org/drawingml/2006/main">
              <a:graphicData uri="http://schemas.openxmlformats.org/drawingml/2006/picture">
                <pic:pic xmlns:pic="http://schemas.openxmlformats.org/drawingml/2006/picture">
                  <pic:nvPicPr>
                    <pic:cNvPr id="1078" name="Picture 1078"/>
                    <pic:cNvPicPr/>
                  </pic:nvPicPr>
                  <pic:blipFill>
                    <a:blip r:embed="rId25"/>
                    <a:stretch>
                      <a:fillRect/>
                    </a:stretch>
                  </pic:blipFill>
                  <pic:spPr>
                    <a:xfrm>
                      <a:off x="0" y="0"/>
                      <a:ext cx="5349359" cy="4133596"/>
                    </a:xfrm>
                    <a:prstGeom prst="rect">
                      <a:avLst/>
                    </a:prstGeom>
                  </pic:spPr>
                </pic:pic>
              </a:graphicData>
            </a:graphic>
          </wp:inline>
        </w:drawing>
      </w:r>
    </w:p>
    <w:p w14:paraId="38B690CF" w14:textId="77777777" w:rsidR="006F58EA" w:rsidRPr="004F09C9" w:rsidRDefault="00D27C9E">
      <w:pPr>
        <w:spacing w:after="3" w:line="238" w:lineRule="auto"/>
        <w:ind w:left="1163" w:right="98" w:hanging="1178"/>
        <w:jc w:val="both"/>
        <w:rPr>
          <w:color w:val="000000" w:themeColor="text1"/>
        </w:rPr>
      </w:pPr>
      <w:r w:rsidRPr="004F09C9">
        <w:rPr>
          <w:color w:val="000000" w:themeColor="text1"/>
        </w:rPr>
        <w:t xml:space="preserve">Figure 2-1. (A) Chemical structure of (Z)-11-tetradecenyl acetate, the major sex pheromone molecule produced primarily by Z strain females. National Center for Biotechnology Information. Source: PubChem Compound Database; CID=5367692. Reprinted with permission from </w:t>
      </w:r>
      <w:proofErr w:type="spellStart"/>
      <w:r w:rsidRPr="004F09C9">
        <w:rPr>
          <w:color w:val="000000" w:themeColor="text1"/>
        </w:rPr>
        <w:t>Pubchem</w:t>
      </w:r>
      <w:proofErr w:type="spellEnd"/>
      <w:r w:rsidRPr="004F09C9">
        <w:rPr>
          <w:color w:val="000000" w:themeColor="text1"/>
        </w:rPr>
        <w:t xml:space="preserve"> Open Chemistry Database</w:t>
      </w:r>
    </w:p>
    <w:p w14:paraId="4EDE28D2" w14:textId="77777777" w:rsidR="006F58EA" w:rsidRPr="004F09C9" w:rsidRDefault="00D27C9E">
      <w:pPr>
        <w:spacing w:after="3" w:line="238" w:lineRule="auto"/>
        <w:ind w:left="1168" w:right="315" w:firstLine="0"/>
        <w:jc w:val="both"/>
        <w:rPr>
          <w:color w:val="000000" w:themeColor="text1"/>
        </w:rPr>
      </w:pPr>
      <w:r w:rsidRPr="004F09C9">
        <w:rPr>
          <w:color w:val="000000" w:themeColor="text1"/>
        </w:rPr>
        <w:t xml:space="preserve">https://pubchem.ncbi.nlm.nih.gov/compound/5367692 (November 6, 2018). (B) Chemical structure of (E)-11-tetradecenyl acetate, the major sex pheromone molecule produced by E strain females. National Center for Biotechnology Information. Source: PubChem Compound Database; CID=5367650. Reprinted with permission from </w:t>
      </w:r>
      <w:proofErr w:type="spellStart"/>
      <w:r w:rsidRPr="004F09C9">
        <w:rPr>
          <w:color w:val="000000" w:themeColor="text1"/>
        </w:rPr>
        <w:t>Pubchem</w:t>
      </w:r>
      <w:proofErr w:type="spellEnd"/>
      <w:r w:rsidRPr="004F09C9">
        <w:rPr>
          <w:color w:val="000000" w:themeColor="text1"/>
        </w:rPr>
        <w:t xml:space="preserve"> Open Chemistry Database https://pubchem.ncbi.nlm.nih.gov/compound/5367650 (November 6, 2018).</w:t>
      </w:r>
    </w:p>
    <w:p w14:paraId="3BD0CF0A" w14:textId="77777777" w:rsidR="00D27C9E" w:rsidRPr="004F09C9" w:rsidRDefault="00D27C9E">
      <w:pPr>
        <w:spacing w:after="3" w:line="238" w:lineRule="auto"/>
        <w:ind w:left="1168" w:right="315" w:firstLine="0"/>
        <w:jc w:val="both"/>
        <w:rPr>
          <w:color w:val="000000" w:themeColor="text1"/>
        </w:rPr>
      </w:pPr>
    </w:p>
    <w:p w14:paraId="54A388CD" w14:textId="77777777" w:rsidR="00D27C9E" w:rsidRPr="004F09C9" w:rsidRDefault="00D27C9E">
      <w:pPr>
        <w:spacing w:after="3" w:line="238" w:lineRule="auto"/>
        <w:ind w:left="1168" w:right="315" w:firstLine="0"/>
        <w:jc w:val="both"/>
        <w:rPr>
          <w:color w:val="000000" w:themeColor="text1"/>
        </w:rPr>
      </w:pPr>
    </w:p>
    <w:p w14:paraId="20C3F5F8" w14:textId="77777777" w:rsidR="00D27C9E" w:rsidRPr="004F09C9" w:rsidRDefault="00D27C9E">
      <w:pPr>
        <w:spacing w:after="3" w:line="238" w:lineRule="auto"/>
        <w:ind w:left="1168" w:right="315" w:firstLine="0"/>
        <w:jc w:val="both"/>
        <w:rPr>
          <w:color w:val="000000" w:themeColor="text1"/>
        </w:rPr>
      </w:pPr>
    </w:p>
    <w:p w14:paraId="18BFE83D" w14:textId="77777777" w:rsidR="00D27C9E" w:rsidRPr="004F09C9" w:rsidRDefault="00D27C9E">
      <w:pPr>
        <w:spacing w:after="3" w:line="238" w:lineRule="auto"/>
        <w:ind w:left="1168" w:right="315" w:firstLine="0"/>
        <w:jc w:val="both"/>
        <w:rPr>
          <w:color w:val="000000" w:themeColor="text1"/>
        </w:rPr>
      </w:pPr>
    </w:p>
    <w:p w14:paraId="153D2808" w14:textId="77777777" w:rsidR="00D27C9E" w:rsidRPr="004F09C9" w:rsidRDefault="00D27C9E">
      <w:pPr>
        <w:spacing w:after="3" w:line="238" w:lineRule="auto"/>
        <w:ind w:left="1168" w:right="315" w:firstLine="0"/>
        <w:jc w:val="both"/>
        <w:rPr>
          <w:color w:val="000000" w:themeColor="text1"/>
        </w:rPr>
      </w:pPr>
    </w:p>
    <w:p w14:paraId="66357366" w14:textId="77777777" w:rsidR="00D27C9E" w:rsidRPr="004F09C9" w:rsidRDefault="00D27C9E">
      <w:pPr>
        <w:spacing w:after="3" w:line="238" w:lineRule="auto"/>
        <w:ind w:left="1168" w:right="315" w:firstLine="0"/>
        <w:jc w:val="both"/>
        <w:rPr>
          <w:color w:val="000000" w:themeColor="text1"/>
        </w:rPr>
      </w:pPr>
    </w:p>
    <w:p w14:paraId="2B990E9C" w14:textId="77777777" w:rsidR="00D27C9E" w:rsidRPr="004F09C9" w:rsidRDefault="00D27C9E">
      <w:pPr>
        <w:spacing w:after="3" w:line="238" w:lineRule="auto"/>
        <w:ind w:left="1168" w:right="315" w:firstLine="0"/>
        <w:jc w:val="both"/>
        <w:rPr>
          <w:color w:val="000000" w:themeColor="text1"/>
        </w:rPr>
      </w:pPr>
    </w:p>
    <w:p w14:paraId="29D2487F" w14:textId="77777777" w:rsidR="00D27C9E" w:rsidRPr="004F09C9" w:rsidRDefault="00D27C9E">
      <w:pPr>
        <w:spacing w:after="3" w:line="238" w:lineRule="auto"/>
        <w:ind w:left="1168" w:right="315" w:firstLine="0"/>
        <w:jc w:val="both"/>
        <w:rPr>
          <w:color w:val="000000" w:themeColor="text1"/>
        </w:rPr>
      </w:pPr>
    </w:p>
    <w:p w14:paraId="0333F11B" w14:textId="77777777" w:rsidR="00D27C9E" w:rsidRPr="004F09C9" w:rsidRDefault="00D27C9E">
      <w:pPr>
        <w:spacing w:after="3" w:line="238" w:lineRule="auto"/>
        <w:ind w:left="1168" w:right="315" w:firstLine="0"/>
        <w:jc w:val="both"/>
        <w:rPr>
          <w:color w:val="000000" w:themeColor="text1"/>
        </w:rPr>
      </w:pPr>
    </w:p>
    <w:p w14:paraId="7AB5386D" w14:textId="77777777" w:rsidR="00D27C9E" w:rsidRPr="004F09C9" w:rsidRDefault="00D27C9E">
      <w:pPr>
        <w:spacing w:after="3" w:line="238" w:lineRule="auto"/>
        <w:ind w:left="1168" w:right="315" w:firstLine="0"/>
        <w:jc w:val="both"/>
        <w:rPr>
          <w:color w:val="000000" w:themeColor="text1"/>
        </w:rPr>
      </w:pPr>
    </w:p>
    <w:p w14:paraId="1542A078" w14:textId="77777777" w:rsidR="00D27C9E" w:rsidRPr="004F09C9" w:rsidRDefault="00D27C9E">
      <w:pPr>
        <w:spacing w:after="3" w:line="238" w:lineRule="auto"/>
        <w:ind w:left="1168" w:right="315" w:firstLine="0"/>
        <w:jc w:val="both"/>
        <w:rPr>
          <w:color w:val="000000" w:themeColor="text1"/>
        </w:rPr>
      </w:pPr>
    </w:p>
    <w:p w14:paraId="3812D12B" w14:textId="77777777" w:rsidR="00D27C9E" w:rsidRPr="004F09C9" w:rsidRDefault="00D27C9E">
      <w:pPr>
        <w:spacing w:after="3" w:line="238" w:lineRule="auto"/>
        <w:ind w:left="1168" w:right="315" w:firstLine="0"/>
        <w:jc w:val="both"/>
        <w:rPr>
          <w:color w:val="000000" w:themeColor="text1"/>
        </w:rPr>
      </w:pPr>
    </w:p>
    <w:p w14:paraId="44EF3397" w14:textId="77777777" w:rsidR="00D27C9E" w:rsidRPr="004F09C9" w:rsidRDefault="00D27C9E">
      <w:pPr>
        <w:spacing w:after="3" w:line="238" w:lineRule="auto"/>
        <w:ind w:left="1168" w:right="315" w:firstLine="0"/>
        <w:jc w:val="both"/>
        <w:rPr>
          <w:color w:val="000000" w:themeColor="text1"/>
        </w:rPr>
      </w:pPr>
    </w:p>
    <w:p w14:paraId="279B00F2" w14:textId="77777777" w:rsidR="006F58EA" w:rsidRPr="004F09C9" w:rsidRDefault="00D27C9E" w:rsidP="00DD43B4">
      <w:pPr>
        <w:spacing w:after="0" w:line="263" w:lineRule="auto"/>
        <w:ind w:right="80"/>
        <w:jc w:val="center"/>
        <w:rPr>
          <w:color w:val="000000" w:themeColor="text1"/>
        </w:rPr>
      </w:pPr>
      <w:r w:rsidRPr="004F09C9">
        <w:rPr>
          <w:color w:val="000000" w:themeColor="text1"/>
        </w:rPr>
        <w:lastRenderedPageBreak/>
        <w:t>CHAPTER 3</w:t>
      </w:r>
    </w:p>
    <w:p w14:paraId="00801CA2" w14:textId="77777777" w:rsidR="006F58EA" w:rsidRPr="004F09C9" w:rsidRDefault="00D27C9E" w:rsidP="00DD43B4">
      <w:pPr>
        <w:spacing w:line="259" w:lineRule="auto"/>
        <w:ind w:left="-5" w:right="90"/>
        <w:jc w:val="center"/>
        <w:rPr>
          <w:color w:val="000000" w:themeColor="text1"/>
        </w:rPr>
      </w:pPr>
      <w:r w:rsidRPr="004F09C9">
        <w:rPr>
          <w:color w:val="000000" w:themeColor="text1"/>
        </w:rPr>
        <w:t>EUROPEAN CORN BORER: THE RELATIONSHIP BETWEEN STORED RESOURCES AND</w:t>
      </w:r>
    </w:p>
    <w:p w14:paraId="4DD728B9" w14:textId="4C6BB166" w:rsidR="006F58EA" w:rsidRDefault="00D27C9E">
      <w:pPr>
        <w:spacing w:after="162" w:line="263" w:lineRule="auto"/>
        <w:ind w:right="80"/>
        <w:jc w:val="center"/>
        <w:rPr>
          <w:color w:val="000000" w:themeColor="text1"/>
        </w:rPr>
      </w:pPr>
      <w:r w:rsidRPr="004F09C9">
        <w:rPr>
          <w:color w:val="000000" w:themeColor="text1"/>
        </w:rPr>
        <w:t>DIAPAUSE TIMING</w:t>
      </w:r>
    </w:p>
    <w:p w14:paraId="5A818433" w14:textId="77777777" w:rsidR="006023CB" w:rsidRPr="004F09C9" w:rsidRDefault="006023CB">
      <w:pPr>
        <w:spacing w:after="162" w:line="263" w:lineRule="auto"/>
        <w:ind w:right="80"/>
        <w:jc w:val="center"/>
        <w:rPr>
          <w:color w:val="000000" w:themeColor="text1"/>
        </w:rPr>
      </w:pPr>
    </w:p>
    <w:p w14:paraId="5242320D" w14:textId="77777777" w:rsidR="006F58EA" w:rsidRPr="004F09C9" w:rsidRDefault="00D27C9E" w:rsidP="00DD43B4">
      <w:pPr>
        <w:tabs>
          <w:tab w:val="center" w:pos="3879"/>
          <w:tab w:val="center" w:pos="4986"/>
        </w:tabs>
        <w:spacing w:after="206" w:line="259" w:lineRule="auto"/>
        <w:ind w:left="0" w:firstLine="0"/>
        <w:jc w:val="center"/>
        <w:rPr>
          <w:color w:val="000000" w:themeColor="text1"/>
        </w:rPr>
      </w:pPr>
      <w:r w:rsidRPr="004F09C9">
        <w:rPr>
          <w:color w:val="000000" w:themeColor="text1"/>
        </w:rPr>
        <w:t>3.1</w:t>
      </w:r>
      <w:r w:rsidR="00DD43B4">
        <w:rPr>
          <w:color w:val="000000" w:themeColor="text1"/>
        </w:rPr>
        <w:t xml:space="preserve">     </w:t>
      </w:r>
      <w:r w:rsidRPr="004F09C9">
        <w:rPr>
          <w:color w:val="000000" w:themeColor="text1"/>
        </w:rPr>
        <w:t>Background</w:t>
      </w:r>
    </w:p>
    <w:p w14:paraId="5086F0CB" w14:textId="7446BA36" w:rsidR="004F09C9" w:rsidRPr="004F09C9" w:rsidRDefault="004F09C9" w:rsidP="00DD43B4">
      <w:pPr>
        <w:spacing w:line="480" w:lineRule="auto"/>
        <w:ind w:left="-15" w:right="165" w:firstLine="468"/>
        <w:rPr>
          <w:color w:val="000000" w:themeColor="text1"/>
        </w:rPr>
      </w:pPr>
      <w:r w:rsidRPr="004F09C9">
        <w:rPr>
          <w:color w:val="000000" w:themeColor="text1"/>
        </w:rPr>
        <w:t xml:space="preserve">According to the National Oceanic and Atmospheric Administration, 2016 was the warmest year on record and temperature increases are expected to continue through the year 2100 </w:t>
      </w:r>
      <w:r w:rsidR="00CE5B15">
        <w:rPr>
          <w:color w:val="000000" w:themeColor="text1"/>
        </w:rPr>
        <w:t>(</w:t>
      </w:r>
      <w:r w:rsidR="00DA3145">
        <w:rPr>
          <w:color w:val="000000" w:themeColor="text1"/>
        </w:rPr>
        <w:t>NOAA</w:t>
      </w:r>
      <w:r w:rsidR="001600C3">
        <w:rPr>
          <w:color w:val="000000" w:themeColor="text1"/>
        </w:rPr>
        <w:t>,</w:t>
      </w:r>
      <w:r w:rsidR="00DA3145">
        <w:rPr>
          <w:color w:val="000000" w:themeColor="text1"/>
        </w:rPr>
        <w:t xml:space="preserve"> 2017</w:t>
      </w:r>
      <w:r w:rsidR="001600C3">
        <w:rPr>
          <w:color w:val="000000" w:themeColor="text1"/>
        </w:rPr>
        <w:t>;</w:t>
      </w:r>
      <w:r w:rsidR="00CE5B15">
        <w:rPr>
          <w:color w:val="000000" w:themeColor="text1"/>
        </w:rPr>
        <w:t xml:space="preserve"> </w:t>
      </w:r>
      <w:proofErr w:type="spellStart"/>
      <w:r w:rsidR="00DA3145">
        <w:rPr>
          <w:color w:val="000000" w:themeColor="text1"/>
        </w:rPr>
        <w:t>DeLucia</w:t>
      </w:r>
      <w:proofErr w:type="spellEnd"/>
      <w:r w:rsidR="001600C3">
        <w:rPr>
          <w:color w:val="000000" w:themeColor="text1"/>
        </w:rPr>
        <w:t xml:space="preserve">, </w:t>
      </w:r>
      <w:r w:rsidR="00DA3145">
        <w:rPr>
          <w:color w:val="000000" w:themeColor="text1"/>
        </w:rPr>
        <w:t>2008</w:t>
      </w:r>
      <w:r w:rsidR="001600C3">
        <w:rPr>
          <w:color w:val="000000" w:themeColor="text1"/>
        </w:rPr>
        <w:t>;</w:t>
      </w:r>
      <w:r w:rsidR="00CE5B15">
        <w:rPr>
          <w:color w:val="000000" w:themeColor="text1"/>
        </w:rPr>
        <w:t xml:space="preserve"> </w:t>
      </w:r>
      <w:r w:rsidR="00DA3145">
        <w:rPr>
          <w:color w:val="000000" w:themeColor="text1"/>
        </w:rPr>
        <w:t>IPCC</w:t>
      </w:r>
      <w:r w:rsidR="001600C3">
        <w:rPr>
          <w:color w:val="000000" w:themeColor="text1"/>
        </w:rPr>
        <w:t>,</w:t>
      </w:r>
      <w:r w:rsidR="00DA3145">
        <w:rPr>
          <w:color w:val="000000" w:themeColor="text1"/>
        </w:rPr>
        <w:t xml:space="preserve"> 2013</w:t>
      </w:r>
      <w:r w:rsidR="00CE5B15">
        <w:rPr>
          <w:color w:val="000000" w:themeColor="text1"/>
        </w:rPr>
        <w:t>)</w:t>
      </w:r>
      <w:r w:rsidRPr="004F09C9">
        <w:rPr>
          <w:color w:val="000000" w:themeColor="text1"/>
        </w:rPr>
        <w:t xml:space="preserve">. As seasonal temperatures increase, the duration of warm summers will expand, cool winters will contract, and temperatures during the spring and fall will become less predictable </w:t>
      </w:r>
      <w:r w:rsidR="00CE5B15">
        <w:rPr>
          <w:color w:val="000000" w:themeColor="text1"/>
        </w:rPr>
        <w:t>(NOAA 2016</w:t>
      </w:r>
      <w:r w:rsidR="001600C3">
        <w:rPr>
          <w:color w:val="000000" w:themeColor="text1"/>
        </w:rPr>
        <w:t>;</w:t>
      </w:r>
      <w:r w:rsidR="00CE5B15">
        <w:rPr>
          <w:color w:val="000000" w:themeColor="text1"/>
        </w:rPr>
        <w:t xml:space="preserve"> </w:t>
      </w:r>
      <w:proofErr w:type="spellStart"/>
      <w:r w:rsidR="00CE5B15">
        <w:rPr>
          <w:color w:val="000000" w:themeColor="text1"/>
        </w:rPr>
        <w:t>DeLucia</w:t>
      </w:r>
      <w:proofErr w:type="spellEnd"/>
      <w:r w:rsidR="00CE5B15">
        <w:rPr>
          <w:color w:val="000000" w:themeColor="text1"/>
        </w:rPr>
        <w:t xml:space="preserve"> et al.</w:t>
      </w:r>
      <w:r w:rsidR="001600C3">
        <w:rPr>
          <w:color w:val="000000" w:themeColor="text1"/>
        </w:rPr>
        <w:t>,</w:t>
      </w:r>
      <w:r w:rsidR="00CE5B15">
        <w:rPr>
          <w:color w:val="000000" w:themeColor="text1"/>
        </w:rPr>
        <w:t xml:space="preserve"> 2008)</w:t>
      </w:r>
      <w:r w:rsidRPr="004F09C9">
        <w:rPr>
          <w:color w:val="000000" w:themeColor="text1"/>
        </w:rPr>
        <w:t xml:space="preserve">. Animals monitor variation in seasonal factors like temperature and photoperiod (daylight hours) because these factors can affect the availability of nutrition, mates, and habitat. Seasonality predictably cycles between conditions that are favorable for insect activity and conditions that are stressful and unfavorable. Many temperate-dwelling insects protect themselves from seasonal stress by entering diapause before their environment becomes unfavorable </w:t>
      </w:r>
      <w:r w:rsidR="00CE5B15">
        <w:rPr>
          <w:color w:val="000000" w:themeColor="text1"/>
        </w:rPr>
        <w:t>(</w:t>
      </w:r>
      <w:proofErr w:type="spellStart"/>
      <w:r w:rsidR="00CE5B15" w:rsidRPr="00CE5B15">
        <w:rPr>
          <w:color w:val="000000" w:themeColor="text1"/>
        </w:rPr>
        <w:t>Koštál</w:t>
      </w:r>
      <w:proofErr w:type="spellEnd"/>
      <w:r w:rsidR="001600C3">
        <w:rPr>
          <w:color w:val="000000" w:themeColor="text1"/>
        </w:rPr>
        <w:t>,</w:t>
      </w:r>
      <w:r w:rsidR="00CE5B15">
        <w:rPr>
          <w:color w:val="000000" w:themeColor="text1"/>
        </w:rPr>
        <w:t xml:space="preserve"> 2006)</w:t>
      </w:r>
      <w:r w:rsidRPr="004F09C9">
        <w:rPr>
          <w:color w:val="000000" w:themeColor="text1"/>
        </w:rPr>
        <w:t xml:space="preserve">. </w:t>
      </w:r>
    </w:p>
    <w:p w14:paraId="63D06DF1" w14:textId="2A6D1085" w:rsidR="004F09C9" w:rsidRPr="004F09C9" w:rsidRDefault="004F09C9" w:rsidP="00DD43B4">
      <w:pPr>
        <w:spacing w:line="480" w:lineRule="auto"/>
        <w:ind w:left="-15" w:right="165" w:firstLine="468"/>
        <w:rPr>
          <w:color w:val="000000" w:themeColor="text1"/>
        </w:rPr>
      </w:pPr>
      <w:r w:rsidRPr="004F09C9">
        <w:rPr>
          <w:color w:val="000000" w:themeColor="text1"/>
        </w:rPr>
        <w:t xml:space="preserve">Insects in diapause can survive for months exposed to harsh conditions and typically do so without access to nutrition by lowering their metabolic activity and suspending their development </w:t>
      </w:r>
      <w:r w:rsidR="00CE5B15">
        <w:rPr>
          <w:color w:val="000000" w:themeColor="text1"/>
        </w:rPr>
        <w:t>(</w:t>
      </w:r>
      <w:proofErr w:type="spellStart"/>
      <w:r w:rsidR="00DA3145">
        <w:rPr>
          <w:color w:val="000000" w:themeColor="text1"/>
        </w:rPr>
        <w:t>Nechols</w:t>
      </w:r>
      <w:proofErr w:type="spellEnd"/>
      <w:r w:rsidR="001600C3">
        <w:rPr>
          <w:color w:val="000000" w:themeColor="text1"/>
        </w:rPr>
        <w:t>,</w:t>
      </w:r>
      <w:r w:rsidR="00DA3145">
        <w:rPr>
          <w:color w:val="000000" w:themeColor="text1"/>
        </w:rPr>
        <w:t xml:space="preserve"> 1999</w:t>
      </w:r>
      <w:r w:rsidR="001600C3">
        <w:rPr>
          <w:color w:val="000000" w:themeColor="text1"/>
        </w:rPr>
        <w:t>;</w:t>
      </w:r>
      <w:r w:rsidR="00CE5B15">
        <w:rPr>
          <w:color w:val="000000" w:themeColor="text1"/>
        </w:rPr>
        <w:t xml:space="preserve"> Hahn and Denlinger</w:t>
      </w:r>
      <w:r w:rsidR="001600C3">
        <w:rPr>
          <w:color w:val="000000" w:themeColor="text1"/>
        </w:rPr>
        <w:t>,</w:t>
      </w:r>
      <w:r w:rsidR="00CE5B15">
        <w:rPr>
          <w:color w:val="000000" w:themeColor="text1"/>
        </w:rPr>
        <w:t xml:space="preserve"> 2007)</w:t>
      </w:r>
      <w:r w:rsidRPr="004F09C9">
        <w:rPr>
          <w:color w:val="000000" w:themeColor="text1"/>
        </w:rPr>
        <w:t xml:space="preserve">. Before the environment becomes unfavorable, insects prepare for diapause by accumulating and storing nutrients in the form of lipids, proteins, and carbohydrates </w:t>
      </w:r>
      <w:r w:rsidR="004A056B">
        <w:rPr>
          <w:color w:val="000000" w:themeColor="text1"/>
        </w:rPr>
        <w:t>(</w:t>
      </w:r>
      <w:r w:rsidR="006229D9">
        <w:rPr>
          <w:color w:val="000000" w:themeColor="text1"/>
        </w:rPr>
        <w:t>Hahn and Denlinger</w:t>
      </w:r>
      <w:r w:rsidR="001600C3">
        <w:rPr>
          <w:color w:val="000000" w:themeColor="text1"/>
        </w:rPr>
        <w:t>,</w:t>
      </w:r>
      <w:r w:rsidR="006229D9">
        <w:rPr>
          <w:color w:val="000000" w:themeColor="text1"/>
        </w:rPr>
        <w:t xml:space="preserve"> 2007</w:t>
      </w:r>
      <w:r w:rsidR="001600C3">
        <w:rPr>
          <w:color w:val="000000" w:themeColor="text1"/>
        </w:rPr>
        <w:t>;</w:t>
      </w:r>
      <w:r w:rsidR="006229D9">
        <w:rPr>
          <w:color w:val="000000" w:themeColor="text1"/>
        </w:rPr>
        <w:t xml:space="preserve"> Hahn and Denlinger</w:t>
      </w:r>
      <w:r w:rsidR="001600C3">
        <w:rPr>
          <w:color w:val="000000" w:themeColor="text1"/>
        </w:rPr>
        <w:t>,</w:t>
      </w:r>
      <w:r w:rsidR="006229D9">
        <w:rPr>
          <w:color w:val="000000" w:themeColor="text1"/>
        </w:rPr>
        <w:t xml:space="preserve"> 2011</w:t>
      </w:r>
      <w:r w:rsidR="004A056B">
        <w:rPr>
          <w:color w:val="000000" w:themeColor="text1"/>
        </w:rPr>
        <w:t>)</w:t>
      </w:r>
      <w:r w:rsidRPr="004F09C9">
        <w:rPr>
          <w:color w:val="000000" w:themeColor="text1"/>
        </w:rPr>
        <w:t xml:space="preserve">. </w:t>
      </w:r>
      <w:r w:rsidR="00323875">
        <w:rPr>
          <w:color w:val="000000" w:themeColor="text1"/>
        </w:rPr>
        <w:t>Some species show</w:t>
      </w:r>
      <w:r w:rsidRPr="004F09C9">
        <w:rPr>
          <w:color w:val="000000" w:themeColor="text1"/>
        </w:rPr>
        <w:t xml:space="preserve"> increased energy storage in the form of proteins has been reported in Colorado potato beetles (</w:t>
      </w:r>
      <w:r w:rsidRPr="004F09C9">
        <w:rPr>
          <w:i/>
          <w:iCs/>
          <w:color w:val="000000" w:themeColor="text1"/>
        </w:rPr>
        <w:t>L</w:t>
      </w:r>
      <w:r w:rsidR="00323875">
        <w:rPr>
          <w:i/>
          <w:iCs/>
          <w:color w:val="000000" w:themeColor="text1"/>
        </w:rPr>
        <w:t>eptinotars</w:t>
      </w:r>
      <w:r w:rsidR="001600C3">
        <w:rPr>
          <w:i/>
          <w:iCs/>
          <w:color w:val="000000" w:themeColor="text1"/>
        </w:rPr>
        <w:t xml:space="preserve">a </w:t>
      </w:r>
      <w:r w:rsidRPr="004F09C9">
        <w:rPr>
          <w:i/>
          <w:iCs/>
          <w:color w:val="000000" w:themeColor="text1"/>
        </w:rPr>
        <w:t xml:space="preserve"> </w:t>
      </w:r>
      <w:proofErr w:type="spellStart"/>
      <w:r w:rsidRPr="004F09C9">
        <w:rPr>
          <w:i/>
          <w:iCs/>
          <w:color w:val="000000" w:themeColor="text1"/>
        </w:rPr>
        <w:t>decemlineata</w:t>
      </w:r>
      <w:proofErr w:type="spellEnd"/>
      <w:r w:rsidRPr="004F09C9">
        <w:rPr>
          <w:color w:val="000000" w:themeColor="text1"/>
        </w:rPr>
        <w:t>) (</w:t>
      </w:r>
      <w:proofErr w:type="spellStart"/>
      <w:r w:rsidRPr="004F09C9">
        <w:rPr>
          <w:color w:val="000000" w:themeColor="text1"/>
        </w:rPr>
        <w:t>Kort</w:t>
      </w:r>
      <w:proofErr w:type="spellEnd"/>
      <w:r w:rsidRPr="004F09C9">
        <w:rPr>
          <w:color w:val="000000" w:themeColor="text1"/>
        </w:rPr>
        <w:t xml:space="preserve"> and </w:t>
      </w:r>
      <w:proofErr w:type="spellStart"/>
      <w:r w:rsidRPr="004F09C9">
        <w:rPr>
          <w:color w:val="000000" w:themeColor="text1"/>
        </w:rPr>
        <w:t>Koopmanschap</w:t>
      </w:r>
      <w:proofErr w:type="spellEnd"/>
      <w:r w:rsidRPr="004F09C9">
        <w:rPr>
          <w:color w:val="000000" w:themeColor="text1"/>
        </w:rPr>
        <w:t xml:space="preserve"> 1994) and southwestern corn borers (</w:t>
      </w:r>
      <w:proofErr w:type="spellStart"/>
      <w:r w:rsidRPr="004F09C9">
        <w:rPr>
          <w:i/>
          <w:color w:val="000000" w:themeColor="text1"/>
        </w:rPr>
        <w:t>D</w:t>
      </w:r>
      <w:r w:rsidR="00323875">
        <w:rPr>
          <w:i/>
          <w:color w:val="000000" w:themeColor="text1"/>
        </w:rPr>
        <w:t>iatrea</w:t>
      </w:r>
      <w:proofErr w:type="spellEnd"/>
      <w:r w:rsidRPr="004F09C9">
        <w:rPr>
          <w:i/>
          <w:color w:val="000000" w:themeColor="text1"/>
        </w:rPr>
        <w:t xml:space="preserve"> </w:t>
      </w:r>
      <w:proofErr w:type="spellStart"/>
      <w:r w:rsidRPr="004F09C9">
        <w:rPr>
          <w:i/>
          <w:color w:val="000000" w:themeColor="text1"/>
        </w:rPr>
        <w:t>grandiosella</w:t>
      </w:r>
      <w:proofErr w:type="spellEnd"/>
      <w:r w:rsidRPr="004F09C9">
        <w:rPr>
          <w:color w:val="000000" w:themeColor="text1"/>
        </w:rPr>
        <w:t>) (Brown and Chippendale 1978), while increased lipid storage</w:t>
      </w:r>
      <w:r w:rsidR="00323875">
        <w:rPr>
          <w:color w:val="000000" w:themeColor="text1"/>
        </w:rPr>
        <w:t>, this</w:t>
      </w:r>
      <w:r w:rsidRPr="004F09C9">
        <w:rPr>
          <w:color w:val="000000" w:themeColor="text1"/>
        </w:rPr>
        <w:t xml:space="preserve"> has been reported for the pink bollworm (</w:t>
      </w:r>
      <w:proofErr w:type="spellStart"/>
      <w:r w:rsidRPr="004F09C9">
        <w:rPr>
          <w:i/>
          <w:iCs/>
          <w:color w:val="000000" w:themeColor="text1"/>
        </w:rPr>
        <w:t>P</w:t>
      </w:r>
      <w:r w:rsidR="00323875">
        <w:rPr>
          <w:i/>
          <w:iCs/>
          <w:color w:val="000000" w:themeColor="text1"/>
        </w:rPr>
        <w:t>ectinophora</w:t>
      </w:r>
      <w:proofErr w:type="spellEnd"/>
      <w:r w:rsidRPr="004F09C9">
        <w:rPr>
          <w:i/>
          <w:iCs/>
          <w:color w:val="000000" w:themeColor="text1"/>
        </w:rPr>
        <w:t xml:space="preserve"> </w:t>
      </w:r>
      <w:proofErr w:type="spellStart"/>
      <w:r w:rsidRPr="004F09C9">
        <w:rPr>
          <w:i/>
          <w:iCs/>
          <w:color w:val="000000" w:themeColor="text1"/>
        </w:rPr>
        <w:lastRenderedPageBreak/>
        <w:t>gossypiella</w:t>
      </w:r>
      <w:proofErr w:type="spellEnd"/>
      <w:r w:rsidRPr="004F09C9">
        <w:rPr>
          <w:color w:val="000000" w:themeColor="text1"/>
        </w:rPr>
        <w:t>) (</w:t>
      </w:r>
      <w:proofErr w:type="spellStart"/>
      <w:r w:rsidRPr="004F09C9">
        <w:rPr>
          <w:color w:val="000000" w:themeColor="text1"/>
        </w:rPr>
        <w:t>Adkisson</w:t>
      </w:r>
      <w:proofErr w:type="spellEnd"/>
      <w:r w:rsidRPr="004F09C9">
        <w:rPr>
          <w:color w:val="000000" w:themeColor="text1"/>
        </w:rPr>
        <w:t xml:space="preserve"> et al.</w:t>
      </w:r>
      <w:r w:rsidR="001600C3">
        <w:rPr>
          <w:color w:val="000000" w:themeColor="text1"/>
        </w:rPr>
        <w:t>,</w:t>
      </w:r>
      <w:r w:rsidRPr="004F09C9">
        <w:rPr>
          <w:color w:val="000000" w:themeColor="text1"/>
        </w:rPr>
        <w:t xml:space="preserve"> 1963) and </w:t>
      </w:r>
      <w:r w:rsidRPr="004F09C9">
        <w:rPr>
          <w:i/>
          <w:iCs/>
          <w:color w:val="000000" w:themeColor="text1"/>
        </w:rPr>
        <w:t xml:space="preserve">Culex </w:t>
      </w:r>
      <w:proofErr w:type="spellStart"/>
      <w:r w:rsidRPr="004F09C9">
        <w:rPr>
          <w:i/>
          <w:iCs/>
          <w:color w:val="000000" w:themeColor="text1"/>
        </w:rPr>
        <w:t>pipens</w:t>
      </w:r>
      <w:proofErr w:type="spellEnd"/>
      <w:r w:rsidRPr="004F09C9">
        <w:rPr>
          <w:iCs/>
          <w:color w:val="000000" w:themeColor="text1"/>
        </w:rPr>
        <w:t xml:space="preserve"> </w:t>
      </w:r>
      <w:r w:rsidRPr="004F09C9">
        <w:rPr>
          <w:color w:val="000000" w:themeColor="text1"/>
        </w:rPr>
        <w:t xml:space="preserve">mosquitoes (Mitchell and </w:t>
      </w:r>
      <w:proofErr w:type="spellStart"/>
      <w:r w:rsidRPr="004F09C9">
        <w:rPr>
          <w:color w:val="000000" w:themeColor="text1"/>
        </w:rPr>
        <w:t>Briegel</w:t>
      </w:r>
      <w:proofErr w:type="spellEnd"/>
      <w:r w:rsidR="001600C3">
        <w:rPr>
          <w:color w:val="000000" w:themeColor="text1"/>
        </w:rPr>
        <w:t>,</w:t>
      </w:r>
      <w:r w:rsidRPr="004F09C9">
        <w:rPr>
          <w:color w:val="000000" w:themeColor="text1"/>
        </w:rPr>
        <w:t xml:space="preserve"> 1989), among others. Energy stores fuel insect metabolism during diapause, and after diapause these stored resources are redirected to accomplish post-diapause functions. However, metabolic activity for many insects is temperature dependent</w:t>
      </w:r>
      <w:r w:rsidR="000E69EC">
        <w:rPr>
          <w:color w:val="000000" w:themeColor="text1"/>
        </w:rPr>
        <w:t>,</w:t>
      </w:r>
      <w:r w:rsidRPr="004F09C9">
        <w:rPr>
          <w:color w:val="000000" w:themeColor="text1"/>
        </w:rPr>
        <w:t xml:space="preserve"> and insects preparing for diapause in warmer environments may struggle to meet the energy demands of increased metabolism and possibly divert resources away from storage. </w:t>
      </w:r>
    </w:p>
    <w:p w14:paraId="4E169A5B" w14:textId="351F80DB" w:rsidR="004F09C9" w:rsidRPr="004F09C9" w:rsidRDefault="004F09C9" w:rsidP="00DD43B4">
      <w:pPr>
        <w:spacing w:line="480" w:lineRule="auto"/>
        <w:ind w:left="-15" w:right="165" w:firstLine="468"/>
        <w:rPr>
          <w:color w:val="000000" w:themeColor="text1"/>
        </w:rPr>
      </w:pPr>
      <w:r w:rsidRPr="004F09C9">
        <w:rPr>
          <w:color w:val="000000" w:themeColor="text1"/>
        </w:rPr>
        <w:t xml:space="preserve">Insects entering diapause without adequate nutrition stores may exit diapause before winter ends leaving them exposed to an unfavorable environment and thereby increasing mortality. A study using </w:t>
      </w:r>
      <w:proofErr w:type="spellStart"/>
      <w:r w:rsidRPr="004F09C9">
        <w:rPr>
          <w:i/>
          <w:iCs/>
          <w:color w:val="000000" w:themeColor="text1"/>
        </w:rPr>
        <w:t>Calliphora</w:t>
      </w:r>
      <w:proofErr w:type="spellEnd"/>
      <w:r w:rsidRPr="004F09C9">
        <w:rPr>
          <w:i/>
          <w:iCs/>
          <w:color w:val="000000" w:themeColor="text1"/>
        </w:rPr>
        <w:t xml:space="preserve"> </w:t>
      </w:r>
      <w:proofErr w:type="spellStart"/>
      <w:r w:rsidRPr="004F09C9">
        <w:rPr>
          <w:i/>
          <w:iCs/>
          <w:color w:val="000000" w:themeColor="text1"/>
        </w:rPr>
        <w:t>vicina</w:t>
      </w:r>
      <w:proofErr w:type="spellEnd"/>
      <w:r w:rsidRPr="004F09C9">
        <w:rPr>
          <w:iCs/>
          <w:color w:val="000000" w:themeColor="text1"/>
        </w:rPr>
        <w:t xml:space="preserve"> (</w:t>
      </w:r>
      <w:proofErr w:type="spellStart"/>
      <w:r w:rsidRPr="004F09C9">
        <w:rPr>
          <w:iCs/>
          <w:color w:val="000000" w:themeColor="text1"/>
        </w:rPr>
        <w:t>Robineau-Desvoidy</w:t>
      </w:r>
      <w:proofErr w:type="spellEnd"/>
      <w:r w:rsidRPr="004F09C9">
        <w:rPr>
          <w:iCs/>
          <w:color w:val="000000" w:themeColor="text1"/>
        </w:rPr>
        <w:t>)</w:t>
      </w:r>
      <w:r w:rsidRPr="004F09C9">
        <w:rPr>
          <w:color w:val="000000" w:themeColor="text1"/>
        </w:rPr>
        <w:t xml:space="preserve"> as a model explored the effect of nutrition on the duration of diapause </w:t>
      </w:r>
      <w:r w:rsidR="00CE5B15">
        <w:rPr>
          <w:color w:val="000000" w:themeColor="text1"/>
        </w:rPr>
        <w:t>(Saunders</w:t>
      </w:r>
      <w:r w:rsidR="001600C3">
        <w:rPr>
          <w:color w:val="000000" w:themeColor="text1"/>
        </w:rPr>
        <w:t>,</w:t>
      </w:r>
      <w:r w:rsidR="00CE5B15">
        <w:rPr>
          <w:color w:val="000000" w:themeColor="text1"/>
        </w:rPr>
        <w:t xml:space="preserve"> 1997).</w:t>
      </w:r>
      <w:r w:rsidRPr="004F09C9">
        <w:rPr>
          <w:color w:val="000000" w:themeColor="text1"/>
        </w:rPr>
        <w:t xml:space="preserve"> The authors found that when diet was restricted</w:t>
      </w:r>
      <w:r w:rsidR="000E1D1C">
        <w:rPr>
          <w:color w:val="000000" w:themeColor="text1"/>
        </w:rPr>
        <w:t>,</w:t>
      </w:r>
      <w:r w:rsidRPr="004F09C9">
        <w:rPr>
          <w:color w:val="000000" w:themeColor="text1"/>
        </w:rPr>
        <w:t xml:space="preserve"> larvae entered diapause with less mass and remained in diapause for a shorter period </w:t>
      </w:r>
      <w:r w:rsidR="001B705E">
        <w:rPr>
          <w:color w:val="000000" w:themeColor="text1"/>
        </w:rPr>
        <w:t>compared to</w:t>
      </w:r>
      <w:r w:rsidR="001B705E" w:rsidRPr="004F09C9">
        <w:rPr>
          <w:color w:val="000000" w:themeColor="text1"/>
        </w:rPr>
        <w:t xml:space="preserve"> </w:t>
      </w:r>
      <w:r w:rsidRPr="004F09C9">
        <w:rPr>
          <w:color w:val="000000" w:themeColor="text1"/>
        </w:rPr>
        <w:t xml:space="preserve">larvae given an unrestricted diet </w:t>
      </w:r>
      <w:r w:rsidR="00CE5B15">
        <w:rPr>
          <w:color w:val="000000" w:themeColor="text1"/>
        </w:rPr>
        <w:t>(Saunders</w:t>
      </w:r>
      <w:r w:rsidR="001600C3">
        <w:rPr>
          <w:color w:val="000000" w:themeColor="text1"/>
        </w:rPr>
        <w:t>,</w:t>
      </w:r>
      <w:r w:rsidR="00CE5B15">
        <w:rPr>
          <w:color w:val="000000" w:themeColor="text1"/>
        </w:rPr>
        <w:t xml:space="preserve"> 1997)</w:t>
      </w:r>
      <w:r w:rsidRPr="004F09C9">
        <w:rPr>
          <w:color w:val="000000" w:themeColor="text1"/>
        </w:rPr>
        <w:t xml:space="preserve">. Insects that exit diapause early could be exposed to stressful low winter temperatures or they may not have enough stored nutrients and other metabolic substrates remaining to meet the anabolic requirements for post-diapause development, metamorphosis, repair, and other post-diapause activities like reproduction </w:t>
      </w:r>
      <w:r w:rsidR="00643F52">
        <w:rPr>
          <w:color w:val="000000" w:themeColor="text1"/>
        </w:rPr>
        <w:t>(</w:t>
      </w:r>
      <w:r w:rsidR="00CE5B15">
        <w:rPr>
          <w:color w:val="000000" w:themeColor="text1"/>
        </w:rPr>
        <w:t>Hahn and Denlinger</w:t>
      </w:r>
      <w:r w:rsidR="001600C3">
        <w:rPr>
          <w:color w:val="000000" w:themeColor="text1"/>
        </w:rPr>
        <w:t>,</w:t>
      </w:r>
      <w:r w:rsidR="00CE5B15">
        <w:rPr>
          <w:color w:val="000000" w:themeColor="text1"/>
        </w:rPr>
        <w:t xml:space="preserve"> 2007</w:t>
      </w:r>
      <w:r w:rsidR="001600C3">
        <w:rPr>
          <w:color w:val="000000" w:themeColor="text1"/>
        </w:rPr>
        <w:t>;</w:t>
      </w:r>
      <w:r w:rsidR="00CE5B15">
        <w:rPr>
          <w:color w:val="000000" w:themeColor="text1"/>
        </w:rPr>
        <w:t xml:space="preserve"> Sinclair</w:t>
      </w:r>
      <w:r w:rsidR="001600C3">
        <w:rPr>
          <w:color w:val="000000" w:themeColor="text1"/>
        </w:rPr>
        <w:t>,</w:t>
      </w:r>
      <w:r w:rsidR="00CE5B15">
        <w:rPr>
          <w:color w:val="000000" w:themeColor="text1"/>
        </w:rPr>
        <w:t xml:space="preserve"> </w:t>
      </w:r>
      <w:r w:rsidR="00643F52">
        <w:rPr>
          <w:color w:val="000000" w:themeColor="text1"/>
        </w:rPr>
        <w:t>2015)</w:t>
      </w:r>
      <w:r w:rsidRPr="004F09C9">
        <w:rPr>
          <w:color w:val="000000" w:themeColor="text1"/>
        </w:rPr>
        <w:t>.</w:t>
      </w:r>
    </w:p>
    <w:p w14:paraId="542C6CCC" w14:textId="376DCF74" w:rsidR="00101994" w:rsidRPr="009E5A7B" w:rsidRDefault="00101994" w:rsidP="00101994">
      <w:pPr>
        <w:spacing w:line="480" w:lineRule="auto"/>
        <w:ind w:left="-15" w:right="165" w:firstLine="468"/>
        <w:rPr>
          <w:color w:val="000000" w:themeColor="text1"/>
        </w:rPr>
      </w:pPr>
      <w:r w:rsidRPr="009E5A7B">
        <w:rPr>
          <w:color w:val="000000" w:themeColor="text1"/>
        </w:rPr>
        <w:t>Warmer and more variable fall and winter temperatures will increase insect metabolic activity and could deplete nutrition stores because insect metabolism</w:t>
      </w:r>
      <w:r w:rsidR="000E1D1C">
        <w:rPr>
          <w:color w:val="000000" w:themeColor="text1"/>
        </w:rPr>
        <w:t xml:space="preserve"> is</w:t>
      </w:r>
      <w:r w:rsidRPr="009E5A7B">
        <w:rPr>
          <w:color w:val="000000" w:themeColor="text1"/>
        </w:rPr>
        <w:t xml:space="preserve"> proportional to </w:t>
      </w:r>
      <w:r w:rsidR="000E1D1C">
        <w:rPr>
          <w:color w:val="000000" w:themeColor="text1"/>
        </w:rPr>
        <w:t xml:space="preserve">the </w:t>
      </w:r>
      <w:r w:rsidRPr="009E5A7B">
        <w:rPr>
          <w:color w:val="000000" w:themeColor="text1"/>
        </w:rPr>
        <w:t>environmental temperatures they experience (Bradshaw and Holzapfel</w:t>
      </w:r>
      <w:r w:rsidR="001600C3">
        <w:rPr>
          <w:color w:val="000000" w:themeColor="text1"/>
        </w:rPr>
        <w:t>,</w:t>
      </w:r>
      <w:r w:rsidRPr="009E5A7B">
        <w:rPr>
          <w:color w:val="000000" w:themeColor="text1"/>
        </w:rPr>
        <w:t xml:space="preserve"> 2006</w:t>
      </w:r>
      <w:r w:rsidR="001600C3">
        <w:rPr>
          <w:color w:val="000000" w:themeColor="text1"/>
        </w:rPr>
        <w:t>;</w:t>
      </w:r>
      <w:r w:rsidRPr="009E5A7B">
        <w:rPr>
          <w:color w:val="000000" w:themeColor="text1"/>
        </w:rPr>
        <w:t xml:space="preserve"> Hahn and Denlinger</w:t>
      </w:r>
      <w:r w:rsidR="001600C3">
        <w:rPr>
          <w:color w:val="000000" w:themeColor="text1"/>
        </w:rPr>
        <w:t>,</w:t>
      </w:r>
      <w:r w:rsidRPr="009E5A7B">
        <w:rPr>
          <w:color w:val="000000" w:themeColor="text1"/>
        </w:rPr>
        <w:t xml:space="preserve"> 2011</w:t>
      </w:r>
      <w:r w:rsidR="001600C3">
        <w:rPr>
          <w:color w:val="000000" w:themeColor="text1"/>
        </w:rPr>
        <w:t>;</w:t>
      </w:r>
      <w:r w:rsidRPr="009E5A7B">
        <w:rPr>
          <w:color w:val="000000" w:themeColor="text1"/>
        </w:rPr>
        <w:t xml:space="preserve"> Scriber 2014, Sinclair</w:t>
      </w:r>
      <w:r w:rsidR="001600C3">
        <w:rPr>
          <w:color w:val="000000" w:themeColor="text1"/>
        </w:rPr>
        <w:t>,</w:t>
      </w:r>
      <w:r w:rsidRPr="009E5A7B">
        <w:rPr>
          <w:color w:val="000000" w:themeColor="text1"/>
        </w:rPr>
        <w:t xml:space="preserve"> 2018). </w:t>
      </w:r>
      <w:r w:rsidR="000E1D1C">
        <w:rPr>
          <w:color w:val="000000" w:themeColor="text1"/>
        </w:rPr>
        <w:t xml:space="preserve">For example, </w:t>
      </w:r>
      <w:r w:rsidR="001B705E">
        <w:rPr>
          <w:color w:val="000000" w:themeColor="text1"/>
        </w:rPr>
        <w:t>Thompson and Davis (1981)</w:t>
      </w:r>
      <w:r w:rsidRPr="00E2045B">
        <w:rPr>
          <w:color w:val="000000" w:themeColor="text1"/>
        </w:rPr>
        <w:t xml:space="preserve"> reared </w:t>
      </w:r>
      <w:proofErr w:type="spellStart"/>
      <w:r w:rsidRPr="00E2045B">
        <w:rPr>
          <w:i/>
          <w:color w:val="000000" w:themeColor="text1"/>
        </w:rPr>
        <w:t>Diatrea</w:t>
      </w:r>
      <w:proofErr w:type="spellEnd"/>
      <w:r w:rsidRPr="00E2045B">
        <w:rPr>
          <w:i/>
          <w:color w:val="000000" w:themeColor="text1"/>
        </w:rPr>
        <w:t xml:space="preserve"> </w:t>
      </w:r>
      <w:proofErr w:type="spellStart"/>
      <w:r w:rsidRPr="00E2045B">
        <w:rPr>
          <w:i/>
          <w:color w:val="000000" w:themeColor="text1"/>
        </w:rPr>
        <w:t>grandiosella</w:t>
      </w:r>
      <w:proofErr w:type="spellEnd"/>
      <w:r w:rsidR="001B705E">
        <w:rPr>
          <w:color w:val="000000" w:themeColor="text1"/>
        </w:rPr>
        <w:t xml:space="preserve"> </w:t>
      </w:r>
      <w:proofErr w:type="spellStart"/>
      <w:r w:rsidRPr="00E2045B">
        <w:rPr>
          <w:color w:val="000000" w:themeColor="text1"/>
        </w:rPr>
        <w:t>Dyar</w:t>
      </w:r>
      <w:proofErr w:type="spellEnd"/>
      <w:r w:rsidR="001B705E">
        <w:rPr>
          <w:color w:val="000000" w:themeColor="text1"/>
        </w:rPr>
        <w:t xml:space="preserve"> moths</w:t>
      </w:r>
      <w:r w:rsidRPr="00E2045B">
        <w:rPr>
          <w:color w:val="000000" w:themeColor="text1"/>
        </w:rPr>
        <w:t xml:space="preserve"> at stable temperatures during </w:t>
      </w:r>
      <w:r w:rsidR="000E1D1C">
        <w:rPr>
          <w:color w:val="000000" w:themeColor="text1"/>
        </w:rPr>
        <w:t xml:space="preserve">larval feeding and </w:t>
      </w:r>
      <w:r w:rsidRPr="00E2045B">
        <w:rPr>
          <w:color w:val="000000" w:themeColor="text1"/>
        </w:rPr>
        <w:t xml:space="preserve">diapause preparation. </w:t>
      </w:r>
      <w:r w:rsidR="001B705E">
        <w:rPr>
          <w:color w:val="000000" w:themeColor="text1"/>
        </w:rPr>
        <w:t>Then at</w:t>
      </w:r>
      <w:r w:rsidRPr="00E2045B">
        <w:rPr>
          <w:color w:val="000000" w:themeColor="text1"/>
        </w:rPr>
        <w:t xml:space="preserve"> the onset of</w:t>
      </w:r>
      <w:r w:rsidR="00054F53">
        <w:rPr>
          <w:color w:val="000000" w:themeColor="text1"/>
        </w:rPr>
        <w:t xml:space="preserve"> larval</w:t>
      </w:r>
      <w:r w:rsidRPr="00E2045B">
        <w:rPr>
          <w:color w:val="000000" w:themeColor="text1"/>
        </w:rPr>
        <w:t xml:space="preserve"> diapause, some moths were held at warmer and more variable temperatures while others were held in cooler and more stable temperatures. </w:t>
      </w:r>
      <w:r w:rsidRPr="00E2045B">
        <w:rPr>
          <w:color w:val="000000" w:themeColor="text1"/>
        </w:rPr>
        <w:lastRenderedPageBreak/>
        <w:t>Between the two groups, the moths held in warmer and more variable conditions depleted significantly more lipids by the end of diapause (Thompson and Davis</w:t>
      </w:r>
      <w:r w:rsidR="001600C3">
        <w:rPr>
          <w:color w:val="000000" w:themeColor="text1"/>
        </w:rPr>
        <w:t>,</w:t>
      </w:r>
      <w:r w:rsidRPr="00E2045B">
        <w:rPr>
          <w:color w:val="000000" w:themeColor="text1"/>
        </w:rPr>
        <w:t xml:space="preserve"> 1981).</w:t>
      </w:r>
      <w:r w:rsidR="001B705E">
        <w:rPr>
          <w:color w:val="000000" w:themeColor="text1"/>
        </w:rPr>
        <w:t xml:space="preserve"> </w:t>
      </w:r>
      <w:r w:rsidR="00702570">
        <w:rPr>
          <w:color w:val="000000" w:themeColor="text1"/>
        </w:rPr>
        <w:t>They</w:t>
      </w:r>
      <w:r w:rsidR="001B705E" w:rsidRPr="00E2045B">
        <w:rPr>
          <w:color w:val="000000" w:themeColor="text1"/>
        </w:rPr>
        <w:t xml:space="preserve"> showed that insects </w:t>
      </w:r>
      <w:r w:rsidR="000E1D1C">
        <w:rPr>
          <w:color w:val="000000" w:themeColor="text1"/>
        </w:rPr>
        <w:t>will</w:t>
      </w:r>
      <w:r w:rsidR="000D6E6E">
        <w:rPr>
          <w:color w:val="000000" w:themeColor="text1"/>
        </w:rPr>
        <w:t xml:space="preserve"> deplete</w:t>
      </w:r>
      <w:r w:rsidR="001B705E">
        <w:rPr>
          <w:color w:val="000000" w:themeColor="text1"/>
        </w:rPr>
        <w:t xml:space="preserve"> their</w:t>
      </w:r>
      <w:r w:rsidR="001B705E" w:rsidRPr="00E2045B">
        <w:rPr>
          <w:color w:val="000000" w:themeColor="text1"/>
        </w:rPr>
        <w:t xml:space="preserve"> nutrition stores differently based on the temperatures they experience </w:t>
      </w:r>
      <w:r w:rsidR="00054F53">
        <w:rPr>
          <w:color w:val="000000" w:themeColor="text1"/>
        </w:rPr>
        <w:t>for much of the diapause period</w:t>
      </w:r>
      <w:r w:rsidR="001B705E" w:rsidRPr="00E2045B">
        <w:rPr>
          <w:color w:val="000000" w:themeColor="text1"/>
        </w:rPr>
        <w:t xml:space="preserve"> (Thompson and Davis</w:t>
      </w:r>
      <w:r w:rsidR="001600C3">
        <w:rPr>
          <w:color w:val="000000" w:themeColor="text1"/>
        </w:rPr>
        <w:t>,</w:t>
      </w:r>
      <w:r w:rsidR="001B705E" w:rsidRPr="00E2045B">
        <w:rPr>
          <w:color w:val="000000" w:themeColor="text1"/>
        </w:rPr>
        <w:t xml:space="preserve"> 1981).</w:t>
      </w:r>
    </w:p>
    <w:p w14:paraId="4756C2D9" w14:textId="78DBA56A" w:rsidR="004F09C9" w:rsidRPr="004F09C9" w:rsidRDefault="004F09C9" w:rsidP="00DD43B4">
      <w:pPr>
        <w:spacing w:line="480" w:lineRule="auto"/>
        <w:ind w:left="-15" w:right="165" w:firstLine="468"/>
        <w:rPr>
          <w:color w:val="000000" w:themeColor="text1"/>
        </w:rPr>
      </w:pPr>
      <w:r w:rsidRPr="004F09C9">
        <w:rPr>
          <w:color w:val="000000" w:themeColor="text1"/>
        </w:rPr>
        <w:t>Warmer</w:t>
      </w:r>
      <w:r w:rsidR="00101994">
        <w:rPr>
          <w:color w:val="000000" w:themeColor="text1"/>
        </w:rPr>
        <w:t xml:space="preserve"> fall</w:t>
      </w:r>
      <w:r w:rsidRPr="004F09C9">
        <w:rPr>
          <w:color w:val="000000" w:themeColor="text1"/>
        </w:rPr>
        <w:t xml:space="preserve"> temperatures during diapause preparation could increase metabolic rates and redirect resources away from nutrient storage. </w:t>
      </w:r>
      <w:r w:rsidR="009E5A7B">
        <w:rPr>
          <w:color w:val="000000" w:themeColor="text1"/>
        </w:rPr>
        <w:t>Insects</w:t>
      </w:r>
      <w:r w:rsidRPr="004F09C9">
        <w:rPr>
          <w:color w:val="000000" w:themeColor="text1"/>
        </w:rPr>
        <w:t xml:space="preserve"> unable to build up enough stored energy before the onset of </w:t>
      </w:r>
      <w:r w:rsidR="00101994">
        <w:rPr>
          <w:color w:val="000000" w:themeColor="text1"/>
        </w:rPr>
        <w:t xml:space="preserve">winter may be unable to </w:t>
      </w:r>
      <w:r w:rsidRPr="004F09C9">
        <w:rPr>
          <w:color w:val="000000" w:themeColor="text1"/>
        </w:rPr>
        <w:t xml:space="preserve">enter diapause before the onset of winter. Similarly, warmer winter temperatures could increase the </w:t>
      </w:r>
      <w:r w:rsidR="00702570">
        <w:rPr>
          <w:color w:val="000000" w:themeColor="text1"/>
        </w:rPr>
        <w:t>metabolic rate</w:t>
      </w:r>
      <w:r w:rsidR="00702570" w:rsidRPr="004F09C9">
        <w:rPr>
          <w:color w:val="000000" w:themeColor="text1"/>
        </w:rPr>
        <w:t xml:space="preserve"> </w:t>
      </w:r>
      <w:r w:rsidRPr="004F09C9">
        <w:rPr>
          <w:color w:val="000000" w:themeColor="text1"/>
        </w:rPr>
        <w:t>of diapausing insects, causing them to deplete stored energy before environmental conditions become favorable</w:t>
      </w:r>
      <w:r w:rsidR="000E1D1C">
        <w:rPr>
          <w:color w:val="000000" w:themeColor="text1"/>
        </w:rPr>
        <w:t xml:space="preserve">, </w:t>
      </w:r>
      <w:r w:rsidR="00702570">
        <w:rPr>
          <w:color w:val="000000" w:themeColor="text1"/>
        </w:rPr>
        <w:t>and this could lead to</w:t>
      </w:r>
      <w:r w:rsidRPr="004F09C9">
        <w:rPr>
          <w:color w:val="000000" w:themeColor="text1"/>
        </w:rPr>
        <w:t xml:space="preserve"> mortality. Surviving diapause with reduced resources could </w:t>
      </w:r>
      <w:r w:rsidR="00101994">
        <w:rPr>
          <w:color w:val="000000" w:themeColor="text1"/>
        </w:rPr>
        <w:t>a</w:t>
      </w:r>
      <w:r w:rsidR="00101994" w:rsidRPr="004F09C9">
        <w:rPr>
          <w:color w:val="000000" w:themeColor="text1"/>
        </w:rPr>
        <w:t>ffect</w:t>
      </w:r>
      <w:r w:rsidRPr="004F09C9">
        <w:rPr>
          <w:color w:val="000000" w:themeColor="text1"/>
        </w:rPr>
        <w:t xml:space="preserve"> </w:t>
      </w:r>
      <w:r w:rsidR="00101994">
        <w:rPr>
          <w:color w:val="000000" w:themeColor="text1"/>
        </w:rPr>
        <w:t>insects</w:t>
      </w:r>
      <w:r w:rsidR="00101994" w:rsidRPr="004F09C9">
        <w:rPr>
          <w:color w:val="000000" w:themeColor="text1"/>
        </w:rPr>
        <w:t xml:space="preserve"> </w:t>
      </w:r>
      <w:r w:rsidR="000E1D1C">
        <w:rPr>
          <w:color w:val="000000" w:themeColor="text1"/>
        </w:rPr>
        <w:t xml:space="preserve"> after </w:t>
      </w:r>
      <w:r w:rsidRPr="004F09C9">
        <w:rPr>
          <w:color w:val="000000" w:themeColor="text1"/>
        </w:rPr>
        <w:t>diapause</w:t>
      </w:r>
      <w:r w:rsidR="00101994">
        <w:rPr>
          <w:color w:val="000000" w:themeColor="text1"/>
        </w:rPr>
        <w:t xml:space="preserve">, </w:t>
      </w:r>
      <w:r w:rsidRPr="004F09C9">
        <w:rPr>
          <w:color w:val="000000" w:themeColor="text1"/>
        </w:rPr>
        <w:t>limit</w:t>
      </w:r>
      <w:r w:rsidR="00101994">
        <w:rPr>
          <w:color w:val="000000" w:themeColor="text1"/>
        </w:rPr>
        <w:t>ing</w:t>
      </w:r>
      <w:r w:rsidRPr="004F09C9">
        <w:rPr>
          <w:color w:val="000000" w:themeColor="text1"/>
        </w:rPr>
        <w:t xml:space="preserve"> critical functions like dispersal, mating, and </w:t>
      </w:r>
      <w:r w:rsidR="00702570">
        <w:rPr>
          <w:color w:val="000000" w:themeColor="text1"/>
        </w:rPr>
        <w:t>fecundity</w:t>
      </w:r>
      <w:r w:rsidRPr="004F09C9">
        <w:rPr>
          <w:color w:val="000000" w:themeColor="text1"/>
        </w:rPr>
        <w:t xml:space="preserve">. </w:t>
      </w:r>
    </w:p>
    <w:p w14:paraId="667DD885" w14:textId="6F7F11D2" w:rsidR="004F09C9" w:rsidRPr="004F09C9" w:rsidRDefault="004F09C9" w:rsidP="00DD43B4">
      <w:pPr>
        <w:spacing w:line="480" w:lineRule="auto"/>
        <w:ind w:left="-15" w:right="165" w:firstLine="468"/>
        <w:rPr>
          <w:color w:val="000000" w:themeColor="text1"/>
        </w:rPr>
      </w:pPr>
      <w:r w:rsidRPr="004F09C9">
        <w:rPr>
          <w:i/>
          <w:color w:val="000000" w:themeColor="text1"/>
        </w:rPr>
        <w:t>Ostrinia nubilalis</w:t>
      </w:r>
      <w:r w:rsidRPr="004F09C9">
        <w:rPr>
          <w:color w:val="000000" w:themeColor="text1"/>
        </w:rPr>
        <w:t xml:space="preserve"> (European corn borer) is an excellent model to understand how warmer fall temperatures might influence nutrition storage ahead of diapause, as well as the role of warmer winter temperatures on energy depletion during diapause. European corn borers exist as at least two naturally segregating, genetically distinct strains with unique diapause genotypes. Regardless of genotype, these two strains can and do occur at the same latitude and experience the same fall and winter</w:t>
      </w:r>
      <w:r w:rsidR="000E1D1C">
        <w:rPr>
          <w:color w:val="000000" w:themeColor="text1"/>
        </w:rPr>
        <w:t xml:space="preserve"> conditions in some sites</w:t>
      </w:r>
      <w:r w:rsidRPr="004F09C9">
        <w:rPr>
          <w:color w:val="000000" w:themeColor="text1"/>
        </w:rPr>
        <w:t xml:space="preserve">, however each strain expresses a </w:t>
      </w:r>
      <w:r w:rsidR="000E1D1C">
        <w:rPr>
          <w:color w:val="000000" w:themeColor="text1"/>
        </w:rPr>
        <w:t>different</w:t>
      </w:r>
      <w:r w:rsidR="000E1D1C" w:rsidRPr="004F09C9">
        <w:rPr>
          <w:color w:val="000000" w:themeColor="text1"/>
        </w:rPr>
        <w:t xml:space="preserve"> </w:t>
      </w:r>
      <w:r w:rsidRPr="004F09C9">
        <w:rPr>
          <w:color w:val="000000" w:themeColor="text1"/>
        </w:rPr>
        <w:t xml:space="preserve">length of diapause. Larvae with the long-diapause genotype experience a warmer, longer diapause because they enter diapause earlier in the fall and exit later the next spring. Alternatively, larvae with the short-diapause genotype experience a shorter, cooler diapause because they enter diapause later in the fall and exit earlier the next spring. Comparing nutrition storage strategies between these two strains could build our </w:t>
      </w:r>
      <w:r w:rsidRPr="004F09C9">
        <w:rPr>
          <w:color w:val="000000" w:themeColor="text1"/>
        </w:rPr>
        <w:lastRenderedPageBreak/>
        <w:t xml:space="preserve">understanding of how insects might adjust to warming winter temperatures as Earth’s climate changes. </w:t>
      </w:r>
    </w:p>
    <w:p w14:paraId="04E8506B" w14:textId="1DF4A309" w:rsidR="004F09C9" w:rsidRPr="004F09C9" w:rsidRDefault="004F09C9" w:rsidP="00DD43B4">
      <w:pPr>
        <w:spacing w:line="480" w:lineRule="auto"/>
        <w:ind w:left="-15" w:right="165" w:firstLine="468"/>
        <w:rPr>
          <w:color w:val="000000" w:themeColor="text1"/>
        </w:rPr>
      </w:pPr>
      <w:r w:rsidRPr="004F09C9">
        <w:rPr>
          <w:color w:val="000000" w:themeColor="text1"/>
        </w:rPr>
        <w:t>European corn borers with the short-diapause genotype could provide an example of how climate</w:t>
      </w:r>
      <w:r w:rsidR="000D6E6E">
        <w:rPr>
          <w:color w:val="000000" w:themeColor="text1"/>
        </w:rPr>
        <w:t xml:space="preserve"> change</w:t>
      </w:r>
      <w:r w:rsidRPr="004F09C9">
        <w:rPr>
          <w:color w:val="000000" w:themeColor="text1"/>
        </w:rPr>
        <w:t xml:space="preserve"> might negatively impact insect populations</w:t>
      </w:r>
      <w:r w:rsidR="000D6E6E">
        <w:rPr>
          <w:color w:val="000000" w:themeColor="text1"/>
        </w:rPr>
        <w:t xml:space="preserve">. </w:t>
      </w:r>
      <w:r w:rsidR="00DC6259">
        <w:rPr>
          <w:color w:val="000000" w:themeColor="text1"/>
        </w:rPr>
        <w:t>Because warmer temperatures are increase metabolic activity in insects, climate change for larvae with the</w:t>
      </w:r>
      <w:r w:rsidR="000D6E6E">
        <w:rPr>
          <w:color w:val="000000" w:themeColor="text1"/>
        </w:rPr>
        <w:t xml:space="preserve"> short-diapause genotype </w:t>
      </w:r>
      <w:r w:rsidR="00DC6259">
        <w:rPr>
          <w:color w:val="000000" w:themeColor="text1"/>
        </w:rPr>
        <w:t xml:space="preserve">may deplete </w:t>
      </w:r>
      <w:r w:rsidR="000D6E6E">
        <w:rPr>
          <w:color w:val="000000" w:themeColor="text1"/>
        </w:rPr>
        <w:t>their</w:t>
      </w:r>
      <w:r w:rsidRPr="004F09C9">
        <w:rPr>
          <w:color w:val="000000" w:themeColor="text1"/>
        </w:rPr>
        <w:t xml:space="preserve"> nutrient stores prematurely</w:t>
      </w:r>
      <w:r w:rsidR="000E1D1C">
        <w:rPr>
          <w:color w:val="000000" w:themeColor="text1"/>
        </w:rPr>
        <w:t>,</w:t>
      </w:r>
      <w:r w:rsidR="000D6E6E">
        <w:rPr>
          <w:color w:val="000000" w:themeColor="text1"/>
        </w:rPr>
        <w:t xml:space="preserve"> exit diapause early</w:t>
      </w:r>
      <w:r w:rsidR="00DC6259">
        <w:rPr>
          <w:color w:val="000000" w:themeColor="text1"/>
        </w:rPr>
        <w:t>,</w:t>
      </w:r>
      <w:r w:rsidR="000D6E6E">
        <w:rPr>
          <w:color w:val="000000" w:themeColor="text1"/>
        </w:rPr>
        <w:t xml:space="preserve"> and be exposed to unfavorable seasonal stress</w:t>
      </w:r>
      <w:r w:rsidRPr="004F09C9">
        <w:rPr>
          <w:color w:val="000000" w:themeColor="text1"/>
        </w:rPr>
        <w:t xml:space="preserve">. </w:t>
      </w:r>
      <w:r w:rsidR="00702570">
        <w:rPr>
          <w:color w:val="000000" w:themeColor="text1"/>
        </w:rPr>
        <w:t>T</w:t>
      </w:r>
      <w:r w:rsidRPr="004F09C9">
        <w:rPr>
          <w:color w:val="000000" w:themeColor="text1"/>
        </w:rPr>
        <w:t xml:space="preserve">he effects of climate change could also be positive for some insects. If the effects of warmer diapause temperatures can be mitigated by larger nutrient stores, then insects that utilize </w:t>
      </w:r>
      <w:r w:rsidR="00101994">
        <w:rPr>
          <w:color w:val="000000" w:themeColor="text1"/>
        </w:rPr>
        <w:t>a</w:t>
      </w:r>
      <w:r w:rsidR="00101994" w:rsidRPr="004F09C9">
        <w:rPr>
          <w:color w:val="000000" w:themeColor="text1"/>
        </w:rPr>
        <w:t xml:space="preserve"> </w:t>
      </w:r>
      <w:r w:rsidRPr="004F09C9">
        <w:rPr>
          <w:color w:val="000000" w:themeColor="text1"/>
        </w:rPr>
        <w:t>strategy</w:t>
      </w:r>
      <w:r w:rsidR="00101994">
        <w:rPr>
          <w:color w:val="000000" w:themeColor="text1"/>
        </w:rPr>
        <w:t xml:space="preserve"> of storing more nutrients </w:t>
      </w:r>
      <w:r w:rsidR="00725EDF">
        <w:rPr>
          <w:color w:val="000000" w:themeColor="text1"/>
        </w:rPr>
        <w:t xml:space="preserve">ahead of </w:t>
      </w:r>
      <w:r w:rsidR="00101994">
        <w:rPr>
          <w:color w:val="000000" w:themeColor="text1"/>
        </w:rPr>
        <w:t>diapause,</w:t>
      </w:r>
      <w:r w:rsidRPr="004F09C9">
        <w:rPr>
          <w:color w:val="000000" w:themeColor="text1"/>
        </w:rPr>
        <w:t xml:space="preserve"> like long-diapause European corn borers</w:t>
      </w:r>
      <w:r w:rsidR="00725EDF">
        <w:rPr>
          <w:color w:val="000000" w:themeColor="text1"/>
        </w:rPr>
        <w:t xml:space="preserve">, </w:t>
      </w:r>
      <w:r w:rsidR="000D6E6E">
        <w:rPr>
          <w:color w:val="000000" w:themeColor="text1"/>
        </w:rPr>
        <w:t>may</w:t>
      </w:r>
      <w:r w:rsidR="000D6E6E" w:rsidRPr="004F09C9">
        <w:rPr>
          <w:color w:val="000000" w:themeColor="text1"/>
        </w:rPr>
        <w:t xml:space="preserve"> </w:t>
      </w:r>
      <w:r w:rsidRPr="004F09C9">
        <w:rPr>
          <w:color w:val="000000" w:themeColor="text1"/>
        </w:rPr>
        <w:t xml:space="preserve">thrive. </w:t>
      </w:r>
    </w:p>
    <w:p w14:paraId="5F61D423" w14:textId="122E1969" w:rsidR="004F09C9" w:rsidRDefault="004F09C9" w:rsidP="00DD43B4">
      <w:pPr>
        <w:spacing w:line="480" w:lineRule="auto"/>
        <w:ind w:left="-15" w:right="165" w:firstLine="468"/>
        <w:rPr>
          <w:color w:val="000000" w:themeColor="text1"/>
        </w:rPr>
      </w:pPr>
      <w:r w:rsidRPr="004F09C9">
        <w:rPr>
          <w:color w:val="000000" w:themeColor="text1"/>
        </w:rPr>
        <w:t>Warmer fall temperatures experienced by the two strains of European corn</w:t>
      </w:r>
      <w:r w:rsidR="00DC6259">
        <w:rPr>
          <w:color w:val="000000" w:themeColor="text1"/>
        </w:rPr>
        <w:t xml:space="preserve"> borers</w:t>
      </w:r>
      <w:r w:rsidRPr="004F09C9">
        <w:rPr>
          <w:color w:val="000000" w:themeColor="text1"/>
        </w:rPr>
        <w:t xml:space="preserve"> could lead to increased metabolic activity and in turn increase the share of energy required to fuel their metabolism ahead of diapause. During diapause, both strains rely on stored nutrients to fuel their suppressed metabolism and both strains experience the same thermal environment. Unless their metabolism is significantly influenced by diapause genotype, metabolic activity during diapause should be similar between the two strains. I predict the genotype that survives the longer, warmer diapause period will accumulate more nutrient stores prior to diapause compared to the genotype with a shorter larval diapause. However, during diapause, and regardless of diapause genotype, I expect that larvae will deplete nutrient stores at a similar rate. To investigate the relationship between diapause length and nutrient storage, lipid stores at the start of diapause and during diapause were measured in each strain. This research showed that larvae with the long-diapause genotype accumulated more lipid mass at the onset </w:t>
      </w:r>
      <w:r w:rsidRPr="004F09C9">
        <w:rPr>
          <w:color w:val="000000" w:themeColor="text1"/>
        </w:rPr>
        <w:lastRenderedPageBreak/>
        <w:t xml:space="preserve">of diapause compared to larvae with the short-diapause genotype. </w:t>
      </w:r>
      <w:r w:rsidR="000E1D1C">
        <w:rPr>
          <w:color w:val="000000" w:themeColor="text1"/>
        </w:rPr>
        <w:t xml:space="preserve">I did not detect a difference between the two strains in </w:t>
      </w:r>
      <w:r w:rsidRPr="004F09C9">
        <w:rPr>
          <w:color w:val="000000" w:themeColor="text1"/>
        </w:rPr>
        <w:t>the rate of lipid depletion during diapause.</w:t>
      </w:r>
    </w:p>
    <w:p w14:paraId="4714368E" w14:textId="77777777" w:rsidR="00643F52" w:rsidRPr="004F09C9" w:rsidRDefault="00643F52" w:rsidP="00DD43B4">
      <w:pPr>
        <w:spacing w:line="480" w:lineRule="auto"/>
        <w:ind w:left="-15" w:right="165" w:firstLine="468"/>
        <w:rPr>
          <w:color w:val="000000" w:themeColor="text1"/>
        </w:rPr>
      </w:pPr>
    </w:p>
    <w:p w14:paraId="6D7DB861" w14:textId="77777777" w:rsidR="007F6A28" w:rsidRPr="004F09C9" w:rsidRDefault="007F6A28">
      <w:pPr>
        <w:ind w:left="-15" w:right="165" w:firstLine="468"/>
        <w:rPr>
          <w:color w:val="000000" w:themeColor="text1"/>
        </w:rPr>
      </w:pPr>
    </w:p>
    <w:p w14:paraId="0B17566E" w14:textId="77777777" w:rsidR="006F58EA" w:rsidRPr="004F09C9" w:rsidRDefault="00D27C9E">
      <w:pPr>
        <w:tabs>
          <w:tab w:val="center" w:pos="4059"/>
          <w:tab w:val="center" w:pos="4986"/>
        </w:tabs>
        <w:spacing w:after="206" w:line="259" w:lineRule="auto"/>
        <w:ind w:left="0" w:firstLine="0"/>
        <w:rPr>
          <w:color w:val="000000" w:themeColor="text1"/>
        </w:rPr>
      </w:pPr>
      <w:r w:rsidRPr="004F09C9">
        <w:rPr>
          <w:color w:val="000000" w:themeColor="text1"/>
          <w:sz w:val="22"/>
        </w:rPr>
        <w:tab/>
      </w:r>
      <w:r w:rsidRPr="004F09C9">
        <w:rPr>
          <w:color w:val="000000" w:themeColor="text1"/>
        </w:rPr>
        <w:t>3.2</w:t>
      </w:r>
      <w:r w:rsidRPr="004F09C9">
        <w:rPr>
          <w:color w:val="000000" w:themeColor="text1"/>
        </w:rPr>
        <w:tab/>
        <w:t>Methods</w:t>
      </w:r>
    </w:p>
    <w:p w14:paraId="195B70BC" w14:textId="77777777" w:rsidR="006F58EA" w:rsidRPr="004F09C9" w:rsidRDefault="00D27C9E">
      <w:pPr>
        <w:tabs>
          <w:tab w:val="center" w:pos="1712"/>
        </w:tabs>
        <w:spacing w:after="212" w:line="253" w:lineRule="auto"/>
        <w:ind w:left="-15" w:firstLine="0"/>
        <w:rPr>
          <w:color w:val="000000" w:themeColor="text1"/>
        </w:rPr>
      </w:pPr>
      <w:r w:rsidRPr="004F09C9">
        <w:rPr>
          <w:color w:val="000000" w:themeColor="text1"/>
        </w:rPr>
        <w:t>3.2.1</w:t>
      </w:r>
      <w:r w:rsidRPr="004F09C9">
        <w:rPr>
          <w:color w:val="000000" w:themeColor="text1"/>
        </w:rPr>
        <w:tab/>
        <w:t>General Rearing</w:t>
      </w:r>
    </w:p>
    <w:p w14:paraId="6400ADAB" w14:textId="0ABC7055" w:rsidR="00DD43B4" w:rsidRPr="00DD43B4" w:rsidRDefault="00DD43B4" w:rsidP="00DD43B4">
      <w:pPr>
        <w:spacing w:after="160" w:line="480" w:lineRule="auto"/>
        <w:ind w:firstLine="720"/>
        <w:rPr>
          <w:rFonts w:asciiTheme="minorHAnsi" w:eastAsiaTheme="minorEastAsia" w:hAnsiTheme="minorHAnsi" w:cstheme="minorHAnsi"/>
          <w:bCs/>
          <w:szCs w:val="24"/>
        </w:rPr>
      </w:pPr>
      <w:r w:rsidRPr="00DD43B4">
        <w:rPr>
          <w:rFonts w:asciiTheme="minorHAnsi" w:eastAsiaTheme="minorEastAsia" w:hAnsiTheme="minorHAnsi" w:cstheme="minorHAnsi"/>
          <w:bCs/>
          <w:i/>
          <w:szCs w:val="24"/>
        </w:rPr>
        <w:t>Ostrinia nubilalis</w:t>
      </w:r>
      <w:r w:rsidRPr="00DD43B4">
        <w:rPr>
          <w:rFonts w:asciiTheme="minorHAnsi" w:eastAsiaTheme="minorEastAsia" w:hAnsiTheme="minorHAnsi" w:cstheme="minorHAnsi"/>
          <w:bCs/>
          <w:szCs w:val="24"/>
        </w:rPr>
        <w:t xml:space="preserve"> eggs were provided as a courtesy from Dr. Erik </w:t>
      </w:r>
      <w:proofErr w:type="spellStart"/>
      <w:r w:rsidRPr="00DD43B4">
        <w:rPr>
          <w:rFonts w:asciiTheme="minorHAnsi" w:eastAsiaTheme="minorEastAsia" w:hAnsiTheme="minorHAnsi" w:cstheme="minorHAnsi"/>
          <w:bCs/>
          <w:szCs w:val="24"/>
        </w:rPr>
        <w:t>Dopman's</w:t>
      </w:r>
      <w:proofErr w:type="spellEnd"/>
      <w:r w:rsidRPr="00DD43B4">
        <w:rPr>
          <w:rFonts w:asciiTheme="minorHAnsi" w:eastAsiaTheme="minorEastAsia" w:hAnsiTheme="minorHAnsi" w:cstheme="minorHAnsi"/>
          <w:bCs/>
          <w:szCs w:val="24"/>
        </w:rPr>
        <w:t xml:space="preserve"> laboratory at Tufts University. The two genetically distinct European corn borer strains used during my experiment were collected as a mixture of larvae, pupae, and adults from New York </w:t>
      </w:r>
      <w:r w:rsidR="00A13F24">
        <w:rPr>
          <w:rFonts w:asciiTheme="minorHAnsi" w:eastAsiaTheme="minorEastAsia" w:hAnsiTheme="minorHAnsi" w:cstheme="minorHAnsi"/>
          <w:bCs/>
          <w:szCs w:val="24"/>
        </w:rPr>
        <w:t>State</w:t>
      </w:r>
      <w:r w:rsidR="00A13F24" w:rsidRPr="00DD43B4">
        <w:rPr>
          <w:rFonts w:asciiTheme="minorHAnsi" w:eastAsiaTheme="minorEastAsia" w:hAnsiTheme="minorHAnsi" w:cstheme="minorHAnsi"/>
          <w:bCs/>
          <w:szCs w:val="24"/>
        </w:rPr>
        <w:t xml:space="preserve"> </w:t>
      </w:r>
      <w:r w:rsidRPr="00DD43B4">
        <w:rPr>
          <w:rFonts w:asciiTheme="minorHAnsi" w:eastAsiaTheme="minorEastAsia" w:hAnsiTheme="minorHAnsi" w:cstheme="minorHAnsi"/>
          <w:bCs/>
          <w:szCs w:val="24"/>
        </w:rPr>
        <w:t>prior to 2015 and kept as separate colonies</w:t>
      </w:r>
      <w:r w:rsidR="00DA3145">
        <w:rPr>
          <w:rFonts w:asciiTheme="minorHAnsi" w:eastAsiaTheme="minorEastAsia" w:hAnsiTheme="minorHAnsi" w:cstheme="minorHAnsi"/>
          <w:bCs/>
          <w:szCs w:val="24"/>
        </w:rPr>
        <w:t xml:space="preserve"> (Wadsworth et al.</w:t>
      </w:r>
      <w:r w:rsidR="001600C3">
        <w:rPr>
          <w:rFonts w:asciiTheme="minorHAnsi" w:eastAsiaTheme="minorEastAsia" w:hAnsiTheme="minorHAnsi" w:cstheme="minorHAnsi"/>
          <w:bCs/>
          <w:szCs w:val="24"/>
        </w:rPr>
        <w:t xml:space="preserve">, </w:t>
      </w:r>
      <w:r w:rsidR="00DA3145">
        <w:rPr>
          <w:rFonts w:asciiTheme="minorHAnsi" w:eastAsiaTheme="minorEastAsia" w:hAnsiTheme="minorHAnsi" w:cstheme="minorHAnsi"/>
          <w:bCs/>
          <w:szCs w:val="24"/>
        </w:rPr>
        <w:t>2005)</w:t>
      </w:r>
      <w:r w:rsidRPr="00DD43B4">
        <w:rPr>
          <w:rFonts w:asciiTheme="minorHAnsi" w:eastAsiaTheme="minorEastAsia" w:hAnsiTheme="minorHAnsi" w:cstheme="minorHAnsi"/>
          <w:bCs/>
          <w:szCs w:val="24"/>
        </w:rPr>
        <w:t xml:space="preserve">. Strain identity was determined genotypically using the </w:t>
      </w:r>
      <w:proofErr w:type="spellStart"/>
      <w:r w:rsidRPr="00DD43B4">
        <w:rPr>
          <w:rFonts w:asciiTheme="minorHAnsi" w:eastAsiaTheme="minorEastAsia" w:hAnsiTheme="minorHAnsi" w:cstheme="minorHAnsi"/>
          <w:bCs/>
          <w:i/>
          <w:szCs w:val="24"/>
        </w:rPr>
        <w:t>pgFAR</w:t>
      </w:r>
      <w:proofErr w:type="spellEnd"/>
      <w:r w:rsidRPr="00DD43B4">
        <w:rPr>
          <w:rFonts w:asciiTheme="minorHAnsi" w:eastAsiaTheme="minorEastAsia" w:hAnsiTheme="minorHAnsi" w:cstheme="minorHAnsi"/>
          <w:bCs/>
          <w:szCs w:val="24"/>
        </w:rPr>
        <w:t xml:space="preserve"> autosomal gene</w:t>
      </w:r>
      <w:r w:rsidR="00DA3145">
        <w:rPr>
          <w:rFonts w:asciiTheme="minorHAnsi" w:eastAsiaTheme="minorEastAsia" w:hAnsiTheme="minorHAnsi" w:cstheme="minorHAnsi"/>
          <w:bCs/>
          <w:szCs w:val="24"/>
        </w:rPr>
        <w:t xml:space="preserve"> (</w:t>
      </w:r>
      <w:proofErr w:type="spellStart"/>
      <w:r w:rsidR="00DA3145">
        <w:rPr>
          <w:rFonts w:asciiTheme="minorHAnsi" w:eastAsiaTheme="minorEastAsia" w:hAnsiTheme="minorHAnsi" w:cstheme="minorHAnsi"/>
          <w:bCs/>
          <w:szCs w:val="24"/>
        </w:rPr>
        <w:t>Lassance</w:t>
      </w:r>
      <w:proofErr w:type="spellEnd"/>
      <w:r w:rsidR="00DA3145">
        <w:rPr>
          <w:rFonts w:asciiTheme="minorHAnsi" w:eastAsiaTheme="minorEastAsia" w:hAnsiTheme="minorHAnsi" w:cstheme="minorHAnsi"/>
          <w:bCs/>
          <w:szCs w:val="24"/>
        </w:rPr>
        <w:t xml:space="preserve"> et al.</w:t>
      </w:r>
      <w:r w:rsidR="001600C3">
        <w:rPr>
          <w:rFonts w:asciiTheme="minorHAnsi" w:eastAsiaTheme="minorEastAsia" w:hAnsiTheme="minorHAnsi" w:cstheme="minorHAnsi"/>
          <w:bCs/>
          <w:szCs w:val="24"/>
        </w:rPr>
        <w:t>,</w:t>
      </w:r>
      <w:r w:rsidR="00DA3145">
        <w:rPr>
          <w:rFonts w:asciiTheme="minorHAnsi" w:eastAsiaTheme="minorEastAsia" w:hAnsiTheme="minorHAnsi" w:cstheme="minorHAnsi"/>
          <w:bCs/>
          <w:szCs w:val="24"/>
        </w:rPr>
        <w:t xml:space="preserve"> 2010)</w:t>
      </w:r>
      <w:r w:rsidRPr="00DD43B4">
        <w:rPr>
          <w:rFonts w:asciiTheme="minorHAnsi" w:eastAsiaTheme="minorEastAsia" w:hAnsiTheme="minorHAnsi" w:cstheme="minorHAnsi"/>
          <w:bCs/>
          <w:szCs w:val="24"/>
        </w:rPr>
        <w:t xml:space="preserve">. This gene codes for an important enzyme involved in determining the female sex-pheromone </w:t>
      </w:r>
      <w:r w:rsidR="00A13F24" w:rsidRPr="00DD43B4">
        <w:rPr>
          <w:rFonts w:asciiTheme="minorHAnsi" w:eastAsiaTheme="minorEastAsia" w:hAnsiTheme="minorHAnsi" w:cstheme="minorHAnsi"/>
          <w:bCs/>
          <w:szCs w:val="24"/>
        </w:rPr>
        <w:t>blend and</w:t>
      </w:r>
      <w:r w:rsidRPr="00DD43B4">
        <w:rPr>
          <w:rFonts w:asciiTheme="minorHAnsi" w:eastAsiaTheme="minorEastAsia" w:hAnsiTheme="minorHAnsi" w:cstheme="minorHAnsi"/>
          <w:bCs/>
          <w:szCs w:val="24"/>
        </w:rPr>
        <w:t xml:space="preserve"> is partly responsible for maintaining strain differences. The </w:t>
      </w:r>
      <w:proofErr w:type="spellStart"/>
      <w:r w:rsidRPr="00DD43B4">
        <w:rPr>
          <w:rFonts w:asciiTheme="minorHAnsi" w:eastAsiaTheme="minorEastAsia" w:hAnsiTheme="minorHAnsi" w:cstheme="minorHAnsi"/>
          <w:bCs/>
          <w:i/>
          <w:szCs w:val="24"/>
        </w:rPr>
        <w:t>pgFAR</w:t>
      </w:r>
      <w:proofErr w:type="spellEnd"/>
      <w:r w:rsidRPr="00DD43B4">
        <w:rPr>
          <w:rFonts w:asciiTheme="minorHAnsi" w:eastAsiaTheme="minorEastAsia" w:hAnsiTheme="minorHAnsi" w:cstheme="minorHAnsi"/>
          <w:bCs/>
          <w:i/>
          <w:szCs w:val="24"/>
        </w:rPr>
        <w:t>-Z</w:t>
      </w:r>
      <w:r w:rsidRPr="00DD43B4">
        <w:rPr>
          <w:rFonts w:asciiTheme="minorHAnsi" w:eastAsiaTheme="minorEastAsia" w:hAnsiTheme="minorHAnsi" w:cstheme="minorHAnsi"/>
          <w:bCs/>
          <w:szCs w:val="24"/>
        </w:rPr>
        <w:t xml:space="preserve"> allele is carried by the </w:t>
      </w:r>
      <w:r w:rsidR="00101994">
        <w:rPr>
          <w:rFonts w:asciiTheme="minorHAnsi" w:eastAsiaTheme="minorEastAsia" w:hAnsiTheme="minorHAnsi" w:cstheme="minorHAnsi"/>
          <w:bCs/>
          <w:szCs w:val="24"/>
        </w:rPr>
        <w:t>Z-</w:t>
      </w:r>
      <w:r w:rsidRPr="00DD43B4">
        <w:rPr>
          <w:rFonts w:asciiTheme="minorHAnsi" w:eastAsiaTheme="minorEastAsia" w:hAnsiTheme="minorHAnsi" w:cstheme="minorHAnsi"/>
          <w:bCs/>
          <w:szCs w:val="24"/>
        </w:rPr>
        <w:t>strain</w:t>
      </w:r>
      <w:r w:rsidR="00A13F24">
        <w:rPr>
          <w:rFonts w:asciiTheme="minorHAnsi" w:eastAsiaTheme="minorEastAsia" w:hAnsiTheme="minorHAnsi" w:cstheme="minorHAnsi"/>
          <w:bCs/>
          <w:szCs w:val="24"/>
        </w:rPr>
        <w:t xml:space="preserve"> larvae</w:t>
      </w:r>
      <w:r w:rsidRPr="00DD43B4">
        <w:rPr>
          <w:rFonts w:asciiTheme="minorHAnsi" w:eastAsiaTheme="minorEastAsia" w:hAnsiTheme="minorHAnsi" w:cstheme="minorHAnsi"/>
          <w:bCs/>
          <w:szCs w:val="24"/>
        </w:rPr>
        <w:t xml:space="preserve"> and the </w:t>
      </w:r>
      <w:proofErr w:type="spellStart"/>
      <w:r w:rsidRPr="00DD43B4">
        <w:rPr>
          <w:rFonts w:asciiTheme="minorHAnsi" w:eastAsiaTheme="minorEastAsia" w:hAnsiTheme="minorHAnsi" w:cstheme="minorHAnsi"/>
          <w:bCs/>
          <w:i/>
          <w:szCs w:val="24"/>
        </w:rPr>
        <w:t>pgFAR</w:t>
      </w:r>
      <w:proofErr w:type="spellEnd"/>
      <w:r w:rsidRPr="00DD43B4">
        <w:rPr>
          <w:rFonts w:asciiTheme="minorHAnsi" w:eastAsiaTheme="minorEastAsia" w:hAnsiTheme="minorHAnsi" w:cstheme="minorHAnsi"/>
          <w:bCs/>
          <w:i/>
          <w:szCs w:val="24"/>
        </w:rPr>
        <w:t>-E</w:t>
      </w:r>
      <w:r w:rsidRPr="00DD43B4">
        <w:rPr>
          <w:rFonts w:asciiTheme="minorHAnsi" w:eastAsiaTheme="minorEastAsia" w:hAnsiTheme="minorHAnsi" w:cstheme="minorHAnsi"/>
          <w:bCs/>
          <w:szCs w:val="24"/>
        </w:rPr>
        <w:t xml:space="preserve"> allele is carried by</w:t>
      </w:r>
      <w:r w:rsidR="00725EDF">
        <w:rPr>
          <w:rFonts w:asciiTheme="minorHAnsi" w:eastAsiaTheme="minorEastAsia" w:hAnsiTheme="minorHAnsi" w:cstheme="minorHAnsi"/>
          <w:bCs/>
          <w:szCs w:val="24"/>
        </w:rPr>
        <w:t xml:space="preserve"> the</w:t>
      </w:r>
      <w:r w:rsidRPr="00DD43B4">
        <w:rPr>
          <w:rFonts w:asciiTheme="minorHAnsi" w:eastAsiaTheme="minorEastAsia" w:hAnsiTheme="minorHAnsi" w:cstheme="minorHAnsi"/>
          <w:bCs/>
          <w:szCs w:val="24"/>
        </w:rPr>
        <w:t xml:space="preserve"> E</w:t>
      </w:r>
      <w:r w:rsidR="00A13F24">
        <w:rPr>
          <w:rFonts w:asciiTheme="minorHAnsi" w:eastAsiaTheme="minorEastAsia" w:hAnsiTheme="minorHAnsi" w:cstheme="minorHAnsi"/>
          <w:bCs/>
          <w:szCs w:val="24"/>
        </w:rPr>
        <w:t>-</w:t>
      </w:r>
      <w:r w:rsidRPr="00DD43B4">
        <w:rPr>
          <w:rFonts w:asciiTheme="minorHAnsi" w:eastAsiaTheme="minorEastAsia" w:hAnsiTheme="minorHAnsi" w:cstheme="minorHAnsi"/>
          <w:bCs/>
          <w:szCs w:val="24"/>
        </w:rPr>
        <w:t>strain larvae, and each allele produces a distinct pheromone blend</w:t>
      </w:r>
      <w:r w:rsidR="00DA3145">
        <w:rPr>
          <w:rFonts w:asciiTheme="minorHAnsi" w:eastAsiaTheme="minorEastAsia" w:hAnsiTheme="minorHAnsi" w:cstheme="minorHAnsi"/>
          <w:bCs/>
          <w:szCs w:val="24"/>
        </w:rPr>
        <w:t xml:space="preserve"> (</w:t>
      </w:r>
      <w:proofErr w:type="spellStart"/>
      <w:r w:rsidR="00DA3145">
        <w:rPr>
          <w:rFonts w:asciiTheme="minorHAnsi" w:eastAsiaTheme="minorEastAsia" w:hAnsiTheme="minorHAnsi" w:cstheme="minorHAnsi"/>
          <w:bCs/>
          <w:szCs w:val="24"/>
        </w:rPr>
        <w:t>Lassance</w:t>
      </w:r>
      <w:proofErr w:type="spellEnd"/>
      <w:r w:rsidR="00DA3145">
        <w:rPr>
          <w:rFonts w:asciiTheme="minorHAnsi" w:eastAsiaTheme="minorEastAsia" w:hAnsiTheme="minorHAnsi" w:cstheme="minorHAnsi"/>
          <w:bCs/>
          <w:szCs w:val="24"/>
        </w:rPr>
        <w:t xml:space="preserve"> et al.</w:t>
      </w:r>
      <w:r w:rsidR="001600C3">
        <w:rPr>
          <w:rFonts w:asciiTheme="minorHAnsi" w:eastAsiaTheme="minorEastAsia" w:hAnsiTheme="minorHAnsi" w:cstheme="minorHAnsi"/>
          <w:bCs/>
          <w:szCs w:val="24"/>
        </w:rPr>
        <w:t>,</w:t>
      </w:r>
      <w:r w:rsidR="00DA3145">
        <w:rPr>
          <w:rFonts w:asciiTheme="minorHAnsi" w:eastAsiaTheme="minorEastAsia" w:hAnsiTheme="minorHAnsi" w:cstheme="minorHAnsi"/>
          <w:bCs/>
          <w:szCs w:val="24"/>
        </w:rPr>
        <w:t xml:space="preserve"> 2010)</w:t>
      </w:r>
      <w:r w:rsidR="00DA3145" w:rsidRPr="00DD43B4">
        <w:rPr>
          <w:rFonts w:asciiTheme="minorHAnsi" w:eastAsiaTheme="minorEastAsia" w:hAnsiTheme="minorHAnsi" w:cstheme="minorHAnsi"/>
          <w:bCs/>
          <w:szCs w:val="24"/>
        </w:rPr>
        <w:t>.</w:t>
      </w:r>
      <w:r w:rsidRPr="00DD43B4">
        <w:rPr>
          <w:rFonts w:asciiTheme="minorHAnsi" w:eastAsiaTheme="minorEastAsia" w:hAnsiTheme="minorHAnsi" w:cstheme="minorHAnsi"/>
          <w:bCs/>
          <w:szCs w:val="24"/>
        </w:rPr>
        <w:t xml:space="preserve"> For the duration of the experiment, colonies of each genotype were reared at 26</w:t>
      </w:r>
      <w:r w:rsidRPr="00DD43B4">
        <w:rPr>
          <w:rFonts w:asciiTheme="minorHAnsi" w:eastAsiaTheme="minorEastAsia" w:hAnsiTheme="minorHAnsi" w:cstheme="minorHAnsi"/>
          <w:bCs/>
          <w:szCs w:val="24"/>
        </w:rPr>
        <w:sym w:font="Symbol" w:char="F0B0"/>
      </w:r>
      <w:r w:rsidRPr="00DD43B4">
        <w:rPr>
          <w:rFonts w:asciiTheme="minorHAnsi" w:eastAsiaTheme="minorEastAsia" w:hAnsiTheme="minorHAnsi" w:cstheme="minorHAnsi"/>
          <w:bCs/>
          <w:szCs w:val="24"/>
        </w:rPr>
        <w:t xml:space="preserve">C under a 16L:8D photoperiod to promote continuous development. </w:t>
      </w:r>
    </w:p>
    <w:p w14:paraId="09135D01" w14:textId="3EBA3B15" w:rsidR="007F6A28" w:rsidRDefault="00DD43B4" w:rsidP="00643F52">
      <w:pPr>
        <w:spacing w:after="160" w:line="480" w:lineRule="auto"/>
        <w:ind w:firstLine="720"/>
        <w:rPr>
          <w:rFonts w:asciiTheme="minorHAnsi" w:eastAsiaTheme="minorEastAsia" w:hAnsiTheme="minorHAnsi" w:cstheme="minorHAnsi"/>
          <w:bCs/>
          <w:szCs w:val="24"/>
        </w:rPr>
      </w:pPr>
      <w:r w:rsidRPr="00DD43B4">
        <w:rPr>
          <w:rFonts w:asciiTheme="minorHAnsi" w:eastAsiaTheme="minorEastAsia" w:hAnsiTheme="minorHAnsi" w:cstheme="minorHAnsi"/>
          <w:bCs/>
          <w:szCs w:val="24"/>
        </w:rPr>
        <w:t>Individuals intended for experimentation were collected as eggs from each colony and organized into "biological cohorts". A biological cohort was defined as clutches of eggs oviposited on a single day by females of the same strain. Initially, eggs from each biological cohort were held under a 16L:8D photoperiod, 23</w:t>
      </w:r>
      <w:r w:rsidRPr="00DD43B4">
        <w:rPr>
          <w:rFonts w:asciiTheme="minorHAnsi" w:eastAsiaTheme="minorEastAsia" w:hAnsiTheme="minorHAnsi" w:cstheme="minorHAnsi"/>
          <w:bCs/>
          <w:szCs w:val="24"/>
        </w:rPr>
        <w:sym w:font="Symbol" w:char="F0B0"/>
      </w:r>
      <w:r w:rsidRPr="00DD43B4">
        <w:rPr>
          <w:rFonts w:asciiTheme="minorHAnsi" w:eastAsiaTheme="minorEastAsia" w:hAnsiTheme="minorHAnsi" w:cstheme="minorHAnsi"/>
          <w:bCs/>
          <w:szCs w:val="24"/>
        </w:rPr>
        <w:t>C and 65% rH until they hatched. Upon hatching</w:t>
      </w:r>
      <w:r w:rsidR="000E1D1C">
        <w:rPr>
          <w:rFonts w:asciiTheme="minorHAnsi" w:eastAsiaTheme="minorEastAsia" w:hAnsiTheme="minorHAnsi" w:cstheme="minorHAnsi"/>
          <w:bCs/>
          <w:szCs w:val="24"/>
        </w:rPr>
        <w:t>,</w:t>
      </w:r>
      <w:r w:rsidRPr="00DD43B4">
        <w:rPr>
          <w:rFonts w:asciiTheme="minorHAnsi" w:eastAsiaTheme="minorEastAsia" w:hAnsiTheme="minorHAnsi" w:cstheme="minorHAnsi"/>
          <w:bCs/>
          <w:szCs w:val="24"/>
        </w:rPr>
        <w:t xml:space="preserve"> each biological cohort was divided and reared in either the diapause-inducing treatment (12L:12D photoperiod, 23</w:t>
      </w:r>
      <w:r w:rsidRPr="00DD43B4">
        <w:rPr>
          <w:rFonts w:asciiTheme="minorHAnsi" w:eastAsiaTheme="minorEastAsia" w:hAnsiTheme="minorHAnsi" w:cstheme="minorHAnsi"/>
          <w:bCs/>
          <w:szCs w:val="24"/>
        </w:rPr>
        <w:sym w:font="Symbol" w:char="F0B0"/>
      </w:r>
      <w:r w:rsidRPr="00DD43B4">
        <w:rPr>
          <w:rFonts w:asciiTheme="minorHAnsi" w:eastAsiaTheme="minorEastAsia" w:hAnsiTheme="minorHAnsi" w:cstheme="minorHAnsi"/>
          <w:bCs/>
          <w:szCs w:val="24"/>
        </w:rPr>
        <w:t xml:space="preserve">C, and 65% rH) or the non-diapause treatment (16L:8D </w:t>
      </w:r>
      <w:r w:rsidRPr="00DD43B4">
        <w:rPr>
          <w:rFonts w:asciiTheme="minorHAnsi" w:eastAsiaTheme="minorEastAsia" w:hAnsiTheme="minorHAnsi" w:cstheme="minorHAnsi"/>
          <w:bCs/>
          <w:szCs w:val="24"/>
        </w:rPr>
        <w:lastRenderedPageBreak/>
        <w:t>photoperiod, 23</w:t>
      </w:r>
      <w:r w:rsidRPr="00DD43B4">
        <w:rPr>
          <w:rFonts w:asciiTheme="minorHAnsi" w:eastAsiaTheme="minorEastAsia" w:hAnsiTheme="minorHAnsi" w:cstheme="minorHAnsi"/>
          <w:bCs/>
          <w:szCs w:val="24"/>
        </w:rPr>
        <w:sym w:font="Symbol" w:char="F0B0"/>
      </w:r>
      <w:r w:rsidRPr="00DD43B4">
        <w:rPr>
          <w:rFonts w:asciiTheme="minorHAnsi" w:eastAsiaTheme="minorEastAsia" w:hAnsiTheme="minorHAnsi" w:cstheme="minorHAnsi"/>
          <w:bCs/>
          <w:szCs w:val="24"/>
        </w:rPr>
        <w:t xml:space="preserve">C, and 65% rH). Larvae from each biological cohort were reared together in groups and provided artificial European corn borer (ECB) diet ad libitum (Frontier Agricultural Sciences, Newark, DE, Product F9478B). </w:t>
      </w:r>
      <w:r w:rsidR="000E1D1C">
        <w:rPr>
          <w:rFonts w:asciiTheme="minorHAnsi" w:eastAsiaTheme="minorEastAsia" w:hAnsiTheme="minorHAnsi" w:cstheme="minorHAnsi"/>
          <w:bCs/>
          <w:szCs w:val="24"/>
        </w:rPr>
        <w:t>When</w:t>
      </w:r>
      <w:r w:rsidR="000E1D1C" w:rsidRPr="00DD43B4">
        <w:rPr>
          <w:rFonts w:asciiTheme="minorHAnsi" w:eastAsiaTheme="minorEastAsia" w:hAnsiTheme="minorHAnsi" w:cstheme="minorHAnsi"/>
          <w:bCs/>
          <w:szCs w:val="24"/>
        </w:rPr>
        <w:t xml:space="preserve"> </w:t>
      </w:r>
      <w:r w:rsidRPr="00DD43B4">
        <w:rPr>
          <w:rFonts w:asciiTheme="minorHAnsi" w:eastAsiaTheme="minorEastAsia" w:hAnsiTheme="minorHAnsi" w:cstheme="minorHAnsi"/>
          <w:bCs/>
          <w:szCs w:val="24"/>
        </w:rPr>
        <w:t>larvae from each biological cohort within each treatment reached the end of the fourth instar, they were separated and reared individually in 32-well bioassay trays (Frontier Agricultural Sciences, Newark DE, Product RT32W). Each well of the bioassay tray was provisioned with diet and returned to either diapause-inducing or non-diapause treatment conditions until sampling.</w:t>
      </w:r>
    </w:p>
    <w:p w14:paraId="46E3A7B6" w14:textId="77777777" w:rsidR="00643F52" w:rsidRPr="00643F52" w:rsidRDefault="00643F52" w:rsidP="00643F52">
      <w:pPr>
        <w:spacing w:after="160" w:line="480" w:lineRule="auto"/>
        <w:ind w:firstLine="720"/>
        <w:rPr>
          <w:rFonts w:asciiTheme="minorHAnsi" w:eastAsiaTheme="minorEastAsia" w:hAnsiTheme="minorHAnsi" w:cstheme="minorHAnsi"/>
          <w:bCs/>
          <w:szCs w:val="24"/>
        </w:rPr>
      </w:pPr>
    </w:p>
    <w:p w14:paraId="26A5BB5F" w14:textId="77777777" w:rsidR="006F58EA" w:rsidRPr="004F09C9" w:rsidRDefault="00D27C9E">
      <w:pPr>
        <w:spacing w:after="187" w:line="253" w:lineRule="auto"/>
        <w:ind w:left="807" w:hanging="822"/>
        <w:rPr>
          <w:color w:val="000000" w:themeColor="text1"/>
        </w:rPr>
      </w:pPr>
      <w:r w:rsidRPr="004F09C9">
        <w:rPr>
          <w:color w:val="000000" w:themeColor="text1"/>
        </w:rPr>
        <w:t>3.2.2</w:t>
      </w:r>
      <w:r w:rsidRPr="004F09C9">
        <w:rPr>
          <w:color w:val="000000" w:themeColor="text1"/>
        </w:rPr>
        <w:tab/>
        <w:t xml:space="preserve">Experiment 1: </w:t>
      </w:r>
      <w:r w:rsidR="00DD43B4" w:rsidRPr="00DD43B4">
        <w:rPr>
          <w:iCs/>
          <w:color w:val="000000" w:themeColor="text1"/>
          <w:lang w:val="en"/>
        </w:rPr>
        <w:t>Estimating the Onset of Diapause and Using Metabolic Activity to Classify the Intensity of Diapause Programmed Larvae</w:t>
      </w:r>
    </w:p>
    <w:p w14:paraId="3F120593" w14:textId="677F3CF3" w:rsidR="00DD43B4" w:rsidRPr="00DD43B4" w:rsidRDefault="00DD43B4" w:rsidP="00DD43B4">
      <w:pPr>
        <w:spacing w:line="480" w:lineRule="auto"/>
        <w:ind w:left="-15" w:right="90" w:firstLine="468"/>
        <w:rPr>
          <w:color w:val="000000" w:themeColor="text1"/>
          <w:lang w:val="en"/>
        </w:rPr>
      </w:pPr>
      <w:r w:rsidRPr="00DD43B4">
        <w:rPr>
          <w:color w:val="000000" w:themeColor="text1"/>
          <w:lang w:val="en"/>
        </w:rPr>
        <w:t>I tracked the developmental stages of individuals exposed to diapause-</w:t>
      </w:r>
      <w:r w:rsidR="00C82911">
        <w:rPr>
          <w:color w:val="000000" w:themeColor="text1"/>
          <w:lang w:val="en"/>
        </w:rPr>
        <w:t>inducing</w:t>
      </w:r>
      <w:r w:rsidRPr="00DD43B4">
        <w:rPr>
          <w:color w:val="000000" w:themeColor="text1"/>
          <w:lang w:val="en"/>
        </w:rPr>
        <w:t xml:space="preserve"> and non-diapause treatments for forty days starting on day one of the last larval instar. </w:t>
      </w:r>
      <w:commentRangeStart w:id="15"/>
      <w:commentRangeEnd w:id="15"/>
      <w:r w:rsidR="00C82911">
        <w:rPr>
          <w:rStyle w:val="CommentReference"/>
        </w:rPr>
        <w:commentReference w:id="15"/>
      </w:r>
      <w:commentRangeStart w:id="16"/>
      <w:commentRangeEnd w:id="16"/>
      <w:r w:rsidR="00DC6259">
        <w:rPr>
          <w:rStyle w:val="CommentReference"/>
        </w:rPr>
        <w:commentReference w:id="16"/>
      </w:r>
      <w:r w:rsidRPr="00DD43B4">
        <w:rPr>
          <w:color w:val="000000" w:themeColor="text1"/>
          <w:lang w:val="en"/>
        </w:rPr>
        <w:t>To determine the onset of diapause, the development of individuals reared in the non-diapause treatment was compared to larvae in the diapause treatment. Because non-diapause larvae eventually pupate, the timing of pupation in the non-diapause treatment was used to estimate the start of diapause for larvae in the diapause treatment.  Diapause</w:t>
      </w:r>
      <w:r w:rsidR="00C82911">
        <w:rPr>
          <w:color w:val="000000" w:themeColor="text1"/>
          <w:lang w:val="en"/>
        </w:rPr>
        <w:t>-</w:t>
      </w:r>
      <w:r w:rsidRPr="00DD43B4">
        <w:rPr>
          <w:color w:val="000000" w:themeColor="text1"/>
          <w:lang w:val="en"/>
        </w:rPr>
        <w:t xml:space="preserve">programmed larvae that pupated after the estimated onset of diapause but before the end of the 40-day trial were classified as shallow diapause individuals, and larvae that did not pupate during the 40-day trial were classified as deep diapause larvae. </w:t>
      </w:r>
      <w:r w:rsidRPr="00DD43B4">
        <w:rPr>
          <w:color w:val="000000" w:themeColor="text1"/>
        </w:rPr>
        <w:t xml:space="preserve"> </w:t>
      </w:r>
    </w:p>
    <w:p w14:paraId="316CBEFB" w14:textId="5919FFDD" w:rsidR="00DD43B4" w:rsidRPr="00DD43B4" w:rsidRDefault="00DD43B4" w:rsidP="00DD43B4">
      <w:pPr>
        <w:spacing w:line="480" w:lineRule="auto"/>
        <w:ind w:left="-15" w:right="90" w:firstLine="468"/>
        <w:rPr>
          <w:color w:val="000000" w:themeColor="text1"/>
          <w:lang w:val="en"/>
        </w:rPr>
      </w:pPr>
      <w:r w:rsidRPr="00DD43B4">
        <w:rPr>
          <w:color w:val="000000" w:themeColor="text1"/>
          <w:lang w:val="en"/>
        </w:rPr>
        <w:t>Carbon dioxide production and wet mass were measured starting on the first day of the last larval instar. To measure CO</w:t>
      </w:r>
      <w:r w:rsidRPr="00DD43B4">
        <w:rPr>
          <w:color w:val="000000" w:themeColor="text1"/>
          <w:vertAlign w:val="subscript"/>
          <w:lang w:val="en"/>
        </w:rPr>
        <w:t>2</w:t>
      </w:r>
      <w:r w:rsidRPr="00DD43B4">
        <w:rPr>
          <w:color w:val="000000" w:themeColor="text1"/>
          <w:lang w:val="en"/>
        </w:rPr>
        <w:t xml:space="preserve"> production, larvae were first isolated into airtight respirometry chambers (Air-Tite, Virginia Beach, VA., product AL5) fitted with a three</w:t>
      </w:r>
      <w:r w:rsidR="00725EDF">
        <w:rPr>
          <w:color w:val="000000" w:themeColor="text1"/>
          <w:lang w:val="en"/>
        </w:rPr>
        <w:t>-</w:t>
      </w:r>
      <w:r w:rsidRPr="00DD43B4">
        <w:rPr>
          <w:color w:val="000000" w:themeColor="text1"/>
          <w:lang w:val="en"/>
        </w:rPr>
        <w:t>position stopcock. A single larva was placed into a chamber</w:t>
      </w:r>
      <w:r w:rsidR="00A13F24">
        <w:rPr>
          <w:color w:val="000000" w:themeColor="text1"/>
          <w:lang w:val="en"/>
        </w:rPr>
        <w:t xml:space="preserve"> filled with CO</w:t>
      </w:r>
      <w:r w:rsidR="00A13F24" w:rsidRPr="001011C2">
        <w:rPr>
          <w:color w:val="000000" w:themeColor="text1"/>
          <w:vertAlign w:val="subscript"/>
          <w:lang w:val="en"/>
        </w:rPr>
        <w:t>2</w:t>
      </w:r>
      <w:r w:rsidR="00A13F24">
        <w:rPr>
          <w:color w:val="000000" w:themeColor="text1"/>
          <w:vertAlign w:val="subscript"/>
          <w:lang w:val="en"/>
        </w:rPr>
        <w:t xml:space="preserve"> </w:t>
      </w:r>
      <w:r w:rsidR="00A13F24">
        <w:rPr>
          <w:color w:val="000000" w:themeColor="text1"/>
          <w:lang w:val="en"/>
        </w:rPr>
        <w:t>-free air. To remove CO</w:t>
      </w:r>
      <w:r w:rsidR="00A13F24" w:rsidRPr="001011C2">
        <w:rPr>
          <w:color w:val="000000" w:themeColor="text1"/>
          <w:vertAlign w:val="subscript"/>
          <w:lang w:val="en"/>
        </w:rPr>
        <w:t>2</w:t>
      </w:r>
      <w:r w:rsidR="00A13F24">
        <w:rPr>
          <w:color w:val="000000" w:themeColor="text1"/>
          <w:lang w:val="en"/>
        </w:rPr>
        <w:t xml:space="preserve">, </w:t>
      </w:r>
      <w:r w:rsidR="00A13F24">
        <w:rPr>
          <w:color w:val="000000" w:themeColor="text1"/>
          <w:lang w:val="en"/>
        </w:rPr>
        <w:lastRenderedPageBreak/>
        <w:t>a</w:t>
      </w:r>
      <w:r w:rsidRPr="00DD43B4">
        <w:rPr>
          <w:color w:val="000000" w:themeColor="text1"/>
          <w:lang w:val="en"/>
        </w:rPr>
        <w:t>tmospheric air was</w:t>
      </w:r>
      <w:r w:rsidR="00A13F24">
        <w:rPr>
          <w:color w:val="000000" w:themeColor="text1"/>
          <w:lang w:val="en"/>
        </w:rPr>
        <w:t xml:space="preserve"> pumped through a column of </w:t>
      </w:r>
      <w:r w:rsidR="001011C2">
        <w:rPr>
          <w:color w:val="000000" w:themeColor="text1"/>
          <w:lang w:val="en"/>
        </w:rPr>
        <w:t>D</w:t>
      </w:r>
      <w:r w:rsidR="00A13F24">
        <w:rPr>
          <w:color w:val="000000" w:themeColor="text1"/>
          <w:lang w:val="en"/>
        </w:rPr>
        <w:t>rierite</w:t>
      </w:r>
      <w:r w:rsidR="001011C2">
        <w:rPr>
          <w:color w:val="000000" w:themeColor="text1"/>
          <w:lang w:val="en"/>
        </w:rPr>
        <w:t xml:space="preserve"> (W.A. Hammond Drierite, Xena, OH., stock 24025)</w:t>
      </w:r>
      <w:r w:rsidR="00A13F24">
        <w:rPr>
          <w:color w:val="000000" w:themeColor="text1"/>
          <w:lang w:val="en"/>
        </w:rPr>
        <w:t xml:space="preserve"> to absorb moisture from the airstream and a column of </w:t>
      </w:r>
      <w:r w:rsidR="001011C2">
        <w:rPr>
          <w:color w:val="000000" w:themeColor="text1"/>
          <w:lang w:val="en"/>
        </w:rPr>
        <w:t>A</w:t>
      </w:r>
      <w:r w:rsidR="00A13F24">
        <w:rPr>
          <w:color w:val="000000" w:themeColor="text1"/>
          <w:lang w:val="en"/>
        </w:rPr>
        <w:t>scarite</w:t>
      </w:r>
      <w:r w:rsidR="001011C2">
        <w:rPr>
          <w:color w:val="000000" w:themeColor="text1"/>
          <w:lang w:val="en"/>
        </w:rPr>
        <w:t xml:space="preserve"> (</w:t>
      </w:r>
      <w:r w:rsidR="000472C3">
        <w:rPr>
          <w:color w:val="000000" w:themeColor="text1"/>
          <w:lang w:val="en"/>
        </w:rPr>
        <w:t>Fisher Scientific</w:t>
      </w:r>
      <w:r w:rsidR="001011C2">
        <w:rPr>
          <w:color w:val="000000" w:themeColor="text1"/>
          <w:lang w:val="en"/>
        </w:rPr>
        <w:t xml:space="preserve">, </w:t>
      </w:r>
      <w:r w:rsidR="000472C3">
        <w:rPr>
          <w:color w:val="000000" w:themeColor="text1"/>
          <w:lang w:val="en"/>
        </w:rPr>
        <w:t xml:space="preserve">Waltman, WA., </w:t>
      </w:r>
      <w:r w:rsidR="000472C3" w:rsidRPr="00DD0E72">
        <w:t>catalog AC208081000</w:t>
      </w:r>
      <w:r w:rsidR="001011C2">
        <w:rPr>
          <w:color w:val="000000" w:themeColor="text1"/>
          <w:lang w:val="en"/>
        </w:rPr>
        <w:t>)</w:t>
      </w:r>
      <w:r w:rsidR="00A13F24">
        <w:rPr>
          <w:color w:val="000000" w:themeColor="text1"/>
          <w:lang w:val="en"/>
        </w:rPr>
        <w:t xml:space="preserve"> to remove CO</w:t>
      </w:r>
      <w:r w:rsidR="00A13F24" w:rsidRPr="001011C2">
        <w:rPr>
          <w:color w:val="000000" w:themeColor="text1"/>
          <w:vertAlign w:val="subscript"/>
          <w:lang w:val="en"/>
        </w:rPr>
        <w:t>2</w:t>
      </w:r>
      <w:r w:rsidR="00A13F24">
        <w:rPr>
          <w:color w:val="000000" w:themeColor="text1"/>
          <w:lang w:val="en"/>
        </w:rPr>
        <w:t>. The airstream was then</w:t>
      </w:r>
      <w:r w:rsidRPr="00DD43B4">
        <w:rPr>
          <w:color w:val="000000" w:themeColor="text1"/>
          <w:lang w:val="en"/>
        </w:rPr>
        <w:t xml:space="preserve"> bubbled through water with a pH of 4 to humidify the airstream. This CO</w:t>
      </w:r>
      <w:r w:rsidRPr="00DD43B4">
        <w:rPr>
          <w:color w:val="000000" w:themeColor="text1"/>
          <w:vertAlign w:val="subscript"/>
          <w:lang w:val="en"/>
        </w:rPr>
        <w:t>2</w:t>
      </w:r>
      <w:r w:rsidRPr="00DD43B4">
        <w:rPr>
          <w:color w:val="000000" w:themeColor="text1"/>
          <w:lang w:val="en"/>
        </w:rPr>
        <w:t xml:space="preserve">–free air was then pumped into the respirometry chamber to replace the atmospheric air in the chamber and finally larvae </w:t>
      </w:r>
      <w:r w:rsidR="00725EDF">
        <w:rPr>
          <w:color w:val="000000" w:themeColor="text1"/>
          <w:lang w:val="en"/>
        </w:rPr>
        <w:t>were</w:t>
      </w:r>
      <w:r w:rsidR="00725EDF" w:rsidRPr="00DD43B4">
        <w:rPr>
          <w:color w:val="000000" w:themeColor="text1"/>
          <w:lang w:val="en"/>
        </w:rPr>
        <w:t xml:space="preserve"> </w:t>
      </w:r>
      <w:r w:rsidRPr="00DD43B4">
        <w:rPr>
          <w:color w:val="000000" w:themeColor="text1"/>
          <w:lang w:val="en"/>
        </w:rPr>
        <w:t>sealed into</w:t>
      </w:r>
      <w:r w:rsidR="00725EDF">
        <w:rPr>
          <w:color w:val="000000" w:themeColor="text1"/>
          <w:lang w:val="en"/>
        </w:rPr>
        <w:t xml:space="preserve"> the</w:t>
      </w:r>
      <w:r w:rsidRPr="00DD43B4">
        <w:rPr>
          <w:color w:val="000000" w:themeColor="text1"/>
          <w:lang w:val="en"/>
        </w:rPr>
        <w:t xml:space="preserve"> CO</w:t>
      </w:r>
      <w:r w:rsidRPr="00DD43B4">
        <w:rPr>
          <w:color w:val="000000" w:themeColor="text1"/>
          <w:vertAlign w:val="subscript"/>
          <w:lang w:val="en"/>
        </w:rPr>
        <w:t xml:space="preserve">2 </w:t>
      </w:r>
      <w:r w:rsidRPr="00DD43B4">
        <w:rPr>
          <w:color w:val="000000" w:themeColor="text1"/>
          <w:lang w:val="en"/>
        </w:rPr>
        <w:t>–free</w:t>
      </w:r>
      <w:r w:rsidRPr="00DD43B4">
        <w:rPr>
          <w:color w:val="000000" w:themeColor="text1"/>
          <w:vertAlign w:val="subscript"/>
          <w:lang w:val="en"/>
        </w:rPr>
        <w:t xml:space="preserve"> </w:t>
      </w:r>
      <w:r w:rsidRPr="00DD43B4">
        <w:rPr>
          <w:color w:val="000000" w:themeColor="text1"/>
          <w:lang w:val="en"/>
        </w:rPr>
        <w:t xml:space="preserve">chamber. Larvae were then held in these chambers for approximately 1 hour </w:t>
      </w:r>
      <w:r w:rsidR="000472C3">
        <w:rPr>
          <w:color w:val="000000" w:themeColor="text1"/>
          <w:lang w:val="en"/>
        </w:rPr>
        <w:t>and</w:t>
      </w:r>
      <w:r w:rsidR="000472C3" w:rsidRPr="00DD43B4">
        <w:rPr>
          <w:color w:val="000000" w:themeColor="text1"/>
          <w:lang w:val="en"/>
        </w:rPr>
        <w:t xml:space="preserve"> </w:t>
      </w:r>
      <w:r w:rsidRPr="00DD43B4">
        <w:rPr>
          <w:color w:val="000000" w:themeColor="text1"/>
          <w:lang w:val="en"/>
        </w:rPr>
        <w:t>the exact hold time</w:t>
      </w:r>
      <w:r w:rsidR="000472C3">
        <w:rPr>
          <w:color w:val="000000" w:themeColor="text1"/>
          <w:lang w:val="en"/>
        </w:rPr>
        <w:t xml:space="preserve"> of</w:t>
      </w:r>
      <w:r w:rsidRPr="00DD43B4">
        <w:rPr>
          <w:color w:val="000000" w:themeColor="text1"/>
          <w:lang w:val="en"/>
        </w:rPr>
        <w:t xml:space="preserve"> each individual larvae </w:t>
      </w:r>
      <w:r w:rsidR="00C82911">
        <w:rPr>
          <w:color w:val="000000" w:themeColor="text1"/>
          <w:lang w:val="en"/>
        </w:rPr>
        <w:t xml:space="preserve">was </w:t>
      </w:r>
      <w:r w:rsidRPr="00DD43B4">
        <w:rPr>
          <w:color w:val="000000" w:themeColor="text1"/>
          <w:lang w:val="en"/>
        </w:rPr>
        <w:t>recorded. After the hold time elapsed, each sealed chamber was attached to a gas analyzer (Li-cor, Lincoln, NE., model LI-6262) to quantify the CO</w:t>
      </w:r>
      <w:r w:rsidRPr="00DD43B4">
        <w:rPr>
          <w:color w:val="000000" w:themeColor="text1"/>
          <w:vertAlign w:val="subscript"/>
          <w:lang w:val="en"/>
        </w:rPr>
        <w:t>2</w:t>
      </w:r>
      <w:r w:rsidRPr="00DD43B4">
        <w:rPr>
          <w:color w:val="000000" w:themeColor="text1"/>
          <w:lang w:val="en"/>
        </w:rPr>
        <w:t xml:space="preserve"> produced by each larva. These data were visualized using Expedata software (Sable Systems International, Las Vegas, NV.).</w:t>
      </w:r>
      <w:r w:rsidRPr="00DD43B4">
        <w:rPr>
          <w:color w:val="000000" w:themeColor="text1"/>
        </w:rPr>
        <w:t xml:space="preserve"> </w:t>
      </w:r>
      <w:r w:rsidRPr="00DD43B4">
        <w:rPr>
          <w:color w:val="000000" w:themeColor="text1"/>
          <w:lang w:val="en"/>
        </w:rPr>
        <w:t>The day wet mass peaked was used as a clearly identifiable developmental timepoint to compare CO</w:t>
      </w:r>
      <w:r w:rsidRPr="00DD43B4">
        <w:rPr>
          <w:color w:val="000000" w:themeColor="text1"/>
          <w:vertAlign w:val="subscript"/>
          <w:lang w:val="en"/>
        </w:rPr>
        <w:t>2</w:t>
      </w:r>
      <w:r w:rsidRPr="00DD43B4">
        <w:rPr>
          <w:color w:val="000000" w:themeColor="text1"/>
          <w:lang w:val="en"/>
        </w:rPr>
        <w:t xml:space="preserve"> production between genotypes and treatments.</w:t>
      </w:r>
    </w:p>
    <w:p w14:paraId="33E77036" w14:textId="77777777" w:rsidR="007F6A28" w:rsidRPr="004F09C9" w:rsidRDefault="007F6A28">
      <w:pPr>
        <w:ind w:left="-15" w:right="90" w:firstLine="468"/>
        <w:rPr>
          <w:color w:val="000000" w:themeColor="text1"/>
        </w:rPr>
      </w:pPr>
    </w:p>
    <w:p w14:paraId="50C896F7" w14:textId="77777777" w:rsidR="006F58EA" w:rsidRPr="004F09C9" w:rsidRDefault="00D27C9E" w:rsidP="00941D82">
      <w:pPr>
        <w:tabs>
          <w:tab w:val="left" w:pos="540"/>
          <w:tab w:val="left" w:pos="990"/>
          <w:tab w:val="center" w:pos="4712"/>
        </w:tabs>
        <w:spacing w:after="187" w:line="253" w:lineRule="auto"/>
        <w:ind w:left="-15" w:firstLine="0"/>
        <w:rPr>
          <w:color w:val="000000" w:themeColor="text1"/>
        </w:rPr>
      </w:pPr>
      <w:r w:rsidRPr="004F09C9">
        <w:rPr>
          <w:color w:val="000000" w:themeColor="text1"/>
        </w:rPr>
        <w:t>3.2.3</w:t>
      </w:r>
      <w:r w:rsidRPr="004F09C9">
        <w:rPr>
          <w:color w:val="000000" w:themeColor="text1"/>
        </w:rPr>
        <w:tab/>
      </w:r>
      <w:r w:rsidR="00E3519C">
        <w:rPr>
          <w:color w:val="000000" w:themeColor="text1"/>
        </w:rPr>
        <w:tab/>
      </w:r>
      <w:r w:rsidRPr="004F09C9">
        <w:rPr>
          <w:color w:val="000000" w:themeColor="text1"/>
        </w:rPr>
        <w:t xml:space="preserve">Experiment 2: </w:t>
      </w:r>
      <w:r w:rsidR="00DD43B4">
        <w:rPr>
          <w:color w:val="000000" w:themeColor="text1"/>
        </w:rPr>
        <w:t xml:space="preserve">Estimating the Onset </w:t>
      </w:r>
      <w:r w:rsidR="000472C3">
        <w:rPr>
          <w:color w:val="000000" w:themeColor="text1"/>
        </w:rPr>
        <w:t>o</w:t>
      </w:r>
      <w:r w:rsidR="00DD43B4">
        <w:rPr>
          <w:color w:val="000000" w:themeColor="text1"/>
        </w:rPr>
        <w:t>f Wandering and Sampling Larvae for Lean Mass and Lipid Mass</w:t>
      </w:r>
    </w:p>
    <w:p w14:paraId="3A546948" w14:textId="5D2FBA65" w:rsidR="00DD43B4" w:rsidRPr="00DD43B4" w:rsidRDefault="00DD43B4" w:rsidP="00DD43B4">
      <w:pPr>
        <w:spacing w:line="480" w:lineRule="auto"/>
        <w:ind w:left="-15" w:right="90" w:firstLine="468"/>
        <w:rPr>
          <w:color w:val="000000" w:themeColor="text1"/>
          <w:lang w:val="en"/>
        </w:rPr>
      </w:pPr>
      <w:r w:rsidRPr="00DD43B4">
        <w:rPr>
          <w:color w:val="000000" w:themeColor="text1"/>
          <w:lang w:val="en"/>
        </w:rPr>
        <w:t>Stored energy was measured at the onset of diapause, because energy stores are at their peak at the start of diapause. I diagnosed the onset of diapause in final larval instar larvae by assaying for the termination of frass production, which signifies the start of the wandering stage. The wandering stage is a developmental step that occurs at the end of the larval feeding stage in continuous developing larvae and those programmed for diapause</w:t>
      </w:r>
      <w:r w:rsidR="00DA3145">
        <w:rPr>
          <w:color w:val="000000" w:themeColor="text1"/>
          <w:lang w:val="en"/>
        </w:rPr>
        <w:t xml:space="preserve"> </w:t>
      </w:r>
      <w:r w:rsidR="001B705E">
        <w:rPr>
          <w:color w:val="000000" w:themeColor="text1"/>
          <w:lang w:val="en"/>
        </w:rPr>
        <w:t>(</w:t>
      </w:r>
      <w:r w:rsidR="00DA3145">
        <w:rPr>
          <w:color w:val="000000" w:themeColor="text1"/>
          <w:lang w:val="en"/>
        </w:rPr>
        <w:t>Sakurai</w:t>
      </w:r>
      <w:r w:rsidR="001B705E">
        <w:rPr>
          <w:color w:val="000000" w:themeColor="text1"/>
          <w:lang w:val="en"/>
        </w:rPr>
        <w:t xml:space="preserve"> et al.</w:t>
      </w:r>
      <w:r w:rsidR="001600C3">
        <w:rPr>
          <w:color w:val="000000" w:themeColor="text1"/>
          <w:lang w:val="en"/>
        </w:rPr>
        <w:t>,</w:t>
      </w:r>
      <w:r w:rsidR="00DA3145">
        <w:rPr>
          <w:color w:val="000000" w:themeColor="text1"/>
          <w:lang w:val="en"/>
        </w:rPr>
        <w:t xml:space="preserve"> 1998</w:t>
      </w:r>
      <w:r w:rsidR="001B705E">
        <w:rPr>
          <w:color w:val="000000" w:themeColor="text1"/>
          <w:lang w:val="en"/>
        </w:rPr>
        <w:t>)</w:t>
      </w:r>
      <w:r w:rsidRPr="00DD43B4">
        <w:rPr>
          <w:color w:val="000000" w:themeColor="text1"/>
          <w:lang w:val="en"/>
        </w:rPr>
        <w:t xml:space="preserve">. First, larvae were removed from artificial diet and held in isolation for thirty minutes. After thirty minutes of isolation, larvae that did not produce frass were recorded as wandering. Using this wandering assay, I tracked the population of larvae for up to forty days and recorded </w:t>
      </w:r>
      <w:r w:rsidR="00C82911">
        <w:rPr>
          <w:color w:val="000000" w:themeColor="text1"/>
          <w:lang w:val="en"/>
        </w:rPr>
        <w:t xml:space="preserve">the </w:t>
      </w:r>
      <w:r w:rsidRPr="00DD43B4">
        <w:rPr>
          <w:color w:val="000000" w:themeColor="text1"/>
          <w:lang w:val="en"/>
        </w:rPr>
        <w:t xml:space="preserve">following developmental events: 1) the day that larvae eclose into the final instar, 2) the </w:t>
      </w:r>
      <w:r w:rsidRPr="00DD43B4">
        <w:rPr>
          <w:color w:val="000000" w:themeColor="text1"/>
          <w:lang w:val="en"/>
        </w:rPr>
        <w:lastRenderedPageBreak/>
        <w:t>wandering day, and 3) pupation. All larval samples intended for lean mass and lipid measurements were assayed for wandering only once and larvae determined not to be wandering were removed from the experiment.</w:t>
      </w:r>
      <w:r w:rsidRPr="00DD43B4">
        <w:rPr>
          <w:color w:val="000000" w:themeColor="text1"/>
        </w:rPr>
        <w:t xml:space="preserve"> </w:t>
      </w:r>
    </w:p>
    <w:p w14:paraId="5357CA0B" w14:textId="1F5A089F" w:rsidR="00DD43B4" w:rsidRPr="00DD43B4" w:rsidRDefault="00DD43B4" w:rsidP="00DD43B4">
      <w:pPr>
        <w:spacing w:line="480" w:lineRule="auto"/>
        <w:ind w:left="-15" w:right="90" w:firstLine="468"/>
        <w:rPr>
          <w:color w:val="000000" w:themeColor="text1"/>
        </w:rPr>
      </w:pPr>
      <w:r w:rsidRPr="00DD43B4">
        <w:rPr>
          <w:color w:val="000000" w:themeColor="text1"/>
          <w:lang w:val="en"/>
        </w:rPr>
        <w:t>To investigate the relationship between nutritio</w:t>
      </w:r>
      <w:r w:rsidR="00DA3145">
        <w:rPr>
          <w:color w:val="000000" w:themeColor="text1"/>
          <w:lang w:val="en"/>
        </w:rPr>
        <w:t>n</w:t>
      </w:r>
      <w:r w:rsidRPr="00DD43B4">
        <w:rPr>
          <w:color w:val="000000" w:themeColor="text1"/>
          <w:lang w:val="en"/>
        </w:rPr>
        <w:t xml:space="preserve"> stores and diapause length genotype, lean mass and lipid mass were measured in larvae from each treatment</w:t>
      </w:r>
      <w:r w:rsidR="00B2050F">
        <w:rPr>
          <w:color w:val="000000" w:themeColor="text1"/>
          <w:lang w:val="en"/>
        </w:rPr>
        <w:t xml:space="preserve"> </w:t>
      </w:r>
      <w:r w:rsidR="00C82911">
        <w:rPr>
          <w:color w:val="000000" w:themeColor="text1"/>
          <w:lang w:val="en"/>
        </w:rPr>
        <w:t xml:space="preserve">at the onset of the last instar, at the onset of diapasue, </w:t>
      </w:r>
      <w:r w:rsidR="00B2050F">
        <w:rPr>
          <w:color w:val="000000" w:themeColor="text1"/>
          <w:lang w:val="en"/>
        </w:rPr>
        <w:t xml:space="preserve">and </w:t>
      </w:r>
      <w:r w:rsidR="00C82911">
        <w:rPr>
          <w:color w:val="000000" w:themeColor="text1"/>
          <w:lang w:val="en"/>
        </w:rPr>
        <w:t xml:space="preserve">at several points </w:t>
      </w:r>
      <w:r w:rsidR="00B2050F">
        <w:rPr>
          <w:color w:val="000000" w:themeColor="text1"/>
          <w:lang w:val="en"/>
        </w:rPr>
        <w:t>during diapause</w:t>
      </w:r>
      <w:r w:rsidRPr="00DD43B4">
        <w:rPr>
          <w:color w:val="000000" w:themeColor="text1"/>
          <w:lang w:val="en"/>
        </w:rPr>
        <w:t xml:space="preserve">. </w:t>
      </w:r>
      <w:r w:rsidR="00B2050F">
        <w:rPr>
          <w:color w:val="000000" w:themeColor="text1"/>
          <w:lang w:val="en"/>
        </w:rPr>
        <w:t>First, a</w:t>
      </w:r>
      <w:r w:rsidR="000472C3">
        <w:rPr>
          <w:color w:val="000000" w:themeColor="text1"/>
          <w:lang w:val="en"/>
        </w:rPr>
        <w:t xml:space="preserve"> subset of larvae</w:t>
      </w:r>
      <w:r w:rsidR="000472C3" w:rsidRPr="00DD43B4">
        <w:rPr>
          <w:color w:val="000000" w:themeColor="text1"/>
          <w:lang w:val="en"/>
        </w:rPr>
        <w:t xml:space="preserve"> </w:t>
      </w:r>
      <w:r w:rsidR="00DE7786">
        <w:rPr>
          <w:color w:val="000000" w:themeColor="text1"/>
          <w:lang w:val="en"/>
        </w:rPr>
        <w:t>were sampled</w:t>
      </w:r>
      <w:r w:rsidRPr="00DD43B4">
        <w:rPr>
          <w:color w:val="000000" w:themeColor="text1"/>
          <w:lang w:val="en"/>
        </w:rPr>
        <w:t xml:space="preserve"> on the first day of the final larval instar</w:t>
      </w:r>
      <w:r w:rsidR="00B2050F">
        <w:rPr>
          <w:color w:val="000000" w:themeColor="text1"/>
          <w:lang w:val="en"/>
        </w:rPr>
        <w:t xml:space="preserve"> to measure the amount of lipid and lean mass stored at the beginning of the final larval instar</w:t>
      </w:r>
      <w:r w:rsidR="00DE7786">
        <w:rPr>
          <w:color w:val="000000" w:themeColor="text1"/>
          <w:lang w:val="en"/>
        </w:rPr>
        <w:t xml:space="preserve"> growth stage, a critical lifestage for most holometabolous insects</w:t>
      </w:r>
      <w:r w:rsidR="00B2050F">
        <w:rPr>
          <w:color w:val="000000" w:themeColor="text1"/>
          <w:lang w:val="en"/>
        </w:rPr>
        <w:t>.</w:t>
      </w:r>
      <w:r w:rsidRPr="00DD43B4">
        <w:rPr>
          <w:color w:val="000000" w:themeColor="text1"/>
          <w:lang w:val="en"/>
        </w:rPr>
        <w:t xml:space="preserve"> </w:t>
      </w:r>
      <w:r w:rsidR="00B2050F">
        <w:rPr>
          <w:color w:val="000000" w:themeColor="text1"/>
          <w:lang w:val="en"/>
        </w:rPr>
        <w:t>Then, a</w:t>
      </w:r>
      <w:r w:rsidR="000472C3">
        <w:rPr>
          <w:color w:val="000000" w:themeColor="text1"/>
          <w:lang w:val="en"/>
        </w:rPr>
        <w:t xml:space="preserve">nother subset of larvae </w:t>
      </w:r>
      <w:r w:rsidR="00B2050F">
        <w:rPr>
          <w:color w:val="000000" w:themeColor="text1"/>
          <w:lang w:val="en"/>
        </w:rPr>
        <w:t>was</w:t>
      </w:r>
      <w:r w:rsidR="000472C3">
        <w:rPr>
          <w:color w:val="000000" w:themeColor="text1"/>
          <w:lang w:val="en"/>
        </w:rPr>
        <w:t xml:space="preserve"> sampled</w:t>
      </w:r>
      <w:r w:rsidRPr="00DD43B4">
        <w:rPr>
          <w:color w:val="000000" w:themeColor="text1"/>
          <w:lang w:val="en"/>
        </w:rPr>
        <w:t xml:space="preserve"> on the wandering day of the final larval instar to capture the peak of lipid mass and lean mass</w:t>
      </w:r>
      <w:r w:rsidR="00B2050F">
        <w:rPr>
          <w:color w:val="000000" w:themeColor="text1"/>
          <w:lang w:val="en"/>
        </w:rPr>
        <w:t xml:space="preserve"> at the onset of diapause</w:t>
      </w:r>
      <w:r w:rsidR="00DE7786">
        <w:rPr>
          <w:color w:val="000000" w:themeColor="text1"/>
          <w:lang w:val="en"/>
        </w:rPr>
        <w:t xml:space="preserve"> or non-diapause development</w:t>
      </w:r>
      <w:r w:rsidRPr="00DD43B4">
        <w:rPr>
          <w:color w:val="000000" w:themeColor="text1"/>
          <w:lang w:val="en"/>
        </w:rPr>
        <w:t xml:space="preserve">. </w:t>
      </w:r>
      <w:r w:rsidR="00B2050F">
        <w:rPr>
          <w:color w:val="000000" w:themeColor="text1"/>
          <w:lang w:val="en"/>
        </w:rPr>
        <w:t>Finally, to</w:t>
      </w:r>
      <w:r w:rsidRPr="00DD43B4">
        <w:rPr>
          <w:color w:val="000000" w:themeColor="text1"/>
          <w:lang w:val="en"/>
        </w:rPr>
        <w:t xml:space="preserve"> capture the rate of nutrition depletion during diapause, diapause programmed larvae were sampled 15, 20, </w:t>
      </w:r>
      <w:r w:rsidR="00DE7786">
        <w:rPr>
          <w:color w:val="000000" w:themeColor="text1"/>
          <w:lang w:val="en"/>
        </w:rPr>
        <w:t>or</w:t>
      </w:r>
      <w:r w:rsidR="00DE7786" w:rsidRPr="00DD43B4">
        <w:rPr>
          <w:color w:val="000000" w:themeColor="text1"/>
          <w:lang w:val="en"/>
        </w:rPr>
        <w:t xml:space="preserve"> </w:t>
      </w:r>
      <w:r w:rsidRPr="00DD43B4">
        <w:rPr>
          <w:color w:val="000000" w:themeColor="text1"/>
          <w:lang w:val="en"/>
        </w:rPr>
        <w:t xml:space="preserve">30 days after </w:t>
      </w:r>
      <w:r w:rsidR="00B2050F">
        <w:rPr>
          <w:color w:val="000000" w:themeColor="text1"/>
          <w:lang w:val="en"/>
        </w:rPr>
        <w:t>the onset of diapause</w:t>
      </w:r>
      <w:r w:rsidRPr="00DD43B4">
        <w:rPr>
          <w:color w:val="000000" w:themeColor="text1"/>
          <w:lang w:val="en"/>
        </w:rPr>
        <w:t>.</w:t>
      </w:r>
      <w:r w:rsidRPr="00DD43B4">
        <w:rPr>
          <w:color w:val="000000" w:themeColor="text1"/>
        </w:rPr>
        <w:t xml:space="preserve"> </w:t>
      </w:r>
    </w:p>
    <w:p w14:paraId="69EEEE7F" w14:textId="0B0EA490" w:rsidR="006F58EA" w:rsidRPr="00DD43B4" w:rsidRDefault="00DD43B4" w:rsidP="00DD43B4">
      <w:pPr>
        <w:spacing w:line="480" w:lineRule="auto"/>
        <w:ind w:left="-15" w:right="90" w:firstLine="468"/>
        <w:rPr>
          <w:color w:val="000000" w:themeColor="text1"/>
          <w:lang w:val="en"/>
        </w:rPr>
      </w:pPr>
      <w:r w:rsidRPr="00DD43B4">
        <w:rPr>
          <w:color w:val="000000" w:themeColor="text1"/>
          <w:lang w:val="en"/>
        </w:rPr>
        <w:t xml:space="preserve">Sampled larvae were assigned a unique identifier and freeze-dried under vacuum to remove water. When the mass of each freeze-dried larvae varied by less than 1% over a 24-hour period, </w:t>
      </w:r>
      <w:r w:rsidR="00DE7786">
        <w:rPr>
          <w:color w:val="000000" w:themeColor="text1"/>
          <w:lang w:val="en"/>
        </w:rPr>
        <w:t>the final</w:t>
      </w:r>
      <w:r w:rsidR="00EB1638">
        <w:rPr>
          <w:color w:val="000000" w:themeColor="text1"/>
          <w:lang w:val="en"/>
        </w:rPr>
        <w:t xml:space="preserve"> </w:t>
      </w:r>
      <w:r w:rsidRPr="00DD43B4">
        <w:rPr>
          <w:color w:val="000000" w:themeColor="text1"/>
          <w:lang w:val="en"/>
        </w:rPr>
        <w:t xml:space="preserve">dry mass </w:t>
      </w:r>
      <w:r w:rsidR="00EB1638">
        <w:rPr>
          <w:color w:val="000000" w:themeColor="text1"/>
          <w:lang w:val="en"/>
        </w:rPr>
        <w:t xml:space="preserve">measurement </w:t>
      </w:r>
      <w:r w:rsidRPr="00DD43B4">
        <w:rPr>
          <w:color w:val="000000" w:themeColor="text1"/>
          <w:lang w:val="en"/>
        </w:rPr>
        <w:t>was recorded. After drying, 657 larval samples were then assigned to one of the 43 extraction cohorts and stored in a -80</w:t>
      </w:r>
      <w:r w:rsidRPr="00DD43B4">
        <w:rPr>
          <w:color w:val="000000" w:themeColor="text1"/>
          <w:lang w:val="en"/>
        </w:rPr>
        <w:sym w:font="Symbol" w:char="F0B0"/>
      </w:r>
      <w:r w:rsidRPr="00DD43B4">
        <w:rPr>
          <w:color w:val="000000" w:themeColor="text1"/>
          <w:lang w:val="en"/>
        </w:rPr>
        <w:t xml:space="preserve">C freezer. Each extraction cohort consisted of larvae from each biological cohort. </w:t>
      </w:r>
      <w:r w:rsidR="00CE2926">
        <w:rPr>
          <w:color w:val="000000" w:themeColor="text1"/>
          <w:lang w:val="en"/>
        </w:rPr>
        <w:t xml:space="preserve">Lean mass and lipid mass were measured for each larva sampled. </w:t>
      </w:r>
      <w:r w:rsidR="00EB1638">
        <w:rPr>
          <w:color w:val="000000" w:themeColor="text1"/>
          <w:lang w:val="en"/>
        </w:rPr>
        <w:t>First, l</w:t>
      </w:r>
      <w:r w:rsidR="009C1240">
        <w:rPr>
          <w:color w:val="000000" w:themeColor="text1"/>
          <w:lang w:val="en"/>
        </w:rPr>
        <w:t xml:space="preserve">ean mass was separated from </w:t>
      </w:r>
      <w:r w:rsidRPr="00DD43B4">
        <w:rPr>
          <w:color w:val="000000" w:themeColor="text1"/>
          <w:lang w:val="en"/>
        </w:rPr>
        <w:t>lipid mass using a slightly modified Folch liquid-liquid extraction method (</w:t>
      </w:r>
      <w:proofErr w:type="spellStart"/>
      <w:r w:rsidRPr="00DD43B4">
        <w:rPr>
          <w:color w:val="000000" w:themeColor="text1"/>
          <w:lang w:val="en"/>
        </w:rPr>
        <w:t>Gossert</w:t>
      </w:r>
      <w:proofErr w:type="spellEnd"/>
      <w:r w:rsidRPr="00DD43B4">
        <w:rPr>
          <w:color w:val="000000" w:themeColor="text1"/>
          <w:lang w:val="en"/>
        </w:rPr>
        <w:t xml:space="preserve"> et al.</w:t>
      </w:r>
      <w:r w:rsidR="001600C3">
        <w:rPr>
          <w:color w:val="000000" w:themeColor="text1"/>
          <w:lang w:val="en"/>
        </w:rPr>
        <w:t>,</w:t>
      </w:r>
      <w:r w:rsidRPr="00DD43B4">
        <w:rPr>
          <w:color w:val="000000" w:themeColor="text1"/>
          <w:lang w:val="en"/>
        </w:rPr>
        <w:t xml:space="preserve"> 2011). </w:t>
      </w:r>
      <w:r w:rsidR="00EB1638">
        <w:rPr>
          <w:color w:val="000000" w:themeColor="text1"/>
          <w:lang w:val="en"/>
        </w:rPr>
        <w:t>L</w:t>
      </w:r>
      <w:r w:rsidRPr="00DD43B4">
        <w:rPr>
          <w:color w:val="000000" w:themeColor="text1"/>
          <w:lang w:val="en"/>
        </w:rPr>
        <w:t>arva</w:t>
      </w:r>
      <w:r w:rsidR="00DE7786">
        <w:rPr>
          <w:color w:val="000000" w:themeColor="text1"/>
          <w:lang w:val="en"/>
        </w:rPr>
        <w:t>l</w:t>
      </w:r>
      <w:r w:rsidRPr="00DD43B4">
        <w:rPr>
          <w:color w:val="000000" w:themeColor="text1"/>
          <w:lang w:val="en"/>
        </w:rPr>
        <w:t xml:space="preserve"> samples </w:t>
      </w:r>
      <w:r w:rsidR="00DE7786">
        <w:rPr>
          <w:color w:val="000000" w:themeColor="text1"/>
          <w:lang w:val="en"/>
        </w:rPr>
        <w:t xml:space="preserve">were </w:t>
      </w:r>
      <w:r w:rsidRPr="00DD43B4">
        <w:rPr>
          <w:color w:val="000000" w:themeColor="text1"/>
          <w:lang w:val="en"/>
        </w:rPr>
        <w:t>solubilized</w:t>
      </w:r>
      <w:r w:rsidR="00941D82">
        <w:rPr>
          <w:color w:val="000000" w:themeColor="text1"/>
          <w:lang w:val="en"/>
        </w:rPr>
        <w:t xml:space="preserve"> in pre-weighed </w:t>
      </w:r>
      <w:r w:rsidR="00D24788">
        <w:rPr>
          <w:color w:val="000000" w:themeColor="text1"/>
          <w:lang w:val="en"/>
        </w:rPr>
        <w:t>microcentrifuge tubes (company, location, product)</w:t>
      </w:r>
      <w:r w:rsidRPr="00DD43B4">
        <w:rPr>
          <w:color w:val="000000" w:themeColor="text1"/>
          <w:lang w:val="en"/>
        </w:rPr>
        <w:t xml:space="preserve"> </w:t>
      </w:r>
      <w:r w:rsidR="00941D82">
        <w:rPr>
          <w:color w:val="000000" w:themeColor="text1"/>
          <w:lang w:val="en"/>
        </w:rPr>
        <w:t>using</w:t>
      </w:r>
      <w:r w:rsidR="00941D82" w:rsidRPr="00DD43B4">
        <w:rPr>
          <w:color w:val="000000" w:themeColor="text1"/>
          <w:lang w:val="en"/>
        </w:rPr>
        <w:t xml:space="preserve"> </w:t>
      </w:r>
      <w:r w:rsidRPr="00DD43B4">
        <w:rPr>
          <w:color w:val="000000" w:themeColor="text1"/>
          <w:lang w:val="en"/>
        </w:rPr>
        <w:t>a 3:1 solvent mixture of hexanes and methanol</w:t>
      </w:r>
      <w:r w:rsidR="00D24788">
        <w:rPr>
          <w:color w:val="000000" w:themeColor="text1"/>
          <w:lang w:val="en"/>
        </w:rPr>
        <w:t>.</w:t>
      </w:r>
      <w:r w:rsidR="00CE2926">
        <w:rPr>
          <w:color w:val="000000" w:themeColor="text1"/>
          <w:lang w:val="en"/>
        </w:rPr>
        <w:t xml:space="preserve"> </w:t>
      </w:r>
      <w:r w:rsidR="00D24788">
        <w:rPr>
          <w:color w:val="000000" w:themeColor="text1"/>
          <w:lang w:val="en"/>
        </w:rPr>
        <w:t>T</w:t>
      </w:r>
      <w:r w:rsidR="009C1240">
        <w:rPr>
          <w:color w:val="000000" w:themeColor="text1"/>
          <w:lang w:val="en"/>
        </w:rPr>
        <w:t>he</w:t>
      </w:r>
      <w:r w:rsidR="00CE2926">
        <w:rPr>
          <w:color w:val="000000" w:themeColor="text1"/>
          <w:lang w:val="en"/>
        </w:rPr>
        <w:t xml:space="preserve"> hexanes layer </w:t>
      </w:r>
      <w:r w:rsidR="009C1240">
        <w:rPr>
          <w:color w:val="000000" w:themeColor="text1"/>
          <w:lang w:val="en"/>
        </w:rPr>
        <w:t xml:space="preserve">containing lipids </w:t>
      </w:r>
      <w:r w:rsidR="00DE7786">
        <w:rPr>
          <w:color w:val="000000" w:themeColor="text1"/>
          <w:lang w:val="en"/>
        </w:rPr>
        <w:t>was</w:t>
      </w:r>
      <w:r w:rsidR="00CE2926">
        <w:rPr>
          <w:color w:val="000000" w:themeColor="text1"/>
          <w:lang w:val="en"/>
        </w:rPr>
        <w:t xml:space="preserve"> siphoned away from the methanol layer</w:t>
      </w:r>
      <w:r w:rsidR="00D24788">
        <w:rPr>
          <w:color w:val="000000" w:themeColor="text1"/>
          <w:lang w:val="en"/>
        </w:rPr>
        <w:t xml:space="preserve"> and collected in pre</w:t>
      </w:r>
      <w:r w:rsidR="00D00CC9">
        <w:rPr>
          <w:color w:val="000000" w:themeColor="text1"/>
          <w:lang w:val="en"/>
        </w:rPr>
        <w:t>-</w:t>
      </w:r>
      <w:r w:rsidR="00D24788">
        <w:rPr>
          <w:color w:val="000000" w:themeColor="text1"/>
          <w:lang w:val="en"/>
        </w:rPr>
        <w:t xml:space="preserve">weighed 15-mL glass vials (company, location, product) and </w:t>
      </w:r>
      <w:r w:rsidR="009C1240">
        <w:rPr>
          <w:color w:val="000000" w:themeColor="text1"/>
          <w:lang w:val="en"/>
        </w:rPr>
        <w:t xml:space="preserve">both layers </w:t>
      </w:r>
      <w:r w:rsidR="00DE7786">
        <w:rPr>
          <w:color w:val="000000" w:themeColor="text1"/>
          <w:lang w:val="en"/>
        </w:rPr>
        <w:t>were</w:t>
      </w:r>
      <w:r w:rsidR="009C1240">
        <w:rPr>
          <w:color w:val="000000" w:themeColor="text1"/>
          <w:lang w:val="en"/>
        </w:rPr>
        <w:t xml:space="preserve"> saved</w:t>
      </w:r>
      <w:r w:rsidR="00CE2926">
        <w:rPr>
          <w:color w:val="000000" w:themeColor="text1"/>
          <w:lang w:val="en"/>
        </w:rPr>
        <w:t>.</w:t>
      </w:r>
      <w:r w:rsidR="009C1240">
        <w:rPr>
          <w:color w:val="000000" w:themeColor="text1"/>
          <w:lang w:val="en"/>
        </w:rPr>
        <w:t xml:space="preserve"> L</w:t>
      </w:r>
      <w:r w:rsidR="00CE2926">
        <w:rPr>
          <w:color w:val="000000" w:themeColor="text1"/>
          <w:lang w:val="en"/>
        </w:rPr>
        <w:t>ean mass</w:t>
      </w:r>
      <w:r w:rsidR="009C1240">
        <w:rPr>
          <w:color w:val="000000" w:themeColor="text1"/>
          <w:lang w:val="en"/>
        </w:rPr>
        <w:t xml:space="preserve"> </w:t>
      </w:r>
      <w:r w:rsidR="00CE2926">
        <w:rPr>
          <w:color w:val="000000" w:themeColor="text1"/>
          <w:lang w:val="en"/>
        </w:rPr>
        <w:t>was</w:t>
      </w:r>
      <w:r w:rsidR="009C1240">
        <w:rPr>
          <w:color w:val="000000" w:themeColor="text1"/>
          <w:lang w:val="en"/>
        </w:rPr>
        <w:t xml:space="preserve"> </w:t>
      </w:r>
      <w:r w:rsidR="00CE2926">
        <w:rPr>
          <w:color w:val="000000" w:themeColor="text1"/>
          <w:lang w:val="en"/>
        </w:rPr>
        <w:t xml:space="preserve">estimated by drying away the </w:t>
      </w:r>
      <w:r w:rsidR="00CE2926">
        <w:rPr>
          <w:color w:val="000000" w:themeColor="text1"/>
          <w:lang w:val="en"/>
        </w:rPr>
        <w:lastRenderedPageBreak/>
        <w:t xml:space="preserve">methanol from the </w:t>
      </w:r>
      <w:r w:rsidR="009C1240">
        <w:rPr>
          <w:color w:val="000000" w:themeColor="text1"/>
          <w:lang w:val="en"/>
        </w:rPr>
        <w:t>solubilized</w:t>
      </w:r>
      <w:r w:rsidR="00CE2926">
        <w:rPr>
          <w:color w:val="000000" w:themeColor="text1"/>
          <w:lang w:val="en"/>
        </w:rPr>
        <w:t xml:space="preserve"> insect tissue </w:t>
      </w:r>
      <w:r w:rsidR="009C1240">
        <w:rPr>
          <w:color w:val="000000" w:themeColor="text1"/>
          <w:lang w:val="en"/>
        </w:rPr>
        <w:t>and weighing the dry tissue</w:t>
      </w:r>
      <w:r w:rsidR="00DE7786">
        <w:rPr>
          <w:color w:val="000000" w:themeColor="text1"/>
          <w:lang w:val="en"/>
        </w:rPr>
        <w:t xml:space="preserve"> powder</w:t>
      </w:r>
      <w:r w:rsidR="00CE2926">
        <w:rPr>
          <w:color w:val="000000" w:themeColor="text1"/>
          <w:lang w:val="en"/>
        </w:rPr>
        <w:t>. To estimate lipid mass</w:t>
      </w:r>
      <w:r w:rsidR="009C1240">
        <w:rPr>
          <w:color w:val="000000" w:themeColor="text1"/>
          <w:lang w:val="en"/>
        </w:rPr>
        <w:t xml:space="preserve">, </w:t>
      </w:r>
      <w:r w:rsidRPr="00DD43B4">
        <w:rPr>
          <w:color w:val="000000" w:themeColor="text1"/>
          <w:lang w:val="en"/>
        </w:rPr>
        <w:t xml:space="preserve">the hexanes </w:t>
      </w:r>
      <w:r w:rsidR="009C1240">
        <w:rPr>
          <w:color w:val="000000" w:themeColor="text1"/>
          <w:lang w:val="en"/>
        </w:rPr>
        <w:t>were dried away from the lipids the dry lipids were weighed</w:t>
      </w:r>
      <w:r w:rsidRPr="00DD43B4">
        <w:rPr>
          <w:color w:val="000000" w:themeColor="text1"/>
          <w:lang w:val="en"/>
        </w:rPr>
        <w:t xml:space="preserve">. </w:t>
      </w:r>
    </w:p>
    <w:p w14:paraId="0E406A90" w14:textId="77777777" w:rsidR="007F6A28" w:rsidRPr="004F09C9" w:rsidRDefault="007F6A28">
      <w:pPr>
        <w:ind w:left="-15" w:right="90" w:firstLine="468"/>
        <w:rPr>
          <w:color w:val="000000" w:themeColor="text1"/>
        </w:rPr>
      </w:pPr>
    </w:p>
    <w:p w14:paraId="5844C36B" w14:textId="77777777" w:rsidR="006F58EA" w:rsidRPr="004F09C9" w:rsidRDefault="00D27C9E">
      <w:pPr>
        <w:tabs>
          <w:tab w:val="center" w:pos="1903"/>
        </w:tabs>
        <w:spacing w:after="187" w:line="253" w:lineRule="auto"/>
        <w:ind w:left="-15" w:firstLine="0"/>
        <w:rPr>
          <w:color w:val="000000" w:themeColor="text1"/>
        </w:rPr>
      </w:pPr>
      <w:r w:rsidRPr="004F09C9">
        <w:rPr>
          <w:color w:val="000000" w:themeColor="text1"/>
        </w:rPr>
        <w:t>3.2.4</w:t>
      </w:r>
      <w:r w:rsidRPr="004F09C9">
        <w:rPr>
          <w:color w:val="000000" w:themeColor="text1"/>
        </w:rPr>
        <w:tab/>
        <w:t>Statistical Analyses</w:t>
      </w:r>
    </w:p>
    <w:p w14:paraId="6109C70C" w14:textId="0FC57767" w:rsidR="00DD43B4" w:rsidRPr="0014256A" w:rsidRDefault="00DD43B4" w:rsidP="00DD43B4">
      <w:pPr>
        <w:spacing w:line="480" w:lineRule="auto"/>
        <w:ind w:left="-15" w:right="90" w:firstLine="468"/>
        <w:rPr>
          <w:color w:val="000000" w:themeColor="text1"/>
        </w:rPr>
      </w:pPr>
      <w:r w:rsidRPr="00DD43B4">
        <w:rPr>
          <w:color w:val="000000" w:themeColor="text1"/>
        </w:rPr>
        <w:t>All statistical analyses were performed using R studio software (version 1.1.383). In experiment 1, diapause status was measured in 100 larvae for 40 days. The percentage of individuals in diapause was calculated on each observation day as the number of individuals that</w:t>
      </w:r>
      <w:r w:rsidR="00EB1638">
        <w:rPr>
          <w:color w:val="000000" w:themeColor="text1"/>
        </w:rPr>
        <w:t xml:space="preserve"> remained</w:t>
      </w:r>
      <w:r w:rsidRPr="00DD43B4">
        <w:rPr>
          <w:color w:val="000000" w:themeColor="text1"/>
        </w:rPr>
        <w:t xml:space="preserve"> larva divided by the total number of individuals alive (larvae and pupa). </w:t>
      </w:r>
      <w:r w:rsidR="00B30EA8">
        <w:rPr>
          <w:color w:val="000000" w:themeColor="text1"/>
        </w:rPr>
        <w:t>M</w:t>
      </w:r>
      <w:r w:rsidRPr="00DD43B4">
        <w:rPr>
          <w:color w:val="000000" w:themeColor="text1"/>
        </w:rPr>
        <w:t>easurements</w:t>
      </w:r>
      <w:r w:rsidR="00B30EA8">
        <w:rPr>
          <w:color w:val="000000" w:themeColor="text1"/>
        </w:rPr>
        <w:t xml:space="preserve"> of</w:t>
      </w:r>
      <w:r w:rsidRPr="00DD43B4">
        <w:rPr>
          <w:color w:val="000000" w:themeColor="text1"/>
        </w:rPr>
        <w:t xml:space="preserve"> CO</w:t>
      </w:r>
      <w:r w:rsidRPr="00DD43B4">
        <w:rPr>
          <w:color w:val="000000" w:themeColor="text1"/>
          <w:vertAlign w:val="subscript"/>
        </w:rPr>
        <w:t>2</w:t>
      </w:r>
      <w:r w:rsidRPr="00DD43B4">
        <w:rPr>
          <w:color w:val="000000" w:themeColor="text1"/>
        </w:rPr>
        <w:t xml:space="preserve"> production</w:t>
      </w:r>
      <w:r w:rsidR="00B30EA8">
        <w:rPr>
          <w:color w:val="000000" w:themeColor="text1"/>
        </w:rPr>
        <w:t xml:space="preserve"> and wet mass</w:t>
      </w:r>
      <w:r w:rsidRPr="00DD43B4">
        <w:rPr>
          <w:color w:val="000000" w:themeColor="text1"/>
        </w:rPr>
        <w:t xml:space="preserve"> were taken for 100 individuals and analyzed using a</w:t>
      </w:r>
      <w:r w:rsidR="000472C3">
        <w:rPr>
          <w:color w:val="000000" w:themeColor="text1"/>
        </w:rPr>
        <w:t xml:space="preserve"> </w:t>
      </w:r>
      <w:r w:rsidRPr="00DD43B4">
        <w:rPr>
          <w:color w:val="000000" w:themeColor="text1"/>
        </w:rPr>
        <w:t>linea</w:t>
      </w:r>
      <w:r w:rsidR="0063279C">
        <w:rPr>
          <w:color w:val="000000" w:themeColor="text1"/>
        </w:rPr>
        <w:t>r</w:t>
      </w:r>
      <w:commentRangeStart w:id="17"/>
      <w:commentRangeStart w:id="18"/>
      <w:r w:rsidR="0063279C" w:rsidRPr="00DD43B4">
        <w:rPr>
          <w:color w:val="000000" w:themeColor="text1"/>
        </w:rPr>
        <w:t xml:space="preserve"> </w:t>
      </w:r>
      <w:commentRangeEnd w:id="17"/>
      <w:r w:rsidR="0063279C">
        <w:rPr>
          <w:rStyle w:val="CommentReference"/>
        </w:rPr>
        <w:commentReference w:id="17"/>
      </w:r>
      <w:commentRangeEnd w:id="18"/>
      <w:r w:rsidR="0063279C">
        <w:rPr>
          <w:rStyle w:val="CommentReference"/>
        </w:rPr>
        <w:commentReference w:id="18"/>
      </w:r>
      <w:r w:rsidRPr="00DD43B4">
        <w:rPr>
          <w:color w:val="000000" w:themeColor="text1"/>
        </w:rPr>
        <w:t xml:space="preserve">model. </w:t>
      </w:r>
      <w:r w:rsidR="00FD2921">
        <w:rPr>
          <w:color w:val="000000" w:themeColor="text1"/>
        </w:rPr>
        <w:t xml:space="preserve">The </w:t>
      </w:r>
      <w:r w:rsidR="003240C8">
        <w:rPr>
          <w:color w:val="000000" w:themeColor="text1"/>
        </w:rPr>
        <w:t xml:space="preserve">production of </w:t>
      </w:r>
      <w:r w:rsidR="00652767">
        <w:rPr>
          <w:color w:val="000000" w:themeColor="text1"/>
        </w:rPr>
        <w:t>CO</w:t>
      </w:r>
      <w:r w:rsidR="00652767" w:rsidRPr="0063279C">
        <w:rPr>
          <w:color w:val="000000" w:themeColor="text1"/>
          <w:vertAlign w:val="subscript"/>
        </w:rPr>
        <w:t>2</w:t>
      </w:r>
      <w:r w:rsidR="00FD2921">
        <w:rPr>
          <w:color w:val="000000" w:themeColor="text1"/>
        </w:rPr>
        <w:t xml:space="preserve"> </w:t>
      </w:r>
      <w:r w:rsidR="003240C8">
        <w:rPr>
          <w:color w:val="000000" w:themeColor="text1"/>
        </w:rPr>
        <w:t xml:space="preserve">was weighted by wet mass and photoperiod, diapause genotype, and diapause phenotype </w:t>
      </w:r>
      <w:r w:rsidR="0063279C">
        <w:rPr>
          <w:color w:val="000000" w:themeColor="text1"/>
        </w:rPr>
        <w:t>were each independent variables used to</w:t>
      </w:r>
      <w:r w:rsidR="003240C8">
        <w:rPr>
          <w:color w:val="000000" w:themeColor="text1"/>
        </w:rPr>
        <w:t xml:space="preserve"> explain the response of CO</w:t>
      </w:r>
      <w:r w:rsidR="003240C8" w:rsidRPr="0063279C">
        <w:rPr>
          <w:color w:val="000000" w:themeColor="text1"/>
          <w:vertAlign w:val="subscript"/>
        </w:rPr>
        <w:t>2</w:t>
      </w:r>
      <w:r w:rsidR="003240C8">
        <w:rPr>
          <w:color w:val="000000" w:themeColor="text1"/>
        </w:rPr>
        <w:t xml:space="preserve"> production</w:t>
      </w:r>
      <w:r w:rsidR="0063279C">
        <w:rPr>
          <w:color w:val="000000" w:themeColor="text1"/>
        </w:rPr>
        <w:t xml:space="preserve"> </w:t>
      </w:r>
      <w:r w:rsidR="0014256A">
        <w:rPr>
          <w:color w:val="000000" w:themeColor="text1"/>
        </w:rPr>
        <w:t xml:space="preserve">(Table </w:t>
      </w:r>
      <w:r w:rsidR="0063279C">
        <w:rPr>
          <w:color w:val="000000" w:themeColor="text1"/>
        </w:rPr>
        <w:t>3-1</w:t>
      </w:r>
      <w:r w:rsidR="0014256A">
        <w:rPr>
          <w:color w:val="000000" w:themeColor="text1"/>
        </w:rPr>
        <w:t>).</w:t>
      </w:r>
    </w:p>
    <w:p w14:paraId="4F25F5C5" w14:textId="163D2A23" w:rsidR="005D29A0" w:rsidRPr="00DD43B4" w:rsidRDefault="00DD43B4" w:rsidP="005D29A0">
      <w:pPr>
        <w:spacing w:line="480" w:lineRule="auto"/>
        <w:ind w:left="-15" w:right="90" w:firstLine="468"/>
        <w:rPr>
          <w:color w:val="000000" w:themeColor="text1"/>
        </w:rPr>
      </w:pPr>
      <w:r w:rsidRPr="00DD43B4">
        <w:rPr>
          <w:color w:val="000000" w:themeColor="text1"/>
        </w:rPr>
        <w:t>In experiment 2, I calculated the day of wandering as the total number of days between eclosion into the final larval instar and the day frass production ended for each sampled larva. Lipid stores were measured in 266 individuals and analyzed using a</w:t>
      </w:r>
      <w:r w:rsidR="000472C3">
        <w:rPr>
          <w:color w:val="000000" w:themeColor="text1"/>
        </w:rPr>
        <w:t xml:space="preserve"> generalized</w:t>
      </w:r>
      <w:r w:rsidRPr="00DD43B4">
        <w:rPr>
          <w:color w:val="000000" w:themeColor="text1"/>
        </w:rPr>
        <w:t xml:space="preserve"> linear mixed effects model. </w:t>
      </w:r>
      <w:r w:rsidR="005D29A0">
        <w:rPr>
          <w:color w:val="000000" w:themeColor="text1"/>
        </w:rPr>
        <w:t>The statistical model to explain lipid mass prior to the onset of diapause included:</w:t>
      </w:r>
      <w:r w:rsidRPr="00DD43B4">
        <w:rPr>
          <w:color w:val="000000" w:themeColor="text1"/>
        </w:rPr>
        <w:t xml:space="preserve"> diapause genotype</w:t>
      </w:r>
      <w:r w:rsidR="009972D1">
        <w:rPr>
          <w:color w:val="000000" w:themeColor="text1"/>
        </w:rPr>
        <w:t xml:space="preserve"> </w:t>
      </w:r>
      <w:r w:rsidRPr="00DD43B4">
        <w:rPr>
          <w:color w:val="000000" w:themeColor="text1"/>
        </w:rPr>
        <w:t>and</w:t>
      </w:r>
      <w:r w:rsidR="009972D1">
        <w:rPr>
          <w:color w:val="000000" w:themeColor="text1"/>
        </w:rPr>
        <w:t xml:space="preserve"> treatment</w:t>
      </w:r>
      <w:r w:rsidRPr="00DD43B4">
        <w:rPr>
          <w:color w:val="000000" w:themeColor="text1"/>
        </w:rPr>
        <w:t xml:space="preserve"> </w:t>
      </w:r>
      <w:r w:rsidR="00AA1215">
        <w:rPr>
          <w:color w:val="000000" w:themeColor="text1"/>
        </w:rPr>
        <w:t>as</w:t>
      </w:r>
      <w:r w:rsidRPr="00DD43B4">
        <w:rPr>
          <w:color w:val="000000" w:themeColor="text1"/>
        </w:rPr>
        <w:t xml:space="preserve"> fixed effects, diapause genotype and treatment </w:t>
      </w:r>
      <w:r w:rsidR="00AA1215">
        <w:rPr>
          <w:color w:val="000000" w:themeColor="text1"/>
        </w:rPr>
        <w:t>as</w:t>
      </w:r>
      <w:r w:rsidR="00AA1215" w:rsidRPr="00DD43B4">
        <w:rPr>
          <w:color w:val="000000" w:themeColor="text1"/>
        </w:rPr>
        <w:t xml:space="preserve"> </w:t>
      </w:r>
      <w:r w:rsidRPr="00DD43B4">
        <w:rPr>
          <w:color w:val="000000" w:themeColor="text1"/>
        </w:rPr>
        <w:t>interacting fixed effects, and lean mass was a covariate</w:t>
      </w:r>
      <w:r w:rsidR="00652767">
        <w:rPr>
          <w:color w:val="000000" w:themeColor="text1"/>
        </w:rPr>
        <w:t xml:space="preserve"> (Table 3-</w:t>
      </w:r>
      <w:r w:rsidR="00206B10">
        <w:rPr>
          <w:color w:val="000000" w:themeColor="text1"/>
        </w:rPr>
        <w:t>2</w:t>
      </w:r>
      <w:r w:rsidR="00652767">
        <w:rPr>
          <w:color w:val="000000" w:themeColor="text1"/>
        </w:rPr>
        <w:t>)</w:t>
      </w:r>
      <w:r w:rsidR="005D29A0">
        <w:rPr>
          <w:color w:val="000000" w:themeColor="text1"/>
        </w:rPr>
        <w:t>.</w:t>
      </w:r>
      <w:r w:rsidR="009972D1">
        <w:rPr>
          <w:color w:val="000000" w:themeColor="text1"/>
        </w:rPr>
        <w:t xml:space="preserve"> </w:t>
      </w:r>
      <w:r w:rsidR="005D29A0">
        <w:rPr>
          <w:color w:val="000000" w:themeColor="text1"/>
        </w:rPr>
        <w:t>The model t</w:t>
      </w:r>
      <w:r w:rsidR="009972D1">
        <w:rPr>
          <w:color w:val="000000" w:themeColor="text1"/>
        </w:rPr>
        <w:t>o explain lipid mass depletion during diapause</w:t>
      </w:r>
      <w:r w:rsidR="005D29A0">
        <w:rPr>
          <w:color w:val="000000" w:themeColor="text1"/>
        </w:rPr>
        <w:t xml:space="preserve"> included:</w:t>
      </w:r>
      <w:r w:rsidR="009972D1">
        <w:rPr>
          <w:color w:val="000000" w:themeColor="text1"/>
        </w:rPr>
        <w:t xml:space="preserve"> </w:t>
      </w:r>
      <w:r w:rsidR="009972D1" w:rsidRPr="00DD43B4">
        <w:rPr>
          <w:color w:val="000000" w:themeColor="text1"/>
        </w:rPr>
        <w:t>diapause genotype</w:t>
      </w:r>
      <w:r w:rsidR="009972D1">
        <w:rPr>
          <w:color w:val="000000" w:themeColor="text1"/>
        </w:rPr>
        <w:t xml:space="preserve"> and sample day </w:t>
      </w:r>
      <w:r w:rsidR="00AA1215">
        <w:rPr>
          <w:color w:val="000000" w:themeColor="text1"/>
        </w:rPr>
        <w:t>as</w:t>
      </w:r>
      <w:r w:rsidR="009972D1" w:rsidRPr="00DD43B4">
        <w:rPr>
          <w:color w:val="000000" w:themeColor="text1"/>
        </w:rPr>
        <w:t xml:space="preserve"> fixed effects, diapause genotype and </w:t>
      </w:r>
      <w:r w:rsidR="009972D1">
        <w:rPr>
          <w:color w:val="000000" w:themeColor="text1"/>
        </w:rPr>
        <w:t>sample day</w:t>
      </w:r>
      <w:r w:rsidR="009972D1" w:rsidRPr="00DD43B4">
        <w:rPr>
          <w:color w:val="000000" w:themeColor="text1"/>
        </w:rPr>
        <w:t xml:space="preserve"> </w:t>
      </w:r>
      <w:r w:rsidR="00AA1215">
        <w:rPr>
          <w:color w:val="000000" w:themeColor="text1"/>
        </w:rPr>
        <w:t>as</w:t>
      </w:r>
      <w:r w:rsidR="009972D1" w:rsidRPr="00DD43B4">
        <w:rPr>
          <w:color w:val="000000" w:themeColor="text1"/>
        </w:rPr>
        <w:t xml:space="preserve"> interacting fixed effects, and lean mass was a covariate</w:t>
      </w:r>
      <w:r w:rsidR="00652767">
        <w:rPr>
          <w:color w:val="000000" w:themeColor="text1"/>
        </w:rPr>
        <w:t xml:space="preserve"> (Table 3-</w:t>
      </w:r>
      <w:r w:rsidR="00206B10">
        <w:rPr>
          <w:color w:val="000000" w:themeColor="text1"/>
        </w:rPr>
        <w:t>3</w:t>
      </w:r>
      <w:r w:rsidR="00652767">
        <w:rPr>
          <w:color w:val="000000" w:themeColor="text1"/>
        </w:rPr>
        <w:t>)</w:t>
      </w:r>
      <w:r w:rsidR="005D29A0">
        <w:rPr>
          <w:color w:val="000000" w:themeColor="text1"/>
        </w:rPr>
        <w:t>.</w:t>
      </w:r>
      <w:r w:rsidRPr="00DD43B4">
        <w:rPr>
          <w:color w:val="000000" w:themeColor="text1"/>
        </w:rPr>
        <w:t xml:space="preserve"> Lean mass was measured in 338 individuals and analyzed using a </w:t>
      </w:r>
      <w:r w:rsidR="005D29A0">
        <w:rPr>
          <w:color w:val="000000" w:themeColor="text1"/>
        </w:rPr>
        <w:t xml:space="preserve">generalized </w:t>
      </w:r>
      <w:r w:rsidRPr="00DD43B4">
        <w:rPr>
          <w:color w:val="000000" w:themeColor="text1"/>
        </w:rPr>
        <w:t>linear mixed effects model. The statistical model</w:t>
      </w:r>
      <w:r w:rsidR="005D29A0">
        <w:rPr>
          <w:color w:val="000000" w:themeColor="text1"/>
        </w:rPr>
        <w:t xml:space="preserve"> to explain lean mass prior to the onset of diapause </w:t>
      </w:r>
      <w:r w:rsidRPr="00DD43B4">
        <w:rPr>
          <w:color w:val="000000" w:themeColor="text1"/>
        </w:rPr>
        <w:t xml:space="preserve">included: diapause genotype and </w:t>
      </w:r>
      <w:r w:rsidR="00AA1215">
        <w:rPr>
          <w:color w:val="000000" w:themeColor="text1"/>
        </w:rPr>
        <w:t>treatment</w:t>
      </w:r>
      <w:r w:rsidR="00AA1215" w:rsidRPr="00DD43B4">
        <w:rPr>
          <w:color w:val="000000" w:themeColor="text1"/>
        </w:rPr>
        <w:t xml:space="preserve"> </w:t>
      </w:r>
      <w:r w:rsidR="00AA1215">
        <w:rPr>
          <w:color w:val="000000" w:themeColor="text1"/>
        </w:rPr>
        <w:t>as</w:t>
      </w:r>
      <w:r w:rsidRPr="00DD43B4">
        <w:rPr>
          <w:color w:val="000000" w:themeColor="text1"/>
        </w:rPr>
        <w:t xml:space="preserve"> fixed effects</w:t>
      </w:r>
      <w:r w:rsidR="00AA1215">
        <w:rPr>
          <w:color w:val="000000" w:themeColor="text1"/>
        </w:rPr>
        <w:t xml:space="preserve"> and </w:t>
      </w:r>
      <w:r w:rsidRPr="00DD43B4">
        <w:rPr>
          <w:color w:val="000000" w:themeColor="text1"/>
        </w:rPr>
        <w:t xml:space="preserve">diapause genotype and </w:t>
      </w:r>
      <w:r w:rsidR="00AA1215">
        <w:rPr>
          <w:color w:val="000000" w:themeColor="text1"/>
        </w:rPr>
        <w:t>treatment</w:t>
      </w:r>
      <w:r w:rsidR="00AA1215" w:rsidRPr="00DD43B4">
        <w:rPr>
          <w:color w:val="000000" w:themeColor="text1"/>
        </w:rPr>
        <w:t xml:space="preserve"> </w:t>
      </w:r>
      <w:r w:rsidR="00AA1215">
        <w:rPr>
          <w:color w:val="000000" w:themeColor="text1"/>
        </w:rPr>
        <w:t>as</w:t>
      </w:r>
      <w:r w:rsidR="00AA1215" w:rsidRPr="00DD43B4">
        <w:rPr>
          <w:color w:val="000000" w:themeColor="text1"/>
        </w:rPr>
        <w:t xml:space="preserve"> </w:t>
      </w:r>
      <w:r w:rsidRPr="00DD43B4">
        <w:rPr>
          <w:color w:val="000000" w:themeColor="text1"/>
        </w:rPr>
        <w:t>interacting fixed effects</w:t>
      </w:r>
      <w:r w:rsidR="00652767">
        <w:rPr>
          <w:color w:val="000000" w:themeColor="text1"/>
        </w:rPr>
        <w:t xml:space="preserve"> (Table 3-</w:t>
      </w:r>
      <w:r w:rsidR="00206B10">
        <w:rPr>
          <w:color w:val="000000" w:themeColor="text1"/>
        </w:rPr>
        <w:t>4</w:t>
      </w:r>
      <w:r w:rsidR="00652767">
        <w:rPr>
          <w:color w:val="000000" w:themeColor="text1"/>
        </w:rPr>
        <w:t>)</w:t>
      </w:r>
      <w:r w:rsidR="00AA1215">
        <w:rPr>
          <w:color w:val="000000" w:themeColor="text1"/>
        </w:rPr>
        <w:t>.</w:t>
      </w:r>
      <w:r w:rsidRPr="00DD43B4">
        <w:rPr>
          <w:color w:val="000000" w:themeColor="text1"/>
        </w:rPr>
        <w:t xml:space="preserve"> </w:t>
      </w:r>
      <w:r w:rsidR="00AA1215">
        <w:rPr>
          <w:color w:val="000000" w:themeColor="text1"/>
        </w:rPr>
        <w:t>The model to explain</w:t>
      </w:r>
      <w:r w:rsidR="005D29A0">
        <w:rPr>
          <w:color w:val="000000" w:themeColor="text1"/>
        </w:rPr>
        <w:t xml:space="preserve"> lean mass</w:t>
      </w:r>
      <w:r w:rsidR="00AA1215">
        <w:rPr>
          <w:color w:val="000000" w:themeColor="text1"/>
        </w:rPr>
        <w:t xml:space="preserve"> </w:t>
      </w:r>
      <w:r w:rsidR="00AA1215">
        <w:rPr>
          <w:color w:val="000000" w:themeColor="text1"/>
        </w:rPr>
        <w:lastRenderedPageBreak/>
        <w:t>depletion</w:t>
      </w:r>
      <w:r w:rsidR="005D29A0">
        <w:rPr>
          <w:color w:val="000000" w:themeColor="text1"/>
        </w:rPr>
        <w:t xml:space="preserve"> during diapause included</w:t>
      </w:r>
      <w:r w:rsidR="00AA1215">
        <w:rPr>
          <w:color w:val="000000" w:themeColor="text1"/>
        </w:rPr>
        <w:t xml:space="preserve">: </w:t>
      </w:r>
      <w:r w:rsidR="00AA1215" w:rsidRPr="00DD43B4">
        <w:rPr>
          <w:color w:val="000000" w:themeColor="text1"/>
        </w:rPr>
        <w:t xml:space="preserve">diapause genotype and </w:t>
      </w:r>
      <w:r w:rsidR="00AA1215">
        <w:rPr>
          <w:color w:val="000000" w:themeColor="text1"/>
        </w:rPr>
        <w:t>sample day</w:t>
      </w:r>
      <w:r w:rsidR="00AA1215" w:rsidRPr="00DD43B4">
        <w:rPr>
          <w:color w:val="000000" w:themeColor="text1"/>
        </w:rPr>
        <w:t xml:space="preserve"> </w:t>
      </w:r>
      <w:r w:rsidR="00AA1215">
        <w:rPr>
          <w:color w:val="000000" w:themeColor="text1"/>
        </w:rPr>
        <w:t>as</w:t>
      </w:r>
      <w:r w:rsidR="00AA1215" w:rsidRPr="00DD43B4">
        <w:rPr>
          <w:color w:val="000000" w:themeColor="text1"/>
        </w:rPr>
        <w:t xml:space="preserve"> fixed effects</w:t>
      </w:r>
      <w:r w:rsidR="00AA1215">
        <w:rPr>
          <w:color w:val="000000" w:themeColor="text1"/>
        </w:rPr>
        <w:t xml:space="preserve"> and </w:t>
      </w:r>
      <w:r w:rsidR="00AA1215" w:rsidRPr="00DD43B4">
        <w:rPr>
          <w:color w:val="000000" w:themeColor="text1"/>
        </w:rPr>
        <w:t xml:space="preserve">diapause genotype and </w:t>
      </w:r>
      <w:r w:rsidR="00AA1215">
        <w:rPr>
          <w:color w:val="000000" w:themeColor="text1"/>
        </w:rPr>
        <w:t>sample day</w:t>
      </w:r>
      <w:r w:rsidR="00AA1215" w:rsidRPr="00DD43B4">
        <w:rPr>
          <w:color w:val="000000" w:themeColor="text1"/>
        </w:rPr>
        <w:t xml:space="preserve"> </w:t>
      </w:r>
      <w:r w:rsidR="00AA1215">
        <w:rPr>
          <w:color w:val="000000" w:themeColor="text1"/>
        </w:rPr>
        <w:t>as</w:t>
      </w:r>
      <w:r w:rsidR="00AA1215" w:rsidRPr="00DD43B4">
        <w:rPr>
          <w:color w:val="000000" w:themeColor="text1"/>
        </w:rPr>
        <w:t xml:space="preserve"> interacting fixed effects</w:t>
      </w:r>
      <w:r w:rsidR="00652767">
        <w:rPr>
          <w:color w:val="000000" w:themeColor="text1"/>
        </w:rPr>
        <w:t xml:space="preserve"> (Table 3-</w:t>
      </w:r>
      <w:r w:rsidR="00206B10">
        <w:rPr>
          <w:color w:val="000000" w:themeColor="text1"/>
        </w:rPr>
        <w:t>5</w:t>
      </w:r>
      <w:r w:rsidR="00652767">
        <w:rPr>
          <w:color w:val="000000" w:themeColor="text1"/>
        </w:rPr>
        <w:t>)</w:t>
      </w:r>
      <w:r w:rsidR="00AA1215">
        <w:rPr>
          <w:color w:val="000000" w:themeColor="text1"/>
        </w:rPr>
        <w:t xml:space="preserve">. </w:t>
      </w:r>
      <w:r w:rsidR="005D29A0" w:rsidRPr="005D29A0">
        <w:rPr>
          <w:color w:val="000000" w:themeColor="text1"/>
        </w:rPr>
        <w:t xml:space="preserve"> </w:t>
      </w:r>
      <w:r w:rsidR="005D29A0" w:rsidRPr="00DD43B4">
        <w:rPr>
          <w:color w:val="000000" w:themeColor="text1"/>
        </w:rPr>
        <w:t xml:space="preserve">Biological cohort was also included in </w:t>
      </w:r>
      <w:r w:rsidR="005D29A0">
        <w:rPr>
          <w:color w:val="000000" w:themeColor="text1"/>
        </w:rPr>
        <w:t>each generalized</w:t>
      </w:r>
      <w:r w:rsidR="005D29A0" w:rsidRPr="00DD43B4">
        <w:rPr>
          <w:color w:val="000000" w:themeColor="text1"/>
        </w:rPr>
        <w:t xml:space="preserve"> linear model as nested within extraction cohort, and extraction cohort was used as a random factor.</w:t>
      </w:r>
    </w:p>
    <w:p w14:paraId="7E525B4F" w14:textId="77777777" w:rsidR="007F6A28" w:rsidRPr="004F09C9" w:rsidRDefault="007F6A28">
      <w:pPr>
        <w:ind w:left="-15" w:right="90" w:firstLine="468"/>
        <w:rPr>
          <w:color w:val="000000" w:themeColor="text1"/>
        </w:rPr>
      </w:pPr>
    </w:p>
    <w:p w14:paraId="3885D03F" w14:textId="77777777" w:rsidR="006F58EA" w:rsidRPr="004F09C9" w:rsidRDefault="00D27C9E">
      <w:pPr>
        <w:tabs>
          <w:tab w:val="center" w:pos="4145"/>
          <w:tab w:val="center" w:pos="4986"/>
        </w:tabs>
        <w:spacing w:after="206" w:line="259" w:lineRule="auto"/>
        <w:ind w:left="0" w:firstLine="0"/>
        <w:rPr>
          <w:color w:val="000000" w:themeColor="text1"/>
        </w:rPr>
      </w:pPr>
      <w:r w:rsidRPr="004F09C9">
        <w:rPr>
          <w:color w:val="000000" w:themeColor="text1"/>
          <w:sz w:val="22"/>
        </w:rPr>
        <w:tab/>
      </w:r>
      <w:r w:rsidRPr="004F09C9">
        <w:rPr>
          <w:color w:val="000000" w:themeColor="text1"/>
        </w:rPr>
        <w:t>3.3</w:t>
      </w:r>
      <w:r w:rsidRPr="004F09C9">
        <w:rPr>
          <w:color w:val="000000" w:themeColor="text1"/>
        </w:rPr>
        <w:tab/>
        <w:t>Results</w:t>
      </w:r>
    </w:p>
    <w:p w14:paraId="0092E61E" w14:textId="77777777" w:rsidR="006F58EA" w:rsidRPr="004F09C9" w:rsidRDefault="00D27C9E" w:rsidP="00CE5B15">
      <w:pPr>
        <w:tabs>
          <w:tab w:val="left" w:pos="1080"/>
          <w:tab w:val="center" w:pos="2694"/>
        </w:tabs>
        <w:spacing w:after="187" w:line="253" w:lineRule="auto"/>
        <w:ind w:left="-15" w:firstLine="0"/>
        <w:rPr>
          <w:color w:val="000000" w:themeColor="text1"/>
        </w:rPr>
      </w:pPr>
      <w:r w:rsidRPr="004F09C9">
        <w:rPr>
          <w:color w:val="000000" w:themeColor="text1"/>
        </w:rPr>
        <w:t>3.3.1</w:t>
      </w:r>
      <w:r w:rsidRPr="004F09C9">
        <w:rPr>
          <w:color w:val="000000" w:themeColor="text1"/>
        </w:rPr>
        <w:tab/>
        <w:t>Experiment 1: Metabolic Activity</w:t>
      </w:r>
    </w:p>
    <w:p w14:paraId="1E92CF96" w14:textId="313A6E30" w:rsidR="00CE5B15" w:rsidRDefault="00DD43B4" w:rsidP="00CE5B15">
      <w:pPr>
        <w:ind w:left="-5" w:firstLine="725"/>
        <w:rPr>
          <w:color w:val="000000" w:themeColor="text1"/>
        </w:rPr>
      </w:pPr>
      <w:r w:rsidRPr="00DD43B4">
        <w:rPr>
          <w:color w:val="000000" w:themeColor="text1"/>
        </w:rPr>
        <w:t xml:space="preserve">Individuals in diapause programming conditions were considered to be in deep diapause if they remained in the larval stage throughout the 30-day post-feeding trial period. Larvae that pupated before the end of the 30-day trial period, but after the last of the non-diapause treatment group, were characterized </w:t>
      </w:r>
      <w:r w:rsidR="001F744C">
        <w:rPr>
          <w:color w:val="000000" w:themeColor="text1"/>
        </w:rPr>
        <w:t xml:space="preserve">being in </w:t>
      </w:r>
      <w:r w:rsidRPr="00DD43B4">
        <w:rPr>
          <w:color w:val="000000" w:themeColor="text1"/>
        </w:rPr>
        <w:t xml:space="preserve">as shallow diapause. </w:t>
      </w:r>
      <w:r w:rsidR="004C310D">
        <w:rPr>
          <w:color w:val="000000" w:themeColor="text1"/>
        </w:rPr>
        <w:t>L</w:t>
      </w:r>
      <w:r w:rsidRPr="00DD43B4">
        <w:rPr>
          <w:color w:val="000000" w:themeColor="text1"/>
        </w:rPr>
        <w:t>ong-diapause genotype larvae responded to diapause programming as expected with deep diapause reported in 100% of individuals. Only 33% of short-diapause genotype larvae stayed in deep diapause while 66.6% showed a shallow diapause response by the end of the 30-day trial period, despite being reared in diapause programming conditions</w:t>
      </w:r>
      <w:r w:rsidR="001F744C">
        <w:rPr>
          <w:color w:val="000000" w:themeColor="text1"/>
        </w:rPr>
        <w:t xml:space="preserve"> (F</w:t>
      </w:r>
      <w:r w:rsidR="00490123">
        <w:rPr>
          <w:color w:val="000000" w:themeColor="text1"/>
        </w:rPr>
        <w:t>ig</w:t>
      </w:r>
      <w:r w:rsidR="001F744C">
        <w:rPr>
          <w:color w:val="000000" w:themeColor="text1"/>
        </w:rPr>
        <w:t>.</w:t>
      </w:r>
      <w:r w:rsidR="00490123">
        <w:rPr>
          <w:color w:val="000000" w:themeColor="text1"/>
        </w:rPr>
        <w:t xml:space="preserve"> </w:t>
      </w:r>
      <w:r w:rsidRPr="00DD43B4">
        <w:rPr>
          <w:color w:val="000000" w:themeColor="text1"/>
        </w:rPr>
        <w:t>3-1</w:t>
      </w:r>
      <w:r w:rsidR="001F744C">
        <w:rPr>
          <w:color w:val="000000" w:themeColor="text1"/>
        </w:rPr>
        <w:t>)</w:t>
      </w:r>
      <w:r w:rsidRPr="00DD43B4">
        <w:rPr>
          <w:color w:val="000000" w:themeColor="text1"/>
        </w:rPr>
        <w:t xml:space="preserve">. </w:t>
      </w:r>
    </w:p>
    <w:p w14:paraId="1B9ECA3D" w14:textId="2803BA1A" w:rsidR="004C310D" w:rsidRDefault="00DD43B4" w:rsidP="00CE5B15">
      <w:pPr>
        <w:ind w:left="-5" w:firstLine="725"/>
        <w:rPr>
          <w:color w:val="000000" w:themeColor="text1"/>
        </w:rPr>
      </w:pPr>
      <w:r w:rsidRPr="00DD43B4">
        <w:rPr>
          <w:color w:val="000000" w:themeColor="text1"/>
        </w:rPr>
        <w:t>In an effort to separate shallow from deep diapausing individuals within the short-diapause strain</w:t>
      </w:r>
      <w:r w:rsidR="001F744C">
        <w:rPr>
          <w:color w:val="000000" w:themeColor="text1"/>
        </w:rPr>
        <w:t xml:space="preserve"> by size</w:t>
      </w:r>
      <w:r w:rsidRPr="00DD43B4">
        <w:rPr>
          <w:color w:val="000000" w:themeColor="text1"/>
        </w:rPr>
        <w:t>, wet mass was tracked in individuals from each diapause genotype and treatment starting on the day larvae eclosed into the final larval instar. On the day wet mass peaked, differences in the timing and the accumulation of wet mass between non-diapause larvae in the long-day treatment, as well as deep-diapause larvae and shallow-diapause larvae in the short-day treatment were compared.  In the non-diapause treatment</w:t>
      </w:r>
      <w:commentRangeStart w:id="19"/>
      <w:r w:rsidR="00A32000">
        <w:rPr>
          <w:color w:val="000000" w:themeColor="text1"/>
        </w:rPr>
        <w:t xml:space="preserve"> </w:t>
      </w:r>
      <w:commentRangeEnd w:id="19"/>
      <w:r w:rsidR="004C310D">
        <w:rPr>
          <w:rStyle w:val="CommentReference"/>
        </w:rPr>
        <w:commentReference w:id="19"/>
      </w:r>
      <w:r w:rsidRPr="00DD43B4">
        <w:rPr>
          <w:color w:val="000000" w:themeColor="text1"/>
        </w:rPr>
        <w:t>, long-diapause genotype individuals peaked in mass on day 5 and short-diapause genotype larvae peaked in mass on day 3</w:t>
      </w:r>
      <w:r w:rsidR="001F744C">
        <w:rPr>
          <w:color w:val="000000" w:themeColor="text1"/>
        </w:rPr>
        <w:t xml:space="preserve"> (Fig. 3-4A)</w:t>
      </w:r>
      <w:r w:rsidRPr="00DD43B4">
        <w:rPr>
          <w:color w:val="000000" w:themeColor="text1"/>
        </w:rPr>
        <w:t xml:space="preserve">. In diapause-programming conditions, mass peaked in long-diapause genotype larvae on day 9 and short-diapause genotype larvae </w:t>
      </w:r>
      <w:commentRangeStart w:id="20"/>
      <w:r w:rsidRPr="00DD43B4">
        <w:rPr>
          <w:color w:val="000000" w:themeColor="text1"/>
        </w:rPr>
        <w:t>peaked in mass on day 6</w:t>
      </w:r>
      <w:r w:rsidR="0094006B">
        <w:rPr>
          <w:color w:val="000000" w:themeColor="text1"/>
        </w:rPr>
        <w:t xml:space="preserve"> (Fig. 3-4B)</w:t>
      </w:r>
      <w:r w:rsidRPr="00DD43B4">
        <w:rPr>
          <w:color w:val="000000" w:themeColor="text1"/>
        </w:rPr>
        <w:t xml:space="preserve">. </w:t>
      </w:r>
      <w:commentRangeEnd w:id="20"/>
      <w:r w:rsidR="004C310D">
        <w:rPr>
          <w:rStyle w:val="CommentReference"/>
        </w:rPr>
        <w:commentReference w:id="20"/>
      </w:r>
    </w:p>
    <w:p w14:paraId="5048B9D6" w14:textId="77777777" w:rsidR="004C310D" w:rsidRDefault="004C310D" w:rsidP="00CE5B15">
      <w:pPr>
        <w:ind w:left="-5" w:firstLine="725"/>
        <w:rPr>
          <w:color w:val="000000" w:themeColor="text1"/>
        </w:rPr>
      </w:pPr>
    </w:p>
    <w:p w14:paraId="4F78806E" w14:textId="13B0D53E" w:rsidR="00A221E4" w:rsidRDefault="00CF1B1E" w:rsidP="00DD34A5">
      <w:pPr>
        <w:ind w:left="-5" w:firstLine="725"/>
        <w:rPr>
          <w:color w:val="000000" w:themeColor="text1"/>
        </w:rPr>
      </w:pPr>
      <w:r>
        <w:rPr>
          <w:color w:val="000000" w:themeColor="text1"/>
        </w:rPr>
        <w:lastRenderedPageBreak/>
        <w:t>Comparisons of CO</w:t>
      </w:r>
      <w:r w:rsidRPr="00DD34A5">
        <w:rPr>
          <w:color w:val="000000" w:themeColor="text1"/>
          <w:vertAlign w:val="subscript"/>
        </w:rPr>
        <w:t>2</w:t>
      </w:r>
      <w:r>
        <w:rPr>
          <w:color w:val="000000" w:themeColor="text1"/>
        </w:rPr>
        <w:t xml:space="preserve"> production occurred on the day wet mass peaked within each treatment and the CO</w:t>
      </w:r>
      <w:r w:rsidRPr="00DD34A5">
        <w:rPr>
          <w:color w:val="000000" w:themeColor="text1"/>
          <w:vertAlign w:val="subscript"/>
        </w:rPr>
        <w:t>2</w:t>
      </w:r>
      <w:r>
        <w:rPr>
          <w:color w:val="000000" w:themeColor="text1"/>
        </w:rPr>
        <w:t xml:space="preserve"> estimate for each larva was weighted by wet mass.</w:t>
      </w:r>
      <w:ins w:id="21" w:author="Brown,James T" w:date="2019-02-03T16:28:00Z">
        <w:r w:rsidR="00BF42BE">
          <w:rPr>
            <w:color w:val="000000" w:themeColor="text1"/>
          </w:rPr>
          <w:t xml:space="preserve"> </w:t>
        </w:r>
      </w:ins>
      <w:ins w:id="22" w:author="Brown,James T" w:date="2019-02-03T16:32:00Z">
        <w:r w:rsidR="003C04C1">
          <w:rPr>
            <w:color w:val="000000" w:themeColor="text1"/>
          </w:rPr>
          <w:t>L</w:t>
        </w:r>
      </w:ins>
      <w:ins w:id="23" w:author="Brown,James T" w:date="2019-02-03T16:30:00Z">
        <w:r w:rsidR="003C04C1">
          <w:rPr>
            <w:color w:val="000000" w:themeColor="text1"/>
          </w:rPr>
          <w:t>arvae in experiment 1 were not assayed for wandering day</w:t>
        </w:r>
      </w:ins>
      <w:ins w:id="24" w:author="Brown,James T" w:date="2019-02-03T16:33:00Z">
        <w:r w:rsidR="003C04C1">
          <w:rPr>
            <w:color w:val="000000" w:themeColor="text1"/>
          </w:rPr>
          <w:t>.</w:t>
        </w:r>
      </w:ins>
      <w:ins w:id="25" w:author="Brown,James T" w:date="2019-02-03T16:34:00Z">
        <w:r w:rsidR="003C04C1">
          <w:rPr>
            <w:color w:val="000000" w:themeColor="text1"/>
          </w:rPr>
          <w:t xml:space="preserve"> </w:t>
        </w:r>
      </w:ins>
      <w:ins w:id="26" w:author="Brown,James T" w:date="2019-02-04T07:26:00Z">
        <w:r w:rsidR="00DF0903">
          <w:rPr>
            <w:color w:val="000000" w:themeColor="text1"/>
          </w:rPr>
          <w:t xml:space="preserve"> </w:t>
        </w:r>
        <w:r w:rsidR="00451DDE">
          <w:rPr>
            <w:color w:val="000000" w:themeColor="text1"/>
          </w:rPr>
          <w:t xml:space="preserve"> </w:t>
        </w:r>
      </w:ins>
      <w:bookmarkStart w:id="27" w:name="_GoBack"/>
      <w:bookmarkEnd w:id="27"/>
      <w:r w:rsidR="00247503">
        <w:rPr>
          <w:color w:val="000000" w:themeColor="text1"/>
        </w:rPr>
        <w:t>Within each treatment</w:t>
      </w:r>
      <w:r w:rsidR="00DA0DAB">
        <w:rPr>
          <w:color w:val="000000" w:themeColor="text1"/>
        </w:rPr>
        <w:t xml:space="preserve">, </w:t>
      </w:r>
      <w:r w:rsidR="00EE093B">
        <w:rPr>
          <w:color w:val="000000" w:themeColor="text1"/>
        </w:rPr>
        <w:t>the day wet mass peaked (Fig. 3-5A) and CO</w:t>
      </w:r>
      <w:r w:rsidR="00EE093B" w:rsidRPr="00DD34A5">
        <w:rPr>
          <w:color w:val="000000" w:themeColor="text1"/>
          <w:vertAlign w:val="subscript"/>
        </w:rPr>
        <w:t>2</w:t>
      </w:r>
      <w:r w:rsidR="00EE093B">
        <w:rPr>
          <w:color w:val="000000" w:themeColor="text1"/>
        </w:rPr>
        <w:t xml:space="preserve"> production </w:t>
      </w:r>
      <w:r w:rsidR="00EE093B">
        <w:rPr>
          <w:color w:val="000000" w:themeColor="text1"/>
        </w:rPr>
        <w:t>(3-5B)</w:t>
      </w:r>
      <w:r w:rsidR="00EE093B">
        <w:rPr>
          <w:color w:val="000000" w:themeColor="text1"/>
        </w:rPr>
        <w:t xml:space="preserve"> was compared </w:t>
      </w:r>
      <w:r w:rsidR="00DA0DAB">
        <w:rPr>
          <w:color w:val="000000" w:themeColor="text1"/>
        </w:rPr>
        <w:t xml:space="preserve">between </w:t>
      </w:r>
      <w:r w:rsidR="00247503">
        <w:rPr>
          <w:color w:val="000000" w:themeColor="text1"/>
        </w:rPr>
        <w:t>long-diapause genotype and short-diapause genotype individual</w:t>
      </w:r>
      <w:r w:rsidR="00EE093B">
        <w:rPr>
          <w:color w:val="000000" w:themeColor="text1"/>
        </w:rPr>
        <w:t xml:space="preserve">s to capture the </w:t>
      </w:r>
      <w:ins w:id="28" w:author="Brown,James T" w:date="2019-02-03T16:03:00Z">
        <w:r w:rsidR="00DD34A5">
          <w:rPr>
            <w:color w:val="000000" w:themeColor="text1"/>
          </w:rPr>
          <w:t>e</w:t>
        </w:r>
      </w:ins>
      <w:r w:rsidR="00EE093B">
        <w:rPr>
          <w:color w:val="000000" w:themeColor="text1"/>
        </w:rPr>
        <w:t>ffect of photoperiod on metabolic activity</w:t>
      </w:r>
      <w:r w:rsidR="00DA0DAB">
        <w:rPr>
          <w:color w:val="000000" w:themeColor="text1"/>
        </w:rPr>
        <w:t xml:space="preserve">. </w:t>
      </w:r>
      <w:r w:rsidR="00560914">
        <w:rPr>
          <w:color w:val="000000" w:themeColor="text1"/>
        </w:rPr>
        <w:t>I found long-diapause</w:t>
      </w:r>
      <w:r w:rsidR="00560914" w:rsidRPr="00DD43B4">
        <w:rPr>
          <w:color w:val="000000" w:themeColor="text1"/>
        </w:rPr>
        <w:t xml:space="preserve"> individuals </w:t>
      </w:r>
      <w:r w:rsidR="00560914">
        <w:rPr>
          <w:color w:val="000000" w:themeColor="text1"/>
        </w:rPr>
        <w:t>produced less</w:t>
      </w:r>
      <w:r w:rsidR="00560914" w:rsidRPr="00DD43B4">
        <w:rPr>
          <w:color w:val="000000" w:themeColor="text1"/>
        </w:rPr>
        <w:t xml:space="preserve"> CO</w:t>
      </w:r>
      <w:r w:rsidR="00560914" w:rsidRPr="00DD43B4">
        <w:rPr>
          <w:color w:val="000000" w:themeColor="text1"/>
          <w:vertAlign w:val="subscript"/>
        </w:rPr>
        <w:t>2</w:t>
      </w:r>
      <w:r w:rsidR="00560914" w:rsidRPr="00DD43B4">
        <w:rPr>
          <w:color w:val="000000" w:themeColor="text1"/>
        </w:rPr>
        <w:t xml:space="preserve"> than short-diapause larva</w:t>
      </w:r>
      <w:r w:rsidR="00560914">
        <w:rPr>
          <w:color w:val="000000" w:themeColor="text1"/>
        </w:rPr>
        <w:t xml:space="preserve">e, </w:t>
      </w:r>
      <w:commentRangeStart w:id="29"/>
      <w:r w:rsidR="00560914">
        <w:rPr>
          <w:rStyle w:val="CommentReference"/>
        </w:rPr>
        <w:commentReference w:id="30"/>
      </w:r>
      <w:commentRangeEnd w:id="29"/>
      <w:r w:rsidR="00560914">
        <w:rPr>
          <w:rStyle w:val="CommentReference"/>
        </w:rPr>
        <w:commentReference w:id="29"/>
      </w:r>
      <w:r w:rsidR="00560914" w:rsidRPr="00DD43B4">
        <w:rPr>
          <w:color w:val="000000" w:themeColor="text1"/>
        </w:rPr>
        <w:t>regardless of rearing conditions</w:t>
      </w:r>
      <w:r w:rsidR="00560914">
        <w:rPr>
          <w:color w:val="000000" w:themeColor="text1"/>
        </w:rPr>
        <w:t xml:space="preserve"> </w:t>
      </w:r>
      <w:r w:rsidR="00560914" w:rsidRPr="00DD43B4">
        <w:rPr>
          <w:color w:val="000000" w:themeColor="text1"/>
        </w:rPr>
        <w:t xml:space="preserve">(diapause programming: t-value=-5.51, </w:t>
      </w:r>
      <w:proofErr w:type="spellStart"/>
      <w:r w:rsidR="00560914" w:rsidRPr="00DD43B4">
        <w:rPr>
          <w:color w:val="000000" w:themeColor="text1"/>
        </w:rPr>
        <w:t>Df</w:t>
      </w:r>
      <w:proofErr w:type="spellEnd"/>
      <w:r w:rsidR="00560914" w:rsidRPr="00DD43B4">
        <w:rPr>
          <w:color w:val="000000" w:themeColor="text1"/>
        </w:rPr>
        <w:t xml:space="preserve">=26, p-value&lt;0.000; non-diapause: t-value=-3.74, </w:t>
      </w:r>
      <w:proofErr w:type="spellStart"/>
      <w:r w:rsidR="00560914" w:rsidRPr="00DD43B4">
        <w:rPr>
          <w:color w:val="000000" w:themeColor="text1"/>
        </w:rPr>
        <w:t>Df</w:t>
      </w:r>
      <w:proofErr w:type="spellEnd"/>
      <w:r w:rsidR="00560914" w:rsidRPr="00DD43B4">
        <w:rPr>
          <w:color w:val="000000" w:themeColor="text1"/>
        </w:rPr>
        <w:t>=47,p-value&lt;0.001)</w:t>
      </w:r>
      <w:r w:rsidR="00560914">
        <w:rPr>
          <w:color w:val="000000" w:themeColor="text1"/>
        </w:rPr>
        <w:t xml:space="preserve"> (Table 3-1A and 3-1B)</w:t>
      </w:r>
      <w:r w:rsidR="00560914" w:rsidRPr="00DD43B4">
        <w:rPr>
          <w:color w:val="000000" w:themeColor="text1"/>
        </w:rPr>
        <w:t xml:space="preserve">. </w:t>
      </w:r>
      <w:r w:rsidR="00A221E4">
        <w:rPr>
          <w:color w:val="000000" w:themeColor="text1"/>
        </w:rPr>
        <w:t>W</w:t>
      </w:r>
      <w:r w:rsidR="00A221E4" w:rsidRPr="00DD43B4">
        <w:rPr>
          <w:color w:val="000000" w:themeColor="text1"/>
        </w:rPr>
        <w:t>ithin each strain,</w:t>
      </w:r>
      <w:r w:rsidR="00EE093B">
        <w:rPr>
          <w:color w:val="000000" w:themeColor="text1"/>
        </w:rPr>
        <w:t xml:space="preserve"> the day wet mass peaked (Fig. 3-6A) and</w:t>
      </w:r>
      <w:r w:rsidR="00A221E4" w:rsidRPr="00DD43B4">
        <w:rPr>
          <w:color w:val="000000" w:themeColor="text1"/>
        </w:rPr>
        <w:t xml:space="preserve"> CO</w:t>
      </w:r>
      <w:r w:rsidR="00A221E4" w:rsidRPr="00DD43B4">
        <w:rPr>
          <w:color w:val="000000" w:themeColor="text1"/>
          <w:vertAlign w:val="subscript"/>
        </w:rPr>
        <w:t>2</w:t>
      </w:r>
      <w:r w:rsidR="00A221E4" w:rsidRPr="00DD43B4">
        <w:rPr>
          <w:color w:val="000000" w:themeColor="text1"/>
        </w:rPr>
        <w:t xml:space="preserve"> production of diapause-programmed individuals </w:t>
      </w:r>
      <w:r w:rsidR="00A221E4">
        <w:rPr>
          <w:color w:val="000000" w:themeColor="text1"/>
        </w:rPr>
        <w:t xml:space="preserve">was compared </w:t>
      </w:r>
      <w:r w:rsidR="00A221E4" w:rsidRPr="00DD43B4">
        <w:rPr>
          <w:color w:val="000000" w:themeColor="text1"/>
        </w:rPr>
        <w:t>to non-diapause individuals</w:t>
      </w:r>
      <w:r w:rsidR="00EE093B">
        <w:rPr>
          <w:color w:val="000000" w:themeColor="text1"/>
        </w:rPr>
        <w:t xml:space="preserve"> </w:t>
      </w:r>
      <w:r w:rsidR="00EE093B">
        <w:rPr>
          <w:color w:val="000000" w:themeColor="text1"/>
        </w:rPr>
        <w:t>(Fig. 3-6B)</w:t>
      </w:r>
      <w:r w:rsidR="00A221E4" w:rsidRPr="00DD43B4">
        <w:rPr>
          <w:color w:val="000000" w:themeColor="text1"/>
        </w:rPr>
        <w:t xml:space="preserve"> to capture the relationship between photoperiod and metabolic activity</w:t>
      </w:r>
      <w:r w:rsidR="00EE093B">
        <w:rPr>
          <w:color w:val="000000" w:themeColor="text1"/>
        </w:rPr>
        <w:t xml:space="preserve"> within each strain</w:t>
      </w:r>
      <w:r w:rsidR="00A221E4" w:rsidRPr="00DD43B4">
        <w:rPr>
          <w:color w:val="000000" w:themeColor="text1"/>
        </w:rPr>
        <w:t>.</w:t>
      </w:r>
      <w:r w:rsidR="00A221E4">
        <w:rPr>
          <w:color w:val="000000" w:themeColor="text1"/>
        </w:rPr>
        <w:t xml:space="preserve"> </w:t>
      </w:r>
      <w:r w:rsidR="002C7438">
        <w:rPr>
          <w:color w:val="000000" w:themeColor="text1"/>
        </w:rPr>
        <w:t>Regardless of diapause genotype, d</w:t>
      </w:r>
      <w:r w:rsidR="00E36B65">
        <w:rPr>
          <w:color w:val="000000" w:themeColor="text1"/>
        </w:rPr>
        <w:t xml:space="preserve">iapause-programmed </w:t>
      </w:r>
      <w:r w:rsidR="00DD43B4" w:rsidRPr="00DD43B4">
        <w:rPr>
          <w:color w:val="000000" w:themeColor="text1"/>
        </w:rPr>
        <w:t>individuals produce</w:t>
      </w:r>
      <w:r w:rsidR="00E36B65">
        <w:rPr>
          <w:color w:val="000000" w:themeColor="text1"/>
        </w:rPr>
        <w:t>d</w:t>
      </w:r>
      <w:r w:rsidR="00DD43B4" w:rsidRPr="00DD43B4">
        <w:rPr>
          <w:color w:val="000000" w:themeColor="text1"/>
        </w:rPr>
        <w:t xml:space="preserve"> significantly less CO</w:t>
      </w:r>
      <w:r w:rsidR="00DD43B4" w:rsidRPr="00DD43B4">
        <w:rPr>
          <w:color w:val="000000" w:themeColor="text1"/>
          <w:vertAlign w:val="subscript"/>
        </w:rPr>
        <w:t>2</w:t>
      </w:r>
      <w:r w:rsidR="00DD43B4" w:rsidRPr="00DD43B4">
        <w:rPr>
          <w:color w:val="000000" w:themeColor="text1"/>
        </w:rPr>
        <w:t xml:space="preserve"> </w:t>
      </w:r>
      <w:r w:rsidR="00E36B65">
        <w:rPr>
          <w:color w:val="000000" w:themeColor="text1"/>
        </w:rPr>
        <w:t>than</w:t>
      </w:r>
      <w:r w:rsidR="00DD43B4" w:rsidRPr="00DD43B4">
        <w:rPr>
          <w:color w:val="000000" w:themeColor="text1"/>
        </w:rPr>
        <w:t xml:space="preserve"> their non-diapause counterparts</w:t>
      </w:r>
      <w:r w:rsidR="00E36B65">
        <w:rPr>
          <w:color w:val="000000" w:themeColor="text1"/>
        </w:rPr>
        <w:t xml:space="preserve"> </w:t>
      </w:r>
      <w:r w:rsidR="00DD43B4" w:rsidRPr="00DD43B4">
        <w:rPr>
          <w:color w:val="000000" w:themeColor="text1"/>
        </w:rPr>
        <w:t xml:space="preserve">(long-diapause genotype: t-value=4.50, </w:t>
      </w:r>
      <w:proofErr w:type="spellStart"/>
      <w:r w:rsidR="00DD43B4" w:rsidRPr="00DD43B4">
        <w:rPr>
          <w:color w:val="000000" w:themeColor="text1"/>
        </w:rPr>
        <w:t>Df</w:t>
      </w:r>
      <w:proofErr w:type="spellEnd"/>
      <w:r w:rsidR="00DD43B4" w:rsidRPr="00DD43B4">
        <w:rPr>
          <w:color w:val="000000" w:themeColor="text1"/>
        </w:rPr>
        <w:t xml:space="preserve">=30, p-value&lt;0.000; short-diapause genotype: t-value=5.00, </w:t>
      </w:r>
      <w:proofErr w:type="spellStart"/>
      <w:r w:rsidR="00DD43B4" w:rsidRPr="00DD43B4">
        <w:rPr>
          <w:color w:val="000000" w:themeColor="text1"/>
        </w:rPr>
        <w:t>Df</w:t>
      </w:r>
      <w:proofErr w:type="spellEnd"/>
      <w:r w:rsidR="00DD43B4" w:rsidRPr="00DD43B4">
        <w:rPr>
          <w:color w:val="000000" w:themeColor="text1"/>
        </w:rPr>
        <w:t>=43, p-value&lt;0.000)</w:t>
      </w:r>
      <w:r w:rsidR="00A32000">
        <w:rPr>
          <w:color w:val="000000" w:themeColor="text1"/>
        </w:rPr>
        <w:t xml:space="preserve"> </w:t>
      </w:r>
      <w:r w:rsidR="00DB113A">
        <w:rPr>
          <w:color w:val="000000" w:themeColor="text1"/>
        </w:rPr>
        <w:t>(T</w:t>
      </w:r>
      <w:r w:rsidR="00A32000">
        <w:rPr>
          <w:color w:val="000000" w:themeColor="text1"/>
        </w:rPr>
        <w:t xml:space="preserve">ables </w:t>
      </w:r>
      <w:r w:rsidR="00DD43B4" w:rsidRPr="00DD43B4">
        <w:rPr>
          <w:color w:val="000000" w:themeColor="text1"/>
        </w:rPr>
        <w:t>3-1C</w:t>
      </w:r>
      <w:r w:rsidR="00A32000">
        <w:rPr>
          <w:color w:val="000000" w:themeColor="text1"/>
        </w:rPr>
        <w:t xml:space="preserve"> and </w:t>
      </w:r>
      <w:r w:rsidR="00DD43B4" w:rsidRPr="00DD43B4">
        <w:rPr>
          <w:color w:val="000000" w:themeColor="text1"/>
        </w:rPr>
        <w:t>3-1D</w:t>
      </w:r>
      <w:r w:rsidR="00DB113A">
        <w:rPr>
          <w:color w:val="000000" w:themeColor="text1"/>
        </w:rPr>
        <w:t>)</w:t>
      </w:r>
      <w:r w:rsidR="00DD43B4" w:rsidRPr="00DD43B4">
        <w:rPr>
          <w:color w:val="000000" w:themeColor="text1"/>
        </w:rPr>
        <w:t xml:space="preserve">. </w:t>
      </w:r>
      <w:commentRangeStart w:id="31"/>
      <w:commentRangeStart w:id="32"/>
      <w:r w:rsidR="00A221E4" w:rsidRPr="00DD43B4">
        <w:rPr>
          <w:color w:val="000000" w:themeColor="text1"/>
        </w:rPr>
        <w:t xml:space="preserve">Finally, </w:t>
      </w:r>
      <w:r w:rsidR="00A221E4">
        <w:rPr>
          <w:color w:val="000000" w:themeColor="text1"/>
        </w:rPr>
        <w:t>among diapause-programmed individuals with</w:t>
      </w:r>
      <w:r w:rsidR="00A221E4" w:rsidRPr="00DD43B4">
        <w:rPr>
          <w:color w:val="000000" w:themeColor="text1"/>
        </w:rPr>
        <w:t xml:space="preserve"> the short-diapause genotype</w:t>
      </w:r>
      <w:r w:rsidR="00A221E4">
        <w:rPr>
          <w:color w:val="000000" w:themeColor="text1"/>
        </w:rPr>
        <w:t xml:space="preserve"> the day wet mass peaked (Fig. 3-7A) and </w:t>
      </w:r>
      <w:r w:rsidR="00A221E4" w:rsidRPr="00DD43B4">
        <w:rPr>
          <w:color w:val="000000" w:themeColor="text1"/>
        </w:rPr>
        <w:t>CO</w:t>
      </w:r>
      <w:r w:rsidR="00A221E4" w:rsidRPr="00DD43B4">
        <w:rPr>
          <w:color w:val="000000" w:themeColor="text1"/>
          <w:vertAlign w:val="subscript"/>
        </w:rPr>
        <w:t>2</w:t>
      </w:r>
      <w:r w:rsidR="00A221E4" w:rsidRPr="00DD43B4">
        <w:rPr>
          <w:color w:val="000000" w:themeColor="text1"/>
        </w:rPr>
        <w:t xml:space="preserve"> production </w:t>
      </w:r>
      <w:r w:rsidR="00A221E4">
        <w:rPr>
          <w:color w:val="000000" w:themeColor="text1"/>
        </w:rPr>
        <w:t xml:space="preserve">was </w:t>
      </w:r>
      <w:r w:rsidR="00A221E4" w:rsidRPr="00DD43B4">
        <w:rPr>
          <w:color w:val="000000" w:themeColor="text1"/>
        </w:rPr>
        <w:t>compared between shallow-diapause larvae and deep-diapause</w:t>
      </w:r>
      <w:r w:rsidR="00A221E4">
        <w:rPr>
          <w:color w:val="000000" w:themeColor="text1"/>
        </w:rPr>
        <w:t xml:space="preserve"> (Fig. 3-7B)</w:t>
      </w:r>
      <w:r w:rsidR="00DD34A5">
        <w:rPr>
          <w:color w:val="000000" w:themeColor="text1"/>
        </w:rPr>
        <w:t xml:space="preserve"> to determine the difference in metabolic activity between diapause phenotypes</w:t>
      </w:r>
      <w:r w:rsidR="00A221E4" w:rsidRPr="00DD43B4">
        <w:rPr>
          <w:color w:val="000000" w:themeColor="text1"/>
        </w:rPr>
        <w:t xml:space="preserve">. </w:t>
      </w:r>
      <w:r w:rsidR="00E3506E">
        <w:rPr>
          <w:color w:val="000000" w:themeColor="text1"/>
        </w:rPr>
        <w:t xml:space="preserve">Using </w:t>
      </w:r>
      <w:r w:rsidR="00A221E4" w:rsidRPr="00DD43B4">
        <w:rPr>
          <w:color w:val="000000" w:themeColor="text1"/>
        </w:rPr>
        <w:t>CO</w:t>
      </w:r>
      <w:r w:rsidR="00A221E4" w:rsidRPr="00DD43B4">
        <w:rPr>
          <w:color w:val="000000" w:themeColor="text1"/>
          <w:vertAlign w:val="subscript"/>
        </w:rPr>
        <w:t>2</w:t>
      </w:r>
      <w:r w:rsidR="00A221E4" w:rsidRPr="00DD43B4">
        <w:rPr>
          <w:color w:val="000000" w:themeColor="text1"/>
        </w:rPr>
        <w:t xml:space="preserve"> production </w:t>
      </w:r>
      <w:r w:rsidR="00E3506E">
        <w:rPr>
          <w:color w:val="000000" w:themeColor="text1"/>
        </w:rPr>
        <w:t xml:space="preserve">to discriminate between </w:t>
      </w:r>
      <w:r w:rsidR="00A221E4" w:rsidRPr="00DD43B4">
        <w:rPr>
          <w:color w:val="000000" w:themeColor="text1"/>
        </w:rPr>
        <w:t>shallow-diapause individuals and deep-diapause individuals</w:t>
      </w:r>
      <w:r w:rsidR="00E3506E">
        <w:rPr>
          <w:color w:val="000000" w:themeColor="text1"/>
        </w:rPr>
        <w:t xml:space="preserve"> was not possible because there was no significant between the two phenotypes</w:t>
      </w:r>
      <w:r w:rsidR="00E5235D">
        <w:rPr>
          <w:color w:val="000000" w:themeColor="text1"/>
        </w:rPr>
        <w:t xml:space="preserve"> </w:t>
      </w:r>
      <w:r w:rsidR="00E5235D" w:rsidRPr="00DD43B4">
        <w:rPr>
          <w:color w:val="000000" w:themeColor="text1"/>
        </w:rPr>
        <w:t xml:space="preserve">(t-value=-1.03, </w:t>
      </w:r>
      <w:proofErr w:type="spellStart"/>
      <w:r w:rsidR="00E5235D" w:rsidRPr="00DD43B4">
        <w:rPr>
          <w:color w:val="000000" w:themeColor="text1"/>
        </w:rPr>
        <w:t>Df</w:t>
      </w:r>
      <w:proofErr w:type="spellEnd"/>
      <w:r w:rsidR="00E5235D" w:rsidRPr="00DD43B4">
        <w:rPr>
          <w:color w:val="000000" w:themeColor="text1"/>
        </w:rPr>
        <w:t>=14, p-value=0.319)</w:t>
      </w:r>
      <w:r w:rsidR="00E5235D">
        <w:rPr>
          <w:color w:val="000000" w:themeColor="text1"/>
        </w:rPr>
        <w:t xml:space="preserve"> (Table 3-1E)</w:t>
      </w:r>
      <w:r w:rsidR="00E5235D">
        <w:rPr>
          <w:color w:val="000000" w:themeColor="text1"/>
        </w:rPr>
        <w:t xml:space="preserve">. </w:t>
      </w:r>
      <w:commentRangeEnd w:id="31"/>
      <w:r w:rsidR="00A221E4">
        <w:rPr>
          <w:rStyle w:val="CommentReference"/>
        </w:rPr>
        <w:commentReference w:id="31"/>
      </w:r>
      <w:commentRangeEnd w:id="32"/>
      <w:r w:rsidR="00E3506E">
        <w:rPr>
          <w:rStyle w:val="CommentReference"/>
        </w:rPr>
        <w:commentReference w:id="32"/>
      </w:r>
      <w:r w:rsidR="00A221E4" w:rsidRPr="00345E06">
        <w:rPr>
          <w:color w:val="000000" w:themeColor="text1"/>
        </w:rPr>
        <w:t xml:space="preserve"> </w:t>
      </w:r>
    </w:p>
    <w:p w14:paraId="5534ED16" w14:textId="101F067A" w:rsidR="00AC406C" w:rsidRDefault="00AC406C" w:rsidP="00AC406C">
      <w:pPr>
        <w:ind w:left="-5" w:firstLine="0"/>
        <w:rPr>
          <w:color w:val="000000" w:themeColor="text1"/>
        </w:rPr>
      </w:pPr>
    </w:p>
    <w:p w14:paraId="43B2D2C9" w14:textId="77777777" w:rsidR="006F58EA" w:rsidRPr="004F09C9" w:rsidRDefault="00D27C9E" w:rsidP="00DD34A5">
      <w:pPr>
        <w:tabs>
          <w:tab w:val="left" w:pos="1080"/>
          <w:tab w:val="center" w:pos="2404"/>
        </w:tabs>
        <w:spacing w:after="187" w:line="253" w:lineRule="auto"/>
        <w:ind w:left="0" w:firstLine="0"/>
        <w:rPr>
          <w:color w:val="000000" w:themeColor="text1"/>
        </w:rPr>
      </w:pPr>
      <w:r w:rsidRPr="004F09C9">
        <w:rPr>
          <w:color w:val="000000" w:themeColor="text1"/>
        </w:rPr>
        <w:t>3.3.2</w:t>
      </w:r>
      <w:r w:rsidR="00CE5B15">
        <w:rPr>
          <w:color w:val="000000" w:themeColor="text1"/>
        </w:rPr>
        <w:t xml:space="preserve">     </w:t>
      </w:r>
      <w:r w:rsidRPr="004F09C9">
        <w:rPr>
          <w:color w:val="000000" w:themeColor="text1"/>
        </w:rPr>
        <w:tab/>
      </w:r>
      <w:r w:rsidR="00CE5B15">
        <w:rPr>
          <w:color w:val="000000" w:themeColor="text1"/>
        </w:rPr>
        <w:t xml:space="preserve">  </w:t>
      </w:r>
      <w:r w:rsidRPr="004F09C9">
        <w:rPr>
          <w:color w:val="000000" w:themeColor="text1"/>
        </w:rPr>
        <w:t>Experiment 2: Stored Lipids</w:t>
      </w:r>
      <w:r w:rsidR="00DD43B4">
        <w:rPr>
          <w:color w:val="000000" w:themeColor="text1"/>
        </w:rPr>
        <w:t xml:space="preserve"> and Lean Mass</w:t>
      </w:r>
    </w:p>
    <w:p w14:paraId="3E4D4EB3" w14:textId="77A4E2CF" w:rsidR="00DD43B4" w:rsidRPr="00DD43B4" w:rsidRDefault="00DD43B4" w:rsidP="00CE5B15">
      <w:pPr>
        <w:spacing w:line="480" w:lineRule="auto"/>
        <w:ind w:left="-15" w:right="90" w:firstLine="468"/>
        <w:rPr>
          <w:color w:val="000000" w:themeColor="text1"/>
        </w:rPr>
      </w:pPr>
      <w:r w:rsidRPr="00DD43B4">
        <w:rPr>
          <w:color w:val="000000" w:themeColor="text1"/>
        </w:rPr>
        <w:t xml:space="preserve">The termination of feeding in European corn borers occurs at the end of the final larval instar and signifies the onset of the wandering stage. Wandering was calculated as the number of days needed to </w:t>
      </w:r>
      <w:r w:rsidR="009F6006">
        <w:rPr>
          <w:color w:val="000000" w:themeColor="text1"/>
        </w:rPr>
        <w:t>terminate feeding</w:t>
      </w:r>
      <w:r w:rsidRPr="00DD43B4">
        <w:rPr>
          <w:color w:val="000000" w:themeColor="text1"/>
        </w:rPr>
        <w:t xml:space="preserve"> after eclosion into the final larval instar. In non-diapause conditions wandering began on day 6 (</w:t>
      </w:r>
      <w:r w:rsidR="00DB113A">
        <w:rPr>
          <w:color w:val="000000" w:themeColor="text1"/>
        </w:rPr>
        <w:t>F</w:t>
      </w:r>
      <w:r w:rsidR="00A32000">
        <w:rPr>
          <w:color w:val="000000" w:themeColor="text1"/>
        </w:rPr>
        <w:t>i</w:t>
      </w:r>
      <w:r w:rsidR="00DB113A">
        <w:rPr>
          <w:color w:val="000000" w:themeColor="text1"/>
        </w:rPr>
        <w:t>g.</w:t>
      </w:r>
      <w:r w:rsidR="00A32000">
        <w:rPr>
          <w:color w:val="000000" w:themeColor="text1"/>
        </w:rPr>
        <w:t xml:space="preserve"> </w:t>
      </w:r>
      <w:r w:rsidRPr="00DD43B4">
        <w:rPr>
          <w:color w:val="000000" w:themeColor="text1"/>
        </w:rPr>
        <w:t>3-3A) and on day 10 in diapause-programming conditions (</w:t>
      </w:r>
      <w:r w:rsidR="00DB113A">
        <w:rPr>
          <w:color w:val="000000" w:themeColor="text1"/>
        </w:rPr>
        <w:t>F</w:t>
      </w:r>
      <w:r w:rsidR="00A32000">
        <w:rPr>
          <w:color w:val="000000" w:themeColor="text1"/>
        </w:rPr>
        <w:t>i</w:t>
      </w:r>
      <w:r w:rsidR="00DB113A">
        <w:rPr>
          <w:color w:val="000000" w:themeColor="text1"/>
        </w:rPr>
        <w:t>g.</w:t>
      </w:r>
      <w:r w:rsidR="00A32000">
        <w:rPr>
          <w:color w:val="000000" w:themeColor="text1"/>
        </w:rPr>
        <w:t xml:space="preserve"> </w:t>
      </w:r>
      <w:r w:rsidRPr="00DD43B4">
        <w:rPr>
          <w:color w:val="000000" w:themeColor="text1"/>
        </w:rPr>
        <w:t xml:space="preserve">3-3B) regardless of diapause </w:t>
      </w:r>
      <w:commentRangeStart w:id="33"/>
      <w:r w:rsidRPr="00DD43B4">
        <w:rPr>
          <w:color w:val="000000" w:themeColor="text1"/>
        </w:rPr>
        <w:t>genotype.</w:t>
      </w:r>
      <w:commentRangeEnd w:id="33"/>
      <w:r w:rsidR="009F6006">
        <w:rPr>
          <w:rStyle w:val="CommentReference"/>
        </w:rPr>
        <w:commentReference w:id="33"/>
      </w:r>
    </w:p>
    <w:p w14:paraId="36D0EF29" w14:textId="15E870B3" w:rsidR="00DD43B4" w:rsidRPr="00DD43B4" w:rsidRDefault="00DD43B4" w:rsidP="00CE5B15">
      <w:pPr>
        <w:spacing w:line="480" w:lineRule="auto"/>
        <w:ind w:left="-15" w:right="90" w:firstLine="468"/>
        <w:rPr>
          <w:color w:val="000000" w:themeColor="text1"/>
        </w:rPr>
      </w:pPr>
      <w:r w:rsidRPr="00DD43B4">
        <w:rPr>
          <w:color w:val="000000" w:themeColor="text1"/>
        </w:rPr>
        <w:lastRenderedPageBreak/>
        <w:t xml:space="preserve">On the first day of the last larval instar, diapause-programmed larvae had accumulated larger lipid stores compared to their non-diapausing counterparts </w:t>
      </w:r>
      <w:r w:rsidR="00952DBE">
        <w:rPr>
          <w:color w:val="000000" w:themeColor="text1"/>
        </w:rPr>
        <w:t xml:space="preserve">in both genotypes, but there was no genotype-specific difference on day one </w:t>
      </w:r>
      <w:r w:rsidRPr="00DD43B4">
        <w:rPr>
          <w:color w:val="000000" w:themeColor="text1"/>
        </w:rPr>
        <w:t>(t value=</w:t>
      </w:r>
      <w:r w:rsidR="00047032">
        <w:rPr>
          <w:color w:val="000000" w:themeColor="text1"/>
        </w:rPr>
        <w:t xml:space="preserve"> </w:t>
      </w:r>
      <w:r w:rsidRPr="00DD43B4">
        <w:rPr>
          <w:color w:val="000000" w:themeColor="text1"/>
        </w:rPr>
        <w:t xml:space="preserve">-2.73, </w:t>
      </w:r>
      <w:proofErr w:type="spellStart"/>
      <w:r w:rsidRPr="00DD43B4">
        <w:rPr>
          <w:color w:val="000000" w:themeColor="text1"/>
        </w:rPr>
        <w:t>Df</w:t>
      </w:r>
      <w:proofErr w:type="spellEnd"/>
      <w:r w:rsidRPr="00DD43B4">
        <w:rPr>
          <w:color w:val="000000" w:themeColor="text1"/>
        </w:rPr>
        <w:t>=</w:t>
      </w:r>
      <w:r w:rsidR="00047032">
        <w:rPr>
          <w:color w:val="000000" w:themeColor="text1"/>
        </w:rPr>
        <w:t xml:space="preserve"> </w:t>
      </w:r>
      <w:r w:rsidRPr="00DD43B4">
        <w:rPr>
          <w:color w:val="000000" w:themeColor="text1"/>
        </w:rPr>
        <w:t>75.9, p-value=</w:t>
      </w:r>
      <w:r w:rsidR="00047032">
        <w:rPr>
          <w:color w:val="000000" w:themeColor="text1"/>
        </w:rPr>
        <w:t xml:space="preserve"> </w:t>
      </w:r>
      <w:r w:rsidRPr="00DD43B4">
        <w:rPr>
          <w:color w:val="000000" w:themeColor="text1"/>
        </w:rPr>
        <w:t>0.008</w:t>
      </w:r>
      <w:r w:rsidR="009F6006">
        <w:rPr>
          <w:color w:val="000000" w:themeColor="text1"/>
        </w:rPr>
        <w:t>,</w:t>
      </w:r>
      <w:r w:rsidR="00A32000">
        <w:rPr>
          <w:color w:val="000000" w:themeColor="text1"/>
        </w:rPr>
        <w:t xml:space="preserve"> </w:t>
      </w:r>
      <w:r w:rsidR="00DB113A">
        <w:rPr>
          <w:color w:val="000000" w:themeColor="text1"/>
        </w:rPr>
        <w:t>(T</w:t>
      </w:r>
      <w:r w:rsidR="00A32000">
        <w:rPr>
          <w:color w:val="000000" w:themeColor="text1"/>
        </w:rPr>
        <w:t>able 3-5A</w:t>
      </w:r>
      <w:r w:rsidR="009F6006">
        <w:rPr>
          <w:color w:val="000000" w:themeColor="text1"/>
        </w:rPr>
        <w:t>)</w:t>
      </w:r>
      <w:r w:rsidRPr="00DD43B4">
        <w:rPr>
          <w:color w:val="000000" w:themeColor="text1"/>
        </w:rPr>
        <w:t>. Lean mass on the first day of the final larval instar was not different between the two genotypes regardless of rearing conditions (t-value=</w:t>
      </w:r>
      <w:r w:rsidR="006B3D7A">
        <w:rPr>
          <w:color w:val="000000" w:themeColor="text1"/>
        </w:rPr>
        <w:t xml:space="preserve"> </w:t>
      </w:r>
      <w:r w:rsidRPr="00DD43B4">
        <w:rPr>
          <w:color w:val="000000" w:themeColor="text1"/>
        </w:rPr>
        <w:t xml:space="preserve">2.03, </w:t>
      </w:r>
      <w:proofErr w:type="spellStart"/>
      <w:r w:rsidRPr="00DD43B4">
        <w:rPr>
          <w:color w:val="000000" w:themeColor="text1"/>
        </w:rPr>
        <w:t>Df</w:t>
      </w:r>
      <w:proofErr w:type="spellEnd"/>
      <w:r w:rsidRPr="00DD43B4">
        <w:rPr>
          <w:color w:val="000000" w:themeColor="text1"/>
        </w:rPr>
        <w:t>=</w:t>
      </w:r>
      <w:r w:rsidR="006B3D7A">
        <w:rPr>
          <w:color w:val="000000" w:themeColor="text1"/>
        </w:rPr>
        <w:t xml:space="preserve"> </w:t>
      </w:r>
      <w:r w:rsidRPr="00DD43B4">
        <w:rPr>
          <w:color w:val="000000" w:themeColor="text1"/>
        </w:rPr>
        <w:t>5.9, p-value=</w:t>
      </w:r>
      <w:r w:rsidR="006B3D7A">
        <w:rPr>
          <w:color w:val="000000" w:themeColor="text1"/>
        </w:rPr>
        <w:t xml:space="preserve"> </w:t>
      </w:r>
      <w:r w:rsidRPr="00DD43B4">
        <w:rPr>
          <w:color w:val="000000" w:themeColor="text1"/>
        </w:rPr>
        <w:t>0.089)</w:t>
      </w:r>
      <w:r w:rsidR="006B3D7A">
        <w:rPr>
          <w:color w:val="000000" w:themeColor="text1"/>
        </w:rPr>
        <w:t xml:space="preserve"> </w:t>
      </w:r>
      <w:r w:rsidR="00DB113A">
        <w:rPr>
          <w:color w:val="000000" w:themeColor="text1"/>
        </w:rPr>
        <w:t>(T</w:t>
      </w:r>
      <w:r w:rsidR="006B3D7A">
        <w:rPr>
          <w:color w:val="000000" w:themeColor="text1"/>
        </w:rPr>
        <w:t xml:space="preserve">able </w:t>
      </w:r>
      <w:r w:rsidRPr="00DD43B4">
        <w:rPr>
          <w:color w:val="000000" w:themeColor="text1"/>
        </w:rPr>
        <w:t>3-3A</w:t>
      </w:r>
      <w:r w:rsidR="00DB113A">
        <w:rPr>
          <w:color w:val="000000" w:themeColor="text1"/>
        </w:rPr>
        <w:t>)</w:t>
      </w:r>
      <w:r w:rsidRPr="00DD43B4">
        <w:rPr>
          <w:color w:val="000000" w:themeColor="text1"/>
        </w:rPr>
        <w:t>. Similarities in lean mass and lipid mass accumulation at the start of the final larval instar suggest that the two contrasting diapause genotypes begin th</w:t>
      </w:r>
      <w:r w:rsidR="00952DBE">
        <w:rPr>
          <w:color w:val="000000" w:themeColor="text1"/>
        </w:rPr>
        <w:t>e</w:t>
      </w:r>
      <w:r w:rsidRPr="00DD43B4">
        <w:rPr>
          <w:color w:val="000000" w:themeColor="text1"/>
        </w:rPr>
        <w:t xml:space="preserve"> final larval instar with the same amount of stored nutrition.</w:t>
      </w:r>
    </w:p>
    <w:p w14:paraId="0873D256" w14:textId="4D03DD7B" w:rsidR="00DD43B4" w:rsidRPr="00DD43B4" w:rsidRDefault="00DD43B4" w:rsidP="00CE5B15">
      <w:pPr>
        <w:spacing w:line="480" w:lineRule="auto"/>
        <w:ind w:left="-15" w:right="90" w:firstLine="468"/>
        <w:rPr>
          <w:color w:val="000000" w:themeColor="text1"/>
        </w:rPr>
      </w:pPr>
      <w:r w:rsidRPr="00DD43B4">
        <w:rPr>
          <w:color w:val="000000" w:themeColor="text1"/>
        </w:rPr>
        <w:t xml:space="preserve">Once larvae reached the wandering stage, increases in lean mass accumulation and lipid stores were both clearly associated with diapause programming and diapause genotype. </w:t>
      </w:r>
      <w:r w:rsidR="006B3D7A">
        <w:rPr>
          <w:color w:val="000000" w:themeColor="text1"/>
        </w:rPr>
        <w:t>On the wandering day, l</w:t>
      </w:r>
      <w:r w:rsidRPr="00DD43B4">
        <w:rPr>
          <w:color w:val="000000" w:themeColor="text1"/>
        </w:rPr>
        <w:t>arvae</w:t>
      </w:r>
      <w:r w:rsidR="006B3D7A">
        <w:rPr>
          <w:color w:val="000000" w:themeColor="text1"/>
        </w:rPr>
        <w:t xml:space="preserve"> with the long-diapause genotype and larvae with the short-diapause genotype</w:t>
      </w:r>
      <w:r w:rsidRPr="00DD43B4">
        <w:rPr>
          <w:color w:val="000000" w:themeColor="text1"/>
        </w:rPr>
        <w:t xml:space="preserve"> in diapause-programming conditions accumulated more lean mass and stored more fat than their counterparts in non-diapause conditions</w:t>
      </w:r>
      <w:r w:rsidR="006B3D7A">
        <w:rPr>
          <w:color w:val="000000" w:themeColor="text1"/>
        </w:rPr>
        <w:t xml:space="preserve"> </w:t>
      </w:r>
      <w:r w:rsidRPr="00DD43B4">
        <w:rPr>
          <w:color w:val="000000" w:themeColor="text1"/>
        </w:rPr>
        <w:t>(lean mass: t-value=</w:t>
      </w:r>
      <w:r w:rsidR="006B3D7A">
        <w:rPr>
          <w:color w:val="000000" w:themeColor="text1"/>
        </w:rPr>
        <w:t xml:space="preserve"> </w:t>
      </w:r>
      <w:r w:rsidRPr="00DD43B4">
        <w:rPr>
          <w:color w:val="000000" w:themeColor="text1"/>
        </w:rPr>
        <w:t xml:space="preserve">-9.70, </w:t>
      </w:r>
      <w:proofErr w:type="spellStart"/>
      <w:r w:rsidRPr="00DD43B4">
        <w:rPr>
          <w:color w:val="000000" w:themeColor="text1"/>
        </w:rPr>
        <w:t>Df</w:t>
      </w:r>
      <w:proofErr w:type="spellEnd"/>
      <w:r w:rsidRPr="00DD43B4">
        <w:rPr>
          <w:color w:val="000000" w:themeColor="text1"/>
        </w:rPr>
        <w:t>=133.3, p-value&lt;</w:t>
      </w:r>
      <w:r w:rsidR="006B3D7A">
        <w:rPr>
          <w:color w:val="000000" w:themeColor="text1"/>
        </w:rPr>
        <w:t xml:space="preserve"> </w:t>
      </w:r>
      <w:r w:rsidRPr="00DD43B4">
        <w:rPr>
          <w:color w:val="000000" w:themeColor="text1"/>
        </w:rPr>
        <w:t>0.000; lipid mass: t-value=</w:t>
      </w:r>
      <w:r w:rsidR="006B3D7A">
        <w:rPr>
          <w:color w:val="000000" w:themeColor="text1"/>
        </w:rPr>
        <w:t xml:space="preserve"> </w:t>
      </w:r>
      <w:r w:rsidRPr="00DD43B4">
        <w:rPr>
          <w:color w:val="000000" w:themeColor="text1"/>
        </w:rPr>
        <w:t xml:space="preserve">-10.23, </w:t>
      </w:r>
      <w:proofErr w:type="spellStart"/>
      <w:r w:rsidRPr="00DD43B4">
        <w:rPr>
          <w:color w:val="000000" w:themeColor="text1"/>
        </w:rPr>
        <w:t>Df</w:t>
      </w:r>
      <w:proofErr w:type="spellEnd"/>
      <w:r w:rsidRPr="00DD43B4">
        <w:rPr>
          <w:color w:val="000000" w:themeColor="text1"/>
        </w:rPr>
        <w:t>=</w:t>
      </w:r>
      <w:r w:rsidR="006B3D7A">
        <w:rPr>
          <w:color w:val="000000" w:themeColor="text1"/>
        </w:rPr>
        <w:t xml:space="preserve"> </w:t>
      </w:r>
      <w:r w:rsidRPr="00DD43B4">
        <w:rPr>
          <w:color w:val="000000" w:themeColor="text1"/>
        </w:rPr>
        <w:t>191.6, p-value&lt;</w:t>
      </w:r>
      <w:r w:rsidR="006B3D7A">
        <w:rPr>
          <w:color w:val="000000" w:themeColor="text1"/>
        </w:rPr>
        <w:t xml:space="preserve"> </w:t>
      </w:r>
      <w:r w:rsidRPr="00DD43B4">
        <w:rPr>
          <w:color w:val="000000" w:themeColor="text1"/>
        </w:rPr>
        <w:t>0.000)</w:t>
      </w:r>
      <w:r w:rsidR="006B3D7A">
        <w:rPr>
          <w:color w:val="000000" w:themeColor="text1"/>
        </w:rPr>
        <w:t xml:space="preserve"> </w:t>
      </w:r>
      <w:r w:rsidR="00DB113A">
        <w:rPr>
          <w:color w:val="000000" w:themeColor="text1"/>
        </w:rPr>
        <w:t>(F</w:t>
      </w:r>
      <w:r w:rsidR="00047032">
        <w:rPr>
          <w:color w:val="000000" w:themeColor="text1"/>
        </w:rPr>
        <w:t>ig 3-8</w:t>
      </w:r>
      <w:r w:rsidR="00DB113A">
        <w:rPr>
          <w:color w:val="000000" w:themeColor="text1"/>
        </w:rPr>
        <w:t>) (T</w:t>
      </w:r>
      <w:r w:rsidR="006B3D7A">
        <w:rPr>
          <w:color w:val="000000" w:themeColor="text1"/>
        </w:rPr>
        <w:t>able</w:t>
      </w:r>
      <w:r w:rsidRPr="00DD43B4">
        <w:rPr>
          <w:color w:val="000000" w:themeColor="text1"/>
        </w:rPr>
        <w:t xml:space="preserve"> 3-3B</w:t>
      </w:r>
      <w:r w:rsidR="00A32000">
        <w:rPr>
          <w:color w:val="000000" w:themeColor="text1"/>
        </w:rPr>
        <w:t xml:space="preserve"> and </w:t>
      </w:r>
      <w:r w:rsidRPr="00DD43B4">
        <w:rPr>
          <w:color w:val="000000" w:themeColor="text1"/>
        </w:rPr>
        <w:t>3-5B</w:t>
      </w:r>
      <w:r w:rsidR="00DB113A">
        <w:rPr>
          <w:color w:val="000000" w:themeColor="text1"/>
        </w:rPr>
        <w:t>)</w:t>
      </w:r>
      <w:r w:rsidRPr="00DD43B4">
        <w:rPr>
          <w:color w:val="000000" w:themeColor="text1"/>
        </w:rPr>
        <w:t>. Additionally, long-diapause individuals in diapause-programming and</w:t>
      </w:r>
      <w:r w:rsidR="00047032">
        <w:rPr>
          <w:color w:val="000000" w:themeColor="text1"/>
        </w:rPr>
        <w:t xml:space="preserve"> </w:t>
      </w:r>
      <w:r w:rsidRPr="00DD43B4">
        <w:rPr>
          <w:color w:val="000000" w:themeColor="text1"/>
        </w:rPr>
        <w:t>non-diapause conditions had greater lean mass and bigger fat stores compared to short-diapause genotype individuals</w:t>
      </w:r>
      <w:r w:rsidR="00047032">
        <w:rPr>
          <w:color w:val="000000" w:themeColor="text1"/>
        </w:rPr>
        <w:t xml:space="preserve"> in those same conditions</w:t>
      </w:r>
      <w:r w:rsidRPr="00DD43B4">
        <w:rPr>
          <w:color w:val="000000" w:themeColor="text1"/>
        </w:rPr>
        <w:t xml:space="preserve"> (lean mass:</w:t>
      </w:r>
      <w:r w:rsidR="00047032">
        <w:rPr>
          <w:color w:val="000000" w:themeColor="text1"/>
        </w:rPr>
        <w:t xml:space="preserve"> </w:t>
      </w:r>
      <w:r w:rsidRPr="00DD43B4">
        <w:rPr>
          <w:color w:val="000000" w:themeColor="text1"/>
        </w:rPr>
        <w:t>t-value=</w:t>
      </w:r>
      <w:r w:rsidR="00047032">
        <w:rPr>
          <w:color w:val="000000" w:themeColor="text1"/>
        </w:rPr>
        <w:t xml:space="preserve"> </w:t>
      </w:r>
      <w:r w:rsidRPr="00DD43B4">
        <w:rPr>
          <w:color w:val="000000" w:themeColor="text1"/>
        </w:rPr>
        <w:t>6.85,Df=</w:t>
      </w:r>
      <w:r w:rsidR="00047032">
        <w:rPr>
          <w:color w:val="000000" w:themeColor="text1"/>
        </w:rPr>
        <w:t xml:space="preserve"> </w:t>
      </w:r>
      <w:r w:rsidRPr="00DD43B4">
        <w:rPr>
          <w:color w:val="000000" w:themeColor="text1"/>
        </w:rPr>
        <w:t>10.9, p-value&lt;</w:t>
      </w:r>
      <w:r w:rsidR="00047032">
        <w:rPr>
          <w:color w:val="000000" w:themeColor="text1"/>
        </w:rPr>
        <w:t xml:space="preserve"> </w:t>
      </w:r>
      <w:r w:rsidRPr="00DD43B4">
        <w:rPr>
          <w:color w:val="000000" w:themeColor="text1"/>
        </w:rPr>
        <w:t>0.000; lipid mass: t-value=</w:t>
      </w:r>
      <w:r w:rsidR="00047032">
        <w:rPr>
          <w:color w:val="000000" w:themeColor="text1"/>
        </w:rPr>
        <w:t xml:space="preserve"> </w:t>
      </w:r>
      <w:r w:rsidRPr="00DD43B4">
        <w:rPr>
          <w:color w:val="000000" w:themeColor="text1"/>
        </w:rPr>
        <w:t>4.08, DF=</w:t>
      </w:r>
      <w:r w:rsidR="00047032">
        <w:rPr>
          <w:color w:val="000000" w:themeColor="text1"/>
        </w:rPr>
        <w:t xml:space="preserve"> </w:t>
      </w:r>
      <w:r w:rsidRPr="00DD43B4">
        <w:rPr>
          <w:color w:val="000000" w:themeColor="text1"/>
        </w:rPr>
        <w:t>186.8,p-value</w:t>
      </w:r>
      <w:r w:rsidR="00047032">
        <w:rPr>
          <w:color w:val="000000" w:themeColor="text1"/>
        </w:rPr>
        <w:t xml:space="preserve"> </w:t>
      </w:r>
      <w:r w:rsidRPr="00DD43B4">
        <w:rPr>
          <w:color w:val="000000" w:themeColor="text1"/>
        </w:rPr>
        <w:t xml:space="preserve">&lt;0.000) </w:t>
      </w:r>
      <w:r w:rsidR="00DB113A">
        <w:rPr>
          <w:color w:val="000000" w:themeColor="text1"/>
        </w:rPr>
        <w:t>(Fig.</w:t>
      </w:r>
      <w:r w:rsidR="00047032">
        <w:rPr>
          <w:color w:val="000000" w:themeColor="text1"/>
        </w:rPr>
        <w:t xml:space="preserve"> </w:t>
      </w:r>
      <w:r w:rsidRPr="00DD43B4">
        <w:rPr>
          <w:color w:val="000000" w:themeColor="text1"/>
        </w:rPr>
        <w:t>3-8</w:t>
      </w:r>
      <w:r w:rsidR="00DB113A">
        <w:rPr>
          <w:color w:val="000000" w:themeColor="text1"/>
        </w:rPr>
        <w:t>)</w:t>
      </w:r>
      <w:r w:rsidR="00047032">
        <w:rPr>
          <w:color w:val="000000" w:themeColor="text1"/>
        </w:rPr>
        <w:t xml:space="preserve"> </w:t>
      </w:r>
      <w:r w:rsidR="00DB113A">
        <w:rPr>
          <w:color w:val="000000" w:themeColor="text1"/>
        </w:rPr>
        <w:t>(T</w:t>
      </w:r>
      <w:r w:rsidR="00047032">
        <w:rPr>
          <w:color w:val="000000" w:themeColor="text1"/>
        </w:rPr>
        <w:t xml:space="preserve">able </w:t>
      </w:r>
      <w:r w:rsidRPr="00DD43B4">
        <w:rPr>
          <w:color w:val="000000" w:themeColor="text1"/>
        </w:rPr>
        <w:t>3-3</w:t>
      </w:r>
      <w:r w:rsidR="00DB113A">
        <w:rPr>
          <w:color w:val="000000" w:themeColor="text1"/>
        </w:rPr>
        <w:t xml:space="preserve">B </w:t>
      </w:r>
      <w:r w:rsidR="00A32000">
        <w:rPr>
          <w:color w:val="000000" w:themeColor="text1"/>
        </w:rPr>
        <w:t xml:space="preserve">and </w:t>
      </w:r>
      <w:r w:rsidRPr="00DD43B4">
        <w:rPr>
          <w:color w:val="000000" w:themeColor="text1"/>
        </w:rPr>
        <w:t>3-5B</w:t>
      </w:r>
      <w:r w:rsidR="00DB113A">
        <w:rPr>
          <w:color w:val="000000" w:themeColor="text1"/>
        </w:rPr>
        <w:t>)</w:t>
      </w:r>
      <w:r w:rsidRPr="00DD43B4">
        <w:rPr>
          <w:color w:val="000000" w:themeColor="text1"/>
        </w:rPr>
        <w:t>.</w:t>
      </w:r>
    </w:p>
    <w:p w14:paraId="5E58E9EF" w14:textId="7C0B21EA" w:rsidR="007F6A28" w:rsidRDefault="00DD43B4" w:rsidP="00CE5B15">
      <w:pPr>
        <w:spacing w:line="480" w:lineRule="auto"/>
        <w:ind w:left="-15" w:right="90" w:firstLine="468"/>
        <w:rPr>
          <w:color w:val="000000" w:themeColor="text1"/>
        </w:rPr>
      </w:pPr>
      <w:r w:rsidRPr="00DD43B4">
        <w:rPr>
          <w:color w:val="000000" w:themeColor="text1"/>
        </w:rPr>
        <w:t xml:space="preserve">To assess whether the long-diapause and short-diapause genotypes differed in utilization of their nutrient stores during diapause, fat stores and lean mass were also measured in diapause-programmed larvae 15, 20, and 30 days after the onset of diapause </w:t>
      </w:r>
      <w:r w:rsidR="00DB113A">
        <w:rPr>
          <w:color w:val="000000" w:themeColor="text1"/>
        </w:rPr>
        <w:t xml:space="preserve">(Fig. </w:t>
      </w:r>
      <w:r w:rsidRPr="00DD43B4">
        <w:rPr>
          <w:color w:val="000000" w:themeColor="text1"/>
        </w:rPr>
        <w:t>3-9</w:t>
      </w:r>
      <w:r w:rsidR="00DB113A">
        <w:rPr>
          <w:color w:val="000000" w:themeColor="text1"/>
        </w:rPr>
        <w:t>)</w:t>
      </w:r>
      <w:r w:rsidRPr="00DD43B4">
        <w:rPr>
          <w:color w:val="000000" w:themeColor="text1"/>
        </w:rPr>
        <w:t xml:space="preserve">. Long-diapause individuals had significantly more lean mass at the onset of diapause than short-diapause larvae (t-value=2.45, </w:t>
      </w:r>
      <w:proofErr w:type="spellStart"/>
      <w:r w:rsidRPr="00DD43B4">
        <w:rPr>
          <w:color w:val="000000" w:themeColor="text1"/>
        </w:rPr>
        <w:t>Df</w:t>
      </w:r>
      <w:proofErr w:type="spellEnd"/>
      <w:r w:rsidRPr="00DD43B4">
        <w:rPr>
          <w:color w:val="000000" w:themeColor="text1"/>
        </w:rPr>
        <w:t xml:space="preserve">=10.7, p- value=0.033) </w:t>
      </w:r>
      <w:r w:rsidR="00DB113A">
        <w:rPr>
          <w:color w:val="000000" w:themeColor="text1"/>
        </w:rPr>
        <w:t xml:space="preserve">(Table </w:t>
      </w:r>
      <w:r w:rsidRPr="00DD43B4">
        <w:rPr>
          <w:color w:val="000000" w:themeColor="text1"/>
        </w:rPr>
        <w:t>3-7A</w:t>
      </w:r>
      <w:r w:rsidR="00DB113A">
        <w:rPr>
          <w:color w:val="000000" w:themeColor="text1"/>
        </w:rPr>
        <w:t>)</w:t>
      </w:r>
      <w:r w:rsidRPr="00DD43B4">
        <w:rPr>
          <w:color w:val="000000" w:themeColor="text1"/>
        </w:rPr>
        <w:t xml:space="preserve">. Long-diapause genotype </w:t>
      </w:r>
      <w:r w:rsidRPr="00DD43B4">
        <w:rPr>
          <w:color w:val="000000" w:themeColor="text1"/>
        </w:rPr>
        <w:lastRenderedPageBreak/>
        <w:t xml:space="preserve">individuals also had larger fat stores at the onset of diapause than short-diapause larvae (t-value=4.74, </w:t>
      </w:r>
      <w:proofErr w:type="spellStart"/>
      <w:r w:rsidRPr="00DD43B4">
        <w:rPr>
          <w:color w:val="000000" w:themeColor="text1"/>
        </w:rPr>
        <w:t>Df</w:t>
      </w:r>
      <w:proofErr w:type="spellEnd"/>
      <w:r w:rsidRPr="00DD43B4">
        <w:rPr>
          <w:color w:val="000000" w:themeColor="text1"/>
        </w:rPr>
        <w:t xml:space="preserve">=16.7, p-value=0.0002) </w:t>
      </w:r>
      <w:r w:rsidR="00DB113A">
        <w:rPr>
          <w:color w:val="000000" w:themeColor="text1"/>
        </w:rPr>
        <w:t xml:space="preserve">(Table </w:t>
      </w:r>
      <w:r w:rsidRPr="00DD43B4">
        <w:rPr>
          <w:color w:val="000000" w:themeColor="text1"/>
        </w:rPr>
        <w:t>3-9A</w:t>
      </w:r>
      <w:r w:rsidR="00DB113A">
        <w:rPr>
          <w:color w:val="000000" w:themeColor="text1"/>
        </w:rPr>
        <w:t>)</w:t>
      </w:r>
      <w:r w:rsidRPr="00DD43B4">
        <w:rPr>
          <w:color w:val="000000" w:themeColor="text1"/>
        </w:rPr>
        <w:t>. However, within each diapause genotype</w:t>
      </w:r>
      <w:r w:rsidR="00952DBE">
        <w:rPr>
          <w:color w:val="000000" w:themeColor="text1"/>
        </w:rPr>
        <w:t>,</w:t>
      </w:r>
      <w:r w:rsidRPr="00DD43B4">
        <w:rPr>
          <w:color w:val="000000" w:themeColor="text1"/>
        </w:rPr>
        <w:t xml:space="preserve"> lean mass</w:t>
      </w:r>
      <w:r w:rsidR="00A32000">
        <w:rPr>
          <w:color w:val="000000" w:themeColor="text1"/>
        </w:rPr>
        <w:t xml:space="preserve"> (</w:t>
      </w:r>
      <w:r w:rsidR="0094006B">
        <w:rPr>
          <w:color w:val="000000" w:themeColor="text1"/>
        </w:rPr>
        <w:t>T</w:t>
      </w:r>
      <w:r w:rsidR="00A32000">
        <w:rPr>
          <w:color w:val="000000" w:themeColor="text1"/>
        </w:rPr>
        <w:t>able 3-7B</w:t>
      </w:r>
      <w:r w:rsidR="008E6E23">
        <w:rPr>
          <w:color w:val="000000" w:themeColor="text1"/>
        </w:rPr>
        <w:t xml:space="preserve"> and 3-7C</w:t>
      </w:r>
      <w:r w:rsidR="00A32000">
        <w:rPr>
          <w:color w:val="000000" w:themeColor="text1"/>
        </w:rPr>
        <w:t>)</w:t>
      </w:r>
      <w:r w:rsidRPr="00DD43B4">
        <w:rPr>
          <w:color w:val="000000" w:themeColor="text1"/>
        </w:rPr>
        <w:t xml:space="preserve"> and fat stores</w:t>
      </w:r>
      <w:r w:rsidR="00A32000">
        <w:rPr>
          <w:color w:val="000000" w:themeColor="text1"/>
        </w:rPr>
        <w:t xml:space="preserve"> (</w:t>
      </w:r>
      <w:r w:rsidR="0094006B">
        <w:rPr>
          <w:color w:val="000000" w:themeColor="text1"/>
        </w:rPr>
        <w:t>T</w:t>
      </w:r>
      <w:r w:rsidR="00A32000">
        <w:rPr>
          <w:color w:val="000000" w:themeColor="text1"/>
        </w:rPr>
        <w:t>able 3-9B</w:t>
      </w:r>
      <w:r w:rsidR="008E6E23">
        <w:rPr>
          <w:color w:val="000000" w:themeColor="text1"/>
        </w:rPr>
        <w:t xml:space="preserve"> and 3-9C</w:t>
      </w:r>
      <w:r w:rsidR="00A32000">
        <w:rPr>
          <w:color w:val="000000" w:themeColor="text1"/>
        </w:rPr>
        <w:t>)</w:t>
      </w:r>
      <w:r w:rsidRPr="00DD43B4">
        <w:rPr>
          <w:color w:val="000000" w:themeColor="text1"/>
        </w:rPr>
        <w:t xml:space="preserve"> did not significantly decline during diapause</w:t>
      </w:r>
      <w:r w:rsidR="008E6E23">
        <w:rPr>
          <w:color w:val="000000" w:themeColor="text1"/>
        </w:rPr>
        <w:t xml:space="preserve">, </w:t>
      </w:r>
      <w:r w:rsidRPr="00DD43B4">
        <w:rPr>
          <w:color w:val="000000" w:themeColor="text1"/>
        </w:rPr>
        <w:t xml:space="preserve">with one notable exception. Fat stores among short-diapause individuals were significantly lower when sampled 15 days after wandering in comparison to other sample days (t-value=-3.90, </w:t>
      </w:r>
      <w:proofErr w:type="spellStart"/>
      <w:r w:rsidRPr="00DD43B4">
        <w:rPr>
          <w:color w:val="000000" w:themeColor="text1"/>
        </w:rPr>
        <w:t>Df</w:t>
      </w:r>
      <w:proofErr w:type="spellEnd"/>
      <w:r w:rsidRPr="00DD43B4">
        <w:rPr>
          <w:color w:val="000000" w:themeColor="text1"/>
        </w:rPr>
        <w:t>=111.4, p-value&lt;0.000)</w:t>
      </w:r>
      <w:r w:rsidR="008E6E23">
        <w:rPr>
          <w:color w:val="000000" w:themeColor="text1"/>
        </w:rPr>
        <w:t xml:space="preserve"> </w:t>
      </w:r>
      <w:r w:rsidR="0094006B">
        <w:rPr>
          <w:color w:val="000000" w:themeColor="text1"/>
        </w:rPr>
        <w:t>(Table</w:t>
      </w:r>
      <w:r w:rsidRPr="00DD43B4">
        <w:rPr>
          <w:color w:val="000000" w:themeColor="text1"/>
        </w:rPr>
        <w:t xml:space="preserve"> 3-9C</w:t>
      </w:r>
      <w:r w:rsidR="0094006B">
        <w:rPr>
          <w:color w:val="000000" w:themeColor="text1"/>
        </w:rPr>
        <w:t>)</w:t>
      </w:r>
      <w:r w:rsidRPr="00DD43B4">
        <w:rPr>
          <w:color w:val="000000" w:themeColor="text1"/>
        </w:rPr>
        <w:t>.</w:t>
      </w:r>
    </w:p>
    <w:p w14:paraId="1413549D" w14:textId="77777777" w:rsidR="00047032" w:rsidRPr="004F09C9" w:rsidRDefault="00047032" w:rsidP="00CE5B15">
      <w:pPr>
        <w:spacing w:line="480" w:lineRule="auto"/>
        <w:ind w:left="-15" w:right="90" w:firstLine="468"/>
        <w:rPr>
          <w:color w:val="000000" w:themeColor="text1"/>
        </w:rPr>
      </w:pPr>
    </w:p>
    <w:p w14:paraId="44A1B5E5" w14:textId="77777777" w:rsidR="006F58EA" w:rsidRPr="004F09C9" w:rsidRDefault="00D27C9E">
      <w:pPr>
        <w:tabs>
          <w:tab w:val="center" w:pos="3018"/>
          <w:tab w:val="center" w:pos="4986"/>
        </w:tabs>
        <w:spacing w:after="206" w:line="259" w:lineRule="auto"/>
        <w:ind w:left="0" w:firstLine="0"/>
        <w:rPr>
          <w:color w:val="000000" w:themeColor="text1"/>
        </w:rPr>
      </w:pPr>
      <w:r w:rsidRPr="004F09C9">
        <w:rPr>
          <w:color w:val="000000" w:themeColor="text1"/>
          <w:sz w:val="22"/>
        </w:rPr>
        <w:tab/>
      </w:r>
      <w:r w:rsidRPr="004F09C9">
        <w:rPr>
          <w:color w:val="000000" w:themeColor="text1"/>
        </w:rPr>
        <w:t>3.4</w:t>
      </w:r>
      <w:r w:rsidRPr="004F09C9">
        <w:rPr>
          <w:color w:val="000000" w:themeColor="text1"/>
        </w:rPr>
        <w:tab/>
        <w:t>Discussion and Conclusions</w:t>
      </w:r>
    </w:p>
    <w:p w14:paraId="0ACBE823" w14:textId="48818CD0" w:rsidR="006F58EA" w:rsidRPr="004F09C9" w:rsidRDefault="00D27C9E" w:rsidP="00CE5B15">
      <w:pPr>
        <w:spacing w:line="480" w:lineRule="auto"/>
        <w:ind w:left="-15" w:right="90" w:firstLine="468"/>
        <w:rPr>
          <w:color w:val="000000" w:themeColor="text1"/>
        </w:rPr>
      </w:pPr>
      <w:r w:rsidRPr="004F09C9">
        <w:rPr>
          <w:color w:val="000000" w:themeColor="text1"/>
        </w:rPr>
        <w:t xml:space="preserve">The induction of diapause protects insects from unfavorable environmental changes and for many insects, once diapause begins metabolic activity is fueled by stored nutrition. In European corn borer, there exists at least two different diapause genotypes, each with differences in regulating the response to the environmental cues used to trigger diapause, the physiological changes associated with induction of diapause, and most notably the duration of </w:t>
      </w:r>
      <w:commentRangeStart w:id="34"/>
      <w:r w:rsidRPr="004F09C9">
        <w:rPr>
          <w:color w:val="000000" w:themeColor="text1"/>
        </w:rPr>
        <w:t>diapause</w:t>
      </w:r>
      <w:commentRangeEnd w:id="34"/>
      <w:r w:rsidR="00C41DB6">
        <w:rPr>
          <w:rStyle w:val="CommentReference"/>
        </w:rPr>
        <w:commentReference w:id="34"/>
      </w:r>
      <w:r w:rsidRPr="004F09C9">
        <w:rPr>
          <w:color w:val="000000" w:themeColor="text1"/>
        </w:rPr>
        <w:t xml:space="preserve">. My research leverages between-strain genetic variation in diapause duration </w:t>
      </w:r>
      <w:ins w:id="35" w:author="Dan" w:date="2019-01-29T10:00:00Z">
        <w:r w:rsidR="00FF3FA4">
          <w:rPr>
            <w:color w:val="000000" w:themeColor="text1"/>
          </w:rPr>
          <w:t xml:space="preserve">in </w:t>
        </w:r>
      </w:ins>
      <w:r w:rsidRPr="004F09C9">
        <w:rPr>
          <w:i/>
          <w:color w:val="000000" w:themeColor="text1"/>
        </w:rPr>
        <w:t xml:space="preserve">O. nubilalis </w:t>
      </w:r>
      <w:r w:rsidRPr="004F09C9">
        <w:rPr>
          <w:color w:val="000000" w:themeColor="text1"/>
        </w:rPr>
        <w:t xml:space="preserve">to test the hypothesis that diapause length is indirectly associated with nutrition </w:t>
      </w:r>
      <w:commentRangeStart w:id="36"/>
      <w:r w:rsidRPr="004F09C9">
        <w:rPr>
          <w:color w:val="000000" w:themeColor="text1"/>
        </w:rPr>
        <w:t>stores</w:t>
      </w:r>
      <w:commentRangeEnd w:id="36"/>
      <w:r w:rsidR="00FF3FA4">
        <w:rPr>
          <w:rStyle w:val="CommentReference"/>
        </w:rPr>
        <w:commentReference w:id="36"/>
      </w:r>
      <w:r w:rsidRPr="004F09C9">
        <w:rPr>
          <w:color w:val="000000" w:themeColor="text1"/>
        </w:rPr>
        <w:t xml:space="preserve">. Eventually, climate change is expected to cause summer temperatures to expand and fall and winter temperatures to rise. Warmer fall temperatures could increase metabolic activity and possibly reduce lipid stores during diapause preparations and/or drain lipid stores during diapause before the onset of </w:t>
      </w:r>
      <w:commentRangeStart w:id="37"/>
      <w:r w:rsidRPr="004F09C9">
        <w:rPr>
          <w:color w:val="000000" w:themeColor="text1"/>
        </w:rPr>
        <w:t xml:space="preserve">winter. </w:t>
      </w:r>
      <w:commentRangeEnd w:id="37"/>
      <w:r w:rsidR="00FF3FA4">
        <w:rPr>
          <w:rStyle w:val="CommentReference"/>
        </w:rPr>
        <w:commentReference w:id="37"/>
      </w:r>
      <w:commentRangeStart w:id="38"/>
      <w:r w:rsidRPr="004F09C9">
        <w:rPr>
          <w:color w:val="000000" w:themeColor="text1"/>
        </w:rPr>
        <w:t>Pr</w:t>
      </w:r>
      <w:ins w:id="39" w:author="Dan" w:date="2019-01-29T10:01:00Z">
        <w:r w:rsidR="00FF3FA4">
          <w:rPr>
            <w:color w:val="000000" w:themeColor="text1"/>
          </w:rPr>
          <w:t>ior</w:t>
        </w:r>
      </w:ins>
      <w:del w:id="40" w:author="Dan" w:date="2019-01-29T10:01:00Z">
        <w:r w:rsidRPr="004F09C9" w:rsidDel="00FF3FA4">
          <w:rPr>
            <w:color w:val="000000" w:themeColor="text1"/>
          </w:rPr>
          <w:delText>evious</w:delText>
        </w:r>
      </w:del>
      <w:r w:rsidRPr="004F09C9">
        <w:rPr>
          <w:color w:val="000000" w:themeColor="text1"/>
        </w:rPr>
        <w:t xml:space="preserve"> to my current study, diapause programming among European corn borers collected from maize fields in October has been correlated with increased lipid accumulation (</w:t>
      </w:r>
      <w:proofErr w:type="spellStart"/>
      <w:r w:rsidRPr="004F09C9">
        <w:rPr>
          <w:color w:val="000000" w:themeColor="text1"/>
        </w:rPr>
        <w:t>Vukašinović</w:t>
      </w:r>
      <w:proofErr w:type="spellEnd"/>
      <w:r w:rsidRPr="004F09C9">
        <w:rPr>
          <w:color w:val="000000" w:themeColor="text1"/>
        </w:rPr>
        <w:t xml:space="preserve"> et al., 2013). Measurements of lipid stores from the fat body and hemolymph showed larvae preparing for diapause accumulated more lipids compared to non-diapause larvae (</w:t>
      </w:r>
      <w:proofErr w:type="spellStart"/>
      <w:r w:rsidRPr="004F09C9">
        <w:rPr>
          <w:color w:val="000000" w:themeColor="text1"/>
        </w:rPr>
        <w:t>Vukašinović</w:t>
      </w:r>
      <w:proofErr w:type="spellEnd"/>
      <w:r w:rsidRPr="004F09C9">
        <w:rPr>
          <w:color w:val="000000" w:themeColor="text1"/>
        </w:rPr>
        <w:t xml:space="preserve"> et al., 2013). </w:t>
      </w:r>
      <w:commentRangeEnd w:id="38"/>
      <w:r w:rsidR="00FF3FA4">
        <w:rPr>
          <w:rStyle w:val="CommentReference"/>
        </w:rPr>
        <w:commentReference w:id="38"/>
      </w:r>
      <w:r w:rsidRPr="004F09C9">
        <w:rPr>
          <w:color w:val="000000" w:themeColor="text1"/>
        </w:rPr>
        <w:t xml:space="preserve">These results show a clear </w:t>
      </w:r>
      <w:commentRangeStart w:id="41"/>
      <w:r w:rsidRPr="004F09C9">
        <w:rPr>
          <w:color w:val="000000" w:themeColor="text1"/>
        </w:rPr>
        <w:lastRenderedPageBreak/>
        <w:t xml:space="preserve">association between </w:t>
      </w:r>
      <w:commentRangeEnd w:id="41"/>
      <w:r w:rsidR="00FF3FA4">
        <w:rPr>
          <w:rStyle w:val="CommentReference"/>
        </w:rPr>
        <w:commentReference w:id="41"/>
      </w:r>
      <w:r w:rsidRPr="004F09C9">
        <w:rPr>
          <w:color w:val="000000" w:themeColor="text1"/>
        </w:rPr>
        <w:t xml:space="preserve">nutrition accumulation ahead of diapause however, </w:t>
      </w:r>
      <w:commentRangeStart w:id="42"/>
      <w:r w:rsidRPr="004F09C9">
        <w:rPr>
          <w:color w:val="000000" w:themeColor="text1"/>
        </w:rPr>
        <w:t>they do not account data do not the relationship between diapause length and lipid accumulation</w:t>
      </w:r>
      <w:commentRangeEnd w:id="42"/>
      <w:r w:rsidR="00FF3FA4">
        <w:rPr>
          <w:rStyle w:val="CommentReference"/>
        </w:rPr>
        <w:commentReference w:id="42"/>
      </w:r>
    </w:p>
    <w:p w14:paraId="4B95474D" w14:textId="2A194BD7" w:rsidR="006F58EA" w:rsidRPr="004F09C9" w:rsidRDefault="00D27C9E" w:rsidP="00CE5B15">
      <w:pPr>
        <w:spacing w:line="480" w:lineRule="auto"/>
        <w:ind w:left="-15" w:right="90" w:firstLine="468"/>
        <w:rPr>
          <w:color w:val="000000" w:themeColor="text1"/>
        </w:rPr>
      </w:pPr>
      <w:commentRangeStart w:id="43"/>
      <w:del w:id="44" w:author="Dan" w:date="2019-01-29T10:03:00Z">
        <w:r w:rsidRPr="004F09C9" w:rsidDel="00FF3FA4">
          <w:rPr>
            <w:color w:val="000000" w:themeColor="text1"/>
          </w:rPr>
          <w:delText xml:space="preserve">In my study, diapause programming and diapause length were tested to determine the degree to which diapause length could be associated with increases in lipid accumulation. </w:delText>
        </w:r>
      </w:del>
      <w:r w:rsidRPr="004F09C9">
        <w:rPr>
          <w:color w:val="000000" w:themeColor="text1"/>
        </w:rPr>
        <w:t>I found that when long-diapause genotype larvae are programmed for diapause lipid storage increases store more lipids than short-diapause genotype larvae and non-diapause larvae.</w:t>
      </w:r>
      <w:commentRangeEnd w:id="43"/>
      <w:r w:rsidR="00FF3FA4">
        <w:rPr>
          <w:rStyle w:val="CommentReference"/>
        </w:rPr>
        <w:commentReference w:id="43"/>
      </w:r>
    </w:p>
    <w:p w14:paraId="38DD44D7" w14:textId="3C628A05" w:rsidR="006F58EA" w:rsidRPr="004F09C9" w:rsidRDefault="00D27C9E" w:rsidP="00CE5B15">
      <w:pPr>
        <w:spacing w:line="480" w:lineRule="auto"/>
        <w:ind w:left="-5" w:right="90"/>
        <w:rPr>
          <w:color w:val="000000" w:themeColor="text1"/>
        </w:rPr>
      </w:pPr>
      <w:r w:rsidRPr="004F09C9">
        <w:rPr>
          <w:color w:val="000000" w:themeColor="text1"/>
        </w:rPr>
        <w:t>Similar results were recorded in the Burnet moth (</w:t>
      </w:r>
      <w:proofErr w:type="spellStart"/>
      <w:r w:rsidRPr="004F09C9">
        <w:rPr>
          <w:i/>
          <w:color w:val="000000" w:themeColor="text1"/>
        </w:rPr>
        <w:t>Zygaena</w:t>
      </w:r>
      <w:proofErr w:type="spellEnd"/>
      <w:r w:rsidRPr="004F09C9">
        <w:rPr>
          <w:i/>
          <w:color w:val="000000" w:themeColor="text1"/>
        </w:rPr>
        <w:t xml:space="preserve"> </w:t>
      </w:r>
      <w:proofErr w:type="spellStart"/>
      <w:r w:rsidRPr="004F09C9">
        <w:rPr>
          <w:i/>
          <w:color w:val="000000" w:themeColor="text1"/>
        </w:rPr>
        <w:t>trifolii</w:t>
      </w:r>
      <w:proofErr w:type="spellEnd"/>
      <w:r w:rsidRPr="004F09C9">
        <w:rPr>
          <w:i/>
          <w:color w:val="000000" w:themeColor="text1"/>
        </w:rPr>
        <w:t xml:space="preserve"> </w:t>
      </w:r>
      <w:r w:rsidRPr="004F09C9">
        <w:rPr>
          <w:color w:val="000000" w:themeColor="text1"/>
        </w:rPr>
        <w:t xml:space="preserve">(Esper)) by </w:t>
      </w:r>
      <w:proofErr w:type="spellStart"/>
      <w:r w:rsidRPr="004F09C9">
        <w:rPr>
          <w:color w:val="000000" w:themeColor="text1"/>
        </w:rPr>
        <w:t>Wipking</w:t>
      </w:r>
      <w:proofErr w:type="spellEnd"/>
      <w:r w:rsidRPr="004F09C9">
        <w:rPr>
          <w:color w:val="000000" w:themeColor="text1"/>
        </w:rPr>
        <w:t xml:space="preserve"> et al. (1995). These researchers reared larvae in diapause programming conditions and non-diapause conditions at 4 different temperatures then compared lipid stores between non-diapause and diapause programmed larvae. Larvae programmed for diapause were observed to have a </w:t>
      </w:r>
      <w:ins w:id="45" w:author="Brown, James T." w:date="2019-01-28T15:17:00Z">
        <w:r w:rsidR="00EB1638" w:rsidRPr="004F09C9">
          <w:rPr>
            <w:color w:val="000000" w:themeColor="text1"/>
          </w:rPr>
          <w:t>2.5-fold</w:t>
        </w:r>
      </w:ins>
      <w:r w:rsidRPr="004F09C9">
        <w:rPr>
          <w:color w:val="000000" w:themeColor="text1"/>
        </w:rPr>
        <w:t xml:space="preserve"> increase </w:t>
      </w:r>
      <w:commentRangeStart w:id="46"/>
      <w:r w:rsidRPr="004F09C9">
        <w:rPr>
          <w:color w:val="000000" w:themeColor="text1"/>
        </w:rPr>
        <w:t xml:space="preserve">in lipid stores in compared </w:t>
      </w:r>
      <w:commentRangeEnd w:id="46"/>
      <w:r w:rsidR="00FF3FA4">
        <w:rPr>
          <w:rStyle w:val="CommentReference"/>
        </w:rPr>
        <w:commentReference w:id="46"/>
      </w:r>
      <w:r w:rsidRPr="004F09C9">
        <w:rPr>
          <w:color w:val="000000" w:themeColor="text1"/>
        </w:rPr>
        <w:t>to larvae not programmed for diapause (</w:t>
      </w:r>
      <w:proofErr w:type="spellStart"/>
      <w:r w:rsidRPr="004F09C9">
        <w:rPr>
          <w:color w:val="000000" w:themeColor="text1"/>
        </w:rPr>
        <w:t>Wipking</w:t>
      </w:r>
      <w:proofErr w:type="spellEnd"/>
      <w:r w:rsidRPr="004F09C9">
        <w:rPr>
          <w:color w:val="000000" w:themeColor="text1"/>
        </w:rPr>
        <w:t xml:space="preserve"> et al., 1995). Nutrition storage prior to the onset of diapause has repeatedly been shown to be a pivotal step in diapause preparation and this result has been demonstrated across a number of taxa (</w:t>
      </w:r>
      <w:proofErr w:type="spellStart"/>
      <w:r w:rsidRPr="004F09C9">
        <w:rPr>
          <w:color w:val="000000" w:themeColor="text1"/>
        </w:rPr>
        <w:t>Adkisson</w:t>
      </w:r>
      <w:proofErr w:type="spellEnd"/>
      <w:r w:rsidRPr="004F09C9">
        <w:rPr>
          <w:color w:val="000000" w:themeColor="text1"/>
        </w:rPr>
        <w:t xml:space="preserve"> et al., 1963; Mitchell and </w:t>
      </w:r>
      <w:proofErr w:type="spellStart"/>
      <w:r w:rsidRPr="004F09C9">
        <w:rPr>
          <w:color w:val="000000" w:themeColor="text1"/>
        </w:rPr>
        <w:t>Briegel</w:t>
      </w:r>
      <w:proofErr w:type="spellEnd"/>
      <w:r w:rsidRPr="004F09C9">
        <w:rPr>
          <w:color w:val="000000" w:themeColor="text1"/>
        </w:rPr>
        <w:t xml:space="preserve">, </w:t>
      </w:r>
      <w:commentRangeStart w:id="47"/>
      <w:r w:rsidRPr="004F09C9">
        <w:rPr>
          <w:color w:val="000000" w:themeColor="text1"/>
        </w:rPr>
        <w:t>1989</w:t>
      </w:r>
      <w:commentRangeEnd w:id="47"/>
      <w:r w:rsidR="00FF3FA4">
        <w:rPr>
          <w:rStyle w:val="CommentReference"/>
        </w:rPr>
        <w:commentReference w:id="47"/>
      </w:r>
      <w:r w:rsidRPr="004F09C9">
        <w:rPr>
          <w:color w:val="000000" w:themeColor="text1"/>
        </w:rPr>
        <w:t>). As fall temperatures increase, the degree to which these stores are accumulated in preparation for diapause may be compromised by the higher metabolic rates</w:t>
      </w:r>
      <w:del w:id="48" w:author="Dan" w:date="2019-01-29T10:05:00Z">
        <w:r w:rsidRPr="004F09C9" w:rsidDel="00FF3FA4">
          <w:rPr>
            <w:color w:val="000000" w:themeColor="text1"/>
          </w:rPr>
          <w:delText xml:space="preserve"> in fall</w:delText>
        </w:r>
      </w:del>
      <w:r w:rsidRPr="004F09C9">
        <w:rPr>
          <w:color w:val="000000" w:themeColor="text1"/>
        </w:rPr>
        <w:t>. Similarly, warmer temperatures during diapause in winter could prematurely drain stored energy causing insects to die during diapause or come out of diapause the next spring without sufficient reserves to restart their lifecycle, including dispersing, mating, and reproducing.</w:t>
      </w:r>
    </w:p>
    <w:p w14:paraId="691B7A0A" w14:textId="0D7A8E07" w:rsidR="006F58EA" w:rsidRPr="004F09C9" w:rsidRDefault="00D27C9E">
      <w:pPr>
        <w:spacing w:line="480" w:lineRule="auto"/>
        <w:ind w:left="-15" w:right="90" w:firstLine="468"/>
        <w:rPr>
          <w:color w:val="000000" w:themeColor="text1"/>
        </w:rPr>
        <w:pPrChange w:id="49" w:author="Brown, James T." w:date="2019-01-28T15:17:00Z">
          <w:pPr>
            <w:spacing w:line="480" w:lineRule="auto"/>
            <w:ind w:left="-5" w:right="232"/>
          </w:pPr>
        </w:pPrChange>
      </w:pPr>
      <w:r w:rsidRPr="004F09C9">
        <w:rPr>
          <w:color w:val="000000" w:themeColor="text1"/>
        </w:rPr>
        <w:t xml:space="preserve">Warmer and more variable temperatures at the beginning of diapause have been found to reduce nutrition stores by increasing metabolic activity and draining stored energy before the onset of winter. For example, a study by Williams et al. (2012) on the effect of temperatures on stored nutrition suggests that diapausing insects experiencing temperature variations with greater warm times at the beginning of diapause store less resources and deplete those </w:t>
      </w:r>
      <w:r w:rsidRPr="004F09C9">
        <w:rPr>
          <w:color w:val="000000" w:themeColor="text1"/>
        </w:rPr>
        <w:lastRenderedPageBreak/>
        <w:t xml:space="preserve">resources faster than insects in thermally stable environments before the onset of winter. To investigate the relationship between fluctuating warm temperatures and nutrition storage, these researchers reared </w:t>
      </w:r>
      <w:proofErr w:type="spellStart"/>
      <w:r w:rsidRPr="004F09C9">
        <w:rPr>
          <w:i/>
          <w:color w:val="000000" w:themeColor="text1"/>
        </w:rPr>
        <w:t>Erynnis</w:t>
      </w:r>
      <w:proofErr w:type="spellEnd"/>
      <w:r w:rsidRPr="004F09C9">
        <w:rPr>
          <w:i/>
          <w:color w:val="000000" w:themeColor="text1"/>
        </w:rPr>
        <w:t xml:space="preserve"> </w:t>
      </w:r>
      <w:proofErr w:type="spellStart"/>
      <w:r w:rsidRPr="004F09C9">
        <w:rPr>
          <w:i/>
          <w:color w:val="000000" w:themeColor="text1"/>
        </w:rPr>
        <w:t>propertius</w:t>
      </w:r>
      <w:proofErr w:type="spellEnd"/>
      <w:r w:rsidRPr="004F09C9">
        <w:rPr>
          <w:i/>
          <w:color w:val="000000" w:themeColor="text1"/>
        </w:rPr>
        <w:t xml:space="preserve"> </w:t>
      </w:r>
      <w:r w:rsidRPr="004F09C9">
        <w:rPr>
          <w:color w:val="000000" w:themeColor="text1"/>
        </w:rPr>
        <w:t xml:space="preserve">(Scudder and Burgess) caterpillars that originated from environments that differed in thermal stability in a reciprocal common garden experiment with stable and </w:t>
      </w:r>
      <w:del w:id="50" w:author="Dan" w:date="2019-01-29T10:06:00Z">
        <w:r w:rsidRPr="004F09C9" w:rsidDel="00FF3FA4">
          <w:rPr>
            <w:color w:val="000000" w:themeColor="text1"/>
          </w:rPr>
          <w:delText xml:space="preserve">variable </w:delText>
        </w:r>
      </w:del>
      <w:ins w:id="51" w:author="Dan" w:date="2019-01-29T10:06:00Z">
        <w:r w:rsidR="00FF3FA4">
          <w:rPr>
            <w:color w:val="000000" w:themeColor="text1"/>
          </w:rPr>
          <w:t xml:space="preserve">fluctuating </w:t>
        </w:r>
      </w:ins>
      <w:r w:rsidRPr="004F09C9">
        <w:rPr>
          <w:color w:val="000000" w:themeColor="text1"/>
        </w:rPr>
        <w:t xml:space="preserve">thermal regimens (Williams et al., 2012). Larvae reared in stable conditions </w:t>
      </w:r>
      <w:ins w:id="52" w:author="Dan" w:date="2019-01-29T10:06:00Z">
        <w:r w:rsidR="00FF3FA4">
          <w:rPr>
            <w:color w:val="000000" w:themeColor="text1"/>
          </w:rPr>
          <w:t xml:space="preserve">also </w:t>
        </w:r>
      </w:ins>
      <w:r w:rsidRPr="004F09C9">
        <w:rPr>
          <w:color w:val="000000" w:themeColor="text1"/>
        </w:rPr>
        <w:t xml:space="preserve">stored significantly more lipids and entered dormancy 3-4 weeks later compared to their counterparts reared in thermally variable environments (Williams et al., 2012). In addition to lipid depletion at the start of diapause, higher winter temperatures have been associated with increased depletion of stored lipids during diapause. Thompson and Davis (1981) previously demonstrated that increased temperatures at the </w:t>
      </w:r>
      <w:commentRangeStart w:id="53"/>
      <w:r w:rsidRPr="004F09C9">
        <w:rPr>
          <w:color w:val="000000" w:themeColor="text1"/>
        </w:rPr>
        <w:t xml:space="preserve">end of diapause </w:t>
      </w:r>
      <w:commentRangeEnd w:id="53"/>
      <w:r w:rsidR="00FF3FA4">
        <w:rPr>
          <w:rStyle w:val="CommentReference"/>
        </w:rPr>
        <w:commentReference w:id="53"/>
      </w:r>
      <w:r w:rsidRPr="004F09C9">
        <w:rPr>
          <w:color w:val="000000" w:themeColor="text1"/>
        </w:rPr>
        <w:t xml:space="preserve">can significantly deplete lipid stores in </w:t>
      </w:r>
      <w:proofErr w:type="spellStart"/>
      <w:r w:rsidRPr="004F09C9">
        <w:rPr>
          <w:i/>
          <w:color w:val="000000" w:themeColor="text1"/>
        </w:rPr>
        <w:t>Diatrea</w:t>
      </w:r>
      <w:proofErr w:type="spellEnd"/>
      <w:r w:rsidRPr="004F09C9">
        <w:rPr>
          <w:i/>
          <w:color w:val="000000" w:themeColor="text1"/>
        </w:rPr>
        <w:t xml:space="preserve"> </w:t>
      </w:r>
      <w:proofErr w:type="spellStart"/>
      <w:r w:rsidRPr="004F09C9">
        <w:rPr>
          <w:i/>
          <w:color w:val="000000" w:themeColor="text1"/>
        </w:rPr>
        <w:t>grandiosella</w:t>
      </w:r>
      <w:proofErr w:type="spellEnd"/>
      <w:r w:rsidRPr="004F09C9">
        <w:rPr>
          <w:i/>
          <w:color w:val="000000" w:themeColor="text1"/>
        </w:rPr>
        <w:t xml:space="preserve"> </w:t>
      </w:r>
      <w:proofErr w:type="spellStart"/>
      <w:r w:rsidRPr="004F09C9">
        <w:rPr>
          <w:color w:val="000000" w:themeColor="text1"/>
        </w:rPr>
        <w:t>Dyar</w:t>
      </w:r>
      <w:proofErr w:type="spellEnd"/>
      <w:r w:rsidRPr="004F09C9">
        <w:rPr>
          <w:color w:val="000000" w:themeColor="text1"/>
        </w:rPr>
        <w:t>. Caterpillars were first reared at 21</w:t>
      </w:r>
      <w:r w:rsidRPr="004F09C9">
        <w:rPr>
          <w:rFonts w:ascii="Cambria" w:eastAsia="Cambria" w:hAnsi="Cambria" w:cs="Cambria"/>
          <w:color w:val="000000" w:themeColor="text1"/>
          <w:vertAlign w:val="superscript"/>
        </w:rPr>
        <w:t>◦</w:t>
      </w:r>
      <w:r w:rsidRPr="004F09C9">
        <w:rPr>
          <w:color w:val="000000" w:themeColor="text1"/>
        </w:rPr>
        <w:t xml:space="preserve">C to program diapause. Once diapause was programmed, caterpillars were transferred into 1 of 4 temperatures regimens; </w:t>
      </w:r>
      <w:commentRangeStart w:id="54"/>
      <w:r w:rsidRPr="004F09C9">
        <w:rPr>
          <w:color w:val="000000" w:themeColor="text1"/>
        </w:rPr>
        <w:t>4</w:t>
      </w:r>
      <w:r w:rsidRPr="004F09C9">
        <w:rPr>
          <w:rFonts w:ascii="Cambria" w:eastAsia="Cambria" w:hAnsi="Cambria" w:cs="Cambria"/>
          <w:color w:val="000000" w:themeColor="text1"/>
          <w:vertAlign w:val="superscript"/>
        </w:rPr>
        <w:t>◦</w:t>
      </w:r>
      <w:r w:rsidRPr="004F09C9">
        <w:rPr>
          <w:color w:val="000000" w:themeColor="text1"/>
        </w:rPr>
        <w:t>C and 21</w:t>
      </w:r>
      <w:r w:rsidRPr="004F09C9">
        <w:rPr>
          <w:rFonts w:ascii="Cambria" w:eastAsia="Cambria" w:hAnsi="Cambria" w:cs="Cambria"/>
          <w:color w:val="000000" w:themeColor="text1"/>
          <w:vertAlign w:val="superscript"/>
        </w:rPr>
        <w:t>◦</w:t>
      </w:r>
      <w:r w:rsidRPr="004F09C9">
        <w:rPr>
          <w:color w:val="000000" w:themeColor="text1"/>
        </w:rPr>
        <w:t xml:space="preserve">C. </w:t>
      </w:r>
      <w:commentRangeEnd w:id="54"/>
      <w:r w:rsidR="00FF3FA4">
        <w:rPr>
          <w:rStyle w:val="CommentReference"/>
        </w:rPr>
        <w:commentReference w:id="54"/>
      </w:r>
      <w:r w:rsidRPr="004F09C9">
        <w:rPr>
          <w:color w:val="000000" w:themeColor="text1"/>
        </w:rPr>
        <w:t>After being held at these 4 different temperatures for 60-days, all of the diapausing larvae were transferred to 27</w:t>
      </w:r>
      <w:r w:rsidRPr="004F09C9">
        <w:rPr>
          <w:rFonts w:ascii="Cambria" w:eastAsia="Cambria" w:hAnsi="Cambria" w:cs="Cambria"/>
          <w:color w:val="000000" w:themeColor="text1"/>
          <w:vertAlign w:val="superscript"/>
        </w:rPr>
        <w:t>◦</w:t>
      </w:r>
      <w:r w:rsidRPr="004F09C9">
        <w:rPr>
          <w:color w:val="000000" w:themeColor="text1"/>
        </w:rPr>
        <w:t xml:space="preserve">C and lipid stores were </w:t>
      </w:r>
      <w:commentRangeStart w:id="55"/>
      <w:r w:rsidRPr="004F09C9">
        <w:rPr>
          <w:color w:val="000000" w:themeColor="text1"/>
        </w:rPr>
        <w:t xml:space="preserve">measured for 60-days </w:t>
      </w:r>
      <w:commentRangeEnd w:id="55"/>
      <w:r w:rsidR="00FF3FA4">
        <w:rPr>
          <w:rStyle w:val="CommentReference"/>
        </w:rPr>
        <w:commentReference w:id="55"/>
      </w:r>
      <w:r w:rsidRPr="004F09C9">
        <w:rPr>
          <w:color w:val="000000" w:themeColor="text1"/>
        </w:rPr>
        <w:t xml:space="preserve">(Thompson and Davis, 1981). Researchers </w:t>
      </w:r>
      <w:commentRangeStart w:id="56"/>
      <w:r w:rsidRPr="004F09C9">
        <w:rPr>
          <w:color w:val="000000" w:themeColor="text1"/>
        </w:rPr>
        <w:t xml:space="preserve">noted the lipid stored of larvae </w:t>
      </w:r>
      <w:commentRangeEnd w:id="56"/>
      <w:r w:rsidR="00FF3FA4">
        <w:rPr>
          <w:rStyle w:val="CommentReference"/>
        </w:rPr>
        <w:commentReference w:id="56"/>
      </w:r>
      <w:r w:rsidRPr="004F09C9">
        <w:rPr>
          <w:color w:val="000000" w:themeColor="text1"/>
        </w:rPr>
        <w:t>from the 4</w:t>
      </w:r>
      <w:r w:rsidRPr="004F09C9">
        <w:rPr>
          <w:rFonts w:ascii="Cambria" w:eastAsia="Cambria" w:hAnsi="Cambria" w:cs="Cambria"/>
          <w:color w:val="000000" w:themeColor="text1"/>
          <w:vertAlign w:val="superscript"/>
        </w:rPr>
        <w:t>◦</w:t>
      </w:r>
      <w:r w:rsidRPr="004F09C9">
        <w:rPr>
          <w:color w:val="000000" w:themeColor="text1"/>
        </w:rPr>
        <w:t>C diapause condition remained unchanged while larvae from the 21</w:t>
      </w:r>
      <w:r w:rsidRPr="004F09C9">
        <w:rPr>
          <w:rFonts w:ascii="Cambria" w:eastAsia="Cambria" w:hAnsi="Cambria" w:cs="Cambria"/>
          <w:color w:val="000000" w:themeColor="text1"/>
          <w:vertAlign w:val="superscript"/>
        </w:rPr>
        <w:t>◦</w:t>
      </w:r>
      <w:r w:rsidRPr="004F09C9">
        <w:rPr>
          <w:color w:val="000000" w:themeColor="text1"/>
        </w:rPr>
        <w:t>C diapause condition lost</w:t>
      </w:r>
      <w:ins w:id="57" w:author="Brown, James T." w:date="2019-01-28T15:17:00Z">
        <w:r w:rsidR="00EB1638">
          <w:rPr>
            <w:color w:val="000000" w:themeColor="text1"/>
          </w:rPr>
          <w:t xml:space="preserve"> </w:t>
        </w:r>
      </w:ins>
      <w:r w:rsidRPr="004F09C9">
        <w:rPr>
          <w:color w:val="000000" w:themeColor="text1"/>
        </w:rPr>
        <w:t xml:space="preserve">1.73cal/insect per day of fatty acid during the same period (Thompson and Davis, 1981). European corn borers faced with the combination of warmer fall temperatures at the start of diapause and warmer winter temperatures during diapause could experience a similar decline in nutrition stores. European corn borers that do not accumulate enough energy ahead of diapause could fail to enter diapause, terminate diapause prematurely, or sub-optimal nutrition could lead to reductions in </w:t>
      </w:r>
      <w:ins w:id="58" w:author="Dan" w:date="2019-01-29T10:15:00Z">
        <w:r w:rsidR="0035668A">
          <w:rPr>
            <w:color w:val="000000" w:themeColor="text1"/>
          </w:rPr>
          <w:t xml:space="preserve">post-diapause </w:t>
        </w:r>
      </w:ins>
      <w:r w:rsidRPr="004F09C9">
        <w:rPr>
          <w:color w:val="000000" w:themeColor="text1"/>
        </w:rPr>
        <w:t>adult functions.</w:t>
      </w:r>
    </w:p>
    <w:p w14:paraId="5E25C146" w14:textId="6A49D180" w:rsidR="006F58EA" w:rsidRPr="004F09C9" w:rsidRDefault="00D27C9E" w:rsidP="00CE5B15">
      <w:pPr>
        <w:spacing w:line="480" w:lineRule="auto"/>
        <w:ind w:left="-15" w:right="90" w:firstLine="468"/>
        <w:rPr>
          <w:color w:val="000000" w:themeColor="text1"/>
        </w:rPr>
      </w:pPr>
      <w:r w:rsidRPr="004F09C9">
        <w:rPr>
          <w:color w:val="000000" w:themeColor="text1"/>
        </w:rPr>
        <w:lastRenderedPageBreak/>
        <w:t xml:space="preserve">Sub-optimal nutrition storage has been previously implicated in restricting entry into diapause and reducing the amount of time spent in diapause. For example, a study using </w:t>
      </w:r>
      <w:proofErr w:type="spellStart"/>
      <w:r w:rsidRPr="004F09C9">
        <w:rPr>
          <w:i/>
          <w:color w:val="000000" w:themeColor="text1"/>
        </w:rPr>
        <w:t>Calliphora</w:t>
      </w:r>
      <w:proofErr w:type="spellEnd"/>
      <w:r w:rsidRPr="004F09C9">
        <w:rPr>
          <w:i/>
          <w:color w:val="000000" w:themeColor="text1"/>
        </w:rPr>
        <w:t xml:space="preserve"> </w:t>
      </w:r>
      <w:proofErr w:type="spellStart"/>
      <w:r w:rsidRPr="004F09C9">
        <w:rPr>
          <w:i/>
          <w:color w:val="000000" w:themeColor="text1"/>
        </w:rPr>
        <w:t>vicina</w:t>
      </w:r>
      <w:proofErr w:type="spellEnd"/>
      <w:r w:rsidRPr="004F09C9">
        <w:rPr>
          <w:i/>
          <w:color w:val="000000" w:themeColor="text1"/>
        </w:rPr>
        <w:t xml:space="preserve"> </w:t>
      </w:r>
      <w:r w:rsidRPr="004F09C9">
        <w:rPr>
          <w:color w:val="000000" w:themeColor="text1"/>
        </w:rPr>
        <w:t>(</w:t>
      </w:r>
      <w:proofErr w:type="spellStart"/>
      <w:r w:rsidRPr="004F09C9">
        <w:rPr>
          <w:color w:val="000000" w:themeColor="text1"/>
        </w:rPr>
        <w:t>Robineau-Desvoidy</w:t>
      </w:r>
      <w:proofErr w:type="spellEnd"/>
      <w:r w:rsidRPr="004F09C9">
        <w:rPr>
          <w:color w:val="000000" w:themeColor="text1"/>
        </w:rPr>
        <w:t xml:space="preserve">) as a model investigated the effect of reduced nutrition on entry into diapause. Diapause in the </w:t>
      </w:r>
      <w:r w:rsidRPr="004F09C9">
        <w:rPr>
          <w:i/>
          <w:color w:val="000000" w:themeColor="text1"/>
        </w:rPr>
        <w:t xml:space="preserve">C. </w:t>
      </w:r>
      <w:proofErr w:type="spellStart"/>
      <w:r w:rsidRPr="004F09C9">
        <w:rPr>
          <w:i/>
          <w:color w:val="000000" w:themeColor="text1"/>
        </w:rPr>
        <w:t>vicina</w:t>
      </w:r>
      <w:proofErr w:type="spellEnd"/>
      <w:r w:rsidRPr="004F09C9">
        <w:rPr>
          <w:i/>
          <w:color w:val="000000" w:themeColor="text1"/>
        </w:rPr>
        <w:t xml:space="preserve"> </w:t>
      </w:r>
      <w:r w:rsidRPr="004F09C9">
        <w:rPr>
          <w:color w:val="000000" w:themeColor="text1"/>
        </w:rPr>
        <w:t xml:space="preserve">fly offspring begins maternally where adult female flies exposed to short photoperiod days alter how they provision the eggs of the offspring they lay, programming her offspring for diapause. After diapause programmed larvae hatch they begin feeding and storing nutrition in preparation for a larval diapause, </w:t>
      </w:r>
      <w:commentRangeStart w:id="59"/>
      <w:r w:rsidRPr="004F09C9">
        <w:rPr>
          <w:color w:val="000000" w:themeColor="text1"/>
        </w:rPr>
        <w:t xml:space="preserve">like the one </w:t>
      </w:r>
      <w:commentRangeEnd w:id="59"/>
      <w:r w:rsidR="0035668A">
        <w:rPr>
          <w:rStyle w:val="CommentReference"/>
        </w:rPr>
        <w:commentReference w:id="59"/>
      </w:r>
      <w:r w:rsidRPr="004F09C9">
        <w:rPr>
          <w:color w:val="000000" w:themeColor="text1"/>
        </w:rPr>
        <w:t xml:space="preserve">seen in European corn borers. Based on the research of Saunders 1997, diapause in these fly maggots appears to be regulated by photoperiod, temperature, and nutrition. Reducing the amount of nutrition diapause-programmed </w:t>
      </w:r>
      <w:ins w:id="60" w:author="Dan" w:date="2019-01-29T10:18:00Z">
        <w:r w:rsidR="0035668A">
          <w:rPr>
            <w:color w:val="000000" w:themeColor="text1"/>
          </w:rPr>
          <w:t xml:space="preserve">fly </w:t>
        </w:r>
      </w:ins>
      <w:r w:rsidRPr="004F09C9">
        <w:rPr>
          <w:color w:val="000000" w:themeColor="text1"/>
        </w:rPr>
        <w:t xml:space="preserve">larvae could accumulate significantly reduced entry into diapause and the duration of diapause. When access to nutrition was restricted 5 days after hatching, 40.5% of larvae avoided diapause while restricting nutrition 8-days after hatching, allowing them to get bigger and fatter, 95% of larvae entered diapause (Saunders, 1997). Saunders (1997) also compared the time spent in diapause between </w:t>
      </w:r>
      <w:commentRangeStart w:id="61"/>
      <w:proofErr w:type="spellStart"/>
      <w:r w:rsidRPr="004F09C9">
        <w:rPr>
          <w:color w:val="000000" w:themeColor="text1"/>
        </w:rPr>
        <w:t>âĂIJsmallâĂİ</w:t>
      </w:r>
      <w:proofErr w:type="spellEnd"/>
      <w:r w:rsidRPr="004F09C9">
        <w:rPr>
          <w:color w:val="000000" w:themeColor="text1"/>
        </w:rPr>
        <w:t xml:space="preserve"> </w:t>
      </w:r>
      <w:commentRangeEnd w:id="61"/>
      <w:r w:rsidR="0035668A">
        <w:rPr>
          <w:rStyle w:val="CommentReference"/>
        </w:rPr>
        <w:commentReference w:id="61"/>
      </w:r>
      <w:r w:rsidRPr="004F09C9">
        <w:rPr>
          <w:color w:val="000000" w:themeColor="text1"/>
        </w:rPr>
        <w:t xml:space="preserve">larvae weighing less than 40mg and </w:t>
      </w:r>
      <w:proofErr w:type="spellStart"/>
      <w:r w:rsidRPr="004F09C9">
        <w:rPr>
          <w:color w:val="000000" w:themeColor="text1"/>
        </w:rPr>
        <w:t>âĂIJlargeâĂİ</w:t>
      </w:r>
      <w:proofErr w:type="spellEnd"/>
      <w:r w:rsidRPr="004F09C9">
        <w:rPr>
          <w:color w:val="000000" w:themeColor="text1"/>
        </w:rPr>
        <w:t xml:space="preserve"> larvae weighing over 60mg. Small larval mass was associated with a shorter diapause </w:t>
      </w:r>
      <w:commentRangeStart w:id="62"/>
      <w:r w:rsidRPr="004F09C9">
        <w:rPr>
          <w:color w:val="000000" w:themeColor="text1"/>
        </w:rPr>
        <w:t xml:space="preserve">and pupated </w:t>
      </w:r>
      <w:commentRangeEnd w:id="62"/>
      <w:r w:rsidR="0035668A">
        <w:rPr>
          <w:rStyle w:val="CommentReference"/>
        </w:rPr>
        <w:commentReference w:id="62"/>
      </w:r>
      <w:r w:rsidRPr="004F09C9">
        <w:rPr>
          <w:color w:val="000000" w:themeColor="text1"/>
        </w:rPr>
        <w:t>approximately 20-days after hatching, however large larval mass was associated with a longer diapause and pupated approximately 50-days after hatching (Saunders, 1997).</w:t>
      </w:r>
    </w:p>
    <w:p w14:paraId="69748CFE" w14:textId="77777777" w:rsidR="006F58EA" w:rsidRPr="004F09C9" w:rsidRDefault="00D27C9E" w:rsidP="00CE5B15">
      <w:pPr>
        <w:spacing w:line="480" w:lineRule="auto"/>
        <w:ind w:left="-15" w:right="167" w:firstLine="468"/>
        <w:rPr>
          <w:color w:val="000000" w:themeColor="text1"/>
        </w:rPr>
      </w:pPr>
      <w:r w:rsidRPr="004F09C9">
        <w:rPr>
          <w:color w:val="000000" w:themeColor="text1"/>
        </w:rPr>
        <w:t xml:space="preserve">Increasing seasonal temperatures are expanding the duration of the warm growing </w:t>
      </w:r>
      <w:commentRangeStart w:id="63"/>
      <w:r w:rsidRPr="004F09C9">
        <w:rPr>
          <w:color w:val="000000" w:themeColor="text1"/>
        </w:rPr>
        <w:t>season</w:t>
      </w:r>
      <w:commentRangeEnd w:id="63"/>
      <w:r w:rsidR="009514F6">
        <w:rPr>
          <w:rStyle w:val="CommentReference"/>
        </w:rPr>
        <w:commentReference w:id="63"/>
      </w:r>
      <w:r w:rsidRPr="004F09C9">
        <w:rPr>
          <w:color w:val="000000" w:themeColor="text1"/>
        </w:rPr>
        <w:t xml:space="preserve">, however the photoperiod cues that insects use to predict seasonality will remain unchanged. For European corn borer, access to longer growing seasons could provide more time to produce additional generations or to increase nutrition stores before the onset of diapause. </w:t>
      </w:r>
      <w:commentRangeStart w:id="64"/>
      <w:r w:rsidRPr="004F09C9">
        <w:rPr>
          <w:color w:val="000000" w:themeColor="text1"/>
        </w:rPr>
        <w:t xml:space="preserve">The indirect association between increasing seasonal temperatures and the </w:t>
      </w:r>
      <w:r w:rsidRPr="004F09C9">
        <w:rPr>
          <w:color w:val="000000" w:themeColor="text1"/>
        </w:rPr>
        <w:lastRenderedPageBreak/>
        <w:t xml:space="preserve">induction of diapause in </w:t>
      </w:r>
      <w:r w:rsidRPr="004F09C9">
        <w:rPr>
          <w:i/>
          <w:color w:val="000000" w:themeColor="text1"/>
        </w:rPr>
        <w:t xml:space="preserve">W. smithii </w:t>
      </w:r>
      <w:r w:rsidRPr="004F09C9">
        <w:rPr>
          <w:color w:val="000000" w:themeColor="text1"/>
        </w:rPr>
        <w:t xml:space="preserve">(pitcher plant mosquito) is one example of how insects could gain access to longer growing seasons. </w:t>
      </w:r>
      <w:commentRangeEnd w:id="64"/>
      <w:r w:rsidR="009514F6">
        <w:rPr>
          <w:rStyle w:val="CommentReference"/>
        </w:rPr>
        <w:commentReference w:id="64"/>
      </w:r>
      <w:r w:rsidRPr="004F09C9">
        <w:rPr>
          <w:color w:val="000000" w:themeColor="text1"/>
        </w:rPr>
        <w:t>Researchers monitored the critical photoperiod of pitcher plant mosquitoes for decades. Critical photoperiod for this study corresponds to the number of daylight hours at which diapause is induced among 50% of larvae in laboratory conditions. After decades of observations, the critical photoperiod of these mosquitoes shifted down from 15.79 hours to 15.19 hours. The shift in critical photoperiod corresponds to a 9-day delay in the onset of diapause in the fall. This delay in diapause initiation gives mosquito larvae longer to grow and accumulate nutrition reserves to get them through diapause.</w:t>
      </w:r>
    </w:p>
    <w:p w14:paraId="3751E210" w14:textId="77777777" w:rsidR="006F58EA" w:rsidRPr="004F09C9" w:rsidRDefault="00D27C9E" w:rsidP="00CE5B15">
      <w:pPr>
        <w:spacing w:after="162" w:line="480" w:lineRule="auto"/>
        <w:ind w:right="51"/>
        <w:jc w:val="center"/>
        <w:rPr>
          <w:color w:val="000000" w:themeColor="text1"/>
        </w:rPr>
      </w:pPr>
      <w:r w:rsidRPr="004F09C9">
        <w:rPr>
          <w:color w:val="000000" w:themeColor="text1"/>
        </w:rPr>
        <w:t xml:space="preserve">A similar shift in critical photoperiod has also been noted in </w:t>
      </w:r>
      <w:proofErr w:type="spellStart"/>
      <w:r w:rsidRPr="004F09C9">
        <w:rPr>
          <w:i/>
          <w:color w:val="000000" w:themeColor="text1"/>
        </w:rPr>
        <w:t>Hyphantria</w:t>
      </w:r>
      <w:proofErr w:type="spellEnd"/>
      <w:r w:rsidRPr="004F09C9">
        <w:rPr>
          <w:i/>
          <w:color w:val="000000" w:themeColor="text1"/>
        </w:rPr>
        <w:t xml:space="preserve"> </w:t>
      </w:r>
      <w:proofErr w:type="spellStart"/>
      <w:r w:rsidRPr="004F09C9">
        <w:rPr>
          <w:i/>
          <w:color w:val="000000" w:themeColor="text1"/>
        </w:rPr>
        <w:t>cunea</w:t>
      </w:r>
      <w:proofErr w:type="spellEnd"/>
      <w:r w:rsidRPr="004F09C9">
        <w:rPr>
          <w:i/>
          <w:color w:val="000000" w:themeColor="text1"/>
        </w:rPr>
        <w:t xml:space="preserve"> </w:t>
      </w:r>
      <w:r w:rsidRPr="004F09C9">
        <w:rPr>
          <w:color w:val="000000" w:themeColor="text1"/>
        </w:rPr>
        <w:t>(Drury)</w:t>
      </w:r>
    </w:p>
    <w:p w14:paraId="5B5A47F8" w14:textId="77777777" w:rsidR="006F58EA" w:rsidRPr="004F09C9" w:rsidRDefault="00D27C9E" w:rsidP="00CE5B15">
      <w:pPr>
        <w:spacing w:after="180" w:line="480" w:lineRule="auto"/>
        <w:ind w:left="-5" w:right="90"/>
        <w:rPr>
          <w:color w:val="000000" w:themeColor="text1"/>
        </w:rPr>
      </w:pPr>
      <w:r w:rsidRPr="004F09C9">
        <w:rPr>
          <w:color w:val="000000" w:themeColor="text1"/>
        </w:rPr>
        <w:t xml:space="preserve">(fall webworm). </w:t>
      </w:r>
      <w:proofErr w:type="spellStart"/>
      <w:r w:rsidRPr="004F09C9">
        <w:rPr>
          <w:color w:val="000000" w:themeColor="text1"/>
        </w:rPr>
        <w:t>Gomi</w:t>
      </w:r>
      <w:proofErr w:type="spellEnd"/>
      <w:r w:rsidRPr="004F09C9">
        <w:rPr>
          <w:color w:val="000000" w:themeColor="text1"/>
        </w:rPr>
        <w:t xml:space="preserve"> et al. collected webworm larvae from the same field site in 1988 and</w:t>
      </w:r>
    </w:p>
    <w:p w14:paraId="3187CBDD" w14:textId="797BCBF7" w:rsidR="006F58EA" w:rsidRPr="004F09C9" w:rsidRDefault="00D27C9E" w:rsidP="00CE5B15">
      <w:pPr>
        <w:spacing w:line="480" w:lineRule="auto"/>
        <w:ind w:left="-5" w:right="90"/>
        <w:rPr>
          <w:color w:val="000000" w:themeColor="text1"/>
        </w:rPr>
      </w:pPr>
      <w:r w:rsidRPr="004F09C9">
        <w:rPr>
          <w:color w:val="000000" w:themeColor="text1"/>
        </w:rPr>
        <w:t>2002, reared them at 20</w:t>
      </w:r>
      <w:r w:rsidRPr="004F09C9">
        <w:rPr>
          <w:rFonts w:ascii="Cambria" w:eastAsia="Cambria" w:hAnsi="Cambria" w:cs="Cambria"/>
          <w:color w:val="000000" w:themeColor="text1"/>
          <w:vertAlign w:val="superscript"/>
        </w:rPr>
        <w:t>◦</w:t>
      </w:r>
      <w:r w:rsidRPr="004F09C9">
        <w:rPr>
          <w:color w:val="000000" w:themeColor="text1"/>
        </w:rPr>
        <w:t xml:space="preserve">C, and measured their response to a range of photoperiod between 14L:10D to 14.5L:9.5D. The photoperiod that induced diapause among larvae collected in 2002 was shorted by 8 minutes compared to larvae collected in 1988 </w:t>
      </w:r>
      <w:del w:id="65" w:author="Dan" w:date="2019-01-29T10:29:00Z">
        <w:r w:rsidRPr="004F09C9" w:rsidDel="009514F6">
          <w:rPr>
            <w:color w:val="000000" w:themeColor="text1"/>
          </w:rPr>
          <w:delText>(Fishers exact test: p</w:delText>
        </w:r>
        <w:r w:rsidRPr="004F09C9" w:rsidDel="009514F6">
          <w:rPr>
            <w:rFonts w:ascii="Cambria" w:eastAsia="Cambria" w:hAnsi="Cambria" w:cs="Cambria"/>
            <w:i/>
            <w:color w:val="000000" w:themeColor="text1"/>
          </w:rPr>
          <w:delText>&lt;</w:delText>
        </w:r>
        <w:r w:rsidRPr="004F09C9" w:rsidDel="009514F6">
          <w:rPr>
            <w:color w:val="000000" w:themeColor="text1"/>
          </w:rPr>
          <w:delText xml:space="preserve">0.001) </w:delText>
        </w:r>
      </w:del>
      <w:r w:rsidRPr="004F09C9">
        <w:rPr>
          <w:color w:val="000000" w:themeColor="text1"/>
        </w:rPr>
        <w:t>(</w:t>
      </w:r>
      <w:proofErr w:type="spellStart"/>
      <w:r w:rsidRPr="004F09C9">
        <w:rPr>
          <w:color w:val="000000" w:themeColor="text1"/>
        </w:rPr>
        <w:t>Gomi</w:t>
      </w:r>
      <w:proofErr w:type="spellEnd"/>
      <w:r w:rsidRPr="004F09C9">
        <w:rPr>
          <w:color w:val="000000" w:themeColor="text1"/>
        </w:rPr>
        <w:t xml:space="preserve"> et al., 2007). Taken together, these two studies implicate longer growing seasons in increasing access to nutrition ahead of diapause (pitcher plant mosquito) and increased voltinism (fall webworm). If European corn borers respond to longer growing seasons with delayed diapause induction they would avoid the risk of premature energy depletion associated with diapause induction at higher temperatures, increase nutrition stores ahead of diapause, or possibly experience increases in voltinism (Bradshaw and Holzapfel, 2001; </w:t>
      </w:r>
      <w:proofErr w:type="spellStart"/>
      <w:r w:rsidRPr="004F09C9">
        <w:rPr>
          <w:color w:val="000000" w:themeColor="text1"/>
        </w:rPr>
        <w:t>Gomi</w:t>
      </w:r>
      <w:proofErr w:type="spellEnd"/>
      <w:r w:rsidRPr="004F09C9">
        <w:rPr>
          <w:color w:val="000000" w:themeColor="text1"/>
        </w:rPr>
        <w:t xml:space="preserve"> et al., 2007; Sinclair, 2015; Thompson and Davis, 1981; Williams et al., 2012). </w:t>
      </w:r>
      <w:del w:id="66" w:author="Dan" w:date="2019-01-29T10:30:00Z">
        <w:r w:rsidRPr="004F09C9" w:rsidDel="00DB78B2">
          <w:rPr>
            <w:color w:val="000000" w:themeColor="text1"/>
          </w:rPr>
          <w:delText xml:space="preserve">There </w:delText>
        </w:r>
      </w:del>
      <w:ins w:id="67" w:author="Dan" w:date="2019-01-29T10:30:00Z">
        <w:r w:rsidR="00DB78B2">
          <w:rPr>
            <w:color w:val="000000" w:themeColor="text1"/>
          </w:rPr>
          <w:t>In my data, t</w:t>
        </w:r>
        <w:r w:rsidR="00DB78B2" w:rsidRPr="004F09C9">
          <w:rPr>
            <w:color w:val="000000" w:themeColor="text1"/>
          </w:rPr>
          <w:t xml:space="preserve">here </w:t>
        </w:r>
      </w:ins>
      <w:r w:rsidRPr="004F09C9">
        <w:rPr>
          <w:color w:val="000000" w:themeColor="text1"/>
        </w:rPr>
        <w:t xml:space="preserve">is an indirect association between a longer diapause length and increasing lipid stores. My results show that European corn borers exposed to conditions that program diapause prepare for diapause by increasing their nutrition stores and the amount of increase varies by diapause genotype </w:t>
      </w:r>
      <w:commentRangeStart w:id="68"/>
      <w:r w:rsidRPr="004F09C9">
        <w:rPr>
          <w:color w:val="000000" w:themeColor="text1"/>
        </w:rPr>
        <w:t>(3-8B</w:t>
      </w:r>
      <w:commentRangeEnd w:id="68"/>
      <w:r w:rsidR="00DB78B2">
        <w:rPr>
          <w:rStyle w:val="CommentReference"/>
        </w:rPr>
        <w:commentReference w:id="68"/>
      </w:r>
      <w:r w:rsidRPr="004F09C9">
        <w:rPr>
          <w:color w:val="000000" w:themeColor="text1"/>
        </w:rPr>
        <w:t xml:space="preserve">). </w:t>
      </w:r>
      <w:commentRangeStart w:id="69"/>
      <w:r w:rsidRPr="004F09C9">
        <w:rPr>
          <w:color w:val="000000" w:themeColor="text1"/>
        </w:rPr>
        <w:t xml:space="preserve">Where </w:t>
      </w:r>
      <w:r w:rsidRPr="004F09C9">
        <w:rPr>
          <w:color w:val="000000" w:themeColor="text1"/>
        </w:rPr>
        <w:lastRenderedPageBreak/>
        <w:t xml:space="preserve">larvae with the long-diapause genotype and the short-diapause genotype occur </w:t>
      </w:r>
      <w:proofErr w:type="spellStart"/>
      <w:r w:rsidRPr="004F09C9">
        <w:rPr>
          <w:color w:val="000000" w:themeColor="text1"/>
        </w:rPr>
        <w:t>sympatrically</w:t>
      </w:r>
      <w:proofErr w:type="spellEnd"/>
      <w:r w:rsidRPr="004F09C9">
        <w:rPr>
          <w:color w:val="000000" w:themeColor="text1"/>
        </w:rPr>
        <w:t xml:space="preserve">, long-diapause genotype larvae enter diapause earlier in the growing season and exit diapause later in the spring than larvae with the short diapause genotype. </w:t>
      </w:r>
      <w:commentRangeEnd w:id="69"/>
      <w:r w:rsidR="00DB78B2">
        <w:rPr>
          <w:rStyle w:val="CommentReference"/>
        </w:rPr>
        <w:commentReference w:id="69"/>
      </w:r>
      <w:r w:rsidRPr="004F09C9">
        <w:rPr>
          <w:color w:val="000000" w:themeColor="text1"/>
        </w:rPr>
        <w:t>The difference in the timing of diapause entry and exit and differences in lipid stores between the two diapause genotypes evidenced in my research suggests that metabolic activity during a longer diapause is met by increasing nutrition stores ahead of diapause. As climate change increases growing seasons, variation in the response of each genotype to the environmental cues that induce diapause could advance the termination of diapause in the short-diapause genotype and the delay of diapause in the long-diapause genotype.</w:t>
      </w:r>
    </w:p>
    <w:p w14:paraId="41A49DCC" w14:textId="5EC23F03" w:rsidR="006F58EA" w:rsidRPr="004F09C9" w:rsidRDefault="00D27C9E" w:rsidP="00CE5B15">
      <w:pPr>
        <w:spacing w:line="480" w:lineRule="auto"/>
        <w:ind w:left="-15" w:right="213" w:firstLine="468"/>
        <w:rPr>
          <w:color w:val="000000" w:themeColor="text1"/>
        </w:rPr>
      </w:pPr>
      <w:commentRangeStart w:id="70"/>
      <w:r w:rsidRPr="004F09C9">
        <w:rPr>
          <w:color w:val="000000" w:themeColor="text1"/>
        </w:rPr>
        <w:t xml:space="preserve">Variation in the response of short-diapause genotype larvae </w:t>
      </w:r>
      <w:commentRangeEnd w:id="70"/>
      <w:r w:rsidR="00DB78B2">
        <w:rPr>
          <w:rStyle w:val="CommentReference"/>
        </w:rPr>
        <w:commentReference w:id="70"/>
      </w:r>
      <w:r w:rsidRPr="004F09C9">
        <w:rPr>
          <w:color w:val="000000" w:themeColor="text1"/>
        </w:rPr>
        <w:t>to diapause programming suggests an increased sensitivity to the cues that terminate diapause be one way European corn borers take advantage of growing seasons that begin earlier (McLeod and Beck, 1963). Diapause programming for short diapause genotype individuals lead to at least two different phenotypes; a "shallow" diapause phenotype and a "deep" diapause phenotype (</w:t>
      </w:r>
      <w:r w:rsidRPr="00DB78B2">
        <w:rPr>
          <w:color w:val="000000" w:themeColor="text1"/>
          <w:highlight w:val="yellow"/>
          <w:rPrChange w:id="71" w:author="Dan" w:date="2019-01-29T10:34:00Z">
            <w:rPr>
              <w:color w:val="000000" w:themeColor="text1"/>
            </w:rPr>
          </w:rPrChange>
        </w:rPr>
        <w:t>3-1).</w:t>
      </w:r>
      <w:r w:rsidRPr="004F09C9">
        <w:rPr>
          <w:color w:val="000000" w:themeColor="text1"/>
        </w:rPr>
        <w:t xml:space="preserve"> Deep diapause larvae remained in diapause for the entire duration of the 40-day trial while larvae in shallow diapause terminated diapause at some point prior to the end of the trial. Increasing temperatures during early spring will expand growing seasons during the time when short-diapause genotype larvae are ending their term in diapause. Short-diapause </w:t>
      </w:r>
      <w:ins w:id="72" w:author="Dan" w:date="2019-01-29T10:39:00Z">
        <w:r w:rsidR="00DB78B2">
          <w:rPr>
            <w:color w:val="000000" w:themeColor="text1"/>
          </w:rPr>
          <w:t xml:space="preserve">larvae </w:t>
        </w:r>
      </w:ins>
      <w:r w:rsidRPr="004F09C9">
        <w:rPr>
          <w:color w:val="000000" w:themeColor="text1"/>
        </w:rPr>
        <w:t xml:space="preserve">in </w:t>
      </w:r>
      <w:ins w:id="73" w:author="Dan" w:date="2019-01-29T10:39:00Z">
        <w:r w:rsidR="00DB78B2">
          <w:rPr>
            <w:color w:val="000000" w:themeColor="text1"/>
          </w:rPr>
          <w:t xml:space="preserve">a state of </w:t>
        </w:r>
      </w:ins>
      <w:r w:rsidRPr="004F09C9">
        <w:rPr>
          <w:color w:val="000000" w:themeColor="text1"/>
        </w:rPr>
        <w:t>shallow diapause could respond to increased spring temperatures by terminating diapause earlier. Larvae in shallow diapause that terminate diapause early will have access to the longer growing season, increasing their active period, and possibly increasing the number of generations produced annually</w:t>
      </w:r>
      <w:ins w:id="74" w:author="Dan" w:date="2019-01-29T10:40:00Z">
        <w:r w:rsidR="00DB78B2">
          <w:rPr>
            <w:color w:val="000000" w:themeColor="text1"/>
          </w:rPr>
          <w:t xml:space="preserve"> if there is enough time and resources to complete that additional generation</w:t>
        </w:r>
      </w:ins>
      <w:r w:rsidRPr="004F09C9">
        <w:rPr>
          <w:color w:val="000000" w:themeColor="text1"/>
        </w:rPr>
        <w:t>.</w:t>
      </w:r>
    </w:p>
    <w:p w14:paraId="63468402" w14:textId="14AA2363" w:rsidR="006F58EA" w:rsidRPr="004F09C9" w:rsidRDefault="00D27C9E" w:rsidP="00CE5B15">
      <w:pPr>
        <w:spacing w:line="480" w:lineRule="auto"/>
        <w:ind w:left="-15" w:right="90" w:firstLine="468"/>
        <w:rPr>
          <w:color w:val="000000" w:themeColor="text1"/>
        </w:rPr>
      </w:pPr>
      <w:r w:rsidRPr="004F09C9">
        <w:rPr>
          <w:color w:val="000000" w:themeColor="text1"/>
        </w:rPr>
        <w:lastRenderedPageBreak/>
        <w:t xml:space="preserve">Long-diapause genotype larvae exposed to increased temperatures at the end of the growing seasons could experience increased voltinism as higher temperatures delay the onset of diapause. Ahead of unfavorable seasonal change European corn borers integrate changes in photoperiod and temperature and once these environmental factors reach critical thresholds the diapause is programmed at the end of the last larval instar. Photoperiod will not change as temperatures continue to increase, however increased temperatures have the potential to </w:t>
      </w:r>
      <w:del w:id="75" w:author="Dan" w:date="2019-01-29T10:41:00Z">
        <w:r w:rsidRPr="004F09C9" w:rsidDel="00667F35">
          <w:rPr>
            <w:color w:val="000000" w:themeColor="text1"/>
          </w:rPr>
          <w:delText>delay the onset of a</w:delText>
        </w:r>
      </w:del>
      <w:ins w:id="76" w:author="Dan" w:date="2019-01-29T10:41:00Z">
        <w:r w:rsidR="00667F35">
          <w:rPr>
            <w:color w:val="000000" w:themeColor="text1"/>
          </w:rPr>
          <w:t>avert</w:t>
        </w:r>
      </w:ins>
      <w:r w:rsidRPr="004F09C9">
        <w:rPr>
          <w:color w:val="000000" w:themeColor="text1"/>
        </w:rPr>
        <w:t xml:space="preserve"> diapause </w:t>
      </w:r>
      <w:del w:id="77" w:author="Dan" w:date="2019-01-29T10:41:00Z">
        <w:r w:rsidRPr="004F09C9" w:rsidDel="00667F35">
          <w:rPr>
            <w:color w:val="000000" w:themeColor="text1"/>
          </w:rPr>
          <w:delText xml:space="preserve">developmental trajectory </w:delText>
        </w:r>
      </w:del>
      <w:ins w:id="78" w:author="Dan" w:date="2019-01-29T10:40:00Z">
        <w:r w:rsidR="00667F35">
          <w:rPr>
            <w:color w:val="000000" w:themeColor="text1"/>
          </w:rPr>
          <w:t>by shunting individuals into a non-</w:t>
        </w:r>
      </w:ins>
      <w:ins w:id="79" w:author="Dan" w:date="2019-01-29T10:41:00Z">
        <w:r w:rsidR="00667F35">
          <w:rPr>
            <w:color w:val="000000" w:themeColor="text1"/>
          </w:rPr>
          <w:t>diapause</w:t>
        </w:r>
      </w:ins>
      <w:ins w:id="80" w:author="Dan" w:date="2019-01-29T10:40:00Z">
        <w:r w:rsidR="00667F35">
          <w:rPr>
            <w:color w:val="000000" w:themeColor="text1"/>
          </w:rPr>
          <w:t xml:space="preserve"> </w:t>
        </w:r>
      </w:ins>
      <w:ins w:id="81" w:author="Dan" w:date="2019-01-29T10:41:00Z">
        <w:r w:rsidR="00667F35" w:rsidRPr="004F09C9">
          <w:rPr>
            <w:color w:val="000000" w:themeColor="text1"/>
          </w:rPr>
          <w:t xml:space="preserve">developmental trajectory </w:t>
        </w:r>
      </w:ins>
      <w:r w:rsidRPr="004F09C9">
        <w:rPr>
          <w:color w:val="000000" w:themeColor="text1"/>
        </w:rPr>
        <w:t>(</w:t>
      </w:r>
      <w:proofErr w:type="spellStart"/>
      <w:r w:rsidRPr="004F09C9">
        <w:rPr>
          <w:color w:val="000000" w:themeColor="text1"/>
        </w:rPr>
        <w:t>Ikten</w:t>
      </w:r>
      <w:proofErr w:type="spellEnd"/>
      <w:r w:rsidRPr="004F09C9">
        <w:rPr>
          <w:color w:val="000000" w:themeColor="text1"/>
        </w:rPr>
        <w:t xml:space="preserve"> et al., 2011; McLeod and Beck, 1963). The long-diapause larvae in these regions that avoid diapause could eventually </w:t>
      </w:r>
      <w:proofErr w:type="spellStart"/>
      <w:r w:rsidRPr="004F09C9">
        <w:rPr>
          <w:color w:val="000000" w:themeColor="text1"/>
        </w:rPr>
        <w:t>eclose</w:t>
      </w:r>
      <w:proofErr w:type="spellEnd"/>
      <w:r w:rsidRPr="004F09C9">
        <w:rPr>
          <w:color w:val="000000" w:themeColor="text1"/>
        </w:rPr>
        <w:t xml:space="preserve"> as adults and produce an additional generation of herbivorous </w:t>
      </w:r>
      <w:commentRangeStart w:id="82"/>
      <w:r w:rsidRPr="004F09C9">
        <w:rPr>
          <w:color w:val="000000" w:themeColor="text1"/>
        </w:rPr>
        <w:t>larvae.</w:t>
      </w:r>
      <w:commentRangeEnd w:id="82"/>
      <w:r w:rsidR="00667F35">
        <w:rPr>
          <w:rStyle w:val="CommentReference"/>
        </w:rPr>
        <w:commentReference w:id="82"/>
      </w:r>
    </w:p>
    <w:p w14:paraId="234325F5" w14:textId="77777777" w:rsidR="006F58EA" w:rsidRPr="004F09C9" w:rsidRDefault="00D27C9E">
      <w:pPr>
        <w:spacing w:after="227" w:line="259" w:lineRule="auto"/>
        <w:ind w:left="0" w:firstLine="0"/>
        <w:rPr>
          <w:color w:val="000000" w:themeColor="text1"/>
        </w:rPr>
      </w:pPr>
      <w:r w:rsidRPr="004F09C9">
        <w:rPr>
          <w:noProof/>
          <w:color w:val="000000" w:themeColor="text1"/>
        </w:rPr>
        <w:drawing>
          <wp:inline distT="0" distB="0" distL="0" distR="0" wp14:anchorId="67FFA72C" wp14:editId="55BD3E17">
            <wp:extent cx="5943810" cy="4592944"/>
            <wp:effectExtent l="0" t="0" r="0" b="0"/>
            <wp:docPr id="2180" name="Picture 2180"/>
            <wp:cNvGraphicFramePr/>
            <a:graphic xmlns:a="http://schemas.openxmlformats.org/drawingml/2006/main">
              <a:graphicData uri="http://schemas.openxmlformats.org/drawingml/2006/picture">
                <pic:pic xmlns:pic="http://schemas.openxmlformats.org/drawingml/2006/picture">
                  <pic:nvPicPr>
                    <pic:cNvPr id="2180" name="Picture 2180"/>
                    <pic:cNvPicPr/>
                  </pic:nvPicPr>
                  <pic:blipFill>
                    <a:blip r:embed="rId26"/>
                    <a:stretch>
                      <a:fillRect/>
                    </a:stretch>
                  </pic:blipFill>
                  <pic:spPr>
                    <a:xfrm>
                      <a:off x="0" y="0"/>
                      <a:ext cx="5943810" cy="4592944"/>
                    </a:xfrm>
                    <a:prstGeom prst="rect">
                      <a:avLst/>
                    </a:prstGeom>
                  </pic:spPr>
                </pic:pic>
              </a:graphicData>
            </a:graphic>
          </wp:inline>
        </w:drawing>
      </w:r>
    </w:p>
    <w:p w14:paraId="6213EAB0" w14:textId="77777777" w:rsidR="006F58EA" w:rsidRPr="004F09C9" w:rsidRDefault="00D27C9E">
      <w:pPr>
        <w:spacing w:line="238" w:lineRule="auto"/>
        <w:ind w:left="1153" w:right="90" w:hanging="1168"/>
        <w:rPr>
          <w:color w:val="000000" w:themeColor="text1"/>
        </w:rPr>
      </w:pPr>
      <w:r w:rsidRPr="004F09C9">
        <w:rPr>
          <w:color w:val="000000" w:themeColor="text1"/>
        </w:rPr>
        <w:lastRenderedPageBreak/>
        <w:t>Figure 3-1. Percentage of diapause programmed larvae in diapause across a 40-day trial starting on the first day of the final instar. Among long-diapause (purple) genotype individuals, 100% remained larvae throughout the 30-day trial and were classified as</w:t>
      </w:r>
    </w:p>
    <w:p w14:paraId="311F551B" w14:textId="77777777" w:rsidR="006F58EA" w:rsidRPr="004F09C9" w:rsidRDefault="00D27C9E">
      <w:pPr>
        <w:spacing w:line="238" w:lineRule="auto"/>
        <w:ind w:left="1178" w:right="90"/>
        <w:rPr>
          <w:color w:val="000000" w:themeColor="text1"/>
        </w:rPr>
      </w:pPr>
      <w:r w:rsidRPr="004F09C9">
        <w:rPr>
          <w:color w:val="000000" w:themeColor="text1"/>
        </w:rPr>
        <w:t>"deep" diapause larvae. Among the short-diapause genotype individuals (red), 66.6% exited diapause before the end of the trial and classified as "shallow" diapause individuals while 33.3% of individuals remained as larvae throughout the 30-day trial and were classified as "deep" diapause larvae.</w:t>
      </w:r>
    </w:p>
    <w:p w14:paraId="1A10A741" w14:textId="77777777" w:rsidR="006F58EA" w:rsidRPr="004F09C9" w:rsidRDefault="00D27C9E">
      <w:pPr>
        <w:spacing w:after="227" w:line="259" w:lineRule="auto"/>
        <w:ind w:left="0" w:firstLine="0"/>
        <w:rPr>
          <w:color w:val="000000" w:themeColor="text1"/>
        </w:rPr>
      </w:pPr>
      <w:r w:rsidRPr="004F09C9">
        <w:rPr>
          <w:noProof/>
          <w:color w:val="000000" w:themeColor="text1"/>
        </w:rPr>
        <w:drawing>
          <wp:inline distT="0" distB="0" distL="0" distR="0" wp14:anchorId="5803E2E7" wp14:editId="28249CFF">
            <wp:extent cx="5943810" cy="4592944"/>
            <wp:effectExtent l="0" t="0" r="0" b="0"/>
            <wp:docPr id="2196" name="Picture 2196"/>
            <wp:cNvGraphicFramePr/>
            <a:graphic xmlns:a="http://schemas.openxmlformats.org/drawingml/2006/main">
              <a:graphicData uri="http://schemas.openxmlformats.org/drawingml/2006/picture">
                <pic:pic xmlns:pic="http://schemas.openxmlformats.org/drawingml/2006/picture">
                  <pic:nvPicPr>
                    <pic:cNvPr id="2196" name="Picture 2196"/>
                    <pic:cNvPicPr/>
                  </pic:nvPicPr>
                  <pic:blipFill>
                    <a:blip r:embed="rId27"/>
                    <a:stretch>
                      <a:fillRect/>
                    </a:stretch>
                  </pic:blipFill>
                  <pic:spPr>
                    <a:xfrm>
                      <a:off x="0" y="0"/>
                      <a:ext cx="5943810" cy="4592944"/>
                    </a:xfrm>
                    <a:prstGeom prst="rect">
                      <a:avLst/>
                    </a:prstGeom>
                  </pic:spPr>
                </pic:pic>
              </a:graphicData>
            </a:graphic>
          </wp:inline>
        </w:drawing>
      </w:r>
    </w:p>
    <w:p w14:paraId="0BED362B" w14:textId="77777777" w:rsidR="006F58EA" w:rsidRPr="004F09C9" w:rsidRDefault="00D27C9E">
      <w:pPr>
        <w:spacing w:line="238" w:lineRule="auto"/>
        <w:ind w:left="1153" w:right="90" w:hanging="1168"/>
        <w:rPr>
          <w:color w:val="000000" w:themeColor="text1"/>
        </w:rPr>
      </w:pPr>
      <w:r w:rsidRPr="004F09C9">
        <w:rPr>
          <w:color w:val="000000" w:themeColor="text1"/>
        </w:rPr>
        <w:t>Figure 3-2. 24-well plate used to hold larvae during wandering assay. Wandering plate with larvae, April 1, 2018. Courtesy of the author, James Brown.</w:t>
      </w:r>
    </w:p>
    <w:p w14:paraId="2643C306"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1FA7BDC0" wp14:editId="012743CC">
            <wp:extent cx="5349199" cy="6922492"/>
            <wp:effectExtent l="0" t="0" r="0" b="0"/>
            <wp:docPr id="2203" name="Picture 2203"/>
            <wp:cNvGraphicFramePr/>
            <a:graphic xmlns:a="http://schemas.openxmlformats.org/drawingml/2006/main">
              <a:graphicData uri="http://schemas.openxmlformats.org/drawingml/2006/picture">
                <pic:pic xmlns:pic="http://schemas.openxmlformats.org/drawingml/2006/picture">
                  <pic:nvPicPr>
                    <pic:cNvPr id="2203" name="Picture 2203"/>
                    <pic:cNvPicPr/>
                  </pic:nvPicPr>
                  <pic:blipFill>
                    <a:blip r:embed="rId28"/>
                    <a:stretch>
                      <a:fillRect/>
                    </a:stretch>
                  </pic:blipFill>
                  <pic:spPr>
                    <a:xfrm>
                      <a:off x="0" y="0"/>
                      <a:ext cx="5349199" cy="6922492"/>
                    </a:xfrm>
                    <a:prstGeom prst="rect">
                      <a:avLst/>
                    </a:prstGeom>
                  </pic:spPr>
                </pic:pic>
              </a:graphicData>
            </a:graphic>
          </wp:inline>
        </w:drawing>
      </w:r>
    </w:p>
    <w:p w14:paraId="109D87E3" w14:textId="77777777" w:rsidR="006F58EA" w:rsidRPr="004F09C9" w:rsidRDefault="00D27C9E">
      <w:pPr>
        <w:spacing w:line="259" w:lineRule="auto"/>
        <w:ind w:left="-5" w:right="90"/>
        <w:rPr>
          <w:color w:val="000000" w:themeColor="text1"/>
        </w:rPr>
      </w:pPr>
      <w:r w:rsidRPr="004F09C9">
        <w:rPr>
          <w:color w:val="000000" w:themeColor="text1"/>
        </w:rPr>
        <w:t>Figure 3-3. Distribution of larvae entering the wandering stage and the number of day after</w:t>
      </w:r>
    </w:p>
    <w:p w14:paraId="0672C69E" w14:textId="77777777" w:rsidR="006F58EA" w:rsidRPr="004F09C9" w:rsidRDefault="00D27C9E">
      <w:pPr>
        <w:spacing w:line="238" w:lineRule="auto"/>
        <w:ind w:left="1178" w:right="90"/>
        <w:rPr>
          <w:color w:val="000000" w:themeColor="text1"/>
        </w:rPr>
      </w:pPr>
      <w:r w:rsidRPr="004F09C9">
        <w:rPr>
          <w:color w:val="000000" w:themeColor="text1"/>
        </w:rPr>
        <w:t>eclosion into the final larval instar required to reach the wandering stage when reared in non-diapause conditions and diapause programming conditions. Most short-diapause and long-diapause genotype larvae in non-diapause (A) conditions reached the wandering stage 6 days after eclosing into the final larval instar. When reared in diapause programming conditions (B), most short-diapause and long-diapause genotype larvae reached the wandering stage 10 days after eclosing into the final larval instar.</w:t>
      </w:r>
    </w:p>
    <w:p w14:paraId="7C3A42E2"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5A60A2CE" wp14:editId="48528D6E">
            <wp:extent cx="5289896" cy="6845748"/>
            <wp:effectExtent l="0" t="0" r="0" b="0"/>
            <wp:docPr id="2216" name="Picture 2216"/>
            <wp:cNvGraphicFramePr/>
            <a:graphic xmlns:a="http://schemas.openxmlformats.org/drawingml/2006/main">
              <a:graphicData uri="http://schemas.openxmlformats.org/drawingml/2006/picture">
                <pic:pic xmlns:pic="http://schemas.openxmlformats.org/drawingml/2006/picture">
                  <pic:nvPicPr>
                    <pic:cNvPr id="2216" name="Picture 2216"/>
                    <pic:cNvPicPr/>
                  </pic:nvPicPr>
                  <pic:blipFill>
                    <a:blip r:embed="rId29"/>
                    <a:stretch>
                      <a:fillRect/>
                    </a:stretch>
                  </pic:blipFill>
                  <pic:spPr>
                    <a:xfrm>
                      <a:off x="0" y="0"/>
                      <a:ext cx="5289896" cy="6845748"/>
                    </a:xfrm>
                    <a:prstGeom prst="rect">
                      <a:avLst/>
                    </a:prstGeom>
                  </pic:spPr>
                </pic:pic>
              </a:graphicData>
            </a:graphic>
          </wp:inline>
        </w:drawing>
      </w:r>
    </w:p>
    <w:p w14:paraId="6224CDBD" w14:textId="77777777" w:rsidR="006F58EA" w:rsidRPr="004F09C9" w:rsidRDefault="00D27C9E">
      <w:pPr>
        <w:spacing w:line="238" w:lineRule="auto"/>
        <w:ind w:left="1153" w:right="90" w:hanging="1168"/>
        <w:rPr>
          <w:color w:val="000000" w:themeColor="text1"/>
        </w:rPr>
      </w:pPr>
      <w:r w:rsidRPr="004F09C9">
        <w:rPr>
          <w:color w:val="000000" w:themeColor="text1"/>
        </w:rPr>
        <w:t>Figure 3-4. The rate of wet mass accumulation among larvae in diapause programming and non-diapause conditions. When reared in non-diapause conditions (A), wet mass peaked in short-diapause genotype larvae (red) 3 days after eclosing into the last larval instar and long-diapause genotype larvae (blue) reached their peak in wet mass 5 days after eclosing into the last larval instar. Among larvae reared in diapause programming condition (B), short-diapause genotype larvae (red) reached their peak in wet mass 6 days after entering the last larval instar while long-diapause genotype larvae (blue) reached their peak in wet mass 9 days after eclosion into the last larval instar.</w:t>
      </w:r>
    </w:p>
    <w:p w14:paraId="38F5AC65" w14:textId="77777777" w:rsidR="006F58EA" w:rsidRPr="004F09C9" w:rsidRDefault="00D27C9E">
      <w:pPr>
        <w:spacing w:after="228" w:line="259" w:lineRule="auto"/>
        <w:ind w:left="0" w:firstLine="0"/>
        <w:rPr>
          <w:color w:val="000000" w:themeColor="text1"/>
        </w:rPr>
      </w:pPr>
      <w:r w:rsidRPr="004F09C9">
        <w:rPr>
          <w:noProof/>
          <w:color w:val="000000" w:themeColor="text1"/>
        </w:rPr>
        <w:lastRenderedPageBreak/>
        <w:drawing>
          <wp:inline distT="0" distB="0" distL="0" distR="0" wp14:anchorId="22089D0A" wp14:editId="3F7D4793">
            <wp:extent cx="4754921" cy="6153427"/>
            <wp:effectExtent l="0" t="0" r="0" b="0"/>
            <wp:docPr id="2230" name="Picture 2230"/>
            <wp:cNvGraphicFramePr/>
            <a:graphic xmlns:a="http://schemas.openxmlformats.org/drawingml/2006/main">
              <a:graphicData uri="http://schemas.openxmlformats.org/drawingml/2006/picture">
                <pic:pic xmlns:pic="http://schemas.openxmlformats.org/drawingml/2006/picture">
                  <pic:nvPicPr>
                    <pic:cNvPr id="2230" name="Picture 2230"/>
                    <pic:cNvPicPr/>
                  </pic:nvPicPr>
                  <pic:blipFill>
                    <a:blip r:embed="rId30"/>
                    <a:stretch>
                      <a:fillRect/>
                    </a:stretch>
                  </pic:blipFill>
                  <pic:spPr>
                    <a:xfrm>
                      <a:off x="0" y="0"/>
                      <a:ext cx="4754921" cy="6153427"/>
                    </a:xfrm>
                    <a:prstGeom prst="rect">
                      <a:avLst/>
                    </a:prstGeom>
                  </pic:spPr>
                </pic:pic>
              </a:graphicData>
            </a:graphic>
          </wp:inline>
        </w:drawing>
      </w:r>
    </w:p>
    <w:p w14:paraId="43E36546" w14:textId="77777777" w:rsidR="006F58EA" w:rsidRPr="004F09C9" w:rsidRDefault="00D27C9E">
      <w:pPr>
        <w:spacing w:line="251" w:lineRule="auto"/>
        <w:ind w:left="1153" w:right="90" w:hanging="1168"/>
        <w:rPr>
          <w:color w:val="000000" w:themeColor="text1"/>
        </w:rPr>
      </w:pPr>
      <w:r w:rsidRPr="004F09C9">
        <w:rPr>
          <w:color w:val="000000" w:themeColor="text1"/>
        </w:rPr>
        <w:t>Figure 3-5. Comparing CO</w:t>
      </w:r>
      <w:r w:rsidRPr="004F09C9">
        <w:rPr>
          <w:color w:val="000000" w:themeColor="text1"/>
          <w:vertAlign w:val="subscript"/>
        </w:rPr>
        <w:t xml:space="preserve">2 </w:t>
      </w:r>
      <w:r w:rsidRPr="004F09C9">
        <w:rPr>
          <w:color w:val="000000" w:themeColor="text1"/>
        </w:rPr>
        <w:t>production of larvae with different diapause genotypes reared in the same photoperiod conditions. Co</w:t>
      </w:r>
      <w:r w:rsidRPr="004F09C9">
        <w:rPr>
          <w:color w:val="000000" w:themeColor="text1"/>
          <w:vertAlign w:val="subscript"/>
        </w:rPr>
        <w:t xml:space="preserve">2 </w:t>
      </w:r>
      <w:r w:rsidRPr="004F09C9">
        <w:rPr>
          <w:color w:val="000000" w:themeColor="text1"/>
        </w:rPr>
        <w:t>production was compared on the day wet mass peaked. Black arrows point towards wet mass peak days and asterisks "*" represent significance. (A) Comparing CO</w:t>
      </w:r>
      <w:r w:rsidRPr="004F09C9">
        <w:rPr>
          <w:color w:val="000000" w:themeColor="text1"/>
          <w:vertAlign w:val="subscript"/>
        </w:rPr>
        <w:t xml:space="preserve">2 </w:t>
      </w:r>
      <w:r w:rsidRPr="004F09C9">
        <w:rPr>
          <w:color w:val="000000" w:themeColor="text1"/>
        </w:rPr>
        <w:t>production between the long-diapause genotype (blue) and the short-diapause genotype (red) in diapause programming conditions. Mass peak days: day-9 for the long-diapause genotype and day-6 for the short-diapause genotype. CO</w:t>
      </w:r>
      <w:r w:rsidRPr="004F09C9">
        <w:rPr>
          <w:color w:val="000000" w:themeColor="text1"/>
          <w:vertAlign w:val="subscript"/>
        </w:rPr>
        <w:t xml:space="preserve">2 </w:t>
      </w:r>
      <w:r w:rsidRPr="004F09C9">
        <w:rPr>
          <w:color w:val="000000" w:themeColor="text1"/>
        </w:rPr>
        <w:t xml:space="preserve">production at day-9 was significantly different than day-6 (F-statistic=30.31, </w:t>
      </w:r>
      <w:proofErr w:type="spellStart"/>
      <w:r w:rsidRPr="004F09C9">
        <w:rPr>
          <w:color w:val="000000" w:themeColor="text1"/>
        </w:rPr>
        <w:t>Df</w:t>
      </w:r>
      <w:proofErr w:type="spellEnd"/>
      <w:r w:rsidRPr="004F09C9">
        <w:rPr>
          <w:color w:val="000000" w:themeColor="text1"/>
        </w:rPr>
        <w:t>=26, p-value</w:t>
      </w:r>
      <w:r w:rsidRPr="004F09C9">
        <w:rPr>
          <w:rFonts w:ascii="Cambria" w:eastAsia="Cambria" w:hAnsi="Cambria" w:cs="Cambria"/>
          <w:i/>
          <w:color w:val="000000" w:themeColor="text1"/>
        </w:rPr>
        <w:t>&lt;</w:t>
      </w:r>
      <w:r w:rsidRPr="004F09C9">
        <w:rPr>
          <w:color w:val="000000" w:themeColor="text1"/>
        </w:rPr>
        <w:t>0.000). (B) CO</w:t>
      </w:r>
      <w:r w:rsidRPr="004F09C9">
        <w:rPr>
          <w:color w:val="000000" w:themeColor="text1"/>
          <w:vertAlign w:val="subscript"/>
        </w:rPr>
        <w:t xml:space="preserve">2 </w:t>
      </w:r>
      <w:r w:rsidRPr="004F09C9">
        <w:rPr>
          <w:color w:val="000000" w:themeColor="text1"/>
        </w:rPr>
        <w:t>production comparison between the long-diapause genotype (blue) and the short-diapause genotype (red) in non-diapause conditions. Mass peak days: day-5 for the long-diapause genotype and day-3 for the short-diapause genotype. CO</w:t>
      </w:r>
      <w:r w:rsidRPr="004F09C9">
        <w:rPr>
          <w:color w:val="000000" w:themeColor="text1"/>
          <w:vertAlign w:val="subscript"/>
        </w:rPr>
        <w:t xml:space="preserve">2 </w:t>
      </w:r>
      <w:r w:rsidRPr="004F09C9">
        <w:rPr>
          <w:color w:val="000000" w:themeColor="text1"/>
        </w:rPr>
        <w:t xml:space="preserve">production was significantly difference on day-5 (F-statistic=13.99, </w:t>
      </w:r>
      <w:proofErr w:type="spellStart"/>
      <w:r w:rsidRPr="004F09C9">
        <w:rPr>
          <w:color w:val="000000" w:themeColor="text1"/>
        </w:rPr>
        <w:t>Df</w:t>
      </w:r>
      <w:proofErr w:type="spellEnd"/>
      <w:r w:rsidRPr="004F09C9">
        <w:rPr>
          <w:color w:val="000000" w:themeColor="text1"/>
        </w:rPr>
        <w:t>=47, p-value</w:t>
      </w:r>
      <w:r w:rsidRPr="004F09C9">
        <w:rPr>
          <w:rFonts w:ascii="Cambria" w:eastAsia="Cambria" w:hAnsi="Cambria" w:cs="Cambria"/>
          <w:i/>
          <w:color w:val="000000" w:themeColor="text1"/>
        </w:rPr>
        <w:t>&lt;</w:t>
      </w:r>
      <w:r w:rsidRPr="004F09C9">
        <w:rPr>
          <w:color w:val="000000" w:themeColor="text1"/>
        </w:rPr>
        <w:t>0.000)</w:t>
      </w:r>
    </w:p>
    <w:p w14:paraId="05B10C52" w14:textId="77777777" w:rsidR="006F58EA" w:rsidRPr="004F09C9" w:rsidRDefault="00D27C9E">
      <w:pPr>
        <w:spacing w:after="228" w:line="259" w:lineRule="auto"/>
        <w:ind w:left="0" w:firstLine="0"/>
        <w:rPr>
          <w:color w:val="000000" w:themeColor="text1"/>
        </w:rPr>
      </w:pPr>
      <w:r w:rsidRPr="004F09C9">
        <w:rPr>
          <w:noProof/>
          <w:color w:val="000000" w:themeColor="text1"/>
        </w:rPr>
        <w:lastRenderedPageBreak/>
        <w:drawing>
          <wp:inline distT="0" distB="0" distL="0" distR="0" wp14:anchorId="442F9C0F" wp14:editId="7182B421">
            <wp:extent cx="4636082" cy="5999635"/>
            <wp:effectExtent l="0" t="0" r="0" b="0"/>
            <wp:docPr id="2265" name="Picture 2265"/>
            <wp:cNvGraphicFramePr/>
            <a:graphic xmlns:a="http://schemas.openxmlformats.org/drawingml/2006/main">
              <a:graphicData uri="http://schemas.openxmlformats.org/drawingml/2006/picture">
                <pic:pic xmlns:pic="http://schemas.openxmlformats.org/drawingml/2006/picture">
                  <pic:nvPicPr>
                    <pic:cNvPr id="2265" name="Picture 2265"/>
                    <pic:cNvPicPr/>
                  </pic:nvPicPr>
                  <pic:blipFill>
                    <a:blip r:embed="rId31"/>
                    <a:stretch>
                      <a:fillRect/>
                    </a:stretch>
                  </pic:blipFill>
                  <pic:spPr>
                    <a:xfrm>
                      <a:off x="0" y="0"/>
                      <a:ext cx="4636082" cy="5999635"/>
                    </a:xfrm>
                    <a:prstGeom prst="rect">
                      <a:avLst/>
                    </a:prstGeom>
                  </pic:spPr>
                </pic:pic>
              </a:graphicData>
            </a:graphic>
          </wp:inline>
        </w:drawing>
      </w:r>
    </w:p>
    <w:p w14:paraId="743249C0" w14:textId="77777777" w:rsidR="006F58EA" w:rsidRPr="004F09C9" w:rsidRDefault="00D27C9E">
      <w:pPr>
        <w:spacing w:line="250" w:lineRule="auto"/>
        <w:ind w:left="1153" w:right="90" w:hanging="1168"/>
        <w:rPr>
          <w:color w:val="000000" w:themeColor="text1"/>
        </w:rPr>
      </w:pPr>
      <w:r w:rsidRPr="004F09C9">
        <w:rPr>
          <w:color w:val="000000" w:themeColor="text1"/>
        </w:rPr>
        <w:t>Figure 3-6. Comparing CO</w:t>
      </w:r>
      <w:r w:rsidRPr="004F09C9">
        <w:rPr>
          <w:color w:val="000000" w:themeColor="text1"/>
          <w:vertAlign w:val="subscript"/>
        </w:rPr>
        <w:t xml:space="preserve">2 </w:t>
      </w:r>
      <w:r w:rsidRPr="004F09C9">
        <w:rPr>
          <w:color w:val="000000" w:themeColor="text1"/>
        </w:rPr>
        <w:t>production among larvae with the same diapause genotype reared in diapause programming and non-diapause conditions. Co</w:t>
      </w:r>
      <w:r w:rsidRPr="004F09C9">
        <w:rPr>
          <w:color w:val="000000" w:themeColor="text1"/>
          <w:vertAlign w:val="subscript"/>
        </w:rPr>
        <w:t xml:space="preserve">2 </w:t>
      </w:r>
      <w:r w:rsidRPr="004F09C9">
        <w:rPr>
          <w:color w:val="000000" w:themeColor="text1"/>
        </w:rPr>
        <w:t>production was compared on the day wet mass peaked. Red arrows point towards wet mass peak days and asterisks "*" represent significance. (A) CO</w:t>
      </w:r>
      <w:r w:rsidRPr="004F09C9">
        <w:rPr>
          <w:color w:val="000000" w:themeColor="text1"/>
          <w:vertAlign w:val="subscript"/>
        </w:rPr>
        <w:t xml:space="preserve">2 </w:t>
      </w:r>
      <w:r w:rsidRPr="004F09C9">
        <w:rPr>
          <w:color w:val="000000" w:themeColor="text1"/>
        </w:rPr>
        <w:t>production compared between long-diapause genotype larvae in diapause programming conditions (blue) and non-diapause conditions (black). Mass peak days: day-9 reared in diapause programming conditions and day-5 in non-diapause conditions. CO</w:t>
      </w:r>
      <w:r w:rsidRPr="004F09C9">
        <w:rPr>
          <w:color w:val="000000" w:themeColor="text1"/>
          <w:vertAlign w:val="subscript"/>
        </w:rPr>
        <w:t xml:space="preserve">2 </w:t>
      </w:r>
      <w:r w:rsidRPr="004F09C9">
        <w:rPr>
          <w:color w:val="000000" w:themeColor="text1"/>
        </w:rPr>
        <w:t>production in diapause programmed larvae was significantly different (F-statistic=22.52, DF=30, p-value</w:t>
      </w:r>
      <w:r w:rsidRPr="004F09C9">
        <w:rPr>
          <w:rFonts w:ascii="Cambria" w:eastAsia="Cambria" w:hAnsi="Cambria" w:cs="Cambria"/>
          <w:i/>
          <w:color w:val="000000" w:themeColor="text1"/>
        </w:rPr>
        <w:t>&lt;</w:t>
      </w:r>
      <w:r w:rsidRPr="004F09C9">
        <w:rPr>
          <w:color w:val="000000" w:themeColor="text1"/>
        </w:rPr>
        <w:t>0.000). (B) CO</w:t>
      </w:r>
      <w:r w:rsidRPr="004F09C9">
        <w:rPr>
          <w:color w:val="000000" w:themeColor="text1"/>
          <w:vertAlign w:val="subscript"/>
        </w:rPr>
        <w:t xml:space="preserve">2 </w:t>
      </w:r>
      <w:r w:rsidRPr="004F09C9">
        <w:rPr>
          <w:color w:val="000000" w:themeColor="text1"/>
        </w:rPr>
        <w:t>production compared between short-diapause genotype larvae reared in diapause programming conditions (pink) and non-diapause conditions (black). Mass peak days: day-6 in diapause programming conditions and day-3 in non-diapause conditions. CO</w:t>
      </w:r>
      <w:r w:rsidRPr="004F09C9">
        <w:rPr>
          <w:color w:val="000000" w:themeColor="text1"/>
          <w:vertAlign w:val="subscript"/>
        </w:rPr>
        <w:t xml:space="preserve">2 </w:t>
      </w:r>
      <w:r w:rsidRPr="004F09C9">
        <w:rPr>
          <w:color w:val="000000" w:themeColor="text1"/>
        </w:rPr>
        <w:t>production in diapause programmed larvae was significantly different (F-statistic=24.91, DF=43, p-value</w:t>
      </w:r>
      <w:r w:rsidRPr="004F09C9">
        <w:rPr>
          <w:rFonts w:ascii="Cambria" w:eastAsia="Cambria" w:hAnsi="Cambria" w:cs="Cambria"/>
          <w:i/>
          <w:color w:val="000000" w:themeColor="text1"/>
        </w:rPr>
        <w:t>&lt;</w:t>
      </w:r>
      <w:r w:rsidRPr="004F09C9">
        <w:rPr>
          <w:color w:val="000000" w:themeColor="text1"/>
        </w:rPr>
        <w:t>0.000).</w:t>
      </w:r>
    </w:p>
    <w:p w14:paraId="48445225" w14:textId="77777777" w:rsidR="006F58EA" w:rsidRPr="004F09C9" w:rsidRDefault="00D27C9E">
      <w:pPr>
        <w:spacing w:after="228" w:line="259" w:lineRule="auto"/>
        <w:ind w:left="0" w:firstLine="0"/>
        <w:rPr>
          <w:color w:val="000000" w:themeColor="text1"/>
        </w:rPr>
      </w:pPr>
      <w:r w:rsidRPr="004F09C9">
        <w:rPr>
          <w:noProof/>
          <w:color w:val="000000" w:themeColor="text1"/>
        </w:rPr>
        <w:lastRenderedPageBreak/>
        <w:drawing>
          <wp:inline distT="0" distB="0" distL="0" distR="0" wp14:anchorId="3E45372C" wp14:editId="00625D18">
            <wp:extent cx="5289896" cy="6845748"/>
            <wp:effectExtent l="0" t="0" r="0" b="0"/>
            <wp:docPr id="2301" name="Picture 2301"/>
            <wp:cNvGraphicFramePr/>
            <a:graphic xmlns:a="http://schemas.openxmlformats.org/drawingml/2006/main">
              <a:graphicData uri="http://schemas.openxmlformats.org/drawingml/2006/picture">
                <pic:pic xmlns:pic="http://schemas.openxmlformats.org/drawingml/2006/picture">
                  <pic:nvPicPr>
                    <pic:cNvPr id="2301" name="Picture 2301"/>
                    <pic:cNvPicPr/>
                  </pic:nvPicPr>
                  <pic:blipFill>
                    <a:blip r:embed="rId32"/>
                    <a:stretch>
                      <a:fillRect/>
                    </a:stretch>
                  </pic:blipFill>
                  <pic:spPr>
                    <a:xfrm>
                      <a:off x="0" y="0"/>
                      <a:ext cx="5289896" cy="6845748"/>
                    </a:xfrm>
                    <a:prstGeom prst="rect">
                      <a:avLst/>
                    </a:prstGeom>
                  </pic:spPr>
                </pic:pic>
              </a:graphicData>
            </a:graphic>
          </wp:inline>
        </w:drawing>
      </w:r>
    </w:p>
    <w:p w14:paraId="001037FA" w14:textId="77777777" w:rsidR="006F58EA" w:rsidRPr="004F09C9" w:rsidRDefault="00D27C9E">
      <w:pPr>
        <w:spacing w:line="245" w:lineRule="auto"/>
        <w:ind w:left="1153" w:right="90" w:hanging="1168"/>
        <w:rPr>
          <w:color w:val="000000" w:themeColor="text1"/>
        </w:rPr>
      </w:pPr>
      <w:r w:rsidRPr="004F09C9">
        <w:rPr>
          <w:color w:val="000000" w:themeColor="text1"/>
        </w:rPr>
        <w:t>Figure 3-7. Comparing the day wet mass peaked and comparing CO</w:t>
      </w:r>
      <w:r w:rsidRPr="004F09C9">
        <w:rPr>
          <w:color w:val="000000" w:themeColor="text1"/>
          <w:vertAlign w:val="subscript"/>
        </w:rPr>
        <w:t xml:space="preserve">2 </w:t>
      </w:r>
      <w:r w:rsidRPr="004F09C9">
        <w:rPr>
          <w:color w:val="000000" w:themeColor="text1"/>
        </w:rPr>
        <w:t>production on mass peak day between deep and shallow diapause larvae in diapause programming conditions. (A) Comparing mass peak days between short-diapause larvae demonstrating a shallow diapause phenotype (orange) and a deep diapause phenotype (blue). Mass peak days: day-6 for shallow diapause larvae and day-6 for deep diapause larvae. (B) Comparing CO</w:t>
      </w:r>
      <w:r w:rsidRPr="004F09C9">
        <w:rPr>
          <w:color w:val="000000" w:themeColor="text1"/>
          <w:vertAlign w:val="subscript"/>
        </w:rPr>
        <w:t xml:space="preserve">2 </w:t>
      </w:r>
      <w:r w:rsidRPr="004F09C9">
        <w:rPr>
          <w:color w:val="000000" w:themeColor="text1"/>
        </w:rPr>
        <w:t>production between short-diapause larvae in deep diapause (black) shallow diapause (green). No significance difference in CO</w:t>
      </w:r>
      <w:r w:rsidRPr="004F09C9">
        <w:rPr>
          <w:color w:val="000000" w:themeColor="text1"/>
          <w:vertAlign w:val="subscript"/>
        </w:rPr>
        <w:t xml:space="preserve">2 </w:t>
      </w:r>
      <w:r w:rsidRPr="004F09C9">
        <w:rPr>
          <w:color w:val="000000" w:themeColor="text1"/>
        </w:rPr>
        <w:t>production between shallow diapause and deep diapause larvae (F-statistic=1.068, DF=14, p-value=0.319).</w:t>
      </w:r>
    </w:p>
    <w:p w14:paraId="09401FD4"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589A077B" wp14:editId="281DE881">
            <wp:extent cx="4457705" cy="5768795"/>
            <wp:effectExtent l="0" t="0" r="0" b="0"/>
            <wp:docPr id="2327" name="Picture 2327"/>
            <wp:cNvGraphicFramePr/>
            <a:graphic xmlns:a="http://schemas.openxmlformats.org/drawingml/2006/main">
              <a:graphicData uri="http://schemas.openxmlformats.org/drawingml/2006/picture">
                <pic:pic xmlns:pic="http://schemas.openxmlformats.org/drawingml/2006/picture">
                  <pic:nvPicPr>
                    <pic:cNvPr id="2327" name="Picture 2327"/>
                    <pic:cNvPicPr/>
                  </pic:nvPicPr>
                  <pic:blipFill>
                    <a:blip r:embed="rId33"/>
                    <a:stretch>
                      <a:fillRect/>
                    </a:stretch>
                  </pic:blipFill>
                  <pic:spPr>
                    <a:xfrm>
                      <a:off x="0" y="0"/>
                      <a:ext cx="4457705" cy="5768795"/>
                    </a:xfrm>
                    <a:prstGeom prst="rect">
                      <a:avLst/>
                    </a:prstGeom>
                  </pic:spPr>
                </pic:pic>
              </a:graphicData>
            </a:graphic>
          </wp:inline>
        </w:drawing>
      </w:r>
    </w:p>
    <w:p w14:paraId="7C11CFB8" w14:textId="77777777" w:rsidR="006F58EA" w:rsidRPr="004F09C9" w:rsidRDefault="00D27C9E">
      <w:pPr>
        <w:spacing w:line="243" w:lineRule="auto"/>
        <w:ind w:left="1153" w:right="90" w:hanging="1168"/>
        <w:rPr>
          <w:color w:val="000000" w:themeColor="text1"/>
        </w:rPr>
      </w:pPr>
      <w:r w:rsidRPr="004F09C9">
        <w:rPr>
          <w:color w:val="000000" w:themeColor="text1"/>
        </w:rPr>
        <w:t xml:space="preserve">Figure 3-8. Comparing differences in lean mass and lipid mass accumulation prior to the onset of diapause between individuals reared in diapause programming and non-diapause conditions. Lower case letters represent significance. (A) Lean mass accumulation comparison between long-diapause genotype (red) and the short-diapause genotype (blue) individuals prior to the onset of diapause. Lean mass accumulation between individuals reared in diapause programming conditions (a and b) and non-diapause conditions (b and c) was significantly </w:t>
      </w:r>
      <w:proofErr w:type="spellStart"/>
      <w:r w:rsidRPr="004F09C9">
        <w:rPr>
          <w:color w:val="000000" w:themeColor="text1"/>
        </w:rPr>
        <w:t>effected</w:t>
      </w:r>
      <w:proofErr w:type="spellEnd"/>
      <w:r w:rsidRPr="004F09C9">
        <w:rPr>
          <w:color w:val="000000" w:themeColor="text1"/>
        </w:rPr>
        <w:t xml:space="preserve"> by diapause genotype (t-value=6.85,Df=10.9, p-value</w:t>
      </w:r>
      <w:r w:rsidRPr="004F09C9">
        <w:rPr>
          <w:rFonts w:ascii="Cambria" w:eastAsia="Cambria" w:hAnsi="Cambria" w:cs="Cambria"/>
          <w:i/>
          <w:color w:val="000000" w:themeColor="text1"/>
        </w:rPr>
        <w:t>&lt;</w:t>
      </w:r>
      <w:r w:rsidRPr="004F09C9">
        <w:rPr>
          <w:color w:val="000000" w:themeColor="text1"/>
        </w:rPr>
        <w:t xml:space="preserve">0.000) and photoperiod (t-value=-9.66, </w:t>
      </w:r>
      <w:proofErr w:type="spellStart"/>
      <w:r w:rsidRPr="004F09C9">
        <w:rPr>
          <w:color w:val="000000" w:themeColor="text1"/>
        </w:rPr>
        <w:t>Df</w:t>
      </w:r>
      <w:proofErr w:type="spellEnd"/>
      <w:r w:rsidRPr="004F09C9">
        <w:rPr>
          <w:color w:val="000000" w:themeColor="text1"/>
        </w:rPr>
        <w:t>=133.3, p-value</w:t>
      </w:r>
      <w:r w:rsidRPr="004F09C9">
        <w:rPr>
          <w:rFonts w:ascii="Cambria" w:eastAsia="Cambria" w:hAnsi="Cambria" w:cs="Cambria"/>
          <w:i/>
          <w:color w:val="000000" w:themeColor="text1"/>
        </w:rPr>
        <w:t>&lt;</w:t>
      </w:r>
      <w:r w:rsidRPr="004F09C9">
        <w:rPr>
          <w:color w:val="000000" w:themeColor="text1"/>
        </w:rPr>
        <w:t xml:space="preserve">0.000). (B) Comparing lipid mass accumulation between long-diapause genotype larvae (purple) and short-diapause genotype larvae (orange) prior to the onset of diapause. Lipid mass accumulation between diapause programed individuals (a and b) and individuals in non-diapause conditions (c and d) was significantly </w:t>
      </w:r>
      <w:proofErr w:type="spellStart"/>
      <w:r w:rsidRPr="004F09C9">
        <w:rPr>
          <w:color w:val="000000" w:themeColor="text1"/>
        </w:rPr>
        <w:t>effected</w:t>
      </w:r>
      <w:proofErr w:type="spellEnd"/>
      <w:r w:rsidRPr="004F09C9">
        <w:rPr>
          <w:color w:val="000000" w:themeColor="text1"/>
        </w:rPr>
        <w:t xml:space="preserve"> by diapause genotype (t-value=4.08, </w:t>
      </w:r>
      <w:proofErr w:type="spellStart"/>
      <w:r w:rsidRPr="004F09C9">
        <w:rPr>
          <w:color w:val="000000" w:themeColor="text1"/>
        </w:rPr>
        <w:t>Df</w:t>
      </w:r>
      <w:proofErr w:type="spellEnd"/>
      <w:r w:rsidRPr="004F09C9">
        <w:rPr>
          <w:color w:val="000000" w:themeColor="text1"/>
        </w:rPr>
        <w:t>=186.8, p-value</w:t>
      </w:r>
      <w:r w:rsidRPr="004F09C9">
        <w:rPr>
          <w:rFonts w:ascii="Cambria" w:eastAsia="Cambria" w:hAnsi="Cambria" w:cs="Cambria"/>
          <w:i/>
          <w:color w:val="000000" w:themeColor="text1"/>
        </w:rPr>
        <w:t>&lt;</w:t>
      </w:r>
      <w:r w:rsidRPr="004F09C9">
        <w:rPr>
          <w:color w:val="000000" w:themeColor="text1"/>
        </w:rPr>
        <w:t xml:space="preserve">0.000) and photoperiod (t-value=-10.23, </w:t>
      </w:r>
      <w:proofErr w:type="spellStart"/>
      <w:r w:rsidRPr="004F09C9">
        <w:rPr>
          <w:color w:val="000000" w:themeColor="text1"/>
        </w:rPr>
        <w:t>Df</w:t>
      </w:r>
      <w:proofErr w:type="spellEnd"/>
      <w:r w:rsidRPr="004F09C9">
        <w:rPr>
          <w:color w:val="000000" w:themeColor="text1"/>
        </w:rPr>
        <w:t>=191.6, p-value</w:t>
      </w:r>
      <w:r w:rsidRPr="004F09C9">
        <w:rPr>
          <w:rFonts w:ascii="Cambria" w:eastAsia="Cambria" w:hAnsi="Cambria" w:cs="Cambria"/>
          <w:i/>
          <w:color w:val="000000" w:themeColor="text1"/>
        </w:rPr>
        <w:t>&lt;</w:t>
      </w:r>
      <w:r w:rsidRPr="004F09C9">
        <w:rPr>
          <w:color w:val="000000" w:themeColor="text1"/>
        </w:rPr>
        <w:t>0.000).</w:t>
      </w:r>
    </w:p>
    <w:p w14:paraId="525ACD2F"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1E6D7787" wp14:editId="688F47A3">
            <wp:extent cx="4398324" cy="5691949"/>
            <wp:effectExtent l="0" t="0" r="0" b="0"/>
            <wp:docPr id="2364" name="Picture 2364"/>
            <wp:cNvGraphicFramePr/>
            <a:graphic xmlns:a="http://schemas.openxmlformats.org/drawingml/2006/main">
              <a:graphicData uri="http://schemas.openxmlformats.org/drawingml/2006/picture">
                <pic:pic xmlns:pic="http://schemas.openxmlformats.org/drawingml/2006/picture">
                  <pic:nvPicPr>
                    <pic:cNvPr id="2364" name="Picture 2364"/>
                    <pic:cNvPicPr/>
                  </pic:nvPicPr>
                  <pic:blipFill>
                    <a:blip r:embed="rId34"/>
                    <a:stretch>
                      <a:fillRect/>
                    </a:stretch>
                  </pic:blipFill>
                  <pic:spPr>
                    <a:xfrm>
                      <a:off x="0" y="0"/>
                      <a:ext cx="4398324" cy="5691949"/>
                    </a:xfrm>
                    <a:prstGeom prst="rect">
                      <a:avLst/>
                    </a:prstGeom>
                  </pic:spPr>
                </pic:pic>
              </a:graphicData>
            </a:graphic>
          </wp:inline>
        </w:drawing>
      </w:r>
    </w:p>
    <w:p w14:paraId="007E57C6" w14:textId="77777777" w:rsidR="006F58EA" w:rsidRPr="004F09C9" w:rsidRDefault="00D27C9E">
      <w:pPr>
        <w:spacing w:line="238" w:lineRule="auto"/>
        <w:ind w:left="1153" w:right="90" w:hanging="1168"/>
        <w:rPr>
          <w:color w:val="000000" w:themeColor="text1"/>
        </w:rPr>
      </w:pPr>
      <w:r w:rsidRPr="004F09C9">
        <w:rPr>
          <w:color w:val="000000" w:themeColor="text1"/>
        </w:rPr>
        <w:t xml:space="preserve">Figure 3-9. Comparing lipid mass depletion and lean mass depletion between individuals reared in diapause programming conditions and non-diapause conditions after the onset of diapause. (A) Comparing lean mass depletion during diapause between the long-diapause genotype (red) and short-diapause genotype (blue). Lean mass depletion during diapause was significantly different between diapause genotypes (t-value=2.45, </w:t>
      </w:r>
      <w:proofErr w:type="spellStart"/>
      <w:r w:rsidRPr="004F09C9">
        <w:rPr>
          <w:color w:val="000000" w:themeColor="text1"/>
        </w:rPr>
        <w:t>Df</w:t>
      </w:r>
      <w:proofErr w:type="spellEnd"/>
      <w:r w:rsidRPr="004F09C9">
        <w:rPr>
          <w:color w:val="000000" w:themeColor="text1"/>
        </w:rPr>
        <w:t xml:space="preserve">=10.7,p-value=0.033). Lean mass did not significantly change among larvae within a single diapause genotype during diapause (3-7A,B). (B) Comparing lipid mass depletion between the long-diapause genotype (purple) and the short-diapause genotype (orange). Lipid mass depletion during diapause was significantly </w:t>
      </w:r>
      <w:proofErr w:type="spellStart"/>
      <w:r w:rsidRPr="004F09C9">
        <w:rPr>
          <w:color w:val="000000" w:themeColor="text1"/>
        </w:rPr>
        <w:t>effected</w:t>
      </w:r>
      <w:proofErr w:type="spellEnd"/>
      <w:r w:rsidRPr="004F09C9">
        <w:rPr>
          <w:color w:val="000000" w:themeColor="text1"/>
        </w:rPr>
        <w:t xml:space="preserve"> by diapause genotype (t-value=4.74, </w:t>
      </w:r>
      <w:proofErr w:type="spellStart"/>
      <w:r w:rsidRPr="004F09C9">
        <w:rPr>
          <w:color w:val="000000" w:themeColor="text1"/>
        </w:rPr>
        <w:t>Df</w:t>
      </w:r>
      <w:proofErr w:type="spellEnd"/>
      <w:r w:rsidRPr="004F09C9">
        <w:rPr>
          <w:color w:val="000000" w:themeColor="text1"/>
        </w:rPr>
        <w:t>=16.7,</w:t>
      </w:r>
    </w:p>
    <w:p w14:paraId="09F9F64A" w14:textId="77777777" w:rsidR="006F58EA" w:rsidRPr="004F09C9" w:rsidRDefault="00D27C9E">
      <w:pPr>
        <w:spacing w:line="238" w:lineRule="auto"/>
        <w:ind w:left="1178" w:right="90"/>
        <w:rPr>
          <w:color w:val="000000" w:themeColor="text1"/>
        </w:rPr>
      </w:pPr>
      <w:r w:rsidRPr="004F09C9">
        <w:rPr>
          <w:color w:val="000000" w:themeColor="text1"/>
        </w:rPr>
        <w:t xml:space="preserve">p-value=0.000) and Sample day fifteen significantly </w:t>
      </w:r>
      <w:proofErr w:type="spellStart"/>
      <w:r w:rsidRPr="004F09C9">
        <w:rPr>
          <w:color w:val="000000" w:themeColor="text1"/>
        </w:rPr>
        <w:t>effected</w:t>
      </w:r>
      <w:proofErr w:type="spellEnd"/>
      <w:r w:rsidRPr="004F09C9">
        <w:rPr>
          <w:color w:val="000000" w:themeColor="text1"/>
        </w:rPr>
        <w:t xml:space="preserve"> lipid mass depletion (t-value=-2.38, </w:t>
      </w:r>
      <w:proofErr w:type="spellStart"/>
      <w:r w:rsidRPr="004F09C9">
        <w:rPr>
          <w:color w:val="000000" w:themeColor="text1"/>
        </w:rPr>
        <w:t>Df</w:t>
      </w:r>
      <w:proofErr w:type="spellEnd"/>
      <w:r w:rsidRPr="004F09C9">
        <w:rPr>
          <w:color w:val="000000" w:themeColor="text1"/>
        </w:rPr>
        <w:t xml:space="preserve">=14.1,p-value=0.032). Lipid mass depletion among long-diapause genotype larvae did not significantly change during diapause (3-9A). Among short-diapause genotype larvae, lipid mass depletion was only significantly different on day 15 (t-value=-3.88, </w:t>
      </w:r>
      <w:proofErr w:type="spellStart"/>
      <w:r w:rsidRPr="004F09C9">
        <w:rPr>
          <w:color w:val="000000" w:themeColor="text1"/>
        </w:rPr>
        <w:t>Df</w:t>
      </w:r>
      <w:proofErr w:type="spellEnd"/>
      <w:r w:rsidRPr="004F09C9">
        <w:rPr>
          <w:color w:val="000000" w:themeColor="text1"/>
        </w:rPr>
        <w:t>=111.4,p-value</w:t>
      </w:r>
      <w:r w:rsidRPr="004F09C9">
        <w:rPr>
          <w:rFonts w:ascii="Cambria" w:eastAsia="Cambria" w:hAnsi="Cambria" w:cs="Cambria"/>
          <w:i/>
          <w:color w:val="000000" w:themeColor="text1"/>
        </w:rPr>
        <w:t>&lt;</w:t>
      </w:r>
      <w:r w:rsidRPr="004F09C9">
        <w:rPr>
          <w:color w:val="000000" w:themeColor="text1"/>
        </w:rPr>
        <w:t>0.000) (3-9B).</w:t>
      </w:r>
    </w:p>
    <w:p w14:paraId="556A2091" w14:textId="5FB377A1" w:rsidR="006F58EA" w:rsidRPr="004F09C9" w:rsidRDefault="00D27C9E">
      <w:pPr>
        <w:spacing w:line="259" w:lineRule="auto"/>
        <w:ind w:left="1075" w:right="90" w:hanging="1090"/>
        <w:rPr>
          <w:color w:val="000000" w:themeColor="text1"/>
        </w:rPr>
      </w:pPr>
      <w:r w:rsidRPr="004F09C9">
        <w:rPr>
          <w:color w:val="000000" w:themeColor="text1"/>
        </w:rPr>
        <w:lastRenderedPageBreak/>
        <w:t xml:space="preserve">Table 3-1. </w:t>
      </w:r>
      <w:ins w:id="83" w:author="Brown,James T" w:date="2019-02-03T13:29:00Z">
        <w:r w:rsidR="00A21756">
          <w:rPr>
            <w:color w:val="000000" w:themeColor="text1"/>
          </w:rPr>
          <w:t>Linear model</w:t>
        </w:r>
      </w:ins>
      <w:ins w:id="84" w:author="Brown,James T" w:date="2019-02-03T13:31:00Z">
        <w:r w:rsidR="00D9566E">
          <w:rPr>
            <w:color w:val="000000" w:themeColor="text1"/>
          </w:rPr>
          <w:t>s</w:t>
        </w:r>
      </w:ins>
      <w:ins w:id="85" w:author="Brown,James T" w:date="2019-02-03T13:29:00Z">
        <w:r w:rsidR="00A21756">
          <w:rPr>
            <w:color w:val="000000" w:themeColor="text1"/>
          </w:rPr>
          <w:t xml:space="preserve"> </w:t>
        </w:r>
      </w:ins>
      <w:del w:id="86" w:author="Brown,James T" w:date="2019-02-03T13:29:00Z">
        <w:r w:rsidRPr="004F09C9" w:rsidDel="00A21756">
          <w:rPr>
            <w:color w:val="000000" w:themeColor="text1"/>
          </w:rPr>
          <w:delText xml:space="preserve">Comparison </w:delText>
        </w:r>
      </w:del>
      <w:ins w:id="87" w:author="Brown,James T" w:date="2019-02-03T13:29:00Z">
        <w:r w:rsidR="00A21756">
          <w:rPr>
            <w:color w:val="000000" w:themeColor="text1"/>
          </w:rPr>
          <w:t xml:space="preserve">comparing </w:t>
        </w:r>
      </w:ins>
      <w:del w:id="88" w:author="Brown,James T" w:date="2019-02-03T13:29:00Z">
        <w:r w:rsidRPr="004F09C9" w:rsidDel="00A21756">
          <w:rPr>
            <w:color w:val="000000" w:themeColor="text1"/>
          </w:rPr>
          <w:delText xml:space="preserve">of </w:delText>
        </w:r>
      </w:del>
      <w:r w:rsidRPr="004F09C9">
        <w:rPr>
          <w:color w:val="000000" w:themeColor="text1"/>
        </w:rPr>
        <w:t>CO</w:t>
      </w:r>
      <w:r w:rsidRPr="004F09C9">
        <w:rPr>
          <w:color w:val="000000" w:themeColor="text1"/>
          <w:vertAlign w:val="subscript"/>
        </w:rPr>
        <w:t xml:space="preserve">2 </w:t>
      </w:r>
      <w:r w:rsidRPr="004F09C9">
        <w:rPr>
          <w:color w:val="000000" w:themeColor="text1"/>
        </w:rPr>
        <w:t>production between diapause genotypes and photoperiods on the day wet mass peaked.</w:t>
      </w:r>
    </w:p>
    <w:tbl>
      <w:tblPr>
        <w:tblStyle w:val="TableGrid"/>
        <w:tblW w:w="9230" w:type="dxa"/>
        <w:tblInd w:w="26" w:type="dxa"/>
        <w:tblCellMar>
          <w:top w:w="33" w:type="dxa"/>
          <w:bottom w:w="151" w:type="dxa"/>
          <w:right w:w="115" w:type="dxa"/>
        </w:tblCellMar>
        <w:tblLook w:val="04A0" w:firstRow="1" w:lastRow="0" w:firstColumn="1" w:lastColumn="0" w:noHBand="0" w:noVBand="1"/>
      </w:tblPr>
      <w:tblGrid>
        <w:gridCol w:w="6899"/>
        <w:gridCol w:w="479"/>
        <w:gridCol w:w="900"/>
        <w:gridCol w:w="952"/>
      </w:tblGrid>
      <w:tr w:rsidR="006F58EA" w:rsidRPr="004F09C9" w14:paraId="7F0EAEF1" w14:textId="77777777">
        <w:trPr>
          <w:trHeight w:val="451"/>
        </w:trPr>
        <w:tc>
          <w:tcPr>
            <w:tcW w:w="6899" w:type="dxa"/>
            <w:tcBorders>
              <w:top w:val="double" w:sz="3" w:space="0" w:color="000000"/>
              <w:left w:val="nil"/>
              <w:bottom w:val="double" w:sz="3" w:space="0" w:color="000000"/>
              <w:right w:val="nil"/>
            </w:tcBorders>
          </w:tcPr>
          <w:p w14:paraId="63703C0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479" w:type="dxa"/>
            <w:tcBorders>
              <w:top w:val="double" w:sz="3" w:space="0" w:color="000000"/>
              <w:left w:val="nil"/>
              <w:bottom w:val="double" w:sz="3" w:space="0" w:color="000000"/>
              <w:right w:val="nil"/>
            </w:tcBorders>
          </w:tcPr>
          <w:p w14:paraId="63BC6097" w14:textId="77777777" w:rsidR="006F58EA" w:rsidRPr="004F09C9" w:rsidRDefault="00D27C9E">
            <w:pPr>
              <w:spacing w:after="0" w:line="259" w:lineRule="auto"/>
              <w:ind w:left="0" w:firstLine="0"/>
              <w:rPr>
                <w:color w:val="000000" w:themeColor="text1"/>
              </w:rPr>
            </w:pPr>
            <w:proofErr w:type="spellStart"/>
            <w:r w:rsidRPr="004F09C9">
              <w:rPr>
                <w:color w:val="000000" w:themeColor="text1"/>
              </w:rPr>
              <w:t>Df</w:t>
            </w:r>
            <w:proofErr w:type="spellEnd"/>
          </w:p>
        </w:tc>
        <w:tc>
          <w:tcPr>
            <w:tcW w:w="900" w:type="dxa"/>
            <w:tcBorders>
              <w:top w:val="double" w:sz="3" w:space="0" w:color="000000"/>
              <w:left w:val="nil"/>
              <w:bottom w:val="double" w:sz="3" w:space="0" w:color="000000"/>
              <w:right w:val="nil"/>
            </w:tcBorders>
          </w:tcPr>
          <w:p w14:paraId="4CD25E97"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double" w:sz="3" w:space="0" w:color="000000"/>
              <w:right w:val="nil"/>
            </w:tcBorders>
          </w:tcPr>
          <w:p w14:paraId="3D83A99D"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46E9130E" w14:textId="77777777">
        <w:trPr>
          <w:trHeight w:val="716"/>
        </w:trPr>
        <w:tc>
          <w:tcPr>
            <w:tcW w:w="6899" w:type="dxa"/>
            <w:tcBorders>
              <w:top w:val="double" w:sz="3" w:space="0" w:color="000000"/>
              <w:left w:val="nil"/>
              <w:bottom w:val="single" w:sz="3" w:space="0" w:color="000000"/>
              <w:right w:val="nil"/>
            </w:tcBorders>
          </w:tcPr>
          <w:p w14:paraId="715A5B9E" w14:textId="77777777" w:rsidR="006F58EA" w:rsidRPr="004F09C9" w:rsidRDefault="00D27C9E">
            <w:pPr>
              <w:spacing w:after="0" w:line="259" w:lineRule="auto"/>
              <w:ind w:left="338" w:firstLine="0"/>
              <w:rPr>
                <w:color w:val="000000" w:themeColor="text1"/>
              </w:rPr>
            </w:pPr>
            <w:r w:rsidRPr="004F09C9">
              <w:rPr>
                <w:color w:val="000000" w:themeColor="text1"/>
              </w:rPr>
              <w:t>A). CO</w:t>
            </w:r>
            <w:r w:rsidRPr="004F09C9">
              <w:rPr>
                <w:color w:val="000000" w:themeColor="text1"/>
                <w:vertAlign w:val="subscript"/>
              </w:rPr>
              <w:t xml:space="preserve">2 </w:t>
            </w:r>
            <w:r w:rsidRPr="004F09C9">
              <w:rPr>
                <w:color w:val="000000" w:themeColor="text1"/>
              </w:rPr>
              <w:t>production between individuals in diapause conditions</w:t>
            </w:r>
          </w:p>
          <w:p w14:paraId="3279B735"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double" w:sz="3" w:space="0" w:color="000000"/>
              <w:left w:val="nil"/>
              <w:bottom w:val="single" w:sz="3" w:space="0" w:color="000000"/>
              <w:right w:val="nil"/>
            </w:tcBorders>
            <w:vAlign w:val="bottom"/>
          </w:tcPr>
          <w:p w14:paraId="02763B02" w14:textId="77777777" w:rsidR="006F58EA" w:rsidRPr="004F09C9" w:rsidRDefault="00D27C9E">
            <w:pPr>
              <w:spacing w:after="0" w:line="259" w:lineRule="auto"/>
              <w:ind w:left="3" w:firstLine="0"/>
              <w:rPr>
                <w:color w:val="000000" w:themeColor="text1"/>
              </w:rPr>
            </w:pPr>
            <w:r w:rsidRPr="004F09C9">
              <w:rPr>
                <w:color w:val="000000" w:themeColor="text1"/>
              </w:rPr>
              <w:t>26</w:t>
            </w:r>
          </w:p>
        </w:tc>
        <w:tc>
          <w:tcPr>
            <w:tcW w:w="900" w:type="dxa"/>
            <w:tcBorders>
              <w:top w:val="double" w:sz="3" w:space="0" w:color="000000"/>
              <w:left w:val="nil"/>
              <w:bottom w:val="single" w:sz="3" w:space="0" w:color="000000"/>
              <w:right w:val="nil"/>
            </w:tcBorders>
            <w:vAlign w:val="bottom"/>
          </w:tcPr>
          <w:p w14:paraId="0CC26B89" w14:textId="77777777" w:rsidR="006F58EA" w:rsidRPr="004F09C9" w:rsidRDefault="00D27C9E">
            <w:pPr>
              <w:spacing w:after="0" w:line="259" w:lineRule="auto"/>
              <w:ind w:left="83" w:firstLine="0"/>
              <w:rPr>
                <w:color w:val="000000" w:themeColor="text1"/>
              </w:rPr>
            </w:pPr>
            <w:r w:rsidRPr="004F09C9">
              <w:rPr>
                <w:color w:val="000000" w:themeColor="text1"/>
              </w:rPr>
              <w:t>-5.51</w:t>
            </w:r>
          </w:p>
        </w:tc>
        <w:tc>
          <w:tcPr>
            <w:tcW w:w="952" w:type="dxa"/>
            <w:tcBorders>
              <w:top w:val="double" w:sz="3" w:space="0" w:color="000000"/>
              <w:left w:val="nil"/>
              <w:bottom w:val="single" w:sz="3" w:space="0" w:color="000000"/>
              <w:right w:val="nil"/>
            </w:tcBorders>
            <w:vAlign w:val="bottom"/>
          </w:tcPr>
          <w:p w14:paraId="19A415E8"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444FA37B" w14:textId="77777777">
        <w:trPr>
          <w:trHeight w:val="692"/>
        </w:trPr>
        <w:tc>
          <w:tcPr>
            <w:tcW w:w="6899" w:type="dxa"/>
            <w:tcBorders>
              <w:top w:val="single" w:sz="3" w:space="0" w:color="000000"/>
              <w:left w:val="nil"/>
              <w:bottom w:val="single" w:sz="3" w:space="0" w:color="000000"/>
              <w:right w:val="nil"/>
            </w:tcBorders>
          </w:tcPr>
          <w:p w14:paraId="768CCA00" w14:textId="77777777" w:rsidR="006F58EA" w:rsidRPr="004F09C9" w:rsidRDefault="00D27C9E">
            <w:pPr>
              <w:spacing w:after="0" w:line="259" w:lineRule="auto"/>
              <w:ind w:left="120" w:firstLine="0"/>
              <w:rPr>
                <w:color w:val="000000" w:themeColor="text1"/>
              </w:rPr>
            </w:pPr>
            <w:r w:rsidRPr="004F09C9">
              <w:rPr>
                <w:color w:val="000000" w:themeColor="text1"/>
              </w:rPr>
              <w:t>B). CO</w:t>
            </w:r>
            <w:r w:rsidRPr="004F09C9">
              <w:rPr>
                <w:color w:val="000000" w:themeColor="text1"/>
                <w:vertAlign w:val="subscript"/>
              </w:rPr>
              <w:t xml:space="preserve">2 </w:t>
            </w:r>
            <w:r w:rsidRPr="004F09C9">
              <w:rPr>
                <w:color w:val="000000" w:themeColor="text1"/>
              </w:rPr>
              <w:t>production between individuals in non-diapause conditions</w:t>
            </w:r>
          </w:p>
          <w:p w14:paraId="122E564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single" w:sz="3" w:space="0" w:color="000000"/>
              <w:left w:val="nil"/>
              <w:bottom w:val="single" w:sz="3" w:space="0" w:color="000000"/>
              <w:right w:val="nil"/>
            </w:tcBorders>
            <w:vAlign w:val="bottom"/>
          </w:tcPr>
          <w:p w14:paraId="16B12B21" w14:textId="77777777" w:rsidR="006F58EA" w:rsidRPr="004F09C9" w:rsidRDefault="00D27C9E">
            <w:pPr>
              <w:spacing w:after="0" w:line="259" w:lineRule="auto"/>
              <w:ind w:left="3" w:firstLine="0"/>
              <w:rPr>
                <w:color w:val="000000" w:themeColor="text1"/>
              </w:rPr>
            </w:pPr>
            <w:r w:rsidRPr="004F09C9">
              <w:rPr>
                <w:color w:val="000000" w:themeColor="text1"/>
              </w:rPr>
              <w:t>47</w:t>
            </w:r>
          </w:p>
        </w:tc>
        <w:tc>
          <w:tcPr>
            <w:tcW w:w="900" w:type="dxa"/>
            <w:tcBorders>
              <w:top w:val="single" w:sz="3" w:space="0" w:color="000000"/>
              <w:left w:val="nil"/>
              <w:bottom w:val="single" w:sz="3" w:space="0" w:color="000000"/>
              <w:right w:val="nil"/>
            </w:tcBorders>
            <w:vAlign w:val="bottom"/>
          </w:tcPr>
          <w:p w14:paraId="25D04717" w14:textId="77777777" w:rsidR="006F58EA" w:rsidRPr="004F09C9" w:rsidRDefault="00D27C9E">
            <w:pPr>
              <w:spacing w:after="0" w:line="259" w:lineRule="auto"/>
              <w:ind w:left="83" w:firstLine="0"/>
              <w:rPr>
                <w:color w:val="000000" w:themeColor="text1"/>
              </w:rPr>
            </w:pPr>
            <w:r w:rsidRPr="004F09C9">
              <w:rPr>
                <w:color w:val="000000" w:themeColor="text1"/>
              </w:rPr>
              <w:t>-3.74</w:t>
            </w:r>
          </w:p>
        </w:tc>
        <w:tc>
          <w:tcPr>
            <w:tcW w:w="952" w:type="dxa"/>
            <w:tcBorders>
              <w:top w:val="single" w:sz="3" w:space="0" w:color="000000"/>
              <w:left w:val="nil"/>
              <w:bottom w:val="single" w:sz="3" w:space="0" w:color="000000"/>
              <w:right w:val="nil"/>
            </w:tcBorders>
            <w:vAlign w:val="bottom"/>
          </w:tcPr>
          <w:p w14:paraId="4243F660" w14:textId="77777777" w:rsidR="006F58EA" w:rsidRPr="004F09C9" w:rsidRDefault="00D27C9E">
            <w:pPr>
              <w:spacing w:after="0" w:line="259" w:lineRule="auto"/>
              <w:ind w:left="91" w:firstLine="0"/>
              <w:rPr>
                <w:color w:val="000000" w:themeColor="text1"/>
              </w:rPr>
            </w:pPr>
            <w:r w:rsidRPr="004F09C9">
              <w:rPr>
                <w:color w:val="000000" w:themeColor="text1"/>
              </w:rPr>
              <w:t>0.001*</w:t>
            </w:r>
          </w:p>
        </w:tc>
      </w:tr>
      <w:tr w:rsidR="006F58EA" w:rsidRPr="004F09C9" w14:paraId="7ADCA62F" w14:textId="77777777">
        <w:trPr>
          <w:trHeight w:val="692"/>
        </w:trPr>
        <w:tc>
          <w:tcPr>
            <w:tcW w:w="6899" w:type="dxa"/>
            <w:tcBorders>
              <w:top w:val="single" w:sz="3" w:space="0" w:color="000000"/>
              <w:left w:val="nil"/>
              <w:bottom w:val="single" w:sz="3" w:space="0" w:color="000000"/>
              <w:right w:val="nil"/>
            </w:tcBorders>
          </w:tcPr>
          <w:p w14:paraId="3E3F8106"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C). CO</w:t>
            </w:r>
            <w:r w:rsidRPr="004F09C9">
              <w:rPr>
                <w:color w:val="000000" w:themeColor="text1"/>
                <w:vertAlign w:val="subscript"/>
              </w:rPr>
              <w:t xml:space="preserve">2 </w:t>
            </w:r>
            <w:r w:rsidRPr="004F09C9">
              <w:rPr>
                <w:color w:val="000000" w:themeColor="text1"/>
              </w:rPr>
              <w:t>production among long-diapause individuals</w:t>
            </w:r>
          </w:p>
          <w:p w14:paraId="254586C4"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774FE0E5" w14:textId="77777777" w:rsidR="006F58EA" w:rsidRPr="004F09C9" w:rsidRDefault="00D27C9E">
            <w:pPr>
              <w:spacing w:after="0" w:line="259" w:lineRule="auto"/>
              <w:ind w:left="3" w:firstLine="0"/>
              <w:rPr>
                <w:color w:val="000000" w:themeColor="text1"/>
              </w:rPr>
            </w:pPr>
            <w:r w:rsidRPr="004F09C9">
              <w:rPr>
                <w:color w:val="000000" w:themeColor="text1"/>
              </w:rPr>
              <w:t>30</w:t>
            </w:r>
          </w:p>
        </w:tc>
        <w:tc>
          <w:tcPr>
            <w:tcW w:w="900" w:type="dxa"/>
            <w:tcBorders>
              <w:top w:val="single" w:sz="3" w:space="0" w:color="000000"/>
              <w:left w:val="nil"/>
              <w:bottom w:val="single" w:sz="3" w:space="0" w:color="000000"/>
              <w:right w:val="nil"/>
            </w:tcBorders>
            <w:vAlign w:val="bottom"/>
          </w:tcPr>
          <w:p w14:paraId="4E73AD46" w14:textId="77777777" w:rsidR="006F58EA" w:rsidRPr="004F09C9" w:rsidRDefault="00D27C9E">
            <w:pPr>
              <w:spacing w:after="0" w:line="259" w:lineRule="auto"/>
              <w:ind w:left="122" w:firstLine="0"/>
              <w:rPr>
                <w:color w:val="000000" w:themeColor="text1"/>
              </w:rPr>
            </w:pPr>
            <w:r w:rsidRPr="004F09C9">
              <w:rPr>
                <w:color w:val="000000" w:themeColor="text1"/>
              </w:rPr>
              <w:t>4.47</w:t>
            </w:r>
          </w:p>
        </w:tc>
        <w:tc>
          <w:tcPr>
            <w:tcW w:w="952" w:type="dxa"/>
            <w:tcBorders>
              <w:top w:val="single" w:sz="3" w:space="0" w:color="000000"/>
              <w:left w:val="nil"/>
              <w:bottom w:val="single" w:sz="3" w:space="0" w:color="000000"/>
              <w:right w:val="nil"/>
            </w:tcBorders>
            <w:vAlign w:val="bottom"/>
          </w:tcPr>
          <w:p w14:paraId="46CB287A"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178F55B6" w14:textId="77777777">
        <w:trPr>
          <w:trHeight w:val="692"/>
        </w:trPr>
        <w:tc>
          <w:tcPr>
            <w:tcW w:w="6899" w:type="dxa"/>
            <w:tcBorders>
              <w:top w:val="single" w:sz="3" w:space="0" w:color="000000"/>
              <w:left w:val="nil"/>
              <w:bottom w:val="single" w:sz="3" w:space="0" w:color="000000"/>
              <w:right w:val="nil"/>
            </w:tcBorders>
          </w:tcPr>
          <w:p w14:paraId="7DE05F6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 CO</w:t>
            </w:r>
            <w:r w:rsidRPr="004F09C9">
              <w:rPr>
                <w:color w:val="000000" w:themeColor="text1"/>
                <w:vertAlign w:val="subscript"/>
              </w:rPr>
              <w:t xml:space="preserve">2 </w:t>
            </w:r>
            <w:r w:rsidRPr="004F09C9">
              <w:rPr>
                <w:color w:val="000000" w:themeColor="text1"/>
              </w:rPr>
              <w:t>production among short-diapause individuals</w:t>
            </w:r>
          </w:p>
          <w:p w14:paraId="23B97FF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1E6DDB9A" w14:textId="77777777" w:rsidR="006F58EA" w:rsidRPr="004F09C9" w:rsidRDefault="00D27C9E">
            <w:pPr>
              <w:spacing w:after="0" w:line="259" w:lineRule="auto"/>
              <w:ind w:left="3" w:firstLine="0"/>
              <w:rPr>
                <w:color w:val="000000" w:themeColor="text1"/>
              </w:rPr>
            </w:pPr>
            <w:r w:rsidRPr="004F09C9">
              <w:rPr>
                <w:color w:val="000000" w:themeColor="text1"/>
              </w:rPr>
              <w:t>43</w:t>
            </w:r>
          </w:p>
        </w:tc>
        <w:tc>
          <w:tcPr>
            <w:tcW w:w="900" w:type="dxa"/>
            <w:tcBorders>
              <w:top w:val="single" w:sz="3" w:space="0" w:color="000000"/>
              <w:left w:val="nil"/>
              <w:bottom w:val="single" w:sz="3" w:space="0" w:color="000000"/>
              <w:right w:val="nil"/>
            </w:tcBorders>
            <w:vAlign w:val="bottom"/>
          </w:tcPr>
          <w:p w14:paraId="778E6C5F" w14:textId="77777777" w:rsidR="006F58EA" w:rsidRPr="004F09C9" w:rsidRDefault="00D27C9E">
            <w:pPr>
              <w:spacing w:after="0" w:line="259" w:lineRule="auto"/>
              <w:ind w:left="181" w:firstLine="0"/>
              <w:rPr>
                <w:color w:val="000000" w:themeColor="text1"/>
              </w:rPr>
            </w:pPr>
            <w:r w:rsidRPr="004F09C9">
              <w:rPr>
                <w:color w:val="000000" w:themeColor="text1"/>
              </w:rPr>
              <w:t>5.0</w:t>
            </w:r>
          </w:p>
        </w:tc>
        <w:tc>
          <w:tcPr>
            <w:tcW w:w="952" w:type="dxa"/>
            <w:tcBorders>
              <w:top w:val="single" w:sz="3" w:space="0" w:color="000000"/>
              <w:left w:val="nil"/>
              <w:bottom w:val="single" w:sz="3" w:space="0" w:color="000000"/>
              <w:right w:val="nil"/>
            </w:tcBorders>
            <w:vAlign w:val="bottom"/>
          </w:tcPr>
          <w:p w14:paraId="2DE07904"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37BA5178" w14:textId="77777777">
        <w:trPr>
          <w:trHeight w:val="692"/>
        </w:trPr>
        <w:tc>
          <w:tcPr>
            <w:tcW w:w="6899" w:type="dxa"/>
            <w:tcBorders>
              <w:top w:val="single" w:sz="3" w:space="0" w:color="000000"/>
              <w:left w:val="nil"/>
              <w:bottom w:val="single" w:sz="3" w:space="0" w:color="000000"/>
              <w:right w:val="nil"/>
            </w:tcBorders>
          </w:tcPr>
          <w:p w14:paraId="70D7F6FD" w14:textId="77777777" w:rsidR="006F58EA" w:rsidRPr="004F09C9" w:rsidRDefault="00D27C9E">
            <w:pPr>
              <w:spacing w:after="0" w:line="259" w:lineRule="auto"/>
              <w:ind w:left="134" w:firstLine="0"/>
              <w:rPr>
                <w:color w:val="000000" w:themeColor="text1"/>
              </w:rPr>
            </w:pPr>
            <w:r w:rsidRPr="004F09C9">
              <w:rPr>
                <w:color w:val="000000" w:themeColor="text1"/>
              </w:rPr>
              <w:t>E). CO</w:t>
            </w:r>
            <w:r w:rsidRPr="004F09C9">
              <w:rPr>
                <w:color w:val="000000" w:themeColor="text1"/>
                <w:vertAlign w:val="subscript"/>
              </w:rPr>
              <w:t xml:space="preserve">2 </w:t>
            </w:r>
            <w:r w:rsidRPr="004F09C9">
              <w:rPr>
                <w:color w:val="000000" w:themeColor="text1"/>
              </w:rPr>
              <w:t>production between shallow and deep diapause individuals</w:t>
            </w:r>
          </w:p>
          <w:p w14:paraId="282B39E1"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phenotype</w:t>
            </w:r>
          </w:p>
        </w:tc>
        <w:tc>
          <w:tcPr>
            <w:tcW w:w="479" w:type="dxa"/>
            <w:tcBorders>
              <w:top w:val="single" w:sz="3" w:space="0" w:color="000000"/>
              <w:left w:val="nil"/>
              <w:bottom w:val="single" w:sz="3" w:space="0" w:color="000000"/>
              <w:right w:val="nil"/>
            </w:tcBorders>
            <w:vAlign w:val="bottom"/>
          </w:tcPr>
          <w:p w14:paraId="1D582ADB" w14:textId="77777777" w:rsidR="006F58EA" w:rsidRPr="004F09C9" w:rsidRDefault="00D27C9E">
            <w:pPr>
              <w:spacing w:after="0" w:line="259" w:lineRule="auto"/>
              <w:ind w:left="3" w:firstLine="0"/>
              <w:rPr>
                <w:color w:val="000000" w:themeColor="text1"/>
              </w:rPr>
            </w:pPr>
            <w:r w:rsidRPr="004F09C9">
              <w:rPr>
                <w:color w:val="000000" w:themeColor="text1"/>
              </w:rPr>
              <w:t>14</w:t>
            </w:r>
          </w:p>
        </w:tc>
        <w:tc>
          <w:tcPr>
            <w:tcW w:w="900" w:type="dxa"/>
            <w:tcBorders>
              <w:top w:val="single" w:sz="3" w:space="0" w:color="000000"/>
              <w:left w:val="nil"/>
              <w:bottom w:val="single" w:sz="3" w:space="0" w:color="000000"/>
              <w:right w:val="nil"/>
            </w:tcBorders>
            <w:vAlign w:val="bottom"/>
          </w:tcPr>
          <w:p w14:paraId="5A70DD49" w14:textId="77777777" w:rsidR="006F58EA" w:rsidRPr="004F09C9" w:rsidRDefault="00D27C9E">
            <w:pPr>
              <w:spacing w:after="0" w:line="259" w:lineRule="auto"/>
              <w:ind w:left="83" w:firstLine="0"/>
              <w:rPr>
                <w:color w:val="000000" w:themeColor="text1"/>
              </w:rPr>
            </w:pPr>
            <w:r w:rsidRPr="004F09C9">
              <w:rPr>
                <w:color w:val="000000" w:themeColor="text1"/>
              </w:rPr>
              <w:t>-1.03</w:t>
            </w:r>
          </w:p>
        </w:tc>
        <w:tc>
          <w:tcPr>
            <w:tcW w:w="952" w:type="dxa"/>
            <w:tcBorders>
              <w:top w:val="single" w:sz="3" w:space="0" w:color="000000"/>
              <w:left w:val="nil"/>
              <w:bottom w:val="single" w:sz="3" w:space="0" w:color="000000"/>
              <w:right w:val="nil"/>
            </w:tcBorders>
            <w:vAlign w:val="bottom"/>
          </w:tcPr>
          <w:p w14:paraId="36E62F88" w14:textId="77777777" w:rsidR="006F58EA" w:rsidRPr="004F09C9" w:rsidRDefault="00D27C9E">
            <w:pPr>
              <w:spacing w:after="0" w:line="259" w:lineRule="auto"/>
              <w:ind w:left="60" w:firstLine="0"/>
              <w:rPr>
                <w:color w:val="000000" w:themeColor="text1"/>
              </w:rPr>
            </w:pPr>
            <w:r w:rsidRPr="004F09C9">
              <w:rPr>
                <w:color w:val="000000" w:themeColor="text1"/>
              </w:rPr>
              <w:t>0.319</w:t>
            </w:r>
            <w:r w:rsidRPr="004F09C9">
              <w:rPr>
                <w:i/>
                <w:color w:val="000000" w:themeColor="text1"/>
                <w:vertAlign w:val="superscript"/>
              </w:rPr>
              <w:t>ns</w:t>
            </w:r>
          </w:p>
        </w:tc>
      </w:tr>
    </w:tbl>
    <w:p w14:paraId="01D43300" w14:textId="77777777" w:rsidR="006F58EA" w:rsidRPr="004F09C9" w:rsidRDefault="00D27C9E">
      <w:pPr>
        <w:rPr>
          <w:color w:val="000000" w:themeColor="text1"/>
        </w:rPr>
      </w:pPr>
      <w:r w:rsidRPr="004F09C9">
        <w:rPr>
          <w:color w:val="000000" w:themeColor="text1"/>
        </w:rPr>
        <w:br w:type="page"/>
      </w:r>
    </w:p>
    <w:p w14:paraId="756E12E1" w14:textId="34B86322" w:rsidR="00206B10" w:rsidRPr="004F09C9" w:rsidRDefault="00206B10" w:rsidP="00206B10">
      <w:pPr>
        <w:spacing w:line="259" w:lineRule="auto"/>
        <w:ind w:left="1076" w:right="90" w:hanging="1091"/>
        <w:rPr>
          <w:color w:val="000000" w:themeColor="text1"/>
        </w:rPr>
      </w:pPr>
      <w:r w:rsidRPr="004F09C9">
        <w:rPr>
          <w:color w:val="000000" w:themeColor="text1"/>
        </w:rPr>
        <w:lastRenderedPageBreak/>
        <w:t>Table 3-</w:t>
      </w:r>
      <w:ins w:id="89" w:author="Brown,James T" w:date="2019-02-03T14:12:00Z">
        <w:r>
          <w:rPr>
            <w:color w:val="000000" w:themeColor="text1"/>
          </w:rPr>
          <w:t>2</w:t>
        </w:r>
      </w:ins>
      <w:del w:id="90" w:author="Brown,James T" w:date="2019-02-03T14:12:00Z">
        <w:r w:rsidRPr="004F09C9" w:rsidDel="00206B10">
          <w:rPr>
            <w:color w:val="000000" w:themeColor="text1"/>
          </w:rPr>
          <w:delText>4</w:delText>
        </w:r>
      </w:del>
      <w:r w:rsidRPr="004F09C9">
        <w:rPr>
          <w:color w:val="000000" w:themeColor="text1"/>
        </w:rPr>
        <w:t xml:space="preserve">. FULL MODEL: ANOVA summary table for the additive and interactive effects of photoperiod and diapause genotype, and the effect of lean mass on lipid mass accumulation. Asterisks "*" indicate statistical significance, ns represents </w:t>
      </w:r>
      <w:proofErr w:type="spellStart"/>
      <w:r w:rsidRPr="004F09C9">
        <w:rPr>
          <w:color w:val="000000" w:themeColor="text1"/>
        </w:rPr>
        <w:t>non significant</w:t>
      </w:r>
      <w:proofErr w:type="spellEnd"/>
      <w:r w:rsidRPr="004F09C9">
        <w:rPr>
          <w:color w:val="000000" w:themeColor="text1"/>
        </w:rPr>
        <w:t xml:space="preserve"> results.</w:t>
      </w:r>
    </w:p>
    <w:tbl>
      <w:tblPr>
        <w:tblStyle w:val="TableGrid"/>
        <w:tblW w:w="8904" w:type="dxa"/>
        <w:tblInd w:w="189" w:type="dxa"/>
        <w:tblCellMar>
          <w:top w:w="27" w:type="dxa"/>
          <w:right w:w="115" w:type="dxa"/>
        </w:tblCellMar>
        <w:tblLook w:val="04A0" w:firstRow="1" w:lastRow="0" w:firstColumn="1" w:lastColumn="0" w:noHBand="0" w:noVBand="1"/>
      </w:tblPr>
      <w:tblGrid>
        <w:gridCol w:w="6291"/>
        <w:gridCol w:w="772"/>
        <w:gridCol w:w="889"/>
        <w:gridCol w:w="952"/>
      </w:tblGrid>
      <w:tr w:rsidR="00206B10" w:rsidRPr="004F09C9" w14:paraId="67B50E7F" w14:textId="77777777" w:rsidTr="008A02D5">
        <w:trPr>
          <w:trHeight w:val="504"/>
        </w:trPr>
        <w:tc>
          <w:tcPr>
            <w:tcW w:w="6290" w:type="dxa"/>
            <w:tcBorders>
              <w:top w:val="double" w:sz="3" w:space="0" w:color="000000"/>
              <w:left w:val="nil"/>
              <w:bottom w:val="double" w:sz="3" w:space="0" w:color="000000"/>
              <w:right w:val="nil"/>
            </w:tcBorders>
          </w:tcPr>
          <w:p w14:paraId="1AD73355" w14:textId="77777777" w:rsidR="00206B10" w:rsidRPr="004F09C9" w:rsidRDefault="00206B10" w:rsidP="008A02D5">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double" w:sz="3" w:space="0" w:color="000000"/>
              <w:right w:val="nil"/>
            </w:tcBorders>
          </w:tcPr>
          <w:p w14:paraId="4CD90571" w14:textId="77777777" w:rsidR="00206B10" w:rsidRPr="004F09C9" w:rsidRDefault="00206B10" w:rsidP="008A02D5">
            <w:pPr>
              <w:spacing w:after="0" w:line="259" w:lineRule="auto"/>
              <w:ind w:left="147" w:firstLine="0"/>
              <w:rPr>
                <w:color w:val="000000" w:themeColor="text1"/>
              </w:rPr>
            </w:pPr>
            <w:proofErr w:type="spellStart"/>
            <w:r w:rsidRPr="004F09C9">
              <w:rPr>
                <w:color w:val="000000" w:themeColor="text1"/>
              </w:rPr>
              <w:t>Df</w:t>
            </w:r>
            <w:proofErr w:type="spellEnd"/>
          </w:p>
        </w:tc>
        <w:tc>
          <w:tcPr>
            <w:tcW w:w="889" w:type="dxa"/>
            <w:tcBorders>
              <w:top w:val="double" w:sz="3" w:space="0" w:color="000000"/>
              <w:left w:val="nil"/>
              <w:bottom w:val="double" w:sz="3" w:space="0" w:color="000000"/>
              <w:right w:val="nil"/>
            </w:tcBorders>
          </w:tcPr>
          <w:p w14:paraId="3CB2976B" w14:textId="77777777" w:rsidR="00206B10" w:rsidRPr="004F09C9" w:rsidRDefault="00206B10" w:rsidP="008A02D5">
            <w:pPr>
              <w:spacing w:after="0" w:line="259" w:lineRule="auto"/>
              <w:ind w:left="259" w:firstLine="0"/>
              <w:rPr>
                <w:color w:val="000000" w:themeColor="text1"/>
              </w:rPr>
            </w:pPr>
            <w:r w:rsidRPr="004F09C9">
              <w:rPr>
                <w:color w:val="000000" w:themeColor="text1"/>
              </w:rPr>
              <w:t>F</w:t>
            </w:r>
          </w:p>
        </w:tc>
        <w:tc>
          <w:tcPr>
            <w:tcW w:w="952" w:type="dxa"/>
            <w:tcBorders>
              <w:top w:val="double" w:sz="3" w:space="0" w:color="000000"/>
              <w:left w:val="nil"/>
              <w:bottom w:val="double" w:sz="3" w:space="0" w:color="000000"/>
              <w:right w:val="nil"/>
            </w:tcBorders>
          </w:tcPr>
          <w:p w14:paraId="2A67B5C5" w14:textId="77777777" w:rsidR="00206B10" w:rsidRPr="004F09C9" w:rsidRDefault="00206B10" w:rsidP="008A02D5">
            <w:pPr>
              <w:spacing w:after="0" w:line="259" w:lineRule="auto"/>
              <w:ind w:left="342" w:firstLine="0"/>
              <w:rPr>
                <w:color w:val="000000" w:themeColor="text1"/>
              </w:rPr>
            </w:pPr>
            <w:r w:rsidRPr="004F09C9">
              <w:rPr>
                <w:color w:val="000000" w:themeColor="text1"/>
              </w:rPr>
              <w:t>P</w:t>
            </w:r>
          </w:p>
        </w:tc>
      </w:tr>
      <w:tr w:rsidR="00206B10" w:rsidRPr="004F09C9" w14:paraId="3B0EDEA6" w14:textId="77777777" w:rsidTr="008A02D5">
        <w:trPr>
          <w:trHeight w:val="321"/>
        </w:trPr>
        <w:tc>
          <w:tcPr>
            <w:tcW w:w="6290" w:type="dxa"/>
            <w:tcBorders>
              <w:top w:val="double" w:sz="3" w:space="0" w:color="000000"/>
              <w:left w:val="nil"/>
              <w:bottom w:val="single" w:sz="3" w:space="0" w:color="000000"/>
              <w:right w:val="nil"/>
            </w:tcBorders>
          </w:tcPr>
          <w:p w14:paraId="27FA065D" w14:textId="77777777" w:rsidR="00206B10" w:rsidRPr="004F09C9" w:rsidRDefault="00206B10" w:rsidP="008A02D5">
            <w:pPr>
              <w:spacing w:after="0" w:line="259" w:lineRule="auto"/>
              <w:ind w:left="120" w:firstLine="0"/>
              <w:rPr>
                <w:color w:val="000000" w:themeColor="text1"/>
              </w:rPr>
            </w:pPr>
            <w:r w:rsidRPr="004F09C9">
              <w:rPr>
                <w:color w:val="000000" w:themeColor="text1"/>
              </w:rPr>
              <w:t>A). Lipid mass accumulation on first day of final larval instar</w:t>
            </w:r>
          </w:p>
        </w:tc>
        <w:tc>
          <w:tcPr>
            <w:tcW w:w="772" w:type="dxa"/>
            <w:tcBorders>
              <w:top w:val="double" w:sz="3" w:space="0" w:color="000000"/>
              <w:left w:val="nil"/>
              <w:bottom w:val="single" w:sz="3" w:space="0" w:color="000000"/>
              <w:right w:val="nil"/>
            </w:tcBorders>
          </w:tcPr>
          <w:p w14:paraId="3DD2EAA9" w14:textId="77777777" w:rsidR="00206B10" w:rsidRPr="004F09C9" w:rsidRDefault="00206B10" w:rsidP="008A02D5">
            <w:pPr>
              <w:spacing w:after="160" w:line="259" w:lineRule="auto"/>
              <w:ind w:left="0" w:firstLine="0"/>
              <w:rPr>
                <w:color w:val="000000" w:themeColor="text1"/>
              </w:rPr>
            </w:pPr>
          </w:p>
        </w:tc>
        <w:tc>
          <w:tcPr>
            <w:tcW w:w="889" w:type="dxa"/>
            <w:tcBorders>
              <w:top w:val="double" w:sz="3" w:space="0" w:color="000000"/>
              <w:left w:val="nil"/>
              <w:bottom w:val="single" w:sz="3" w:space="0" w:color="000000"/>
              <w:right w:val="nil"/>
            </w:tcBorders>
          </w:tcPr>
          <w:p w14:paraId="5F813D2B" w14:textId="77777777" w:rsidR="00206B10" w:rsidRPr="004F09C9" w:rsidRDefault="00206B10" w:rsidP="008A02D5">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7C148A69" w14:textId="77777777" w:rsidR="00206B10" w:rsidRPr="004F09C9" w:rsidRDefault="00206B10" w:rsidP="008A02D5">
            <w:pPr>
              <w:spacing w:after="160" w:line="259" w:lineRule="auto"/>
              <w:ind w:left="0" w:firstLine="0"/>
              <w:rPr>
                <w:color w:val="000000" w:themeColor="text1"/>
              </w:rPr>
            </w:pPr>
          </w:p>
        </w:tc>
      </w:tr>
      <w:tr w:rsidR="00206B10" w:rsidRPr="004F09C9" w14:paraId="57210C65" w14:textId="77777777" w:rsidTr="008A02D5">
        <w:trPr>
          <w:trHeight w:val="366"/>
        </w:trPr>
        <w:tc>
          <w:tcPr>
            <w:tcW w:w="6290" w:type="dxa"/>
            <w:tcBorders>
              <w:top w:val="single" w:sz="3" w:space="0" w:color="000000"/>
              <w:left w:val="nil"/>
              <w:bottom w:val="nil"/>
              <w:right w:val="nil"/>
            </w:tcBorders>
          </w:tcPr>
          <w:p w14:paraId="44804D90" w14:textId="77777777" w:rsidR="00206B10" w:rsidRPr="004F09C9" w:rsidRDefault="00206B10" w:rsidP="008A02D5">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092C5D31" w14:textId="77777777" w:rsidR="00206B10" w:rsidRPr="004F09C9" w:rsidRDefault="00206B10" w:rsidP="008A02D5">
            <w:pPr>
              <w:spacing w:after="0" w:line="259" w:lineRule="auto"/>
              <w:ind w:left="59" w:firstLine="0"/>
              <w:rPr>
                <w:color w:val="000000" w:themeColor="text1"/>
              </w:rPr>
            </w:pPr>
            <w:r w:rsidRPr="004F09C9">
              <w:rPr>
                <w:color w:val="000000" w:themeColor="text1"/>
              </w:rPr>
              <w:t>77.4</w:t>
            </w:r>
          </w:p>
        </w:tc>
        <w:tc>
          <w:tcPr>
            <w:tcW w:w="889" w:type="dxa"/>
            <w:tcBorders>
              <w:top w:val="single" w:sz="3" w:space="0" w:color="000000"/>
              <w:left w:val="nil"/>
              <w:bottom w:val="nil"/>
              <w:right w:val="nil"/>
            </w:tcBorders>
          </w:tcPr>
          <w:p w14:paraId="05FFC60B" w14:textId="77777777" w:rsidR="00206B10" w:rsidRPr="004F09C9" w:rsidRDefault="00206B10" w:rsidP="008A02D5">
            <w:pPr>
              <w:spacing w:after="0" w:line="259" w:lineRule="auto"/>
              <w:ind w:left="117" w:firstLine="0"/>
              <w:rPr>
                <w:color w:val="000000" w:themeColor="text1"/>
              </w:rPr>
            </w:pPr>
            <w:r w:rsidRPr="004F09C9">
              <w:rPr>
                <w:color w:val="000000" w:themeColor="text1"/>
              </w:rPr>
              <w:t>0.16</w:t>
            </w:r>
          </w:p>
        </w:tc>
        <w:tc>
          <w:tcPr>
            <w:tcW w:w="952" w:type="dxa"/>
            <w:tcBorders>
              <w:top w:val="single" w:sz="3" w:space="0" w:color="000000"/>
              <w:left w:val="nil"/>
              <w:bottom w:val="nil"/>
              <w:right w:val="nil"/>
            </w:tcBorders>
          </w:tcPr>
          <w:p w14:paraId="405D5209" w14:textId="77777777" w:rsidR="00206B10" w:rsidRPr="004F09C9" w:rsidRDefault="00206B10" w:rsidP="008A02D5">
            <w:pPr>
              <w:spacing w:after="0" w:line="259" w:lineRule="auto"/>
              <w:ind w:left="60" w:firstLine="0"/>
              <w:rPr>
                <w:color w:val="000000" w:themeColor="text1"/>
              </w:rPr>
            </w:pPr>
            <w:r w:rsidRPr="004F09C9">
              <w:rPr>
                <w:color w:val="000000" w:themeColor="text1"/>
              </w:rPr>
              <w:t>0.696</w:t>
            </w:r>
            <w:r w:rsidRPr="004F09C9">
              <w:rPr>
                <w:i/>
                <w:color w:val="000000" w:themeColor="text1"/>
                <w:vertAlign w:val="superscript"/>
              </w:rPr>
              <w:t>ns</w:t>
            </w:r>
          </w:p>
        </w:tc>
      </w:tr>
      <w:tr w:rsidR="00206B10" w:rsidRPr="004F09C9" w14:paraId="174C28D8" w14:textId="77777777" w:rsidTr="008A02D5">
        <w:trPr>
          <w:trHeight w:val="369"/>
        </w:trPr>
        <w:tc>
          <w:tcPr>
            <w:tcW w:w="6290" w:type="dxa"/>
            <w:tcBorders>
              <w:top w:val="nil"/>
              <w:left w:val="nil"/>
              <w:bottom w:val="nil"/>
              <w:right w:val="nil"/>
            </w:tcBorders>
          </w:tcPr>
          <w:p w14:paraId="29E55277" w14:textId="77777777" w:rsidR="00206B10" w:rsidRPr="004F09C9" w:rsidRDefault="00206B10" w:rsidP="008A02D5">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5D99558D" w14:textId="77777777" w:rsidR="00206B10" w:rsidRPr="004F09C9" w:rsidRDefault="00206B10" w:rsidP="008A02D5">
            <w:pPr>
              <w:spacing w:after="0" w:line="259" w:lineRule="auto"/>
              <w:ind w:left="59" w:firstLine="0"/>
              <w:rPr>
                <w:color w:val="000000" w:themeColor="text1"/>
              </w:rPr>
            </w:pPr>
            <w:r w:rsidRPr="004F09C9">
              <w:rPr>
                <w:color w:val="000000" w:themeColor="text1"/>
              </w:rPr>
              <w:t>75.9</w:t>
            </w:r>
          </w:p>
        </w:tc>
        <w:tc>
          <w:tcPr>
            <w:tcW w:w="889" w:type="dxa"/>
            <w:tcBorders>
              <w:top w:val="nil"/>
              <w:left w:val="nil"/>
              <w:bottom w:val="nil"/>
              <w:right w:val="nil"/>
            </w:tcBorders>
          </w:tcPr>
          <w:p w14:paraId="5E73F683" w14:textId="77777777" w:rsidR="00206B10" w:rsidRPr="004F09C9" w:rsidRDefault="00206B10" w:rsidP="008A02D5">
            <w:pPr>
              <w:spacing w:after="0" w:line="259" w:lineRule="auto"/>
              <w:ind w:left="117" w:firstLine="0"/>
              <w:rPr>
                <w:color w:val="000000" w:themeColor="text1"/>
              </w:rPr>
            </w:pPr>
            <w:r w:rsidRPr="004F09C9">
              <w:rPr>
                <w:color w:val="000000" w:themeColor="text1"/>
              </w:rPr>
              <w:t>7.43</w:t>
            </w:r>
          </w:p>
        </w:tc>
        <w:tc>
          <w:tcPr>
            <w:tcW w:w="952" w:type="dxa"/>
            <w:tcBorders>
              <w:top w:val="nil"/>
              <w:left w:val="nil"/>
              <w:bottom w:val="nil"/>
              <w:right w:val="nil"/>
            </w:tcBorders>
          </w:tcPr>
          <w:p w14:paraId="21C4D5D6" w14:textId="77777777" w:rsidR="00206B10" w:rsidRPr="004F09C9" w:rsidRDefault="00206B10" w:rsidP="008A02D5">
            <w:pPr>
              <w:spacing w:after="0" w:line="259" w:lineRule="auto"/>
              <w:ind w:left="91" w:firstLine="0"/>
              <w:rPr>
                <w:color w:val="000000" w:themeColor="text1"/>
              </w:rPr>
            </w:pPr>
            <w:r w:rsidRPr="004F09C9">
              <w:rPr>
                <w:color w:val="000000" w:themeColor="text1"/>
              </w:rPr>
              <w:t>0.008*</w:t>
            </w:r>
          </w:p>
        </w:tc>
      </w:tr>
      <w:tr w:rsidR="00206B10" w:rsidRPr="004F09C9" w14:paraId="72F79C92" w14:textId="77777777" w:rsidTr="008A02D5">
        <w:trPr>
          <w:trHeight w:val="277"/>
        </w:trPr>
        <w:tc>
          <w:tcPr>
            <w:tcW w:w="6290" w:type="dxa"/>
            <w:tcBorders>
              <w:top w:val="nil"/>
              <w:left w:val="nil"/>
              <w:bottom w:val="nil"/>
              <w:right w:val="nil"/>
            </w:tcBorders>
          </w:tcPr>
          <w:p w14:paraId="5FC79F7D" w14:textId="77777777" w:rsidR="00206B10" w:rsidRPr="004F09C9" w:rsidRDefault="00206B10" w:rsidP="008A02D5">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nil"/>
              <w:left w:val="nil"/>
              <w:bottom w:val="nil"/>
              <w:right w:val="nil"/>
            </w:tcBorders>
          </w:tcPr>
          <w:p w14:paraId="083E6105" w14:textId="77777777" w:rsidR="00206B10" w:rsidRPr="004F09C9" w:rsidRDefault="00206B10" w:rsidP="008A02D5">
            <w:pPr>
              <w:spacing w:after="0" w:line="259" w:lineRule="auto"/>
              <w:ind w:left="59" w:firstLine="0"/>
              <w:rPr>
                <w:color w:val="000000" w:themeColor="text1"/>
              </w:rPr>
            </w:pPr>
            <w:r w:rsidRPr="004F09C9">
              <w:rPr>
                <w:color w:val="000000" w:themeColor="text1"/>
              </w:rPr>
              <w:t>79.6</w:t>
            </w:r>
          </w:p>
        </w:tc>
        <w:tc>
          <w:tcPr>
            <w:tcW w:w="889" w:type="dxa"/>
            <w:tcBorders>
              <w:top w:val="nil"/>
              <w:left w:val="nil"/>
              <w:bottom w:val="nil"/>
              <w:right w:val="nil"/>
            </w:tcBorders>
          </w:tcPr>
          <w:p w14:paraId="5C1CB1CA" w14:textId="77777777" w:rsidR="00206B10" w:rsidRPr="004F09C9" w:rsidRDefault="00206B10" w:rsidP="008A02D5">
            <w:pPr>
              <w:spacing w:after="0" w:line="259" w:lineRule="auto"/>
              <w:ind w:left="117" w:firstLine="0"/>
              <w:rPr>
                <w:color w:val="000000" w:themeColor="text1"/>
              </w:rPr>
            </w:pPr>
            <w:r w:rsidRPr="004F09C9">
              <w:rPr>
                <w:color w:val="000000" w:themeColor="text1"/>
              </w:rPr>
              <w:t>8.61</w:t>
            </w:r>
          </w:p>
        </w:tc>
        <w:tc>
          <w:tcPr>
            <w:tcW w:w="952" w:type="dxa"/>
            <w:tcBorders>
              <w:top w:val="nil"/>
              <w:left w:val="nil"/>
              <w:bottom w:val="nil"/>
              <w:right w:val="nil"/>
            </w:tcBorders>
          </w:tcPr>
          <w:p w14:paraId="53DD7C55" w14:textId="77777777" w:rsidR="00206B10" w:rsidRPr="004F09C9" w:rsidRDefault="00206B10" w:rsidP="008A02D5">
            <w:pPr>
              <w:spacing w:after="0" w:line="259" w:lineRule="auto"/>
              <w:ind w:left="91" w:firstLine="0"/>
              <w:rPr>
                <w:color w:val="000000" w:themeColor="text1"/>
              </w:rPr>
            </w:pPr>
            <w:r w:rsidRPr="004F09C9">
              <w:rPr>
                <w:color w:val="000000" w:themeColor="text1"/>
              </w:rPr>
              <w:t>0.004*</w:t>
            </w:r>
          </w:p>
        </w:tc>
      </w:tr>
      <w:tr w:rsidR="00206B10" w:rsidRPr="004F09C9" w14:paraId="486B4B05" w14:textId="77777777" w:rsidTr="008A02D5">
        <w:trPr>
          <w:trHeight w:val="335"/>
        </w:trPr>
        <w:tc>
          <w:tcPr>
            <w:tcW w:w="6290" w:type="dxa"/>
            <w:tcBorders>
              <w:top w:val="nil"/>
              <w:left w:val="nil"/>
              <w:bottom w:val="double" w:sz="3" w:space="0" w:color="000000"/>
              <w:right w:val="nil"/>
            </w:tcBorders>
          </w:tcPr>
          <w:p w14:paraId="203E891F" w14:textId="77777777" w:rsidR="00206B10" w:rsidRPr="004F09C9" w:rsidRDefault="00206B10" w:rsidP="008A02D5">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double" w:sz="3" w:space="0" w:color="000000"/>
              <w:right w:val="nil"/>
            </w:tcBorders>
          </w:tcPr>
          <w:p w14:paraId="1A1F3C50" w14:textId="77777777" w:rsidR="00206B10" w:rsidRPr="004F09C9" w:rsidRDefault="00206B10" w:rsidP="008A02D5">
            <w:pPr>
              <w:spacing w:after="0" w:line="259" w:lineRule="auto"/>
              <w:ind w:left="59" w:firstLine="0"/>
              <w:rPr>
                <w:color w:val="000000" w:themeColor="text1"/>
              </w:rPr>
            </w:pPr>
            <w:r w:rsidRPr="004F09C9">
              <w:rPr>
                <w:color w:val="000000" w:themeColor="text1"/>
              </w:rPr>
              <w:t>74.4</w:t>
            </w:r>
          </w:p>
        </w:tc>
        <w:tc>
          <w:tcPr>
            <w:tcW w:w="889" w:type="dxa"/>
            <w:tcBorders>
              <w:top w:val="nil"/>
              <w:left w:val="nil"/>
              <w:bottom w:val="double" w:sz="3" w:space="0" w:color="000000"/>
              <w:right w:val="nil"/>
            </w:tcBorders>
          </w:tcPr>
          <w:p w14:paraId="3B597891" w14:textId="77777777" w:rsidR="00206B10" w:rsidRPr="004F09C9" w:rsidRDefault="00206B10" w:rsidP="008A02D5">
            <w:pPr>
              <w:spacing w:after="0" w:line="259" w:lineRule="auto"/>
              <w:ind w:left="117" w:firstLine="0"/>
              <w:rPr>
                <w:color w:val="000000" w:themeColor="text1"/>
              </w:rPr>
            </w:pPr>
            <w:r w:rsidRPr="004F09C9">
              <w:rPr>
                <w:color w:val="000000" w:themeColor="text1"/>
              </w:rPr>
              <w:t>0.17</w:t>
            </w:r>
          </w:p>
        </w:tc>
        <w:tc>
          <w:tcPr>
            <w:tcW w:w="952" w:type="dxa"/>
            <w:tcBorders>
              <w:top w:val="nil"/>
              <w:left w:val="nil"/>
              <w:bottom w:val="double" w:sz="3" w:space="0" w:color="000000"/>
              <w:right w:val="nil"/>
            </w:tcBorders>
          </w:tcPr>
          <w:p w14:paraId="727332A8" w14:textId="77777777" w:rsidR="00206B10" w:rsidRPr="004F09C9" w:rsidRDefault="00206B10" w:rsidP="008A02D5">
            <w:pPr>
              <w:spacing w:after="0" w:line="259" w:lineRule="auto"/>
              <w:ind w:left="60" w:firstLine="0"/>
              <w:rPr>
                <w:color w:val="000000" w:themeColor="text1"/>
              </w:rPr>
            </w:pPr>
            <w:r w:rsidRPr="004F09C9">
              <w:rPr>
                <w:color w:val="000000" w:themeColor="text1"/>
              </w:rPr>
              <w:t>0.684</w:t>
            </w:r>
            <w:r w:rsidRPr="004F09C9">
              <w:rPr>
                <w:i/>
                <w:color w:val="000000" w:themeColor="text1"/>
                <w:vertAlign w:val="superscript"/>
              </w:rPr>
              <w:t>ns</w:t>
            </w:r>
          </w:p>
        </w:tc>
      </w:tr>
      <w:tr w:rsidR="00206B10" w:rsidRPr="004F09C9" w14:paraId="2A7A0DAD" w14:textId="77777777" w:rsidTr="008A02D5">
        <w:trPr>
          <w:trHeight w:val="321"/>
        </w:trPr>
        <w:tc>
          <w:tcPr>
            <w:tcW w:w="6290" w:type="dxa"/>
            <w:tcBorders>
              <w:top w:val="double" w:sz="3" w:space="0" w:color="000000"/>
              <w:left w:val="nil"/>
              <w:bottom w:val="single" w:sz="3" w:space="0" w:color="000000"/>
              <w:right w:val="nil"/>
            </w:tcBorders>
          </w:tcPr>
          <w:p w14:paraId="5729DF8C" w14:textId="77777777" w:rsidR="00206B10" w:rsidRPr="004F09C9" w:rsidRDefault="00206B10" w:rsidP="008A02D5">
            <w:pPr>
              <w:spacing w:after="0" w:line="259" w:lineRule="auto"/>
              <w:ind w:left="0" w:right="4" w:firstLine="0"/>
              <w:jc w:val="center"/>
              <w:rPr>
                <w:color w:val="000000" w:themeColor="text1"/>
              </w:rPr>
            </w:pPr>
            <w:r w:rsidRPr="004F09C9">
              <w:rPr>
                <w:color w:val="000000" w:themeColor="text1"/>
              </w:rPr>
              <w:t>B). Lipid mass accumulation on wandering day</w:t>
            </w:r>
          </w:p>
        </w:tc>
        <w:tc>
          <w:tcPr>
            <w:tcW w:w="772" w:type="dxa"/>
            <w:tcBorders>
              <w:top w:val="double" w:sz="3" w:space="0" w:color="000000"/>
              <w:left w:val="nil"/>
              <w:bottom w:val="single" w:sz="3" w:space="0" w:color="000000"/>
              <w:right w:val="nil"/>
            </w:tcBorders>
          </w:tcPr>
          <w:p w14:paraId="7C71EACD" w14:textId="77777777" w:rsidR="00206B10" w:rsidRPr="004F09C9" w:rsidRDefault="00206B10" w:rsidP="008A02D5">
            <w:pPr>
              <w:spacing w:after="160" w:line="259" w:lineRule="auto"/>
              <w:ind w:left="0" w:firstLine="0"/>
              <w:rPr>
                <w:color w:val="000000" w:themeColor="text1"/>
              </w:rPr>
            </w:pPr>
          </w:p>
        </w:tc>
        <w:tc>
          <w:tcPr>
            <w:tcW w:w="889" w:type="dxa"/>
            <w:tcBorders>
              <w:top w:val="double" w:sz="3" w:space="0" w:color="000000"/>
              <w:left w:val="nil"/>
              <w:bottom w:val="single" w:sz="3" w:space="0" w:color="000000"/>
              <w:right w:val="nil"/>
            </w:tcBorders>
          </w:tcPr>
          <w:p w14:paraId="3949BEB9" w14:textId="77777777" w:rsidR="00206B10" w:rsidRPr="004F09C9" w:rsidRDefault="00206B10" w:rsidP="008A02D5">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5D26899C" w14:textId="77777777" w:rsidR="00206B10" w:rsidRPr="004F09C9" w:rsidRDefault="00206B10" w:rsidP="008A02D5">
            <w:pPr>
              <w:spacing w:after="160" w:line="259" w:lineRule="auto"/>
              <w:ind w:left="0" w:firstLine="0"/>
              <w:rPr>
                <w:color w:val="000000" w:themeColor="text1"/>
              </w:rPr>
            </w:pPr>
          </w:p>
        </w:tc>
      </w:tr>
      <w:tr w:rsidR="00206B10" w:rsidRPr="004F09C9" w14:paraId="297B1A9A" w14:textId="77777777" w:rsidTr="008A02D5">
        <w:trPr>
          <w:trHeight w:val="287"/>
        </w:trPr>
        <w:tc>
          <w:tcPr>
            <w:tcW w:w="6290" w:type="dxa"/>
            <w:tcBorders>
              <w:top w:val="single" w:sz="3" w:space="0" w:color="000000"/>
              <w:left w:val="nil"/>
              <w:bottom w:val="nil"/>
              <w:right w:val="nil"/>
            </w:tcBorders>
          </w:tcPr>
          <w:p w14:paraId="276B5DD2" w14:textId="77777777" w:rsidR="00206B10" w:rsidRPr="004F09C9" w:rsidRDefault="00206B10" w:rsidP="008A02D5">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5CFB0F10" w14:textId="77777777" w:rsidR="00206B10" w:rsidRPr="004F09C9" w:rsidRDefault="00206B10" w:rsidP="008A02D5">
            <w:pPr>
              <w:spacing w:after="0" w:line="259" w:lineRule="auto"/>
              <w:ind w:left="0" w:firstLine="0"/>
              <w:rPr>
                <w:color w:val="000000" w:themeColor="text1"/>
              </w:rPr>
            </w:pPr>
            <w:r w:rsidRPr="004F09C9">
              <w:rPr>
                <w:color w:val="000000" w:themeColor="text1"/>
              </w:rPr>
              <w:t>186.8</w:t>
            </w:r>
          </w:p>
        </w:tc>
        <w:tc>
          <w:tcPr>
            <w:tcW w:w="889" w:type="dxa"/>
            <w:tcBorders>
              <w:top w:val="single" w:sz="3" w:space="0" w:color="000000"/>
              <w:left w:val="nil"/>
              <w:bottom w:val="nil"/>
              <w:right w:val="nil"/>
            </w:tcBorders>
          </w:tcPr>
          <w:p w14:paraId="267DC77C" w14:textId="77777777" w:rsidR="00206B10" w:rsidRPr="004F09C9" w:rsidRDefault="00206B10" w:rsidP="008A02D5">
            <w:pPr>
              <w:spacing w:after="0" w:line="259" w:lineRule="auto"/>
              <w:ind w:left="59" w:firstLine="0"/>
              <w:rPr>
                <w:color w:val="000000" w:themeColor="text1"/>
              </w:rPr>
            </w:pPr>
            <w:r w:rsidRPr="004F09C9">
              <w:rPr>
                <w:color w:val="000000" w:themeColor="text1"/>
              </w:rPr>
              <w:t>16.65</w:t>
            </w:r>
          </w:p>
        </w:tc>
        <w:tc>
          <w:tcPr>
            <w:tcW w:w="952" w:type="dxa"/>
            <w:tcBorders>
              <w:top w:val="single" w:sz="3" w:space="0" w:color="000000"/>
              <w:left w:val="nil"/>
              <w:bottom w:val="nil"/>
              <w:right w:val="nil"/>
            </w:tcBorders>
          </w:tcPr>
          <w:p w14:paraId="425A9E63" w14:textId="77777777" w:rsidR="00206B10" w:rsidRPr="004F09C9" w:rsidRDefault="00206B10" w:rsidP="008A02D5">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502D909E" w14:textId="77777777" w:rsidTr="008A02D5">
        <w:trPr>
          <w:trHeight w:val="277"/>
        </w:trPr>
        <w:tc>
          <w:tcPr>
            <w:tcW w:w="6290" w:type="dxa"/>
            <w:tcBorders>
              <w:top w:val="nil"/>
              <w:left w:val="nil"/>
              <w:bottom w:val="nil"/>
              <w:right w:val="nil"/>
            </w:tcBorders>
          </w:tcPr>
          <w:p w14:paraId="72B8493A" w14:textId="77777777" w:rsidR="00206B10" w:rsidRPr="004F09C9" w:rsidRDefault="00206B10" w:rsidP="008A02D5">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22DE3A9F" w14:textId="77777777" w:rsidR="00206B10" w:rsidRPr="004F09C9" w:rsidRDefault="00206B10" w:rsidP="008A02D5">
            <w:pPr>
              <w:spacing w:after="0" w:line="259" w:lineRule="auto"/>
              <w:ind w:left="0" w:firstLine="0"/>
              <w:rPr>
                <w:color w:val="000000" w:themeColor="text1"/>
              </w:rPr>
            </w:pPr>
            <w:r w:rsidRPr="004F09C9">
              <w:rPr>
                <w:color w:val="000000" w:themeColor="text1"/>
              </w:rPr>
              <w:t>191.6</w:t>
            </w:r>
          </w:p>
        </w:tc>
        <w:tc>
          <w:tcPr>
            <w:tcW w:w="889" w:type="dxa"/>
            <w:tcBorders>
              <w:top w:val="nil"/>
              <w:left w:val="nil"/>
              <w:bottom w:val="nil"/>
              <w:right w:val="nil"/>
            </w:tcBorders>
          </w:tcPr>
          <w:p w14:paraId="427BA5AD" w14:textId="77777777" w:rsidR="00206B10" w:rsidRPr="004F09C9" w:rsidRDefault="00206B10" w:rsidP="008A02D5">
            <w:pPr>
              <w:spacing w:after="0" w:line="259" w:lineRule="auto"/>
              <w:ind w:left="0" w:firstLine="0"/>
              <w:rPr>
                <w:color w:val="000000" w:themeColor="text1"/>
              </w:rPr>
            </w:pPr>
            <w:r w:rsidRPr="004F09C9">
              <w:rPr>
                <w:color w:val="000000" w:themeColor="text1"/>
              </w:rPr>
              <w:t>104.74</w:t>
            </w:r>
          </w:p>
        </w:tc>
        <w:tc>
          <w:tcPr>
            <w:tcW w:w="952" w:type="dxa"/>
            <w:tcBorders>
              <w:top w:val="nil"/>
              <w:left w:val="nil"/>
              <w:bottom w:val="nil"/>
              <w:right w:val="nil"/>
            </w:tcBorders>
          </w:tcPr>
          <w:p w14:paraId="1C8FB55E" w14:textId="77777777" w:rsidR="00206B10" w:rsidRPr="004F09C9" w:rsidRDefault="00206B10" w:rsidP="008A02D5">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7050FD67" w14:textId="77777777" w:rsidTr="008A02D5">
        <w:trPr>
          <w:trHeight w:val="289"/>
        </w:trPr>
        <w:tc>
          <w:tcPr>
            <w:tcW w:w="6290" w:type="dxa"/>
            <w:tcBorders>
              <w:top w:val="nil"/>
              <w:left w:val="nil"/>
              <w:bottom w:val="nil"/>
              <w:right w:val="nil"/>
            </w:tcBorders>
          </w:tcPr>
          <w:p w14:paraId="7F11E372" w14:textId="77777777" w:rsidR="00206B10" w:rsidRPr="004F09C9" w:rsidRDefault="00206B10" w:rsidP="008A02D5">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nil"/>
              <w:left w:val="nil"/>
              <w:bottom w:val="nil"/>
              <w:right w:val="nil"/>
            </w:tcBorders>
          </w:tcPr>
          <w:p w14:paraId="6C4F9BC0" w14:textId="77777777" w:rsidR="00206B10" w:rsidRPr="004F09C9" w:rsidRDefault="00206B10" w:rsidP="008A02D5">
            <w:pPr>
              <w:spacing w:after="0" w:line="259" w:lineRule="auto"/>
              <w:ind w:left="59" w:firstLine="0"/>
              <w:rPr>
                <w:color w:val="000000" w:themeColor="text1"/>
              </w:rPr>
            </w:pPr>
            <w:r w:rsidRPr="004F09C9">
              <w:rPr>
                <w:color w:val="000000" w:themeColor="text1"/>
              </w:rPr>
              <w:t>16.3</w:t>
            </w:r>
          </w:p>
        </w:tc>
        <w:tc>
          <w:tcPr>
            <w:tcW w:w="889" w:type="dxa"/>
            <w:tcBorders>
              <w:top w:val="nil"/>
              <w:left w:val="nil"/>
              <w:bottom w:val="nil"/>
              <w:right w:val="nil"/>
            </w:tcBorders>
          </w:tcPr>
          <w:p w14:paraId="45170105" w14:textId="77777777" w:rsidR="00206B10" w:rsidRPr="004F09C9" w:rsidRDefault="00206B10" w:rsidP="008A02D5">
            <w:pPr>
              <w:spacing w:after="0" w:line="259" w:lineRule="auto"/>
              <w:ind w:left="117" w:firstLine="0"/>
              <w:rPr>
                <w:color w:val="000000" w:themeColor="text1"/>
              </w:rPr>
            </w:pPr>
            <w:r w:rsidRPr="004F09C9">
              <w:rPr>
                <w:color w:val="000000" w:themeColor="text1"/>
              </w:rPr>
              <w:t>0.01</w:t>
            </w:r>
          </w:p>
        </w:tc>
        <w:tc>
          <w:tcPr>
            <w:tcW w:w="952" w:type="dxa"/>
            <w:tcBorders>
              <w:top w:val="nil"/>
              <w:left w:val="nil"/>
              <w:bottom w:val="nil"/>
              <w:right w:val="nil"/>
            </w:tcBorders>
          </w:tcPr>
          <w:p w14:paraId="1E8F08CA" w14:textId="77777777" w:rsidR="00206B10" w:rsidRPr="004F09C9" w:rsidRDefault="00206B10" w:rsidP="008A02D5">
            <w:pPr>
              <w:spacing w:after="0" w:line="259" w:lineRule="auto"/>
              <w:ind w:left="60" w:firstLine="0"/>
              <w:rPr>
                <w:color w:val="000000" w:themeColor="text1"/>
              </w:rPr>
            </w:pPr>
            <w:r w:rsidRPr="004F09C9">
              <w:rPr>
                <w:color w:val="000000" w:themeColor="text1"/>
              </w:rPr>
              <w:t>0.927</w:t>
            </w:r>
            <w:r w:rsidRPr="004F09C9">
              <w:rPr>
                <w:i/>
                <w:color w:val="000000" w:themeColor="text1"/>
                <w:vertAlign w:val="superscript"/>
              </w:rPr>
              <w:t>ns</w:t>
            </w:r>
          </w:p>
        </w:tc>
      </w:tr>
      <w:tr w:rsidR="00206B10" w:rsidRPr="004F09C9" w14:paraId="20A9FE20" w14:textId="77777777" w:rsidTr="008A02D5">
        <w:trPr>
          <w:trHeight w:val="311"/>
        </w:trPr>
        <w:tc>
          <w:tcPr>
            <w:tcW w:w="6290" w:type="dxa"/>
            <w:tcBorders>
              <w:top w:val="nil"/>
              <w:left w:val="nil"/>
              <w:bottom w:val="single" w:sz="3" w:space="0" w:color="000000"/>
              <w:right w:val="nil"/>
            </w:tcBorders>
          </w:tcPr>
          <w:p w14:paraId="6E165851" w14:textId="77777777" w:rsidR="00206B10" w:rsidRPr="004F09C9" w:rsidRDefault="00206B10" w:rsidP="008A02D5">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single" w:sz="3" w:space="0" w:color="000000"/>
              <w:right w:val="nil"/>
            </w:tcBorders>
          </w:tcPr>
          <w:p w14:paraId="6A471E06" w14:textId="77777777" w:rsidR="00206B10" w:rsidRPr="004F09C9" w:rsidRDefault="00206B10" w:rsidP="008A02D5">
            <w:pPr>
              <w:spacing w:after="0" w:line="259" w:lineRule="auto"/>
              <w:ind w:left="0" w:firstLine="0"/>
              <w:rPr>
                <w:color w:val="000000" w:themeColor="text1"/>
              </w:rPr>
            </w:pPr>
            <w:r w:rsidRPr="004F09C9">
              <w:rPr>
                <w:color w:val="000000" w:themeColor="text1"/>
              </w:rPr>
              <w:t>186.2</w:t>
            </w:r>
          </w:p>
        </w:tc>
        <w:tc>
          <w:tcPr>
            <w:tcW w:w="889" w:type="dxa"/>
            <w:tcBorders>
              <w:top w:val="nil"/>
              <w:left w:val="nil"/>
              <w:bottom w:val="single" w:sz="3" w:space="0" w:color="000000"/>
              <w:right w:val="nil"/>
            </w:tcBorders>
          </w:tcPr>
          <w:p w14:paraId="4557BD19" w14:textId="77777777" w:rsidR="00206B10" w:rsidRPr="004F09C9" w:rsidRDefault="00206B10" w:rsidP="008A02D5">
            <w:pPr>
              <w:spacing w:after="0" w:line="259" w:lineRule="auto"/>
              <w:ind w:left="117" w:firstLine="0"/>
              <w:rPr>
                <w:color w:val="000000" w:themeColor="text1"/>
              </w:rPr>
            </w:pPr>
            <w:r w:rsidRPr="004F09C9">
              <w:rPr>
                <w:color w:val="000000" w:themeColor="text1"/>
              </w:rPr>
              <w:t>1.46</w:t>
            </w:r>
          </w:p>
        </w:tc>
        <w:tc>
          <w:tcPr>
            <w:tcW w:w="952" w:type="dxa"/>
            <w:tcBorders>
              <w:top w:val="nil"/>
              <w:left w:val="nil"/>
              <w:bottom w:val="single" w:sz="3" w:space="0" w:color="000000"/>
              <w:right w:val="nil"/>
            </w:tcBorders>
          </w:tcPr>
          <w:p w14:paraId="51FE37A8" w14:textId="77777777" w:rsidR="00206B10" w:rsidRPr="004F09C9" w:rsidRDefault="00206B10" w:rsidP="008A02D5">
            <w:pPr>
              <w:spacing w:after="0" w:line="259" w:lineRule="auto"/>
              <w:ind w:left="60" w:firstLine="0"/>
              <w:rPr>
                <w:color w:val="000000" w:themeColor="text1"/>
              </w:rPr>
            </w:pPr>
            <w:r w:rsidRPr="004F09C9">
              <w:rPr>
                <w:color w:val="000000" w:themeColor="text1"/>
              </w:rPr>
              <w:t>0.228</w:t>
            </w:r>
            <w:r w:rsidRPr="004F09C9">
              <w:rPr>
                <w:i/>
                <w:color w:val="000000" w:themeColor="text1"/>
                <w:vertAlign w:val="superscript"/>
              </w:rPr>
              <w:t>ns</w:t>
            </w:r>
          </w:p>
        </w:tc>
      </w:tr>
    </w:tbl>
    <w:p w14:paraId="43849E77" w14:textId="32D74FA5" w:rsidR="00206B10" w:rsidRDefault="00206B10">
      <w:pPr>
        <w:spacing w:line="259" w:lineRule="auto"/>
        <w:ind w:left="1076" w:right="90" w:hanging="1091"/>
        <w:rPr>
          <w:ins w:id="91" w:author="Brown,James T" w:date="2019-02-03T14:12:00Z"/>
          <w:color w:val="000000" w:themeColor="text1"/>
        </w:rPr>
      </w:pPr>
    </w:p>
    <w:p w14:paraId="09174D61" w14:textId="5E002CF2" w:rsidR="00206B10" w:rsidRDefault="00206B10">
      <w:pPr>
        <w:spacing w:line="259" w:lineRule="auto"/>
        <w:ind w:left="1076" w:right="90" w:hanging="1091"/>
        <w:rPr>
          <w:ins w:id="92" w:author="Brown,James T" w:date="2019-02-03T14:12:00Z"/>
          <w:color w:val="000000" w:themeColor="text1"/>
        </w:rPr>
      </w:pPr>
    </w:p>
    <w:p w14:paraId="47C92E49" w14:textId="0C016F5A" w:rsidR="00206B10" w:rsidRDefault="00206B10">
      <w:pPr>
        <w:spacing w:line="259" w:lineRule="auto"/>
        <w:ind w:left="1076" w:right="90" w:hanging="1091"/>
        <w:rPr>
          <w:ins w:id="93" w:author="Brown,James T" w:date="2019-02-03T14:12:00Z"/>
          <w:color w:val="000000" w:themeColor="text1"/>
        </w:rPr>
      </w:pPr>
    </w:p>
    <w:p w14:paraId="2E199874" w14:textId="26FA5BEE" w:rsidR="00206B10" w:rsidRDefault="00206B10">
      <w:pPr>
        <w:spacing w:line="259" w:lineRule="auto"/>
        <w:ind w:left="1076" w:right="90" w:hanging="1091"/>
        <w:rPr>
          <w:ins w:id="94" w:author="Brown,James T" w:date="2019-02-03T14:12:00Z"/>
          <w:color w:val="000000" w:themeColor="text1"/>
        </w:rPr>
      </w:pPr>
    </w:p>
    <w:p w14:paraId="6DA57F5E" w14:textId="0114250D" w:rsidR="00206B10" w:rsidRDefault="00206B10">
      <w:pPr>
        <w:spacing w:line="259" w:lineRule="auto"/>
        <w:ind w:left="1076" w:right="90" w:hanging="1091"/>
        <w:rPr>
          <w:ins w:id="95" w:author="Brown,James T" w:date="2019-02-03T14:12:00Z"/>
          <w:color w:val="000000" w:themeColor="text1"/>
        </w:rPr>
      </w:pPr>
    </w:p>
    <w:p w14:paraId="7CDE0669" w14:textId="6CA8EE2B" w:rsidR="00206B10" w:rsidRDefault="00206B10">
      <w:pPr>
        <w:spacing w:line="259" w:lineRule="auto"/>
        <w:ind w:left="1076" w:right="90" w:hanging="1091"/>
        <w:rPr>
          <w:ins w:id="96" w:author="Brown,James T" w:date="2019-02-03T14:12:00Z"/>
          <w:color w:val="000000" w:themeColor="text1"/>
        </w:rPr>
      </w:pPr>
    </w:p>
    <w:p w14:paraId="27C5CEF3" w14:textId="6AA10655" w:rsidR="00206B10" w:rsidRDefault="00206B10">
      <w:pPr>
        <w:spacing w:line="259" w:lineRule="auto"/>
        <w:ind w:left="1076" w:right="90" w:hanging="1091"/>
        <w:rPr>
          <w:ins w:id="97" w:author="Brown,James T" w:date="2019-02-03T14:12:00Z"/>
          <w:color w:val="000000" w:themeColor="text1"/>
        </w:rPr>
      </w:pPr>
    </w:p>
    <w:p w14:paraId="3E7CE4B6" w14:textId="585F014B" w:rsidR="00206B10" w:rsidRDefault="00206B10">
      <w:pPr>
        <w:spacing w:line="259" w:lineRule="auto"/>
        <w:ind w:left="1076" w:right="90" w:hanging="1091"/>
        <w:rPr>
          <w:ins w:id="98" w:author="Brown,James T" w:date="2019-02-03T14:12:00Z"/>
          <w:color w:val="000000" w:themeColor="text1"/>
        </w:rPr>
      </w:pPr>
    </w:p>
    <w:p w14:paraId="4FC178A8" w14:textId="4C3E99C6" w:rsidR="00206B10" w:rsidRDefault="00206B10">
      <w:pPr>
        <w:spacing w:line="259" w:lineRule="auto"/>
        <w:ind w:left="1076" w:right="90" w:hanging="1091"/>
        <w:rPr>
          <w:ins w:id="99" w:author="Brown,James T" w:date="2019-02-03T14:12:00Z"/>
          <w:color w:val="000000" w:themeColor="text1"/>
        </w:rPr>
      </w:pPr>
    </w:p>
    <w:p w14:paraId="189E2B7B" w14:textId="06F6CC67" w:rsidR="00206B10" w:rsidRDefault="00206B10">
      <w:pPr>
        <w:spacing w:line="259" w:lineRule="auto"/>
        <w:ind w:left="1076" w:right="90" w:hanging="1091"/>
        <w:rPr>
          <w:ins w:id="100" w:author="Brown,James T" w:date="2019-02-03T14:12:00Z"/>
          <w:color w:val="000000" w:themeColor="text1"/>
        </w:rPr>
      </w:pPr>
    </w:p>
    <w:p w14:paraId="450C402B" w14:textId="020686AB" w:rsidR="00206B10" w:rsidRDefault="00206B10">
      <w:pPr>
        <w:spacing w:line="259" w:lineRule="auto"/>
        <w:ind w:left="1076" w:right="90" w:hanging="1091"/>
        <w:rPr>
          <w:ins w:id="101" w:author="Brown,James T" w:date="2019-02-03T14:12:00Z"/>
          <w:color w:val="000000" w:themeColor="text1"/>
        </w:rPr>
      </w:pPr>
    </w:p>
    <w:p w14:paraId="4F6907D1" w14:textId="0B5DB187" w:rsidR="00206B10" w:rsidRDefault="00206B10">
      <w:pPr>
        <w:spacing w:line="259" w:lineRule="auto"/>
        <w:ind w:left="1076" w:right="90" w:hanging="1091"/>
        <w:rPr>
          <w:ins w:id="102" w:author="Brown,James T" w:date="2019-02-03T14:12:00Z"/>
          <w:color w:val="000000" w:themeColor="text1"/>
        </w:rPr>
      </w:pPr>
    </w:p>
    <w:p w14:paraId="24702EEF" w14:textId="7EC544B6" w:rsidR="00206B10" w:rsidRDefault="00206B10">
      <w:pPr>
        <w:spacing w:line="259" w:lineRule="auto"/>
        <w:ind w:left="1076" w:right="90" w:hanging="1091"/>
        <w:rPr>
          <w:ins w:id="103" w:author="Brown,James T" w:date="2019-02-03T14:12:00Z"/>
          <w:color w:val="000000" w:themeColor="text1"/>
        </w:rPr>
      </w:pPr>
    </w:p>
    <w:p w14:paraId="70E9FBAA" w14:textId="5B68AB35" w:rsidR="00206B10" w:rsidRDefault="00206B10">
      <w:pPr>
        <w:spacing w:line="259" w:lineRule="auto"/>
        <w:ind w:left="1076" w:right="90" w:hanging="1091"/>
        <w:rPr>
          <w:ins w:id="104" w:author="Brown,James T" w:date="2019-02-03T14:12:00Z"/>
          <w:color w:val="000000" w:themeColor="text1"/>
        </w:rPr>
      </w:pPr>
    </w:p>
    <w:p w14:paraId="597CF33C" w14:textId="298C1C9D" w:rsidR="00206B10" w:rsidRDefault="00206B10">
      <w:pPr>
        <w:spacing w:line="259" w:lineRule="auto"/>
        <w:ind w:left="1076" w:right="90" w:hanging="1091"/>
        <w:rPr>
          <w:ins w:id="105" w:author="Brown,James T" w:date="2019-02-03T14:12:00Z"/>
          <w:color w:val="000000" w:themeColor="text1"/>
        </w:rPr>
      </w:pPr>
    </w:p>
    <w:p w14:paraId="7F328860" w14:textId="50A6C6CE" w:rsidR="00206B10" w:rsidRDefault="00206B10">
      <w:pPr>
        <w:spacing w:line="259" w:lineRule="auto"/>
        <w:ind w:left="1076" w:right="90" w:hanging="1091"/>
        <w:rPr>
          <w:ins w:id="106" w:author="Brown,James T" w:date="2019-02-03T14:12:00Z"/>
          <w:color w:val="000000" w:themeColor="text1"/>
        </w:rPr>
      </w:pPr>
    </w:p>
    <w:p w14:paraId="2925B776" w14:textId="26FBEF8D" w:rsidR="00206B10" w:rsidRDefault="00206B10">
      <w:pPr>
        <w:spacing w:line="259" w:lineRule="auto"/>
        <w:ind w:left="1076" w:right="90" w:hanging="1091"/>
        <w:rPr>
          <w:ins w:id="107" w:author="Brown,James T" w:date="2019-02-03T14:12:00Z"/>
          <w:color w:val="000000" w:themeColor="text1"/>
        </w:rPr>
      </w:pPr>
    </w:p>
    <w:p w14:paraId="2A21CB37" w14:textId="6D7DD265" w:rsidR="00206B10" w:rsidRDefault="00206B10">
      <w:pPr>
        <w:spacing w:line="259" w:lineRule="auto"/>
        <w:ind w:left="1076" w:right="90" w:hanging="1091"/>
        <w:rPr>
          <w:ins w:id="108" w:author="Brown,James T" w:date="2019-02-03T14:12:00Z"/>
          <w:color w:val="000000" w:themeColor="text1"/>
        </w:rPr>
      </w:pPr>
    </w:p>
    <w:p w14:paraId="0EFD6F98" w14:textId="2BAEDA49" w:rsidR="00206B10" w:rsidRDefault="00206B10">
      <w:pPr>
        <w:spacing w:line="259" w:lineRule="auto"/>
        <w:ind w:left="1076" w:right="90" w:hanging="1091"/>
        <w:rPr>
          <w:ins w:id="109" w:author="Brown,James T" w:date="2019-02-03T14:12:00Z"/>
          <w:color w:val="000000" w:themeColor="text1"/>
        </w:rPr>
      </w:pPr>
    </w:p>
    <w:p w14:paraId="6DF8E19B" w14:textId="7FF3F542" w:rsidR="00206B10" w:rsidRDefault="00206B10">
      <w:pPr>
        <w:spacing w:line="259" w:lineRule="auto"/>
        <w:ind w:left="1076" w:right="90" w:hanging="1091"/>
        <w:rPr>
          <w:ins w:id="110" w:author="Brown,James T" w:date="2019-02-03T14:12:00Z"/>
          <w:color w:val="000000" w:themeColor="text1"/>
        </w:rPr>
      </w:pPr>
    </w:p>
    <w:p w14:paraId="07F79DAA" w14:textId="416839AE" w:rsidR="00206B10" w:rsidRDefault="00206B10">
      <w:pPr>
        <w:spacing w:line="259" w:lineRule="auto"/>
        <w:ind w:left="1076" w:right="90" w:hanging="1091"/>
        <w:rPr>
          <w:ins w:id="111" w:author="Brown,James T" w:date="2019-02-03T14:12:00Z"/>
          <w:color w:val="000000" w:themeColor="text1"/>
        </w:rPr>
      </w:pPr>
    </w:p>
    <w:p w14:paraId="5679A785" w14:textId="77777777" w:rsidR="00206B10" w:rsidRDefault="00206B10">
      <w:pPr>
        <w:spacing w:line="259" w:lineRule="auto"/>
        <w:ind w:left="1076" w:right="90" w:hanging="1091"/>
        <w:rPr>
          <w:ins w:id="112" w:author="Brown,James T" w:date="2019-02-03T14:11:00Z"/>
          <w:color w:val="000000" w:themeColor="text1"/>
        </w:rPr>
      </w:pPr>
    </w:p>
    <w:p w14:paraId="50DE263F" w14:textId="6A78D66E" w:rsidR="00206B10" w:rsidRDefault="00206B10">
      <w:pPr>
        <w:spacing w:line="259" w:lineRule="auto"/>
        <w:ind w:left="1076" w:right="90" w:hanging="1091"/>
        <w:rPr>
          <w:ins w:id="113" w:author="Brown,James T" w:date="2019-02-03T14:12:00Z"/>
          <w:color w:val="000000" w:themeColor="text1"/>
        </w:rPr>
      </w:pPr>
    </w:p>
    <w:p w14:paraId="6DED2E58" w14:textId="55F79B35" w:rsidR="00206B10" w:rsidRPr="004F09C9" w:rsidRDefault="00206B10" w:rsidP="00206B10">
      <w:pPr>
        <w:spacing w:line="259" w:lineRule="auto"/>
        <w:ind w:left="1076" w:right="90" w:hanging="1091"/>
        <w:rPr>
          <w:color w:val="000000" w:themeColor="text1"/>
        </w:rPr>
      </w:pPr>
      <w:r w:rsidRPr="004F09C9">
        <w:rPr>
          <w:color w:val="000000" w:themeColor="text1"/>
        </w:rPr>
        <w:lastRenderedPageBreak/>
        <w:t>Table 3-</w:t>
      </w:r>
      <w:ins w:id="114" w:author="Brown,James T" w:date="2019-02-03T14:12:00Z">
        <w:r>
          <w:rPr>
            <w:color w:val="000000" w:themeColor="text1"/>
          </w:rPr>
          <w:t>3</w:t>
        </w:r>
      </w:ins>
      <w:r w:rsidRPr="004F09C9">
        <w:rPr>
          <w:color w:val="000000" w:themeColor="text1"/>
        </w:rPr>
        <w:t xml:space="preserve">. FULL MODEL: ANOVA summary table for the additive and interactive effects of sample day and diapause genotype, and the effect of lean mass on lipid mass depletion. Asterisks "*" indicate statistical significance, ns represents </w:t>
      </w:r>
      <w:proofErr w:type="spellStart"/>
      <w:r w:rsidRPr="004F09C9">
        <w:rPr>
          <w:color w:val="000000" w:themeColor="text1"/>
        </w:rPr>
        <w:t>non significant</w:t>
      </w:r>
      <w:proofErr w:type="spellEnd"/>
      <w:r w:rsidRPr="004F09C9">
        <w:rPr>
          <w:color w:val="000000" w:themeColor="text1"/>
        </w:rPr>
        <w:t xml:space="preserve"> results.</w:t>
      </w:r>
    </w:p>
    <w:tbl>
      <w:tblPr>
        <w:tblStyle w:val="TableGrid"/>
        <w:tblW w:w="7293" w:type="dxa"/>
        <w:tblInd w:w="995" w:type="dxa"/>
        <w:tblCellMar>
          <w:top w:w="32" w:type="dxa"/>
          <w:right w:w="115" w:type="dxa"/>
        </w:tblCellMar>
        <w:tblLook w:val="04A0" w:firstRow="1" w:lastRow="0" w:firstColumn="1" w:lastColumn="0" w:noHBand="0" w:noVBand="1"/>
      </w:tblPr>
      <w:tblGrid>
        <w:gridCol w:w="4914"/>
        <w:gridCol w:w="655"/>
        <w:gridCol w:w="772"/>
        <w:gridCol w:w="952"/>
      </w:tblGrid>
      <w:tr w:rsidR="00206B10" w:rsidRPr="004F09C9" w14:paraId="7BA470ED" w14:textId="77777777" w:rsidTr="008A02D5">
        <w:trPr>
          <w:trHeight w:val="427"/>
        </w:trPr>
        <w:tc>
          <w:tcPr>
            <w:tcW w:w="4914" w:type="dxa"/>
            <w:tcBorders>
              <w:top w:val="double" w:sz="3" w:space="0" w:color="000000"/>
              <w:left w:val="nil"/>
              <w:bottom w:val="single" w:sz="3" w:space="0" w:color="000000"/>
              <w:right w:val="nil"/>
            </w:tcBorders>
          </w:tcPr>
          <w:p w14:paraId="3F17D862" w14:textId="77777777" w:rsidR="00206B10" w:rsidRPr="004F09C9" w:rsidRDefault="00206B10" w:rsidP="008A02D5">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single" w:sz="3" w:space="0" w:color="000000"/>
              <w:right w:val="nil"/>
            </w:tcBorders>
          </w:tcPr>
          <w:p w14:paraId="10D50F88" w14:textId="77777777" w:rsidR="00206B10" w:rsidRPr="004F09C9" w:rsidRDefault="00206B10" w:rsidP="008A02D5">
            <w:pPr>
              <w:spacing w:after="0" w:line="259" w:lineRule="auto"/>
              <w:ind w:left="88" w:firstLine="0"/>
              <w:rPr>
                <w:color w:val="000000" w:themeColor="text1"/>
              </w:rPr>
            </w:pPr>
            <w:proofErr w:type="spellStart"/>
            <w:r w:rsidRPr="004F09C9">
              <w:rPr>
                <w:color w:val="000000" w:themeColor="text1"/>
              </w:rPr>
              <w:t>Df</w:t>
            </w:r>
            <w:proofErr w:type="spellEnd"/>
          </w:p>
        </w:tc>
        <w:tc>
          <w:tcPr>
            <w:tcW w:w="772" w:type="dxa"/>
            <w:tcBorders>
              <w:top w:val="double" w:sz="3" w:space="0" w:color="000000"/>
              <w:left w:val="nil"/>
              <w:bottom w:val="single" w:sz="3" w:space="0" w:color="000000"/>
              <w:right w:val="nil"/>
            </w:tcBorders>
          </w:tcPr>
          <w:p w14:paraId="58C18568" w14:textId="77777777" w:rsidR="00206B10" w:rsidRPr="004F09C9" w:rsidRDefault="00206B10" w:rsidP="008A02D5">
            <w:pPr>
              <w:spacing w:after="0" w:line="259" w:lineRule="auto"/>
              <w:ind w:left="200" w:firstLine="0"/>
              <w:rPr>
                <w:color w:val="000000" w:themeColor="text1"/>
              </w:rPr>
            </w:pPr>
            <w:r w:rsidRPr="004F09C9">
              <w:rPr>
                <w:color w:val="000000" w:themeColor="text1"/>
              </w:rPr>
              <w:t>F</w:t>
            </w:r>
          </w:p>
        </w:tc>
        <w:tc>
          <w:tcPr>
            <w:tcW w:w="952" w:type="dxa"/>
            <w:tcBorders>
              <w:top w:val="double" w:sz="3" w:space="0" w:color="000000"/>
              <w:left w:val="nil"/>
              <w:bottom w:val="single" w:sz="3" w:space="0" w:color="000000"/>
              <w:right w:val="nil"/>
            </w:tcBorders>
          </w:tcPr>
          <w:p w14:paraId="1327DF0B" w14:textId="77777777" w:rsidR="00206B10" w:rsidRPr="004F09C9" w:rsidRDefault="00206B10" w:rsidP="008A02D5">
            <w:pPr>
              <w:spacing w:after="0" w:line="259" w:lineRule="auto"/>
              <w:ind w:left="342" w:firstLine="0"/>
              <w:rPr>
                <w:color w:val="000000" w:themeColor="text1"/>
              </w:rPr>
            </w:pPr>
            <w:r w:rsidRPr="004F09C9">
              <w:rPr>
                <w:color w:val="000000" w:themeColor="text1"/>
              </w:rPr>
              <w:t>P</w:t>
            </w:r>
          </w:p>
        </w:tc>
      </w:tr>
      <w:tr w:rsidR="00206B10" w:rsidRPr="004F09C9" w14:paraId="424C8093" w14:textId="77777777" w:rsidTr="008A02D5">
        <w:trPr>
          <w:trHeight w:val="297"/>
        </w:trPr>
        <w:tc>
          <w:tcPr>
            <w:tcW w:w="4914" w:type="dxa"/>
            <w:tcBorders>
              <w:top w:val="single" w:sz="3" w:space="0" w:color="000000"/>
              <w:left w:val="nil"/>
              <w:bottom w:val="single" w:sz="3" w:space="0" w:color="000000"/>
              <w:right w:val="nil"/>
            </w:tcBorders>
          </w:tcPr>
          <w:p w14:paraId="6E8D1C52" w14:textId="77777777" w:rsidR="00206B10" w:rsidRPr="004F09C9" w:rsidRDefault="00206B10" w:rsidP="008A02D5">
            <w:pPr>
              <w:spacing w:after="0" w:line="259" w:lineRule="auto"/>
              <w:ind w:left="120" w:firstLine="0"/>
              <w:rPr>
                <w:color w:val="000000" w:themeColor="text1"/>
              </w:rPr>
            </w:pPr>
            <w:r w:rsidRPr="004F09C9">
              <w:rPr>
                <w:color w:val="000000" w:themeColor="text1"/>
              </w:rPr>
              <w:t>Lipid mass during the first 30-days of diapause</w:t>
            </w:r>
          </w:p>
        </w:tc>
        <w:tc>
          <w:tcPr>
            <w:tcW w:w="655" w:type="dxa"/>
            <w:tcBorders>
              <w:top w:val="single" w:sz="3" w:space="0" w:color="000000"/>
              <w:left w:val="nil"/>
              <w:bottom w:val="single" w:sz="3" w:space="0" w:color="000000"/>
              <w:right w:val="nil"/>
            </w:tcBorders>
          </w:tcPr>
          <w:p w14:paraId="3684691B" w14:textId="77777777" w:rsidR="00206B10" w:rsidRPr="004F09C9" w:rsidRDefault="00206B10" w:rsidP="008A02D5">
            <w:pPr>
              <w:spacing w:after="160" w:line="259" w:lineRule="auto"/>
              <w:ind w:left="0" w:firstLine="0"/>
              <w:rPr>
                <w:color w:val="000000" w:themeColor="text1"/>
              </w:rPr>
            </w:pPr>
          </w:p>
        </w:tc>
        <w:tc>
          <w:tcPr>
            <w:tcW w:w="772" w:type="dxa"/>
            <w:tcBorders>
              <w:top w:val="single" w:sz="3" w:space="0" w:color="000000"/>
              <w:left w:val="nil"/>
              <w:bottom w:val="single" w:sz="3" w:space="0" w:color="000000"/>
              <w:right w:val="nil"/>
            </w:tcBorders>
          </w:tcPr>
          <w:p w14:paraId="10C0F944" w14:textId="77777777" w:rsidR="00206B10" w:rsidRPr="004F09C9" w:rsidRDefault="00206B10" w:rsidP="008A02D5">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562771FB" w14:textId="77777777" w:rsidR="00206B10" w:rsidRPr="004F09C9" w:rsidRDefault="00206B10" w:rsidP="008A02D5">
            <w:pPr>
              <w:spacing w:after="160" w:line="259" w:lineRule="auto"/>
              <w:ind w:left="0" w:firstLine="0"/>
              <w:rPr>
                <w:color w:val="000000" w:themeColor="text1"/>
              </w:rPr>
            </w:pPr>
          </w:p>
        </w:tc>
      </w:tr>
      <w:tr w:rsidR="00206B10" w:rsidRPr="004F09C9" w14:paraId="2EDA90DD" w14:textId="77777777" w:rsidTr="008A02D5">
        <w:trPr>
          <w:trHeight w:val="340"/>
        </w:trPr>
        <w:tc>
          <w:tcPr>
            <w:tcW w:w="4914" w:type="dxa"/>
            <w:tcBorders>
              <w:top w:val="single" w:sz="3" w:space="0" w:color="000000"/>
              <w:left w:val="nil"/>
              <w:bottom w:val="nil"/>
              <w:right w:val="nil"/>
            </w:tcBorders>
          </w:tcPr>
          <w:p w14:paraId="0BED71CE" w14:textId="77777777" w:rsidR="00206B10" w:rsidRPr="004F09C9" w:rsidRDefault="00206B10" w:rsidP="008A02D5">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2F339C9E" w14:textId="77777777" w:rsidR="00206B10" w:rsidRPr="004F09C9" w:rsidRDefault="00206B10" w:rsidP="008A02D5">
            <w:pPr>
              <w:spacing w:after="0" w:line="259" w:lineRule="auto"/>
              <w:ind w:left="0" w:firstLine="0"/>
              <w:rPr>
                <w:color w:val="000000" w:themeColor="text1"/>
              </w:rPr>
            </w:pPr>
            <w:r w:rsidRPr="004F09C9">
              <w:rPr>
                <w:color w:val="000000" w:themeColor="text1"/>
              </w:rPr>
              <w:t>25.3</w:t>
            </w:r>
          </w:p>
        </w:tc>
        <w:tc>
          <w:tcPr>
            <w:tcW w:w="772" w:type="dxa"/>
            <w:tcBorders>
              <w:top w:val="single" w:sz="3" w:space="0" w:color="000000"/>
              <w:left w:val="nil"/>
              <w:bottom w:val="nil"/>
              <w:right w:val="nil"/>
            </w:tcBorders>
          </w:tcPr>
          <w:p w14:paraId="6A0C1663" w14:textId="77777777" w:rsidR="00206B10" w:rsidRPr="004F09C9" w:rsidRDefault="00206B10" w:rsidP="008A02D5">
            <w:pPr>
              <w:spacing w:after="0" w:line="259" w:lineRule="auto"/>
              <w:ind w:left="0" w:firstLine="0"/>
              <w:rPr>
                <w:color w:val="000000" w:themeColor="text1"/>
              </w:rPr>
            </w:pPr>
            <w:r w:rsidRPr="004F09C9">
              <w:rPr>
                <w:color w:val="000000" w:themeColor="text1"/>
              </w:rPr>
              <w:t>17.50</w:t>
            </w:r>
          </w:p>
        </w:tc>
        <w:tc>
          <w:tcPr>
            <w:tcW w:w="952" w:type="dxa"/>
            <w:tcBorders>
              <w:top w:val="single" w:sz="3" w:space="0" w:color="000000"/>
              <w:left w:val="nil"/>
              <w:bottom w:val="nil"/>
              <w:right w:val="nil"/>
            </w:tcBorders>
          </w:tcPr>
          <w:p w14:paraId="6CC3CE9F" w14:textId="77777777" w:rsidR="00206B10" w:rsidRPr="004F09C9" w:rsidRDefault="00206B10" w:rsidP="008A02D5">
            <w:pPr>
              <w:spacing w:after="0" w:line="259" w:lineRule="auto"/>
              <w:ind w:left="91" w:firstLine="0"/>
              <w:rPr>
                <w:color w:val="000000" w:themeColor="text1"/>
              </w:rPr>
            </w:pPr>
            <w:r w:rsidRPr="004F09C9">
              <w:rPr>
                <w:color w:val="000000" w:themeColor="text1"/>
              </w:rPr>
              <w:t>0.000*</w:t>
            </w:r>
          </w:p>
        </w:tc>
      </w:tr>
      <w:tr w:rsidR="00206B10" w:rsidRPr="004F09C9" w14:paraId="51AD2504" w14:textId="77777777" w:rsidTr="008A02D5">
        <w:trPr>
          <w:trHeight w:val="384"/>
        </w:trPr>
        <w:tc>
          <w:tcPr>
            <w:tcW w:w="4914" w:type="dxa"/>
            <w:tcBorders>
              <w:top w:val="nil"/>
              <w:left w:val="nil"/>
              <w:bottom w:val="nil"/>
              <w:right w:val="nil"/>
            </w:tcBorders>
          </w:tcPr>
          <w:p w14:paraId="11F445BB" w14:textId="77777777" w:rsidR="00206B10" w:rsidRPr="004F09C9" w:rsidRDefault="00206B10" w:rsidP="008A02D5">
            <w:pPr>
              <w:spacing w:after="0" w:line="259" w:lineRule="auto"/>
              <w:ind w:left="0" w:right="4" w:firstLine="0"/>
              <w:jc w:val="center"/>
              <w:rPr>
                <w:color w:val="000000" w:themeColor="text1"/>
              </w:rPr>
            </w:pPr>
            <w:r w:rsidRPr="004F09C9">
              <w:rPr>
                <w:color w:val="000000" w:themeColor="text1"/>
              </w:rPr>
              <w:t>Sample Day</w:t>
            </w:r>
          </w:p>
        </w:tc>
        <w:tc>
          <w:tcPr>
            <w:tcW w:w="655" w:type="dxa"/>
            <w:tcBorders>
              <w:top w:val="nil"/>
              <w:left w:val="nil"/>
              <w:bottom w:val="nil"/>
              <w:right w:val="nil"/>
            </w:tcBorders>
          </w:tcPr>
          <w:p w14:paraId="6323C96F" w14:textId="77777777" w:rsidR="00206B10" w:rsidRPr="004F09C9" w:rsidRDefault="00206B10" w:rsidP="008A02D5">
            <w:pPr>
              <w:spacing w:after="0" w:line="259" w:lineRule="auto"/>
              <w:ind w:left="0" w:firstLine="0"/>
              <w:rPr>
                <w:color w:val="000000" w:themeColor="text1"/>
              </w:rPr>
            </w:pPr>
            <w:r w:rsidRPr="004F09C9">
              <w:rPr>
                <w:color w:val="000000" w:themeColor="text1"/>
              </w:rPr>
              <w:t>20.4</w:t>
            </w:r>
          </w:p>
        </w:tc>
        <w:tc>
          <w:tcPr>
            <w:tcW w:w="772" w:type="dxa"/>
            <w:tcBorders>
              <w:top w:val="nil"/>
              <w:left w:val="nil"/>
              <w:bottom w:val="nil"/>
              <w:right w:val="nil"/>
            </w:tcBorders>
          </w:tcPr>
          <w:p w14:paraId="6EF3917F" w14:textId="77777777" w:rsidR="00206B10" w:rsidRPr="004F09C9" w:rsidRDefault="00206B10" w:rsidP="008A02D5">
            <w:pPr>
              <w:spacing w:after="0" w:line="259" w:lineRule="auto"/>
              <w:ind w:left="0" w:firstLine="0"/>
              <w:rPr>
                <w:color w:val="000000" w:themeColor="text1"/>
              </w:rPr>
            </w:pPr>
            <w:r w:rsidRPr="004F09C9">
              <w:rPr>
                <w:color w:val="000000" w:themeColor="text1"/>
              </w:rPr>
              <w:t>63.87</w:t>
            </w:r>
          </w:p>
        </w:tc>
        <w:tc>
          <w:tcPr>
            <w:tcW w:w="952" w:type="dxa"/>
            <w:tcBorders>
              <w:top w:val="nil"/>
              <w:left w:val="nil"/>
              <w:bottom w:val="nil"/>
              <w:right w:val="nil"/>
            </w:tcBorders>
          </w:tcPr>
          <w:p w14:paraId="11219DBD" w14:textId="77777777" w:rsidR="00206B10" w:rsidRPr="004F09C9" w:rsidRDefault="00206B10" w:rsidP="008A02D5">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416846DA" w14:textId="77777777" w:rsidTr="008A02D5">
        <w:trPr>
          <w:trHeight w:val="395"/>
        </w:trPr>
        <w:tc>
          <w:tcPr>
            <w:tcW w:w="4914" w:type="dxa"/>
            <w:tcBorders>
              <w:top w:val="nil"/>
              <w:left w:val="nil"/>
              <w:bottom w:val="nil"/>
              <w:right w:val="nil"/>
            </w:tcBorders>
          </w:tcPr>
          <w:p w14:paraId="7A71DD9F" w14:textId="77777777" w:rsidR="00206B10" w:rsidRPr="004F09C9" w:rsidRDefault="00206B10" w:rsidP="008A02D5">
            <w:pPr>
              <w:spacing w:after="0" w:line="259" w:lineRule="auto"/>
              <w:ind w:left="0" w:right="4" w:firstLine="0"/>
              <w:jc w:val="center"/>
              <w:rPr>
                <w:color w:val="000000" w:themeColor="text1"/>
              </w:rPr>
            </w:pPr>
            <w:r w:rsidRPr="004F09C9">
              <w:rPr>
                <w:color w:val="000000" w:themeColor="text1"/>
              </w:rPr>
              <w:t>Lean Mass</w:t>
            </w:r>
          </w:p>
        </w:tc>
        <w:tc>
          <w:tcPr>
            <w:tcW w:w="655" w:type="dxa"/>
            <w:tcBorders>
              <w:top w:val="nil"/>
              <w:left w:val="nil"/>
              <w:bottom w:val="nil"/>
              <w:right w:val="nil"/>
            </w:tcBorders>
          </w:tcPr>
          <w:p w14:paraId="7D500E6D" w14:textId="77777777" w:rsidR="00206B10" w:rsidRPr="004F09C9" w:rsidRDefault="00206B10" w:rsidP="008A02D5">
            <w:pPr>
              <w:spacing w:after="0" w:line="259" w:lineRule="auto"/>
              <w:ind w:left="0" w:firstLine="0"/>
              <w:rPr>
                <w:color w:val="000000" w:themeColor="text1"/>
              </w:rPr>
            </w:pPr>
            <w:r w:rsidRPr="004F09C9">
              <w:rPr>
                <w:color w:val="000000" w:themeColor="text1"/>
              </w:rPr>
              <w:t>37.9</w:t>
            </w:r>
          </w:p>
        </w:tc>
        <w:tc>
          <w:tcPr>
            <w:tcW w:w="772" w:type="dxa"/>
            <w:tcBorders>
              <w:top w:val="nil"/>
              <w:left w:val="nil"/>
              <w:bottom w:val="nil"/>
              <w:right w:val="nil"/>
            </w:tcBorders>
          </w:tcPr>
          <w:p w14:paraId="03465A92" w14:textId="77777777" w:rsidR="00206B10" w:rsidRPr="004F09C9" w:rsidRDefault="00206B10" w:rsidP="008A02D5">
            <w:pPr>
              <w:spacing w:after="0" w:line="259" w:lineRule="auto"/>
              <w:ind w:left="59" w:firstLine="0"/>
              <w:rPr>
                <w:color w:val="000000" w:themeColor="text1"/>
              </w:rPr>
            </w:pPr>
            <w:r w:rsidRPr="004F09C9">
              <w:rPr>
                <w:color w:val="000000" w:themeColor="text1"/>
              </w:rPr>
              <w:t>1.37</w:t>
            </w:r>
          </w:p>
        </w:tc>
        <w:tc>
          <w:tcPr>
            <w:tcW w:w="952" w:type="dxa"/>
            <w:tcBorders>
              <w:top w:val="nil"/>
              <w:left w:val="nil"/>
              <w:bottom w:val="nil"/>
              <w:right w:val="nil"/>
            </w:tcBorders>
          </w:tcPr>
          <w:p w14:paraId="3D0D46F7" w14:textId="77777777" w:rsidR="00206B10" w:rsidRPr="004F09C9" w:rsidRDefault="00206B10" w:rsidP="008A02D5">
            <w:pPr>
              <w:spacing w:after="0" w:line="259" w:lineRule="auto"/>
              <w:ind w:left="60" w:firstLine="0"/>
              <w:rPr>
                <w:color w:val="000000" w:themeColor="text1"/>
              </w:rPr>
            </w:pPr>
            <w:r w:rsidRPr="004F09C9">
              <w:rPr>
                <w:color w:val="000000" w:themeColor="text1"/>
              </w:rPr>
              <w:t>0.248</w:t>
            </w:r>
            <w:r w:rsidRPr="004F09C9">
              <w:rPr>
                <w:i/>
                <w:color w:val="000000" w:themeColor="text1"/>
                <w:vertAlign w:val="superscript"/>
              </w:rPr>
              <w:t>ns</w:t>
            </w:r>
          </w:p>
        </w:tc>
      </w:tr>
      <w:tr w:rsidR="00206B10" w:rsidRPr="004F09C9" w14:paraId="135CF259" w14:textId="77777777" w:rsidTr="008A02D5">
        <w:trPr>
          <w:trHeight w:val="470"/>
        </w:trPr>
        <w:tc>
          <w:tcPr>
            <w:tcW w:w="4914" w:type="dxa"/>
            <w:tcBorders>
              <w:top w:val="nil"/>
              <w:left w:val="nil"/>
              <w:bottom w:val="single" w:sz="3" w:space="0" w:color="000000"/>
              <w:right w:val="nil"/>
            </w:tcBorders>
          </w:tcPr>
          <w:p w14:paraId="5872F0DC" w14:textId="77777777" w:rsidR="00206B10" w:rsidRPr="004F09C9" w:rsidRDefault="00206B10" w:rsidP="008A02D5">
            <w:pPr>
              <w:spacing w:after="0" w:line="259" w:lineRule="auto"/>
              <w:ind w:left="0" w:right="4" w:firstLine="0"/>
              <w:jc w:val="center"/>
              <w:rPr>
                <w:color w:val="000000" w:themeColor="text1"/>
              </w:rPr>
            </w:pPr>
            <w:r w:rsidRPr="004F09C9">
              <w:rPr>
                <w:color w:val="000000" w:themeColor="text1"/>
              </w:rPr>
              <w:t>Diapause Genotype x Sample Day</w:t>
            </w:r>
          </w:p>
        </w:tc>
        <w:tc>
          <w:tcPr>
            <w:tcW w:w="655" w:type="dxa"/>
            <w:tcBorders>
              <w:top w:val="nil"/>
              <w:left w:val="nil"/>
              <w:bottom w:val="single" w:sz="3" w:space="0" w:color="000000"/>
              <w:right w:val="nil"/>
            </w:tcBorders>
          </w:tcPr>
          <w:p w14:paraId="4C8F15B1" w14:textId="77777777" w:rsidR="00206B10" w:rsidRPr="004F09C9" w:rsidRDefault="00206B10" w:rsidP="008A02D5">
            <w:pPr>
              <w:spacing w:after="0" w:line="259" w:lineRule="auto"/>
              <w:ind w:left="0" w:firstLine="0"/>
              <w:rPr>
                <w:color w:val="000000" w:themeColor="text1"/>
              </w:rPr>
            </w:pPr>
            <w:r w:rsidRPr="004F09C9">
              <w:rPr>
                <w:color w:val="000000" w:themeColor="text1"/>
              </w:rPr>
              <w:t>16.1</w:t>
            </w:r>
          </w:p>
        </w:tc>
        <w:tc>
          <w:tcPr>
            <w:tcW w:w="772" w:type="dxa"/>
            <w:tcBorders>
              <w:top w:val="nil"/>
              <w:left w:val="nil"/>
              <w:bottom w:val="single" w:sz="3" w:space="0" w:color="000000"/>
              <w:right w:val="nil"/>
            </w:tcBorders>
          </w:tcPr>
          <w:p w14:paraId="2840051D" w14:textId="77777777" w:rsidR="00206B10" w:rsidRPr="004F09C9" w:rsidRDefault="00206B10" w:rsidP="008A02D5">
            <w:pPr>
              <w:spacing w:after="0" w:line="259" w:lineRule="auto"/>
              <w:ind w:left="59" w:firstLine="0"/>
              <w:rPr>
                <w:color w:val="000000" w:themeColor="text1"/>
              </w:rPr>
            </w:pPr>
            <w:r w:rsidRPr="004F09C9">
              <w:rPr>
                <w:color w:val="000000" w:themeColor="text1"/>
              </w:rPr>
              <w:t>2.05</w:t>
            </w:r>
          </w:p>
        </w:tc>
        <w:tc>
          <w:tcPr>
            <w:tcW w:w="952" w:type="dxa"/>
            <w:tcBorders>
              <w:top w:val="nil"/>
              <w:left w:val="nil"/>
              <w:bottom w:val="single" w:sz="3" w:space="0" w:color="000000"/>
              <w:right w:val="nil"/>
            </w:tcBorders>
          </w:tcPr>
          <w:p w14:paraId="3B10ECE5" w14:textId="77777777" w:rsidR="00206B10" w:rsidRPr="004F09C9" w:rsidRDefault="00206B10" w:rsidP="008A02D5">
            <w:pPr>
              <w:spacing w:after="0" w:line="259" w:lineRule="auto"/>
              <w:ind w:left="60" w:firstLine="0"/>
              <w:rPr>
                <w:color w:val="000000" w:themeColor="text1"/>
              </w:rPr>
            </w:pPr>
            <w:r w:rsidRPr="004F09C9">
              <w:rPr>
                <w:color w:val="000000" w:themeColor="text1"/>
              </w:rPr>
              <w:t>0.135</w:t>
            </w:r>
            <w:r w:rsidRPr="004F09C9">
              <w:rPr>
                <w:i/>
                <w:color w:val="000000" w:themeColor="text1"/>
                <w:vertAlign w:val="superscript"/>
              </w:rPr>
              <w:t>ns</w:t>
            </w:r>
          </w:p>
        </w:tc>
      </w:tr>
    </w:tbl>
    <w:p w14:paraId="38C7227D" w14:textId="4A82D7CC" w:rsidR="00206B10" w:rsidRDefault="00206B10">
      <w:pPr>
        <w:spacing w:line="259" w:lineRule="auto"/>
        <w:ind w:left="1076" w:right="90" w:hanging="1091"/>
        <w:rPr>
          <w:ins w:id="115" w:author="Brown,James T" w:date="2019-02-03T14:12:00Z"/>
          <w:color w:val="000000" w:themeColor="text1"/>
        </w:rPr>
      </w:pPr>
    </w:p>
    <w:p w14:paraId="189D8467" w14:textId="170A36CB" w:rsidR="00206B10" w:rsidRDefault="00206B10">
      <w:pPr>
        <w:spacing w:line="259" w:lineRule="auto"/>
        <w:ind w:left="1076" w:right="90" w:hanging="1091"/>
        <w:rPr>
          <w:ins w:id="116" w:author="Brown,James T" w:date="2019-02-03T14:13:00Z"/>
          <w:color w:val="000000" w:themeColor="text1"/>
        </w:rPr>
      </w:pPr>
    </w:p>
    <w:p w14:paraId="7DE4CADB" w14:textId="4D472DD7" w:rsidR="00206B10" w:rsidRDefault="00206B10">
      <w:pPr>
        <w:spacing w:line="259" w:lineRule="auto"/>
        <w:ind w:left="1076" w:right="90" w:hanging="1091"/>
        <w:rPr>
          <w:ins w:id="117" w:author="Brown,James T" w:date="2019-02-03T14:13:00Z"/>
          <w:color w:val="000000" w:themeColor="text1"/>
        </w:rPr>
      </w:pPr>
    </w:p>
    <w:p w14:paraId="3EB67BBB" w14:textId="79B57A9D" w:rsidR="00206B10" w:rsidRDefault="00206B10">
      <w:pPr>
        <w:spacing w:line="259" w:lineRule="auto"/>
        <w:ind w:left="1076" w:right="90" w:hanging="1091"/>
        <w:rPr>
          <w:ins w:id="118" w:author="Brown,James T" w:date="2019-02-03T14:13:00Z"/>
          <w:color w:val="000000" w:themeColor="text1"/>
        </w:rPr>
      </w:pPr>
    </w:p>
    <w:p w14:paraId="422DD664" w14:textId="73868FD2" w:rsidR="00206B10" w:rsidRDefault="00206B10">
      <w:pPr>
        <w:spacing w:line="259" w:lineRule="auto"/>
        <w:ind w:left="1076" w:right="90" w:hanging="1091"/>
        <w:rPr>
          <w:ins w:id="119" w:author="Brown,James T" w:date="2019-02-03T14:13:00Z"/>
          <w:color w:val="000000" w:themeColor="text1"/>
        </w:rPr>
      </w:pPr>
    </w:p>
    <w:p w14:paraId="0C484ECC" w14:textId="4D03A3FA" w:rsidR="00206B10" w:rsidRDefault="00206B10">
      <w:pPr>
        <w:spacing w:line="259" w:lineRule="auto"/>
        <w:ind w:left="1076" w:right="90" w:hanging="1091"/>
        <w:rPr>
          <w:ins w:id="120" w:author="Brown,James T" w:date="2019-02-03T14:13:00Z"/>
          <w:color w:val="000000" w:themeColor="text1"/>
        </w:rPr>
      </w:pPr>
    </w:p>
    <w:p w14:paraId="1FB68CAF" w14:textId="393FC767" w:rsidR="00206B10" w:rsidRDefault="00206B10">
      <w:pPr>
        <w:spacing w:line="259" w:lineRule="auto"/>
        <w:ind w:left="1076" w:right="90" w:hanging="1091"/>
        <w:rPr>
          <w:ins w:id="121" w:author="Brown,James T" w:date="2019-02-03T14:13:00Z"/>
          <w:color w:val="000000" w:themeColor="text1"/>
        </w:rPr>
      </w:pPr>
    </w:p>
    <w:p w14:paraId="5ED18C3D" w14:textId="27FDE77D" w:rsidR="00206B10" w:rsidRDefault="00206B10">
      <w:pPr>
        <w:spacing w:line="259" w:lineRule="auto"/>
        <w:ind w:left="1076" w:right="90" w:hanging="1091"/>
        <w:rPr>
          <w:ins w:id="122" w:author="Brown,James T" w:date="2019-02-03T14:13:00Z"/>
          <w:color w:val="000000" w:themeColor="text1"/>
        </w:rPr>
      </w:pPr>
    </w:p>
    <w:p w14:paraId="52A66C64" w14:textId="55992B31" w:rsidR="00206B10" w:rsidRDefault="00206B10">
      <w:pPr>
        <w:spacing w:line="259" w:lineRule="auto"/>
        <w:ind w:left="1076" w:right="90" w:hanging="1091"/>
        <w:rPr>
          <w:ins w:id="123" w:author="Brown,James T" w:date="2019-02-03T14:13:00Z"/>
          <w:color w:val="000000" w:themeColor="text1"/>
        </w:rPr>
      </w:pPr>
    </w:p>
    <w:p w14:paraId="701AE218" w14:textId="5260B71E" w:rsidR="00206B10" w:rsidRDefault="00206B10">
      <w:pPr>
        <w:spacing w:line="259" w:lineRule="auto"/>
        <w:ind w:left="1076" w:right="90" w:hanging="1091"/>
        <w:rPr>
          <w:ins w:id="124" w:author="Brown,James T" w:date="2019-02-03T14:13:00Z"/>
          <w:color w:val="000000" w:themeColor="text1"/>
        </w:rPr>
      </w:pPr>
    </w:p>
    <w:p w14:paraId="635DD23D" w14:textId="21574DEC" w:rsidR="00206B10" w:rsidRDefault="00206B10">
      <w:pPr>
        <w:spacing w:line="259" w:lineRule="auto"/>
        <w:ind w:left="1076" w:right="90" w:hanging="1091"/>
        <w:rPr>
          <w:ins w:id="125" w:author="Brown,James T" w:date="2019-02-03T14:13:00Z"/>
          <w:color w:val="000000" w:themeColor="text1"/>
        </w:rPr>
      </w:pPr>
    </w:p>
    <w:p w14:paraId="2D550F75" w14:textId="333EC23D" w:rsidR="00206B10" w:rsidRDefault="00206B10">
      <w:pPr>
        <w:spacing w:line="259" w:lineRule="auto"/>
        <w:ind w:left="1076" w:right="90" w:hanging="1091"/>
        <w:rPr>
          <w:ins w:id="126" w:author="Brown,James T" w:date="2019-02-03T14:13:00Z"/>
          <w:color w:val="000000" w:themeColor="text1"/>
        </w:rPr>
      </w:pPr>
    </w:p>
    <w:p w14:paraId="09AE639F" w14:textId="02308CDA" w:rsidR="00206B10" w:rsidRDefault="00206B10">
      <w:pPr>
        <w:spacing w:line="259" w:lineRule="auto"/>
        <w:ind w:left="1076" w:right="90" w:hanging="1091"/>
        <w:rPr>
          <w:ins w:id="127" w:author="Brown,James T" w:date="2019-02-03T14:13:00Z"/>
          <w:color w:val="000000" w:themeColor="text1"/>
        </w:rPr>
      </w:pPr>
    </w:p>
    <w:p w14:paraId="1B98429E" w14:textId="3B405C73" w:rsidR="00206B10" w:rsidRDefault="00206B10">
      <w:pPr>
        <w:spacing w:line="259" w:lineRule="auto"/>
        <w:ind w:left="1076" w:right="90" w:hanging="1091"/>
        <w:rPr>
          <w:ins w:id="128" w:author="Brown,James T" w:date="2019-02-03T14:13:00Z"/>
          <w:color w:val="000000" w:themeColor="text1"/>
        </w:rPr>
      </w:pPr>
    </w:p>
    <w:p w14:paraId="2F278956" w14:textId="1ACC6EC1" w:rsidR="00206B10" w:rsidRDefault="00206B10">
      <w:pPr>
        <w:spacing w:line="259" w:lineRule="auto"/>
        <w:ind w:left="1076" w:right="90" w:hanging="1091"/>
        <w:rPr>
          <w:ins w:id="129" w:author="Brown,James T" w:date="2019-02-03T14:13:00Z"/>
          <w:color w:val="000000" w:themeColor="text1"/>
        </w:rPr>
      </w:pPr>
    </w:p>
    <w:p w14:paraId="2FC192AB" w14:textId="30247893" w:rsidR="00206B10" w:rsidRDefault="00206B10">
      <w:pPr>
        <w:spacing w:line="259" w:lineRule="auto"/>
        <w:ind w:left="1076" w:right="90" w:hanging="1091"/>
        <w:rPr>
          <w:ins w:id="130" w:author="Brown,James T" w:date="2019-02-03T14:13:00Z"/>
          <w:color w:val="000000" w:themeColor="text1"/>
        </w:rPr>
      </w:pPr>
    </w:p>
    <w:p w14:paraId="023259B3" w14:textId="60A7E7A4" w:rsidR="00206B10" w:rsidRDefault="00206B10">
      <w:pPr>
        <w:spacing w:line="259" w:lineRule="auto"/>
        <w:ind w:left="1076" w:right="90" w:hanging="1091"/>
        <w:rPr>
          <w:ins w:id="131" w:author="Brown,James T" w:date="2019-02-03T14:13:00Z"/>
          <w:color w:val="000000" w:themeColor="text1"/>
        </w:rPr>
      </w:pPr>
    </w:p>
    <w:p w14:paraId="246E6097" w14:textId="397C3B73" w:rsidR="00206B10" w:rsidRDefault="00206B10">
      <w:pPr>
        <w:spacing w:line="259" w:lineRule="auto"/>
        <w:ind w:left="1076" w:right="90" w:hanging="1091"/>
        <w:rPr>
          <w:ins w:id="132" w:author="Brown,James T" w:date="2019-02-03T14:13:00Z"/>
          <w:color w:val="000000" w:themeColor="text1"/>
        </w:rPr>
      </w:pPr>
    </w:p>
    <w:p w14:paraId="6E018643" w14:textId="4B88B03A" w:rsidR="00206B10" w:rsidRDefault="00206B10">
      <w:pPr>
        <w:spacing w:line="259" w:lineRule="auto"/>
        <w:ind w:left="1076" w:right="90" w:hanging="1091"/>
        <w:rPr>
          <w:ins w:id="133" w:author="Brown,James T" w:date="2019-02-03T14:13:00Z"/>
          <w:color w:val="000000" w:themeColor="text1"/>
        </w:rPr>
      </w:pPr>
    </w:p>
    <w:p w14:paraId="55DD6C86" w14:textId="2A992726" w:rsidR="00206B10" w:rsidRDefault="00206B10">
      <w:pPr>
        <w:spacing w:line="259" w:lineRule="auto"/>
        <w:ind w:left="1076" w:right="90" w:hanging="1091"/>
        <w:rPr>
          <w:ins w:id="134" w:author="Brown,James T" w:date="2019-02-03T14:13:00Z"/>
          <w:color w:val="000000" w:themeColor="text1"/>
        </w:rPr>
      </w:pPr>
    </w:p>
    <w:p w14:paraId="507FA7CF" w14:textId="4C558338" w:rsidR="00206B10" w:rsidRDefault="00206B10">
      <w:pPr>
        <w:spacing w:line="259" w:lineRule="auto"/>
        <w:ind w:left="1076" w:right="90" w:hanging="1091"/>
        <w:rPr>
          <w:ins w:id="135" w:author="Brown,James T" w:date="2019-02-03T14:13:00Z"/>
          <w:color w:val="000000" w:themeColor="text1"/>
        </w:rPr>
      </w:pPr>
    </w:p>
    <w:p w14:paraId="0797DF14" w14:textId="6855ACAC" w:rsidR="00206B10" w:rsidRDefault="00206B10">
      <w:pPr>
        <w:spacing w:line="259" w:lineRule="auto"/>
        <w:ind w:left="1076" w:right="90" w:hanging="1091"/>
        <w:rPr>
          <w:ins w:id="136" w:author="Brown,James T" w:date="2019-02-03T14:13:00Z"/>
          <w:color w:val="000000" w:themeColor="text1"/>
        </w:rPr>
      </w:pPr>
    </w:p>
    <w:p w14:paraId="39CE3B58" w14:textId="37C77849" w:rsidR="00206B10" w:rsidRDefault="00206B10">
      <w:pPr>
        <w:spacing w:line="259" w:lineRule="auto"/>
        <w:ind w:left="1076" w:right="90" w:hanging="1091"/>
        <w:rPr>
          <w:ins w:id="137" w:author="Brown,James T" w:date="2019-02-03T14:13:00Z"/>
          <w:color w:val="000000" w:themeColor="text1"/>
        </w:rPr>
      </w:pPr>
    </w:p>
    <w:p w14:paraId="7A5E4FC6" w14:textId="0F27552B" w:rsidR="00206B10" w:rsidRDefault="00206B10">
      <w:pPr>
        <w:spacing w:line="259" w:lineRule="auto"/>
        <w:ind w:left="1076" w:right="90" w:hanging="1091"/>
        <w:rPr>
          <w:ins w:id="138" w:author="Brown,James T" w:date="2019-02-03T14:13:00Z"/>
          <w:color w:val="000000" w:themeColor="text1"/>
        </w:rPr>
      </w:pPr>
    </w:p>
    <w:p w14:paraId="72FB1E5F" w14:textId="26C914DB" w:rsidR="00206B10" w:rsidRDefault="00206B10">
      <w:pPr>
        <w:spacing w:line="259" w:lineRule="auto"/>
        <w:ind w:left="1076" w:right="90" w:hanging="1091"/>
        <w:rPr>
          <w:ins w:id="139" w:author="Brown,James T" w:date="2019-02-03T14:13:00Z"/>
          <w:color w:val="000000" w:themeColor="text1"/>
        </w:rPr>
      </w:pPr>
    </w:p>
    <w:p w14:paraId="0B31D03B" w14:textId="110E2387" w:rsidR="00206B10" w:rsidRDefault="00206B10">
      <w:pPr>
        <w:spacing w:line="259" w:lineRule="auto"/>
        <w:ind w:left="1076" w:right="90" w:hanging="1091"/>
        <w:rPr>
          <w:ins w:id="140" w:author="Brown,James T" w:date="2019-02-03T14:13:00Z"/>
          <w:color w:val="000000" w:themeColor="text1"/>
        </w:rPr>
      </w:pPr>
    </w:p>
    <w:p w14:paraId="6675BF71" w14:textId="4E3E443E" w:rsidR="00206B10" w:rsidRDefault="00206B10">
      <w:pPr>
        <w:spacing w:line="259" w:lineRule="auto"/>
        <w:ind w:left="1076" w:right="90" w:hanging="1091"/>
        <w:rPr>
          <w:ins w:id="141" w:author="Brown,James T" w:date="2019-02-03T14:13:00Z"/>
          <w:color w:val="000000" w:themeColor="text1"/>
        </w:rPr>
      </w:pPr>
    </w:p>
    <w:p w14:paraId="45CCD178" w14:textId="5D8CC55A" w:rsidR="00206B10" w:rsidRDefault="00206B10">
      <w:pPr>
        <w:spacing w:line="259" w:lineRule="auto"/>
        <w:ind w:left="1076" w:right="90" w:hanging="1091"/>
        <w:rPr>
          <w:ins w:id="142" w:author="Brown,James T" w:date="2019-02-03T14:13:00Z"/>
          <w:color w:val="000000" w:themeColor="text1"/>
        </w:rPr>
      </w:pPr>
    </w:p>
    <w:p w14:paraId="7C7C08F3" w14:textId="3D704AC3" w:rsidR="00206B10" w:rsidRDefault="00206B10">
      <w:pPr>
        <w:spacing w:line="259" w:lineRule="auto"/>
        <w:ind w:left="1076" w:right="90" w:hanging="1091"/>
        <w:rPr>
          <w:ins w:id="143" w:author="Brown,James T" w:date="2019-02-03T14:13:00Z"/>
          <w:color w:val="000000" w:themeColor="text1"/>
        </w:rPr>
      </w:pPr>
    </w:p>
    <w:p w14:paraId="17F0F7AE" w14:textId="77777777" w:rsidR="00206B10" w:rsidRDefault="00206B10">
      <w:pPr>
        <w:spacing w:line="259" w:lineRule="auto"/>
        <w:ind w:left="1076" w:right="90" w:hanging="1091"/>
        <w:rPr>
          <w:ins w:id="144" w:author="Brown,James T" w:date="2019-02-03T14:11:00Z"/>
          <w:color w:val="000000" w:themeColor="text1"/>
        </w:rPr>
      </w:pPr>
    </w:p>
    <w:p w14:paraId="72DB6312" w14:textId="58354B7E" w:rsidR="00206B10" w:rsidRPr="004F09C9" w:rsidRDefault="00206B10" w:rsidP="00206B10">
      <w:pPr>
        <w:spacing w:line="238" w:lineRule="auto"/>
        <w:ind w:left="1076" w:right="90" w:hanging="1091"/>
        <w:rPr>
          <w:color w:val="000000" w:themeColor="text1"/>
        </w:rPr>
      </w:pPr>
      <w:r w:rsidRPr="004F09C9">
        <w:rPr>
          <w:color w:val="000000" w:themeColor="text1"/>
        </w:rPr>
        <w:lastRenderedPageBreak/>
        <w:t>Table 3-</w:t>
      </w:r>
      <w:ins w:id="145" w:author="Brown,James T" w:date="2019-02-03T14:13:00Z">
        <w:r>
          <w:rPr>
            <w:color w:val="000000" w:themeColor="text1"/>
          </w:rPr>
          <w:t>4</w:t>
        </w:r>
      </w:ins>
      <w:del w:id="146" w:author="Brown,James T" w:date="2019-02-03T14:13:00Z">
        <w:r w:rsidRPr="004F09C9" w:rsidDel="00206B10">
          <w:rPr>
            <w:color w:val="000000" w:themeColor="text1"/>
          </w:rPr>
          <w:delText>2</w:delText>
        </w:r>
      </w:del>
      <w:r w:rsidRPr="004F09C9">
        <w:rPr>
          <w:color w:val="000000" w:themeColor="text1"/>
        </w:rPr>
        <w:t>. FULL MODEL: ANOVA summary table for the additive and interactive effects of photoperiod and diapause genotype and the effect of lean mass accumulation.</w:t>
      </w:r>
    </w:p>
    <w:p w14:paraId="6574A445" w14:textId="77777777" w:rsidR="00206B10" w:rsidRPr="004F09C9" w:rsidRDefault="00206B10" w:rsidP="00206B10">
      <w:pPr>
        <w:spacing w:after="14" w:line="248" w:lineRule="auto"/>
        <w:ind w:right="377"/>
        <w:jc w:val="right"/>
        <w:rPr>
          <w:color w:val="000000" w:themeColor="text1"/>
        </w:rPr>
      </w:pPr>
      <w:r w:rsidRPr="004F09C9">
        <w:rPr>
          <w:color w:val="000000" w:themeColor="text1"/>
        </w:rPr>
        <w:t xml:space="preserve">Asterisks "*" indicate statistical significance, ns represents </w:t>
      </w:r>
      <w:proofErr w:type="spellStart"/>
      <w:r w:rsidRPr="004F09C9">
        <w:rPr>
          <w:color w:val="000000" w:themeColor="text1"/>
        </w:rPr>
        <w:t>non significant</w:t>
      </w:r>
      <w:proofErr w:type="spellEnd"/>
      <w:r w:rsidRPr="004F09C9">
        <w:rPr>
          <w:color w:val="000000" w:themeColor="text1"/>
        </w:rPr>
        <w:t xml:space="preserve"> results.</w:t>
      </w:r>
    </w:p>
    <w:tbl>
      <w:tblPr>
        <w:tblStyle w:val="TableGrid"/>
        <w:tblW w:w="8773" w:type="dxa"/>
        <w:tblInd w:w="255" w:type="dxa"/>
        <w:tblCellMar>
          <w:top w:w="27" w:type="dxa"/>
          <w:right w:w="115" w:type="dxa"/>
        </w:tblCellMar>
        <w:tblLook w:val="04A0" w:firstRow="1" w:lastRow="0" w:firstColumn="1" w:lastColumn="0" w:noHBand="0" w:noVBand="1"/>
      </w:tblPr>
      <w:tblGrid>
        <w:gridCol w:w="6277"/>
        <w:gridCol w:w="772"/>
        <w:gridCol w:w="772"/>
        <w:gridCol w:w="952"/>
      </w:tblGrid>
      <w:tr w:rsidR="00206B10" w:rsidRPr="004F09C9" w14:paraId="7C413C78" w14:textId="77777777" w:rsidTr="008A02D5">
        <w:trPr>
          <w:trHeight w:val="427"/>
        </w:trPr>
        <w:tc>
          <w:tcPr>
            <w:tcW w:w="6276" w:type="dxa"/>
            <w:tcBorders>
              <w:top w:val="double" w:sz="3" w:space="0" w:color="000000"/>
              <w:left w:val="nil"/>
              <w:bottom w:val="single" w:sz="3" w:space="0" w:color="000000"/>
              <w:right w:val="nil"/>
            </w:tcBorders>
          </w:tcPr>
          <w:p w14:paraId="46CED949" w14:textId="77777777" w:rsidR="00206B10" w:rsidRPr="004F09C9" w:rsidRDefault="00206B10" w:rsidP="008A02D5">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0872A6C8" w14:textId="77777777" w:rsidR="00206B10" w:rsidRPr="004F09C9" w:rsidRDefault="00206B10" w:rsidP="008A02D5">
            <w:pPr>
              <w:spacing w:after="0" w:line="259" w:lineRule="auto"/>
              <w:ind w:left="147" w:firstLine="0"/>
              <w:rPr>
                <w:color w:val="000000" w:themeColor="text1"/>
              </w:rPr>
            </w:pPr>
            <w:proofErr w:type="spellStart"/>
            <w:r w:rsidRPr="004F09C9">
              <w:rPr>
                <w:color w:val="000000" w:themeColor="text1"/>
              </w:rPr>
              <w:t>Df</w:t>
            </w:r>
            <w:proofErr w:type="spellEnd"/>
          </w:p>
        </w:tc>
        <w:tc>
          <w:tcPr>
            <w:tcW w:w="772" w:type="dxa"/>
            <w:tcBorders>
              <w:top w:val="double" w:sz="3" w:space="0" w:color="000000"/>
              <w:left w:val="nil"/>
              <w:bottom w:val="single" w:sz="3" w:space="0" w:color="000000"/>
              <w:right w:val="nil"/>
            </w:tcBorders>
          </w:tcPr>
          <w:p w14:paraId="3174F14B" w14:textId="77777777" w:rsidR="00206B10" w:rsidRPr="004F09C9" w:rsidRDefault="00206B10" w:rsidP="008A02D5">
            <w:pPr>
              <w:spacing w:after="0" w:line="259" w:lineRule="auto"/>
              <w:ind w:left="200" w:firstLine="0"/>
              <w:rPr>
                <w:color w:val="000000" w:themeColor="text1"/>
              </w:rPr>
            </w:pPr>
            <w:r w:rsidRPr="004F09C9">
              <w:rPr>
                <w:color w:val="000000" w:themeColor="text1"/>
              </w:rPr>
              <w:t>F</w:t>
            </w:r>
          </w:p>
        </w:tc>
        <w:tc>
          <w:tcPr>
            <w:tcW w:w="952" w:type="dxa"/>
            <w:tcBorders>
              <w:top w:val="double" w:sz="3" w:space="0" w:color="000000"/>
              <w:left w:val="nil"/>
              <w:bottom w:val="single" w:sz="3" w:space="0" w:color="000000"/>
              <w:right w:val="nil"/>
            </w:tcBorders>
          </w:tcPr>
          <w:p w14:paraId="6E598B48" w14:textId="77777777" w:rsidR="00206B10" w:rsidRPr="004F09C9" w:rsidRDefault="00206B10" w:rsidP="008A02D5">
            <w:pPr>
              <w:spacing w:after="0" w:line="259" w:lineRule="auto"/>
              <w:ind w:left="342" w:firstLine="0"/>
              <w:rPr>
                <w:color w:val="000000" w:themeColor="text1"/>
              </w:rPr>
            </w:pPr>
            <w:r w:rsidRPr="004F09C9">
              <w:rPr>
                <w:color w:val="000000" w:themeColor="text1"/>
              </w:rPr>
              <w:t>P</w:t>
            </w:r>
          </w:p>
        </w:tc>
      </w:tr>
      <w:tr w:rsidR="00206B10" w:rsidRPr="004F09C9" w14:paraId="63B30CBB" w14:textId="77777777" w:rsidTr="008A02D5">
        <w:trPr>
          <w:trHeight w:val="297"/>
        </w:trPr>
        <w:tc>
          <w:tcPr>
            <w:tcW w:w="6276" w:type="dxa"/>
            <w:tcBorders>
              <w:top w:val="single" w:sz="3" w:space="0" w:color="000000"/>
              <w:left w:val="nil"/>
              <w:bottom w:val="single" w:sz="3" w:space="0" w:color="000000"/>
              <w:right w:val="nil"/>
            </w:tcBorders>
          </w:tcPr>
          <w:p w14:paraId="6DB9B669" w14:textId="77777777" w:rsidR="00206B10" w:rsidRPr="004F09C9" w:rsidRDefault="00206B10" w:rsidP="008A02D5">
            <w:pPr>
              <w:spacing w:after="0" w:line="259" w:lineRule="auto"/>
              <w:ind w:left="120" w:firstLine="0"/>
              <w:rPr>
                <w:color w:val="000000" w:themeColor="text1"/>
              </w:rPr>
            </w:pPr>
            <w:r w:rsidRPr="004F09C9">
              <w:rPr>
                <w:color w:val="000000" w:themeColor="text1"/>
              </w:rPr>
              <w:t>A). Lean mass accumulation on first day of final larval instar</w:t>
            </w:r>
          </w:p>
        </w:tc>
        <w:tc>
          <w:tcPr>
            <w:tcW w:w="772" w:type="dxa"/>
            <w:tcBorders>
              <w:top w:val="single" w:sz="3" w:space="0" w:color="000000"/>
              <w:left w:val="nil"/>
              <w:bottom w:val="single" w:sz="3" w:space="0" w:color="000000"/>
              <w:right w:val="nil"/>
            </w:tcBorders>
          </w:tcPr>
          <w:p w14:paraId="0897CCDD" w14:textId="77777777" w:rsidR="00206B10" w:rsidRPr="004F09C9" w:rsidRDefault="00206B10" w:rsidP="008A02D5">
            <w:pPr>
              <w:spacing w:after="160" w:line="259" w:lineRule="auto"/>
              <w:ind w:left="0" w:firstLine="0"/>
              <w:rPr>
                <w:color w:val="000000" w:themeColor="text1"/>
              </w:rPr>
            </w:pPr>
          </w:p>
        </w:tc>
        <w:tc>
          <w:tcPr>
            <w:tcW w:w="772" w:type="dxa"/>
            <w:tcBorders>
              <w:top w:val="single" w:sz="3" w:space="0" w:color="000000"/>
              <w:left w:val="nil"/>
              <w:bottom w:val="single" w:sz="3" w:space="0" w:color="000000"/>
              <w:right w:val="nil"/>
            </w:tcBorders>
          </w:tcPr>
          <w:p w14:paraId="429AF15C" w14:textId="77777777" w:rsidR="00206B10" w:rsidRPr="004F09C9" w:rsidRDefault="00206B10" w:rsidP="008A02D5">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4D2A1D4E" w14:textId="77777777" w:rsidR="00206B10" w:rsidRPr="004F09C9" w:rsidRDefault="00206B10" w:rsidP="008A02D5">
            <w:pPr>
              <w:spacing w:after="160" w:line="259" w:lineRule="auto"/>
              <w:ind w:left="0" w:firstLine="0"/>
              <w:rPr>
                <w:color w:val="000000" w:themeColor="text1"/>
              </w:rPr>
            </w:pPr>
          </w:p>
        </w:tc>
      </w:tr>
      <w:tr w:rsidR="00206B10" w:rsidRPr="004F09C9" w14:paraId="4F7B0787" w14:textId="77777777" w:rsidTr="008A02D5">
        <w:trPr>
          <w:trHeight w:val="328"/>
        </w:trPr>
        <w:tc>
          <w:tcPr>
            <w:tcW w:w="6276" w:type="dxa"/>
            <w:tcBorders>
              <w:top w:val="single" w:sz="3" w:space="0" w:color="000000"/>
              <w:left w:val="nil"/>
              <w:bottom w:val="nil"/>
              <w:right w:val="nil"/>
            </w:tcBorders>
          </w:tcPr>
          <w:p w14:paraId="66FC4224" w14:textId="77777777" w:rsidR="00206B10" w:rsidRPr="004F09C9" w:rsidRDefault="00206B10" w:rsidP="008A02D5">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7682419B" w14:textId="77777777" w:rsidR="00206B10" w:rsidRPr="004F09C9" w:rsidRDefault="00206B10" w:rsidP="008A02D5">
            <w:pPr>
              <w:spacing w:after="0" w:line="259" w:lineRule="auto"/>
              <w:ind w:left="208" w:firstLine="0"/>
              <w:rPr>
                <w:color w:val="000000" w:themeColor="text1"/>
              </w:rPr>
            </w:pPr>
            <w:r w:rsidRPr="004F09C9">
              <w:rPr>
                <w:color w:val="000000" w:themeColor="text1"/>
              </w:rPr>
              <w:t>1</w:t>
            </w:r>
          </w:p>
        </w:tc>
        <w:tc>
          <w:tcPr>
            <w:tcW w:w="772" w:type="dxa"/>
            <w:tcBorders>
              <w:top w:val="single" w:sz="3" w:space="0" w:color="000000"/>
              <w:left w:val="nil"/>
              <w:bottom w:val="nil"/>
              <w:right w:val="nil"/>
            </w:tcBorders>
          </w:tcPr>
          <w:p w14:paraId="7E1BD20A" w14:textId="77777777" w:rsidR="00206B10" w:rsidRPr="004F09C9" w:rsidRDefault="00206B10" w:rsidP="008A02D5">
            <w:pPr>
              <w:spacing w:after="0" w:line="259" w:lineRule="auto"/>
              <w:ind w:left="58" w:firstLine="0"/>
              <w:rPr>
                <w:color w:val="000000" w:themeColor="text1"/>
              </w:rPr>
            </w:pPr>
            <w:r w:rsidRPr="004F09C9">
              <w:rPr>
                <w:color w:val="000000" w:themeColor="text1"/>
              </w:rPr>
              <w:t>1.44</w:t>
            </w:r>
          </w:p>
        </w:tc>
        <w:tc>
          <w:tcPr>
            <w:tcW w:w="952" w:type="dxa"/>
            <w:tcBorders>
              <w:top w:val="single" w:sz="3" w:space="0" w:color="000000"/>
              <w:left w:val="nil"/>
              <w:bottom w:val="nil"/>
              <w:right w:val="nil"/>
            </w:tcBorders>
          </w:tcPr>
          <w:p w14:paraId="0C55B7DB" w14:textId="77777777" w:rsidR="00206B10" w:rsidRPr="004F09C9" w:rsidRDefault="00206B10" w:rsidP="008A02D5">
            <w:pPr>
              <w:spacing w:after="0" w:line="259" w:lineRule="auto"/>
              <w:ind w:left="60" w:firstLine="0"/>
              <w:rPr>
                <w:color w:val="000000" w:themeColor="text1"/>
              </w:rPr>
            </w:pPr>
            <w:r w:rsidRPr="004F09C9">
              <w:rPr>
                <w:color w:val="000000" w:themeColor="text1"/>
              </w:rPr>
              <w:t>0.233</w:t>
            </w:r>
            <w:r w:rsidRPr="004F09C9">
              <w:rPr>
                <w:i/>
                <w:color w:val="000000" w:themeColor="text1"/>
                <w:vertAlign w:val="superscript"/>
              </w:rPr>
              <w:t>ns</w:t>
            </w:r>
          </w:p>
        </w:tc>
      </w:tr>
      <w:tr w:rsidR="00206B10" w:rsidRPr="004F09C9" w14:paraId="5D51BBFB" w14:textId="77777777" w:rsidTr="008A02D5">
        <w:trPr>
          <w:trHeight w:val="395"/>
        </w:trPr>
        <w:tc>
          <w:tcPr>
            <w:tcW w:w="6276" w:type="dxa"/>
            <w:tcBorders>
              <w:top w:val="nil"/>
              <w:left w:val="nil"/>
              <w:bottom w:val="nil"/>
              <w:right w:val="nil"/>
            </w:tcBorders>
          </w:tcPr>
          <w:p w14:paraId="3DDC9E02" w14:textId="77777777" w:rsidR="00206B10" w:rsidRPr="004F09C9" w:rsidRDefault="00206B10" w:rsidP="008A02D5">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53A69601" w14:textId="77777777" w:rsidR="00206B10" w:rsidRPr="004F09C9" w:rsidRDefault="00206B10" w:rsidP="008A02D5">
            <w:pPr>
              <w:spacing w:after="0" w:line="259" w:lineRule="auto"/>
              <w:ind w:left="208" w:firstLine="0"/>
              <w:rPr>
                <w:color w:val="000000" w:themeColor="text1"/>
              </w:rPr>
            </w:pPr>
            <w:r w:rsidRPr="004F09C9">
              <w:rPr>
                <w:color w:val="000000" w:themeColor="text1"/>
              </w:rPr>
              <w:t>1</w:t>
            </w:r>
          </w:p>
        </w:tc>
        <w:tc>
          <w:tcPr>
            <w:tcW w:w="772" w:type="dxa"/>
            <w:tcBorders>
              <w:top w:val="nil"/>
              <w:left w:val="nil"/>
              <w:bottom w:val="nil"/>
              <w:right w:val="nil"/>
            </w:tcBorders>
          </w:tcPr>
          <w:p w14:paraId="38D5980E" w14:textId="77777777" w:rsidR="00206B10" w:rsidRPr="004F09C9" w:rsidRDefault="00206B10" w:rsidP="008A02D5">
            <w:pPr>
              <w:spacing w:after="0" w:line="259" w:lineRule="auto"/>
              <w:ind w:left="58" w:firstLine="0"/>
              <w:rPr>
                <w:color w:val="000000" w:themeColor="text1"/>
              </w:rPr>
            </w:pPr>
            <w:r w:rsidRPr="004F09C9">
              <w:rPr>
                <w:color w:val="000000" w:themeColor="text1"/>
              </w:rPr>
              <w:t>1.07</w:t>
            </w:r>
          </w:p>
        </w:tc>
        <w:tc>
          <w:tcPr>
            <w:tcW w:w="952" w:type="dxa"/>
            <w:tcBorders>
              <w:top w:val="nil"/>
              <w:left w:val="nil"/>
              <w:bottom w:val="nil"/>
              <w:right w:val="nil"/>
            </w:tcBorders>
          </w:tcPr>
          <w:p w14:paraId="753715F1" w14:textId="77777777" w:rsidR="00206B10" w:rsidRPr="004F09C9" w:rsidRDefault="00206B10" w:rsidP="008A02D5">
            <w:pPr>
              <w:spacing w:after="0" w:line="259" w:lineRule="auto"/>
              <w:ind w:left="60" w:firstLine="0"/>
              <w:rPr>
                <w:color w:val="000000" w:themeColor="text1"/>
              </w:rPr>
            </w:pPr>
            <w:r w:rsidRPr="004F09C9">
              <w:rPr>
                <w:color w:val="000000" w:themeColor="text1"/>
              </w:rPr>
              <w:t>0.304</w:t>
            </w:r>
            <w:r w:rsidRPr="004F09C9">
              <w:rPr>
                <w:i/>
                <w:color w:val="000000" w:themeColor="text1"/>
                <w:vertAlign w:val="superscript"/>
              </w:rPr>
              <w:t>ns</w:t>
            </w:r>
          </w:p>
        </w:tc>
      </w:tr>
      <w:tr w:rsidR="00206B10" w:rsidRPr="004F09C9" w14:paraId="08C74CE2" w14:textId="77777777" w:rsidTr="008A02D5">
        <w:trPr>
          <w:trHeight w:val="494"/>
        </w:trPr>
        <w:tc>
          <w:tcPr>
            <w:tcW w:w="6276" w:type="dxa"/>
            <w:tcBorders>
              <w:top w:val="nil"/>
              <w:left w:val="nil"/>
              <w:bottom w:val="double" w:sz="3" w:space="0" w:color="000000"/>
              <w:right w:val="nil"/>
            </w:tcBorders>
          </w:tcPr>
          <w:p w14:paraId="23A568B9" w14:textId="77777777" w:rsidR="00206B10" w:rsidRPr="004F09C9" w:rsidRDefault="00206B10" w:rsidP="008A02D5">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double" w:sz="3" w:space="0" w:color="000000"/>
              <w:right w:val="nil"/>
            </w:tcBorders>
          </w:tcPr>
          <w:p w14:paraId="1BAF4133" w14:textId="77777777" w:rsidR="00206B10" w:rsidRPr="004F09C9" w:rsidRDefault="00206B10" w:rsidP="008A02D5">
            <w:pPr>
              <w:spacing w:after="0" w:line="259" w:lineRule="auto"/>
              <w:ind w:left="208" w:firstLine="0"/>
              <w:rPr>
                <w:color w:val="000000" w:themeColor="text1"/>
              </w:rPr>
            </w:pPr>
            <w:r w:rsidRPr="004F09C9">
              <w:rPr>
                <w:color w:val="000000" w:themeColor="text1"/>
              </w:rPr>
              <w:t>1</w:t>
            </w:r>
          </w:p>
        </w:tc>
        <w:tc>
          <w:tcPr>
            <w:tcW w:w="772" w:type="dxa"/>
            <w:tcBorders>
              <w:top w:val="nil"/>
              <w:left w:val="nil"/>
              <w:bottom w:val="double" w:sz="3" w:space="0" w:color="000000"/>
              <w:right w:val="nil"/>
            </w:tcBorders>
          </w:tcPr>
          <w:p w14:paraId="2D64F9A6" w14:textId="77777777" w:rsidR="00206B10" w:rsidRPr="004F09C9" w:rsidRDefault="00206B10" w:rsidP="008A02D5">
            <w:pPr>
              <w:spacing w:after="0" w:line="259" w:lineRule="auto"/>
              <w:ind w:left="58" w:firstLine="0"/>
              <w:rPr>
                <w:color w:val="000000" w:themeColor="text1"/>
              </w:rPr>
            </w:pPr>
            <w:r w:rsidRPr="004F09C9">
              <w:rPr>
                <w:color w:val="000000" w:themeColor="text1"/>
              </w:rPr>
              <w:t>1.52</w:t>
            </w:r>
          </w:p>
        </w:tc>
        <w:tc>
          <w:tcPr>
            <w:tcW w:w="952" w:type="dxa"/>
            <w:tcBorders>
              <w:top w:val="nil"/>
              <w:left w:val="nil"/>
              <w:bottom w:val="double" w:sz="3" w:space="0" w:color="000000"/>
              <w:right w:val="nil"/>
            </w:tcBorders>
          </w:tcPr>
          <w:p w14:paraId="15CA3105" w14:textId="77777777" w:rsidR="00206B10" w:rsidRPr="004F09C9" w:rsidRDefault="00206B10" w:rsidP="008A02D5">
            <w:pPr>
              <w:spacing w:after="0" w:line="259" w:lineRule="auto"/>
              <w:ind w:left="60" w:firstLine="0"/>
              <w:rPr>
                <w:color w:val="000000" w:themeColor="text1"/>
              </w:rPr>
            </w:pPr>
            <w:r w:rsidRPr="004F09C9">
              <w:rPr>
                <w:color w:val="000000" w:themeColor="text1"/>
              </w:rPr>
              <w:t>0.221</w:t>
            </w:r>
            <w:r w:rsidRPr="004F09C9">
              <w:rPr>
                <w:i/>
                <w:color w:val="000000" w:themeColor="text1"/>
                <w:vertAlign w:val="superscript"/>
              </w:rPr>
              <w:t>ns</w:t>
            </w:r>
          </w:p>
        </w:tc>
      </w:tr>
      <w:tr w:rsidR="00206B10" w:rsidRPr="004F09C9" w14:paraId="121F76B9" w14:textId="77777777" w:rsidTr="008A02D5">
        <w:trPr>
          <w:trHeight w:val="427"/>
        </w:trPr>
        <w:tc>
          <w:tcPr>
            <w:tcW w:w="6276" w:type="dxa"/>
            <w:tcBorders>
              <w:top w:val="double" w:sz="3" w:space="0" w:color="000000"/>
              <w:left w:val="nil"/>
              <w:bottom w:val="single" w:sz="3" w:space="0" w:color="000000"/>
              <w:right w:val="nil"/>
            </w:tcBorders>
          </w:tcPr>
          <w:p w14:paraId="60DD3931" w14:textId="77777777" w:rsidR="00206B10" w:rsidRPr="004F09C9" w:rsidRDefault="00206B10" w:rsidP="008A02D5">
            <w:pPr>
              <w:spacing w:after="0" w:line="259" w:lineRule="auto"/>
              <w:ind w:left="0" w:right="4" w:firstLine="0"/>
              <w:jc w:val="center"/>
              <w:rPr>
                <w:color w:val="000000" w:themeColor="text1"/>
              </w:rPr>
            </w:pPr>
            <w:r w:rsidRPr="004F09C9">
              <w:rPr>
                <w:color w:val="000000" w:themeColor="text1"/>
              </w:rPr>
              <w:t>B). Lean mass accumulation on wandering day</w:t>
            </w:r>
          </w:p>
        </w:tc>
        <w:tc>
          <w:tcPr>
            <w:tcW w:w="772" w:type="dxa"/>
            <w:tcBorders>
              <w:top w:val="double" w:sz="3" w:space="0" w:color="000000"/>
              <w:left w:val="nil"/>
              <w:bottom w:val="single" w:sz="3" w:space="0" w:color="000000"/>
              <w:right w:val="nil"/>
            </w:tcBorders>
          </w:tcPr>
          <w:p w14:paraId="21E7E465" w14:textId="77777777" w:rsidR="00206B10" w:rsidRPr="004F09C9" w:rsidRDefault="00206B10" w:rsidP="008A02D5">
            <w:pPr>
              <w:spacing w:after="160" w:line="259" w:lineRule="auto"/>
              <w:ind w:left="0" w:firstLine="0"/>
              <w:rPr>
                <w:color w:val="000000" w:themeColor="text1"/>
              </w:rPr>
            </w:pPr>
          </w:p>
        </w:tc>
        <w:tc>
          <w:tcPr>
            <w:tcW w:w="772" w:type="dxa"/>
            <w:tcBorders>
              <w:top w:val="double" w:sz="3" w:space="0" w:color="000000"/>
              <w:left w:val="nil"/>
              <w:bottom w:val="single" w:sz="3" w:space="0" w:color="000000"/>
              <w:right w:val="nil"/>
            </w:tcBorders>
          </w:tcPr>
          <w:p w14:paraId="5831B721" w14:textId="77777777" w:rsidR="00206B10" w:rsidRPr="004F09C9" w:rsidRDefault="00206B10" w:rsidP="008A02D5">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064B4EEC" w14:textId="77777777" w:rsidR="00206B10" w:rsidRPr="004F09C9" w:rsidRDefault="00206B10" w:rsidP="008A02D5">
            <w:pPr>
              <w:spacing w:after="160" w:line="259" w:lineRule="auto"/>
              <w:ind w:left="0" w:firstLine="0"/>
              <w:rPr>
                <w:color w:val="000000" w:themeColor="text1"/>
              </w:rPr>
            </w:pPr>
          </w:p>
        </w:tc>
      </w:tr>
      <w:tr w:rsidR="00206B10" w:rsidRPr="004F09C9" w14:paraId="1BA12394" w14:textId="77777777" w:rsidTr="008A02D5">
        <w:trPr>
          <w:trHeight w:val="340"/>
        </w:trPr>
        <w:tc>
          <w:tcPr>
            <w:tcW w:w="6276" w:type="dxa"/>
            <w:tcBorders>
              <w:top w:val="single" w:sz="3" w:space="0" w:color="000000"/>
              <w:left w:val="nil"/>
              <w:bottom w:val="nil"/>
              <w:right w:val="nil"/>
            </w:tcBorders>
          </w:tcPr>
          <w:p w14:paraId="5C1A5984" w14:textId="77777777" w:rsidR="00206B10" w:rsidRPr="004F09C9" w:rsidRDefault="00206B10" w:rsidP="008A02D5">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79E913A3" w14:textId="77777777" w:rsidR="00206B10" w:rsidRPr="004F09C9" w:rsidRDefault="00206B10" w:rsidP="008A02D5">
            <w:pPr>
              <w:spacing w:after="0" w:line="259" w:lineRule="auto"/>
              <w:ind w:left="59" w:firstLine="0"/>
              <w:rPr>
                <w:color w:val="000000" w:themeColor="text1"/>
              </w:rPr>
            </w:pPr>
            <w:r w:rsidRPr="004F09C9">
              <w:rPr>
                <w:color w:val="000000" w:themeColor="text1"/>
              </w:rPr>
              <w:t>10.9</w:t>
            </w:r>
          </w:p>
        </w:tc>
        <w:tc>
          <w:tcPr>
            <w:tcW w:w="772" w:type="dxa"/>
            <w:tcBorders>
              <w:top w:val="single" w:sz="3" w:space="0" w:color="000000"/>
              <w:left w:val="nil"/>
              <w:bottom w:val="nil"/>
              <w:right w:val="nil"/>
            </w:tcBorders>
          </w:tcPr>
          <w:p w14:paraId="7DA349A0" w14:textId="77777777" w:rsidR="00206B10" w:rsidRPr="004F09C9" w:rsidRDefault="00206B10" w:rsidP="008A02D5">
            <w:pPr>
              <w:spacing w:after="0" w:line="259" w:lineRule="auto"/>
              <w:ind w:left="0" w:firstLine="0"/>
              <w:rPr>
                <w:color w:val="000000" w:themeColor="text1"/>
              </w:rPr>
            </w:pPr>
            <w:r w:rsidRPr="004F09C9">
              <w:rPr>
                <w:color w:val="000000" w:themeColor="text1"/>
              </w:rPr>
              <w:t>46.86</w:t>
            </w:r>
          </w:p>
        </w:tc>
        <w:tc>
          <w:tcPr>
            <w:tcW w:w="952" w:type="dxa"/>
            <w:tcBorders>
              <w:top w:val="single" w:sz="3" w:space="0" w:color="000000"/>
              <w:left w:val="nil"/>
              <w:bottom w:val="nil"/>
              <w:right w:val="nil"/>
            </w:tcBorders>
          </w:tcPr>
          <w:p w14:paraId="7C4C713D" w14:textId="77777777" w:rsidR="00206B10" w:rsidRPr="004F09C9" w:rsidRDefault="00206B10" w:rsidP="008A02D5">
            <w:pPr>
              <w:spacing w:after="0" w:line="259" w:lineRule="auto"/>
              <w:ind w:left="299" w:firstLine="0"/>
              <w:rPr>
                <w:color w:val="000000" w:themeColor="text1"/>
              </w:rPr>
            </w:pPr>
            <w:r w:rsidRPr="004F09C9">
              <w:rPr>
                <w:color w:val="000000" w:themeColor="text1"/>
              </w:rPr>
              <w:t>0*</w:t>
            </w:r>
          </w:p>
        </w:tc>
      </w:tr>
      <w:tr w:rsidR="00206B10" w:rsidRPr="004F09C9" w14:paraId="7930948E" w14:textId="77777777" w:rsidTr="008A02D5">
        <w:trPr>
          <w:trHeight w:val="384"/>
        </w:trPr>
        <w:tc>
          <w:tcPr>
            <w:tcW w:w="6276" w:type="dxa"/>
            <w:tcBorders>
              <w:top w:val="nil"/>
              <w:left w:val="nil"/>
              <w:bottom w:val="nil"/>
              <w:right w:val="nil"/>
            </w:tcBorders>
          </w:tcPr>
          <w:p w14:paraId="0FDEA655" w14:textId="77777777" w:rsidR="00206B10" w:rsidRPr="004F09C9" w:rsidRDefault="00206B10" w:rsidP="008A02D5">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6B9FBBE1" w14:textId="77777777" w:rsidR="00206B10" w:rsidRPr="004F09C9" w:rsidRDefault="00206B10" w:rsidP="008A02D5">
            <w:pPr>
              <w:spacing w:after="0" w:line="259" w:lineRule="auto"/>
              <w:ind w:left="0" w:firstLine="0"/>
              <w:rPr>
                <w:color w:val="000000" w:themeColor="text1"/>
              </w:rPr>
            </w:pPr>
            <w:r w:rsidRPr="004F09C9">
              <w:rPr>
                <w:color w:val="000000" w:themeColor="text1"/>
              </w:rPr>
              <w:t>133.3</w:t>
            </w:r>
          </w:p>
        </w:tc>
        <w:tc>
          <w:tcPr>
            <w:tcW w:w="772" w:type="dxa"/>
            <w:tcBorders>
              <w:top w:val="nil"/>
              <w:left w:val="nil"/>
              <w:bottom w:val="nil"/>
              <w:right w:val="nil"/>
            </w:tcBorders>
          </w:tcPr>
          <w:p w14:paraId="69F79EFF" w14:textId="77777777" w:rsidR="00206B10" w:rsidRPr="004F09C9" w:rsidRDefault="00206B10" w:rsidP="008A02D5">
            <w:pPr>
              <w:spacing w:after="0" w:line="259" w:lineRule="auto"/>
              <w:ind w:left="0" w:firstLine="0"/>
              <w:rPr>
                <w:color w:val="000000" w:themeColor="text1"/>
              </w:rPr>
            </w:pPr>
            <w:r w:rsidRPr="004F09C9">
              <w:rPr>
                <w:color w:val="000000" w:themeColor="text1"/>
              </w:rPr>
              <w:t>93.81</w:t>
            </w:r>
          </w:p>
        </w:tc>
        <w:tc>
          <w:tcPr>
            <w:tcW w:w="952" w:type="dxa"/>
            <w:tcBorders>
              <w:top w:val="nil"/>
              <w:left w:val="nil"/>
              <w:bottom w:val="nil"/>
              <w:right w:val="nil"/>
            </w:tcBorders>
          </w:tcPr>
          <w:p w14:paraId="5B9B8B01" w14:textId="77777777" w:rsidR="00206B10" w:rsidRPr="004F09C9" w:rsidRDefault="00206B10" w:rsidP="008A02D5">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732E746C" w14:textId="77777777" w:rsidTr="008A02D5">
        <w:trPr>
          <w:trHeight w:val="470"/>
        </w:trPr>
        <w:tc>
          <w:tcPr>
            <w:tcW w:w="6276" w:type="dxa"/>
            <w:tcBorders>
              <w:top w:val="nil"/>
              <w:left w:val="nil"/>
              <w:bottom w:val="single" w:sz="3" w:space="0" w:color="000000"/>
              <w:right w:val="nil"/>
            </w:tcBorders>
          </w:tcPr>
          <w:p w14:paraId="57BFFAB4" w14:textId="77777777" w:rsidR="00206B10" w:rsidRPr="004F09C9" w:rsidRDefault="00206B10" w:rsidP="008A02D5">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single" w:sz="3" w:space="0" w:color="000000"/>
              <w:right w:val="nil"/>
            </w:tcBorders>
          </w:tcPr>
          <w:p w14:paraId="7B01B39D" w14:textId="77777777" w:rsidR="00206B10" w:rsidRPr="004F09C9" w:rsidRDefault="00206B10" w:rsidP="008A02D5">
            <w:pPr>
              <w:spacing w:after="0" w:line="259" w:lineRule="auto"/>
              <w:ind w:left="0" w:firstLine="0"/>
              <w:rPr>
                <w:color w:val="000000" w:themeColor="text1"/>
              </w:rPr>
            </w:pPr>
            <w:r w:rsidRPr="004F09C9">
              <w:rPr>
                <w:color w:val="000000" w:themeColor="text1"/>
              </w:rPr>
              <w:t>129.7</w:t>
            </w:r>
          </w:p>
        </w:tc>
        <w:tc>
          <w:tcPr>
            <w:tcW w:w="772" w:type="dxa"/>
            <w:tcBorders>
              <w:top w:val="nil"/>
              <w:left w:val="nil"/>
              <w:bottom w:val="single" w:sz="3" w:space="0" w:color="000000"/>
              <w:right w:val="nil"/>
            </w:tcBorders>
          </w:tcPr>
          <w:p w14:paraId="0B548147" w14:textId="77777777" w:rsidR="00206B10" w:rsidRPr="004F09C9" w:rsidRDefault="00206B10" w:rsidP="008A02D5">
            <w:pPr>
              <w:spacing w:after="0" w:line="259" w:lineRule="auto"/>
              <w:ind w:left="59" w:firstLine="0"/>
              <w:rPr>
                <w:color w:val="000000" w:themeColor="text1"/>
              </w:rPr>
            </w:pPr>
            <w:r w:rsidRPr="004F09C9">
              <w:rPr>
                <w:color w:val="000000" w:themeColor="text1"/>
              </w:rPr>
              <w:t>0.12</w:t>
            </w:r>
          </w:p>
        </w:tc>
        <w:tc>
          <w:tcPr>
            <w:tcW w:w="952" w:type="dxa"/>
            <w:tcBorders>
              <w:top w:val="nil"/>
              <w:left w:val="nil"/>
              <w:bottom w:val="single" w:sz="3" w:space="0" w:color="000000"/>
              <w:right w:val="nil"/>
            </w:tcBorders>
          </w:tcPr>
          <w:p w14:paraId="43F0425B" w14:textId="77777777" w:rsidR="00206B10" w:rsidRPr="004F09C9" w:rsidRDefault="00206B10" w:rsidP="008A02D5">
            <w:pPr>
              <w:spacing w:after="0" w:line="259" w:lineRule="auto"/>
              <w:ind w:left="60" w:firstLine="0"/>
              <w:rPr>
                <w:color w:val="000000" w:themeColor="text1"/>
              </w:rPr>
            </w:pPr>
            <w:r w:rsidRPr="004F09C9">
              <w:rPr>
                <w:color w:val="000000" w:themeColor="text1"/>
              </w:rPr>
              <w:t>0.734</w:t>
            </w:r>
            <w:r w:rsidRPr="004F09C9">
              <w:rPr>
                <w:i/>
                <w:color w:val="000000" w:themeColor="text1"/>
                <w:vertAlign w:val="superscript"/>
              </w:rPr>
              <w:t>ns</w:t>
            </w:r>
          </w:p>
        </w:tc>
      </w:tr>
    </w:tbl>
    <w:p w14:paraId="61600598" w14:textId="3BC391FA" w:rsidR="00206B10" w:rsidRDefault="00206B10">
      <w:pPr>
        <w:spacing w:line="259" w:lineRule="auto"/>
        <w:ind w:left="1076" w:right="90" w:hanging="1091"/>
        <w:rPr>
          <w:ins w:id="147" w:author="Brown,James T" w:date="2019-02-03T14:13:00Z"/>
          <w:color w:val="000000" w:themeColor="text1"/>
        </w:rPr>
      </w:pPr>
    </w:p>
    <w:p w14:paraId="58C40407" w14:textId="07D1E0B9" w:rsidR="00206B10" w:rsidRDefault="00206B10">
      <w:pPr>
        <w:spacing w:line="259" w:lineRule="auto"/>
        <w:ind w:left="1076" w:right="90" w:hanging="1091"/>
        <w:rPr>
          <w:ins w:id="148" w:author="Brown,James T" w:date="2019-02-03T14:14:00Z"/>
          <w:color w:val="000000" w:themeColor="text1"/>
        </w:rPr>
      </w:pPr>
    </w:p>
    <w:p w14:paraId="19A6D2E8" w14:textId="2231B3C1" w:rsidR="00206B10" w:rsidRDefault="00206B10">
      <w:pPr>
        <w:spacing w:line="259" w:lineRule="auto"/>
        <w:ind w:left="1076" w:right="90" w:hanging="1091"/>
        <w:rPr>
          <w:ins w:id="149" w:author="Brown,James T" w:date="2019-02-03T14:14:00Z"/>
          <w:color w:val="000000" w:themeColor="text1"/>
        </w:rPr>
      </w:pPr>
    </w:p>
    <w:p w14:paraId="67C9BE4D" w14:textId="41968799" w:rsidR="00206B10" w:rsidRDefault="00206B10">
      <w:pPr>
        <w:spacing w:line="259" w:lineRule="auto"/>
        <w:ind w:left="1076" w:right="90" w:hanging="1091"/>
        <w:rPr>
          <w:ins w:id="150" w:author="Brown,James T" w:date="2019-02-03T14:14:00Z"/>
          <w:color w:val="000000" w:themeColor="text1"/>
        </w:rPr>
      </w:pPr>
    </w:p>
    <w:p w14:paraId="46DCBEDD" w14:textId="1D930CAA" w:rsidR="00206B10" w:rsidRDefault="00206B10">
      <w:pPr>
        <w:spacing w:line="259" w:lineRule="auto"/>
        <w:ind w:left="1076" w:right="90" w:hanging="1091"/>
        <w:rPr>
          <w:ins w:id="151" w:author="Brown,James T" w:date="2019-02-03T14:14:00Z"/>
          <w:color w:val="000000" w:themeColor="text1"/>
        </w:rPr>
      </w:pPr>
    </w:p>
    <w:p w14:paraId="2D598A36" w14:textId="5F17F2C9" w:rsidR="00206B10" w:rsidRDefault="00206B10">
      <w:pPr>
        <w:spacing w:line="259" w:lineRule="auto"/>
        <w:ind w:left="1076" w:right="90" w:hanging="1091"/>
        <w:rPr>
          <w:ins w:id="152" w:author="Brown,James T" w:date="2019-02-03T14:14:00Z"/>
          <w:color w:val="000000" w:themeColor="text1"/>
        </w:rPr>
      </w:pPr>
    </w:p>
    <w:p w14:paraId="34C9F990" w14:textId="4377DC68" w:rsidR="00206B10" w:rsidRDefault="00206B10">
      <w:pPr>
        <w:spacing w:line="259" w:lineRule="auto"/>
        <w:ind w:left="1076" w:right="90" w:hanging="1091"/>
        <w:rPr>
          <w:ins w:id="153" w:author="Brown,James T" w:date="2019-02-03T14:14:00Z"/>
          <w:color w:val="000000" w:themeColor="text1"/>
        </w:rPr>
      </w:pPr>
    </w:p>
    <w:p w14:paraId="684F6C7A" w14:textId="4A017756" w:rsidR="00206B10" w:rsidRDefault="00206B10">
      <w:pPr>
        <w:spacing w:line="259" w:lineRule="auto"/>
        <w:ind w:left="1076" w:right="90" w:hanging="1091"/>
        <w:rPr>
          <w:ins w:id="154" w:author="Brown,James T" w:date="2019-02-03T14:14:00Z"/>
          <w:color w:val="000000" w:themeColor="text1"/>
        </w:rPr>
      </w:pPr>
    </w:p>
    <w:p w14:paraId="354BF11D" w14:textId="3D6DBB54" w:rsidR="00206B10" w:rsidRDefault="00206B10">
      <w:pPr>
        <w:spacing w:line="259" w:lineRule="auto"/>
        <w:ind w:left="1076" w:right="90" w:hanging="1091"/>
        <w:rPr>
          <w:ins w:id="155" w:author="Brown,James T" w:date="2019-02-03T14:14:00Z"/>
          <w:color w:val="000000" w:themeColor="text1"/>
        </w:rPr>
      </w:pPr>
    </w:p>
    <w:p w14:paraId="35B85E88" w14:textId="7D0F5926" w:rsidR="00206B10" w:rsidRDefault="00206B10">
      <w:pPr>
        <w:spacing w:line="259" w:lineRule="auto"/>
        <w:ind w:left="1076" w:right="90" w:hanging="1091"/>
        <w:rPr>
          <w:ins w:id="156" w:author="Brown,James T" w:date="2019-02-03T14:14:00Z"/>
          <w:color w:val="000000" w:themeColor="text1"/>
        </w:rPr>
      </w:pPr>
    </w:p>
    <w:p w14:paraId="50DC0D86" w14:textId="24FFBE4D" w:rsidR="00206B10" w:rsidRDefault="00206B10">
      <w:pPr>
        <w:spacing w:line="259" w:lineRule="auto"/>
        <w:ind w:left="1076" w:right="90" w:hanging="1091"/>
        <w:rPr>
          <w:ins w:id="157" w:author="Brown,James T" w:date="2019-02-03T14:14:00Z"/>
          <w:color w:val="000000" w:themeColor="text1"/>
        </w:rPr>
      </w:pPr>
    </w:p>
    <w:p w14:paraId="023443AD" w14:textId="2A150410" w:rsidR="00206B10" w:rsidRDefault="00206B10">
      <w:pPr>
        <w:spacing w:line="259" w:lineRule="auto"/>
        <w:ind w:left="1076" w:right="90" w:hanging="1091"/>
        <w:rPr>
          <w:ins w:id="158" w:author="Brown,James T" w:date="2019-02-03T14:14:00Z"/>
          <w:color w:val="000000" w:themeColor="text1"/>
        </w:rPr>
      </w:pPr>
    </w:p>
    <w:p w14:paraId="0349A6D8" w14:textId="3B926C75" w:rsidR="00206B10" w:rsidRDefault="00206B10">
      <w:pPr>
        <w:spacing w:line="259" w:lineRule="auto"/>
        <w:ind w:left="1076" w:right="90" w:hanging="1091"/>
        <w:rPr>
          <w:ins w:id="159" w:author="Brown,James T" w:date="2019-02-03T14:14:00Z"/>
          <w:color w:val="000000" w:themeColor="text1"/>
        </w:rPr>
      </w:pPr>
    </w:p>
    <w:p w14:paraId="7B57A2FD" w14:textId="6C14B69F" w:rsidR="00206B10" w:rsidRDefault="00206B10">
      <w:pPr>
        <w:spacing w:line="259" w:lineRule="auto"/>
        <w:ind w:left="1076" w:right="90" w:hanging="1091"/>
        <w:rPr>
          <w:ins w:id="160" w:author="Brown,James T" w:date="2019-02-03T14:14:00Z"/>
          <w:color w:val="000000" w:themeColor="text1"/>
        </w:rPr>
      </w:pPr>
    </w:p>
    <w:p w14:paraId="71AEF58F" w14:textId="600F5C45" w:rsidR="00206B10" w:rsidRDefault="00206B10">
      <w:pPr>
        <w:spacing w:line="259" w:lineRule="auto"/>
        <w:ind w:left="1076" w:right="90" w:hanging="1091"/>
        <w:rPr>
          <w:ins w:id="161" w:author="Brown,James T" w:date="2019-02-03T14:14:00Z"/>
          <w:color w:val="000000" w:themeColor="text1"/>
        </w:rPr>
      </w:pPr>
    </w:p>
    <w:p w14:paraId="48539D81" w14:textId="4ACE40EB" w:rsidR="00206B10" w:rsidRDefault="00206B10">
      <w:pPr>
        <w:spacing w:line="259" w:lineRule="auto"/>
        <w:ind w:left="1076" w:right="90" w:hanging="1091"/>
        <w:rPr>
          <w:ins w:id="162" w:author="Brown,James T" w:date="2019-02-03T14:14:00Z"/>
          <w:color w:val="000000" w:themeColor="text1"/>
        </w:rPr>
      </w:pPr>
    </w:p>
    <w:p w14:paraId="659D5627" w14:textId="5FFF0DC0" w:rsidR="00206B10" w:rsidRDefault="00206B10">
      <w:pPr>
        <w:spacing w:line="259" w:lineRule="auto"/>
        <w:ind w:left="1076" w:right="90" w:hanging="1091"/>
        <w:rPr>
          <w:ins w:id="163" w:author="Brown,James T" w:date="2019-02-03T14:14:00Z"/>
          <w:color w:val="000000" w:themeColor="text1"/>
        </w:rPr>
      </w:pPr>
    </w:p>
    <w:p w14:paraId="56BF7B0E" w14:textId="0AE0AF0A" w:rsidR="00206B10" w:rsidRDefault="00206B10">
      <w:pPr>
        <w:spacing w:line="259" w:lineRule="auto"/>
        <w:ind w:left="1076" w:right="90" w:hanging="1091"/>
        <w:rPr>
          <w:ins w:id="164" w:author="Brown,James T" w:date="2019-02-03T14:14:00Z"/>
          <w:color w:val="000000" w:themeColor="text1"/>
        </w:rPr>
      </w:pPr>
    </w:p>
    <w:p w14:paraId="68A7DC23" w14:textId="0AB50BD3" w:rsidR="00206B10" w:rsidRDefault="00206B10">
      <w:pPr>
        <w:spacing w:line="259" w:lineRule="auto"/>
        <w:ind w:left="1076" w:right="90" w:hanging="1091"/>
        <w:rPr>
          <w:ins w:id="165" w:author="Brown,James T" w:date="2019-02-03T14:14:00Z"/>
          <w:color w:val="000000" w:themeColor="text1"/>
        </w:rPr>
      </w:pPr>
    </w:p>
    <w:p w14:paraId="5E9360B6" w14:textId="56F215C2" w:rsidR="00206B10" w:rsidRDefault="00206B10">
      <w:pPr>
        <w:spacing w:line="259" w:lineRule="auto"/>
        <w:ind w:left="1076" w:right="90" w:hanging="1091"/>
        <w:rPr>
          <w:ins w:id="166" w:author="Brown,James T" w:date="2019-02-03T14:14:00Z"/>
          <w:color w:val="000000" w:themeColor="text1"/>
        </w:rPr>
      </w:pPr>
    </w:p>
    <w:p w14:paraId="2039A60B" w14:textId="5EA3C36B" w:rsidR="00206B10" w:rsidRDefault="00206B10">
      <w:pPr>
        <w:spacing w:line="259" w:lineRule="auto"/>
        <w:ind w:left="1076" w:right="90" w:hanging="1091"/>
        <w:rPr>
          <w:ins w:id="167" w:author="Brown,James T" w:date="2019-02-03T14:14:00Z"/>
          <w:color w:val="000000" w:themeColor="text1"/>
        </w:rPr>
      </w:pPr>
    </w:p>
    <w:p w14:paraId="4B8CCE64" w14:textId="73D6A918" w:rsidR="00206B10" w:rsidRDefault="00206B10">
      <w:pPr>
        <w:spacing w:line="259" w:lineRule="auto"/>
        <w:ind w:left="1076" w:right="90" w:hanging="1091"/>
        <w:rPr>
          <w:ins w:id="168" w:author="Brown,James T" w:date="2019-02-03T14:14:00Z"/>
          <w:color w:val="000000" w:themeColor="text1"/>
        </w:rPr>
      </w:pPr>
    </w:p>
    <w:p w14:paraId="0D21E499" w14:textId="684B8431" w:rsidR="00206B10" w:rsidRDefault="00206B10">
      <w:pPr>
        <w:spacing w:line="259" w:lineRule="auto"/>
        <w:ind w:left="1076" w:right="90" w:hanging="1091"/>
        <w:rPr>
          <w:ins w:id="169" w:author="Brown,James T" w:date="2019-02-03T14:14:00Z"/>
          <w:color w:val="000000" w:themeColor="text1"/>
        </w:rPr>
      </w:pPr>
    </w:p>
    <w:p w14:paraId="341B3800" w14:textId="13401691" w:rsidR="00206B10" w:rsidRDefault="00206B10">
      <w:pPr>
        <w:spacing w:line="259" w:lineRule="auto"/>
        <w:ind w:left="1076" w:right="90" w:hanging="1091"/>
        <w:rPr>
          <w:ins w:id="170" w:author="Brown,James T" w:date="2019-02-03T14:14:00Z"/>
          <w:color w:val="000000" w:themeColor="text1"/>
        </w:rPr>
      </w:pPr>
    </w:p>
    <w:p w14:paraId="1CAE85DB" w14:textId="6E51D97B" w:rsidR="00206B10" w:rsidRDefault="00206B10">
      <w:pPr>
        <w:spacing w:line="259" w:lineRule="auto"/>
        <w:ind w:left="1076" w:right="90" w:hanging="1091"/>
        <w:rPr>
          <w:ins w:id="171" w:author="Brown,James T" w:date="2019-02-03T14:14:00Z"/>
          <w:color w:val="000000" w:themeColor="text1"/>
        </w:rPr>
      </w:pPr>
    </w:p>
    <w:p w14:paraId="551122FE" w14:textId="77777777" w:rsidR="00206B10" w:rsidRDefault="00206B10">
      <w:pPr>
        <w:spacing w:line="259" w:lineRule="auto"/>
        <w:ind w:left="1076" w:right="90" w:hanging="1091"/>
        <w:rPr>
          <w:ins w:id="172" w:author="Brown,James T" w:date="2019-02-03T14:13:00Z"/>
          <w:color w:val="000000" w:themeColor="text1"/>
        </w:rPr>
      </w:pPr>
    </w:p>
    <w:p w14:paraId="5FA43F25" w14:textId="6E07F8D5" w:rsidR="00206B10" w:rsidRDefault="00206B10">
      <w:pPr>
        <w:spacing w:line="259" w:lineRule="auto"/>
        <w:ind w:left="1076" w:right="90" w:hanging="1091"/>
        <w:rPr>
          <w:ins w:id="173" w:author="Brown,James T" w:date="2019-02-03T14:14:00Z"/>
          <w:color w:val="000000" w:themeColor="text1"/>
        </w:rPr>
      </w:pPr>
    </w:p>
    <w:p w14:paraId="7417B838" w14:textId="22E44866" w:rsidR="00206B10" w:rsidRPr="004F09C9" w:rsidRDefault="00206B10" w:rsidP="00206B10">
      <w:pPr>
        <w:spacing w:line="259" w:lineRule="auto"/>
        <w:ind w:left="-5" w:right="90"/>
        <w:rPr>
          <w:color w:val="000000" w:themeColor="text1"/>
        </w:rPr>
      </w:pPr>
      <w:r w:rsidRPr="004F09C9">
        <w:rPr>
          <w:color w:val="000000" w:themeColor="text1"/>
        </w:rPr>
        <w:lastRenderedPageBreak/>
        <w:t>Table 3-</w:t>
      </w:r>
      <w:ins w:id="174" w:author="Brown,James T" w:date="2019-02-03T14:14:00Z">
        <w:r>
          <w:rPr>
            <w:color w:val="000000" w:themeColor="text1"/>
          </w:rPr>
          <w:t>5</w:t>
        </w:r>
      </w:ins>
      <w:del w:id="175" w:author="Brown,James T" w:date="2019-02-03T14:14:00Z">
        <w:r w:rsidRPr="004F09C9" w:rsidDel="00206B10">
          <w:rPr>
            <w:color w:val="000000" w:themeColor="text1"/>
          </w:rPr>
          <w:delText>6</w:delText>
        </w:r>
      </w:del>
      <w:r w:rsidRPr="004F09C9">
        <w:rPr>
          <w:color w:val="000000" w:themeColor="text1"/>
        </w:rPr>
        <w:t>. FULL MODEL: ANOVA summary table for the additive and interactive effects of</w:t>
      </w:r>
    </w:p>
    <w:p w14:paraId="4D0321CC" w14:textId="77777777" w:rsidR="00206B10" w:rsidRPr="004F09C9" w:rsidRDefault="00206B10" w:rsidP="00206B10">
      <w:pPr>
        <w:spacing w:line="259" w:lineRule="auto"/>
        <w:ind w:left="1101" w:right="90"/>
        <w:rPr>
          <w:color w:val="000000" w:themeColor="text1"/>
        </w:rPr>
      </w:pPr>
      <w:r w:rsidRPr="004F09C9">
        <w:rPr>
          <w:color w:val="000000" w:themeColor="text1"/>
        </w:rPr>
        <w:t xml:space="preserve">sample day and diapause genotype on lean mass depletion. Asterisks "*" indicate statistical significance, ns represents </w:t>
      </w:r>
      <w:proofErr w:type="spellStart"/>
      <w:r w:rsidRPr="004F09C9">
        <w:rPr>
          <w:color w:val="000000" w:themeColor="text1"/>
        </w:rPr>
        <w:t>non significant</w:t>
      </w:r>
      <w:proofErr w:type="spellEnd"/>
      <w:r w:rsidRPr="004F09C9">
        <w:rPr>
          <w:color w:val="000000" w:themeColor="text1"/>
        </w:rPr>
        <w:t xml:space="preserve"> results.</w:t>
      </w:r>
    </w:p>
    <w:tbl>
      <w:tblPr>
        <w:tblStyle w:val="TableGrid"/>
        <w:tblW w:w="8120" w:type="dxa"/>
        <w:tblInd w:w="581" w:type="dxa"/>
        <w:tblCellMar>
          <w:top w:w="32" w:type="dxa"/>
          <w:right w:w="115" w:type="dxa"/>
        </w:tblCellMar>
        <w:tblLook w:val="04A0" w:firstRow="1" w:lastRow="0" w:firstColumn="1" w:lastColumn="0" w:noHBand="0" w:noVBand="1"/>
      </w:tblPr>
      <w:tblGrid>
        <w:gridCol w:w="5858"/>
        <w:gridCol w:w="655"/>
        <w:gridCol w:w="655"/>
        <w:gridCol w:w="952"/>
      </w:tblGrid>
      <w:tr w:rsidR="00206B10" w:rsidRPr="004F09C9" w14:paraId="53A033C0" w14:textId="77777777" w:rsidTr="008A02D5">
        <w:trPr>
          <w:trHeight w:val="398"/>
        </w:trPr>
        <w:tc>
          <w:tcPr>
            <w:tcW w:w="5857" w:type="dxa"/>
            <w:tcBorders>
              <w:top w:val="double" w:sz="3" w:space="0" w:color="000000"/>
              <w:left w:val="nil"/>
              <w:bottom w:val="double" w:sz="3" w:space="0" w:color="000000"/>
              <w:right w:val="nil"/>
            </w:tcBorders>
          </w:tcPr>
          <w:p w14:paraId="0C3466DB" w14:textId="77777777" w:rsidR="00206B10" w:rsidRPr="004F09C9" w:rsidRDefault="00206B10" w:rsidP="008A02D5">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double" w:sz="3" w:space="0" w:color="000000"/>
              <w:right w:val="nil"/>
            </w:tcBorders>
          </w:tcPr>
          <w:p w14:paraId="515A8792" w14:textId="77777777" w:rsidR="00206B10" w:rsidRPr="004F09C9" w:rsidRDefault="00206B10" w:rsidP="008A02D5">
            <w:pPr>
              <w:spacing w:after="0" w:line="259" w:lineRule="auto"/>
              <w:ind w:left="88" w:firstLine="0"/>
              <w:rPr>
                <w:color w:val="000000" w:themeColor="text1"/>
              </w:rPr>
            </w:pPr>
            <w:proofErr w:type="spellStart"/>
            <w:r w:rsidRPr="004F09C9">
              <w:rPr>
                <w:color w:val="000000" w:themeColor="text1"/>
              </w:rPr>
              <w:t>Df</w:t>
            </w:r>
            <w:proofErr w:type="spellEnd"/>
          </w:p>
        </w:tc>
        <w:tc>
          <w:tcPr>
            <w:tcW w:w="655" w:type="dxa"/>
            <w:tcBorders>
              <w:top w:val="double" w:sz="3" w:space="0" w:color="000000"/>
              <w:left w:val="nil"/>
              <w:bottom w:val="double" w:sz="3" w:space="0" w:color="000000"/>
              <w:right w:val="nil"/>
            </w:tcBorders>
          </w:tcPr>
          <w:p w14:paraId="190FC5BB" w14:textId="77777777" w:rsidR="00206B10" w:rsidRPr="004F09C9" w:rsidRDefault="00206B10" w:rsidP="008A02D5">
            <w:pPr>
              <w:spacing w:after="0" w:line="259" w:lineRule="auto"/>
              <w:ind w:left="141" w:firstLine="0"/>
              <w:rPr>
                <w:color w:val="000000" w:themeColor="text1"/>
              </w:rPr>
            </w:pPr>
            <w:r w:rsidRPr="004F09C9">
              <w:rPr>
                <w:color w:val="000000" w:themeColor="text1"/>
              </w:rPr>
              <w:t>F</w:t>
            </w:r>
          </w:p>
        </w:tc>
        <w:tc>
          <w:tcPr>
            <w:tcW w:w="952" w:type="dxa"/>
            <w:tcBorders>
              <w:top w:val="double" w:sz="3" w:space="0" w:color="000000"/>
              <w:left w:val="nil"/>
              <w:bottom w:val="double" w:sz="3" w:space="0" w:color="000000"/>
              <w:right w:val="nil"/>
            </w:tcBorders>
          </w:tcPr>
          <w:p w14:paraId="0D215AAC" w14:textId="77777777" w:rsidR="00206B10" w:rsidRPr="004F09C9" w:rsidRDefault="00206B10" w:rsidP="008A02D5">
            <w:pPr>
              <w:spacing w:after="0" w:line="259" w:lineRule="auto"/>
              <w:ind w:left="342" w:firstLine="0"/>
              <w:rPr>
                <w:color w:val="000000" w:themeColor="text1"/>
              </w:rPr>
            </w:pPr>
            <w:r w:rsidRPr="004F09C9">
              <w:rPr>
                <w:color w:val="000000" w:themeColor="text1"/>
              </w:rPr>
              <w:t>P</w:t>
            </w:r>
          </w:p>
        </w:tc>
      </w:tr>
      <w:tr w:rsidR="00206B10" w:rsidRPr="004F09C9" w14:paraId="29AC7E05" w14:textId="77777777" w:rsidTr="008A02D5">
        <w:trPr>
          <w:trHeight w:val="321"/>
        </w:trPr>
        <w:tc>
          <w:tcPr>
            <w:tcW w:w="5857" w:type="dxa"/>
            <w:tcBorders>
              <w:top w:val="double" w:sz="3" w:space="0" w:color="000000"/>
              <w:left w:val="nil"/>
              <w:bottom w:val="single" w:sz="3" w:space="0" w:color="000000"/>
              <w:right w:val="nil"/>
            </w:tcBorders>
          </w:tcPr>
          <w:p w14:paraId="43EE4097" w14:textId="77777777" w:rsidR="00206B10" w:rsidRPr="004F09C9" w:rsidRDefault="00206B10" w:rsidP="008A02D5">
            <w:pPr>
              <w:spacing w:after="0" w:line="259" w:lineRule="auto"/>
              <w:ind w:left="120" w:firstLine="0"/>
              <w:rPr>
                <w:color w:val="000000" w:themeColor="text1"/>
              </w:rPr>
            </w:pPr>
            <w:r w:rsidRPr="004F09C9">
              <w:rPr>
                <w:color w:val="000000" w:themeColor="text1"/>
              </w:rPr>
              <w:t>Lean mass depletion during the first 30-days of diapause</w:t>
            </w:r>
          </w:p>
        </w:tc>
        <w:tc>
          <w:tcPr>
            <w:tcW w:w="655" w:type="dxa"/>
            <w:tcBorders>
              <w:top w:val="double" w:sz="3" w:space="0" w:color="000000"/>
              <w:left w:val="nil"/>
              <w:bottom w:val="single" w:sz="3" w:space="0" w:color="000000"/>
              <w:right w:val="nil"/>
            </w:tcBorders>
          </w:tcPr>
          <w:p w14:paraId="2630B3A7" w14:textId="77777777" w:rsidR="00206B10" w:rsidRPr="004F09C9" w:rsidRDefault="00206B10" w:rsidP="008A02D5">
            <w:pPr>
              <w:spacing w:after="160" w:line="259" w:lineRule="auto"/>
              <w:ind w:left="0" w:firstLine="0"/>
              <w:rPr>
                <w:color w:val="000000" w:themeColor="text1"/>
              </w:rPr>
            </w:pPr>
          </w:p>
        </w:tc>
        <w:tc>
          <w:tcPr>
            <w:tcW w:w="655" w:type="dxa"/>
            <w:tcBorders>
              <w:top w:val="double" w:sz="3" w:space="0" w:color="000000"/>
              <w:left w:val="nil"/>
              <w:bottom w:val="single" w:sz="3" w:space="0" w:color="000000"/>
              <w:right w:val="nil"/>
            </w:tcBorders>
          </w:tcPr>
          <w:p w14:paraId="3568DC7E" w14:textId="77777777" w:rsidR="00206B10" w:rsidRPr="004F09C9" w:rsidRDefault="00206B10" w:rsidP="008A02D5">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12DFAAEA" w14:textId="77777777" w:rsidR="00206B10" w:rsidRPr="004F09C9" w:rsidRDefault="00206B10" w:rsidP="008A02D5">
            <w:pPr>
              <w:spacing w:after="160" w:line="259" w:lineRule="auto"/>
              <w:ind w:left="0" w:firstLine="0"/>
              <w:rPr>
                <w:color w:val="000000" w:themeColor="text1"/>
              </w:rPr>
            </w:pPr>
          </w:p>
        </w:tc>
      </w:tr>
      <w:tr w:rsidR="00206B10" w:rsidRPr="004F09C9" w14:paraId="13FC1461" w14:textId="77777777" w:rsidTr="008A02D5">
        <w:trPr>
          <w:trHeight w:val="340"/>
        </w:trPr>
        <w:tc>
          <w:tcPr>
            <w:tcW w:w="5857" w:type="dxa"/>
            <w:tcBorders>
              <w:top w:val="single" w:sz="3" w:space="0" w:color="000000"/>
              <w:left w:val="nil"/>
              <w:bottom w:val="nil"/>
              <w:right w:val="nil"/>
            </w:tcBorders>
          </w:tcPr>
          <w:p w14:paraId="596B4355" w14:textId="77777777" w:rsidR="00206B10" w:rsidRPr="004F09C9" w:rsidRDefault="00206B10" w:rsidP="008A02D5">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0302F298" w14:textId="77777777" w:rsidR="00206B10" w:rsidRPr="004F09C9" w:rsidRDefault="00206B10" w:rsidP="008A02D5">
            <w:pPr>
              <w:spacing w:after="0" w:line="259" w:lineRule="auto"/>
              <w:ind w:left="0" w:firstLine="0"/>
              <w:rPr>
                <w:color w:val="000000" w:themeColor="text1"/>
              </w:rPr>
            </w:pPr>
            <w:r w:rsidRPr="004F09C9">
              <w:rPr>
                <w:color w:val="000000" w:themeColor="text1"/>
              </w:rPr>
              <w:t>18.7</w:t>
            </w:r>
          </w:p>
        </w:tc>
        <w:tc>
          <w:tcPr>
            <w:tcW w:w="655" w:type="dxa"/>
            <w:tcBorders>
              <w:top w:val="single" w:sz="3" w:space="0" w:color="000000"/>
              <w:left w:val="nil"/>
              <w:bottom w:val="nil"/>
              <w:right w:val="nil"/>
            </w:tcBorders>
          </w:tcPr>
          <w:p w14:paraId="2321551D" w14:textId="77777777" w:rsidR="00206B10" w:rsidRPr="004F09C9" w:rsidRDefault="00206B10" w:rsidP="008A02D5">
            <w:pPr>
              <w:spacing w:after="0" w:line="259" w:lineRule="auto"/>
              <w:ind w:left="0" w:firstLine="0"/>
              <w:rPr>
                <w:color w:val="000000" w:themeColor="text1"/>
              </w:rPr>
            </w:pPr>
            <w:r w:rsidRPr="004F09C9">
              <w:rPr>
                <w:color w:val="000000" w:themeColor="text1"/>
              </w:rPr>
              <w:t>6.00</w:t>
            </w:r>
          </w:p>
        </w:tc>
        <w:tc>
          <w:tcPr>
            <w:tcW w:w="952" w:type="dxa"/>
            <w:tcBorders>
              <w:top w:val="single" w:sz="3" w:space="0" w:color="000000"/>
              <w:left w:val="nil"/>
              <w:bottom w:val="nil"/>
              <w:right w:val="nil"/>
            </w:tcBorders>
          </w:tcPr>
          <w:p w14:paraId="50CAED3D" w14:textId="77777777" w:rsidR="00206B10" w:rsidRPr="004F09C9" w:rsidRDefault="00206B10" w:rsidP="008A02D5">
            <w:pPr>
              <w:spacing w:after="0" w:line="259" w:lineRule="auto"/>
              <w:ind w:left="91" w:firstLine="0"/>
              <w:rPr>
                <w:color w:val="000000" w:themeColor="text1"/>
              </w:rPr>
            </w:pPr>
            <w:r w:rsidRPr="004F09C9">
              <w:rPr>
                <w:color w:val="000000" w:themeColor="text1"/>
              </w:rPr>
              <w:t>0.025*</w:t>
            </w:r>
          </w:p>
        </w:tc>
      </w:tr>
      <w:tr w:rsidR="00206B10" w:rsidRPr="004F09C9" w14:paraId="3AA61A48" w14:textId="77777777" w:rsidTr="008A02D5">
        <w:trPr>
          <w:trHeight w:val="384"/>
        </w:trPr>
        <w:tc>
          <w:tcPr>
            <w:tcW w:w="5857" w:type="dxa"/>
            <w:tcBorders>
              <w:top w:val="nil"/>
              <w:left w:val="nil"/>
              <w:bottom w:val="nil"/>
              <w:right w:val="nil"/>
            </w:tcBorders>
          </w:tcPr>
          <w:p w14:paraId="48A69133" w14:textId="77777777" w:rsidR="00206B10" w:rsidRPr="004F09C9" w:rsidRDefault="00206B10" w:rsidP="008A02D5">
            <w:pPr>
              <w:spacing w:after="0" w:line="259" w:lineRule="auto"/>
              <w:ind w:left="0" w:right="4" w:firstLine="0"/>
              <w:jc w:val="center"/>
              <w:rPr>
                <w:color w:val="000000" w:themeColor="text1"/>
              </w:rPr>
            </w:pPr>
            <w:r w:rsidRPr="004F09C9">
              <w:rPr>
                <w:color w:val="000000" w:themeColor="text1"/>
              </w:rPr>
              <w:t>Sample Day</w:t>
            </w:r>
          </w:p>
        </w:tc>
        <w:tc>
          <w:tcPr>
            <w:tcW w:w="655" w:type="dxa"/>
            <w:tcBorders>
              <w:top w:val="nil"/>
              <w:left w:val="nil"/>
              <w:bottom w:val="nil"/>
              <w:right w:val="nil"/>
            </w:tcBorders>
          </w:tcPr>
          <w:p w14:paraId="391D21B4" w14:textId="77777777" w:rsidR="00206B10" w:rsidRPr="004F09C9" w:rsidRDefault="00206B10" w:rsidP="008A02D5">
            <w:pPr>
              <w:spacing w:after="0" w:line="259" w:lineRule="auto"/>
              <w:ind w:left="0" w:firstLine="0"/>
              <w:rPr>
                <w:color w:val="000000" w:themeColor="text1"/>
              </w:rPr>
            </w:pPr>
            <w:r w:rsidRPr="004F09C9">
              <w:rPr>
                <w:color w:val="000000" w:themeColor="text1"/>
              </w:rPr>
              <w:t>21.2</w:t>
            </w:r>
          </w:p>
        </w:tc>
        <w:tc>
          <w:tcPr>
            <w:tcW w:w="655" w:type="dxa"/>
            <w:tcBorders>
              <w:top w:val="nil"/>
              <w:left w:val="nil"/>
              <w:bottom w:val="nil"/>
              <w:right w:val="nil"/>
            </w:tcBorders>
          </w:tcPr>
          <w:p w14:paraId="2DA2B781" w14:textId="77777777" w:rsidR="00206B10" w:rsidRPr="004F09C9" w:rsidRDefault="00206B10" w:rsidP="008A02D5">
            <w:pPr>
              <w:spacing w:after="0" w:line="259" w:lineRule="auto"/>
              <w:ind w:left="0" w:firstLine="0"/>
              <w:rPr>
                <w:color w:val="000000" w:themeColor="text1"/>
              </w:rPr>
            </w:pPr>
            <w:r w:rsidRPr="004F09C9">
              <w:rPr>
                <w:color w:val="000000" w:themeColor="text1"/>
              </w:rPr>
              <w:t>8.77</w:t>
            </w:r>
          </w:p>
        </w:tc>
        <w:tc>
          <w:tcPr>
            <w:tcW w:w="952" w:type="dxa"/>
            <w:tcBorders>
              <w:top w:val="nil"/>
              <w:left w:val="nil"/>
              <w:bottom w:val="nil"/>
              <w:right w:val="nil"/>
            </w:tcBorders>
          </w:tcPr>
          <w:p w14:paraId="5666A3C8" w14:textId="77777777" w:rsidR="00206B10" w:rsidRPr="004F09C9" w:rsidRDefault="00206B10" w:rsidP="008A02D5">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24D88EA0" w14:textId="77777777" w:rsidTr="008A02D5">
        <w:trPr>
          <w:trHeight w:val="470"/>
        </w:trPr>
        <w:tc>
          <w:tcPr>
            <w:tcW w:w="5857" w:type="dxa"/>
            <w:tcBorders>
              <w:top w:val="nil"/>
              <w:left w:val="nil"/>
              <w:bottom w:val="single" w:sz="3" w:space="0" w:color="000000"/>
              <w:right w:val="nil"/>
            </w:tcBorders>
          </w:tcPr>
          <w:p w14:paraId="114B01D8" w14:textId="77777777" w:rsidR="00206B10" w:rsidRPr="004F09C9" w:rsidRDefault="00206B10" w:rsidP="008A02D5">
            <w:pPr>
              <w:spacing w:after="0" w:line="259" w:lineRule="auto"/>
              <w:ind w:left="0" w:right="4" w:firstLine="0"/>
              <w:jc w:val="center"/>
              <w:rPr>
                <w:color w:val="000000" w:themeColor="text1"/>
              </w:rPr>
            </w:pPr>
            <w:r w:rsidRPr="004F09C9">
              <w:rPr>
                <w:color w:val="000000" w:themeColor="text1"/>
              </w:rPr>
              <w:t>Diapause Genotype x Sample Day</w:t>
            </w:r>
          </w:p>
        </w:tc>
        <w:tc>
          <w:tcPr>
            <w:tcW w:w="655" w:type="dxa"/>
            <w:tcBorders>
              <w:top w:val="nil"/>
              <w:left w:val="nil"/>
              <w:bottom w:val="single" w:sz="3" w:space="0" w:color="000000"/>
              <w:right w:val="nil"/>
            </w:tcBorders>
          </w:tcPr>
          <w:p w14:paraId="05926C1A" w14:textId="77777777" w:rsidR="00206B10" w:rsidRPr="004F09C9" w:rsidRDefault="00206B10" w:rsidP="008A02D5">
            <w:pPr>
              <w:spacing w:after="0" w:line="259" w:lineRule="auto"/>
              <w:ind w:left="59" w:firstLine="0"/>
              <w:rPr>
                <w:color w:val="000000" w:themeColor="text1"/>
              </w:rPr>
            </w:pPr>
            <w:r w:rsidRPr="004F09C9">
              <w:rPr>
                <w:color w:val="000000" w:themeColor="text1"/>
              </w:rPr>
              <w:t>9.8</w:t>
            </w:r>
          </w:p>
        </w:tc>
        <w:tc>
          <w:tcPr>
            <w:tcW w:w="655" w:type="dxa"/>
            <w:tcBorders>
              <w:top w:val="nil"/>
              <w:left w:val="nil"/>
              <w:bottom w:val="single" w:sz="3" w:space="0" w:color="000000"/>
              <w:right w:val="nil"/>
            </w:tcBorders>
          </w:tcPr>
          <w:p w14:paraId="5D49D080" w14:textId="77777777" w:rsidR="00206B10" w:rsidRPr="004F09C9" w:rsidRDefault="00206B10" w:rsidP="008A02D5">
            <w:pPr>
              <w:spacing w:after="0" w:line="259" w:lineRule="auto"/>
              <w:ind w:left="0" w:firstLine="0"/>
              <w:rPr>
                <w:color w:val="000000" w:themeColor="text1"/>
              </w:rPr>
            </w:pPr>
            <w:r w:rsidRPr="004F09C9">
              <w:rPr>
                <w:color w:val="000000" w:themeColor="text1"/>
              </w:rPr>
              <w:t>1.19</w:t>
            </w:r>
          </w:p>
        </w:tc>
        <w:tc>
          <w:tcPr>
            <w:tcW w:w="952" w:type="dxa"/>
            <w:tcBorders>
              <w:top w:val="nil"/>
              <w:left w:val="nil"/>
              <w:bottom w:val="single" w:sz="3" w:space="0" w:color="000000"/>
              <w:right w:val="nil"/>
            </w:tcBorders>
          </w:tcPr>
          <w:p w14:paraId="73D09B09" w14:textId="77777777" w:rsidR="00206B10" w:rsidRPr="004F09C9" w:rsidRDefault="00206B10" w:rsidP="008A02D5">
            <w:pPr>
              <w:spacing w:after="0" w:line="259" w:lineRule="auto"/>
              <w:ind w:left="60" w:firstLine="0"/>
              <w:rPr>
                <w:color w:val="000000" w:themeColor="text1"/>
              </w:rPr>
            </w:pPr>
            <w:r w:rsidRPr="004F09C9">
              <w:rPr>
                <w:color w:val="000000" w:themeColor="text1"/>
              </w:rPr>
              <w:t>0.374</w:t>
            </w:r>
            <w:r w:rsidRPr="004F09C9">
              <w:rPr>
                <w:i/>
                <w:color w:val="000000" w:themeColor="text1"/>
                <w:vertAlign w:val="superscript"/>
              </w:rPr>
              <w:t>ns</w:t>
            </w:r>
          </w:p>
        </w:tc>
      </w:tr>
    </w:tbl>
    <w:p w14:paraId="42E20647" w14:textId="273CCC2C" w:rsidR="00206B10" w:rsidRDefault="00206B10">
      <w:pPr>
        <w:spacing w:line="259" w:lineRule="auto"/>
        <w:ind w:left="1076" w:right="90" w:hanging="1091"/>
        <w:rPr>
          <w:ins w:id="176" w:author="Brown,James T" w:date="2019-02-03T14:14:00Z"/>
          <w:color w:val="000000" w:themeColor="text1"/>
        </w:rPr>
      </w:pPr>
    </w:p>
    <w:p w14:paraId="62717A31" w14:textId="4464BBDB" w:rsidR="00206B10" w:rsidRDefault="00206B10">
      <w:pPr>
        <w:spacing w:line="259" w:lineRule="auto"/>
        <w:ind w:left="1076" w:right="90" w:hanging="1091"/>
        <w:rPr>
          <w:ins w:id="177" w:author="Brown,James T" w:date="2019-02-03T14:14:00Z"/>
          <w:color w:val="000000" w:themeColor="text1"/>
        </w:rPr>
      </w:pPr>
    </w:p>
    <w:p w14:paraId="6787A962" w14:textId="5A79F2DC" w:rsidR="00206B10" w:rsidRDefault="00206B10">
      <w:pPr>
        <w:spacing w:line="259" w:lineRule="auto"/>
        <w:ind w:left="1076" w:right="90" w:hanging="1091"/>
        <w:rPr>
          <w:ins w:id="178" w:author="Brown,James T" w:date="2019-02-03T14:14:00Z"/>
          <w:color w:val="000000" w:themeColor="text1"/>
        </w:rPr>
      </w:pPr>
    </w:p>
    <w:p w14:paraId="1366CF18" w14:textId="6A239825" w:rsidR="00206B10" w:rsidRDefault="00206B10">
      <w:pPr>
        <w:spacing w:line="259" w:lineRule="auto"/>
        <w:ind w:left="1076" w:right="90" w:hanging="1091"/>
        <w:rPr>
          <w:ins w:id="179" w:author="Brown,James T" w:date="2019-02-03T14:14:00Z"/>
          <w:color w:val="000000" w:themeColor="text1"/>
        </w:rPr>
      </w:pPr>
    </w:p>
    <w:p w14:paraId="7290A7C5" w14:textId="328112B9" w:rsidR="00206B10" w:rsidRDefault="00206B10">
      <w:pPr>
        <w:spacing w:line="259" w:lineRule="auto"/>
        <w:ind w:left="1076" w:right="90" w:hanging="1091"/>
        <w:rPr>
          <w:ins w:id="180" w:author="Brown,James T" w:date="2019-02-03T14:14:00Z"/>
          <w:color w:val="000000" w:themeColor="text1"/>
        </w:rPr>
      </w:pPr>
    </w:p>
    <w:p w14:paraId="1CB81B40" w14:textId="5DFA2A22" w:rsidR="00206B10" w:rsidRDefault="00206B10">
      <w:pPr>
        <w:spacing w:line="259" w:lineRule="auto"/>
        <w:ind w:left="1076" w:right="90" w:hanging="1091"/>
        <w:rPr>
          <w:ins w:id="181" w:author="Brown,James T" w:date="2019-02-03T14:14:00Z"/>
          <w:color w:val="000000" w:themeColor="text1"/>
        </w:rPr>
      </w:pPr>
    </w:p>
    <w:p w14:paraId="612F49EB" w14:textId="6E33A7F7" w:rsidR="00206B10" w:rsidRDefault="00206B10">
      <w:pPr>
        <w:spacing w:line="259" w:lineRule="auto"/>
        <w:ind w:left="1076" w:right="90" w:hanging="1091"/>
        <w:rPr>
          <w:ins w:id="182" w:author="Brown,James T" w:date="2019-02-03T14:14:00Z"/>
          <w:color w:val="000000" w:themeColor="text1"/>
        </w:rPr>
      </w:pPr>
    </w:p>
    <w:p w14:paraId="4EBFA8A3" w14:textId="29B56370" w:rsidR="00206B10" w:rsidRDefault="00206B10">
      <w:pPr>
        <w:spacing w:line="259" w:lineRule="auto"/>
        <w:ind w:left="1076" w:right="90" w:hanging="1091"/>
        <w:rPr>
          <w:ins w:id="183" w:author="Brown,James T" w:date="2019-02-03T14:14:00Z"/>
          <w:color w:val="000000" w:themeColor="text1"/>
        </w:rPr>
      </w:pPr>
    </w:p>
    <w:p w14:paraId="2EB47A95" w14:textId="5CCF7720" w:rsidR="00206B10" w:rsidRDefault="00206B10">
      <w:pPr>
        <w:spacing w:line="259" w:lineRule="auto"/>
        <w:ind w:left="1076" w:right="90" w:hanging="1091"/>
        <w:rPr>
          <w:ins w:id="184" w:author="Brown,James T" w:date="2019-02-03T14:14:00Z"/>
          <w:color w:val="000000" w:themeColor="text1"/>
        </w:rPr>
      </w:pPr>
    </w:p>
    <w:p w14:paraId="1E19EE07" w14:textId="63CD4F7E" w:rsidR="00206B10" w:rsidRDefault="00206B10">
      <w:pPr>
        <w:spacing w:line="259" w:lineRule="auto"/>
        <w:ind w:left="1076" w:right="90" w:hanging="1091"/>
        <w:rPr>
          <w:ins w:id="185" w:author="Brown,James T" w:date="2019-02-03T14:14:00Z"/>
          <w:color w:val="000000" w:themeColor="text1"/>
        </w:rPr>
      </w:pPr>
    </w:p>
    <w:p w14:paraId="566F8384" w14:textId="0F154AA1" w:rsidR="00206B10" w:rsidRDefault="00206B10">
      <w:pPr>
        <w:spacing w:line="259" w:lineRule="auto"/>
        <w:ind w:left="1076" w:right="90" w:hanging="1091"/>
        <w:rPr>
          <w:ins w:id="186" w:author="Brown,James T" w:date="2019-02-03T14:14:00Z"/>
          <w:color w:val="000000" w:themeColor="text1"/>
        </w:rPr>
      </w:pPr>
    </w:p>
    <w:p w14:paraId="3EDCB6A4" w14:textId="3457753D" w:rsidR="00206B10" w:rsidRDefault="00206B10">
      <w:pPr>
        <w:spacing w:line="259" w:lineRule="auto"/>
        <w:ind w:left="1076" w:right="90" w:hanging="1091"/>
        <w:rPr>
          <w:ins w:id="187" w:author="Brown,James T" w:date="2019-02-03T14:14:00Z"/>
          <w:color w:val="000000" w:themeColor="text1"/>
        </w:rPr>
      </w:pPr>
    </w:p>
    <w:p w14:paraId="1A397FD3" w14:textId="2AE99340" w:rsidR="00206B10" w:rsidRDefault="00206B10">
      <w:pPr>
        <w:spacing w:line="259" w:lineRule="auto"/>
        <w:ind w:left="1076" w:right="90" w:hanging="1091"/>
        <w:rPr>
          <w:ins w:id="188" w:author="Brown,James T" w:date="2019-02-03T14:14:00Z"/>
          <w:color w:val="000000" w:themeColor="text1"/>
        </w:rPr>
      </w:pPr>
    </w:p>
    <w:p w14:paraId="5DC2D0AB" w14:textId="15CC28D5" w:rsidR="00206B10" w:rsidRDefault="00206B10">
      <w:pPr>
        <w:spacing w:line="259" w:lineRule="auto"/>
        <w:ind w:left="1076" w:right="90" w:hanging="1091"/>
        <w:rPr>
          <w:ins w:id="189" w:author="Brown,James T" w:date="2019-02-03T14:14:00Z"/>
          <w:color w:val="000000" w:themeColor="text1"/>
        </w:rPr>
      </w:pPr>
    </w:p>
    <w:p w14:paraId="54473EC1" w14:textId="4C3F67FA" w:rsidR="00206B10" w:rsidRDefault="00206B10">
      <w:pPr>
        <w:spacing w:line="259" w:lineRule="auto"/>
        <w:ind w:left="1076" w:right="90" w:hanging="1091"/>
        <w:rPr>
          <w:ins w:id="190" w:author="Brown,James T" w:date="2019-02-03T14:14:00Z"/>
          <w:color w:val="000000" w:themeColor="text1"/>
        </w:rPr>
      </w:pPr>
    </w:p>
    <w:p w14:paraId="3784B0F2" w14:textId="7885068F" w:rsidR="00206B10" w:rsidRDefault="00206B10">
      <w:pPr>
        <w:spacing w:line="259" w:lineRule="auto"/>
        <w:ind w:left="1076" w:right="90" w:hanging="1091"/>
        <w:rPr>
          <w:ins w:id="191" w:author="Brown,James T" w:date="2019-02-03T14:14:00Z"/>
          <w:color w:val="000000" w:themeColor="text1"/>
        </w:rPr>
      </w:pPr>
    </w:p>
    <w:p w14:paraId="22598334" w14:textId="5F0B210E" w:rsidR="00206B10" w:rsidRDefault="00206B10">
      <w:pPr>
        <w:spacing w:line="259" w:lineRule="auto"/>
        <w:ind w:left="1076" w:right="90" w:hanging="1091"/>
        <w:rPr>
          <w:ins w:id="192" w:author="Brown,James T" w:date="2019-02-03T14:14:00Z"/>
          <w:color w:val="000000" w:themeColor="text1"/>
        </w:rPr>
      </w:pPr>
    </w:p>
    <w:p w14:paraId="48FFF4A5" w14:textId="1E5940A0" w:rsidR="00206B10" w:rsidRDefault="00206B10">
      <w:pPr>
        <w:spacing w:line="259" w:lineRule="auto"/>
        <w:ind w:left="1076" w:right="90" w:hanging="1091"/>
        <w:rPr>
          <w:ins w:id="193" w:author="Brown,James T" w:date="2019-02-03T14:14:00Z"/>
          <w:color w:val="000000" w:themeColor="text1"/>
        </w:rPr>
      </w:pPr>
    </w:p>
    <w:p w14:paraId="6110F611" w14:textId="62BCD000" w:rsidR="00206B10" w:rsidRDefault="00206B10">
      <w:pPr>
        <w:spacing w:line="259" w:lineRule="auto"/>
        <w:ind w:left="1076" w:right="90" w:hanging="1091"/>
        <w:rPr>
          <w:ins w:id="194" w:author="Brown,James T" w:date="2019-02-03T14:14:00Z"/>
          <w:color w:val="000000" w:themeColor="text1"/>
        </w:rPr>
      </w:pPr>
    </w:p>
    <w:p w14:paraId="00848A70" w14:textId="77BF9684" w:rsidR="00206B10" w:rsidRDefault="00206B10">
      <w:pPr>
        <w:spacing w:line="259" w:lineRule="auto"/>
        <w:ind w:left="1076" w:right="90" w:hanging="1091"/>
        <w:rPr>
          <w:ins w:id="195" w:author="Brown,James T" w:date="2019-02-03T14:14:00Z"/>
          <w:color w:val="000000" w:themeColor="text1"/>
        </w:rPr>
      </w:pPr>
    </w:p>
    <w:p w14:paraId="0BFE5020" w14:textId="3654988B" w:rsidR="00206B10" w:rsidRDefault="00206B10">
      <w:pPr>
        <w:spacing w:line="259" w:lineRule="auto"/>
        <w:ind w:left="1076" w:right="90" w:hanging="1091"/>
        <w:rPr>
          <w:ins w:id="196" w:author="Brown,James T" w:date="2019-02-03T14:14:00Z"/>
          <w:color w:val="000000" w:themeColor="text1"/>
        </w:rPr>
      </w:pPr>
    </w:p>
    <w:p w14:paraId="666CD9D2" w14:textId="78ED3882" w:rsidR="00206B10" w:rsidRDefault="00206B10">
      <w:pPr>
        <w:spacing w:line="259" w:lineRule="auto"/>
        <w:ind w:left="1076" w:right="90" w:hanging="1091"/>
        <w:rPr>
          <w:ins w:id="197" w:author="Brown,James T" w:date="2019-02-03T14:14:00Z"/>
          <w:color w:val="000000" w:themeColor="text1"/>
        </w:rPr>
      </w:pPr>
    </w:p>
    <w:p w14:paraId="3F9DD0A8" w14:textId="245A9992" w:rsidR="00206B10" w:rsidRDefault="00206B10">
      <w:pPr>
        <w:spacing w:line="259" w:lineRule="auto"/>
        <w:ind w:left="1076" w:right="90" w:hanging="1091"/>
        <w:rPr>
          <w:ins w:id="198" w:author="Brown,James T" w:date="2019-02-03T14:14:00Z"/>
          <w:color w:val="000000" w:themeColor="text1"/>
        </w:rPr>
      </w:pPr>
    </w:p>
    <w:p w14:paraId="42C23607" w14:textId="2F9F8907" w:rsidR="00206B10" w:rsidRDefault="00206B10">
      <w:pPr>
        <w:spacing w:line="259" w:lineRule="auto"/>
        <w:ind w:left="1076" w:right="90" w:hanging="1091"/>
        <w:rPr>
          <w:ins w:id="199" w:author="Brown,James T" w:date="2019-02-03T14:14:00Z"/>
          <w:color w:val="000000" w:themeColor="text1"/>
        </w:rPr>
      </w:pPr>
    </w:p>
    <w:p w14:paraId="1658AD42" w14:textId="62FB7D0A" w:rsidR="00206B10" w:rsidRDefault="00206B10">
      <w:pPr>
        <w:spacing w:line="259" w:lineRule="auto"/>
        <w:ind w:left="1076" w:right="90" w:hanging="1091"/>
        <w:rPr>
          <w:ins w:id="200" w:author="Brown,James T" w:date="2019-02-03T14:14:00Z"/>
          <w:color w:val="000000" w:themeColor="text1"/>
        </w:rPr>
      </w:pPr>
    </w:p>
    <w:p w14:paraId="64F8CE15" w14:textId="3806F996" w:rsidR="00206B10" w:rsidRDefault="00206B10">
      <w:pPr>
        <w:spacing w:line="259" w:lineRule="auto"/>
        <w:ind w:left="1076" w:right="90" w:hanging="1091"/>
        <w:rPr>
          <w:ins w:id="201" w:author="Brown,James T" w:date="2019-02-03T14:14:00Z"/>
          <w:color w:val="000000" w:themeColor="text1"/>
        </w:rPr>
      </w:pPr>
    </w:p>
    <w:p w14:paraId="7EA1AFED" w14:textId="1BE71F65" w:rsidR="00206B10" w:rsidRDefault="00206B10">
      <w:pPr>
        <w:spacing w:line="259" w:lineRule="auto"/>
        <w:ind w:left="1076" w:right="90" w:hanging="1091"/>
        <w:rPr>
          <w:ins w:id="202" w:author="Brown,James T" w:date="2019-02-03T14:14:00Z"/>
          <w:color w:val="000000" w:themeColor="text1"/>
        </w:rPr>
      </w:pPr>
    </w:p>
    <w:p w14:paraId="0CAC28C1" w14:textId="43A43D65" w:rsidR="00206B10" w:rsidRDefault="00206B10">
      <w:pPr>
        <w:spacing w:line="259" w:lineRule="auto"/>
        <w:ind w:left="1076" w:right="90" w:hanging="1091"/>
        <w:rPr>
          <w:ins w:id="203" w:author="Brown,James T" w:date="2019-02-03T14:14:00Z"/>
          <w:color w:val="000000" w:themeColor="text1"/>
        </w:rPr>
      </w:pPr>
    </w:p>
    <w:p w14:paraId="0ED417E6" w14:textId="79A57B9D" w:rsidR="00206B10" w:rsidRDefault="00206B10">
      <w:pPr>
        <w:spacing w:line="259" w:lineRule="auto"/>
        <w:ind w:left="1076" w:right="90" w:hanging="1091"/>
        <w:rPr>
          <w:ins w:id="204" w:author="Brown,James T" w:date="2019-02-03T14:14:00Z"/>
          <w:color w:val="000000" w:themeColor="text1"/>
        </w:rPr>
      </w:pPr>
    </w:p>
    <w:p w14:paraId="5C84248E" w14:textId="77777777" w:rsidR="00206B10" w:rsidRDefault="00206B10">
      <w:pPr>
        <w:spacing w:line="259" w:lineRule="auto"/>
        <w:ind w:left="1076" w:right="90" w:hanging="1091"/>
        <w:rPr>
          <w:ins w:id="205" w:author="Brown,James T" w:date="2019-02-03T14:14:00Z"/>
          <w:color w:val="000000" w:themeColor="text1"/>
        </w:rPr>
      </w:pPr>
    </w:p>
    <w:p w14:paraId="09F74468" w14:textId="77777777" w:rsidR="00206B10" w:rsidRDefault="00206B10">
      <w:pPr>
        <w:spacing w:line="259" w:lineRule="auto"/>
        <w:ind w:left="1076" w:right="90" w:hanging="1091"/>
        <w:rPr>
          <w:ins w:id="206" w:author="Brown,James T" w:date="2019-02-03T14:14:00Z"/>
          <w:color w:val="000000" w:themeColor="text1"/>
        </w:rPr>
      </w:pPr>
    </w:p>
    <w:p w14:paraId="2FA13037" w14:textId="3B175A7D" w:rsidR="006F58EA" w:rsidRPr="004F09C9" w:rsidRDefault="00D27C9E">
      <w:pPr>
        <w:spacing w:line="259" w:lineRule="auto"/>
        <w:ind w:left="1076" w:right="90" w:hanging="1091"/>
        <w:rPr>
          <w:color w:val="000000" w:themeColor="text1"/>
        </w:rPr>
      </w:pPr>
      <w:r w:rsidRPr="004F09C9">
        <w:rPr>
          <w:color w:val="000000" w:themeColor="text1"/>
        </w:rPr>
        <w:lastRenderedPageBreak/>
        <w:t>Table 3-3. REDUCED MODEL: Linear mixed effects model table for lean mass accumulation between long-diapause genotype and short-diapause genotype larvae in diapause programming and non-diapause conditions. Asterisks "*" indicate statistical significance, ns represents non significant.</w:t>
      </w:r>
    </w:p>
    <w:tbl>
      <w:tblPr>
        <w:tblStyle w:val="TableGrid"/>
        <w:tblW w:w="7533" w:type="dxa"/>
        <w:tblInd w:w="874" w:type="dxa"/>
        <w:tblCellMar>
          <w:top w:w="27" w:type="dxa"/>
          <w:right w:w="115" w:type="dxa"/>
        </w:tblCellMar>
        <w:tblLook w:val="04A0" w:firstRow="1" w:lastRow="0" w:firstColumn="1" w:lastColumn="0" w:noHBand="0" w:noVBand="1"/>
      </w:tblPr>
      <w:tblGrid>
        <w:gridCol w:w="4909"/>
        <w:gridCol w:w="772"/>
        <w:gridCol w:w="900"/>
        <w:gridCol w:w="952"/>
      </w:tblGrid>
      <w:tr w:rsidR="006F58EA" w:rsidRPr="004F09C9" w14:paraId="29628A02" w14:textId="77777777">
        <w:trPr>
          <w:trHeight w:val="374"/>
        </w:trPr>
        <w:tc>
          <w:tcPr>
            <w:tcW w:w="4909" w:type="dxa"/>
            <w:tcBorders>
              <w:top w:val="double" w:sz="3" w:space="0" w:color="000000"/>
              <w:left w:val="nil"/>
              <w:bottom w:val="single" w:sz="3" w:space="0" w:color="000000"/>
              <w:right w:val="nil"/>
            </w:tcBorders>
          </w:tcPr>
          <w:p w14:paraId="55C37D0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47A06795" w14:textId="77777777" w:rsidR="006F58EA" w:rsidRPr="004F09C9" w:rsidRDefault="00D27C9E">
            <w:pPr>
              <w:spacing w:after="0" w:line="259" w:lineRule="auto"/>
              <w:ind w:left="147" w:firstLine="0"/>
              <w:rPr>
                <w:color w:val="000000" w:themeColor="text1"/>
              </w:rPr>
            </w:pPr>
            <w:r w:rsidRPr="004F09C9">
              <w:rPr>
                <w:color w:val="000000" w:themeColor="text1"/>
              </w:rPr>
              <w:t>Df</w:t>
            </w:r>
          </w:p>
        </w:tc>
        <w:tc>
          <w:tcPr>
            <w:tcW w:w="900" w:type="dxa"/>
            <w:tcBorders>
              <w:top w:val="double" w:sz="3" w:space="0" w:color="000000"/>
              <w:left w:val="nil"/>
              <w:bottom w:val="single" w:sz="3" w:space="0" w:color="000000"/>
              <w:right w:val="nil"/>
            </w:tcBorders>
          </w:tcPr>
          <w:p w14:paraId="6FB2AA80"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single" w:sz="3" w:space="0" w:color="000000"/>
              <w:right w:val="nil"/>
            </w:tcBorders>
          </w:tcPr>
          <w:p w14:paraId="3443D581"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711F51C1" w14:textId="77777777">
        <w:trPr>
          <w:trHeight w:val="297"/>
        </w:trPr>
        <w:tc>
          <w:tcPr>
            <w:tcW w:w="4909" w:type="dxa"/>
            <w:tcBorders>
              <w:top w:val="single" w:sz="3" w:space="0" w:color="000000"/>
              <w:left w:val="nil"/>
              <w:bottom w:val="single" w:sz="3" w:space="0" w:color="000000"/>
              <w:right w:val="nil"/>
            </w:tcBorders>
          </w:tcPr>
          <w:p w14:paraId="445547E4" w14:textId="77777777" w:rsidR="006F58EA" w:rsidRPr="004F09C9" w:rsidRDefault="00D27C9E">
            <w:pPr>
              <w:spacing w:after="0" w:line="259" w:lineRule="auto"/>
              <w:ind w:left="120" w:firstLine="0"/>
              <w:rPr>
                <w:color w:val="000000" w:themeColor="text1"/>
              </w:rPr>
            </w:pPr>
            <w:r w:rsidRPr="004F09C9">
              <w:rPr>
                <w:color w:val="000000" w:themeColor="text1"/>
              </w:rPr>
              <w:t>A). Lean mass on first day of final larval instar</w:t>
            </w:r>
          </w:p>
        </w:tc>
        <w:tc>
          <w:tcPr>
            <w:tcW w:w="772" w:type="dxa"/>
            <w:tcBorders>
              <w:top w:val="single" w:sz="3" w:space="0" w:color="000000"/>
              <w:left w:val="nil"/>
              <w:bottom w:val="single" w:sz="3" w:space="0" w:color="000000"/>
              <w:right w:val="nil"/>
            </w:tcBorders>
          </w:tcPr>
          <w:p w14:paraId="16B3D584"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0C12DAB6" w14:textId="77777777" w:rsidR="006F58EA" w:rsidRPr="004F09C9" w:rsidRDefault="006F58EA">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4A5D1C9B" w14:textId="77777777" w:rsidR="006F58EA" w:rsidRPr="004F09C9" w:rsidRDefault="006F58EA">
            <w:pPr>
              <w:spacing w:after="160" w:line="259" w:lineRule="auto"/>
              <w:ind w:left="0" w:firstLine="0"/>
              <w:rPr>
                <w:color w:val="000000" w:themeColor="text1"/>
              </w:rPr>
            </w:pPr>
          </w:p>
        </w:tc>
      </w:tr>
      <w:tr w:rsidR="006F58EA" w:rsidRPr="004F09C9" w14:paraId="4365FB67" w14:textId="77777777">
        <w:trPr>
          <w:trHeight w:val="328"/>
        </w:trPr>
        <w:tc>
          <w:tcPr>
            <w:tcW w:w="4909" w:type="dxa"/>
            <w:tcBorders>
              <w:top w:val="single" w:sz="3" w:space="0" w:color="000000"/>
              <w:left w:val="nil"/>
              <w:bottom w:val="nil"/>
              <w:right w:val="nil"/>
            </w:tcBorders>
          </w:tcPr>
          <w:p w14:paraId="59904515"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0EB72D18" w14:textId="77777777" w:rsidR="006F58EA" w:rsidRPr="004F09C9" w:rsidRDefault="00D27C9E">
            <w:pPr>
              <w:spacing w:after="0" w:line="259" w:lineRule="auto"/>
              <w:ind w:left="117" w:firstLine="0"/>
              <w:rPr>
                <w:color w:val="000000" w:themeColor="text1"/>
              </w:rPr>
            </w:pPr>
            <w:r w:rsidRPr="004F09C9">
              <w:rPr>
                <w:color w:val="000000" w:themeColor="text1"/>
              </w:rPr>
              <w:t>5.9</w:t>
            </w:r>
          </w:p>
        </w:tc>
        <w:tc>
          <w:tcPr>
            <w:tcW w:w="900" w:type="dxa"/>
            <w:tcBorders>
              <w:top w:val="single" w:sz="3" w:space="0" w:color="000000"/>
              <w:left w:val="nil"/>
              <w:bottom w:val="nil"/>
              <w:right w:val="nil"/>
            </w:tcBorders>
          </w:tcPr>
          <w:p w14:paraId="2449ABDD" w14:textId="77777777" w:rsidR="006F58EA" w:rsidRPr="004F09C9" w:rsidRDefault="00D27C9E">
            <w:pPr>
              <w:spacing w:after="0" w:line="259" w:lineRule="auto"/>
              <w:ind w:left="122" w:firstLine="0"/>
              <w:rPr>
                <w:color w:val="000000" w:themeColor="text1"/>
              </w:rPr>
            </w:pPr>
            <w:r w:rsidRPr="004F09C9">
              <w:rPr>
                <w:color w:val="000000" w:themeColor="text1"/>
              </w:rPr>
              <w:t>2.03</w:t>
            </w:r>
          </w:p>
        </w:tc>
        <w:tc>
          <w:tcPr>
            <w:tcW w:w="952" w:type="dxa"/>
            <w:tcBorders>
              <w:top w:val="single" w:sz="3" w:space="0" w:color="000000"/>
              <w:left w:val="nil"/>
              <w:bottom w:val="nil"/>
              <w:right w:val="nil"/>
            </w:tcBorders>
          </w:tcPr>
          <w:p w14:paraId="39531554" w14:textId="77777777" w:rsidR="006F58EA" w:rsidRPr="004F09C9" w:rsidRDefault="00D27C9E">
            <w:pPr>
              <w:spacing w:after="0" w:line="259" w:lineRule="auto"/>
              <w:ind w:left="60" w:firstLine="0"/>
              <w:rPr>
                <w:color w:val="000000" w:themeColor="text1"/>
              </w:rPr>
            </w:pPr>
            <w:r w:rsidRPr="004F09C9">
              <w:rPr>
                <w:color w:val="000000" w:themeColor="text1"/>
              </w:rPr>
              <w:t>0.089</w:t>
            </w:r>
            <w:r w:rsidRPr="004F09C9">
              <w:rPr>
                <w:i/>
                <w:color w:val="000000" w:themeColor="text1"/>
                <w:vertAlign w:val="superscript"/>
              </w:rPr>
              <w:t>ns</w:t>
            </w:r>
          </w:p>
        </w:tc>
      </w:tr>
      <w:tr w:rsidR="006F58EA" w:rsidRPr="004F09C9" w14:paraId="416846AA" w14:textId="77777777">
        <w:trPr>
          <w:trHeight w:val="494"/>
        </w:trPr>
        <w:tc>
          <w:tcPr>
            <w:tcW w:w="4909" w:type="dxa"/>
            <w:tcBorders>
              <w:top w:val="nil"/>
              <w:left w:val="nil"/>
              <w:bottom w:val="double" w:sz="3" w:space="0" w:color="000000"/>
              <w:right w:val="nil"/>
            </w:tcBorders>
          </w:tcPr>
          <w:p w14:paraId="3A6A67A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double" w:sz="3" w:space="0" w:color="000000"/>
              <w:right w:val="nil"/>
            </w:tcBorders>
          </w:tcPr>
          <w:p w14:paraId="1F162A5C" w14:textId="77777777" w:rsidR="006F58EA" w:rsidRPr="004F09C9" w:rsidRDefault="00D27C9E">
            <w:pPr>
              <w:spacing w:after="0" w:line="259" w:lineRule="auto"/>
              <w:ind w:left="59" w:firstLine="0"/>
              <w:rPr>
                <w:color w:val="000000" w:themeColor="text1"/>
              </w:rPr>
            </w:pPr>
            <w:r w:rsidRPr="004F09C9">
              <w:rPr>
                <w:color w:val="000000" w:themeColor="text1"/>
              </w:rPr>
              <w:t>77.7</w:t>
            </w:r>
          </w:p>
        </w:tc>
        <w:tc>
          <w:tcPr>
            <w:tcW w:w="900" w:type="dxa"/>
            <w:tcBorders>
              <w:top w:val="nil"/>
              <w:left w:val="nil"/>
              <w:bottom w:val="double" w:sz="3" w:space="0" w:color="000000"/>
              <w:right w:val="nil"/>
            </w:tcBorders>
          </w:tcPr>
          <w:p w14:paraId="3063DEF8" w14:textId="77777777" w:rsidR="006F58EA" w:rsidRPr="004F09C9" w:rsidRDefault="00D27C9E">
            <w:pPr>
              <w:spacing w:after="0" w:line="259" w:lineRule="auto"/>
              <w:ind w:left="83" w:firstLine="0"/>
              <w:rPr>
                <w:color w:val="000000" w:themeColor="text1"/>
              </w:rPr>
            </w:pPr>
            <w:r w:rsidRPr="004F09C9">
              <w:rPr>
                <w:color w:val="000000" w:themeColor="text1"/>
              </w:rPr>
              <w:t>-1.13</w:t>
            </w:r>
          </w:p>
        </w:tc>
        <w:tc>
          <w:tcPr>
            <w:tcW w:w="952" w:type="dxa"/>
            <w:tcBorders>
              <w:top w:val="nil"/>
              <w:left w:val="nil"/>
              <w:bottom w:val="double" w:sz="3" w:space="0" w:color="000000"/>
              <w:right w:val="nil"/>
            </w:tcBorders>
          </w:tcPr>
          <w:p w14:paraId="026D97E1" w14:textId="77777777" w:rsidR="006F58EA" w:rsidRPr="004F09C9" w:rsidRDefault="00D27C9E">
            <w:pPr>
              <w:spacing w:after="0" w:line="259" w:lineRule="auto"/>
              <w:ind w:left="60" w:firstLine="0"/>
              <w:rPr>
                <w:color w:val="000000" w:themeColor="text1"/>
              </w:rPr>
            </w:pPr>
            <w:r w:rsidRPr="004F09C9">
              <w:rPr>
                <w:color w:val="000000" w:themeColor="text1"/>
              </w:rPr>
              <w:t>0.261</w:t>
            </w:r>
            <w:r w:rsidRPr="004F09C9">
              <w:rPr>
                <w:i/>
                <w:color w:val="000000" w:themeColor="text1"/>
                <w:vertAlign w:val="superscript"/>
              </w:rPr>
              <w:t>ns</w:t>
            </w:r>
          </w:p>
        </w:tc>
      </w:tr>
      <w:tr w:rsidR="006F58EA" w:rsidRPr="004F09C9" w14:paraId="55C1199C" w14:textId="77777777">
        <w:trPr>
          <w:trHeight w:val="321"/>
        </w:trPr>
        <w:tc>
          <w:tcPr>
            <w:tcW w:w="4909" w:type="dxa"/>
            <w:tcBorders>
              <w:top w:val="double" w:sz="3" w:space="0" w:color="000000"/>
              <w:left w:val="nil"/>
              <w:bottom w:val="single" w:sz="3" w:space="0" w:color="000000"/>
              <w:right w:val="nil"/>
            </w:tcBorders>
          </w:tcPr>
          <w:p w14:paraId="586BBCE1"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B). Lean mass on wandering Day</w:t>
            </w:r>
          </w:p>
        </w:tc>
        <w:tc>
          <w:tcPr>
            <w:tcW w:w="772" w:type="dxa"/>
            <w:tcBorders>
              <w:top w:val="double" w:sz="3" w:space="0" w:color="000000"/>
              <w:left w:val="nil"/>
              <w:bottom w:val="single" w:sz="3" w:space="0" w:color="000000"/>
              <w:right w:val="nil"/>
            </w:tcBorders>
          </w:tcPr>
          <w:p w14:paraId="3839DB68"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1EA2EC31"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6B4BCB3F" w14:textId="77777777" w:rsidR="006F58EA" w:rsidRPr="004F09C9" w:rsidRDefault="006F58EA">
            <w:pPr>
              <w:spacing w:after="160" w:line="259" w:lineRule="auto"/>
              <w:ind w:left="0" w:firstLine="0"/>
              <w:rPr>
                <w:color w:val="000000" w:themeColor="text1"/>
              </w:rPr>
            </w:pPr>
          </w:p>
        </w:tc>
      </w:tr>
      <w:tr w:rsidR="006F58EA" w:rsidRPr="004F09C9" w14:paraId="327FA184" w14:textId="77777777">
        <w:trPr>
          <w:trHeight w:val="340"/>
        </w:trPr>
        <w:tc>
          <w:tcPr>
            <w:tcW w:w="4909" w:type="dxa"/>
            <w:tcBorders>
              <w:top w:val="single" w:sz="3" w:space="0" w:color="000000"/>
              <w:left w:val="nil"/>
              <w:bottom w:val="nil"/>
              <w:right w:val="nil"/>
            </w:tcBorders>
          </w:tcPr>
          <w:p w14:paraId="6C005AE6"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64AC129A" w14:textId="77777777" w:rsidR="006F58EA" w:rsidRPr="004F09C9" w:rsidRDefault="00D27C9E">
            <w:pPr>
              <w:spacing w:after="0" w:line="259" w:lineRule="auto"/>
              <w:ind w:left="58" w:firstLine="0"/>
              <w:rPr>
                <w:color w:val="000000" w:themeColor="text1"/>
              </w:rPr>
            </w:pPr>
            <w:r w:rsidRPr="004F09C9">
              <w:rPr>
                <w:color w:val="000000" w:themeColor="text1"/>
              </w:rPr>
              <w:t>10.9</w:t>
            </w:r>
          </w:p>
        </w:tc>
        <w:tc>
          <w:tcPr>
            <w:tcW w:w="900" w:type="dxa"/>
            <w:tcBorders>
              <w:top w:val="single" w:sz="3" w:space="0" w:color="000000"/>
              <w:left w:val="nil"/>
              <w:bottom w:val="nil"/>
              <w:right w:val="nil"/>
            </w:tcBorders>
          </w:tcPr>
          <w:p w14:paraId="38529143" w14:textId="77777777" w:rsidR="006F58EA" w:rsidRPr="004F09C9" w:rsidRDefault="00D27C9E">
            <w:pPr>
              <w:spacing w:after="0" w:line="259" w:lineRule="auto"/>
              <w:ind w:left="122" w:firstLine="0"/>
              <w:rPr>
                <w:color w:val="000000" w:themeColor="text1"/>
              </w:rPr>
            </w:pPr>
            <w:r w:rsidRPr="004F09C9">
              <w:rPr>
                <w:color w:val="000000" w:themeColor="text1"/>
              </w:rPr>
              <w:t>6.85</w:t>
            </w:r>
          </w:p>
        </w:tc>
        <w:tc>
          <w:tcPr>
            <w:tcW w:w="952" w:type="dxa"/>
            <w:tcBorders>
              <w:top w:val="single" w:sz="3" w:space="0" w:color="000000"/>
              <w:left w:val="nil"/>
              <w:bottom w:val="nil"/>
              <w:right w:val="nil"/>
            </w:tcBorders>
          </w:tcPr>
          <w:p w14:paraId="529B7FB8"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31FCB1C0" w14:textId="77777777">
        <w:trPr>
          <w:trHeight w:val="458"/>
        </w:trPr>
        <w:tc>
          <w:tcPr>
            <w:tcW w:w="4909" w:type="dxa"/>
            <w:tcBorders>
              <w:top w:val="nil"/>
              <w:left w:val="nil"/>
              <w:bottom w:val="single" w:sz="3" w:space="0" w:color="000000"/>
              <w:right w:val="nil"/>
            </w:tcBorders>
          </w:tcPr>
          <w:p w14:paraId="65641F7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single" w:sz="3" w:space="0" w:color="000000"/>
              <w:right w:val="nil"/>
            </w:tcBorders>
          </w:tcPr>
          <w:p w14:paraId="4D180241" w14:textId="77777777" w:rsidR="006F58EA" w:rsidRPr="004F09C9" w:rsidRDefault="00D27C9E">
            <w:pPr>
              <w:spacing w:after="0" w:line="259" w:lineRule="auto"/>
              <w:ind w:left="0" w:firstLine="0"/>
              <w:rPr>
                <w:color w:val="000000" w:themeColor="text1"/>
              </w:rPr>
            </w:pPr>
            <w:r w:rsidRPr="004F09C9">
              <w:rPr>
                <w:color w:val="000000" w:themeColor="text1"/>
              </w:rPr>
              <w:t>133.3</w:t>
            </w:r>
          </w:p>
        </w:tc>
        <w:tc>
          <w:tcPr>
            <w:tcW w:w="900" w:type="dxa"/>
            <w:tcBorders>
              <w:top w:val="nil"/>
              <w:left w:val="nil"/>
              <w:bottom w:val="single" w:sz="3" w:space="0" w:color="000000"/>
              <w:right w:val="nil"/>
            </w:tcBorders>
          </w:tcPr>
          <w:p w14:paraId="2D1B5247" w14:textId="77777777" w:rsidR="006F58EA" w:rsidRPr="004F09C9" w:rsidRDefault="00D27C9E">
            <w:pPr>
              <w:spacing w:after="0" w:line="259" w:lineRule="auto"/>
              <w:ind w:left="83" w:firstLine="0"/>
              <w:rPr>
                <w:color w:val="000000" w:themeColor="text1"/>
              </w:rPr>
            </w:pPr>
            <w:r w:rsidRPr="004F09C9">
              <w:rPr>
                <w:color w:val="000000" w:themeColor="text1"/>
              </w:rPr>
              <w:t>-9.66</w:t>
            </w:r>
          </w:p>
        </w:tc>
        <w:tc>
          <w:tcPr>
            <w:tcW w:w="952" w:type="dxa"/>
            <w:tcBorders>
              <w:top w:val="nil"/>
              <w:left w:val="nil"/>
              <w:bottom w:val="single" w:sz="3" w:space="0" w:color="000000"/>
              <w:right w:val="nil"/>
            </w:tcBorders>
          </w:tcPr>
          <w:p w14:paraId="0C303F65"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bl>
    <w:p w14:paraId="463BE519" w14:textId="77777777" w:rsidR="00D27C9E" w:rsidRPr="004F09C9" w:rsidRDefault="00D27C9E">
      <w:pPr>
        <w:spacing w:line="259" w:lineRule="auto"/>
        <w:ind w:left="1076" w:right="90" w:hanging="1091"/>
        <w:rPr>
          <w:color w:val="000000" w:themeColor="text1"/>
        </w:rPr>
      </w:pPr>
    </w:p>
    <w:p w14:paraId="3509AC20" w14:textId="2A7D1279" w:rsidR="00D27C9E" w:rsidRDefault="00D27C9E">
      <w:pPr>
        <w:spacing w:line="259" w:lineRule="auto"/>
        <w:ind w:left="1076" w:right="90" w:hanging="1091"/>
        <w:rPr>
          <w:ins w:id="207" w:author="Brown,James T" w:date="2019-02-03T14:15:00Z"/>
          <w:color w:val="000000" w:themeColor="text1"/>
        </w:rPr>
      </w:pPr>
    </w:p>
    <w:p w14:paraId="1B3A658B" w14:textId="2A563C75" w:rsidR="00206B10" w:rsidRDefault="00206B10">
      <w:pPr>
        <w:spacing w:line="259" w:lineRule="auto"/>
        <w:ind w:left="1076" w:right="90" w:hanging="1091"/>
        <w:rPr>
          <w:ins w:id="208" w:author="Brown,James T" w:date="2019-02-03T14:15:00Z"/>
          <w:color w:val="000000" w:themeColor="text1"/>
        </w:rPr>
      </w:pPr>
    </w:p>
    <w:p w14:paraId="495A241D" w14:textId="2228594C" w:rsidR="00206B10" w:rsidRDefault="00206B10">
      <w:pPr>
        <w:spacing w:line="259" w:lineRule="auto"/>
        <w:ind w:left="1076" w:right="90" w:hanging="1091"/>
        <w:rPr>
          <w:ins w:id="209" w:author="Brown,James T" w:date="2019-02-03T14:15:00Z"/>
          <w:color w:val="000000" w:themeColor="text1"/>
        </w:rPr>
      </w:pPr>
    </w:p>
    <w:p w14:paraId="00F671DC" w14:textId="097AAFB6" w:rsidR="00206B10" w:rsidRDefault="00206B10">
      <w:pPr>
        <w:spacing w:line="259" w:lineRule="auto"/>
        <w:ind w:left="1076" w:right="90" w:hanging="1091"/>
        <w:rPr>
          <w:ins w:id="210" w:author="Brown,James T" w:date="2019-02-03T14:15:00Z"/>
          <w:color w:val="000000" w:themeColor="text1"/>
        </w:rPr>
      </w:pPr>
    </w:p>
    <w:p w14:paraId="42B381BB" w14:textId="7B84B324" w:rsidR="00206B10" w:rsidRDefault="00206B10">
      <w:pPr>
        <w:spacing w:line="259" w:lineRule="auto"/>
        <w:ind w:left="1076" w:right="90" w:hanging="1091"/>
        <w:rPr>
          <w:ins w:id="211" w:author="Brown,James T" w:date="2019-02-03T14:15:00Z"/>
          <w:color w:val="000000" w:themeColor="text1"/>
        </w:rPr>
      </w:pPr>
    </w:p>
    <w:p w14:paraId="2CD96A42" w14:textId="2BCE3B52" w:rsidR="00206B10" w:rsidRDefault="00206B10">
      <w:pPr>
        <w:spacing w:line="259" w:lineRule="auto"/>
        <w:ind w:left="1076" w:right="90" w:hanging="1091"/>
        <w:rPr>
          <w:ins w:id="212" w:author="Brown,James T" w:date="2019-02-03T14:15:00Z"/>
          <w:color w:val="000000" w:themeColor="text1"/>
        </w:rPr>
      </w:pPr>
    </w:p>
    <w:p w14:paraId="21C68E5C" w14:textId="59502388" w:rsidR="00206B10" w:rsidRDefault="00206B10">
      <w:pPr>
        <w:spacing w:line="259" w:lineRule="auto"/>
        <w:ind w:left="1076" w:right="90" w:hanging="1091"/>
        <w:rPr>
          <w:ins w:id="213" w:author="Brown,James T" w:date="2019-02-03T14:15:00Z"/>
          <w:color w:val="000000" w:themeColor="text1"/>
        </w:rPr>
      </w:pPr>
    </w:p>
    <w:p w14:paraId="726FF683" w14:textId="4C510530" w:rsidR="00206B10" w:rsidRDefault="00206B10">
      <w:pPr>
        <w:spacing w:line="259" w:lineRule="auto"/>
        <w:ind w:left="1076" w:right="90" w:hanging="1091"/>
        <w:rPr>
          <w:ins w:id="214" w:author="Brown,James T" w:date="2019-02-03T14:15:00Z"/>
          <w:color w:val="000000" w:themeColor="text1"/>
        </w:rPr>
      </w:pPr>
    </w:p>
    <w:p w14:paraId="5B40D72E" w14:textId="77777777" w:rsidR="00206B10" w:rsidRPr="004F09C9" w:rsidRDefault="00206B10">
      <w:pPr>
        <w:spacing w:line="259" w:lineRule="auto"/>
        <w:ind w:left="1076" w:right="90" w:hanging="1091"/>
        <w:rPr>
          <w:color w:val="000000" w:themeColor="text1"/>
        </w:rPr>
      </w:pPr>
    </w:p>
    <w:p w14:paraId="7731040A" w14:textId="77777777" w:rsidR="006F58EA" w:rsidRPr="004F09C9" w:rsidRDefault="00D27C9E">
      <w:pPr>
        <w:spacing w:line="259" w:lineRule="auto"/>
        <w:ind w:left="1076" w:right="90" w:hanging="1091"/>
        <w:rPr>
          <w:color w:val="000000" w:themeColor="text1"/>
        </w:rPr>
      </w:pPr>
      <w:r w:rsidRPr="004F09C9">
        <w:rPr>
          <w:color w:val="000000" w:themeColor="text1"/>
        </w:rPr>
        <w:t>Table 3-5. REDUCED MODEL: Linear mixed effects model table for lipid mass accumulation between long-diapause genotype and short-diapause genotype larvae in diapause programming and non-diapause conditions. Asterisks "*" indicate statistical significance, ns represents non significant.</w:t>
      </w:r>
    </w:p>
    <w:tbl>
      <w:tblPr>
        <w:tblStyle w:val="TableGrid"/>
        <w:tblW w:w="7547" w:type="dxa"/>
        <w:tblInd w:w="867" w:type="dxa"/>
        <w:tblCellMar>
          <w:top w:w="32" w:type="dxa"/>
          <w:right w:w="115" w:type="dxa"/>
        </w:tblCellMar>
        <w:tblLook w:val="04A0" w:firstRow="1" w:lastRow="0" w:firstColumn="1" w:lastColumn="0" w:noHBand="0" w:noVBand="1"/>
      </w:tblPr>
      <w:tblGrid>
        <w:gridCol w:w="4923"/>
        <w:gridCol w:w="772"/>
        <w:gridCol w:w="900"/>
        <w:gridCol w:w="952"/>
      </w:tblGrid>
      <w:tr w:rsidR="006F58EA" w:rsidRPr="004F09C9" w14:paraId="70157A29" w14:textId="77777777">
        <w:trPr>
          <w:trHeight w:val="374"/>
        </w:trPr>
        <w:tc>
          <w:tcPr>
            <w:tcW w:w="4923" w:type="dxa"/>
            <w:tcBorders>
              <w:top w:val="double" w:sz="3" w:space="0" w:color="000000"/>
              <w:left w:val="nil"/>
              <w:bottom w:val="single" w:sz="3" w:space="0" w:color="000000"/>
              <w:right w:val="nil"/>
            </w:tcBorders>
          </w:tcPr>
          <w:p w14:paraId="2E74EF1E"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5706128F" w14:textId="77777777" w:rsidR="006F58EA" w:rsidRPr="004F09C9" w:rsidRDefault="00D27C9E">
            <w:pPr>
              <w:spacing w:after="0" w:line="259" w:lineRule="auto"/>
              <w:ind w:left="147" w:firstLine="0"/>
              <w:rPr>
                <w:color w:val="000000" w:themeColor="text1"/>
              </w:rPr>
            </w:pPr>
            <w:r w:rsidRPr="004F09C9">
              <w:rPr>
                <w:color w:val="000000" w:themeColor="text1"/>
              </w:rPr>
              <w:t>Df</w:t>
            </w:r>
          </w:p>
        </w:tc>
        <w:tc>
          <w:tcPr>
            <w:tcW w:w="900" w:type="dxa"/>
            <w:tcBorders>
              <w:top w:val="double" w:sz="3" w:space="0" w:color="000000"/>
              <w:left w:val="nil"/>
              <w:bottom w:val="single" w:sz="3" w:space="0" w:color="000000"/>
              <w:right w:val="nil"/>
            </w:tcBorders>
          </w:tcPr>
          <w:p w14:paraId="1F02EECA"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single" w:sz="3" w:space="0" w:color="000000"/>
              <w:right w:val="nil"/>
            </w:tcBorders>
          </w:tcPr>
          <w:p w14:paraId="4E8F7201"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0259EAB9" w14:textId="77777777">
        <w:trPr>
          <w:trHeight w:val="297"/>
        </w:trPr>
        <w:tc>
          <w:tcPr>
            <w:tcW w:w="4923" w:type="dxa"/>
            <w:tcBorders>
              <w:top w:val="single" w:sz="3" w:space="0" w:color="000000"/>
              <w:left w:val="nil"/>
              <w:bottom w:val="single" w:sz="3" w:space="0" w:color="000000"/>
              <w:right w:val="nil"/>
            </w:tcBorders>
          </w:tcPr>
          <w:p w14:paraId="02FC6305" w14:textId="77777777" w:rsidR="006F58EA" w:rsidRPr="004F09C9" w:rsidRDefault="00D27C9E">
            <w:pPr>
              <w:spacing w:after="0" w:line="259" w:lineRule="auto"/>
              <w:ind w:left="120" w:firstLine="0"/>
              <w:rPr>
                <w:color w:val="000000" w:themeColor="text1"/>
              </w:rPr>
            </w:pPr>
            <w:r w:rsidRPr="004F09C9">
              <w:rPr>
                <w:color w:val="000000" w:themeColor="text1"/>
              </w:rPr>
              <w:t>A). Lipid mass on first day of final larval instar</w:t>
            </w:r>
          </w:p>
        </w:tc>
        <w:tc>
          <w:tcPr>
            <w:tcW w:w="772" w:type="dxa"/>
            <w:tcBorders>
              <w:top w:val="single" w:sz="3" w:space="0" w:color="000000"/>
              <w:left w:val="nil"/>
              <w:bottom w:val="single" w:sz="3" w:space="0" w:color="000000"/>
              <w:right w:val="nil"/>
            </w:tcBorders>
          </w:tcPr>
          <w:p w14:paraId="276F6E7D"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78EE89AD" w14:textId="77777777" w:rsidR="006F58EA" w:rsidRPr="004F09C9" w:rsidRDefault="006F58EA">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7224A1A3" w14:textId="77777777" w:rsidR="006F58EA" w:rsidRPr="004F09C9" w:rsidRDefault="006F58EA">
            <w:pPr>
              <w:spacing w:after="160" w:line="259" w:lineRule="auto"/>
              <w:ind w:left="0" w:firstLine="0"/>
              <w:rPr>
                <w:color w:val="000000" w:themeColor="text1"/>
              </w:rPr>
            </w:pPr>
          </w:p>
        </w:tc>
      </w:tr>
      <w:tr w:rsidR="006F58EA" w:rsidRPr="004F09C9" w14:paraId="79256D7D" w14:textId="77777777">
        <w:trPr>
          <w:trHeight w:val="340"/>
        </w:trPr>
        <w:tc>
          <w:tcPr>
            <w:tcW w:w="4923" w:type="dxa"/>
            <w:tcBorders>
              <w:top w:val="single" w:sz="3" w:space="0" w:color="000000"/>
              <w:left w:val="nil"/>
              <w:bottom w:val="nil"/>
              <w:right w:val="nil"/>
            </w:tcBorders>
          </w:tcPr>
          <w:p w14:paraId="4E8E5C1A"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single" w:sz="3" w:space="0" w:color="000000"/>
              <w:left w:val="nil"/>
              <w:bottom w:val="nil"/>
              <w:right w:val="nil"/>
            </w:tcBorders>
          </w:tcPr>
          <w:p w14:paraId="46702152" w14:textId="77777777" w:rsidR="006F58EA" w:rsidRPr="004F09C9" w:rsidRDefault="00D27C9E">
            <w:pPr>
              <w:spacing w:after="0" w:line="259" w:lineRule="auto"/>
              <w:ind w:left="59" w:firstLine="0"/>
              <w:rPr>
                <w:color w:val="000000" w:themeColor="text1"/>
              </w:rPr>
            </w:pPr>
            <w:r w:rsidRPr="004F09C9">
              <w:rPr>
                <w:color w:val="000000" w:themeColor="text1"/>
              </w:rPr>
              <w:t>79.6</w:t>
            </w:r>
          </w:p>
        </w:tc>
        <w:tc>
          <w:tcPr>
            <w:tcW w:w="900" w:type="dxa"/>
            <w:tcBorders>
              <w:top w:val="single" w:sz="3" w:space="0" w:color="000000"/>
              <w:left w:val="nil"/>
              <w:bottom w:val="nil"/>
              <w:right w:val="nil"/>
            </w:tcBorders>
          </w:tcPr>
          <w:p w14:paraId="56BB2965" w14:textId="77777777" w:rsidR="006F58EA" w:rsidRPr="004F09C9" w:rsidRDefault="00D27C9E">
            <w:pPr>
              <w:spacing w:after="0" w:line="259" w:lineRule="auto"/>
              <w:ind w:left="122" w:firstLine="0"/>
              <w:rPr>
                <w:color w:val="000000" w:themeColor="text1"/>
              </w:rPr>
            </w:pPr>
            <w:r w:rsidRPr="004F09C9">
              <w:rPr>
                <w:color w:val="000000" w:themeColor="text1"/>
              </w:rPr>
              <w:t>2.93</w:t>
            </w:r>
          </w:p>
        </w:tc>
        <w:tc>
          <w:tcPr>
            <w:tcW w:w="952" w:type="dxa"/>
            <w:tcBorders>
              <w:top w:val="single" w:sz="3" w:space="0" w:color="000000"/>
              <w:left w:val="nil"/>
              <w:bottom w:val="nil"/>
              <w:right w:val="nil"/>
            </w:tcBorders>
          </w:tcPr>
          <w:p w14:paraId="652FE307" w14:textId="77777777" w:rsidR="006F58EA" w:rsidRPr="004F09C9" w:rsidRDefault="00D27C9E">
            <w:pPr>
              <w:spacing w:after="0" w:line="259" w:lineRule="auto"/>
              <w:ind w:left="91" w:firstLine="0"/>
              <w:rPr>
                <w:color w:val="000000" w:themeColor="text1"/>
              </w:rPr>
            </w:pPr>
            <w:r w:rsidRPr="004F09C9">
              <w:rPr>
                <w:color w:val="000000" w:themeColor="text1"/>
              </w:rPr>
              <w:t>0.004*</w:t>
            </w:r>
          </w:p>
        </w:tc>
      </w:tr>
      <w:tr w:rsidR="006F58EA" w:rsidRPr="004F09C9" w14:paraId="2151E1D2" w14:textId="77777777">
        <w:trPr>
          <w:trHeight w:val="482"/>
        </w:trPr>
        <w:tc>
          <w:tcPr>
            <w:tcW w:w="4923" w:type="dxa"/>
            <w:tcBorders>
              <w:top w:val="nil"/>
              <w:left w:val="nil"/>
              <w:bottom w:val="double" w:sz="3" w:space="0" w:color="000000"/>
              <w:right w:val="nil"/>
            </w:tcBorders>
          </w:tcPr>
          <w:p w14:paraId="2BE64E78"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double" w:sz="3" w:space="0" w:color="000000"/>
              <w:right w:val="nil"/>
            </w:tcBorders>
          </w:tcPr>
          <w:p w14:paraId="3D5D2763" w14:textId="77777777" w:rsidR="006F58EA" w:rsidRPr="004F09C9" w:rsidRDefault="00D27C9E">
            <w:pPr>
              <w:spacing w:after="0" w:line="259" w:lineRule="auto"/>
              <w:ind w:left="59" w:firstLine="0"/>
              <w:rPr>
                <w:color w:val="000000" w:themeColor="text1"/>
              </w:rPr>
            </w:pPr>
            <w:r w:rsidRPr="004F09C9">
              <w:rPr>
                <w:color w:val="000000" w:themeColor="text1"/>
              </w:rPr>
              <w:t>75.9</w:t>
            </w:r>
          </w:p>
        </w:tc>
        <w:tc>
          <w:tcPr>
            <w:tcW w:w="900" w:type="dxa"/>
            <w:tcBorders>
              <w:top w:val="nil"/>
              <w:left w:val="nil"/>
              <w:bottom w:val="double" w:sz="3" w:space="0" w:color="000000"/>
              <w:right w:val="nil"/>
            </w:tcBorders>
          </w:tcPr>
          <w:p w14:paraId="39BCD9FB" w14:textId="77777777" w:rsidR="006F58EA" w:rsidRPr="004F09C9" w:rsidRDefault="00D27C9E">
            <w:pPr>
              <w:spacing w:after="0" w:line="259" w:lineRule="auto"/>
              <w:ind w:left="83" w:firstLine="0"/>
              <w:rPr>
                <w:color w:val="000000" w:themeColor="text1"/>
              </w:rPr>
            </w:pPr>
            <w:r w:rsidRPr="004F09C9">
              <w:rPr>
                <w:color w:val="000000" w:themeColor="text1"/>
              </w:rPr>
              <w:t>-2.73</w:t>
            </w:r>
          </w:p>
        </w:tc>
        <w:tc>
          <w:tcPr>
            <w:tcW w:w="952" w:type="dxa"/>
            <w:tcBorders>
              <w:top w:val="nil"/>
              <w:left w:val="nil"/>
              <w:bottom w:val="double" w:sz="3" w:space="0" w:color="000000"/>
              <w:right w:val="nil"/>
            </w:tcBorders>
          </w:tcPr>
          <w:p w14:paraId="1D0343EF" w14:textId="77777777" w:rsidR="006F58EA" w:rsidRPr="004F09C9" w:rsidRDefault="00D27C9E">
            <w:pPr>
              <w:spacing w:after="0" w:line="259" w:lineRule="auto"/>
              <w:ind w:left="91" w:firstLine="0"/>
              <w:rPr>
                <w:color w:val="000000" w:themeColor="text1"/>
              </w:rPr>
            </w:pPr>
            <w:r w:rsidRPr="004F09C9">
              <w:rPr>
                <w:color w:val="000000" w:themeColor="text1"/>
              </w:rPr>
              <w:t>0.008*</w:t>
            </w:r>
          </w:p>
        </w:tc>
      </w:tr>
      <w:tr w:rsidR="006F58EA" w:rsidRPr="004F09C9" w14:paraId="0947444E" w14:textId="77777777">
        <w:trPr>
          <w:trHeight w:val="321"/>
        </w:trPr>
        <w:tc>
          <w:tcPr>
            <w:tcW w:w="4923" w:type="dxa"/>
            <w:tcBorders>
              <w:top w:val="double" w:sz="3" w:space="0" w:color="000000"/>
              <w:left w:val="nil"/>
              <w:bottom w:val="single" w:sz="3" w:space="0" w:color="000000"/>
              <w:right w:val="nil"/>
            </w:tcBorders>
          </w:tcPr>
          <w:p w14:paraId="5D50FF64"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B). Lipid mass on wandering day</w:t>
            </w:r>
          </w:p>
        </w:tc>
        <w:tc>
          <w:tcPr>
            <w:tcW w:w="772" w:type="dxa"/>
            <w:tcBorders>
              <w:top w:val="double" w:sz="3" w:space="0" w:color="000000"/>
              <w:left w:val="nil"/>
              <w:bottom w:val="single" w:sz="3" w:space="0" w:color="000000"/>
              <w:right w:val="nil"/>
            </w:tcBorders>
          </w:tcPr>
          <w:p w14:paraId="076291D3"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6B80EDBE"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4C2D84AA" w14:textId="77777777" w:rsidR="006F58EA" w:rsidRPr="004F09C9" w:rsidRDefault="006F58EA">
            <w:pPr>
              <w:spacing w:after="160" w:line="259" w:lineRule="auto"/>
              <w:ind w:left="0" w:firstLine="0"/>
              <w:rPr>
                <w:color w:val="000000" w:themeColor="text1"/>
              </w:rPr>
            </w:pPr>
          </w:p>
        </w:tc>
      </w:tr>
      <w:tr w:rsidR="006F58EA" w:rsidRPr="004F09C9" w14:paraId="5E5819C4" w14:textId="77777777">
        <w:trPr>
          <w:trHeight w:val="340"/>
        </w:trPr>
        <w:tc>
          <w:tcPr>
            <w:tcW w:w="4923" w:type="dxa"/>
            <w:tcBorders>
              <w:top w:val="single" w:sz="3" w:space="0" w:color="000000"/>
              <w:left w:val="nil"/>
              <w:bottom w:val="nil"/>
              <w:right w:val="nil"/>
            </w:tcBorders>
          </w:tcPr>
          <w:p w14:paraId="0E140FF3"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32B485D1" w14:textId="77777777" w:rsidR="006F58EA" w:rsidRPr="004F09C9" w:rsidRDefault="00D27C9E">
            <w:pPr>
              <w:spacing w:after="0" w:line="259" w:lineRule="auto"/>
              <w:ind w:left="0" w:firstLine="0"/>
              <w:rPr>
                <w:color w:val="000000" w:themeColor="text1"/>
              </w:rPr>
            </w:pPr>
            <w:r w:rsidRPr="004F09C9">
              <w:rPr>
                <w:color w:val="000000" w:themeColor="text1"/>
              </w:rPr>
              <w:t>186.8</w:t>
            </w:r>
          </w:p>
        </w:tc>
        <w:tc>
          <w:tcPr>
            <w:tcW w:w="900" w:type="dxa"/>
            <w:tcBorders>
              <w:top w:val="single" w:sz="3" w:space="0" w:color="000000"/>
              <w:left w:val="nil"/>
              <w:bottom w:val="nil"/>
              <w:right w:val="nil"/>
            </w:tcBorders>
          </w:tcPr>
          <w:p w14:paraId="527E60AA" w14:textId="77777777" w:rsidR="006F58EA" w:rsidRPr="004F09C9" w:rsidRDefault="00D27C9E">
            <w:pPr>
              <w:spacing w:after="0" w:line="259" w:lineRule="auto"/>
              <w:ind w:left="122" w:firstLine="0"/>
              <w:rPr>
                <w:color w:val="000000" w:themeColor="text1"/>
              </w:rPr>
            </w:pPr>
            <w:r w:rsidRPr="004F09C9">
              <w:rPr>
                <w:color w:val="000000" w:themeColor="text1"/>
              </w:rPr>
              <w:t>4.08</w:t>
            </w:r>
          </w:p>
        </w:tc>
        <w:tc>
          <w:tcPr>
            <w:tcW w:w="952" w:type="dxa"/>
            <w:tcBorders>
              <w:top w:val="single" w:sz="3" w:space="0" w:color="000000"/>
              <w:left w:val="nil"/>
              <w:bottom w:val="nil"/>
              <w:right w:val="nil"/>
            </w:tcBorders>
          </w:tcPr>
          <w:p w14:paraId="554F4D5F"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78DAAE52" w14:textId="77777777">
        <w:trPr>
          <w:trHeight w:val="458"/>
        </w:trPr>
        <w:tc>
          <w:tcPr>
            <w:tcW w:w="4923" w:type="dxa"/>
            <w:tcBorders>
              <w:top w:val="nil"/>
              <w:left w:val="nil"/>
              <w:bottom w:val="single" w:sz="3" w:space="0" w:color="000000"/>
              <w:right w:val="nil"/>
            </w:tcBorders>
          </w:tcPr>
          <w:p w14:paraId="74E14F63"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single" w:sz="3" w:space="0" w:color="000000"/>
              <w:right w:val="nil"/>
            </w:tcBorders>
          </w:tcPr>
          <w:p w14:paraId="02AF8B58" w14:textId="77777777" w:rsidR="006F58EA" w:rsidRPr="004F09C9" w:rsidRDefault="00D27C9E">
            <w:pPr>
              <w:spacing w:after="0" w:line="259" w:lineRule="auto"/>
              <w:ind w:left="0" w:firstLine="0"/>
              <w:rPr>
                <w:color w:val="000000" w:themeColor="text1"/>
              </w:rPr>
            </w:pPr>
            <w:r w:rsidRPr="004F09C9">
              <w:rPr>
                <w:color w:val="000000" w:themeColor="text1"/>
              </w:rPr>
              <w:t>191.6</w:t>
            </w:r>
          </w:p>
        </w:tc>
        <w:tc>
          <w:tcPr>
            <w:tcW w:w="900" w:type="dxa"/>
            <w:tcBorders>
              <w:top w:val="nil"/>
              <w:left w:val="nil"/>
              <w:bottom w:val="single" w:sz="3" w:space="0" w:color="000000"/>
              <w:right w:val="nil"/>
            </w:tcBorders>
          </w:tcPr>
          <w:p w14:paraId="2381648B" w14:textId="77777777" w:rsidR="006F58EA" w:rsidRPr="004F09C9" w:rsidRDefault="00D27C9E">
            <w:pPr>
              <w:spacing w:after="0" w:line="259" w:lineRule="auto"/>
              <w:ind w:left="25" w:firstLine="0"/>
              <w:rPr>
                <w:color w:val="000000" w:themeColor="text1"/>
              </w:rPr>
            </w:pPr>
            <w:r w:rsidRPr="004F09C9">
              <w:rPr>
                <w:color w:val="000000" w:themeColor="text1"/>
              </w:rPr>
              <w:t>-10.23</w:t>
            </w:r>
          </w:p>
        </w:tc>
        <w:tc>
          <w:tcPr>
            <w:tcW w:w="952" w:type="dxa"/>
            <w:tcBorders>
              <w:top w:val="nil"/>
              <w:left w:val="nil"/>
              <w:bottom w:val="single" w:sz="3" w:space="0" w:color="000000"/>
              <w:right w:val="nil"/>
            </w:tcBorders>
          </w:tcPr>
          <w:p w14:paraId="35FAFD78"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bl>
    <w:p w14:paraId="785E75CC" w14:textId="77777777" w:rsidR="00D27C9E" w:rsidRPr="004F09C9" w:rsidRDefault="00D27C9E">
      <w:pPr>
        <w:spacing w:line="259" w:lineRule="auto"/>
        <w:ind w:left="-5" w:right="90"/>
        <w:rPr>
          <w:color w:val="000000" w:themeColor="text1"/>
        </w:rPr>
      </w:pPr>
    </w:p>
    <w:p w14:paraId="5ADA169B" w14:textId="77777777" w:rsidR="00D27C9E" w:rsidRPr="004F09C9" w:rsidRDefault="00D27C9E">
      <w:pPr>
        <w:spacing w:line="259" w:lineRule="auto"/>
        <w:ind w:left="-5" w:right="90"/>
        <w:rPr>
          <w:color w:val="000000" w:themeColor="text1"/>
        </w:rPr>
      </w:pPr>
    </w:p>
    <w:p w14:paraId="7BA2301E" w14:textId="77777777" w:rsidR="00D27C9E" w:rsidRPr="004F09C9" w:rsidRDefault="00D27C9E">
      <w:pPr>
        <w:spacing w:line="259" w:lineRule="auto"/>
        <w:ind w:left="-5" w:right="90"/>
        <w:rPr>
          <w:color w:val="000000" w:themeColor="text1"/>
        </w:rPr>
      </w:pPr>
    </w:p>
    <w:p w14:paraId="181CD9C0" w14:textId="77777777" w:rsidR="00D27C9E" w:rsidRPr="004F09C9" w:rsidRDefault="00D27C9E">
      <w:pPr>
        <w:spacing w:line="259" w:lineRule="auto"/>
        <w:ind w:left="-5" w:right="90"/>
        <w:rPr>
          <w:color w:val="000000" w:themeColor="text1"/>
        </w:rPr>
      </w:pPr>
    </w:p>
    <w:p w14:paraId="25DA4F20" w14:textId="77777777" w:rsidR="00D27C9E" w:rsidRPr="004F09C9" w:rsidRDefault="00D27C9E">
      <w:pPr>
        <w:spacing w:line="259" w:lineRule="auto"/>
        <w:ind w:left="-5" w:right="90"/>
        <w:rPr>
          <w:color w:val="000000" w:themeColor="text1"/>
        </w:rPr>
      </w:pPr>
    </w:p>
    <w:p w14:paraId="431A5731" w14:textId="77777777" w:rsidR="00D27C9E" w:rsidRPr="004F09C9" w:rsidRDefault="00D27C9E">
      <w:pPr>
        <w:spacing w:line="259" w:lineRule="auto"/>
        <w:ind w:left="-5" w:right="90"/>
        <w:rPr>
          <w:color w:val="000000" w:themeColor="text1"/>
        </w:rPr>
      </w:pPr>
    </w:p>
    <w:p w14:paraId="648FC119" w14:textId="77777777" w:rsidR="00D27C9E" w:rsidRPr="004F09C9" w:rsidRDefault="00D27C9E">
      <w:pPr>
        <w:spacing w:line="259" w:lineRule="auto"/>
        <w:ind w:left="-5" w:right="90"/>
        <w:rPr>
          <w:color w:val="000000" w:themeColor="text1"/>
        </w:rPr>
      </w:pPr>
    </w:p>
    <w:p w14:paraId="79EFD52A" w14:textId="77777777" w:rsidR="00D27C9E" w:rsidRPr="004F09C9" w:rsidRDefault="00D27C9E">
      <w:pPr>
        <w:spacing w:line="259" w:lineRule="auto"/>
        <w:ind w:left="-5" w:right="90"/>
        <w:rPr>
          <w:color w:val="000000" w:themeColor="text1"/>
        </w:rPr>
      </w:pPr>
    </w:p>
    <w:p w14:paraId="00D19A7B" w14:textId="77777777" w:rsidR="00D27C9E" w:rsidRPr="004F09C9" w:rsidRDefault="00D27C9E">
      <w:pPr>
        <w:spacing w:line="259" w:lineRule="auto"/>
        <w:ind w:left="-5" w:right="90"/>
        <w:rPr>
          <w:color w:val="000000" w:themeColor="text1"/>
        </w:rPr>
      </w:pPr>
    </w:p>
    <w:p w14:paraId="04201BA8" w14:textId="77777777" w:rsidR="00D27C9E" w:rsidRPr="004F09C9" w:rsidRDefault="00D27C9E">
      <w:pPr>
        <w:spacing w:line="259" w:lineRule="auto"/>
        <w:ind w:left="-5" w:right="90"/>
        <w:rPr>
          <w:color w:val="000000" w:themeColor="text1"/>
        </w:rPr>
      </w:pPr>
    </w:p>
    <w:p w14:paraId="7A1EEC48" w14:textId="77777777" w:rsidR="006F58EA" w:rsidRPr="004F09C9" w:rsidRDefault="00D27C9E">
      <w:pPr>
        <w:spacing w:line="259" w:lineRule="auto"/>
        <w:ind w:left="1076" w:right="90" w:hanging="1091"/>
        <w:rPr>
          <w:color w:val="000000" w:themeColor="text1"/>
        </w:rPr>
      </w:pPr>
      <w:r w:rsidRPr="004F09C9">
        <w:rPr>
          <w:color w:val="000000" w:themeColor="text1"/>
        </w:rPr>
        <w:t>Table 3-7. REDUCED MODEL: Linear mixed effects model for lean mass depletion between long-diapause and short-diapause genotypes, among long-diapause genotype larvae, and among short-diapause genotype larvae during diapause. Asterisks "*" indicate statistical significance, ns represents non significant.</w:t>
      </w:r>
    </w:p>
    <w:tbl>
      <w:tblPr>
        <w:tblStyle w:val="TableGrid"/>
        <w:tblW w:w="7661" w:type="dxa"/>
        <w:tblInd w:w="811" w:type="dxa"/>
        <w:tblCellMar>
          <w:top w:w="27" w:type="dxa"/>
          <w:right w:w="115" w:type="dxa"/>
        </w:tblCellMar>
        <w:tblLook w:val="04A0" w:firstRow="1" w:lastRow="0" w:firstColumn="1" w:lastColumn="0" w:noHBand="0" w:noVBand="1"/>
      </w:tblPr>
      <w:tblGrid>
        <w:gridCol w:w="5275"/>
        <w:gridCol w:w="655"/>
        <w:gridCol w:w="900"/>
        <w:gridCol w:w="831"/>
      </w:tblGrid>
      <w:tr w:rsidR="006F58EA" w:rsidRPr="004F09C9" w14:paraId="5B4F26E5" w14:textId="77777777">
        <w:trPr>
          <w:trHeight w:val="374"/>
        </w:trPr>
        <w:tc>
          <w:tcPr>
            <w:tcW w:w="5274" w:type="dxa"/>
            <w:tcBorders>
              <w:top w:val="double" w:sz="3" w:space="0" w:color="000000"/>
              <w:left w:val="nil"/>
              <w:bottom w:val="single" w:sz="3" w:space="0" w:color="000000"/>
              <w:right w:val="nil"/>
            </w:tcBorders>
          </w:tcPr>
          <w:p w14:paraId="0F5B7E6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single" w:sz="3" w:space="0" w:color="000000"/>
              <w:right w:val="nil"/>
            </w:tcBorders>
          </w:tcPr>
          <w:p w14:paraId="440D96E1" w14:textId="77777777" w:rsidR="006F58EA" w:rsidRPr="004F09C9" w:rsidRDefault="00D27C9E">
            <w:pPr>
              <w:spacing w:after="0" w:line="259" w:lineRule="auto"/>
              <w:ind w:left="88" w:firstLine="0"/>
              <w:rPr>
                <w:color w:val="000000" w:themeColor="text1"/>
              </w:rPr>
            </w:pPr>
            <w:r w:rsidRPr="004F09C9">
              <w:rPr>
                <w:color w:val="000000" w:themeColor="text1"/>
              </w:rPr>
              <w:t>Df</w:t>
            </w:r>
          </w:p>
        </w:tc>
        <w:tc>
          <w:tcPr>
            <w:tcW w:w="900" w:type="dxa"/>
            <w:tcBorders>
              <w:top w:val="double" w:sz="3" w:space="0" w:color="000000"/>
              <w:left w:val="nil"/>
              <w:bottom w:val="single" w:sz="3" w:space="0" w:color="000000"/>
              <w:right w:val="nil"/>
            </w:tcBorders>
          </w:tcPr>
          <w:p w14:paraId="5861FE91"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831" w:type="dxa"/>
            <w:tcBorders>
              <w:top w:val="double" w:sz="3" w:space="0" w:color="000000"/>
              <w:left w:val="nil"/>
              <w:bottom w:val="single" w:sz="3" w:space="0" w:color="000000"/>
              <w:right w:val="nil"/>
            </w:tcBorders>
          </w:tcPr>
          <w:p w14:paraId="426FEFCB" w14:textId="77777777" w:rsidR="006F58EA" w:rsidRPr="004F09C9" w:rsidRDefault="00D27C9E">
            <w:pPr>
              <w:spacing w:after="0" w:line="259" w:lineRule="auto"/>
              <w:ind w:left="282" w:firstLine="0"/>
              <w:rPr>
                <w:color w:val="000000" w:themeColor="text1"/>
              </w:rPr>
            </w:pPr>
            <w:r w:rsidRPr="004F09C9">
              <w:rPr>
                <w:color w:val="000000" w:themeColor="text1"/>
              </w:rPr>
              <w:t>P</w:t>
            </w:r>
          </w:p>
        </w:tc>
      </w:tr>
      <w:tr w:rsidR="006F58EA" w:rsidRPr="004F09C9" w14:paraId="4BE6AADF" w14:textId="77777777">
        <w:trPr>
          <w:trHeight w:val="297"/>
        </w:trPr>
        <w:tc>
          <w:tcPr>
            <w:tcW w:w="5274" w:type="dxa"/>
            <w:tcBorders>
              <w:top w:val="single" w:sz="3" w:space="0" w:color="000000"/>
              <w:left w:val="nil"/>
              <w:bottom w:val="single" w:sz="3" w:space="0" w:color="000000"/>
              <w:right w:val="nil"/>
            </w:tcBorders>
          </w:tcPr>
          <w:p w14:paraId="06940B77" w14:textId="77777777" w:rsidR="006F58EA" w:rsidRPr="004F09C9" w:rsidRDefault="00D27C9E">
            <w:pPr>
              <w:spacing w:after="0" w:line="259" w:lineRule="auto"/>
              <w:ind w:left="381" w:firstLine="0"/>
              <w:rPr>
                <w:color w:val="000000" w:themeColor="text1"/>
              </w:rPr>
            </w:pPr>
            <w:r w:rsidRPr="004F09C9">
              <w:rPr>
                <w:color w:val="000000" w:themeColor="text1"/>
              </w:rPr>
              <w:t>A). Lean mass depletion: Between genotypes</w:t>
            </w:r>
          </w:p>
        </w:tc>
        <w:tc>
          <w:tcPr>
            <w:tcW w:w="655" w:type="dxa"/>
            <w:tcBorders>
              <w:top w:val="single" w:sz="3" w:space="0" w:color="000000"/>
              <w:left w:val="nil"/>
              <w:bottom w:val="single" w:sz="3" w:space="0" w:color="000000"/>
              <w:right w:val="nil"/>
            </w:tcBorders>
          </w:tcPr>
          <w:p w14:paraId="788899C3"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2B7FBD43" w14:textId="77777777" w:rsidR="006F58EA" w:rsidRPr="004F09C9" w:rsidRDefault="006F58EA">
            <w:pPr>
              <w:spacing w:after="160" w:line="259" w:lineRule="auto"/>
              <w:ind w:left="0" w:firstLine="0"/>
              <w:rPr>
                <w:color w:val="000000" w:themeColor="text1"/>
              </w:rPr>
            </w:pPr>
          </w:p>
        </w:tc>
        <w:tc>
          <w:tcPr>
            <w:tcW w:w="831" w:type="dxa"/>
            <w:tcBorders>
              <w:top w:val="single" w:sz="3" w:space="0" w:color="000000"/>
              <w:left w:val="nil"/>
              <w:bottom w:val="single" w:sz="3" w:space="0" w:color="000000"/>
              <w:right w:val="nil"/>
            </w:tcBorders>
          </w:tcPr>
          <w:p w14:paraId="5E8C6AB6" w14:textId="77777777" w:rsidR="006F58EA" w:rsidRPr="004F09C9" w:rsidRDefault="006F58EA">
            <w:pPr>
              <w:spacing w:after="160" w:line="259" w:lineRule="auto"/>
              <w:ind w:left="0" w:firstLine="0"/>
              <w:rPr>
                <w:color w:val="000000" w:themeColor="text1"/>
              </w:rPr>
            </w:pPr>
          </w:p>
        </w:tc>
      </w:tr>
      <w:tr w:rsidR="006F58EA" w:rsidRPr="004F09C9" w14:paraId="71DEEAB0" w14:textId="77777777">
        <w:trPr>
          <w:trHeight w:val="328"/>
        </w:trPr>
        <w:tc>
          <w:tcPr>
            <w:tcW w:w="5274" w:type="dxa"/>
            <w:tcBorders>
              <w:top w:val="single" w:sz="3" w:space="0" w:color="000000"/>
              <w:left w:val="nil"/>
              <w:bottom w:val="nil"/>
              <w:right w:val="nil"/>
            </w:tcBorders>
          </w:tcPr>
          <w:p w14:paraId="6B361649"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1501D03B" w14:textId="77777777" w:rsidR="006F58EA" w:rsidRPr="004F09C9" w:rsidRDefault="00D27C9E">
            <w:pPr>
              <w:spacing w:after="0" w:line="259" w:lineRule="auto"/>
              <w:ind w:left="0" w:firstLine="0"/>
              <w:rPr>
                <w:color w:val="000000" w:themeColor="text1"/>
              </w:rPr>
            </w:pPr>
            <w:r w:rsidRPr="004F09C9">
              <w:rPr>
                <w:color w:val="000000" w:themeColor="text1"/>
              </w:rPr>
              <w:t>10.7</w:t>
            </w:r>
          </w:p>
        </w:tc>
        <w:tc>
          <w:tcPr>
            <w:tcW w:w="900" w:type="dxa"/>
            <w:tcBorders>
              <w:top w:val="single" w:sz="3" w:space="0" w:color="000000"/>
              <w:left w:val="nil"/>
              <w:bottom w:val="nil"/>
              <w:right w:val="nil"/>
            </w:tcBorders>
          </w:tcPr>
          <w:p w14:paraId="019E1585" w14:textId="77777777" w:rsidR="006F58EA" w:rsidRPr="004F09C9" w:rsidRDefault="00D27C9E">
            <w:pPr>
              <w:spacing w:after="0" w:line="259" w:lineRule="auto"/>
              <w:ind w:left="122" w:firstLine="0"/>
              <w:rPr>
                <w:color w:val="000000" w:themeColor="text1"/>
              </w:rPr>
            </w:pPr>
            <w:r w:rsidRPr="004F09C9">
              <w:rPr>
                <w:color w:val="000000" w:themeColor="text1"/>
              </w:rPr>
              <w:t>2.45</w:t>
            </w:r>
          </w:p>
        </w:tc>
        <w:tc>
          <w:tcPr>
            <w:tcW w:w="831" w:type="dxa"/>
            <w:tcBorders>
              <w:top w:val="single" w:sz="3" w:space="0" w:color="000000"/>
              <w:left w:val="nil"/>
              <w:bottom w:val="nil"/>
              <w:right w:val="nil"/>
            </w:tcBorders>
          </w:tcPr>
          <w:p w14:paraId="28AC37A1" w14:textId="77777777" w:rsidR="006F58EA" w:rsidRPr="004F09C9" w:rsidRDefault="00D27C9E">
            <w:pPr>
              <w:spacing w:after="0" w:line="259" w:lineRule="auto"/>
              <w:ind w:left="31" w:firstLine="0"/>
              <w:rPr>
                <w:color w:val="000000" w:themeColor="text1"/>
              </w:rPr>
            </w:pPr>
            <w:r w:rsidRPr="004F09C9">
              <w:rPr>
                <w:color w:val="000000" w:themeColor="text1"/>
              </w:rPr>
              <w:t>0.033*</w:t>
            </w:r>
          </w:p>
        </w:tc>
      </w:tr>
      <w:tr w:rsidR="006F58EA" w:rsidRPr="004F09C9" w14:paraId="2A64F24D" w14:textId="77777777">
        <w:trPr>
          <w:trHeight w:val="395"/>
        </w:trPr>
        <w:tc>
          <w:tcPr>
            <w:tcW w:w="5274" w:type="dxa"/>
            <w:tcBorders>
              <w:top w:val="nil"/>
              <w:left w:val="nil"/>
              <w:bottom w:val="nil"/>
              <w:right w:val="nil"/>
            </w:tcBorders>
          </w:tcPr>
          <w:p w14:paraId="0FDE470E"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655" w:type="dxa"/>
            <w:tcBorders>
              <w:top w:val="nil"/>
              <w:left w:val="nil"/>
              <w:bottom w:val="nil"/>
              <w:right w:val="nil"/>
            </w:tcBorders>
          </w:tcPr>
          <w:p w14:paraId="5D58AF8A" w14:textId="77777777" w:rsidR="006F58EA" w:rsidRPr="004F09C9" w:rsidRDefault="00D27C9E">
            <w:pPr>
              <w:spacing w:after="0" w:line="259" w:lineRule="auto"/>
              <w:ind w:left="0" w:firstLine="0"/>
              <w:rPr>
                <w:color w:val="000000" w:themeColor="text1"/>
              </w:rPr>
            </w:pPr>
            <w:r w:rsidRPr="004F09C9">
              <w:rPr>
                <w:color w:val="000000" w:themeColor="text1"/>
              </w:rPr>
              <w:t>16.5</w:t>
            </w:r>
          </w:p>
        </w:tc>
        <w:tc>
          <w:tcPr>
            <w:tcW w:w="900" w:type="dxa"/>
            <w:tcBorders>
              <w:top w:val="nil"/>
              <w:left w:val="nil"/>
              <w:bottom w:val="nil"/>
              <w:right w:val="nil"/>
            </w:tcBorders>
          </w:tcPr>
          <w:p w14:paraId="2E53179A" w14:textId="77777777" w:rsidR="006F58EA" w:rsidRPr="004F09C9" w:rsidRDefault="00D27C9E">
            <w:pPr>
              <w:spacing w:after="0" w:line="259" w:lineRule="auto"/>
              <w:ind w:left="122" w:firstLine="0"/>
              <w:rPr>
                <w:color w:val="000000" w:themeColor="text1"/>
              </w:rPr>
            </w:pPr>
            <w:r w:rsidRPr="004F09C9">
              <w:rPr>
                <w:color w:val="000000" w:themeColor="text1"/>
              </w:rPr>
              <w:t>0.18</w:t>
            </w:r>
          </w:p>
        </w:tc>
        <w:tc>
          <w:tcPr>
            <w:tcW w:w="831" w:type="dxa"/>
            <w:tcBorders>
              <w:top w:val="nil"/>
              <w:left w:val="nil"/>
              <w:bottom w:val="nil"/>
              <w:right w:val="nil"/>
            </w:tcBorders>
          </w:tcPr>
          <w:p w14:paraId="44BD39F3" w14:textId="77777777" w:rsidR="006F58EA" w:rsidRPr="004F09C9" w:rsidRDefault="00D27C9E">
            <w:pPr>
              <w:spacing w:after="0" w:line="259" w:lineRule="auto"/>
              <w:ind w:left="0" w:firstLine="0"/>
              <w:rPr>
                <w:color w:val="000000" w:themeColor="text1"/>
              </w:rPr>
            </w:pPr>
            <w:r w:rsidRPr="004F09C9">
              <w:rPr>
                <w:color w:val="000000" w:themeColor="text1"/>
              </w:rPr>
              <w:t>0.861</w:t>
            </w:r>
            <w:r w:rsidRPr="004F09C9">
              <w:rPr>
                <w:i/>
                <w:color w:val="000000" w:themeColor="text1"/>
                <w:vertAlign w:val="superscript"/>
              </w:rPr>
              <w:t>ns</w:t>
            </w:r>
          </w:p>
        </w:tc>
      </w:tr>
      <w:tr w:rsidR="006F58EA" w:rsidRPr="004F09C9" w14:paraId="546288F1" w14:textId="77777777">
        <w:trPr>
          <w:trHeight w:val="395"/>
        </w:trPr>
        <w:tc>
          <w:tcPr>
            <w:tcW w:w="5274" w:type="dxa"/>
            <w:tcBorders>
              <w:top w:val="nil"/>
              <w:left w:val="nil"/>
              <w:bottom w:val="nil"/>
              <w:right w:val="nil"/>
            </w:tcBorders>
          </w:tcPr>
          <w:p w14:paraId="7DB03156"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655" w:type="dxa"/>
            <w:tcBorders>
              <w:top w:val="nil"/>
              <w:left w:val="nil"/>
              <w:bottom w:val="nil"/>
              <w:right w:val="nil"/>
            </w:tcBorders>
          </w:tcPr>
          <w:p w14:paraId="6B61A760" w14:textId="77777777" w:rsidR="006F58EA" w:rsidRPr="004F09C9" w:rsidRDefault="00D27C9E">
            <w:pPr>
              <w:spacing w:after="0" w:line="259" w:lineRule="auto"/>
              <w:ind w:left="0" w:firstLine="0"/>
              <w:rPr>
                <w:color w:val="000000" w:themeColor="text1"/>
              </w:rPr>
            </w:pPr>
            <w:r w:rsidRPr="004F09C9">
              <w:rPr>
                <w:color w:val="000000" w:themeColor="text1"/>
              </w:rPr>
              <w:t>15.2</w:t>
            </w:r>
          </w:p>
        </w:tc>
        <w:tc>
          <w:tcPr>
            <w:tcW w:w="900" w:type="dxa"/>
            <w:tcBorders>
              <w:top w:val="nil"/>
              <w:left w:val="nil"/>
              <w:bottom w:val="nil"/>
              <w:right w:val="nil"/>
            </w:tcBorders>
          </w:tcPr>
          <w:p w14:paraId="1C5F06E3" w14:textId="77777777" w:rsidR="006F58EA" w:rsidRPr="004F09C9" w:rsidRDefault="00D27C9E">
            <w:pPr>
              <w:spacing w:after="0" w:line="259" w:lineRule="auto"/>
              <w:ind w:left="83" w:firstLine="0"/>
              <w:rPr>
                <w:color w:val="000000" w:themeColor="text1"/>
              </w:rPr>
            </w:pPr>
            <w:r w:rsidRPr="004F09C9">
              <w:rPr>
                <w:color w:val="000000" w:themeColor="text1"/>
              </w:rPr>
              <w:t>-0.56</w:t>
            </w:r>
          </w:p>
        </w:tc>
        <w:tc>
          <w:tcPr>
            <w:tcW w:w="831" w:type="dxa"/>
            <w:tcBorders>
              <w:top w:val="nil"/>
              <w:left w:val="nil"/>
              <w:bottom w:val="nil"/>
              <w:right w:val="nil"/>
            </w:tcBorders>
          </w:tcPr>
          <w:p w14:paraId="0497F36E" w14:textId="77777777" w:rsidR="006F58EA" w:rsidRPr="004F09C9" w:rsidRDefault="00D27C9E">
            <w:pPr>
              <w:spacing w:after="0" w:line="259" w:lineRule="auto"/>
              <w:ind w:left="0" w:firstLine="0"/>
              <w:rPr>
                <w:color w:val="000000" w:themeColor="text1"/>
              </w:rPr>
            </w:pPr>
            <w:r w:rsidRPr="004F09C9">
              <w:rPr>
                <w:color w:val="000000" w:themeColor="text1"/>
              </w:rPr>
              <w:t>0.586</w:t>
            </w:r>
            <w:r w:rsidRPr="004F09C9">
              <w:rPr>
                <w:i/>
                <w:color w:val="000000" w:themeColor="text1"/>
                <w:vertAlign w:val="superscript"/>
              </w:rPr>
              <w:t>ns</w:t>
            </w:r>
          </w:p>
        </w:tc>
      </w:tr>
      <w:tr w:rsidR="006F58EA" w:rsidRPr="004F09C9" w14:paraId="164868BC" w14:textId="77777777">
        <w:trPr>
          <w:trHeight w:val="494"/>
        </w:trPr>
        <w:tc>
          <w:tcPr>
            <w:tcW w:w="5274" w:type="dxa"/>
            <w:tcBorders>
              <w:top w:val="nil"/>
              <w:left w:val="nil"/>
              <w:bottom w:val="double" w:sz="3" w:space="0" w:color="000000"/>
              <w:right w:val="nil"/>
            </w:tcBorders>
          </w:tcPr>
          <w:p w14:paraId="632C786A"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655" w:type="dxa"/>
            <w:tcBorders>
              <w:top w:val="nil"/>
              <w:left w:val="nil"/>
              <w:bottom w:val="double" w:sz="3" w:space="0" w:color="000000"/>
              <w:right w:val="nil"/>
            </w:tcBorders>
          </w:tcPr>
          <w:p w14:paraId="3C1465CE" w14:textId="77777777" w:rsidR="006F58EA" w:rsidRPr="004F09C9" w:rsidRDefault="00D27C9E">
            <w:pPr>
              <w:spacing w:after="0" w:line="259" w:lineRule="auto"/>
              <w:ind w:left="0" w:firstLine="0"/>
              <w:rPr>
                <w:color w:val="000000" w:themeColor="text1"/>
              </w:rPr>
            </w:pPr>
            <w:r w:rsidRPr="004F09C9">
              <w:rPr>
                <w:color w:val="000000" w:themeColor="text1"/>
              </w:rPr>
              <w:t>16.0</w:t>
            </w:r>
          </w:p>
        </w:tc>
        <w:tc>
          <w:tcPr>
            <w:tcW w:w="900" w:type="dxa"/>
            <w:tcBorders>
              <w:top w:val="nil"/>
              <w:left w:val="nil"/>
              <w:bottom w:val="double" w:sz="3" w:space="0" w:color="000000"/>
              <w:right w:val="nil"/>
            </w:tcBorders>
          </w:tcPr>
          <w:p w14:paraId="75926DDE" w14:textId="77777777" w:rsidR="006F58EA" w:rsidRPr="004F09C9" w:rsidRDefault="00D27C9E">
            <w:pPr>
              <w:spacing w:after="0" w:line="259" w:lineRule="auto"/>
              <w:ind w:left="83" w:firstLine="0"/>
              <w:rPr>
                <w:color w:val="000000" w:themeColor="text1"/>
              </w:rPr>
            </w:pPr>
            <w:r w:rsidRPr="004F09C9">
              <w:rPr>
                <w:color w:val="000000" w:themeColor="text1"/>
              </w:rPr>
              <w:t>-0.68</w:t>
            </w:r>
          </w:p>
        </w:tc>
        <w:tc>
          <w:tcPr>
            <w:tcW w:w="831" w:type="dxa"/>
            <w:tcBorders>
              <w:top w:val="nil"/>
              <w:left w:val="nil"/>
              <w:bottom w:val="double" w:sz="3" w:space="0" w:color="000000"/>
              <w:right w:val="nil"/>
            </w:tcBorders>
          </w:tcPr>
          <w:p w14:paraId="0D8DDC48" w14:textId="77777777" w:rsidR="006F58EA" w:rsidRPr="004F09C9" w:rsidRDefault="00D27C9E">
            <w:pPr>
              <w:spacing w:after="0" w:line="259" w:lineRule="auto"/>
              <w:ind w:left="0" w:firstLine="0"/>
              <w:rPr>
                <w:color w:val="000000" w:themeColor="text1"/>
              </w:rPr>
            </w:pPr>
            <w:r w:rsidRPr="004F09C9">
              <w:rPr>
                <w:color w:val="000000" w:themeColor="text1"/>
              </w:rPr>
              <w:t>0.504</w:t>
            </w:r>
            <w:r w:rsidRPr="004F09C9">
              <w:rPr>
                <w:i/>
                <w:color w:val="000000" w:themeColor="text1"/>
                <w:vertAlign w:val="superscript"/>
              </w:rPr>
              <w:t>ns</w:t>
            </w:r>
          </w:p>
        </w:tc>
      </w:tr>
      <w:tr w:rsidR="006F58EA" w:rsidRPr="004F09C9" w14:paraId="238FFEFF" w14:textId="77777777">
        <w:trPr>
          <w:trHeight w:val="72"/>
        </w:trPr>
        <w:tc>
          <w:tcPr>
            <w:tcW w:w="5274" w:type="dxa"/>
            <w:tcBorders>
              <w:top w:val="double" w:sz="3" w:space="0" w:color="000000"/>
              <w:left w:val="nil"/>
              <w:bottom w:val="single" w:sz="3" w:space="0" w:color="000000"/>
              <w:right w:val="nil"/>
            </w:tcBorders>
          </w:tcPr>
          <w:p w14:paraId="72E6BF13" w14:textId="77777777" w:rsidR="006F58EA" w:rsidRPr="004F09C9" w:rsidRDefault="006F58EA">
            <w:pPr>
              <w:spacing w:after="160" w:line="259" w:lineRule="auto"/>
              <w:ind w:left="0" w:firstLine="0"/>
              <w:rPr>
                <w:color w:val="000000" w:themeColor="text1"/>
              </w:rPr>
            </w:pPr>
          </w:p>
        </w:tc>
        <w:tc>
          <w:tcPr>
            <w:tcW w:w="655" w:type="dxa"/>
            <w:tcBorders>
              <w:top w:val="double" w:sz="3" w:space="0" w:color="000000"/>
              <w:left w:val="nil"/>
              <w:bottom w:val="single" w:sz="3" w:space="0" w:color="000000"/>
              <w:right w:val="nil"/>
            </w:tcBorders>
          </w:tcPr>
          <w:p w14:paraId="193D2062"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59101968" w14:textId="77777777" w:rsidR="006F58EA" w:rsidRPr="004F09C9" w:rsidRDefault="006F58EA">
            <w:pPr>
              <w:spacing w:after="160" w:line="259" w:lineRule="auto"/>
              <w:ind w:left="0" w:firstLine="0"/>
              <w:rPr>
                <w:color w:val="000000" w:themeColor="text1"/>
              </w:rPr>
            </w:pPr>
          </w:p>
        </w:tc>
        <w:tc>
          <w:tcPr>
            <w:tcW w:w="831" w:type="dxa"/>
            <w:tcBorders>
              <w:top w:val="double" w:sz="3" w:space="0" w:color="000000"/>
              <w:left w:val="nil"/>
              <w:bottom w:val="single" w:sz="3" w:space="0" w:color="000000"/>
              <w:right w:val="nil"/>
            </w:tcBorders>
          </w:tcPr>
          <w:p w14:paraId="59AB8166" w14:textId="77777777" w:rsidR="006F58EA" w:rsidRPr="004F09C9" w:rsidRDefault="006F58EA">
            <w:pPr>
              <w:spacing w:after="160" w:line="259" w:lineRule="auto"/>
              <w:ind w:left="0" w:firstLine="0"/>
              <w:rPr>
                <w:color w:val="000000" w:themeColor="text1"/>
              </w:rPr>
            </w:pPr>
          </w:p>
        </w:tc>
      </w:tr>
      <w:tr w:rsidR="006F58EA" w:rsidRPr="004F09C9" w14:paraId="3772E522" w14:textId="77777777">
        <w:trPr>
          <w:trHeight w:val="297"/>
        </w:trPr>
        <w:tc>
          <w:tcPr>
            <w:tcW w:w="5274" w:type="dxa"/>
            <w:tcBorders>
              <w:top w:val="single" w:sz="3" w:space="0" w:color="000000"/>
              <w:left w:val="nil"/>
              <w:bottom w:val="single" w:sz="3" w:space="0" w:color="000000"/>
              <w:right w:val="nil"/>
            </w:tcBorders>
          </w:tcPr>
          <w:p w14:paraId="6636476A" w14:textId="77777777" w:rsidR="006F58EA" w:rsidRPr="004F09C9" w:rsidRDefault="00D27C9E">
            <w:pPr>
              <w:spacing w:after="0" w:line="259" w:lineRule="auto"/>
              <w:ind w:left="139" w:firstLine="0"/>
              <w:rPr>
                <w:color w:val="000000" w:themeColor="text1"/>
              </w:rPr>
            </w:pPr>
            <w:r w:rsidRPr="004F09C9">
              <w:rPr>
                <w:color w:val="000000" w:themeColor="text1"/>
              </w:rPr>
              <w:t>A). Lean mass depletion: Long-diapause genotype</w:t>
            </w:r>
          </w:p>
        </w:tc>
        <w:tc>
          <w:tcPr>
            <w:tcW w:w="655" w:type="dxa"/>
            <w:tcBorders>
              <w:top w:val="single" w:sz="3" w:space="0" w:color="000000"/>
              <w:left w:val="nil"/>
              <w:bottom w:val="single" w:sz="3" w:space="0" w:color="000000"/>
              <w:right w:val="nil"/>
            </w:tcBorders>
          </w:tcPr>
          <w:p w14:paraId="4B5E91FC"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061360A5" w14:textId="77777777" w:rsidR="006F58EA" w:rsidRPr="004F09C9" w:rsidRDefault="006F58EA">
            <w:pPr>
              <w:spacing w:after="160" w:line="259" w:lineRule="auto"/>
              <w:ind w:left="0" w:firstLine="0"/>
              <w:rPr>
                <w:color w:val="000000" w:themeColor="text1"/>
              </w:rPr>
            </w:pPr>
          </w:p>
        </w:tc>
        <w:tc>
          <w:tcPr>
            <w:tcW w:w="831" w:type="dxa"/>
            <w:tcBorders>
              <w:top w:val="single" w:sz="3" w:space="0" w:color="000000"/>
              <w:left w:val="nil"/>
              <w:bottom w:val="single" w:sz="3" w:space="0" w:color="000000"/>
              <w:right w:val="nil"/>
            </w:tcBorders>
          </w:tcPr>
          <w:p w14:paraId="306F433A" w14:textId="77777777" w:rsidR="006F58EA" w:rsidRPr="004F09C9" w:rsidRDefault="006F58EA">
            <w:pPr>
              <w:spacing w:after="160" w:line="259" w:lineRule="auto"/>
              <w:ind w:left="0" w:firstLine="0"/>
              <w:rPr>
                <w:color w:val="000000" w:themeColor="text1"/>
              </w:rPr>
            </w:pPr>
          </w:p>
        </w:tc>
      </w:tr>
      <w:tr w:rsidR="006F58EA" w:rsidRPr="004F09C9" w14:paraId="6F2972B0" w14:textId="77777777">
        <w:trPr>
          <w:trHeight w:val="328"/>
        </w:trPr>
        <w:tc>
          <w:tcPr>
            <w:tcW w:w="5274" w:type="dxa"/>
            <w:tcBorders>
              <w:top w:val="single" w:sz="3" w:space="0" w:color="000000"/>
              <w:left w:val="nil"/>
              <w:bottom w:val="nil"/>
              <w:right w:val="nil"/>
            </w:tcBorders>
          </w:tcPr>
          <w:p w14:paraId="4DCD13C1"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655" w:type="dxa"/>
            <w:tcBorders>
              <w:top w:val="single" w:sz="3" w:space="0" w:color="000000"/>
              <w:left w:val="nil"/>
              <w:bottom w:val="nil"/>
              <w:right w:val="nil"/>
            </w:tcBorders>
          </w:tcPr>
          <w:p w14:paraId="4F7BBB1D" w14:textId="77777777" w:rsidR="006F58EA" w:rsidRPr="004F09C9" w:rsidRDefault="00D27C9E">
            <w:pPr>
              <w:spacing w:after="0" w:line="259" w:lineRule="auto"/>
              <w:ind w:left="0" w:firstLine="0"/>
              <w:rPr>
                <w:color w:val="000000" w:themeColor="text1"/>
              </w:rPr>
            </w:pPr>
            <w:r w:rsidRPr="004F09C9">
              <w:rPr>
                <w:color w:val="000000" w:themeColor="text1"/>
              </w:rPr>
              <w:t>11.7</w:t>
            </w:r>
          </w:p>
        </w:tc>
        <w:tc>
          <w:tcPr>
            <w:tcW w:w="900" w:type="dxa"/>
            <w:tcBorders>
              <w:top w:val="single" w:sz="3" w:space="0" w:color="000000"/>
              <w:left w:val="nil"/>
              <w:bottom w:val="nil"/>
              <w:right w:val="nil"/>
            </w:tcBorders>
          </w:tcPr>
          <w:p w14:paraId="58C625DE" w14:textId="77777777" w:rsidR="006F58EA" w:rsidRPr="004F09C9" w:rsidRDefault="00D27C9E">
            <w:pPr>
              <w:spacing w:after="0" w:line="259" w:lineRule="auto"/>
              <w:ind w:left="122" w:firstLine="0"/>
              <w:rPr>
                <w:color w:val="000000" w:themeColor="text1"/>
              </w:rPr>
            </w:pPr>
            <w:r w:rsidRPr="004F09C9">
              <w:rPr>
                <w:color w:val="000000" w:themeColor="text1"/>
              </w:rPr>
              <w:t>0.18</w:t>
            </w:r>
          </w:p>
        </w:tc>
        <w:tc>
          <w:tcPr>
            <w:tcW w:w="831" w:type="dxa"/>
            <w:tcBorders>
              <w:top w:val="single" w:sz="3" w:space="0" w:color="000000"/>
              <w:left w:val="nil"/>
              <w:bottom w:val="nil"/>
              <w:right w:val="nil"/>
            </w:tcBorders>
          </w:tcPr>
          <w:p w14:paraId="44A7A9CA" w14:textId="77777777" w:rsidR="006F58EA" w:rsidRPr="004F09C9" w:rsidRDefault="00D27C9E">
            <w:pPr>
              <w:spacing w:after="0" w:line="259" w:lineRule="auto"/>
              <w:ind w:left="0" w:firstLine="0"/>
              <w:rPr>
                <w:color w:val="000000" w:themeColor="text1"/>
              </w:rPr>
            </w:pPr>
            <w:r w:rsidRPr="004F09C9">
              <w:rPr>
                <w:color w:val="000000" w:themeColor="text1"/>
              </w:rPr>
              <w:t>0.859</w:t>
            </w:r>
            <w:r w:rsidRPr="004F09C9">
              <w:rPr>
                <w:i/>
                <w:color w:val="000000" w:themeColor="text1"/>
                <w:vertAlign w:val="superscript"/>
              </w:rPr>
              <w:t>ns</w:t>
            </w:r>
          </w:p>
        </w:tc>
      </w:tr>
      <w:tr w:rsidR="006F58EA" w:rsidRPr="004F09C9" w14:paraId="6E2A11AA" w14:textId="77777777">
        <w:trPr>
          <w:trHeight w:val="395"/>
        </w:trPr>
        <w:tc>
          <w:tcPr>
            <w:tcW w:w="5274" w:type="dxa"/>
            <w:tcBorders>
              <w:top w:val="nil"/>
              <w:left w:val="nil"/>
              <w:bottom w:val="nil"/>
              <w:right w:val="nil"/>
            </w:tcBorders>
          </w:tcPr>
          <w:p w14:paraId="2421AEA5"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655" w:type="dxa"/>
            <w:tcBorders>
              <w:top w:val="nil"/>
              <w:left w:val="nil"/>
              <w:bottom w:val="nil"/>
              <w:right w:val="nil"/>
            </w:tcBorders>
          </w:tcPr>
          <w:p w14:paraId="3B35A837" w14:textId="77777777" w:rsidR="006F58EA" w:rsidRPr="004F09C9" w:rsidRDefault="00D27C9E">
            <w:pPr>
              <w:spacing w:after="0" w:line="259" w:lineRule="auto"/>
              <w:ind w:left="59" w:firstLine="0"/>
              <w:rPr>
                <w:color w:val="000000" w:themeColor="text1"/>
              </w:rPr>
            </w:pPr>
            <w:r w:rsidRPr="004F09C9">
              <w:rPr>
                <w:color w:val="000000" w:themeColor="text1"/>
              </w:rPr>
              <w:t>9.8</w:t>
            </w:r>
          </w:p>
        </w:tc>
        <w:tc>
          <w:tcPr>
            <w:tcW w:w="900" w:type="dxa"/>
            <w:tcBorders>
              <w:top w:val="nil"/>
              <w:left w:val="nil"/>
              <w:bottom w:val="nil"/>
              <w:right w:val="nil"/>
            </w:tcBorders>
          </w:tcPr>
          <w:p w14:paraId="14830945" w14:textId="77777777" w:rsidR="006F58EA" w:rsidRPr="004F09C9" w:rsidRDefault="00D27C9E">
            <w:pPr>
              <w:spacing w:after="0" w:line="259" w:lineRule="auto"/>
              <w:ind w:left="83" w:firstLine="0"/>
              <w:rPr>
                <w:color w:val="000000" w:themeColor="text1"/>
              </w:rPr>
            </w:pPr>
            <w:r w:rsidRPr="004F09C9">
              <w:rPr>
                <w:color w:val="000000" w:themeColor="text1"/>
              </w:rPr>
              <w:t>-0.27</w:t>
            </w:r>
          </w:p>
        </w:tc>
        <w:tc>
          <w:tcPr>
            <w:tcW w:w="831" w:type="dxa"/>
            <w:tcBorders>
              <w:top w:val="nil"/>
              <w:left w:val="nil"/>
              <w:bottom w:val="nil"/>
              <w:right w:val="nil"/>
            </w:tcBorders>
          </w:tcPr>
          <w:p w14:paraId="020753E4" w14:textId="77777777" w:rsidR="006F58EA" w:rsidRPr="004F09C9" w:rsidRDefault="00D27C9E">
            <w:pPr>
              <w:spacing w:after="0" w:line="259" w:lineRule="auto"/>
              <w:ind w:left="0" w:firstLine="0"/>
              <w:rPr>
                <w:color w:val="000000" w:themeColor="text1"/>
              </w:rPr>
            </w:pPr>
            <w:r w:rsidRPr="004F09C9">
              <w:rPr>
                <w:color w:val="000000" w:themeColor="text1"/>
              </w:rPr>
              <w:t>0.792</w:t>
            </w:r>
            <w:r w:rsidRPr="004F09C9">
              <w:rPr>
                <w:i/>
                <w:color w:val="000000" w:themeColor="text1"/>
                <w:vertAlign w:val="superscript"/>
              </w:rPr>
              <w:t>ns</w:t>
            </w:r>
          </w:p>
        </w:tc>
      </w:tr>
      <w:tr w:rsidR="006F58EA" w:rsidRPr="004F09C9" w14:paraId="3D99741A" w14:textId="77777777">
        <w:trPr>
          <w:trHeight w:val="494"/>
        </w:trPr>
        <w:tc>
          <w:tcPr>
            <w:tcW w:w="5274" w:type="dxa"/>
            <w:tcBorders>
              <w:top w:val="nil"/>
              <w:left w:val="nil"/>
              <w:bottom w:val="double" w:sz="3" w:space="0" w:color="000000"/>
              <w:right w:val="nil"/>
            </w:tcBorders>
          </w:tcPr>
          <w:p w14:paraId="5EF49DA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655" w:type="dxa"/>
            <w:tcBorders>
              <w:top w:val="nil"/>
              <w:left w:val="nil"/>
              <w:bottom w:val="double" w:sz="3" w:space="0" w:color="000000"/>
              <w:right w:val="nil"/>
            </w:tcBorders>
          </w:tcPr>
          <w:p w14:paraId="6951A414" w14:textId="77777777" w:rsidR="006F58EA" w:rsidRPr="004F09C9" w:rsidRDefault="00D27C9E">
            <w:pPr>
              <w:spacing w:after="0" w:line="259" w:lineRule="auto"/>
              <w:ind w:left="0" w:firstLine="0"/>
              <w:rPr>
                <w:color w:val="000000" w:themeColor="text1"/>
              </w:rPr>
            </w:pPr>
            <w:r w:rsidRPr="004F09C9">
              <w:rPr>
                <w:color w:val="000000" w:themeColor="text1"/>
              </w:rPr>
              <w:t>10.4</w:t>
            </w:r>
          </w:p>
        </w:tc>
        <w:tc>
          <w:tcPr>
            <w:tcW w:w="900" w:type="dxa"/>
            <w:tcBorders>
              <w:top w:val="nil"/>
              <w:left w:val="nil"/>
              <w:bottom w:val="double" w:sz="3" w:space="0" w:color="000000"/>
              <w:right w:val="nil"/>
            </w:tcBorders>
          </w:tcPr>
          <w:p w14:paraId="7C106FE0" w14:textId="77777777" w:rsidR="006F58EA" w:rsidRPr="004F09C9" w:rsidRDefault="00D27C9E">
            <w:pPr>
              <w:spacing w:after="0" w:line="259" w:lineRule="auto"/>
              <w:ind w:left="83" w:firstLine="0"/>
              <w:rPr>
                <w:color w:val="000000" w:themeColor="text1"/>
              </w:rPr>
            </w:pPr>
            <w:r w:rsidRPr="004F09C9">
              <w:rPr>
                <w:color w:val="000000" w:themeColor="text1"/>
              </w:rPr>
              <w:t>-0.35</w:t>
            </w:r>
          </w:p>
        </w:tc>
        <w:tc>
          <w:tcPr>
            <w:tcW w:w="831" w:type="dxa"/>
            <w:tcBorders>
              <w:top w:val="nil"/>
              <w:left w:val="nil"/>
              <w:bottom w:val="double" w:sz="3" w:space="0" w:color="000000"/>
              <w:right w:val="nil"/>
            </w:tcBorders>
          </w:tcPr>
          <w:p w14:paraId="1DA0D1B3" w14:textId="77777777" w:rsidR="006F58EA" w:rsidRPr="004F09C9" w:rsidRDefault="00D27C9E">
            <w:pPr>
              <w:spacing w:after="0" w:line="259" w:lineRule="auto"/>
              <w:ind w:left="0" w:firstLine="0"/>
              <w:rPr>
                <w:color w:val="000000" w:themeColor="text1"/>
              </w:rPr>
            </w:pPr>
            <w:r w:rsidRPr="004F09C9">
              <w:rPr>
                <w:color w:val="000000" w:themeColor="text1"/>
              </w:rPr>
              <w:t>0.736</w:t>
            </w:r>
            <w:r w:rsidRPr="004F09C9">
              <w:rPr>
                <w:i/>
                <w:color w:val="000000" w:themeColor="text1"/>
                <w:vertAlign w:val="superscript"/>
              </w:rPr>
              <w:t>ns</w:t>
            </w:r>
          </w:p>
        </w:tc>
      </w:tr>
      <w:tr w:rsidR="006F58EA" w:rsidRPr="004F09C9" w14:paraId="1B1EB6AF" w14:textId="77777777">
        <w:trPr>
          <w:trHeight w:val="321"/>
        </w:trPr>
        <w:tc>
          <w:tcPr>
            <w:tcW w:w="5274" w:type="dxa"/>
            <w:tcBorders>
              <w:top w:val="double" w:sz="3" w:space="0" w:color="000000"/>
              <w:left w:val="nil"/>
              <w:bottom w:val="single" w:sz="3" w:space="0" w:color="000000"/>
              <w:right w:val="nil"/>
            </w:tcBorders>
          </w:tcPr>
          <w:p w14:paraId="4307EC80" w14:textId="77777777" w:rsidR="006F58EA" w:rsidRPr="004F09C9" w:rsidRDefault="00D27C9E">
            <w:pPr>
              <w:spacing w:after="0" w:line="259" w:lineRule="auto"/>
              <w:ind w:left="120" w:firstLine="0"/>
              <w:rPr>
                <w:color w:val="000000" w:themeColor="text1"/>
              </w:rPr>
            </w:pPr>
            <w:r w:rsidRPr="004F09C9">
              <w:rPr>
                <w:color w:val="000000" w:themeColor="text1"/>
              </w:rPr>
              <w:t>C). Lean mass depletion: Short-diapause genotype</w:t>
            </w:r>
          </w:p>
        </w:tc>
        <w:tc>
          <w:tcPr>
            <w:tcW w:w="655" w:type="dxa"/>
            <w:tcBorders>
              <w:top w:val="double" w:sz="3" w:space="0" w:color="000000"/>
              <w:left w:val="nil"/>
              <w:bottom w:val="single" w:sz="3" w:space="0" w:color="000000"/>
              <w:right w:val="nil"/>
            </w:tcBorders>
          </w:tcPr>
          <w:p w14:paraId="2208C949"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461EC6BE" w14:textId="77777777" w:rsidR="006F58EA" w:rsidRPr="004F09C9" w:rsidRDefault="006F58EA">
            <w:pPr>
              <w:spacing w:after="160" w:line="259" w:lineRule="auto"/>
              <w:ind w:left="0" w:firstLine="0"/>
              <w:rPr>
                <w:color w:val="000000" w:themeColor="text1"/>
              </w:rPr>
            </w:pPr>
          </w:p>
        </w:tc>
        <w:tc>
          <w:tcPr>
            <w:tcW w:w="831" w:type="dxa"/>
            <w:tcBorders>
              <w:top w:val="double" w:sz="3" w:space="0" w:color="000000"/>
              <w:left w:val="nil"/>
              <w:bottom w:val="single" w:sz="3" w:space="0" w:color="000000"/>
              <w:right w:val="nil"/>
            </w:tcBorders>
          </w:tcPr>
          <w:p w14:paraId="25BB3CF8" w14:textId="77777777" w:rsidR="006F58EA" w:rsidRPr="004F09C9" w:rsidRDefault="006F58EA">
            <w:pPr>
              <w:spacing w:after="160" w:line="259" w:lineRule="auto"/>
              <w:ind w:left="0" w:firstLine="0"/>
              <w:rPr>
                <w:color w:val="000000" w:themeColor="text1"/>
              </w:rPr>
            </w:pPr>
          </w:p>
        </w:tc>
      </w:tr>
      <w:tr w:rsidR="006F58EA" w:rsidRPr="004F09C9" w14:paraId="4E69E5CC" w14:textId="77777777">
        <w:trPr>
          <w:trHeight w:val="328"/>
        </w:trPr>
        <w:tc>
          <w:tcPr>
            <w:tcW w:w="5274" w:type="dxa"/>
            <w:tcBorders>
              <w:top w:val="single" w:sz="3" w:space="0" w:color="000000"/>
              <w:left w:val="nil"/>
              <w:bottom w:val="nil"/>
              <w:right w:val="nil"/>
            </w:tcBorders>
          </w:tcPr>
          <w:p w14:paraId="04532115"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655" w:type="dxa"/>
            <w:tcBorders>
              <w:top w:val="single" w:sz="3" w:space="0" w:color="000000"/>
              <w:left w:val="nil"/>
              <w:bottom w:val="nil"/>
              <w:right w:val="nil"/>
            </w:tcBorders>
          </w:tcPr>
          <w:p w14:paraId="0428DD60" w14:textId="77777777" w:rsidR="006F58EA" w:rsidRPr="004F09C9" w:rsidRDefault="00D27C9E">
            <w:pPr>
              <w:spacing w:after="0" w:line="259" w:lineRule="auto"/>
              <w:ind w:left="0" w:firstLine="0"/>
              <w:rPr>
                <w:color w:val="000000" w:themeColor="text1"/>
              </w:rPr>
            </w:pPr>
            <w:r w:rsidRPr="004F09C9">
              <w:rPr>
                <w:color w:val="000000" w:themeColor="text1"/>
              </w:rPr>
              <w:t>14.1</w:t>
            </w:r>
          </w:p>
        </w:tc>
        <w:tc>
          <w:tcPr>
            <w:tcW w:w="900" w:type="dxa"/>
            <w:tcBorders>
              <w:top w:val="single" w:sz="3" w:space="0" w:color="000000"/>
              <w:left w:val="nil"/>
              <w:bottom w:val="nil"/>
              <w:right w:val="nil"/>
            </w:tcBorders>
          </w:tcPr>
          <w:p w14:paraId="2EC16EF0" w14:textId="77777777" w:rsidR="006F58EA" w:rsidRPr="004F09C9" w:rsidRDefault="00D27C9E">
            <w:pPr>
              <w:spacing w:after="0" w:line="259" w:lineRule="auto"/>
              <w:ind w:left="83" w:firstLine="0"/>
              <w:rPr>
                <w:color w:val="000000" w:themeColor="text1"/>
              </w:rPr>
            </w:pPr>
            <w:r w:rsidRPr="004F09C9">
              <w:rPr>
                <w:color w:val="000000" w:themeColor="text1"/>
              </w:rPr>
              <w:t>-0.27</w:t>
            </w:r>
          </w:p>
        </w:tc>
        <w:tc>
          <w:tcPr>
            <w:tcW w:w="831" w:type="dxa"/>
            <w:tcBorders>
              <w:top w:val="single" w:sz="3" w:space="0" w:color="000000"/>
              <w:left w:val="nil"/>
              <w:bottom w:val="nil"/>
              <w:right w:val="nil"/>
            </w:tcBorders>
          </w:tcPr>
          <w:p w14:paraId="4DC9B678" w14:textId="77777777" w:rsidR="006F58EA" w:rsidRPr="004F09C9" w:rsidRDefault="00D27C9E">
            <w:pPr>
              <w:spacing w:after="0" w:line="259" w:lineRule="auto"/>
              <w:ind w:left="0" w:firstLine="0"/>
              <w:rPr>
                <w:color w:val="000000" w:themeColor="text1"/>
              </w:rPr>
            </w:pPr>
            <w:r w:rsidRPr="004F09C9">
              <w:rPr>
                <w:color w:val="000000" w:themeColor="text1"/>
              </w:rPr>
              <w:t>0.793</w:t>
            </w:r>
            <w:r w:rsidRPr="004F09C9">
              <w:rPr>
                <w:i/>
                <w:color w:val="000000" w:themeColor="text1"/>
                <w:vertAlign w:val="superscript"/>
              </w:rPr>
              <w:t>ns</w:t>
            </w:r>
          </w:p>
        </w:tc>
      </w:tr>
      <w:tr w:rsidR="006F58EA" w:rsidRPr="004F09C9" w14:paraId="6FF645CB" w14:textId="77777777">
        <w:trPr>
          <w:trHeight w:val="395"/>
        </w:trPr>
        <w:tc>
          <w:tcPr>
            <w:tcW w:w="5274" w:type="dxa"/>
            <w:tcBorders>
              <w:top w:val="nil"/>
              <w:left w:val="nil"/>
              <w:bottom w:val="nil"/>
              <w:right w:val="nil"/>
            </w:tcBorders>
          </w:tcPr>
          <w:p w14:paraId="4FA19288"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655" w:type="dxa"/>
            <w:tcBorders>
              <w:top w:val="nil"/>
              <w:left w:val="nil"/>
              <w:bottom w:val="nil"/>
              <w:right w:val="nil"/>
            </w:tcBorders>
          </w:tcPr>
          <w:p w14:paraId="047F59EE" w14:textId="77777777" w:rsidR="006F58EA" w:rsidRPr="004F09C9" w:rsidRDefault="00D27C9E">
            <w:pPr>
              <w:spacing w:after="0" w:line="259" w:lineRule="auto"/>
              <w:ind w:left="0" w:firstLine="0"/>
              <w:rPr>
                <w:color w:val="000000" w:themeColor="text1"/>
              </w:rPr>
            </w:pPr>
            <w:r w:rsidRPr="004F09C9">
              <w:rPr>
                <w:color w:val="000000" w:themeColor="text1"/>
              </w:rPr>
              <w:t>13.6</w:t>
            </w:r>
          </w:p>
        </w:tc>
        <w:tc>
          <w:tcPr>
            <w:tcW w:w="900" w:type="dxa"/>
            <w:tcBorders>
              <w:top w:val="nil"/>
              <w:left w:val="nil"/>
              <w:bottom w:val="nil"/>
              <w:right w:val="nil"/>
            </w:tcBorders>
          </w:tcPr>
          <w:p w14:paraId="24A9AFDE" w14:textId="77777777" w:rsidR="006F58EA" w:rsidRPr="004F09C9" w:rsidRDefault="00D27C9E">
            <w:pPr>
              <w:spacing w:after="0" w:line="259" w:lineRule="auto"/>
              <w:ind w:left="83" w:firstLine="0"/>
              <w:rPr>
                <w:color w:val="000000" w:themeColor="text1"/>
              </w:rPr>
            </w:pPr>
            <w:r w:rsidRPr="004F09C9">
              <w:rPr>
                <w:color w:val="000000" w:themeColor="text1"/>
              </w:rPr>
              <w:t>-1.10</w:t>
            </w:r>
          </w:p>
        </w:tc>
        <w:tc>
          <w:tcPr>
            <w:tcW w:w="831" w:type="dxa"/>
            <w:tcBorders>
              <w:top w:val="nil"/>
              <w:left w:val="nil"/>
              <w:bottom w:val="nil"/>
              <w:right w:val="nil"/>
            </w:tcBorders>
          </w:tcPr>
          <w:p w14:paraId="1CCC982A" w14:textId="77777777" w:rsidR="006F58EA" w:rsidRPr="004F09C9" w:rsidRDefault="00D27C9E">
            <w:pPr>
              <w:spacing w:after="0" w:line="259" w:lineRule="auto"/>
              <w:ind w:left="0" w:firstLine="0"/>
              <w:rPr>
                <w:color w:val="000000" w:themeColor="text1"/>
              </w:rPr>
            </w:pPr>
            <w:r w:rsidRPr="004F09C9">
              <w:rPr>
                <w:color w:val="000000" w:themeColor="text1"/>
              </w:rPr>
              <w:t>0.292</w:t>
            </w:r>
            <w:r w:rsidRPr="004F09C9">
              <w:rPr>
                <w:i/>
                <w:color w:val="000000" w:themeColor="text1"/>
                <w:vertAlign w:val="superscript"/>
              </w:rPr>
              <w:t>ns</w:t>
            </w:r>
          </w:p>
        </w:tc>
      </w:tr>
      <w:tr w:rsidR="006F58EA" w:rsidRPr="004F09C9" w14:paraId="1FDD8973" w14:textId="77777777">
        <w:trPr>
          <w:trHeight w:val="470"/>
        </w:trPr>
        <w:tc>
          <w:tcPr>
            <w:tcW w:w="5274" w:type="dxa"/>
            <w:tcBorders>
              <w:top w:val="nil"/>
              <w:left w:val="nil"/>
              <w:bottom w:val="single" w:sz="3" w:space="0" w:color="000000"/>
              <w:right w:val="nil"/>
            </w:tcBorders>
          </w:tcPr>
          <w:p w14:paraId="55E061F9"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655" w:type="dxa"/>
            <w:tcBorders>
              <w:top w:val="nil"/>
              <w:left w:val="nil"/>
              <w:bottom w:val="single" w:sz="3" w:space="0" w:color="000000"/>
              <w:right w:val="nil"/>
            </w:tcBorders>
          </w:tcPr>
          <w:p w14:paraId="1C1B7695" w14:textId="77777777" w:rsidR="006F58EA" w:rsidRPr="004F09C9" w:rsidRDefault="00D27C9E">
            <w:pPr>
              <w:spacing w:after="0" w:line="259" w:lineRule="auto"/>
              <w:ind w:left="0" w:firstLine="0"/>
              <w:rPr>
                <w:color w:val="000000" w:themeColor="text1"/>
              </w:rPr>
            </w:pPr>
            <w:r w:rsidRPr="004F09C9">
              <w:rPr>
                <w:color w:val="000000" w:themeColor="text1"/>
              </w:rPr>
              <w:t>25.0</w:t>
            </w:r>
          </w:p>
        </w:tc>
        <w:tc>
          <w:tcPr>
            <w:tcW w:w="900" w:type="dxa"/>
            <w:tcBorders>
              <w:top w:val="nil"/>
              <w:left w:val="nil"/>
              <w:bottom w:val="single" w:sz="3" w:space="0" w:color="000000"/>
              <w:right w:val="nil"/>
            </w:tcBorders>
          </w:tcPr>
          <w:p w14:paraId="64A105E6" w14:textId="77777777" w:rsidR="006F58EA" w:rsidRPr="004F09C9" w:rsidRDefault="00D27C9E">
            <w:pPr>
              <w:spacing w:after="0" w:line="259" w:lineRule="auto"/>
              <w:ind w:left="83" w:firstLine="0"/>
              <w:rPr>
                <w:color w:val="000000" w:themeColor="text1"/>
              </w:rPr>
            </w:pPr>
            <w:r w:rsidRPr="004F09C9">
              <w:rPr>
                <w:color w:val="000000" w:themeColor="text1"/>
              </w:rPr>
              <w:t>-1.00</w:t>
            </w:r>
          </w:p>
        </w:tc>
        <w:tc>
          <w:tcPr>
            <w:tcW w:w="831" w:type="dxa"/>
            <w:tcBorders>
              <w:top w:val="nil"/>
              <w:left w:val="nil"/>
              <w:bottom w:val="single" w:sz="3" w:space="0" w:color="000000"/>
              <w:right w:val="nil"/>
            </w:tcBorders>
          </w:tcPr>
          <w:p w14:paraId="106C253F" w14:textId="77777777" w:rsidR="006F58EA" w:rsidRPr="004F09C9" w:rsidRDefault="00D27C9E">
            <w:pPr>
              <w:spacing w:after="0" w:line="259" w:lineRule="auto"/>
              <w:ind w:left="0" w:firstLine="0"/>
              <w:rPr>
                <w:color w:val="000000" w:themeColor="text1"/>
              </w:rPr>
            </w:pPr>
            <w:r w:rsidRPr="004F09C9">
              <w:rPr>
                <w:color w:val="000000" w:themeColor="text1"/>
              </w:rPr>
              <w:t>0.328</w:t>
            </w:r>
            <w:r w:rsidRPr="004F09C9">
              <w:rPr>
                <w:i/>
                <w:color w:val="000000" w:themeColor="text1"/>
                <w:vertAlign w:val="superscript"/>
              </w:rPr>
              <w:t>ns</w:t>
            </w:r>
          </w:p>
        </w:tc>
      </w:tr>
    </w:tbl>
    <w:p w14:paraId="10EED706" w14:textId="77777777" w:rsidR="00D27C9E" w:rsidRPr="004F09C9" w:rsidRDefault="00D27C9E">
      <w:pPr>
        <w:spacing w:line="259" w:lineRule="auto"/>
        <w:ind w:left="1076" w:right="90" w:hanging="1091"/>
        <w:rPr>
          <w:color w:val="000000" w:themeColor="text1"/>
        </w:rPr>
      </w:pPr>
    </w:p>
    <w:p w14:paraId="35BBB747" w14:textId="77777777" w:rsidR="00D27C9E" w:rsidRPr="004F09C9" w:rsidRDefault="00D27C9E">
      <w:pPr>
        <w:spacing w:line="259" w:lineRule="auto"/>
        <w:ind w:left="1076" w:right="90" w:hanging="1091"/>
        <w:rPr>
          <w:color w:val="000000" w:themeColor="text1"/>
        </w:rPr>
      </w:pPr>
    </w:p>
    <w:p w14:paraId="7D72FE2C" w14:textId="77777777" w:rsidR="00D27C9E" w:rsidRPr="004F09C9" w:rsidRDefault="00D27C9E">
      <w:pPr>
        <w:spacing w:line="259" w:lineRule="auto"/>
        <w:ind w:left="1076" w:right="90" w:hanging="1091"/>
        <w:rPr>
          <w:color w:val="000000" w:themeColor="text1"/>
        </w:rPr>
      </w:pPr>
    </w:p>
    <w:p w14:paraId="3F8DE6F4" w14:textId="77777777" w:rsidR="00D27C9E" w:rsidRPr="004F09C9" w:rsidRDefault="00D27C9E">
      <w:pPr>
        <w:spacing w:line="259" w:lineRule="auto"/>
        <w:ind w:left="1076" w:right="90" w:hanging="1091"/>
        <w:rPr>
          <w:color w:val="000000" w:themeColor="text1"/>
        </w:rPr>
      </w:pPr>
    </w:p>
    <w:p w14:paraId="41E1F9FA" w14:textId="77777777" w:rsidR="00D27C9E" w:rsidRPr="004F09C9" w:rsidRDefault="00D27C9E">
      <w:pPr>
        <w:spacing w:line="259" w:lineRule="auto"/>
        <w:ind w:left="1076" w:right="90" w:hanging="1091"/>
        <w:rPr>
          <w:color w:val="000000" w:themeColor="text1"/>
        </w:rPr>
      </w:pPr>
    </w:p>
    <w:p w14:paraId="153FD5C6" w14:textId="77777777" w:rsidR="00D27C9E" w:rsidRPr="004F09C9" w:rsidRDefault="00D27C9E">
      <w:pPr>
        <w:spacing w:line="259" w:lineRule="auto"/>
        <w:ind w:left="1076" w:right="90" w:hanging="1091"/>
        <w:rPr>
          <w:color w:val="000000" w:themeColor="text1"/>
        </w:rPr>
      </w:pPr>
    </w:p>
    <w:p w14:paraId="48B73164" w14:textId="77777777" w:rsidR="006F58EA" w:rsidRPr="004F09C9" w:rsidRDefault="00D27C9E">
      <w:pPr>
        <w:spacing w:line="259" w:lineRule="auto"/>
        <w:ind w:left="1076" w:right="90" w:hanging="1091"/>
        <w:rPr>
          <w:color w:val="000000" w:themeColor="text1"/>
        </w:rPr>
      </w:pPr>
      <w:r w:rsidRPr="004F09C9">
        <w:rPr>
          <w:color w:val="000000" w:themeColor="text1"/>
        </w:rPr>
        <w:t>Table 3-9. REDUCED MODEL: Linear mixed effects model for lipid mass depletion between long-diapause genotype and short-diapause genotype larvae, among long-diapause genotype larvae, and short-diapause genotype larvae during diapause. Asterisks "*" indicate statistical significance, ns represents non significant.</w:t>
      </w:r>
    </w:p>
    <w:tbl>
      <w:tblPr>
        <w:tblStyle w:val="TableGrid"/>
        <w:tblW w:w="7898" w:type="dxa"/>
        <w:tblInd w:w="692" w:type="dxa"/>
        <w:tblCellMar>
          <w:top w:w="27" w:type="dxa"/>
          <w:right w:w="115" w:type="dxa"/>
        </w:tblCellMar>
        <w:tblLook w:val="04A0" w:firstRow="1" w:lastRow="0" w:firstColumn="1" w:lastColumn="0" w:noHBand="0" w:noVBand="1"/>
      </w:tblPr>
      <w:tblGrid>
        <w:gridCol w:w="5274"/>
        <w:gridCol w:w="772"/>
        <w:gridCol w:w="900"/>
        <w:gridCol w:w="952"/>
      </w:tblGrid>
      <w:tr w:rsidR="006F58EA" w:rsidRPr="004F09C9" w14:paraId="40A6B929" w14:textId="77777777">
        <w:trPr>
          <w:trHeight w:val="398"/>
        </w:trPr>
        <w:tc>
          <w:tcPr>
            <w:tcW w:w="5274" w:type="dxa"/>
            <w:tcBorders>
              <w:top w:val="double" w:sz="3" w:space="0" w:color="000000"/>
              <w:left w:val="nil"/>
              <w:bottom w:val="double" w:sz="3" w:space="0" w:color="000000"/>
              <w:right w:val="nil"/>
            </w:tcBorders>
          </w:tcPr>
          <w:p w14:paraId="36EE96E1"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double" w:sz="3" w:space="0" w:color="000000"/>
              <w:right w:val="nil"/>
            </w:tcBorders>
          </w:tcPr>
          <w:p w14:paraId="7A1F0F80" w14:textId="77777777" w:rsidR="006F58EA" w:rsidRPr="004F09C9" w:rsidRDefault="00D27C9E">
            <w:pPr>
              <w:spacing w:after="0" w:line="259" w:lineRule="auto"/>
              <w:ind w:left="147" w:firstLine="0"/>
              <w:rPr>
                <w:color w:val="000000" w:themeColor="text1"/>
              </w:rPr>
            </w:pPr>
            <w:r w:rsidRPr="004F09C9">
              <w:rPr>
                <w:color w:val="000000" w:themeColor="text1"/>
              </w:rPr>
              <w:t>Df</w:t>
            </w:r>
          </w:p>
        </w:tc>
        <w:tc>
          <w:tcPr>
            <w:tcW w:w="900" w:type="dxa"/>
            <w:tcBorders>
              <w:top w:val="double" w:sz="3" w:space="0" w:color="000000"/>
              <w:left w:val="nil"/>
              <w:bottom w:val="double" w:sz="3" w:space="0" w:color="000000"/>
              <w:right w:val="nil"/>
            </w:tcBorders>
          </w:tcPr>
          <w:p w14:paraId="14A29292"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double" w:sz="3" w:space="0" w:color="000000"/>
              <w:right w:val="nil"/>
            </w:tcBorders>
          </w:tcPr>
          <w:p w14:paraId="3BDDA243"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29E44ADC" w14:textId="77777777">
        <w:trPr>
          <w:trHeight w:val="321"/>
        </w:trPr>
        <w:tc>
          <w:tcPr>
            <w:tcW w:w="5274" w:type="dxa"/>
            <w:tcBorders>
              <w:top w:val="double" w:sz="3" w:space="0" w:color="000000"/>
              <w:left w:val="nil"/>
              <w:bottom w:val="single" w:sz="3" w:space="0" w:color="000000"/>
              <w:right w:val="nil"/>
            </w:tcBorders>
          </w:tcPr>
          <w:p w14:paraId="571A250C" w14:textId="77777777" w:rsidR="006F58EA" w:rsidRPr="004F09C9" w:rsidRDefault="00D27C9E">
            <w:pPr>
              <w:spacing w:after="0" w:line="259" w:lineRule="auto"/>
              <w:ind w:left="374" w:firstLine="0"/>
              <w:rPr>
                <w:color w:val="000000" w:themeColor="text1"/>
              </w:rPr>
            </w:pPr>
            <w:r w:rsidRPr="004F09C9">
              <w:rPr>
                <w:color w:val="000000" w:themeColor="text1"/>
              </w:rPr>
              <w:lastRenderedPageBreak/>
              <w:t>A). Lipid mass depletion: Between genotypes</w:t>
            </w:r>
          </w:p>
        </w:tc>
        <w:tc>
          <w:tcPr>
            <w:tcW w:w="772" w:type="dxa"/>
            <w:tcBorders>
              <w:top w:val="double" w:sz="3" w:space="0" w:color="000000"/>
              <w:left w:val="nil"/>
              <w:bottom w:val="single" w:sz="3" w:space="0" w:color="000000"/>
              <w:right w:val="nil"/>
            </w:tcBorders>
          </w:tcPr>
          <w:p w14:paraId="210C1E52"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68F3E4E9"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6FA1B687" w14:textId="77777777" w:rsidR="006F58EA" w:rsidRPr="004F09C9" w:rsidRDefault="006F58EA">
            <w:pPr>
              <w:spacing w:after="160" w:line="259" w:lineRule="auto"/>
              <w:ind w:left="0" w:firstLine="0"/>
              <w:rPr>
                <w:color w:val="000000" w:themeColor="text1"/>
              </w:rPr>
            </w:pPr>
          </w:p>
        </w:tc>
      </w:tr>
      <w:tr w:rsidR="006F58EA" w:rsidRPr="004F09C9" w14:paraId="39106188" w14:textId="77777777">
        <w:trPr>
          <w:trHeight w:val="340"/>
        </w:trPr>
        <w:tc>
          <w:tcPr>
            <w:tcW w:w="5274" w:type="dxa"/>
            <w:tcBorders>
              <w:top w:val="single" w:sz="3" w:space="0" w:color="000000"/>
              <w:left w:val="nil"/>
              <w:bottom w:val="nil"/>
              <w:right w:val="nil"/>
            </w:tcBorders>
          </w:tcPr>
          <w:p w14:paraId="3618B07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6C369733" w14:textId="77777777" w:rsidR="006F58EA" w:rsidRPr="004F09C9" w:rsidRDefault="00D27C9E">
            <w:pPr>
              <w:spacing w:after="0" w:line="259" w:lineRule="auto"/>
              <w:ind w:left="58" w:firstLine="0"/>
              <w:rPr>
                <w:color w:val="000000" w:themeColor="text1"/>
              </w:rPr>
            </w:pPr>
            <w:r w:rsidRPr="004F09C9">
              <w:rPr>
                <w:color w:val="000000" w:themeColor="text1"/>
              </w:rPr>
              <w:t>16.7</w:t>
            </w:r>
          </w:p>
        </w:tc>
        <w:tc>
          <w:tcPr>
            <w:tcW w:w="900" w:type="dxa"/>
            <w:tcBorders>
              <w:top w:val="single" w:sz="3" w:space="0" w:color="000000"/>
              <w:left w:val="nil"/>
              <w:bottom w:val="nil"/>
              <w:right w:val="nil"/>
            </w:tcBorders>
          </w:tcPr>
          <w:p w14:paraId="055374CB" w14:textId="77777777" w:rsidR="006F58EA" w:rsidRPr="004F09C9" w:rsidRDefault="00D27C9E">
            <w:pPr>
              <w:spacing w:after="0" w:line="259" w:lineRule="auto"/>
              <w:ind w:left="122" w:firstLine="0"/>
              <w:rPr>
                <w:color w:val="000000" w:themeColor="text1"/>
              </w:rPr>
            </w:pPr>
            <w:r w:rsidRPr="004F09C9">
              <w:rPr>
                <w:color w:val="000000" w:themeColor="text1"/>
              </w:rPr>
              <w:t>4.74</w:t>
            </w:r>
          </w:p>
        </w:tc>
        <w:tc>
          <w:tcPr>
            <w:tcW w:w="952" w:type="dxa"/>
            <w:tcBorders>
              <w:top w:val="single" w:sz="3" w:space="0" w:color="000000"/>
              <w:left w:val="nil"/>
              <w:bottom w:val="nil"/>
              <w:right w:val="nil"/>
            </w:tcBorders>
          </w:tcPr>
          <w:p w14:paraId="6DB44D8F"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0AD87E21" w14:textId="77777777">
        <w:trPr>
          <w:trHeight w:val="384"/>
        </w:trPr>
        <w:tc>
          <w:tcPr>
            <w:tcW w:w="5274" w:type="dxa"/>
            <w:tcBorders>
              <w:top w:val="nil"/>
              <w:left w:val="nil"/>
              <w:bottom w:val="nil"/>
              <w:right w:val="nil"/>
            </w:tcBorders>
          </w:tcPr>
          <w:p w14:paraId="447A7E8A"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772" w:type="dxa"/>
            <w:tcBorders>
              <w:top w:val="nil"/>
              <w:left w:val="nil"/>
              <w:bottom w:val="nil"/>
              <w:right w:val="nil"/>
            </w:tcBorders>
          </w:tcPr>
          <w:p w14:paraId="2A554FB2" w14:textId="77777777" w:rsidR="006F58EA" w:rsidRPr="004F09C9" w:rsidRDefault="00D27C9E">
            <w:pPr>
              <w:spacing w:after="0" w:line="259" w:lineRule="auto"/>
              <w:ind w:left="59" w:firstLine="0"/>
              <w:rPr>
                <w:color w:val="000000" w:themeColor="text1"/>
              </w:rPr>
            </w:pPr>
            <w:r w:rsidRPr="004F09C9">
              <w:rPr>
                <w:color w:val="000000" w:themeColor="text1"/>
              </w:rPr>
              <w:t>14.1</w:t>
            </w:r>
          </w:p>
        </w:tc>
        <w:tc>
          <w:tcPr>
            <w:tcW w:w="900" w:type="dxa"/>
            <w:tcBorders>
              <w:top w:val="nil"/>
              <w:left w:val="nil"/>
              <w:bottom w:val="nil"/>
              <w:right w:val="nil"/>
            </w:tcBorders>
          </w:tcPr>
          <w:p w14:paraId="25DF3828" w14:textId="77777777" w:rsidR="006F58EA" w:rsidRPr="004F09C9" w:rsidRDefault="00D27C9E">
            <w:pPr>
              <w:spacing w:after="0" w:line="259" w:lineRule="auto"/>
              <w:ind w:left="83" w:firstLine="0"/>
              <w:rPr>
                <w:color w:val="000000" w:themeColor="text1"/>
              </w:rPr>
            </w:pPr>
            <w:r w:rsidRPr="004F09C9">
              <w:rPr>
                <w:color w:val="000000" w:themeColor="text1"/>
              </w:rPr>
              <w:t>-2.38</w:t>
            </w:r>
          </w:p>
        </w:tc>
        <w:tc>
          <w:tcPr>
            <w:tcW w:w="952" w:type="dxa"/>
            <w:tcBorders>
              <w:top w:val="nil"/>
              <w:left w:val="nil"/>
              <w:bottom w:val="nil"/>
              <w:right w:val="nil"/>
            </w:tcBorders>
          </w:tcPr>
          <w:p w14:paraId="7F7A1DDC" w14:textId="77777777" w:rsidR="006F58EA" w:rsidRPr="004F09C9" w:rsidRDefault="00D27C9E">
            <w:pPr>
              <w:spacing w:after="0" w:line="259" w:lineRule="auto"/>
              <w:ind w:left="91" w:firstLine="0"/>
              <w:rPr>
                <w:color w:val="000000" w:themeColor="text1"/>
              </w:rPr>
            </w:pPr>
            <w:r w:rsidRPr="004F09C9">
              <w:rPr>
                <w:color w:val="000000" w:themeColor="text1"/>
              </w:rPr>
              <w:t>0.031*</w:t>
            </w:r>
          </w:p>
        </w:tc>
      </w:tr>
      <w:tr w:rsidR="006F58EA" w:rsidRPr="004F09C9" w14:paraId="0108429E" w14:textId="77777777">
        <w:trPr>
          <w:trHeight w:val="395"/>
        </w:trPr>
        <w:tc>
          <w:tcPr>
            <w:tcW w:w="5274" w:type="dxa"/>
            <w:tcBorders>
              <w:top w:val="nil"/>
              <w:left w:val="nil"/>
              <w:bottom w:val="nil"/>
              <w:right w:val="nil"/>
            </w:tcBorders>
          </w:tcPr>
          <w:p w14:paraId="2E6B7F8C"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772" w:type="dxa"/>
            <w:tcBorders>
              <w:top w:val="nil"/>
              <w:left w:val="nil"/>
              <w:bottom w:val="nil"/>
              <w:right w:val="nil"/>
            </w:tcBorders>
          </w:tcPr>
          <w:p w14:paraId="6D08E33E" w14:textId="77777777" w:rsidR="006F58EA" w:rsidRPr="004F09C9" w:rsidRDefault="00D27C9E">
            <w:pPr>
              <w:spacing w:after="0" w:line="259" w:lineRule="auto"/>
              <w:ind w:left="59" w:firstLine="0"/>
              <w:rPr>
                <w:color w:val="000000" w:themeColor="text1"/>
              </w:rPr>
            </w:pPr>
            <w:r w:rsidRPr="004F09C9">
              <w:rPr>
                <w:color w:val="000000" w:themeColor="text1"/>
              </w:rPr>
              <w:t>15.8</w:t>
            </w:r>
          </w:p>
        </w:tc>
        <w:tc>
          <w:tcPr>
            <w:tcW w:w="900" w:type="dxa"/>
            <w:tcBorders>
              <w:top w:val="nil"/>
              <w:left w:val="nil"/>
              <w:bottom w:val="nil"/>
              <w:right w:val="nil"/>
            </w:tcBorders>
          </w:tcPr>
          <w:p w14:paraId="0902A302" w14:textId="77777777" w:rsidR="006F58EA" w:rsidRPr="004F09C9" w:rsidRDefault="00D27C9E">
            <w:pPr>
              <w:spacing w:after="0" w:line="259" w:lineRule="auto"/>
              <w:ind w:left="83" w:firstLine="0"/>
              <w:rPr>
                <w:color w:val="000000" w:themeColor="text1"/>
              </w:rPr>
            </w:pPr>
            <w:r w:rsidRPr="004F09C9">
              <w:rPr>
                <w:color w:val="000000" w:themeColor="text1"/>
              </w:rPr>
              <w:t>-1.09</w:t>
            </w:r>
          </w:p>
        </w:tc>
        <w:tc>
          <w:tcPr>
            <w:tcW w:w="952" w:type="dxa"/>
            <w:tcBorders>
              <w:top w:val="nil"/>
              <w:left w:val="nil"/>
              <w:bottom w:val="nil"/>
              <w:right w:val="nil"/>
            </w:tcBorders>
          </w:tcPr>
          <w:p w14:paraId="45344357" w14:textId="77777777" w:rsidR="006F58EA" w:rsidRPr="004F09C9" w:rsidRDefault="00D27C9E">
            <w:pPr>
              <w:spacing w:after="0" w:line="259" w:lineRule="auto"/>
              <w:ind w:left="60" w:firstLine="0"/>
              <w:rPr>
                <w:color w:val="000000" w:themeColor="text1"/>
              </w:rPr>
            </w:pPr>
            <w:r w:rsidRPr="004F09C9">
              <w:rPr>
                <w:color w:val="000000" w:themeColor="text1"/>
              </w:rPr>
              <w:t>0.294</w:t>
            </w:r>
            <w:r w:rsidRPr="004F09C9">
              <w:rPr>
                <w:i/>
                <w:color w:val="000000" w:themeColor="text1"/>
                <w:vertAlign w:val="superscript"/>
              </w:rPr>
              <w:t>ns</w:t>
            </w:r>
          </w:p>
        </w:tc>
      </w:tr>
      <w:tr w:rsidR="006F58EA" w:rsidRPr="004F09C9" w14:paraId="7B24CF10" w14:textId="77777777">
        <w:trPr>
          <w:trHeight w:val="494"/>
        </w:trPr>
        <w:tc>
          <w:tcPr>
            <w:tcW w:w="5274" w:type="dxa"/>
            <w:tcBorders>
              <w:top w:val="nil"/>
              <w:left w:val="nil"/>
              <w:bottom w:val="double" w:sz="3" w:space="0" w:color="000000"/>
              <w:right w:val="nil"/>
            </w:tcBorders>
          </w:tcPr>
          <w:p w14:paraId="34F04AFE"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772" w:type="dxa"/>
            <w:tcBorders>
              <w:top w:val="nil"/>
              <w:left w:val="nil"/>
              <w:bottom w:val="double" w:sz="3" w:space="0" w:color="000000"/>
              <w:right w:val="nil"/>
            </w:tcBorders>
          </w:tcPr>
          <w:p w14:paraId="0179B078" w14:textId="77777777" w:rsidR="006F58EA" w:rsidRPr="004F09C9" w:rsidRDefault="00D27C9E">
            <w:pPr>
              <w:spacing w:after="0" w:line="259" w:lineRule="auto"/>
              <w:ind w:left="59" w:firstLine="0"/>
              <w:rPr>
                <w:color w:val="000000" w:themeColor="text1"/>
              </w:rPr>
            </w:pPr>
            <w:r w:rsidRPr="004F09C9">
              <w:rPr>
                <w:color w:val="000000" w:themeColor="text1"/>
              </w:rPr>
              <w:t>15.2</w:t>
            </w:r>
          </w:p>
        </w:tc>
        <w:tc>
          <w:tcPr>
            <w:tcW w:w="900" w:type="dxa"/>
            <w:tcBorders>
              <w:top w:val="nil"/>
              <w:left w:val="nil"/>
              <w:bottom w:val="double" w:sz="3" w:space="0" w:color="000000"/>
              <w:right w:val="nil"/>
            </w:tcBorders>
          </w:tcPr>
          <w:p w14:paraId="3473A16E" w14:textId="77777777" w:rsidR="006F58EA" w:rsidRPr="004F09C9" w:rsidRDefault="00D27C9E">
            <w:pPr>
              <w:spacing w:after="0" w:line="259" w:lineRule="auto"/>
              <w:ind w:left="83" w:firstLine="0"/>
              <w:rPr>
                <w:color w:val="000000" w:themeColor="text1"/>
              </w:rPr>
            </w:pPr>
            <w:r w:rsidRPr="004F09C9">
              <w:rPr>
                <w:color w:val="000000" w:themeColor="text1"/>
              </w:rPr>
              <w:t>-1.53</w:t>
            </w:r>
          </w:p>
        </w:tc>
        <w:tc>
          <w:tcPr>
            <w:tcW w:w="952" w:type="dxa"/>
            <w:tcBorders>
              <w:top w:val="nil"/>
              <w:left w:val="nil"/>
              <w:bottom w:val="double" w:sz="3" w:space="0" w:color="000000"/>
              <w:right w:val="nil"/>
            </w:tcBorders>
          </w:tcPr>
          <w:p w14:paraId="5304D323" w14:textId="77777777" w:rsidR="006F58EA" w:rsidRPr="004F09C9" w:rsidRDefault="00D27C9E">
            <w:pPr>
              <w:spacing w:after="0" w:line="259" w:lineRule="auto"/>
              <w:ind w:left="60" w:firstLine="0"/>
              <w:rPr>
                <w:color w:val="000000" w:themeColor="text1"/>
              </w:rPr>
            </w:pPr>
            <w:r w:rsidRPr="004F09C9">
              <w:rPr>
                <w:color w:val="000000" w:themeColor="text1"/>
              </w:rPr>
              <w:t>0.148</w:t>
            </w:r>
            <w:r w:rsidRPr="004F09C9">
              <w:rPr>
                <w:i/>
                <w:color w:val="000000" w:themeColor="text1"/>
                <w:vertAlign w:val="superscript"/>
              </w:rPr>
              <w:t>ns</w:t>
            </w:r>
          </w:p>
        </w:tc>
      </w:tr>
      <w:tr w:rsidR="006F58EA" w:rsidRPr="004F09C9" w14:paraId="298E144E" w14:textId="77777777">
        <w:trPr>
          <w:trHeight w:val="321"/>
        </w:trPr>
        <w:tc>
          <w:tcPr>
            <w:tcW w:w="5274" w:type="dxa"/>
            <w:tcBorders>
              <w:top w:val="double" w:sz="3" w:space="0" w:color="000000"/>
              <w:left w:val="nil"/>
              <w:bottom w:val="single" w:sz="3" w:space="0" w:color="000000"/>
              <w:right w:val="nil"/>
            </w:tcBorders>
          </w:tcPr>
          <w:p w14:paraId="4E28817D" w14:textId="77777777" w:rsidR="006F58EA" w:rsidRPr="004F09C9" w:rsidRDefault="00D27C9E">
            <w:pPr>
              <w:spacing w:after="0" w:line="259" w:lineRule="auto"/>
              <w:ind w:left="132" w:firstLine="0"/>
              <w:rPr>
                <w:color w:val="000000" w:themeColor="text1"/>
              </w:rPr>
            </w:pPr>
            <w:r w:rsidRPr="004F09C9">
              <w:rPr>
                <w:color w:val="000000" w:themeColor="text1"/>
              </w:rPr>
              <w:t>B). Lipid mass depletion: Long-diapause genotype</w:t>
            </w:r>
          </w:p>
        </w:tc>
        <w:tc>
          <w:tcPr>
            <w:tcW w:w="772" w:type="dxa"/>
            <w:tcBorders>
              <w:top w:val="double" w:sz="3" w:space="0" w:color="000000"/>
              <w:left w:val="nil"/>
              <w:bottom w:val="single" w:sz="3" w:space="0" w:color="000000"/>
              <w:right w:val="nil"/>
            </w:tcBorders>
          </w:tcPr>
          <w:p w14:paraId="02FC68D0"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284DA338"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457B62E7" w14:textId="77777777" w:rsidR="006F58EA" w:rsidRPr="004F09C9" w:rsidRDefault="006F58EA">
            <w:pPr>
              <w:spacing w:after="160" w:line="259" w:lineRule="auto"/>
              <w:ind w:left="0" w:firstLine="0"/>
              <w:rPr>
                <w:color w:val="000000" w:themeColor="text1"/>
              </w:rPr>
            </w:pPr>
          </w:p>
        </w:tc>
      </w:tr>
      <w:tr w:rsidR="006F58EA" w:rsidRPr="004F09C9" w14:paraId="1C5DC06D" w14:textId="77777777">
        <w:trPr>
          <w:trHeight w:val="328"/>
        </w:trPr>
        <w:tc>
          <w:tcPr>
            <w:tcW w:w="5274" w:type="dxa"/>
            <w:tcBorders>
              <w:top w:val="single" w:sz="3" w:space="0" w:color="000000"/>
              <w:left w:val="nil"/>
              <w:bottom w:val="nil"/>
              <w:right w:val="nil"/>
            </w:tcBorders>
          </w:tcPr>
          <w:p w14:paraId="4AADCCC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772" w:type="dxa"/>
            <w:tcBorders>
              <w:top w:val="single" w:sz="3" w:space="0" w:color="000000"/>
              <w:left w:val="nil"/>
              <w:bottom w:val="nil"/>
              <w:right w:val="nil"/>
            </w:tcBorders>
          </w:tcPr>
          <w:p w14:paraId="0894C87B" w14:textId="77777777" w:rsidR="006F58EA" w:rsidRPr="004F09C9" w:rsidRDefault="00D27C9E">
            <w:pPr>
              <w:spacing w:after="0" w:line="259" w:lineRule="auto"/>
              <w:ind w:left="59" w:firstLine="0"/>
              <w:rPr>
                <w:color w:val="000000" w:themeColor="text1"/>
              </w:rPr>
            </w:pPr>
            <w:r w:rsidRPr="004F09C9">
              <w:rPr>
                <w:color w:val="000000" w:themeColor="text1"/>
              </w:rPr>
              <w:t>11.9</w:t>
            </w:r>
          </w:p>
        </w:tc>
        <w:tc>
          <w:tcPr>
            <w:tcW w:w="900" w:type="dxa"/>
            <w:tcBorders>
              <w:top w:val="single" w:sz="3" w:space="0" w:color="000000"/>
              <w:left w:val="nil"/>
              <w:bottom w:val="nil"/>
              <w:right w:val="nil"/>
            </w:tcBorders>
          </w:tcPr>
          <w:p w14:paraId="4EDBCB48" w14:textId="77777777" w:rsidR="006F58EA" w:rsidRPr="004F09C9" w:rsidRDefault="00D27C9E">
            <w:pPr>
              <w:spacing w:after="0" w:line="259" w:lineRule="auto"/>
              <w:ind w:left="83" w:firstLine="0"/>
              <w:rPr>
                <w:color w:val="000000" w:themeColor="text1"/>
              </w:rPr>
            </w:pPr>
            <w:r w:rsidRPr="004F09C9">
              <w:rPr>
                <w:color w:val="000000" w:themeColor="text1"/>
              </w:rPr>
              <w:t>-0.38</w:t>
            </w:r>
          </w:p>
        </w:tc>
        <w:tc>
          <w:tcPr>
            <w:tcW w:w="952" w:type="dxa"/>
            <w:tcBorders>
              <w:top w:val="single" w:sz="3" w:space="0" w:color="000000"/>
              <w:left w:val="nil"/>
              <w:bottom w:val="nil"/>
              <w:right w:val="nil"/>
            </w:tcBorders>
          </w:tcPr>
          <w:p w14:paraId="611276A0" w14:textId="77777777" w:rsidR="006F58EA" w:rsidRPr="004F09C9" w:rsidRDefault="00D27C9E">
            <w:pPr>
              <w:spacing w:after="0" w:line="259" w:lineRule="auto"/>
              <w:ind w:left="60" w:firstLine="0"/>
              <w:rPr>
                <w:color w:val="000000" w:themeColor="text1"/>
              </w:rPr>
            </w:pPr>
            <w:r w:rsidRPr="004F09C9">
              <w:rPr>
                <w:color w:val="000000" w:themeColor="text1"/>
              </w:rPr>
              <w:t>0.714</w:t>
            </w:r>
            <w:r w:rsidRPr="004F09C9">
              <w:rPr>
                <w:i/>
                <w:color w:val="000000" w:themeColor="text1"/>
                <w:vertAlign w:val="superscript"/>
              </w:rPr>
              <w:t>ns</w:t>
            </w:r>
          </w:p>
        </w:tc>
      </w:tr>
      <w:tr w:rsidR="006F58EA" w:rsidRPr="004F09C9" w14:paraId="30C58B9E" w14:textId="77777777">
        <w:trPr>
          <w:trHeight w:val="395"/>
        </w:trPr>
        <w:tc>
          <w:tcPr>
            <w:tcW w:w="5274" w:type="dxa"/>
            <w:tcBorders>
              <w:top w:val="nil"/>
              <w:left w:val="nil"/>
              <w:bottom w:val="nil"/>
              <w:right w:val="nil"/>
            </w:tcBorders>
          </w:tcPr>
          <w:p w14:paraId="53ABE971"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772" w:type="dxa"/>
            <w:tcBorders>
              <w:top w:val="nil"/>
              <w:left w:val="nil"/>
              <w:bottom w:val="nil"/>
              <w:right w:val="nil"/>
            </w:tcBorders>
          </w:tcPr>
          <w:p w14:paraId="052777B6" w14:textId="77777777" w:rsidR="006F58EA" w:rsidRPr="004F09C9" w:rsidRDefault="00D27C9E">
            <w:pPr>
              <w:spacing w:after="0" w:line="259" w:lineRule="auto"/>
              <w:ind w:left="117" w:firstLine="0"/>
              <w:rPr>
                <w:color w:val="000000" w:themeColor="text1"/>
              </w:rPr>
            </w:pPr>
            <w:r w:rsidRPr="004F09C9">
              <w:rPr>
                <w:color w:val="000000" w:themeColor="text1"/>
              </w:rPr>
              <w:t>9.4</w:t>
            </w:r>
          </w:p>
        </w:tc>
        <w:tc>
          <w:tcPr>
            <w:tcW w:w="900" w:type="dxa"/>
            <w:tcBorders>
              <w:top w:val="nil"/>
              <w:left w:val="nil"/>
              <w:bottom w:val="nil"/>
              <w:right w:val="nil"/>
            </w:tcBorders>
          </w:tcPr>
          <w:p w14:paraId="5628248F" w14:textId="77777777" w:rsidR="006F58EA" w:rsidRPr="004F09C9" w:rsidRDefault="00D27C9E">
            <w:pPr>
              <w:spacing w:after="0" w:line="259" w:lineRule="auto"/>
              <w:ind w:left="83" w:firstLine="0"/>
              <w:rPr>
                <w:color w:val="000000" w:themeColor="text1"/>
              </w:rPr>
            </w:pPr>
            <w:r w:rsidRPr="004F09C9">
              <w:rPr>
                <w:color w:val="000000" w:themeColor="text1"/>
              </w:rPr>
              <w:t>-0.90</w:t>
            </w:r>
          </w:p>
        </w:tc>
        <w:tc>
          <w:tcPr>
            <w:tcW w:w="952" w:type="dxa"/>
            <w:tcBorders>
              <w:top w:val="nil"/>
              <w:left w:val="nil"/>
              <w:bottom w:val="nil"/>
              <w:right w:val="nil"/>
            </w:tcBorders>
          </w:tcPr>
          <w:p w14:paraId="5D0F5891" w14:textId="77777777" w:rsidR="006F58EA" w:rsidRPr="004F09C9" w:rsidRDefault="00D27C9E">
            <w:pPr>
              <w:spacing w:after="0" w:line="259" w:lineRule="auto"/>
              <w:ind w:left="60" w:firstLine="0"/>
              <w:rPr>
                <w:color w:val="000000" w:themeColor="text1"/>
              </w:rPr>
            </w:pPr>
            <w:r w:rsidRPr="004F09C9">
              <w:rPr>
                <w:color w:val="000000" w:themeColor="text1"/>
              </w:rPr>
              <w:t>0.389</w:t>
            </w:r>
            <w:r w:rsidRPr="004F09C9">
              <w:rPr>
                <w:i/>
                <w:color w:val="000000" w:themeColor="text1"/>
                <w:vertAlign w:val="superscript"/>
              </w:rPr>
              <w:t>ns</w:t>
            </w:r>
          </w:p>
        </w:tc>
      </w:tr>
      <w:tr w:rsidR="006F58EA" w:rsidRPr="004F09C9" w14:paraId="385CD868" w14:textId="77777777">
        <w:trPr>
          <w:trHeight w:val="494"/>
        </w:trPr>
        <w:tc>
          <w:tcPr>
            <w:tcW w:w="5274" w:type="dxa"/>
            <w:tcBorders>
              <w:top w:val="nil"/>
              <w:left w:val="nil"/>
              <w:bottom w:val="double" w:sz="3" w:space="0" w:color="000000"/>
              <w:right w:val="nil"/>
            </w:tcBorders>
          </w:tcPr>
          <w:p w14:paraId="2589F72E"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772" w:type="dxa"/>
            <w:tcBorders>
              <w:top w:val="nil"/>
              <w:left w:val="nil"/>
              <w:bottom w:val="double" w:sz="3" w:space="0" w:color="000000"/>
              <w:right w:val="nil"/>
            </w:tcBorders>
          </w:tcPr>
          <w:p w14:paraId="38DC5DD4" w14:textId="77777777" w:rsidR="006F58EA" w:rsidRPr="004F09C9" w:rsidRDefault="00D27C9E">
            <w:pPr>
              <w:spacing w:after="0" w:line="259" w:lineRule="auto"/>
              <w:ind w:left="117" w:firstLine="0"/>
              <w:rPr>
                <w:color w:val="000000" w:themeColor="text1"/>
              </w:rPr>
            </w:pPr>
            <w:r w:rsidRPr="004F09C9">
              <w:rPr>
                <w:color w:val="000000" w:themeColor="text1"/>
              </w:rPr>
              <w:t>9.9</w:t>
            </w:r>
          </w:p>
        </w:tc>
        <w:tc>
          <w:tcPr>
            <w:tcW w:w="900" w:type="dxa"/>
            <w:tcBorders>
              <w:top w:val="nil"/>
              <w:left w:val="nil"/>
              <w:bottom w:val="double" w:sz="3" w:space="0" w:color="000000"/>
              <w:right w:val="nil"/>
            </w:tcBorders>
          </w:tcPr>
          <w:p w14:paraId="790857BE" w14:textId="77777777" w:rsidR="006F58EA" w:rsidRPr="004F09C9" w:rsidRDefault="00D27C9E">
            <w:pPr>
              <w:spacing w:after="0" w:line="259" w:lineRule="auto"/>
              <w:ind w:left="83" w:firstLine="0"/>
              <w:rPr>
                <w:color w:val="000000" w:themeColor="text1"/>
              </w:rPr>
            </w:pPr>
            <w:r w:rsidRPr="004F09C9">
              <w:rPr>
                <w:color w:val="000000" w:themeColor="text1"/>
              </w:rPr>
              <w:t>-0.74</w:t>
            </w:r>
          </w:p>
        </w:tc>
        <w:tc>
          <w:tcPr>
            <w:tcW w:w="952" w:type="dxa"/>
            <w:tcBorders>
              <w:top w:val="nil"/>
              <w:left w:val="nil"/>
              <w:bottom w:val="double" w:sz="3" w:space="0" w:color="000000"/>
              <w:right w:val="nil"/>
            </w:tcBorders>
          </w:tcPr>
          <w:p w14:paraId="501B0A09" w14:textId="77777777" w:rsidR="006F58EA" w:rsidRPr="004F09C9" w:rsidRDefault="00D27C9E">
            <w:pPr>
              <w:spacing w:after="0" w:line="259" w:lineRule="auto"/>
              <w:ind w:left="60" w:firstLine="0"/>
              <w:rPr>
                <w:color w:val="000000" w:themeColor="text1"/>
              </w:rPr>
            </w:pPr>
            <w:r w:rsidRPr="004F09C9">
              <w:rPr>
                <w:color w:val="000000" w:themeColor="text1"/>
              </w:rPr>
              <w:t>0.476</w:t>
            </w:r>
            <w:r w:rsidRPr="004F09C9">
              <w:rPr>
                <w:i/>
                <w:color w:val="000000" w:themeColor="text1"/>
                <w:vertAlign w:val="superscript"/>
              </w:rPr>
              <w:t>ns</w:t>
            </w:r>
          </w:p>
        </w:tc>
      </w:tr>
      <w:tr w:rsidR="006F58EA" w:rsidRPr="004F09C9" w14:paraId="1E694FE3" w14:textId="77777777">
        <w:trPr>
          <w:trHeight w:val="321"/>
        </w:trPr>
        <w:tc>
          <w:tcPr>
            <w:tcW w:w="5274" w:type="dxa"/>
            <w:tcBorders>
              <w:top w:val="double" w:sz="3" w:space="0" w:color="000000"/>
              <w:left w:val="nil"/>
              <w:bottom w:val="single" w:sz="3" w:space="0" w:color="000000"/>
              <w:right w:val="nil"/>
            </w:tcBorders>
          </w:tcPr>
          <w:p w14:paraId="5CE6DF27" w14:textId="77777777" w:rsidR="006F58EA" w:rsidRPr="004F09C9" w:rsidRDefault="00D27C9E">
            <w:pPr>
              <w:spacing w:after="0" w:line="259" w:lineRule="auto"/>
              <w:ind w:left="120" w:firstLine="0"/>
              <w:rPr>
                <w:color w:val="000000" w:themeColor="text1"/>
              </w:rPr>
            </w:pPr>
            <w:r w:rsidRPr="004F09C9">
              <w:rPr>
                <w:color w:val="000000" w:themeColor="text1"/>
              </w:rPr>
              <w:t>C). Lean mass depletion: Short-diapause genotype</w:t>
            </w:r>
          </w:p>
        </w:tc>
        <w:tc>
          <w:tcPr>
            <w:tcW w:w="772" w:type="dxa"/>
            <w:tcBorders>
              <w:top w:val="double" w:sz="3" w:space="0" w:color="000000"/>
              <w:left w:val="nil"/>
              <w:bottom w:val="single" w:sz="3" w:space="0" w:color="000000"/>
              <w:right w:val="nil"/>
            </w:tcBorders>
          </w:tcPr>
          <w:p w14:paraId="200BBF0D"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7DAD0E11"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730192CA" w14:textId="77777777" w:rsidR="006F58EA" w:rsidRPr="004F09C9" w:rsidRDefault="006F58EA">
            <w:pPr>
              <w:spacing w:after="160" w:line="259" w:lineRule="auto"/>
              <w:ind w:left="0" w:firstLine="0"/>
              <w:rPr>
                <w:color w:val="000000" w:themeColor="text1"/>
              </w:rPr>
            </w:pPr>
          </w:p>
        </w:tc>
      </w:tr>
      <w:tr w:rsidR="006F58EA" w:rsidRPr="004F09C9" w14:paraId="317D8DBD" w14:textId="77777777">
        <w:trPr>
          <w:trHeight w:val="340"/>
        </w:trPr>
        <w:tc>
          <w:tcPr>
            <w:tcW w:w="5274" w:type="dxa"/>
            <w:tcBorders>
              <w:top w:val="single" w:sz="3" w:space="0" w:color="000000"/>
              <w:left w:val="nil"/>
              <w:bottom w:val="nil"/>
              <w:right w:val="nil"/>
            </w:tcBorders>
          </w:tcPr>
          <w:p w14:paraId="492A7EB9"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772" w:type="dxa"/>
            <w:tcBorders>
              <w:top w:val="single" w:sz="3" w:space="0" w:color="000000"/>
              <w:left w:val="nil"/>
              <w:bottom w:val="nil"/>
              <w:right w:val="nil"/>
            </w:tcBorders>
          </w:tcPr>
          <w:p w14:paraId="7E4C4F14" w14:textId="77777777" w:rsidR="006F58EA" w:rsidRPr="004F09C9" w:rsidRDefault="00D27C9E">
            <w:pPr>
              <w:spacing w:after="0" w:line="259" w:lineRule="auto"/>
              <w:ind w:left="0" w:firstLine="0"/>
              <w:rPr>
                <w:color w:val="000000" w:themeColor="text1"/>
              </w:rPr>
            </w:pPr>
            <w:r w:rsidRPr="004F09C9">
              <w:rPr>
                <w:color w:val="000000" w:themeColor="text1"/>
              </w:rPr>
              <w:t>111.4</w:t>
            </w:r>
          </w:p>
        </w:tc>
        <w:tc>
          <w:tcPr>
            <w:tcW w:w="900" w:type="dxa"/>
            <w:tcBorders>
              <w:top w:val="single" w:sz="3" w:space="0" w:color="000000"/>
              <w:left w:val="nil"/>
              <w:bottom w:val="nil"/>
              <w:right w:val="nil"/>
            </w:tcBorders>
          </w:tcPr>
          <w:p w14:paraId="5082A43B" w14:textId="77777777" w:rsidR="006F58EA" w:rsidRPr="004F09C9" w:rsidRDefault="00D27C9E">
            <w:pPr>
              <w:spacing w:after="0" w:line="259" w:lineRule="auto"/>
              <w:ind w:left="83" w:firstLine="0"/>
              <w:rPr>
                <w:color w:val="000000" w:themeColor="text1"/>
              </w:rPr>
            </w:pPr>
            <w:r w:rsidRPr="004F09C9">
              <w:rPr>
                <w:color w:val="000000" w:themeColor="text1"/>
              </w:rPr>
              <w:t>-3.88</w:t>
            </w:r>
          </w:p>
        </w:tc>
        <w:tc>
          <w:tcPr>
            <w:tcW w:w="952" w:type="dxa"/>
            <w:tcBorders>
              <w:top w:val="single" w:sz="3" w:space="0" w:color="000000"/>
              <w:left w:val="nil"/>
              <w:bottom w:val="nil"/>
              <w:right w:val="nil"/>
            </w:tcBorders>
          </w:tcPr>
          <w:p w14:paraId="3EE34FEA"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032E4205" w14:textId="77777777">
        <w:trPr>
          <w:trHeight w:val="395"/>
        </w:trPr>
        <w:tc>
          <w:tcPr>
            <w:tcW w:w="5274" w:type="dxa"/>
            <w:tcBorders>
              <w:top w:val="nil"/>
              <w:left w:val="nil"/>
              <w:bottom w:val="nil"/>
              <w:right w:val="nil"/>
            </w:tcBorders>
          </w:tcPr>
          <w:p w14:paraId="38B35B4F"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772" w:type="dxa"/>
            <w:tcBorders>
              <w:top w:val="nil"/>
              <w:left w:val="nil"/>
              <w:bottom w:val="nil"/>
              <w:right w:val="nil"/>
            </w:tcBorders>
          </w:tcPr>
          <w:p w14:paraId="53C2C2C2" w14:textId="77777777" w:rsidR="006F58EA" w:rsidRPr="004F09C9" w:rsidRDefault="00D27C9E">
            <w:pPr>
              <w:spacing w:after="0" w:line="259" w:lineRule="auto"/>
              <w:ind w:left="0" w:firstLine="0"/>
              <w:rPr>
                <w:color w:val="000000" w:themeColor="text1"/>
              </w:rPr>
            </w:pPr>
            <w:r w:rsidRPr="004F09C9">
              <w:rPr>
                <w:color w:val="000000" w:themeColor="text1"/>
              </w:rPr>
              <w:t>111.4</w:t>
            </w:r>
          </w:p>
        </w:tc>
        <w:tc>
          <w:tcPr>
            <w:tcW w:w="900" w:type="dxa"/>
            <w:tcBorders>
              <w:top w:val="nil"/>
              <w:left w:val="nil"/>
              <w:bottom w:val="nil"/>
              <w:right w:val="nil"/>
            </w:tcBorders>
          </w:tcPr>
          <w:p w14:paraId="71B67D3E" w14:textId="77777777" w:rsidR="006F58EA" w:rsidRPr="004F09C9" w:rsidRDefault="00D27C9E">
            <w:pPr>
              <w:spacing w:after="0" w:line="259" w:lineRule="auto"/>
              <w:ind w:left="123" w:firstLine="0"/>
              <w:rPr>
                <w:color w:val="000000" w:themeColor="text1"/>
              </w:rPr>
            </w:pPr>
            <w:r w:rsidRPr="004F09C9">
              <w:rPr>
                <w:color w:val="000000" w:themeColor="text1"/>
              </w:rPr>
              <w:t>0.75</w:t>
            </w:r>
          </w:p>
        </w:tc>
        <w:tc>
          <w:tcPr>
            <w:tcW w:w="952" w:type="dxa"/>
            <w:tcBorders>
              <w:top w:val="nil"/>
              <w:left w:val="nil"/>
              <w:bottom w:val="nil"/>
              <w:right w:val="nil"/>
            </w:tcBorders>
          </w:tcPr>
          <w:p w14:paraId="00EF9B87" w14:textId="77777777" w:rsidR="006F58EA" w:rsidRPr="004F09C9" w:rsidRDefault="00D27C9E">
            <w:pPr>
              <w:spacing w:after="0" w:line="259" w:lineRule="auto"/>
              <w:ind w:left="150" w:firstLine="0"/>
              <w:rPr>
                <w:color w:val="000000" w:themeColor="text1"/>
              </w:rPr>
            </w:pPr>
            <w:r w:rsidRPr="004F09C9">
              <w:rPr>
                <w:color w:val="000000" w:themeColor="text1"/>
              </w:rPr>
              <w:t>0.454</w:t>
            </w:r>
          </w:p>
        </w:tc>
      </w:tr>
      <w:tr w:rsidR="006F58EA" w:rsidRPr="004F09C9" w14:paraId="4D88CE25" w14:textId="77777777">
        <w:trPr>
          <w:trHeight w:val="458"/>
        </w:trPr>
        <w:tc>
          <w:tcPr>
            <w:tcW w:w="5274" w:type="dxa"/>
            <w:tcBorders>
              <w:top w:val="nil"/>
              <w:left w:val="nil"/>
              <w:bottom w:val="single" w:sz="3" w:space="0" w:color="000000"/>
              <w:right w:val="nil"/>
            </w:tcBorders>
          </w:tcPr>
          <w:p w14:paraId="20A7613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772" w:type="dxa"/>
            <w:tcBorders>
              <w:top w:val="nil"/>
              <w:left w:val="nil"/>
              <w:bottom w:val="single" w:sz="3" w:space="0" w:color="000000"/>
              <w:right w:val="nil"/>
            </w:tcBorders>
          </w:tcPr>
          <w:p w14:paraId="5049E83D" w14:textId="77777777" w:rsidR="006F58EA" w:rsidRPr="004F09C9" w:rsidRDefault="00D27C9E">
            <w:pPr>
              <w:spacing w:after="0" w:line="259" w:lineRule="auto"/>
              <w:ind w:left="0" w:firstLine="0"/>
              <w:rPr>
                <w:color w:val="000000" w:themeColor="text1"/>
              </w:rPr>
            </w:pPr>
            <w:r w:rsidRPr="004F09C9">
              <w:rPr>
                <w:color w:val="000000" w:themeColor="text1"/>
              </w:rPr>
              <w:t>111.4</w:t>
            </w:r>
          </w:p>
        </w:tc>
        <w:tc>
          <w:tcPr>
            <w:tcW w:w="900" w:type="dxa"/>
            <w:tcBorders>
              <w:top w:val="nil"/>
              <w:left w:val="nil"/>
              <w:bottom w:val="single" w:sz="3" w:space="0" w:color="000000"/>
              <w:right w:val="nil"/>
            </w:tcBorders>
          </w:tcPr>
          <w:p w14:paraId="3E5F4882" w14:textId="77777777" w:rsidR="006F58EA" w:rsidRPr="004F09C9" w:rsidRDefault="00D27C9E">
            <w:pPr>
              <w:spacing w:after="0" w:line="259" w:lineRule="auto"/>
              <w:ind w:left="83" w:firstLine="0"/>
              <w:rPr>
                <w:color w:val="000000" w:themeColor="text1"/>
              </w:rPr>
            </w:pPr>
            <w:r w:rsidRPr="004F09C9">
              <w:rPr>
                <w:color w:val="000000" w:themeColor="text1"/>
              </w:rPr>
              <w:t>-1.01</w:t>
            </w:r>
          </w:p>
        </w:tc>
        <w:tc>
          <w:tcPr>
            <w:tcW w:w="952" w:type="dxa"/>
            <w:tcBorders>
              <w:top w:val="nil"/>
              <w:left w:val="nil"/>
              <w:bottom w:val="single" w:sz="3" w:space="0" w:color="000000"/>
              <w:right w:val="nil"/>
            </w:tcBorders>
          </w:tcPr>
          <w:p w14:paraId="686D8B60" w14:textId="77777777" w:rsidR="006F58EA" w:rsidRPr="004F09C9" w:rsidRDefault="00D27C9E">
            <w:pPr>
              <w:spacing w:after="0" w:line="259" w:lineRule="auto"/>
              <w:ind w:left="149" w:firstLine="0"/>
              <w:rPr>
                <w:color w:val="000000" w:themeColor="text1"/>
              </w:rPr>
            </w:pPr>
            <w:r w:rsidRPr="004F09C9">
              <w:rPr>
                <w:color w:val="000000" w:themeColor="text1"/>
              </w:rPr>
              <w:t>0.314</w:t>
            </w:r>
          </w:p>
        </w:tc>
      </w:tr>
    </w:tbl>
    <w:p w14:paraId="14594D57" w14:textId="77777777" w:rsidR="00D27C9E" w:rsidRPr="004F09C9" w:rsidRDefault="00D27C9E">
      <w:pPr>
        <w:spacing w:after="174" w:line="259" w:lineRule="auto"/>
        <w:ind w:right="80"/>
        <w:jc w:val="center"/>
        <w:rPr>
          <w:color w:val="000000" w:themeColor="text1"/>
        </w:rPr>
      </w:pPr>
    </w:p>
    <w:p w14:paraId="40F8CBA9" w14:textId="77777777" w:rsidR="00D27C9E" w:rsidRPr="004F09C9" w:rsidRDefault="00D27C9E">
      <w:pPr>
        <w:spacing w:after="174" w:line="259" w:lineRule="auto"/>
        <w:ind w:right="80"/>
        <w:jc w:val="center"/>
        <w:rPr>
          <w:color w:val="000000" w:themeColor="text1"/>
        </w:rPr>
      </w:pPr>
    </w:p>
    <w:p w14:paraId="23A9F00F" w14:textId="77777777" w:rsidR="00D27C9E" w:rsidRPr="004F09C9" w:rsidRDefault="00D27C9E">
      <w:pPr>
        <w:spacing w:after="174" w:line="259" w:lineRule="auto"/>
        <w:ind w:right="80"/>
        <w:jc w:val="center"/>
        <w:rPr>
          <w:color w:val="000000" w:themeColor="text1"/>
        </w:rPr>
      </w:pPr>
    </w:p>
    <w:p w14:paraId="496B24DF" w14:textId="77777777" w:rsidR="00D27C9E" w:rsidRPr="004F09C9" w:rsidRDefault="00D27C9E">
      <w:pPr>
        <w:spacing w:after="174" w:line="259" w:lineRule="auto"/>
        <w:ind w:right="80"/>
        <w:jc w:val="center"/>
        <w:rPr>
          <w:color w:val="000000" w:themeColor="text1"/>
        </w:rPr>
      </w:pPr>
    </w:p>
    <w:p w14:paraId="2E726C69" w14:textId="77777777" w:rsidR="006F58EA" w:rsidRPr="004F09C9" w:rsidRDefault="00D27C9E">
      <w:pPr>
        <w:spacing w:after="174" w:line="259" w:lineRule="auto"/>
        <w:ind w:right="80"/>
        <w:jc w:val="center"/>
        <w:rPr>
          <w:color w:val="000000" w:themeColor="text1"/>
        </w:rPr>
      </w:pPr>
      <w:r w:rsidRPr="004F09C9">
        <w:rPr>
          <w:color w:val="000000" w:themeColor="text1"/>
        </w:rPr>
        <w:t>REFERENCES</w:t>
      </w:r>
    </w:p>
    <w:p w14:paraId="76B5B31C" w14:textId="77777777" w:rsidR="006F58EA" w:rsidRPr="004F09C9" w:rsidRDefault="00D27C9E">
      <w:pPr>
        <w:ind w:left="219" w:right="90" w:hanging="234"/>
        <w:rPr>
          <w:color w:val="000000" w:themeColor="text1"/>
        </w:rPr>
      </w:pPr>
      <w:proofErr w:type="spellStart"/>
      <w:r w:rsidRPr="004F09C9">
        <w:rPr>
          <w:color w:val="000000" w:themeColor="text1"/>
        </w:rPr>
        <w:t>Adkisson</w:t>
      </w:r>
      <w:proofErr w:type="spellEnd"/>
      <w:r w:rsidRPr="004F09C9">
        <w:rPr>
          <w:color w:val="000000" w:themeColor="text1"/>
        </w:rPr>
        <w:t xml:space="preserve">, P. L., R. A. Bell, and S. G. </w:t>
      </w:r>
      <w:proofErr w:type="spellStart"/>
      <w:r w:rsidRPr="004F09C9">
        <w:rPr>
          <w:color w:val="000000" w:themeColor="text1"/>
        </w:rPr>
        <w:t>Wellso</w:t>
      </w:r>
      <w:proofErr w:type="spellEnd"/>
      <w:r w:rsidRPr="004F09C9">
        <w:rPr>
          <w:color w:val="000000" w:themeColor="text1"/>
        </w:rPr>
        <w:t xml:space="preserve">. 1963. Environmental factors controlling the induction of diapause in the pink bollworm, </w:t>
      </w:r>
      <w:proofErr w:type="spellStart"/>
      <w:r w:rsidRPr="004F09C9">
        <w:rPr>
          <w:color w:val="000000" w:themeColor="text1"/>
        </w:rPr>
        <w:t>Pectinophora</w:t>
      </w:r>
      <w:proofErr w:type="spellEnd"/>
      <w:r w:rsidRPr="004F09C9">
        <w:rPr>
          <w:color w:val="000000" w:themeColor="text1"/>
        </w:rPr>
        <w:t xml:space="preserve"> </w:t>
      </w:r>
      <w:proofErr w:type="spellStart"/>
      <w:r w:rsidRPr="004F09C9">
        <w:rPr>
          <w:color w:val="000000" w:themeColor="text1"/>
        </w:rPr>
        <w:t>gossypiella</w:t>
      </w:r>
      <w:proofErr w:type="spellEnd"/>
      <w:r w:rsidRPr="004F09C9">
        <w:rPr>
          <w:color w:val="000000" w:themeColor="text1"/>
        </w:rPr>
        <w:t xml:space="preserve"> (Saunders). Journal of</w:t>
      </w:r>
    </w:p>
    <w:p w14:paraId="33A53781" w14:textId="77777777" w:rsidR="006F58EA" w:rsidRPr="004F09C9" w:rsidRDefault="00D27C9E">
      <w:pPr>
        <w:spacing w:after="175" w:line="259" w:lineRule="auto"/>
        <w:ind w:left="244" w:right="90"/>
        <w:rPr>
          <w:color w:val="000000" w:themeColor="text1"/>
        </w:rPr>
      </w:pPr>
      <w:r w:rsidRPr="004F09C9">
        <w:rPr>
          <w:color w:val="000000" w:themeColor="text1"/>
        </w:rPr>
        <w:t>Inse</w:t>
      </w:r>
      <w:r w:rsidR="00DD43B4">
        <w:rPr>
          <w:color w:val="000000" w:themeColor="text1"/>
        </w:rPr>
        <w:t xml:space="preserve">ct </w:t>
      </w:r>
      <w:proofErr w:type="spellStart"/>
      <w:r w:rsidRPr="004F09C9">
        <w:rPr>
          <w:color w:val="000000" w:themeColor="text1"/>
        </w:rPr>
        <w:t>Bohnenblustct</w:t>
      </w:r>
      <w:proofErr w:type="spellEnd"/>
      <w:r w:rsidRPr="004F09C9">
        <w:rPr>
          <w:color w:val="000000" w:themeColor="text1"/>
        </w:rPr>
        <w:t xml:space="preserve"> Physiology 9:299–310.</w:t>
      </w:r>
    </w:p>
    <w:p w14:paraId="644F0CEE" w14:textId="77777777" w:rsidR="006F58EA" w:rsidRPr="004F09C9" w:rsidRDefault="00D27C9E">
      <w:pPr>
        <w:spacing w:after="163" w:line="259" w:lineRule="auto"/>
        <w:ind w:left="-5" w:right="90"/>
        <w:rPr>
          <w:color w:val="000000" w:themeColor="text1"/>
        </w:rPr>
      </w:pPr>
      <w:r w:rsidRPr="004F09C9">
        <w:rPr>
          <w:color w:val="000000" w:themeColor="text1"/>
        </w:rPr>
        <w:t>Allison, J. D.</w:t>
      </w:r>
      <w:del w:id="215" w:author="Brown,James T" w:date="2019-02-03T11:14:00Z">
        <w:r w:rsidRPr="004F09C9" w:rsidDel="002E45AE">
          <w:rPr>
            <w:color w:val="000000" w:themeColor="text1"/>
          </w:rPr>
          <w:delText>,</w:delText>
        </w:r>
      </w:del>
      <w:r w:rsidRPr="004F09C9">
        <w:rPr>
          <w:color w:val="000000" w:themeColor="text1"/>
        </w:rPr>
        <w:t xml:space="preserve"> and R. T. </w:t>
      </w:r>
      <w:proofErr w:type="spellStart"/>
      <w:r w:rsidRPr="004F09C9">
        <w:rPr>
          <w:color w:val="000000" w:themeColor="text1"/>
        </w:rPr>
        <w:t>Cardé</w:t>
      </w:r>
      <w:proofErr w:type="spellEnd"/>
      <w:r w:rsidRPr="004F09C9">
        <w:rPr>
          <w:color w:val="000000" w:themeColor="text1"/>
        </w:rPr>
        <w:t>. 2016. Pheromone Communication in Moths: Evolution,</w:t>
      </w:r>
    </w:p>
    <w:p w14:paraId="47AFE1B9" w14:textId="77777777" w:rsidR="006F58EA" w:rsidRPr="004F09C9" w:rsidRDefault="00D27C9E">
      <w:pPr>
        <w:spacing w:after="163" w:line="259" w:lineRule="auto"/>
        <w:ind w:left="244" w:right="90"/>
        <w:rPr>
          <w:color w:val="000000" w:themeColor="text1"/>
        </w:rPr>
      </w:pPr>
      <w:r w:rsidRPr="004F09C9">
        <w:rPr>
          <w:color w:val="000000" w:themeColor="text1"/>
        </w:rPr>
        <w:t>Behavior, and Application. illustrate edition. University of California Press.</w:t>
      </w:r>
    </w:p>
    <w:p w14:paraId="41735930" w14:textId="77777777" w:rsidR="006F58EA" w:rsidRPr="004F09C9" w:rsidRDefault="00D27C9E">
      <w:pPr>
        <w:spacing w:after="184" w:line="259" w:lineRule="auto"/>
        <w:ind w:left="-5" w:right="90"/>
        <w:rPr>
          <w:color w:val="000000" w:themeColor="text1"/>
        </w:rPr>
      </w:pPr>
      <w:proofErr w:type="spellStart"/>
      <w:r w:rsidRPr="004F09C9">
        <w:rPr>
          <w:color w:val="000000" w:themeColor="text1"/>
        </w:rPr>
        <w:t>Arrese</w:t>
      </w:r>
      <w:proofErr w:type="spellEnd"/>
      <w:r w:rsidRPr="004F09C9">
        <w:rPr>
          <w:color w:val="000000" w:themeColor="text1"/>
        </w:rPr>
        <w:t>, E. L.</w:t>
      </w:r>
      <w:del w:id="216" w:author="Brown,James T" w:date="2019-02-03T11:14:00Z">
        <w:r w:rsidRPr="004F09C9" w:rsidDel="002E45AE">
          <w:rPr>
            <w:color w:val="000000" w:themeColor="text1"/>
          </w:rPr>
          <w:delText>,</w:delText>
        </w:r>
      </w:del>
      <w:r w:rsidRPr="004F09C9">
        <w:rPr>
          <w:color w:val="000000" w:themeColor="text1"/>
        </w:rPr>
        <w:t xml:space="preserve"> and J. L. </w:t>
      </w:r>
      <w:proofErr w:type="spellStart"/>
      <w:r w:rsidRPr="004F09C9">
        <w:rPr>
          <w:color w:val="000000" w:themeColor="text1"/>
        </w:rPr>
        <w:t>Soulages</w:t>
      </w:r>
      <w:proofErr w:type="spellEnd"/>
      <w:r w:rsidRPr="004F09C9">
        <w:rPr>
          <w:color w:val="000000" w:themeColor="text1"/>
        </w:rPr>
        <w:t>. 2010. Insect Fat Body: Energy, Metabolism, and Regulation.</w:t>
      </w:r>
    </w:p>
    <w:p w14:paraId="01315E42" w14:textId="77777777" w:rsidR="006F58EA" w:rsidRPr="004F09C9" w:rsidRDefault="00D27C9E">
      <w:pPr>
        <w:spacing w:after="175" w:line="259" w:lineRule="auto"/>
        <w:ind w:left="244" w:right="90"/>
        <w:rPr>
          <w:color w:val="000000" w:themeColor="text1"/>
        </w:rPr>
      </w:pPr>
      <w:r w:rsidRPr="004F09C9">
        <w:rPr>
          <w:color w:val="000000" w:themeColor="text1"/>
        </w:rPr>
        <w:t>Annual Review of Entomology 55:207–225.</w:t>
      </w:r>
    </w:p>
    <w:p w14:paraId="5DF9B8F5" w14:textId="77777777" w:rsidR="006F58EA" w:rsidRPr="004F09C9" w:rsidRDefault="00D27C9E">
      <w:pPr>
        <w:ind w:left="219" w:right="90" w:hanging="234"/>
        <w:rPr>
          <w:color w:val="000000" w:themeColor="text1"/>
        </w:rPr>
      </w:pPr>
      <w:r w:rsidRPr="004F09C9">
        <w:rPr>
          <w:color w:val="000000" w:themeColor="text1"/>
        </w:rPr>
        <w:t>Beck, S. D.</w:t>
      </w:r>
      <w:del w:id="217" w:author="Brown,James T" w:date="2019-02-03T11:14:00Z">
        <w:r w:rsidRPr="004F09C9" w:rsidDel="002E45AE">
          <w:rPr>
            <w:color w:val="000000" w:themeColor="text1"/>
          </w:rPr>
          <w:delText>,</w:delText>
        </w:r>
      </w:del>
      <w:r w:rsidRPr="004F09C9">
        <w:rPr>
          <w:color w:val="000000" w:themeColor="text1"/>
        </w:rPr>
        <w:t xml:space="preserve"> and J. W. Apple. 1961. Effects of temperature and photoperiod on voltinism of geographical populations of the European corn borer, </w:t>
      </w:r>
      <w:proofErr w:type="spellStart"/>
      <w:r w:rsidRPr="004F09C9">
        <w:rPr>
          <w:color w:val="000000" w:themeColor="text1"/>
        </w:rPr>
        <w:t>Pyrausta</w:t>
      </w:r>
      <w:proofErr w:type="spellEnd"/>
      <w:r w:rsidRPr="004F09C9">
        <w:rPr>
          <w:color w:val="000000" w:themeColor="text1"/>
        </w:rPr>
        <w:t xml:space="preserve"> nubilalis. Journal of economic entomology 54:550–558.</w:t>
      </w:r>
    </w:p>
    <w:p w14:paraId="50396493" w14:textId="14309C18" w:rsidR="006F58EA" w:rsidRPr="004F09C9" w:rsidRDefault="00D27C9E">
      <w:pPr>
        <w:spacing w:after="184" w:line="259" w:lineRule="auto"/>
        <w:ind w:left="-5" w:right="90"/>
        <w:rPr>
          <w:color w:val="000000" w:themeColor="text1"/>
        </w:rPr>
      </w:pPr>
      <w:proofErr w:type="spellStart"/>
      <w:r w:rsidRPr="004F09C9">
        <w:rPr>
          <w:color w:val="000000" w:themeColor="text1"/>
        </w:rPr>
        <w:t>Bohnenblust</w:t>
      </w:r>
      <w:proofErr w:type="spellEnd"/>
      <w:r w:rsidRPr="004F09C9">
        <w:rPr>
          <w:color w:val="000000" w:themeColor="text1"/>
        </w:rPr>
        <w:t>, E.</w:t>
      </w:r>
      <w:ins w:id="218" w:author="Brown,James T" w:date="2019-02-03T11:14:00Z">
        <w:r w:rsidR="002E45AE">
          <w:rPr>
            <w:color w:val="000000" w:themeColor="text1"/>
          </w:rPr>
          <w:t xml:space="preserve"> </w:t>
        </w:r>
      </w:ins>
      <w:del w:id="219" w:author="Brown,James T" w:date="2019-02-03T11:14:00Z">
        <w:r w:rsidRPr="004F09C9" w:rsidDel="002E45AE">
          <w:rPr>
            <w:color w:val="000000" w:themeColor="text1"/>
          </w:rPr>
          <w:delText xml:space="preserve">, </w:delText>
        </w:r>
      </w:del>
      <w:r w:rsidRPr="004F09C9">
        <w:rPr>
          <w:color w:val="000000" w:themeColor="text1"/>
        </w:rPr>
        <w:t xml:space="preserve">and J. </w:t>
      </w:r>
      <w:proofErr w:type="spellStart"/>
      <w:r w:rsidRPr="004F09C9">
        <w:rPr>
          <w:color w:val="000000" w:themeColor="text1"/>
        </w:rPr>
        <w:t>Tooker</w:t>
      </w:r>
      <w:proofErr w:type="spellEnd"/>
      <w:r w:rsidRPr="004F09C9">
        <w:rPr>
          <w:color w:val="000000" w:themeColor="text1"/>
        </w:rPr>
        <w:t xml:space="preserve">. 2010. European corn borer in field corn. </w:t>
      </w:r>
      <w:proofErr w:type="spellStart"/>
      <w:r w:rsidRPr="004F09C9">
        <w:rPr>
          <w:color w:val="000000" w:themeColor="text1"/>
        </w:rPr>
        <w:t>Entomologial</w:t>
      </w:r>
      <w:proofErr w:type="spellEnd"/>
      <w:r w:rsidRPr="004F09C9">
        <w:rPr>
          <w:color w:val="000000" w:themeColor="text1"/>
        </w:rPr>
        <w:t xml:space="preserve"> Notes .</w:t>
      </w:r>
    </w:p>
    <w:p w14:paraId="44D42AFA" w14:textId="6E0A1766" w:rsidR="006F58EA" w:rsidRPr="004F09C9" w:rsidRDefault="00D27C9E">
      <w:pPr>
        <w:ind w:left="219" w:right="90" w:hanging="234"/>
        <w:rPr>
          <w:color w:val="000000" w:themeColor="text1"/>
        </w:rPr>
      </w:pPr>
      <w:r w:rsidRPr="004F09C9">
        <w:rPr>
          <w:color w:val="000000" w:themeColor="text1"/>
        </w:rPr>
        <w:lastRenderedPageBreak/>
        <w:t>Bradshaw, W. E.</w:t>
      </w:r>
      <w:del w:id="220" w:author="Brown,James T" w:date="2019-02-03T11:14:00Z">
        <w:r w:rsidRPr="004F09C9" w:rsidDel="002E45AE">
          <w:rPr>
            <w:color w:val="000000" w:themeColor="text1"/>
          </w:rPr>
          <w:delText>,</w:delText>
        </w:r>
      </w:del>
      <w:r w:rsidRPr="004F09C9">
        <w:rPr>
          <w:color w:val="000000" w:themeColor="text1"/>
        </w:rPr>
        <w:t xml:space="preserve"> and C. M. Holzapfel.</w:t>
      </w:r>
      <w:ins w:id="221" w:author="Brown,James T" w:date="2019-02-03T11:13:00Z">
        <w:r w:rsidR="002E45AE">
          <w:rPr>
            <w:color w:val="000000" w:themeColor="text1"/>
          </w:rPr>
          <w:t xml:space="preserve"> </w:t>
        </w:r>
      </w:ins>
      <w:del w:id="222" w:author="Brown,James T" w:date="2019-02-03T11:13:00Z">
        <w:r w:rsidRPr="004F09C9" w:rsidDel="002E45AE">
          <w:rPr>
            <w:color w:val="000000" w:themeColor="text1"/>
          </w:rPr>
          <w:tab/>
        </w:r>
      </w:del>
      <w:r w:rsidRPr="004F09C9">
        <w:rPr>
          <w:color w:val="000000" w:themeColor="text1"/>
        </w:rPr>
        <w:t>2001.</w:t>
      </w:r>
      <w:r w:rsidRPr="004F09C9">
        <w:rPr>
          <w:color w:val="000000" w:themeColor="text1"/>
        </w:rPr>
        <w:tab/>
        <w:t>Genetic shift in photoperiodic response correlated with global warming. Proceedings of the National Academy of Sciences of the United States of America 98:14509–14511.</w:t>
      </w:r>
    </w:p>
    <w:p w14:paraId="1A818EEA" w14:textId="77777777" w:rsidR="006F58EA" w:rsidRPr="004F09C9" w:rsidRDefault="00D27C9E">
      <w:pPr>
        <w:ind w:left="219" w:right="90" w:hanging="234"/>
        <w:rPr>
          <w:color w:val="000000" w:themeColor="text1"/>
        </w:rPr>
      </w:pPr>
      <w:r w:rsidRPr="004F09C9">
        <w:rPr>
          <w:color w:val="000000" w:themeColor="text1"/>
        </w:rPr>
        <w:t xml:space="preserve">Breed, G. A., S. </w:t>
      </w:r>
      <w:proofErr w:type="spellStart"/>
      <w:r w:rsidRPr="004F09C9">
        <w:rPr>
          <w:color w:val="000000" w:themeColor="text1"/>
        </w:rPr>
        <w:t>Stichter</w:t>
      </w:r>
      <w:proofErr w:type="spellEnd"/>
      <w:r w:rsidRPr="004F09C9">
        <w:rPr>
          <w:color w:val="000000" w:themeColor="text1"/>
        </w:rPr>
        <w:t>, and E. E. Crone. 2012. Climate-driven changes in northeastern US butterfly communities. Nature Climate Change 3:142–145.</w:t>
      </w:r>
    </w:p>
    <w:p w14:paraId="77547588" w14:textId="77777777" w:rsidR="006F58EA" w:rsidRPr="004F09C9" w:rsidRDefault="00D27C9E">
      <w:pPr>
        <w:ind w:left="219" w:right="90" w:hanging="234"/>
        <w:rPr>
          <w:color w:val="000000" w:themeColor="text1"/>
        </w:rPr>
      </w:pPr>
      <w:proofErr w:type="spellStart"/>
      <w:r w:rsidRPr="004F09C9">
        <w:rPr>
          <w:color w:val="000000" w:themeColor="text1"/>
        </w:rPr>
        <w:t>Capinera</w:t>
      </w:r>
      <w:proofErr w:type="spellEnd"/>
      <w:r w:rsidRPr="004F09C9">
        <w:rPr>
          <w:color w:val="000000" w:themeColor="text1"/>
        </w:rPr>
        <w:t>, J. L. E.</w:t>
      </w:r>
      <w:del w:id="223" w:author="Brown,James T" w:date="2019-02-03T11:14:00Z">
        <w:r w:rsidRPr="004F09C9" w:rsidDel="002E45AE">
          <w:rPr>
            <w:color w:val="000000" w:themeColor="text1"/>
          </w:rPr>
          <w:delText>,</w:delText>
        </w:r>
      </w:del>
      <w:r w:rsidRPr="004F09C9">
        <w:rPr>
          <w:color w:val="000000" w:themeColor="text1"/>
        </w:rPr>
        <w:t xml:space="preserve"> and N. Department). 2000. European corn borer scientific name : Ostrinia nubilalis ( </w:t>
      </w:r>
      <w:proofErr w:type="spellStart"/>
      <w:r w:rsidRPr="004F09C9">
        <w:rPr>
          <w:color w:val="000000" w:themeColor="text1"/>
        </w:rPr>
        <w:t>Hübner</w:t>
      </w:r>
      <w:proofErr w:type="spellEnd"/>
      <w:r w:rsidRPr="004F09C9">
        <w:rPr>
          <w:color w:val="000000" w:themeColor="text1"/>
        </w:rPr>
        <w:t xml:space="preserve"> ) ( Insecta : Lepidoptera : </w:t>
      </w:r>
      <w:proofErr w:type="spellStart"/>
      <w:r w:rsidRPr="004F09C9">
        <w:rPr>
          <w:color w:val="000000" w:themeColor="text1"/>
        </w:rPr>
        <w:t>Pyralidae</w:t>
      </w:r>
      <w:proofErr w:type="spellEnd"/>
      <w:r w:rsidRPr="004F09C9">
        <w:rPr>
          <w:color w:val="000000" w:themeColor="text1"/>
        </w:rPr>
        <w:t xml:space="preserve"> ) (EENY-156). Gainesville: University of Florida Institute of Food and Agricultural Sciences .</w:t>
      </w:r>
    </w:p>
    <w:p w14:paraId="7E2DCA07" w14:textId="77777777" w:rsidR="006F58EA" w:rsidRPr="004F09C9" w:rsidRDefault="00D27C9E">
      <w:pPr>
        <w:spacing w:after="184" w:line="259" w:lineRule="auto"/>
        <w:ind w:left="-5" w:right="90"/>
        <w:rPr>
          <w:color w:val="000000" w:themeColor="text1"/>
        </w:rPr>
      </w:pPr>
      <w:proofErr w:type="spellStart"/>
      <w:r w:rsidRPr="004F09C9">
        <w:rPr>
          <w:color w:val="000000" w:themeColor="text1"/>
        </w:rPr>
        <w:t>Chown</w:t>
      </w:r>
      <w:proofErr w:type="spellEnd"/>
      <w:r w:rsidRPr="004F09C9">
        <w:rPr>
          <w:color w:val="000000" w:themeColor="text1"/>
        </w:rPr>
        <w:t>, S. L. 2007. Physiological diversity in insects: Ecology and evolutionary contexts.</w:t>
      </w:r>
    </w:p>
    <w:p w14:paraId="3DAC76D7" w14:textId="77777777" w:rsidR="006F58EA" w:rsidRPr="004F09C9" w:rsidRDefault="00D27C9E">
      <w:pPr>
        <w:spacing w:after="175" w:line="259" w:lineRule="auto"/>
        <w:ind w:left="244" w:right="90"/>
        <w:rPr>
          <w:color w:val="000000" w:themeColor="text1"/>
        </w:rPr>
      </w:pPr>
      <w:r w:rsidRPr="004F09C9">
        <w:rPr>
          <w:color w:val="000000" w:themeColor="text1"/>
        </w:rPr>
        <w:t>Advances in Insect Physiology 33:50–152.</w:t>
      </w:r>
    </w:p>
    <w:p w14:paraId="1C57D92B" w14:textId="77777777" w:rsidR="006F58EA" w:rsidRPr="004F09C9" w:rsidRDefault="00D27C9E">
      <w:pPr>
        <w:spacing w:after="184" w:line="259" w:lineRule="auto"/>
        <w:ind w:left="-5" w:right="90"/>
        <w:rPr>
          <w:color w:val="000000" w:themeColor="text1"/>
        </w:rPr>
      </w:pPr>
      <w:r w:rsidRPr="004F09C9">
        <w:rPr>
          <w:color w:val="000000" w:themeColor="text1"/>
        </w:rPr>
        <w:t>de Gruyter, W.</w:t>
      </w:r>
      <w:del w:id="224" w:author="Brown,James T" w:date="2019-02-03T11:14:00Z">
        <w:r w:rsidRPr="004F09C9" w:rsidDel="00C87443">
          <w:rPr>
            <w:color w:val="000000" w:themeColor="text1"/>
          </w:rPr>
          <w:delText>,</w:delText>
        </w:r>
      </w:del>
      <w:r w:rsidRPr="004F09C9">
        <w:rPr>
          <w:color w:val="000000" w:themeColor="text1"/>
        </w:rPr>
        <w:t xml:space="preserve"> 1999. Handbook of Zoology. 35. Lepidoptera, Moths and Butterflies Volume 1:</w:t>
      </w:r>
    </w:p>
    <w:p w14:paraId="71330FE6" w14:textId="77777777" w:rsidR="006F58EA" w:rsidRPr="004F09C9" w:rsidRDefault="00D27C9E">
      <w:pPr>
        <w:ind w:left="244" w:right="90"/>
        <w:rPr>
          <w:color w:val="000000" w:themeColor="text1"/>
        </w:rPr>
      </w:pPr>
      <w:r w:rsidRPr="004F09C9">
        <w:rPr>
          <w:color w:val="000000" w:themeColor="text1"/>
        </w:rPr>
        <w:t xml:space="preserve">Evolution, Systematics, and Biogeography. Pages 80–82 </w:t>
      </w:r>
      <w:r w:rsidRPr="004F09C9">
        <w:rPr>
          <w:i/>
          <w:color w:val="000000" w:themeColor="text1"/>
        </w:rPr>
        <w:t xml:space="preserve">in </w:t>
      </w:r>
      <w:r w:rsidRPr="004F09C9">
        <w:rPr>
          <w:color w:val="000000" w:themeColor="text1"/>
        </w:rPr>
        <w:t>N. P. Kristensen, editor. Tropical Lepidoptera. 10, Verlag.</w:t>
      </w:r>
    </w:p>
    <w:p w14:paraId="4EF5DD1F" w14:textId="77777777" w:rsidR="006F58EA" w:rsidRPr="004F09C9" w:rsidRDefault="00D27C9E">
      <w:pPr>
        <w:ind w:left="219" w:right="90" w:hanging="234"/>
        <w:rPr>
          <w:color w:val="000000" w:themeColor="text1"/>
        </w:rPr>
      </w:pPr>
      <w:proofErr w:type="spellStart"/>
      <w:r w:rsidRPr="004F09C9">
        <w:rPr>
          <w:color w:val="000000" w:themeColor="text1"/>
        </w:rPr>
        <w:t>DeLucia</w:t>
      </w:r>
      <w:proofErr w:type="spellEnd"/>
      <w:r w:rsidRPr="004F09C9">
        <w:rPr>
          <w:color w:val="000000" w:themeColor="text1"/>
        </w:rPr>
        <w:t xml:space="preserve">, E. H., C. L. Casteel, P. D. </w:t>
      </w:r>
      <w:proofErr w:type="spellStart"/>
      <w:r w:rsidRPr="004F09C9">
        <w:rPr>
          <w:color w:val="000000" w:themeColor="text1"/>
        </w:rPr>
        <w:t>Nabity</w:t>
      </w:r>
      <w:proofErr w:type="spellEnd"/>
      <w:r w:rsidRPr="004F09C9">
        <w:rPr>
          <w:color w:val="000000" w:themeColor="text1"/>
        </w:rPr>
        <w:t>, and B. F. O’Neill. 2008. Insects take a bigger bite out of plants in a warmer, higher carbon dioxide world. Proceedings of the National Academy</w:t>
      </w:r>
    </w:p>
    <w:p w14:paraId="4930BDC3" w14:textId="77777777" w:rsidR="006F58EA" w:rsidRPr="004F09C9" w:rsidRDefault="00D27C9E">
      <w:pPr>
        <w:spacing w:after="175" w:line="259" w:lineRule="auto"/>
        <w:ind w:left="244" w:right="90"/>
        <w:rPr>
          <w:color w:val="000000" w:themeColor="text1"/>
        </w:rPr>
      </w:pPr>
      <w:r w:rsidRPr="004F09C9">
        <w:rPr>
          <w:color w:val="000000" w:themeColor="text1"/>
        </w:rPr>
        <w:t>of Sciences 105:1781–1782.</w:t>
      </w:r>
    </w:p>
    <w:p w14:paraId="6DECB0F6" w14:textId="77777777" w:rsidR="006F58EA" w:rsidRPr="004F09C9" w:rsidRDefault="00D27C9E">
      <w:pPr>
        <w:ind w:left="219" w:right="90" w:hanging="234"/>
        <w:rPr>
          <w:color w:val="000000" w:themeColor="text1"/>
        </w:rPr>
      </w:pPr>
      <w:r w:rsidRPr="004F09C9">
        <w:rPr>
          <w:color w:val="000000" w:themeColor="text1"/>
        </w:rPr>
        <w:t xml:space="preserve">Dopman, E. B., L. Perez, S. M. </w:t>
      </w:r>
      <w:proofErr w:type="spellStart"/>
      <w:r w:rsidRPr="004F09C9">
        <w:rPr>
          <w:color w:val="000000" w:themeColor="text1"/>
        </w:rPr>
        <w:t>Bogdanowicz</w:t>
      </w:r>
      <w:proofErr w:type="spellEnd"/>
      <w:r w:rsidRPr="004F09C9">
        <w:rPr>
          <w:color w:val="000000" w:themeColor="text1"/>
        </w:rPr>
        <w:t>, and R. G. Harrison. 2005. Consequences of reproductive barriers for genealogical discordance in the European corn borer. Proceedings of the National Academy of Sciences 102:14706–14711.</w:t>
      </w:r>
    </w:p>
    <w:p w14:paraId="2C4DC661" w14:textId="77777777" w:rsidR="006F58EA" w:rsidRPr="004F09C9" w:rsidRDefault="00D27C9E">
      <w:pPr>
        <w:spacing w:after="163" w:line="259" w:lineRule="auto"/>
        <w:ind w:left="-5" w:right="90"/>
        <w:rPr>
          <w:color w:val="000000" w:themeColor="text1"/>
        </w:rPr>
      </w:pPr>
      <w:r w:rsidRPr="004F09C9">
        <w:rPr>
          <w:color w:val="000000" w:themeColor="text1"/>
        </w:rPr>
        <w:t>Dugdale, J. 1995. Index of economically important Lepidoptera. Cambridge University Press.</w:t>
      </w:r>
    </w:p>
    <w:p w14:paraId="3EC03834" w14:textId="079A3566" w:rsidR="006F58EA" w:rsidRPr="004F09C9" w:rsidRDefault="00D27C9E">
      <w:pPr>
        <w:spacing w:after="163" w:line="259" w:lineRule="auto"/>
        <w:ind w:left="-5" w:right="90"/>
        <w:rPr>
          <w:color w:val="000000" w:themeColor="text1"/>
        </w:rPr>
      </w:pPr>
      <w:proofErr w:type="spellStart"/>
      <w:r w:rsidRPr="004F09C9">
        <w:rPr>
          <w:color w:val="000000" w:themeColor="text1"/>
        </w:rPr>
        <w:t>Frolov</w:t>
      </w:r>
      <w:proofErr w:type="spellEnd"/>
      <w:r w:rsidRPr="004F09C9">
        <w:rPr>
          <w:color w:val="000000" w:themeColor="text1"/>
        </w:rPr>
        <w:t xml:space="preserve">, A. N., D. </w:t>
      </w:r>
      <w:proofErr w:type="spellStart"/>
      <w:r w:rsidRPr="004F09C9">
        <w:rPr>
          <w:color w:val="000000" w:themeColor="text1"/>
        </w:rPr>
        <w:t>Bourguet</w:t>
      </w:r>
      <w:proofErr w:type="spellEnd"/>
      <w:r w:rsidRPr="004F09C9">
        <w:rPr>
          <w:color w:val="000000" w:themeColor="text1"/>
        </w:rPr>
        <w:t xml:space="preserve">, and S. </w:t>
      </w:r>
      <w:proofErr w:type="spellStart"/>
      <w:r w:rsidRPr="004F09C9">
        <w:rPr>
          <w:color w:val="000000" w:themeColor="text1"/>
        </w:rPr>
        <w:t>Ponsard</w:t>
      </w:r>
      <w:proofErr w:type="spellEnd"/>
      <w:ins w:id="225" w:author="Brown,James T" w:date="2019-02-03T11:15:00Z">
        <w:r w:rsidR="00C87443">
          <w:rPr>
            <w:color w:val="000000" w:themeColor="text1"/>
          </w:rPr>
          <w:t>.</w:t>
        </w:r>
      </w:ins>
      <w:del w:id="226" w:author="Brown,James T" w:date="2019-02-03T11:15:00Z">
        <w:r w:rsidRPr="004F09C9" w:rsidDel="00C87443">
          <w:rPr>
            <w:color w:val="000000" w:themeColor="text1"/>
          </w:rPr>
          <w:delText>,</w:delText>
        </w:r>
      </w:del>
      <w:r w:rsidRPr="004F09C9">
        <w:rPr>
          <w:color w:val="000000" w:themeColor="text1"/>
        </w:rPr>
        <w:t xml:space="preserve"> 2007. Reconsidering the </w:t>
      </w:r>
      <w:proofErr w:type="spellStart"/>
      <w:r w:rsidRPr="004F09C9">
        <w:rPr>
          <w:color w:val="000000" w:themeColor="text1"/>
        </w:rPr>
        <w:t>taxomony</w:t>
      </w:r>
      <w:proofErr w:type="spellEnd"/>
      <w:r w:rsidRPr="004F09C9">
        <w:rPr>
          <w:color w:val="000000" w:themeColor="text1"/>
        </w:rPr>
        <w:t xml:space="preserve"> of several</w:t>
      </w:r>
    </w:p>
    <w:p w14:paraId="6F38E8DF" w14:textId="77777777" w:rsidR="006F58EA" w:rsidRPr="004F09C9" w:rsidRDefault="00D27C9E">
      <w:pPr>
        <w:spacing w:after="163" w:line="259" w:lineRule="auto"/>
        <w:ind w:left="244" w:right="90"/>
        <w:rPr>
          <w:color w:val="000000" w:themeColor="text1"/>
        </w:rPr>
      </w:pPr>
      <w:r w:rsidRPr="004F09C9">
        <w:rPr>
          <w:color w:val="000000" w:themeColor="text1"/>
        </w:rPr>
        <w:t>Ostrinia species in the light of reproductive isolation: A tale for Ernst Mayr.</w:t>
      </w:r>
    </w:p>
    <w:p w14:paraId="754AA5E0" w14:textId="77777777" w:rsidR="006F58EA" w:rsidRPr="004F09C9" w:rsidRDefault="00D27C9E">
      <w:pPr>
        <w:spacing w:after="163" w:line="259" w:lineRule="auto"/>
        <w:ind w:left="-5" w:right="90"/>
        <w:rPr>
          <w:color w:val="000000" w:themeColor="text1"/>
        </w:rPr>
      </w:pPr>
      <w:r w:rsidRPr="004F09C9">
        <w:rPr>
          <w:color w:val="000000" w:themeColor="text1"/>
        </w:rPr>
        <w:t>Gelman, D. B., and D. K. Hayes. 1982. Methods and Markers for Synchronizing Maturation of</w:t>
      </w:r>
    </w:p>
    <w:p w14:paraId="4BCA6DBF" w14:textId="77777777" w:rsidR="006F58EA" w:rsidRPr="004F09C9" w:rsidRDefault="00D27C9E">
      <w:pPr>
        <w:spacing w:after="184" w:line="259" w:lineRule="auto"/>
        <w:ind w:left="244" w:right="90"/>
        <w:rPr>
          <w:color w:val="000000" w:themeColor="text1"/>
        </w:rPr>
      </w:pPr>
      <w:r w:rsidRPr="004F09C9">
        <w:rPr>
          <w:color w:val="000000" w:themeColor="text1"/>
        </w:rPr>
        <w:t>Fifth-Stage Larvae and Pupae of the European Corn Borer , Ostrinia nubilalis. Annals of the</w:t>
      </w:r>
    </w:p>
    <w:p w14:paraId="2FE11D77" w14:textId="77777777" w:rsidR="006F58EA" w:rsidRPr="004F09C9" w:rsidRDefault="00D27C9E">
      <w:pPr>
        <w:spacing w:after="195" w:line="259" w:lineRule="auto"/>
        <w:ind w:left="244" w:right="90"/>
        <w:rPr>
          <w:color w:val="000000" w:themeColor="text1"/>
        </w:rPr>
      </w:pPr>
      <w:r w:rsidRPr="004F09C9">
        <w:rPr>
          <w:color w:val="000000" w:themeColor="text1"/>
        </w:rPr>
        <w:t xml:space="preserve">Entomological Society of </w:t>
      </w:r>
      <w:proofErr w:type="spellStart"/>
      <w:r w:rsidRPr="004F09C9">
        <w:rPr>
          <w:color w:val="000000" w:themeColor="text1"/>
        </w:rPr>
        <w:t>Americ</w:t>
      </w:r>
      <w:proofErr w:type="spellEnd"/>
      <w:r w:rsidRPr="004F09C9">
        <w:rPr>
          <w:color w:val="000000" w:themeColor="text1"/>
        </w:rPr>
        <w:t xml:space="preserve"> 75:485–493.</w:t>
      </w:r>
    </w:p>
    <w:p w14:paraId="6A343957" w14:textId="77777777" w:rsidR="006F58EA" w:rsidRPr="004F09C9" w:rsidRDefault="00D27C9E">
      <w:pPr>
        <w:ind w:left="219" w:right="614" w:hanging="234"/>
        <w:rPr>
          <w:color w:val="000000" w:themeColor="text1"/>
        </w:rPr>
      </w:pPr>
      <w:proofErr w:type="spellStart"/>
      <w:r w:rsidRPr="004F09C9">
        <w:rPr>
          <w:color w:val="000000" w:themeColor="text1"/>
        </w:rPr>
        <w:t>Gomi</w:t>
      </w:r>
      <w:proofErr w:type="spellEnd"/>
      <w:r w:rsidRPr="004F09C9">
        <w:rPr>
          <w:color w:val="000000" w:themeColor="text1"/>
        </w:rPr>
        <w:t xml:space="preserve">, T., M. </w:t>
      </w:r>
      <w:proofErr w:type="spellStart"/>
      <w:r w:rsidRPr="004F09C9">
        <w:rPr>
          <w:color w:val="000000" w:themeColor="text1"/>
        </w:rPr>
        <w:t>Nagasaka</w:t>
      </w:r>
      <w:proofErr w:type="spellEnd"/>
      <w:r w:rsidRPr="004F09C9">
        <w:rPr>
          <w:color w:val="000000" w:themeColor="text1"/>
        </w:rPr>
        <w:t xml:space="preserve">, T. Fukuda, and H. </w:t>
      </w:r>
      <w:proofErr w:type="spellStart"/>
      <w:r w:rsidRPr="004F09C9">
        <w:rPr>
          <w:color w:val="000000" w:themeColor="text1"/>
        </w:rPr>
        <w:t>Hagihara</w:t>
      </w:r>
      <w:proofErr w:type="spellEnd"/>
      <w:r w:rsidRPr="004F09C9">
        <w:rPr>
          <w:color w:val="000000" w:themeColor="text1"/>
        </w:rPr>
        <w:t>.</w:t>
      </w:r>
      <w:r w:rsidRPr="004F09C9">
        <w:rPr>
          <w:color w:val="000000" w:themeColor="text1"/>
        </w:rPr>
        <w:tab/>
        <w:t>2007.</w:t>
      </w:r>
      <w:r w:rsidRPr="004F09C9">
        <w:rPr>
          <w:color w:val="000000" w:themeColor="text1"/>
        </w:rPr>
        <w:tab/>
        <w:t>Shifting of the life cycle and life-history traits of the fall webworm in relation to climate change.</w:t>
      </w:r>
      <w:r w:rsidRPr="004F09C9">
        <w:rPr>
          <w:color w:val="000000" w:themeColor="text1"/>
        </w:rPr>
        <w:tab/>
      </w:r>
      <w:proofErr w:type="spellStart"/>
      <w:r w:rsidRPr="004F09C9">
        <w:rPr>
          <w:color w:val="000000" w:themeColor="text1"/>
        </w:rPr>
        <w:t>Entomologia</w:t>
      </w:r>
      <w:proofErr w:type="spellEnd"/>
    </w:p>
    <w:p w14:paraId="7088BA02" w14:textId="77777777" w:rsidR="006F58EA" w:rsidRPr="004F09C9" w:rsidRDefault="00D27C9E">
      <w:pPr>
        <w:spacing w:after="175" w:line="259" w:lineRule="auto"/>
        <w:ind w:left="244" w:right="90"/>
        <w:rPr>
          <w:color w:val="000000" w:themeColor="text1"/>
        </w:rPr>
      </w:pPr>
      <w:proofErr w:type="spellStart"/>
      <w:r w:rsidRPr="004F09C9">
        <w:rPr>
          <w:color w:val="000000" w:themeColor="text1"/>
        </w:rPr>
        <w:t>Experimentalis</w:t>
      </w:r>
      <w:proofErr w:type="spellEnd"/>
      <w:r w:rsidRPr="004F09C9">
        <w:rPr>
          <w:color w:val="000000" w:themeColor="text1"/>
        </w:rPr>
        <w:t xml:space="preserve"> et </w:t>
      </w:r>
      <w:proofErr w:type="spellStart"/>
      <w:r w:rsidRPr="004F09C9">
        <w:rPr>
          <w:color w:val="000000" w:themeColor="text1"/>
        </w:rPr>
        <w:t>Applicata</w:t>
      </w:r>
      <w:proofErr w:type="spellEnd"/>
      <w:r w:rsidRPr="004F09C9">
        <w:rPr>
          <w:color w:val="000000" w:themeColor="text1"/>
        </w:rPr>
        <w:t xml:space="preserve"> 125:179–184.</w:t>
      </w:r>
    </w:p>
    <w:p w14:paraId="4854E526" w14:textId="41FF2D59" w:rsidR="006F58EA" w:rsidRPr="004F09C9" w:rsidRDefault="00D27C9E">
      <w:pPr>
        <w:ind w:left="219" w:right="90" w:hanging="234"/>
        <w:rPr>
          <w:color w:val="000000" w:themeColor="text1"/>
        </w:rPr>
      </w:pPr>
      <w:proofErr w:type="spellStart"/>
      <w:r w:rsidRPr="004F09C9">
        <w:rPr>
          <w:color w:val="000000" w:themeColor="text1"/>
        </w:rPr>
        <w:lastRenderedPageBreak/>
        <w:t>Gossert</w:t>
      </w:r>
      <w:proofErr w:type="spellEnd"/>
      <w:r w:rsidRPr="004F09C9">
        <w:rPr>
          <w:color w:val="000000" w:themeColor="text1"/>
        </w:rPr>
        <w:t xml:space="preserve">, A. D., A. </w:t>
      </w:r>
      <w:proofErr w:type="spellStart"/>
      <w:r w:rsidRPr="004F09C9">
        <w:rPr>
          <w:color w:val="000000" w:themeColor="text1"/>
        </w:rPr>
        <w:t>Hinniger</w:t>
      </w:r>
      <w:proofErr w:type="spellEnd"/>
      <w:r w:rsidRPr="004F09C9">
        <w:rPr>
          <w:color w:val="000000" w:themeColor="text1"/>
        </w:rPr>
        <w:t>, S. Gutmann, W. Jahnke, A. Strauss, and C. Fernández</w:t>
      </w:r>
      <w:ins w:id="227" w:author="Brown,James T" w:date="2019-02-03T11:15:00Z">
        <w:r w:rsidR="00C87443">
          <w:rPr>
            <w:color w:val="000000" w:themeColor="text1"/>
          </w:rPr>
          <w:t>.</w:t>
        </w:r>
      </w:ins>
      <w:del w:id="228" w:author="Brown,James T" w:date="2019-02-03T11:15:00Z">
        <w:r w:rsidRPr="004F09C9" w:rsidDel="00C87443">
          <w:rPr>
            <w:color w:val="000000" w:themeColor="text1"/>
          </w:rPr>
          <w:delText>,</w:delText>
        </w:r>
      </w:del>
      <w:r w:rsidRPr="004F09C9">
        <w:rPr>
          <w:color w:val="000000" w:themeColor="text1"/>
        </w:rPr>
        <w:t xml:space="preserve"> 2011. A simple protocol for amino acid type selective isotope labeling in insect cells with improved yields and high reproducibility.</w:t>
      </w:r>
    </w:p>
    <w:p w14:paraId="7BE7B78C" w14:textId="77777777" w:rsidR="006F58EA" w:rsidRPr="004F09C9" w:rsidRDefault="00D27C9E">
      <w:pPr>
        <w:spacing w:after="184" w:line="259" w:lineRule="auto"/>
        <w:ind w:left="-5" w:right="90"/>
        <w:rPr>
          <w:color w:val="000000" w:themeColor="text1"/>
        </w:rPr>
      </w:pPr>
      <w:r w:rsidRPr="004F09C9">
        <w:rPr>
          <w:color w:val="000000" w:themeColor="text1"/>
        </w:rPr>
        <w:t>Hahn, D. A.</w:t>
      </w:r>
      <w:del w:id="229" w:author="Brown,James T" w:date="2019-02-03T11:15:00Z">
        <w:r w:rsidRPr="004F09C9" w:rsidDel="00C87443">
          <w:rPr>
            <w:color w:val="000000" w:themeColor="text1"/>
          </w:rPr>
          <w:delText>,</w:delText>
        </w:r>
      </w:del>
      <w:r w:rsidRPr="004F09C9">
        <w:rPr>
          <w:color w:val="000000" w:themeColor="text1"/>
        </w:rPr>
        <w:t xml:space="preserve"> and D. L. Denlinger. 2007. Meeting the energetic demands of insect diapause:</w:t>
      </w:r>
    </w:p>
    <w:p w14:paraId="03796069" w14:textId="77777777" w:rsidR="006F58EA" w:rsidRPr="004F09C9" w:rsidRDefault="00D27C9E">
      <w:pPr>
        <w:spacing w:after="175" w:line="259" w:lineRule="auto"/>
        <w:ind w:left="244" w:right="90"/>
        <w:rPr>
          <w:color w:val="000000" w:themeColor="text1"/>
        </w:rPr>
      </w:pPr>
      <w:r w:rsidRPr="004F09C9">
        <w:rPr>
          <w:color w:val="000000" w:themeColor="text1"/>
        </w:rPr>
        <w:t>Nutrient storage and utilization. Journal of Insect Physiology 53:760–773.</w:t>
      </w:r>
    </w:p>
    <w:p w14:paraId="62745B02" w14:textId="77777777" w:rsidR="006F58EA" w:rsidRPr="004F09C9" w:rsidRDefault="00D27C9E">
      <w:pPr>
        <w:ind w:left="219" w:right="90" w:hanging="234"/>
        <w:rPr>
          <w:color w:val="000000" w:themeColor="text1"/>
        </w:rPr>
      </w:pPr>
      <w:r w:rsidRPr="004F09C9">
        <w:rPr>
          <w:color w:val="000000" w:themeColor="text1"/>
        </w:rPr>
        <w:t>Huey, R. B.</w:t>
      </w:r>
      <w:del w:id="230" w:author="Brown,James T" w:date="2019-02-03T11:15:00Z">
        <w:r w:rsidRPr="004F09C9" w:rsidDel="00C87443">
          <w:rPr>
            <w:color w:val="000000" w:themeColor="text1"/>
          </w:rPr>
          <w:delText>,</w:delText>
        </w:r>
      </w:del>
      <w:r w:rsidRPr="004F09C9">
        <w:rPr>
          <w:color w:val="000000" w:themeColor="text1"/>
        </w:rPr>
        <w:t xml:space="preserve"> and R. D. Stevenson. 1979. Integrating thermal physiology and ecology of ectotherms: A discussion of approaches. Integrative and Comparative Biology 19:357–366.</w:t>
      </w:r>
    </w:p>
    <w:p w14:paraId="24D444C7" w14:textId="56F00388" w:rsidR="006F58EA" w:rsidRPr="004F09C9" w:rsidRDefault="00D27C9E">
      <w:pPr>
        <w:ind w:left="219" w:right="358" w:hanging="234"/>
        <w:rPr>
          <w:color w:val="000000" w:themeColor="text1"/>
        </w:rPr>
      </w:pPr>
      <w:r w:rsidRPr="004F09C9">
        <w:rPr>
          <w:color w:val="000000" w:themeColor="text1"/>
        </w:rPr>
        <w:t xml:space="preserve">Hyde, J., M. A. Martin, P. V. </w:t>
      </w:r>
      <w:proofErr w:type="spellStart"/>
      <w:r w:rsidRPr="004F09C9">
        <w:rPr>
          <w:color w:val="000000" w:themeColor="text1"/>
        </w:rPr>
        <w:t>Preckel</w:t>
      </w:r>
      <w:proofErr w:type="spellEnd"/>
      <w:r w:rsidRPr="004F09C9">
        <w:rPr>
          <w:color w:val="000000" w:themeColor="text1"/>
        </w:rPr>
        <w:t>, and C. R. Edwards.</w:t>
      </w:r>
      <w:ins w:id="231" w:author="Brown,James T" w:date="2019-02-03T11:15:00Z">
        <w:r w:rsidR="00C87443">
          <w:rPr>
            <w:color w:val="000000" w:themeColor="text1"/>
          </w:rPr>
          <w:t xml:space="preserve"> </w:t>
        </w:r>
      </w:ins>
      <w:del w:id="232" w:author="Brown,James T" w:date="2019-02-03T11:15:00Z">
        <w:r w:rsidRPr="004F09C9" w:rsidDel="00C87443">
          <w:rPr>
            <w:color w:val="000000" w:themeColor="text1"/>
          </w:rPr>
          <w:tab/>
        </w:r>
      </w:del>
      <w:r w:rsidRPr="004F09C9">
        <w:rPr>
          <w:color w:val="000000" w:themeColor="text1"/>
        </w:rPr>
        <w:t>1999.</w:t>
      </w:r>
      <w:ins w:id="233" w:author="Brown,James T" w:date="2019-02-03T11:15:00Z">
        <w:r w:rsidR="00C87443">
          <w:rPr>
            <w:color w:val="000000" w:themeColor="text1"/>
          </w:rPr>
          <w:t xml:space="preserve"> </w:t>
        </w:r>
      </w:ins>
      <w:del w:id="234" w:author="Brown,James T" w:date="2019-02-03T11:15:00Z">
        <w:r w:rsidRPr="004F09C9" w:rsidDel="00C87443">
          <w:rPr>
            <w:color w:val="000000" w:themeColor="text1"/>
          </w:rPr>
          <w:tab/>
        </w:r>
      </w:del>
      <w:r w:rsidRPr="004F09C9">
        <w:rPr>
          <w:color w:val="000000" w:themeColor="text1"/>
        </w:rPr>
        <w:t>The economics of Bt corn:</w:t>
      </w:r>
      <w:ins w:id="235" w:author="Brown,James T" w:date="2019-02-03T11:15:00Z">
        <w:r w:rsidR="00C87443">
          <w:rPr>
            <w:color w:val="000000" w:themeColor="text1"/>
          </w:rPr>
          <w:t xml:space="preserve"> </w:t>
        </w:r>
      </w:ins>
      <w:del w:id="236" w:author="Brown,James T" w:date="2019-02-03T11:15:00Z">
        <w:r w:rsidRPr="004F09C9" w:rsidDel="00C87443">
          <w:rPr>
            <w:color w:val="000000" w:themeColor="text1"/>
          </w:rPr>
          <w:delText xml:space="preserve"> </w:delText>
        </w:r>
      </w:del>
      <w:r w:rsidRPr="004F09C9">
        <w:rPr>
          <w:color w:val="000000" w:themeColor="text1"/>
        </w:rPr>
        <w:t>Valuing protection from the European corn borer. Review of Agricultural Economics 21:442–454.</w:t>
      </w:r>
    </w:p>
    <w:p w14:paraId="7E5F5317" w14:textId="77777777" w:rsidR="006F58EA" w:rsidRPr="004F09C9" w:rsidRDefault="00D27C9E">
      <w:pPr>
        <w:spacing w:after="162" w:line="402" w:lineRule="auto"/>
        <w:jc w:val="center"/>
        <w:rPr>
          <w:color w:val="000000" w:themeColor="text1"/>
        </w:rPr>
      </w:pPr>
      <w:proofErr w:type="spellStart"/>
      <w:r w:rsidRPr="004F09C9">
        <w:rPr>
          <w:color w:val="000000" w:themeColor="text1"/>
        </w:rPr>
        <w:t>Ikten</w:t>
      </w:r>
      <w:proofErr w:type="spellEnd"/>
      <w:r w:rsidRPr="004F09C9">
        <w:rPr>
          <w:color w:val="000000" w:themeColor="text1"/>
        </w:rPr>
        <w:t xml:space="preserve">, C., S. R. Skoda, T. E. Hunt, J. Molina-Ochoa, and J. E. Foster. 2011. Genetic Variation and Inheritance of Diapause Induction in Two Distinct </w:t>
      </w:r>
      <w:proofErr w:type="spellStart"/>
      <w:r w:rsidRPr="004F09C9">
        <w:rPr>
          <w:color w:val="000000" w:themeColor="text1"/>
        </w:rPr>
        <w:t>Voltine</w:t>
      </w:r>
      <w:proofErr w:type="spellEnd"/>
      <w:r w:rsidRPr="004F09C9">
        <w:rPr>
          <w:color w:val="000000" w:themeColor="text1"/>
        </w:rPr>
        <w:t xml:space="preserve"> Ecotypes of Ostrinia nubilalis (Lepidoptera: </w:t>
      </w:r>
      <w:proofErr w:type="spellStart"/>
      <w:r w:rsidRPr="004F09C9">
        <w:rPr>
          <w:color w:val="000000" w:themeColor="text1"/>
        </w:rPr>
        <w:t>Crambidae</w:t>
      </w:r>
      <w:proofErr w:type="spellEnd"/>
      <w:r w:rsidRPr="004F09C9">
        <w:rPr>
          <w:color w:val="000000" w:themeColor="text1"/>
        </w:rPr>
        <w:t>). Annals of the Entomological Society of America 104:567–575.</w:t>
      </w:r>
    </w:p>
    <w:p w14:paraId="2A03A087" w14:textId="50C46AE5" w:rsidR="006F58EA" w:rsidRPr="004F09C9" w:rsidRDefault="00D27C9E">
      <w:pPr>
        <w:spacing w:after="163" w:line="259" w:lineRule="auto"/>
        <w:ind w:left="-5" w:right="90"/>
        <w:rPr>
          <w:color w:val="000000" w:themeColor="text1"/>
        </w:rPr>
      </w:pPr>
      <w:r w:rsidRPr="004F09C9">
        <w:rPr>
          <w:color w:val="000000" w:themeColor="text1"/>
        </w:rPr>
        <w:t>IPCC</w:t>
      </w:r>
      <w:ins w:id="237" w:author="Brown,James T" w:date="2019-02-03T11:16:00Z">
        <w:r w:rsidR="00C87443">
          <w:rPr>
            <w:color w:val="000000" w:themeColor="text1"/>
          </w:rPr>
          <w:t>.</w:t>
        </w:r>
      </w:ins>
      <w:del w:id="238" w:author="Brown,James T" w:date="2019-02-03T11:16:00Z">
        <w:r w:rsidRPr="004F09C9" w:rsidDel="00C87443">
          <w:rPr>
            <w:color w:val="000000" w:themeColor="text1"/>
          </w:rPr>
          <w:delText>,</w:delText>
        </w:r>
      </w:del>
      <w:r w:rsidRPr="004F09C9">
        <w:rPr>
          <w:color w:val="000000" w:themeColor="text1"/>
        </w:rPr>
        <w:t xml:space="preserve"> 2013. Summary for Policymakers. In: Climate Change 2013: The Physical Science Basis.</w:t>
      </w:r>
    </w:p>
    <w:p w14:paraId="68322897" w14:textId="77777777" w:rsidR="006F58EA" w:rsidRPr="004F09C9" w:rsidRDefault="00D27C9E">
      <w:pPr>
        <w:spacing w:after="163" w:line="259" w:lineRule="auto"/>
        <w:ind w:left="244" w:right="90"/>
        <w:rPr>
          <w:color w:val="000000" w:themeColor="text1"/>
        </w:rPr>
      </w:pPr>
      <w:r w:rsidRPr="004F09C9">
        <w:rPr>
          <w:color w:val="000000" w:themeColor="text1"/>
        </w:rPr>
        <w:t>Contribution of Working Group I to the Fifth Assessment Report of the Intergovernmental</w:t>
      </w:r>
    </w:p>
    <w:p w14:paraId="674C28FB" w14:textId="77777777" w:rsidR="006F58EA" w:rsidRPr="004F09C9" w:rsidRDefault="00D27C9E">
      <w:pPr>
        <w:ind w:left="244" w:right="90"/>
        <w:rPr>
          <w:color w:val="000000" w:themeColor="text1"/>
        </w:rPr>
      </w:pPr>
      <w:r w:rsidRPr="004F09C9">
        <w:rPr>
          <w:color w:val="000000" w:themeColor="text1"/>
        </w:rPr>
        <w:t>Panel on Climate Change. Technical report, Intergovernmental Panel on Climate Change, Cambridge.</w:t>
      </w:r>
    </w:p>
    <w:p w14:paraId="6FCD163F" w14:textId="4544218A" w:rsidR="006F58EA" w:rsidRPr="004F09C9" w:rsidRDefault="00D27C9E">
      <w:pPr>
        <w:ind w:left="219" w:right="90" w:hanging="234"/>
        <w:rPr>
          <w:color w:val="000000" w:themeColor="text1"/>
        </w:rPr>
      </w:pPr>
      <w:r w:rsidRPr="004F09C9">
        <w:rPr>
          <w:color w:val="000000" w:themeColor="text1"/>
        </w:rPr>
        <w:t>Kim, C.</w:t>
      </w:r>
      <w:del w:id="239" w:author="Brown,James T" w:date="2019-02-03T11:16:00Z">
        <w:r w:rsidRPr="004F09C9" w:rsidDel="00C87443">
          <w:rPr>
            <w:color w:val="000000" w:themeColor="text1"/>
          </w:rPr>
          <w:delText>-</w:delText>
        </w:r>
      </w:del>
      <w:ins w:id="240" w:author="Brown,James T" w:date="2019-02-03T11:16:00Z">
        <w:r w:rsidR="00C87443">
          <w:rPr>
            <w:color w:val="000000" w:themeColor="text1"/>
          </w:rPr>
          <w:t>G</w:t>
        </w:r>
      </w:ins>
      <w:del w:id="241" w:author="Brown,James T" w:date="2019-02-03T11:16:00Z">
        <w:r w:rsidRPr="004F09C9" w:rsidDel="00C87443">
          <w:rPr>
            <w:color w:val="000000" w:themeColor="text1"/>
          </w:rPr>
          <w:delText>g</w:delText>
        </w:r>
      </w:del>
      <w:r w:rsidRPr="004F09C9">
        <w:rPr>
          <w:color w:val="000000" w:themeColor="text1"/>
        </w:rPr>
        <w:t xml:space="preserve">., S. Hoshizaki, Y.-p. Huang, S. </w:t>
      </w:r>
      <w:proofErr w:type="spellStart"/>
      <w:r w:rsidRPr="004F09C9">
        <w:rPr>
          <w:color w:val="000000" w:themeColor="text1"/>
        </w:rPr>
        <w:t>Tatsuki</w:t>
      </w:r>
      <w:proofErr w:type="spellEnd"/>
      <w:r w:rsidRPr="004F09C9">
        <w:rPr>
          <w:color w:val="000000" w:themeColor="text1"/>
        </w:rPr>
        <w:t xml:space="preserve">, and Y. Ishikawa. 1999. Usefulness of mitochondrial COII gene sequences in examining phylogenetic relationships in the Asian corn borer, Ostrinia </w:t>
      </w:r>
      <w:proofErr w:type="spellStart"/>
      <w:r w:rsidRPr="004F09C9">
        <w:rPr>
          <w:color w:val="000000" w:themeColor="text1"/>
        </w:rPr>
        <w:t>furnacalis</w:t>
      </w:r>
      <w:proofErr w:type="spellEnd"/>
      <w:r w:rsidRPr="004F09C9">
        <w:rPr>
          <w:color w:val="000000" w:themeColor="text1"/>
        </w:rPr>
        <w:t xml:space="preserve">, and allied species (Lepidoptera : </w:t>
      </w:r>
      <w:proofErr w:type="spellStart"/>
      <w:r w:rsidRPr="004F09C9">
        <w:rPr>
          <w:color w:val="000000" w:themeColor="text1"/>
        </w:rPr>
        <w:t>Pyralidae</w:t>
      </w:r>
      <w:proofErr w:type="spellEnd"/>
      <w:r w:rsidRPr="004F09C9">
        <w:rPr>
          <w:color w:val="000000" w:themeColor="text1"/>
        </w:rPr>
        <w:t>). Applied Entomology and Zoology 34:405–412.</w:t>
      </w:r>
    </w:p>
    <w:p w14:paraId="29DB72C3" w14:textId="77777777" w:rsidR="006F58EA" w:rsidRPr="004F09C9" w:rsidRDefault="00D27C9E">
      <w:pPr>
        <w:spacing w:after="163" w:line="259" w:lineRule="auto"/>
        <w:ind w:left="-5" w:right="90"/>
        <w:rPr>
          <w:color w:val="000000" w:themeColor="text1"/>
        </w:rPr>
      </w:pPr>
      <w:proofErr w:type="spellStart"/>
      <w:r w:rsidRPr="004F09C9">
        <w:rPr>
          <w:color w:val="000000" w:themeColor="text1"/>
        </w:rPr>
        <w:t>Koštál</w:t>
      </w:r>
      <w:proofErr w:type="spellEnd"/>
      <w:r w:rsidRPr="004F09C9">
        <w:rPr>
          <w:color w:val="000000" w:themeColor="text1"/>
        </w:rPr>
        <w:t>, V. 2006. Eco-physiological phases of insect diapause. Journal of Insect Physiology</w:t>
      </w:r>
    </w:p>
    <w:p w14:paraId="62CE70B0" w14:textId="77777777" w:rsidR="006F58EA" w:rsidRPr="004F09C9" w:rsidRDefault="00D27C9E">
      <w:pPr>
        <w:spacing w:after="163" w:line="259" w:lineRule="auto"/>
        <w:ind w:left="244" w:right="90"/>
        <w:rPr>
          <w:color w:val="000000" w:themeColor="text1"/>
        </w:rPr>
      </w:pPr>
      <w:r w:rsidRPr="004F09C9">
        <w:rPr>
          <w:color w:val="000000" w:themeColor="text1"/>
        </w:rPr>
        <w:t>52:113–127.</w:t>
      </w:r>
    </w:p>
    <w:p w14:paraId="24C60594" w14:textId="77777777" w:rsidR="006F58EA" w:rsidRPr="004F09C9" w:rsidRDefault="00D27C9E">
      <w:pPr>
        <w:ind w:left="219" w:right="841" w:hanging="234"/>
        <w:rPr>
          <w:color w:val="000000" w:themeColor="text1"/>
        </w:rPr>
      </w:pPr>
      <w:proofErr w:type="spellStart"/>
      <w:r w:rsidRPr="004F09C9">
        <w:rPr>
          <w:color w:val="000000" w:themeColor="text1"/>
        </w:rPr>
        <w:t>Lassance</w:t>
      </w:r>
      <w:proofErr w:type="spellEnd"/>
      <w:r w:rsidRPr="004F09C9">
        <w:rPr>
          <w:color w:val="000000" w:themeColor="text1"/>
        </w:rPr>
        <w:t xml:space="preserve">, J.-M., A. T. Groot, M. A. </w:t>
      </w:r>
      <w:proofErr w:type="spellStart"/>
      <w:r w:rsidRPr="004F09C9">
        <w:rPr>
          <w:color w:val="000000" w:themeColor="text1"/>
        </w:rPr>
        <w:t>Liénard</w:t>
      </w:r>
      <w:proofErr w:type="spellEnd"/>
      <w:r w:rsidRPr="004F09C9">
        <w:rPr>
          <w:color w:val="000000" w:themeColor="text1"/>
        </w:rPr>
        <w:t xml:space="preserve">, B. Antony, C. </w:t>
      </w:r>
      <w:proofErr w:type="spellStart"/>
      <w:r w:rsidRPr="004F09C9">
        <w:rPr>
          <w:color w:val="000000" w:themeColor="text1"/>
        </w:rPr>
        <w:t>Borgwardt</w:t>
      </w:r>
      <w:proofErr w:type="spellEnd"/>
      <w:r w:rsidRPr="004F09C9">
        <w:rPr>
          <w:color w:val="000000" w:themeColor="text1"/>
        </w:rPr>
        <w:t xml:space="preserve">, F. Andersson, E. </w:t>
      </w:r>
      <w:proofErr w:type="spellStart"/>
      <w:r w:rsidRPr="004F09C9">
        <w:rPr>
          <w:color w:val="000000" w:themeColor="text1"/>
        </w:rPr>
        <w:t>Hedenström</w:t>
      </w:r>
      <w:proofErr w:type="spellEnd"/>
      <w:r w:rsidRPr="004F09C9">
        <w:rPr>
          <w:color w:val="000000" w:themeColor="text1"/>
        </w:rPr>
        <w:t xml:space="preserve">, D. G. </w:t>
      </w:r>
      <w:proofErr w:type="spellStart"/>
      <w:r w:rsidRPr="004F09C9">
        <w:rPr>
          <w:color w:val="000000" w:themeColor="text1"/>
        </w:rPr>
        <w:t>Heckel</w:t>
      </w:r>
      <w:proofErr w:type="spellEnd"/>
      <w:r w:rsidRPr="004F09C9">
        <w:rPr>
          <w:color w:val="000000" w:themeColor="text1"/>
        </w:rPr>
        <w:t xml:space="preserve">, and C. </w:t>
      </w:r>
      <w:proofErr w:type="spellStart"/>
      <w:r w:rsidRPr="004F09C9">
        <w:rPr>
          <w:color w:val="000000" w:themeColor="text1"/>
        </w:rPr>
        <w:t>Löfstedt</w:t>
      </w:r>
      <w:proofErr w:type="spellEnd"/>
      <w:r w:rsidRPr="004F09C9">
        <w:rPr>
          <w:color w:val="000000" w:themeColor="text1"/>
        </w:rPr>
        <w:t>.</w:t>
      </w:r>
      <w:r w:rsidRPr="004F09C9">
        <w:rPr>
          <w:color w:val="000000" w:themeColor="text1"/>
        </w:rPr>
        <w:tab/>
        <w:t>2010.</w:t>
      </w:r>
      <w:r w:rsidRPr="004F09C9">
        <w:rPr>
          <w:color w:val="000000" w:themeColor="text1"/>
        </w:rPr>
        <w:tab/>
        <w:t>Allelic variation in a fatty-acyl reductase gene causes divergence in moth sex pheromones. Nature 466:486–489.</w:t>
      </w:r>
    </w:p>
    <w:p w14:paraId="5BD0B8FC" w14:textId="77777777" w:rsidR="006F58EA" w:rsidRPr="004F09C9" w:rsidRDefault="00D27C9E">
      <w:pPr>
        <w:tabs>
          <w:tab w:val="center" w:pos="8142"/>
        </w:tabs>
        <w:spacing w:after="175" w:line="259" w:lineRule="auto"/>
        <w:ind w:left="-15" w:firstLine="0"/>
        <w:rPr>
          <w:color w:val="000000" w:themeColor="text1"/>
        </w:rPr>
      </w:pPr>
      <w:r w:rsidRPr="004F09C9">
        <w:rPr>
          <w:color w:val="000000" w:themeColor="text1"/>
        </w:rPr>
        <w:lastRenderedPageBreak/>
        <w:t>Levy, R. C., G. M. Kozak, C. B. Wadsworth, B. S. Coates, and E. B. Dopman.</w:t>
      </w:r>
      <w:r w:rsidRPr="004F09C9">
        <w:rPr>
          <w:color w:val="000000" w:themeColor="text1"/>
        </w:rPr>
        <w:tab/>
        <w:t>2015.</w:t>
      </w:r>
    </w:p>
    <w:p w14:paraId="71557A8E" w14:textId="77777777" w:rsidR="006F58EA" w:rsidRPr="004F09C9" w:rsidRDefault="00D27C9E">
      <w:pPr>
        <w:ind w:left="244" w:right="388"/>
        <w:rPr>
          <w:color w:val="000000" w:themeColor="text1"/>
        </w:rPr>
      </w:pPr>
      <w:r w:rsidRPr="004F09C9">
        <w:rPr>
          <w:color w:val="000000" w:themeColor="text1"/>
        </w:rPr>
        <w:t>Explaining the sawtooth: Latitudinal periodicity in a circadian gene correlates with shifts in generation number. Journal of Evolutionary Biology 28:40–53.</w:t>
      </w:r>
    </w:p>
    <w:p w14:paraId="774B7FB6" w14:textId="77777777" w:rsidR="006F58EA" w:rsidRPr="004F09C9" w:rsidRDefault="00D27C9E">
      <w:pPr>
        <w:spacing w:after="184" w:line="259" w:lineRule="auto"/>
        <w:ind w:left="-5" w:right="90"/>
        <w:rPr>
          <w:color w:val="000000" w:themeColor="text1"/>
        </w:rPr>
      </w:pPr>
      <w:r w:rsidRPr="004F09C9">
        <w:rPr>
          <w:color w:val="000000" w:themeColor="text1"/>
        </w:rPr>
        <w:t>McLeod, D., and S. D. Beck. 1963. Photoperiodic Termination of Diapause. The Biological</w:t>
      </w:r>
    </w:p>
    <w:p w14:paraId="266F5923" w14:textId="77777777" w:rsidR="006F58EA" w:rsidRPr="004F09C9" w:rsidRDefault="00D27C9E">
      <w:pPr>
        <w:spacing w:after="195" w:line="259" w:lineRule="auto"/>
        <w:ind w:left="244" w:right="90"/>
        <w:rPr>
          <w:color w:val="000000" w:themeColor="text1"/>
        </w:rPr>
      </w:pPr>
      <w:r w:rsidRPr="004F09C9">
        <w:rPr>
          <w:color w:val="000000" w:themeColor="text1"/>
        </w:rPr>
        <w:t>Bulletin 124:84–96.</w:t>
      </w:r>
    </w:p>
    <w:p w14:paraId="18BB5C79" w14:textId="77777777" w:rsidR="006F58EA" w:rsidRPr="004F09C9" w:rsidRDefault="00D27C9E">
      <w:pPr>
        <w:ind w:left="219" w:right="90" w:hanging="234"/>
        <w:rPr>
          <w:color w:val="000000" w:themeColor="text1"/>
        </w:rPr>
      </w:pPr>
      <w:r w:rsidRPr="004F09C9">
        <w:rPr>
          <w:color w:val="000000" w:themeColor="text1"/>
        </w:rPr>
        <w:t xml:space="preserve">Mitchell, C. J., and H. </w:t>
      </w:r>
      <w:proofErr w:type="spellStart"/>
      <w:r w:rsidRPr="004F09C9">
        <w:rPr>
          <w:color w:val="000000" w:themeColor="text1"/>
        </w:rPr>
        <w:t>Briegel</w:t>
      </w:r>
      <w:proofErr w:type="spellEnd"/>
      <w:r w:rsidRPr="004F09C9">
        <w:rPr>
          <w:color w:val="000000" w:themeColor="text1"/>
        </w:rPr>
        <w:t>.</w:t>
      </w:r>
      <w:r w:rsidRPr="004F09C9">
        <w:rPr>
          <w:color w:val="000000" w:themeColor="text1"/>
        </w:rPr>
        <w:tab/>
        <w:t>1989.</w:t>
      </w:r>
      <w:r w:rsidRPr="004F09C9">
        <w:rPr>
          <w:color w:val="000000" w:themeColor="text1"/>
        </w:rPr>
        <w:tab/>
        <w:t xml:space="preserve">Inability of diapausing Culex </w:t>
      </w:r>
      <w:proofErr w:type="spellStart"/>
      <w:r w:rsidRPr="004F09C9">
        <w:rPr>
          <w:color w:val="000000" w:themeColor="text1"/>
        </w:rPr>
        <w:t>pipiens</w:t>
      </w:r>
      <w:proofErr w:type="spellEnd"/>
      <w:r w:rsidRPr="004F09C9">
        <w:rPr>
          <w:color w:val="000000" w:themeColor="text1"/>
        </w:rPr>
        <w:t xml:space="preserve"> (Diptera: </w:t>
      </w:r>
      <w:proofErr w:type="spellStart"/>
      <w:r w:rsidRPr="004F09C9">
        <w:rPr>
          <w:color w:val="000000" w:themeColor="text1"/>
        </w:rPr>
        <w:t>Culicidae</w:t>
      </w:r>
      <w:proofErr w:type="spellEnd"/>
      <w:r w:rsidRPr="004F09C9">
        <w:rPr>
          <w:color w:val="000000" w:themeColor="text1"/>
        </w:rPr>
        <w:t>) to use blood for producing lipid reserves for overwinter survival. Journal of medical entomology 26:318–26.</w:t>
      </w:r>
    </w:p>
    <w:p w14:paraId="66D74FBE" w14:textId="77777777" w:rsidR="006F58EA" w:rsidRPr="004F09C9" w:rsidRDefault="00D27C9E">
      <w:pPr>
        <w:ind w:left="219" w:right="90" w:hanging="234"/>
        <w:rPr>
          <w:color w:val="000000" w:themeColor="text1"/>
        </w:rPr>
      </w:pPr>
      <w:proofErr w:type="spellStart"/>
      <w:r w:rsidRPr="004F09C9">
        <w:rPr>
          <w:color w:val="000000" w:themeColor="text1"/>
        </w:rPr>
        <w:t>Mutuura</w:t>
      </w:r>
      <w:proofErr w:type="spellEnd"/>
      <w:r w:rsidRPr="004F09C9">
        <w:rPr>
          <w:color w:val="000000" w:themeColor="text1"/>
        </w:rPr>
        <w:t xml:space="preserve">, A., and E. Munroe. 1970. Taxonomy and distribution of the European corn borer and allied species: genus Ostrinia (Lepidoptera: </w:t>
      </w:r>
      <w:proofErr w:type="spellStart"/>
      <w:r w:rsidRPr="004F09C9">
        <w:rPr>
          <w:color w:val="000000" w:themeColor="text1"/>
        </w:rPr>
        <w:t>Pyralidae</w:t>
      </w:r>
      <w:proofErr w:type="spellEnd"/>
      <w:r w:rsidRPr="004F09C9">
        <w:rPr>
          <w:color w:val="000000" w:themeColor="text1"/>
        </w:rPr>
        <w:t xml:space="preserve">). Mem. </w:t>
      </w:r>
      <w:proofErr w:type="spellStart"/>
      <w:r w:rsidRPr="004F09C9">
        <w:rPr>
          <w:color w:val="000000" w:themeColor="text1"/>
        </w:rPr>
        <w:t>Entomol</w:t>
      </w:r>
      <w:proofErr w:type="spellEnd"/>
      <w:r w:rsidRPr="004F09C9">
        <w:rPr>
          <w:color w:val="000000" w:themeColor="text1"/>
        </w:rPr>
        <w:t>. soc. Can.</w:t>
      </w:r>
    </w:p>
    <w:p w14:paraId="6D1B184B" w14:textId="77777777" w:rsidR="006F58EA" w:rsidRPr="004F09C9" w:rsidRDefault="00D27C9E">
      <w:pPr>
        <w:spacing w:after="163" w:line="259" w:lineRule="auto"/>
        <w:ind w:left="244" w:right="90"/>
        <w:rPr>
          <w:color w:val="000000" w:themeColor="text1"/>
        </w:rPr>
      </w:pPr>
      <w:r w:rsidRPr="004F09C9">
        <w:rPr>
          <w:color w:val="000000" w:themeColor="text1"/>
        </w:rPr>
        <w:t>102:1–112.</w:t>
      </w:r>
    </w:p>
    <w:p w14:paraId="437FE125" w14:textId="77777777" w:rsidR="006F58EA" w:rsidRPr="004F09C9" w:rsidRDefault="00D27C9E">
      <w:pPr>
        <w:ind w:left="219" w:right="90" w:hanging="234"/>
        <w:rPr>
          <w:color w:val="000000" w:themeColor="text1"/>
        </w:rPr>
      </w:pPr>
      <w:proofErr w:type="spellStart"/>
      <w:r w:rsidRPr="004F09C9">
        <w:rPr>
          <w:color w:val="000000" w:themeColor="text1"/>
        </w:rPr>
        <w:t>Nechols</w:t>
      </w:r>
      <w:proofErr w:type="spellEnd"/>
      <w:r w:rsidRPr="004F09C9">
        <w:rPr>
          <w:color w:val="000000" w:themeColor="text1"/>
        </w:rPr>
        <w:t xml:space="preserve">, J., M. J. Tauber, C. A. Tauber, and S. Masaki, 1999. </w:t>
      </w:r>
      <w:proofErr w:type="spellStart"/>
      <w:r w:rsidRPr="004F09C9">
        <w:rPr>
          <w:color w:val="000000" w:themeColor="text1"/>
        </w:rPr>
        <w:t>Nechols</w:t>
      </w:r>
      <w:proofErr w:type="spellEnd"/>
      <w:r w:rsidRPr="004F09C9">
        <w:rPr>
          <w:color w:val="000000" w:themeColor="text1"/>
        </w:rPr>
        <w:t xml:space="preserve"> et al 1999 Adaptations to Hazardous Seasonal.pdf. Chapter adaptation, pages 159–200 </w:t>
      </w:r>
      <w:r w:rsidRPr="004F09C9">
        <w:rPr>
          <w:i/>
          <w:color w:val="000000" w:themeColor="text1"/>
        </w:rPr>
        <w:t xml:space="preserve">in </w:t>
      </w:r>
      <w:proofErr w:type="spellStart"/>
      <w:r w:rsidRPr="004F09C9">
        <w:rPr>
          <w:color w:val="000000" w:themeColor="text1"/>
        </w:rPr>
        <w:t>Huffaker</w:t>
      </w:r>
      <w:proofErr w:type="spellEnd"/>
      <w:r w:rsidRPr="004F09C9">
        <w:rPr>
          <w:color w:val="000000" w:themeColor="text1"/>
        </w:rPr>
        <w:t xml:space="preserve"> and </w:t>
      </w:r>
      <w:proofErr w:type="spellStart"/>
      <w:r w:rsidRPr="004F09C9">
        <w:rPr>
          <w:color w:val="000000" w:themeColor="text1"/>
        </w:rPr>
        <w:t>Gutierrex</w:t>
      </w:r>
      <w:proofErr w:type="spellEnd"/>
      <w:r w:rsidRPr="004F09C9">
        <w:rPr>
          <w:color w:val="000000" w:themeColor="text1"/>
        </w:rPr>
        <w:t>, editors. Ecological Entomology. 2 edition.</w:t>
      </w:r>
    </w:p>
    <w:p w14:paraId="1BED1180" w14:textId="77777777" w:rsidR="006F58EA" w:rsidRPr="004F09C9" w:rsidRDefault="00D27C9E">
      <w:pPr>
        <w:ind w:left="219" w:right="90" w:hanging="234"/>
        <w:rPr>
          <w:color w:val="000000" w:themeColor="text1"/>
        </w:rPr>
      </w:pPr>
      <w:r w:rsidRPr="004F09C9">
        <w:rPr>
          <w:color w:val="000000" w:themeColor="text1"/>
        </w:rPr>
        <w:t>NOAA National Centers for Environmental Information, 2017. State of the Climate: Global Climate Report for Annual 2016.</w:t>
      </w:r>
    </w:p>
    <w:p w14:paraId="70C512CB" w14:textId="77777777" w:rsidR="006F58EA" w:rsidRPr="004F09C9" w:rsidRDefault="00D27C9E">
      <w:pPr>
        <w:ind w:left="219" w:right="90" w:hanging="234"/>
        <w:rPr>
          <w:color w:val="000000" w:themeColor="text1"/>
        </w:rPr>
      </w:pPr>
      <w:r w:rsidRPr="004F09C9">
        <w:rPr>
          <w:color w:val="000000" w:themeColor="text1"/>
        </w:rPr>
        <w:t xml:space="preserve">Parmesan, C., N. </w:t>
      </w:r>
      <w:proofErr w:type="spellStart"/>
      <w:r w:rsidRPr="004F09C9">
        <w:rPr>
          <w:color w:val="000000" w:themeColor="text1"/>
        </w:rPr>
        <w:t>Ryrholm</w:t>
      </w:r>
      <w:proofErr w:type="spellEnd"/>
      <w:r w:rsidRPr="004F09C9">
        <w:rPr>
          <w:color w:val="000000" w:themeColor="text1"/>
        </w:rPr>
        <w:t xml:space="preserve">, C. </w:t>
      </w:r>
      <w:proofErr w:type="spellStart"/>
      <w:r w:rsidRPr="004F09C9">
        <w:rPr>
          <w:color w:val="000000" w:themeColor="text1"/>
        </w:rPr>
        <w:t>Stefanescu</w:t>
      </w:r>
      <w:proofErr w:type="spellEnd"/>
      <w:r w:rsidRPr="004F09C9">
        <w:rPr>
          <w:color w:val="000000" w:themeColor="text1"/>
        </w:rPr>
        <w:t xml:space="preserve">, J. K. Hill, C. D. Thomas, H. </w:t>
      </w:r>
      <w:proofErr w:type="spellStart"/>
      <w:r w:rsidRPr="004F09C9">
        <w:rPr>
          <w:color w:val="000000" w:themeColor="text1"/>
        </w:rPr>
        <w:t>Descimon</w:t>
      </w:r>
      <w:proofErr w:type="spellEnd"/>
      <w:r w:rsidRPr="004F09C9">
        <w:rPr>
          <w:color w:val="000000" w:themeColor="text1"/>
        </w:rPr>
        <w:t xml:space="preserve">, B. Huntley, L. Kaila, J. Kullberg, T. </w:t>
      </w:r>
      <w:proofErr w:type="spellStart"/>
      <w:r w:rsidRPr="004F09C9">
        <w:rPr>
          <w:color w:val="000000" w:themeColor="text1"/>
        </w:rPr>
        <w:t>Tammaru</w:t>
      </w:r>
      <w:proofErr w:type="spellEnd"/>
      <w:r w:rsidRPr="004F09C9">
        <w:rPr>
          <w:color w:val="000000" w:themeColor="text1"/>
        </w:rPr>
        <w:t>, W. J. Tennent, J. a. Thomas, and M. Warren. 1999.</w:t>
      </w:r>
    </w:p>
    <w:p w14:paraId="536EF7E5" w14:textId="77777777" w:rsidR="006F58EA" w:rsidRPr="004F09C9" w:rsidRDefault="00D27C9E">
      <w:pPr>
        <w:spacing w:after="184" w:line="259" w:lineRule="auto"/>
        <w:ind w:left="244" w:right="90"/>
        <w:rPr>
          <w:color w:val="000000" w:themeColor="text1"/>
        </w:rPr>
      </w:pPr>
      <w:r w:rsidRPr="004F09C9">
        <w:rPr>
          <w:color w:val="000000" w:themeColor="text1"/>
        </w:rPr>
        <w:t>Poleward shifts in geographical ranges of butterfly species associated with regional warming.</w:t>
      </w:r>
    </w:p>
    <w:p w14:paraId="6328F9A9" w14:textId="77777777" w:rsidR="006F58EA" w:rsidRPr="004F09C9" w:rsidRDefault="00D27C9E">
      <w:pPr>
        <w:spacing w:after="175" w:line="259" w:lineRule="auto"/>
        <w:ind w:left="244" w:right="90"/>
        <w:rPr>
          <w:color w:val="000000" w:themeColor="text1"/>
        </w:rPr>
      </w:pPr>
      <w:r w:rsidRPr="004F09C9">
        <w:rPr>
          <w:color w:val="000000" w:themeColor="text1"/>
        </w:rPr>
        <w:t>Nature 399:579–583.</w:t>
      </w:r>
    </w:p>
    <w:p w14:paraId="35FEB0B2" w14:textId="77777777" w:rsidR="006F58EA" w:rsidRPr="004F09C9" w:rsidRDefault="00D27C9E">
      <w:pPr>
        <w:spacing w:after="184" w:line="259" w:lineRule="auto"/>
        <w:ind w:left="-5" w:right="90"/>
        <w:rPr>
          <w:color w:val="000000" w:themeColor="text1"/>
        </w:rPr>
      </w:pPr>
      <w:r w:rsidRPr="004F09C9">
        <w:rPr>
          <w:color w:val="000000" w:themeColor="text1"/>
        </w:rPr>
        <w:t>R Development Core Team. 2016. R: A Language and Environment for Statistical Computing.</w:t>
      </w:r>
    </w:p>
    <w:p w14:paraId="06CD7083" w14:textId="77777777" w:rsidR="006F58EA" w:rsidRPr="004F09C9" w:rsidRDefault="00D27C9E">
      <w:pPr>
        <w:spacing w:after="175" w:line="259" w:lineRule="auto"/>
        <w:ind w:left="244" w:right="90"/>
        <w:rPr>
          <w:color w:val="000000" w:themeColor="text1"/>
        </w:rPr>
      </w:pPr>
      <w:r w:rsidRPr="004F09C9">
        <w:rPr>
          <w:color w:val="000000" w:themeColor="text1"/>
        </w:rPr>
        <w:t>R Foundation for Statistical Computing Vienna Austria 0:3–900051.</w:t>
      </w:r>
    </w:p>
    <w:p w14:paraId="12620EE2" w14:textId="77777777" w:rsidR="006F58EA" w:rsidRPr="004F09C9" w:rsidRDefault="00D27C9E">
      <w:pPr>
        <w:spacing w:after="163" w:line="259" w:lineRule="auto"/>
        <w:ind w:left="-5" w:right="90"/>
        <w:rPr>
          <w:color w:val="000000" w:themeColor="text1"/>
        </w:rPr>
      </w:pPr>
      <w:proofErr w:type="spellStart"/>
      <w:r w:rsidRPr="004F09C9">
        <w:rPr>
          <w:color w:val="000000" w:themeColor="text1"/>
        </w:rPr>
        <w:t>Regier</w:t>
      </w:r>
      <w:proofErr w:type="spellEnd"/>
      <w:r w:rsidRPr="004F09C9">
        <w:rPr>
          <w:color w:val="000000" w:themeColor="text1"/>
        </w:rPr>
        <w:t xml:space="preserve">, J. C., C. </w:t>
      </w:r>
      <w:proofErr w:type="spellStart"/>
      <w:r w:rsidRPr="004F09C9">
        <w:rPr>
          <w:color w:val="000000" w:themeColor="text1"/>
        </w:rPr>
        <w:t>Mitter</w:t>
      </w:r>
      <w:proofErr w:type="spellEnd"/>
      <w:r w:rsidRPr="004F09C9">
        <w:rPr>
          <w:color w:val="000000" w:themeColor="text1"/>
        </w:rPr>
        <w:t xml:space="preserve">, M. A. Solis, J. E. Hayden, B. Landry, M. </w:t>
      </w:r>
      <w:proofErr w:type="spellStart"/>
      <w:r w:rsidRPr="004F09C9">
        <w:rPr>
          <w:color w:val="000000" w:themeColor="text1"/>
        </w:rPr>
        <w:t>Nuss</w:t>
      </w:r>
      <w:proofErr w:type="spellEnd"/>
      <w:r w:rsidRPr="004F09C9">
        <w:rPr>
          <w:color w:val="000000" w:themeColor="text1"/>
        </w:rPr>
        <w:t>, T. J. Simonsen, S. H.</w:t>
      </w:r>
    </w:p>
    <w:p w14:paraId="56E1BDE8" w14:textId="77777777" w:rsidR="006F58EA" w:rsidRPr="004F09C9" w:rsidRDefault="00D27C9E">
      <w:pPr>
        <w:spacing w:after="163" w:line="259" w:lineRule="auto"/>
        <w:ind w:left="244" w:right="90"/>
        <w:rPr>
          <w:color w:val="000000" w:themeColor="text1"/>
        </w:rPr>
      </w:pPr>
      <w:r w:rsidRPr="004F09C9">
        <w:rPr>
          <w:color w:val="000000" w:themeColor="text1"/>
        </w:rPr>
        <w:t xml:space="preserve">Yen, A. Zwick, and M. P. Cummings. 2012. A molecular phylogeny for the </w:t>
      </w:r>
      <w:proofErr w:type="spellStart"/>
      <w:r w:rsidRPr="004F09C9">
        <w:rPr>
          <w:color w:val="000000" w:themeColor="text1"/>
        </w:rPr>
        <w:t>pyraloid</w:t>
      </w:r>
      <w:proofErr w:type="spellEnd"/>
      <w:r w:rsidRPr="004F09C9">
        <w:rPr>
          <w:color w:val="000000" w:themeColor="text1"/>
        </w:rPr>
        <w:t xml:space="preserve"> moths</w:t>
      </w:r>
    </w:p>
    <w:p w14:paraId="2D3F43E6" w14:textId="77777777" w:rsidR="006F58EA" w:rsidRPr="004F09C9" w:rsidRDefault="00D27C9E">
      <w:pPr>
        <w:ind w:left="244" w:right="90"/>
        <w:rPr>
          <w:color w:val="000000" w:themeColor="text1"/>
        </w:rPr>
      </w:pPr>
      <w:r w:rsidRPr="004F09C9">
        <w:rPr>
          <w:color w:val="000000" w:themeColor="text1"/>
        </w:rPr>
        <w:t xml:space="preserve">(Lepidoptera: </w:t>
      </w:r>
      <w:proofErr w:type="spellStart"/>
      <w:r w:rsidRPr="004F09C9">
        <w:rPr>
          <w:color w:val="000000" w:themeColor="text1"/>
        </w:rPr>
        <w:t>Pyraloidea</w:t>
      </w:r>
      <w:proofErr w:type="spellEnd"/>
      <w:r w:rsidRPr="004F09C9">
        <w:rPr>
          <w:color w:val="000000" w:themeColor="text1"/>
        </w:rPr>
        <w:t>) and its implications for higher-level classification. Systematic Entomology 37:635–656.</w:t>
      </w:r>
    </w:p>
    <w:p w14:paraId="6F1CA77E" w14:textId="77777777" w:rsidR="006F58EA" w:rsidRPr="004F09C9" w:rsidRDefault="00D27C9E">
      <w:pPr>
        <w:spacing w:after="163" w:line="259" w:lineRule="auto"/>
        <w:ind w:left="-5" w:right="90"/>
        <w:rPr>
          <w:color w:val="000000" w:themeColor="text1"/>
        </w:rPr>
      </w:pPr>
      <w:proofErr w:type="spellStart"/>
      <w:r w:rsidRPr="004F09C9">
        <w:rPr>
          <w:color w:val="000000" w:themeColor="text1"/>
        </w:rPr>
        <w:t>Roelofs</w:t>
      </w:r>
      <w:proofErr w:type="spellEnd"/>
      <w:r w:rsidRPr="004F09C9">
        <w:rPr>
          <w:color w:val="000000" w:themeColor="text1"/>
        </w:rPr>
        <w:t xml:space="preserve">, W. L., J. W. Du, X. H. Tang, P. S. Robbins, and C. J. </w:t>
      </w:r>
      <w:proofErr w:type="spellStart"/>
      <w:r w:rsidRPr="004F09C9">
        <w:rPr>
          <w:color w:val="000000" w:themeColor="text1"/>
        </w:rPr>
        <w:t>Eckenrode</w:t>
      </w:r>
      <w:proofErr w:type="spellEnd"/>
      <w:r w:rsidRPr="004F09C9">
        <w:rPr>
          <w:color w:val="000000" w:themeColor="text1"/>
        </w:rPr>
        <w:t>. 1985. Three</w:t>
      </w:r>
    </w:p>
    <w:p w14:paraId="39527DEA" w14:textId="77777777" w:rsidR="006F58EA" w:rsidRPr="004F09C9" w:rsidRDefault="00D27C9E">
      <w:pPr>
        <w:spacing w:after="184" w:line="259" w:lineRule="auto"/>
        <w:ind w:left="244" w:right="90"/>
        <w:rPr>
          <w:color w:val="000000" w:themeColor="text1"/>
        </w:rPr>
      </w:pPr>
      <w:r w:rsidRPr="004F09C9">
        <w:rPr>
          <w:color w:val="000000" w:themeColor="text1"/>
        </w:rPr>
        <w:t>European corn borer populations in New York based on sex pheromones and voltinism.</w:t>
      </w:r>
    </w:p>
    <w:p w14:paraId="2CB55EA3" w14:textId="77777777" w:rsidR="006F58EA" w:rsidRPr="004F09C9" w:rsidRDefault="00D27C9E">
      <w:pPr>
        <w:spacing w:after="195" w:line="259" w:lineRule="auto"/>
        <w:ind w:left="244" w:right="90"/>
        <w:rPr>
          <w:color w:val="000000" w:themeColor="text1"/>
        </w:rPr>
      </w:pPr>
      <w:r w:rsidRPr="004F09C9">
        <w:rPr>
          <w:color w:val="000000" w:themeColor="text1"/>
        </w:rPr>
        <w:lastRenderedPageBreak/>
        <w:t>Journal of Chemical Ecology 11:829–836.</w:t>
      </w:r>
    </w:p>
    <w:p w14:paraId="44FC6AE2" w14:textId="77777777" w:rsidR="006F58EA" w:rsidRPr="004F09C9" w:rsidRDefault="00D27C9E">
      <w:pPr>
        <w:ind w:left="219" w:right="90" w:hanging="234"/>
        <w:rPr>
          <w:color w:val="000000" w:themeColor="text1"/>
        </w:rPr>
      </w:pPr>
      <w:r w:rsidRPr="004F09C9">
        <w:rPr>
          <w:color w:val="000000" w:themeColor="text1"/>
        </w:rPr>
        <w:t xml:space="preserve">Sakurai, S., M. Kaya, and S. </w:t>
      </w:r>
      <w:proofErr w:type="spellStart"/>
      <w:r w:rsidRPr="004F09C9">
        <w:rPr>
          <w:color w:val="000000" w:themeColor="text1"/>
        </w:rPr>
        <w:t>Satake</w:t>
      </w:r>
      <w:proofErr w:type="spellEnd"/>
      <w:r w:rsidRPr="004F09C9">
        <w:rPr>
          <w:color w:val="000000" w:themeColor="text1"/>
        </w:rPr>
        <w:t>.</w:t>
      </w:r>
      <w:r w:rsidRPr="004F09C9">
        <w:rPr>
          <w:color w:val="000000" w:themeColor="text1"/>
        </w:rPr>
        <w:tab/>
        <w:t>1998.</w:t>
      </w:r>
      <w:r w:rsidRPr="004F09C9">
        <w:rPr>
          <w:color w:val="000000" w:themeColor="text1"/>
        </w:rPr>
        <w:tab/>
        <w:t xml:space="preserve">Hemolymph </w:t>
      </w:r>
      <w:proofErr w:type="spellStart"/>
      <w:r w:rsidRPr="004F09C9">
        <w:rPr>
          <w:color w:val="000000" w:themeColor="text1"/>
        </w:rPr>
        <w:t>ecdysteroid</w:t>
      </w:r>
      <w:proofErr w:type="spellEnd"/>
      <w:r w:rsidRPr="004F09C9">
        <w:rPr>
          <w:color w:val="000000" w:themeColor="text1"/>
        </w:rPr>
        <w:t xml:space="preserve"> titer and </w:t>
      </w:r>
      <w:proofErr w:type="spellStart"/>
      <w:r w:rsidRPr="004F09C9">
        <w:rPr>
          <w:color w:val="000000" w:themeColor="text1"/>
        </w:rPr>
        <w:t>ecdysteroid</w:t>
      </w:r>
      <w:proofErr w:type="spellEnd"/>
      <w:r w:rsidRPr="004F09C9">
        <w:rPr>
          <w:color w:val="000000" w:themeColor="text1"/>
        </w:rPr>
        <w:t xml:space="preserve">-dependent developmental events in the last-larval stadium of the silkworm, Bombyx mori: Role of low </w:t>
      </w:r>
      <w:proofErr w:type="spellStart"/>
      <w:r w:rsidRPr="004F09C9">
        <w:rPr>
          <w:color w:val="000000" w:themeColor="text1"/>
        </w:rPr>
        <w:t>ecdysteroid</w:t>
      </w:r>
      <w:proofErr w:type="spellEnd"/>
      <w:r w:rsidRPr="004F09C9">
        <w:rPr>
          <w:color w:val="000000" w:themeColor="text1"/>
        </w:rPr>
        <w:t xml:space="preserve"> titer in larval-pupal metamorphosis and a reappraisal of the head critical period. Journal of Insect Physiology 44:867–881.</w:t>
      </w:r>
    </w:p>
    <w:p w14:paraId="229D2783" w14:textId="77777777" w:rsidR="006F58EA" w:rsidRPr="004F09C9" w:rsidRDefault="00D27C9E">
      <w:pPr>
        <w:tabs>
          <w:tab w:val="center" w:pos="1962"/>
          <w:tab w:val="center" w:pos="5473"/>
        </w:tabs>
        <w:spacing w:after="195" w:line="259" w:lineRule="auto"/>
        <w:ind w:left="-15" w:firstLine="0"/>
        <w:rPr>
          <w:color w:val="000000" w:themeColor="text1"/>
        </w:rPr>
      </w:pPr>
      <w:r w:rsidRPr="004F09C9">
        <w:rPr>
          <w:color w:val="000000" w:themeColor="text1"/>
        </w:rPr>
        <w:t>Saunders, D. S.</w:t>
      </w:r>
      <w:r w:rsidRPr="004F09C9">
        <w:rPr>
          <w:color w:val="000000" w:themeColor="text1"/>
        </w:rPr>
        <w:tab/>
        <w:t>1997.</w:t>
      </w:r>
      <w:r w:rsidRPr="004F09C9">
        <w:rPr>
          <w:color w:val="000000" w:themeColor="text1"/>
        </w:rPr>
        <w:tab/>
      </w:r>
      <w:proofErr w:type="spellStart"/>
      <w:r w:rsidRPr="004F09C9">
        <w:rPr>
          <w:color w:val="000000" w:themeColor="text1"/>
        </w:rPr>
        <w:t>UnderâĂŘsized</w:t>
      </w:r>
      <w:proofErr w:type="spellEnd"/>
      <w:r w:rsidRPr="004F09C9">
        <w:rPr>
          <w:color w:val="000000" w:themeColor="text1"/>
        </w:rPr>
        <w:t xml:space="preserve"> larvae from </w:t>
      </w:r>
      <w:proofErr w:type="spellStart"/>
      <w:r w:rsidRPr="004F09C9">
        <w:rPr>
          <w:color w:val="000000" w:themeColor="text1"/>
        </w:rPr>
        <w:t>shortâĂŘday</w:t>
      </w:r>
      <w:proofErr w:type="spellEnd"/>
      <w:r w:rsidRPr="004F09C9">
        <w:rPr>
          <w:color w:val="000000" w:themeColor="text1"/>
        </w:rPr>
        <w:t xml:space="preserve"> adults of the blow fly,</w:t>
      </w:r>
    </w:p>
    <w:p w14:paraId="0201840A" w14:textId="77777777" w:rsidR="006F58EA" w:rsidRPr="004F09C9" w:rsidRDefault="00D27C9E">
      <w:pPr>
        <w:tabs>
          <w:tab w:val="center" w:pos="2965"/>
          <w:tab w:val="center" w:pos="7127"/>
        </w:tabs>
        <w:spacing w:after="175" w:line="259" w:lineRule="auto"/>
        <w:ind w:left="0" w:firstLine="0"/>
        <w:rPr>
          <w:color w:val="000000" w:themeColor="text1"/>
        </w:rPr>
      </w:pPr>
      <w:r w:rsidRPr="004F09C9">
        <w:rPr>
          <w:color w:val="000000" w:themeColor="text1"/>
          <w:sz w:val="22"/>
        </w:rPr>
        <w:tab/>
      </w:r>
      <w:proofErr w:type="spellStart"/>
      <w:r w:rsidRPr="004F09C9">
        <w:rPr>
          <w:color w:val="000000" w:themeColor="text1"/>
        </w:rPr>
        <w:t>Calliphora</w:t>
      </w:r>
      <w:proofErr w:type="spellEnd"/>
      <w:r w:rsidRPr="004F09C9">
        <w:rPr>
          <w:color w:val="000000" w:themeColor="text1"/>
        </w:rPr>
        <w:t xml:space="preserve"> </w:t>
      </w:r>
      <w:proofErr w:type="spellStart"/>
      <w:r w:rsidRPr="004F09C9">
        <w:rPr>
          <w:color w:val="000000" w:themeColor="text1"/>
        </w:rPr>
        <w:t>vicina</w:t>
      </w:r>
      <w:proofErr w:type="spellEnd"/>
      <w:r w:rsidRPr="004F09C9">
        <w:rPr>
          <w:color w:val="000000" w:themeColor="text1"/>
        </w:rPr>
        <w:t xml:space="preserve">, </w:t>
      </w:r>
      <w:proofErr w:type="spellStart"/>
      <w:r w:rsidRPr="004F09C9">
        <w:rPr>
          <w:color w:val="000000" w:themeColor="text1"/>
        </w:rPr>
        <w:t>sideâĂŘstep</w:t>
      </w:r>
      <w:proofErr w:type="spellEnd"/>
      <w:r w:rsidRPr="004F09C9">
        <w:rPr>
          <w:color w:val="000000" w:themeColor="text1"/>
        </w:rPr>
        <w:t xml:space="preserve"> the diapause </w:t>
      </w:r>
      <w:proofErr w:type="spellStart"/>
      <w:r w:rsidRPr="004F09C9">
        <w:rPr>
          <w:color w:val="000000" w:themeColor="text1"/>
        </w:rPr>
        <w:t>programme</w:t>
      </w:r>
      <w:proofErr w:type="spellEnd"/>
      <w:r w:rsidRPr="004F09C9">
        <w:rPr>
          <w:color w:val="000000" w:themeColor="text1"/>
        </w:rPr>
        <w:t>.</w:t>
      </w:r>
      <w:r w:rsidRPr="004F09C9">
        <w:rPr>
          <w:color w:val="000000" w:themeColor="text1"/>
        </w:rPr>
        <w:tab/>
        <w:t>Physiological Entomology</w:t>
      </w:r>
    </w:p>
    <w:p w14:paraId="0F3336FF" w14:textId="77777777" w:rsidR="006F58EA" w:rsidRPr="004F09C9" w:rsidRDefault="00D27C9E">
      <w:pPr>
        <w:spacing w:after="163" w:line="259" w:lineRule="auto"/>
        <w:ind w:left="244" w:right="90"/>
        <w:rPr>
          <w:color w:val="000000" w:themeColor="text1"/>
        </w:rPr>
      </w:pPr>
      <w:r w:rsidRPr="004F09C9">
        <w:rPr>
          <w:color w:val="000000" w:themeColor="text1"/>
        </w:rPr>
        <w:t>22:249–255.</w:t>
      </w:r>
    </w:p>
    <w:p w14:paraId="3AD1936E" w14:textId="77777777" w:rsidR="006F58EA" w:rsidRPr="004F09C9" w:rsidRDefault="00D27C9E">
      <w:pPr>
        <w:spacing w:after="163" w:line="259" w:lineRule="auto"/>
        <w:ind w:left="-5" w:right="90"/>
        <w:rPr>
          <w:color w:val="000000" w:themeColor="text1"/>
        </w:rPr>
      </w:pPr>
      <w:r w:rsidRPr="004F09C9">
        <w:rPr>
          <w:color w:val="000000" w:themeColor="text1"/>
        </w:rPr>
        <w:t xml:space="preserve">Showers, W. B., H. C. Chiang, A. J. </w:t>
      </w:r>
      <w:proofErr w:type="spellStart"/>
      <w:r w:rsidRPr="004F09C9">
        <w:rPr>
          <w:color w:val="000000" w:themeColor="text1"/>
        </w:rPr>
        <w:t>Keaster</w:t>
      </w:r>
      <w:proofErr w:type="spellEnd"/>
      <w:r w:rsidRPr="004F09C9">
        <w:rPr>
          <w:color w:val="000000" w:themeColor="text1"/>
        </w:rPr>
        <w:t>, R. E. Hill, G. L. Reed, A. N. Sparks, and G. J.</w:t>
      </w:r>
    </w:p>
    <w:p w14:paraId="1511B5AF" w14:textId="77777777" w:rsidR="006F58EA" w:rsidRPr="004F09C9" w:rsidRDefault="00D27C9E">
      <w:pPr>
        <w:ind w:left="244" w:right="90"/>
        <w:rPr>
          <w:color w:val="000000" w:themeColor="text1"/>
        </w:rPr>
      </w:pPr>
      <w:proofErr w:type="spellStart"/>
      <w:r w:rsidRPr="004F09C9">
        <w:rPr>
          <w:color w:val="000000" w:themeColor="text1"/>
        </w:rPr>
        <w:t>Musick</w:t>
      </w:r>
      <w:proofErr w:type="spellEnd"/>
      <w:r w:rsidRPr="004F09C9">
        <w:rPr>
          <w:color w:val="000000" w:themeColor="text1"/>
        </w:rPr>
        <w:t>. 1975. Ecotypes of the European corn borer in North America. Environmental Entomology 4:753–760.</w:t>
      </w:r>
    </w:p>
    <w:p w14:paraId="6373C26E" w14:textId="77777777" w:rsidR="006F58EA" w:rsidRPr="004F09C9" w:rsidRDefault="00D27C9E">
      <w:pPr>
        <w:spacing w:after="184" w:line="259" w:lineRule="auto"/>
        <w:ind w:left="-5" w:right="90"/>
        <w:rPr>
          <w:color w:val="000000" w:themeColor="text1"/>
        </w:rPr>
      </w:pPr>
      <w:r w:rsidRPr="004F09C9">
        <w:rPr>
          <w:color w:val="000000" w:themeColor="text1"/>
        </w:rPr>
        <w:t>Sinclair, B. J. 2015. Linking energetics and overwintering in temperate insects. Journal of</w:t>
      </w:r>
    </w:p>
    <w:p w14:paraId="6AF6D737" w14:textId="77777777" w:rsidR="006F58EA" w:rsidRPr="004F09C9" w:rsidRDefault="00D27C9E">
      <w:pPr>
        <w:spacing w:line="259" w:lineRule="auto"/>
        <w:ind w:left="244" w:right="90"/>
        <w:rPr>
          <w:color w:val="000000" w:themeColor="text1"/>
        </w:rPr>
      </w:pPr>
      <w:r w:rsidRPr="004F09C9">
        <w:rPr>
          <w:color w:val="000000" w:themeColor="text1"/>
        </w:rPr>
        <w:t>Thermal Biology 54:5–11.</w:t>
      </w:r>
    </w:p>
    <w:p w14:paraId="1AAB5058" w14:textId="77777777" w:rsidR="006F58EA" w:rsidRPr="004F09C9" w:rsidRDefault="00D27C9E">
      <w:pPr>
        <w:tabs>
          <w:tab w:val="center" w:pos="1611"/>
          <w:tab w:val="center" w:pos="5198"/>
        </w:tabs>
        <w:spacing w:after="195" w:line="259" w:lineRule="auto"/>
        <w:ind w:left="-15" w:firstLine="0"/>
        <w:rPr>
          <w:color w:val="000000" w:themeColor="text1"/>
        </w:rPr>
      </w:pPr>
      <w:r w:rsidRPr="004F09C9">
        <w:rPr>
          <w:color w:val="000000" w:themeColor="text1"/>
        </w:rPr>
        <w:t>Solis, M. A.</w:t>
      </w:r>
      <w:r w:rsidRPr="004F09C9">
        <w:rPr>
          <w:color w:val="000000" w:themeColor="text1"/>
        </w:rPr>
        <w:tab/>
        <w:t>2007.</w:t>
      </w:r>
      <w:r w:rsidRPr="004F09C9">
        <w:rPr>
          <w:color w:val="000000" w:themeColor="text1"/>
        </w:rPr>
        <w:tab/>
        <w:t xml:space="preserve">Phylogenetic studies and modern classification of the </w:t>
      </w:r>
      <w:proofErr w:type="spellStart"/>
      <w:r w:rsidRPr="004F09C9">
        <w:rPr>
          <w:color w:val="000000" w:themeColor="text1"/>
        </w:rPr>
        <w:t>Pyraloidea</w:t>
      </w:r>
      <w:proofErr w:type="spellEnd"/>
    </w:p>
    <w:p w14:paraId="39360115" w14:textId="77777777" w:rsidR="006F58EA" w:rsidRPr="004F09C9" w:rsidRDefault="00D27C9E">
      <w:pPr>
        <w:spacing w:after="175" w:line="259" w:lineRule="auto"/>
        <w:ind w:left="244" w:right="90"/>
        <w:rPr>
          <w:color w:val="000000" w:themeColor="text1"/>
        </w:rPr>
      </w:pPr>
      <w:r w:rsidRPr="004F09C9">
        <w:rPr>
          <w:color w:val="000000" w:themeColor="text1"/>
        </w:rPr>
        <w:t xml:space="preserve">(Lepidoptera). </w:t>
      </w:r>
      <w:proofErr w:type="spellStart"/>
      <w:r w:rsidRPr="004F09C9">
        <w:rPr>
          <w:color w:val="000000" w:themeColor="text1"/>
        </w:rPr>
        <w:t>Revista</w:t>
      </w:r>
      <w:proofErr w:type="spellEnd"/>
      <w:r w:rsidRPr="004F09C9">
        <w:rPr>
          <w:color w:val="000000" w:themeColor="text1"/>
        </w:rPr>
        <w:t xml:space="preserve"> </w:t>
      </w:r>
      <w:proofErr w:type="spellStart"/>
      <w:r w:rsidRPr="004F09C9">
        <w:rPr>
          <w:color w:val="000000" w:themeColor="text1"/>
        </w:rPr>
        <w:t>Colombiana</w:t>
      </w:r>
      <w:proofErr w:type="spellEnd"/>
      <w:r w:rsidRPr="004F09C9">
        <w:rPr>
          <w:color w:val="000000" w:themeColor="text1"/>
        </w:rPr>
        <w:t xml:space="preserve"> de </w:t>
      </w:r>
      <w:proofErr w:type="spellStart"/>
      <w:r w:rsidRPr="004F09C9">
        <w:rPr>
          <w:color w:val="000000" w:themeColor="text1"/>
        </w:rPr>
        <w:t>Entomología</w:t>
      </w:r>
      <w:proofErr w:type="spellEnd"/>
      <w:r w:rsidRPr="004F09C9">
        <w:rPr>
          <w:color w:val="000000" w:themeColor="text1"/>
        </w:rPr>
        <w:t xml:space="preserve"> 33:1–9.</w:t>
      </w:r>
    </w:p>
    <w:p w14:paraId="67D4568C" w14:textId="77777777" w:rsidR="006F58EA" w:rsidRPr="004F09C9" w:rsidRDefault="00D27C9E">
      <w:pPr>
        <w:ind w:left="219" w:right="90" w:hanging="234"/>
        <w:rPr>
          <w:color w:val="000000" w:themeColor="text1"/>
        </w:rPr>
      </w:pPr>
      <w:r w:rsidRPr="004F09C9">
        <w:rPr>
          <w:color w:val="000000" w:themeColor="text1"/>
        </w:rPr>
        <w:t>Tauber, C. A., and M. J. Tauber. 1981. Insect seasonal cycles: genetics and evolution. Annual Review of Ecology and Systematics 12:281–308.</w:t>
      </w:r>
    </w:p>
    <w:p w14:paraId="5809237B" w14:textId="77777777" w:rsidR="006F58EA" w:rsidRPr="004F09C9" w:rsidRDefault="00D27C9E">
      <w:pPr>
        <w:ind w:left="219" w:right="90" w:hanging="234"/>
        <w:rPr>
          <w:color w:val="000000" w:themeColor="text1"/>
        </w:rPr>
      </w:pPr>
      <w:r w:rsidRPr="004F09C9">
        <w:rPr>
          <w:color w:val="000000" w:themeColor="text1"/>
        </w:rPr>
        <w:t xml:space="preserve">Thompson, A. C., and F. M. Davis. 1981. The effect of temperature on the rate of metabolism of lipids and glycogen in diapausing southwestern corn borer, </w:t>
      </w:r>
      <w:proofErr w:type="spellStart"/>
      <w:r w:rsidRPr="004F09C9">
        <w:rPr>
          <w:color w:val="000000" w:themeColor="text1"/>
        </w:rPr>
        <w:t>Diatraea</w:t>
      </w:r>
      <w:proofErr w:type="spellEnd"/>
      <w:r w:rsidRPr="004F09C9">
        <w:rPr>
          <w:color w:val="000000" w:themeColor="text1"/>
        </w:rPr>
        <w:t xml:space="preserve"> </w:t>
      </w:r>
      <w:proofErr w:type="spellStart"/>
      <w:r w:rsidRPr="004F09C9">
        <w:rPr>
          <w:color w:val="000000" w:themeColor="text1"/>
        </w:rPr>
        <w:t>grandiosella</w:t>
      </w:r>
      <w:proofErr w:type="spellEnd"/>
      <w:r w:rsidRPr="004F09C9">
        <w:rPr>
          <w:color w:val="000000" w:themeColor="text1"/>
        </w:rPr>
        <w:t>.</w:t>
      </w:r>
    </w:p>
    <w:p w14:paraId="71A311BA" w14:textId="77777777" w:rsidR="006F58EA" w:rsidRPr="004F09C9" w:rsidRDefault="00D27C9E">
      <w:pPr>
        <w:spacing w:after="175" w:line="259" w:lineRule="auto"/>
        <w:ind w:left="244" w:right="90"/>
        <w:rPr>
          <w:color w:val="000000" w:themeColor="text1"/>
        </w:rPr>
      </w:pPr>
      <w:r w:rsidRPr="004F09C9">
        <w:rPr>
          <w:color w:val="000000" w:themeColor="text1"/>
        </w:rPr>
        <w:t>Comparative Biochemistry and Physiology – Part A: Physiology 70:555–558.</w:t>
      </w:r>
    </w:p>
    <w:p w14:paraId="17EC09EE" w14:textId="77777777" w:rsidR="006F58EA" w:rsidRPr="004F09C9" w:rsidRDefault="00D27C9E">
      <w:pPr>
        <w:ind w:left="219" w:right="213" w:hanging="234"/>
        <w:rPr>
          <w:color w:val="000000" w:themeColor="text1"/>
        </w:rPr>
      </w:pPr>
      <w:proofErr w:type="spellStart"/>
      <w:r w:rsidRPr="004F09C9">
        <w:rPr>
          <w:color w:val="000000" w:themeColor="text1"/>
        </w:rPr>
        <w:t>Vukašinović</w:t>
      </w:r>
      <w:proofErr w:type="spellEnd"/>
      <w:r w:rsidRPr="004F09C9">
        <w:rPr>
          <w:color w:val="000000" w:themeColor="text1"/>
        </w:rPr>
        <w:t xml:space="preserve">, E. L., D. W. Pond, M. R. Worland, D. </w:t>
      </w:r>
      <w:proofErr w:type="spellStart"/>
      <w:r w:rsidRPr="004F09C9">
        <w:rPr>
          <w:color w:val="000000" w:themeColor="text1"/>
        </w:rPr>
        <w:t>Kojić</w:t>
      </w:r>
      <w:proofErr w:type="spellEnd"/>
      <w:r w:rsidRPr="004F09C9">
        <w:rPr>
          <w:color w:val="000000" w:themeColor="text1"/>
        </w:rPr>
        <w:t xml:space="preserve">, J. </w:t>
      </w:r>
      <w:proofErr w:type="spellStart"/>
      <w:r w:rsidRPr="004F09C9">
        <w:rPr>
          <w:color w:val="000000" w:themeColor="text1"/>
        </w:rPr>
        <w:t>Purać</w:t>
      </w:r>
      <w:proofErr w:type="spellEnd"/>
      <w:r w:rsidRPr="004F09C9">
        <w:rPr>
          <w:color w:val="000000" w:themeColor="text1"/>
        </w:rPr>
        <w:t xml:space="preserve">, D. P. </w:t>
      </w:r>
      <w:proofErr w:type="spellStart"/>
      <w:r w:rsidRPr="004F09C9">
        <w:rPr>
          <w:color w:val="000000" w:themeColor="text1"/>
        </w:rPr>
        <w:t>Blagojević</w:t>
      </w:r>
      <w:proofErr w:type="spellEnd"/>
      <w:r w:rsidRPr="004F09C9">
        <w:rPr>
          <w:color w:val="000000" w:themeColor="text1"/>
        </w:rPr>
        <w:t xml:space="preserve">, and G. </w:t>
      </w:r>
      <w:proofErr w:type="spellStart"/>
      <w:r w:rsidRPr="004F09C9">
        <w:rPr>
          <w:color w:val="000000" w:themeColor="text1"/>
        </w:rPr>
        <w:t>Grubor-Lajšić</w:t>
      </w:r>
      <w:proofErr w:type="spellEnd"/>
      <w:r w:rsidRPr="004F09C9">
        <w:rPr>
          <w:color w:val="000000" w:themeColor="text1"/>
        </w:rPr>
        <w:t xml:space="preserve">. 2013. Diapause induces changes in the composition and biophysical properties of lipids in larvae of the European corn borer, Ostrinia nubilalis (Lepidoptera: </w:t>
      </w:r>
      <w:proofErr w:type="spellStart"/>
      <w:r w:rsidRPr="004F09C9">
        <w:rPr>
          <w:color w:val="000000" w:themeColor="text1"/>
        </w:rPr>
        <w:t>Crambidae</w:t>
      </w:r>
      <w:proofErr w:type="spellEnd"/>
      <w:r w:rsidRPr="004F09C9">
        <w:rPr>
          <w:color w:val="000000" w:themeColor="text1"/>
        </w:rPr>
        <w:t>). Comparative Biochemistry and Physiology Part B: Biochemistry and Molecular Biology 165:219–225.</w:t>
      </w:r>
    </w:p>
    <w:p w14:paraId="55459E97" w14:textId="77777777" w:rsidR="006F58EA" w:rsidRPr="004F09C9" w:rsidRDefault="00D27C9E">
      <w:pPr>
        <w:ind w:left="219" w:right="90" w:hanging="234"/>
        <w:rPr>
          <w:color w:val="000000" w:themeColor="text1"/>
        </w:rPr>
      </w:pPr>
      <w:r w:rsidRPr="004F09C9">
        <w:rPr>
          <w:color w:val="000000" w:themeColor="text1"/>
        </w:rPr>
        <w:t>Wadsworth, C. B., X. Li, and E. B. Dopman. 2015. A recombination suppressor contributes to ecological speciation in OSTRINIA moths. Heredity 114:593–600.</w:t>
      </w:r>
    </w:p>
    <w:p w14:paraId="6AE1EA5C" w14:textId="77777777" w:rsidR="006F58EA" w:rsidRPr="004F09C9" w:rsidRDefault="00D27C9E">
      <w:pPr>
        <w:ind w:left="219" w:right="90" w:hanging="234"/>
        <w:rPr>
          <w:color w:val="000000" w:themeColor="text1"/>
        </w:rPr>
      </w:pPr>
      <w:r w:rsidRPr="004F09C9">
        <w:rPr>
          <w:color w:val="000000" w:themeColor="text1"/>
        </w:rPr>
        <w:lastRenderedPageBreak/>
        <w:t xml:space="preserve">Wahlberg, N., C. W. Wheat, and C. Peña. 2013. Timing and patterns in the taxonomic diversification of Lepidoptera (butterflies and moths). </w:t>
      </w:r>
      <w:proofErr w:type="spellStart"/>
      <w:r w:rsidRPr="004F09C9">
        <w:rPr>
          <w:color w:val="000000" w:themeColor="text1"/>
        </w:rPr>
        <w:t>PLoS</w:t>
      </w:r>
      <w:proofErr w:type="spellEnd"/>
      <w:r w:rsidRPr="004F09C9">
        <w:rPr>
          <w:color w:val="000000" w:themeColor="text1"/>
        </w:rPr>
        <w:t xml:space="preserve"> ONE 8:80875.</w:t>
      </w:r>
    </w:p>
    <w:p w14:paraId="77E8ADA6" w14:textId="77777777" w:rsidR="006F58EA" w:rsidRPr="004F09C9" w:rsidRDefault="00D27C9E">
      <w:pPr>
        <w:ind w:left="219" w:right="90" w:hanging="234"/>
        <w:rPr>
          <w:color w:val="000000" w:themeColor="text1"/>
        </w:rPr>
      </w:pPr>
      <w:r w:rsidRPr="004F09C9">
        <w:rPr>
          <w:color w:val="000000" w:themeColor="text1"/>
        </w:rPr>
        <w:t>Williams, C. M., H. A. Henry, and B. J. Sinclair.</w:t>
      </w:r>
      <w:r w:rsidRPr="004F09C9">
        <w:rPr>
          <w:color w:val="000000" w:themeColor="text1"/>
        </w:rPr>
        <w:tab/>
        <w:t>2015.</w:t>
      </w:r>
      <w:r w:rsidRPr="004F09C9">
        <w:rPr>
          <w:color w:val="000000" w:themeColor="text1"/>
        </w:rPr>
        <w:tab/>
        <w:t>Cold truths: How winter drives responses of terrestrial organisms to climate change. Biological Reviews 90:214–235.</w:t>
      </w:r>
    </w:p>
    <w:p w14:paraId="345ABE9A" w14:textId="77777777" w:rsidR="006F58EA" w:rsidRPr="004F09C9" w:rsidRDefault="00D27C9E">
      <w:pPr>
        <w:ind w:left="219" w:right="90" w:hanging="234"/>
        <w:rPr>
          <w:color w:val="000000" w:themeColor="text1"/>
        </w:rPr>
      </w:pPr>
      <w:r w:rsidRPr="004F09C9">
        <w:rPr>
          <w:color w:val="000000" w:themeColor="text1"/>
        </w:rPr>
        <w:t xml:space="preserve">Williams, C. M., K. E. Marshall, H. A. MacMillan, J. D. </w:t>
      </w:r>
      <w:proofErr w:type="spellStart"/>
      <w:r w:rsidRPr="004F09C9">
        <w:rPr>
          <w:color w:val="000000" w:themeColor="text1"/>
        </w:rPr>
        <w:t>Dzurisin</w:t>
      </w:r>
      <w:proofErr w:type="spellEnd"/>
      <w:r w:rsidRPr="004F09C9">
        <w:rPr>
          <w:color w:val="000000" w:themeColor="text1"/>
        </w:rPr>
        <w:t xml:space="preserve">, J. J. Hellmann, and B. J. Sinclair. 2012. Thermal variability increases the impact of autumnal warming and drives metabolic depression in an overwintering butterfly. </w:t>
      </w:r>
      <w:proofErr w:type="spellStart"/>
      <w:r w:rsidRPr="004F09C9">
        <w:rPr>
          <w:color w:val="000000" w:themeColor="text1"/>
        </w:rPr>
        <w:t>PLoS</w:t>
      </w:r>
      <w:proofErr w:type="spellEnd"/>
      <w:r w:rsidRPr="004F09C9">
        <w:rPr>
          <w:color w:val="000000" w:themeColor="text1"/>
        </w:rPr>
        <w:t xml:space="preserve"> ONE 7:e34470.</w:t>
      </w:r>
    </w:p>
    <w:p w14:paraId="184EF92F" w14:textId="77777777" w:rsidR="006F58EA" w:rsidRPr="004F09C9" w:rsidRDefault="00D27C9E">
      <w:pPr>
        <w:ind w:left="219" w:right="90" w:hanging="234"/>
        <w:rPr>
          <w:color w:val="000000" w:themeColor="text1"/>
        </w:rPr>
      </w:pPr>
      <w:proofErr w:type="spellStart"/>
      <w:r w:rsidRPr="004F09C9">
        <w:rPr>
          <w:color w:val="000000" w:themeColor="text1"/>
        </w:rPr>
        <w:t>Wipking</w:t>
      </w:r>
      <w:proofErr w:type="spellEnd"/>
      <w:r w:rsidRPr="004F09C9">
        <w:rPr>
          <w:color w:val="000000" w:themeColor="text1"/>
        </w:rPr>
        <w:t xml:space="preserve">, W., M. </w:t>
      </w:r>
      <w:proofErr w:type="spellStart"/>
      <w:r w:rsidRPr="004F09C9">
        <w:rPr>
          <w:color w:val="000000" w:themeColor="text1"/>
        </w:rPr>
        <w:t>Viebahn</w:t>
      </w:r>
      <w:proofErr w:type="spellEnd"/>
      <w:r w:rsidRPr="004F09C9">
        <w:rPr>
          <w:color w:val="000000" w:themeColor="text1"/>
        </w:rPr>
        <w:t>, and D. Neumann. 1995. Oxygen consumption, water, lipid and glycogen content of early and late diapause and non-diapause larvae of the burnet moth</w:t>
      </w:r>
    </w:p>
    <w:p w14:paraId="28BA2E62" w14:textId="77777777" w:rsidR="006F58EA" w:rsidRPr="004F09C9" w:rsidRDefault="00D27C9E">
      <w:pPr>
        <w:spacing w:line="259" w:lineRule="auto"/>
        <w:ind w:left="244" w:right="90"/>
        <w:rPr>
          <w:color w:val="000000" w:themeColor="text1"/>
        </w:rPr>
      </w:pPr>
      <w:proofErr w:type="spellStart"/>
      <w:r w:rsidRPr="004F09C9">
        <w:rPr>
          <w:color w:val="000000" w:themeColor="text1"/>
        </w:rPr>
        <w:t>Zygaena</w:t>
      </w:r>
      <w:proofErr w:type="spellEnd"/>
      <w:r w:rsidRPr="004F09C9">
        <w:rPr>
          <w:color w:val="000000" w:themeColor="text1"/>
        </w:rPr>
        <w:t xml:space="preserve"> </w:t>
      </w:r>
      <w:proofErr w:type="spellStart"/>
      <w:r w:rsidRPr="004F09C9">
        <w:rPr>
          <w:color w:val="000000" w:themeColor="text1"/>
        </w:rPr>
        <w:t>trifolii</w:t>
      </w:r>
      <w:proofErr w:type="spellEnd"/>
      <w:r w:rsidRPr="004F09C9">
        <w:rPr>
          <w:color w:val="000000" w:themeColor="text1"/>
        </w:rPr>
        <w:t>. Journal of Insect Physiology 41:47–56.</w:t>
      </w:r>
    </w:p>
    <w:p w14:paraId="099222D2" w14:textId="77777777" w:rsidR="00D27C9E" w:rsidRPr="004F09C9" w:rsidRDefault="00D27C9E">
      <w:pPr>
        <w:spacing w:line="259" w:lineRule="auto"/>
        <w:ind w:left="244" w:right="90"/>
        <w:rPr>
          <w:color w:val="000000" w:themeColor="text1"/>
        </w:rPr>
      </w:pPr>
    </w:p>
    <w:p w14:paraId="464E9520" w14:textId="77777777" w:rsidR="00D27C9E" w:rsidRPr="004F09C9" w:rsidRDefault="00D27C9E">
      <w:pPr>
        <w:spacing w:line="259" w:lineRule="auto"/>
        <w:ind w:left="244" w:right="90"/>
        <w:rPr>
          <w:color w:val="000000" w:themeColor="text1"/>
        </w:rPr>
      </w:pPr>
    </w:p>
    <w:p w14:paraId="4FBBC75D" w14:textId="77777777" w:rsidR="00D27C9E" w:rsidRPr="004F09C9" w:rsidRDefault="00D27C9E">
      <w:pPr>
        <w:spacing w:line="259" w:lineRule="auto"/>
        <w:ind w:left="244" w:right="90"/>
        <w:rPr>
          <w:color w:val="000000" w:themeColor="text1"/>
        </w:rPr>
      </w:pPr>
    </w:p>
    <w:p w14:paraId="71DC1359" w14:textId="77777777" w:rsidR="00D27C9E" w:rsidRPr="004F09C9" w:rsidRDefault="00D27C9E">
      <w:pPr>
        <w:spacing w:line="259" w:lineRule="auto"/>
        <w:ind w:left="244" w:right="90"/>
        <w:rPr>
          <w:color w:val="000000" w:themeColor="text1"/>
        </w:rPr>
      </w:pPr>
    </w:p>
    <w:p w14:paraId="22DF31FF" w14:textId="77777777" w:rsidR="00D27C9E" w:rsidRPr="004F09C9" w:rsidRDefault="00D27C9E">
      <w:pPr>
        <w:spacing w:line="259" w:lineRule="auto"/>
        <w:ind w:left="244" w:right="90"/>
        <w:rPr>
          <w:color w:val="000000" w:themeColor="text1"/>
        </w:rPr>
      </w:pPr>
    </w:p>
    <w:p w14:paraId="678DD66E" w14:textId="77777777" w:rsidR="00D27C9E" w:rsidRPr="004F09C9" w:rsidRDefault="00D27C9E">
      <w:pPr>
        <w:spacing w:line="259" w:lineRule="auto"/>
        <w:ind w:left="244" w:right="90"/>
        <w:rPr>
          <w:color w:val="000000" w:themeColor="text1"/>
        </w:rPr>
      </w:pPr>
    </w:p>
    <w:p w14:paraId="47682F26" w14:textId="77777777" w:rsidR="00D27C9E" w:rsidRPr="004F09C9" w:rsidRDefault="00D27C9E">
      <w:pPr>
        <w:spacing w:line="259" w:lineRule="auto"/>
        <w:ind w:left="244" w:right="90"/>
        <w:rPr>
          <w:color w:val="000000" w:themeColor="text1"/>
        </w:rPr>
      </w:pPr>
    </w:p>
    <w:p w14:paraId="02E5A1F2" w14:textId="77777777" w:rsidR="00D27C9E" w:rsidRPr="004F09C9" w:rsidRDefault="00D27C9E">
      <w:pPr>
        <w:spacing w:line="259" w:lineRule="auto"/>
        <w:ind w:left="244" w:right="90"/>
        <w:rPr>
          <w:color w:val="000000" w:themeColor="text1"/>
        </w:rPr>
      </w:pPr>
    </w:p>
    <w:p w14:paraId="3E826BEC" w14:textId="77777777" w:rsidR="00D27C9E" w:rsidRPr="004F09C9" w:rsidRDefault="00D27C9E">
      <w:pPr>
        <w:spacing w:line="259" w:lineRule="auto"/>
        <w:ind w:left="244" w:right="90"/>
        <w:rPr>
          <w:color w:val="000000" w:themeColor="text1"/>
        </w:rPr>
      </w:pPr>
    </w:p>
    <w:p w14:paraId="2C73209E" w14:textId="77777777" w:rsidR="006F58EA" w:rsidRPr="004F09C9" w:rsidRDefault="00D27C9E">
      <w:pPr>
        <w:spacing w:after="162" w:line="263" w:lineRule="auto"/>
        <w:ind w:right="80"/>
        <w:jc w:val="center"/>
        <w:rPr>
          <w:color w:val="000000" w:themeColor="text1"/>
        </w:rPr>
      </w:pPr>
      <w:r w:rsidRPr="004F09C9">
        <w:rPr>
          <w:color w:val="000000" w:themeColor="text1"/>
        </w:rPr>
        <w:t>BIOGRAPHICAL SKETCH</w:t>
      </w:r>
    </w:p>
    <w:p w14:paraId="57B71CBF" w14:textId="77777777" w:rsidR="006F58EA" w:rsidRPr="004F09C9" w:rsidRDefault="00D27C9E">
      <w:pPr>
        <w:ind w:left="-15" w:right="160" w:firstLine="468"/>
        <w:rPr>
          <w:color w:val="000000" w:themeColor="text1"/>
        </w:rPr>
      </w:pPr>
      <w:r w:rsidRPr="004F09C9">
        <w:rPr>
          <w:color w:val="000000" w:themeColor="text1"/>
        </w:rPr>
        <w:t>James Brown, a Florida native, was born in 1984 in Ft. Lauderdale, Florida and grew up in West Palm Beach, Florida. James grew up curious about the biology of the natural world and leading him to pursue a secondary school education in biological science. At the University of Maryland, College Park, James majored in biological sciences with a concentration in Cell Biology and Molecular Genetics. James received his Bachelor of Biological Science in 2010 and began working in the Insect Behavior and Biological Control Unit of the USDA-ARS CMAVE in Gainesville, Florida before starting his master’s degree. James received his master’s degree in entomology at the University of Florida in May 2019, and is expected to pursue a PhD in</w:t>
      </w:r>
    </w:p>
    <w:p w14:paraId="26D6B2F1" w14:textId="4A2D4F5B" w:rsidR="006F58EA" w:rsidRPr="004F09C9" w:rsidRDefault="00D27C9E">
      <w:pPr>
        <w:spacing w:line="259" w:lineRule="auto"/>
        <w:ind w:left="-5" w:right="90"/>
        <w:rPr>
          <w:color w:val="000000" w:themeColor="text1"/>
        </w:rPr>
      </w:pPr>
      <w:r w:rsidRPr="004F09C9">
        <w:rPr>
          <w:color w:val="000000" w:themeColor="text1"/>
        </w:rPr>
        <w:t>Entomology.</w:t>
      </w:r>
    </w:p>
    <w:sectPr w:rsidR="006F58EA" w:rsidRPr="004F09C9" w:rsidSect="00D27C9E">
      <w:headerReference w:type="even" r:id="rId35"/>
      <w:headerReference w:type="default" r:id="rId36"/>
      <w:footerReference w:type="even" r:id="rId37"/>
      <w:footerReference w:type="default" r:id="rId38"/>
      <w:headerReference w:type="first" r:id="rId39"/>
      <w:footerReference w:type="first" r:id="rId40"/>
      <w:pgSz w:w="12240" w:h="15840"/>
      <w:pgMar w:top="1170" w:right="1360" w:bottom="860" w:left="1440" w:header="720" w:footer="597"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rown,James T" w:date="2019-02-03T13:07:00Z" w:initials="BT">
    <w:p w14:paraId="0E7AEC24" w14:textId="20B069F8" w:rsidR="001600C3" w:rsidRDefault="001600C3">
      <w:pPr>
        <w:pStyle w:val="CommentText"/>
      </w:pPr>
      <w:r>
        <w:rPr>
          <w:rStyle w:val="CommentReference"/>
        </w:rPr>
        <w:annotationRef/>
      </w:r>
      <w:r>
        <w:rPr>
          <w:rStyle w:val="CommentReference"/>
        </w:rPr>
        <w:t xml:space="preserve">Do you like </w:t>
      </w:r>
      <w:r w:rsidR="006D2398">
        <w:rPr>
          <w:rStyle w:val="CommentReference"/>
        </w:rPr>
        <w:t>the title?</w:t>
      </w:r>
    </w:p>
  </w:comment>
  <w:comment w:id="10" w:author="Dan" w:date="2019-01-29T08:07:00Z" w:initials="D">
    <w:p w14:paraId="5DB09F58" w14:textId="77777777" w:rsidR="00E371DB" w:rsidRDefault="00E371DB">
      <w:pPr>
        <w:pStyle w:val="CommentText"/>
      </w:pPr>
      <w:r>
        <w:rPr>
          <w:rStyle w:val="CommentReference"/>
        </w:rPr>
        <w:annotationRef/>
      </w:r>
      <w:r>
        <w:t xml:space="preserve">I do not think this is a true statement. Instead, say something about the importance of managing nutritional stores and the threat of climate change to insect overwintering due to reserve depletion. </w:t>
      </w:r>
    </w:p>
  </w:comment>
  <w:comment w:id="11" w:author="Brown,James T" w:date="2019-02-02T11:00:00Z" w:initials="BT">
    <w:p w14:paraId="3F852BA0" w14:textId="280E8C6B" w:rsidR="009B7A17" w:rsidRDefault="009B7A17">
      <w:pPr>
        <w:pStyle w:val="CommentText"/>
      </w:pPr>
      <w:r>
        <w:rPr>
          <w:rStyle w:val="CommentReference"/>
        </w:rPr>
        <w:annotationRef/>
      </w:r>
      <w:r>
        <w:t>This statement has been rephrased</w:t>
      </w:r>
    </w:p>
  </w:comment>
  <w:comment w:id="15" w:author="Dan" w:date="2019-01-29T08:42:00Z" w:initials="D">
    <w:p w14:paraId="4E950540" w14:textId="446FA901" w:rsidR="00E371DB" w:rsidRDefault="00E371DB">
      <w:pPr>
        <w:pStyle w:val="CommentText"/>
      </w:pPr>
      <w:r>
        <w:rPr>
          <w:rStyle w:val="CommentReference"/>
        </w:rPr>
        <w:annotationRef/>
      </w:r>
      <w:r>
        <w:t xml:space="preserve">What does this mean? Do you mean to say their degree of growth and development? </w:t>
      </w:r>
    </w:p>
  </w:comment>
  <w:comment w:id="16" w:author="Brown,James T" w:date="2019-01-30T18:59:00Z" w:initials="BT">
    <w:p w14:paraId="0D917A95" w14:textId="56D1DDDC" w:rsidR="00E371DB" w:rsidRDefault="00E371DB">
      <w:pPr>
        <w:pStyle w:val="CommentText"/>
      </w:pPr>
      <w:r>
        <w:rPr>
          <w:rStyle w:val="CommentReference"/>
        </w:rPr>
        <w:annotationRef/>
      </w:r>
      <w:r>
        <w:t>This statement was rewritten</w:t>
      </w:r>
    </w:p>
  </w:comment>
  <w:comment w:id="17" w:author="Dan" w:date="2019-01-29T08:58:00Z" w:initials="D">
    <w:p w14:paraId="0C8C5580" w14:textId="77777777" w:rsidR="0063279C" w:rsidRDefault="0063279C" w:rsidP="0063279C">
      <w:pPr>
        <w:pStyle w:val="CommentText"/>
      </w:pPr>
      <w:r>
        <w:rPr>
          <w:rStyle w:val="CommentReference"/>
        </w:rPr>
        <w:annotationRef/>
      </w:r>
      <w:r>
        <w:t xml:space="preserve">What made this a generalized linear model? Random factor? Link function of some type? Please list it. </w:t>
      </w:r>
    </w:p>
  </w:comment>
  <w:comment w:id="18" w:author="Brown,James T" w:date="2019-01-30T10:30:00Z" w:initials="BT">
    <w:p w14:paraId="7EB8C718" w14:textId="3583913D" w:rsidR="0063279C" w:rsidRDefault="0063279C" w:rsidP="0063279C">
      <w:pPr>
        <w:pStyle w:val="CommentText"/>
      </w:pPr>
      <w:r>
        <w:rPr>
          <w:rStyle w:val="CommentReference"/>
        </w:rPr>
        <w:annotationRef/>
      </w:r>
      <w:r>
        <w:rPr>
          <w:rStyle w:val="CommentReference"/>
        </w:rPr>
        <w:t>I made changes to this statement to reflect the model I used to analyze my data</w:t>
      </w:r>
      <w:r w:rsidR="0094006B">
        <w:rPr>
          <w:rStyle w:val="CommentReference"/>
        </w:rPr>
        <w:t>.</w:t>
      </w:r>
    </w:p>
  </w:comment>
  <w:comment w:id="19" w:author="Dan" w:date="2019-01-29T09:16:00Z" w:initials="D">
    <w:p w14:paraId="2D46657D" w14:textId="37498C79" w:rsidR="00E371DB" w:rsidRDefault="00E371DB">
      <w:pPr>
        <w:pStyle w:val="CommentText"/>
      </w:pPr>
      <w:r>
        <w:rPr>
          <w:rStyle w:val="CommentReference"/>
        </w:rPr>
        <w:annotationRef/>
      </w:r>
      <w:r>
        <w:t>I also do not understand why you jumped straight from fig 3-1 to fig 3-4. It is standard practice to list the figures or tables in the order in which you present your results. You need to talk about the wandering density plot first and the take home messages from that if you think there are any.</w:t>
      </w:r>
    </w:p>
  </w:comment>
  <w:comment w:id="20" w:author="Dan" w:date="2019-01-29T09:19:00Z" w:initials="D">
    <w:p w14:paraId="14FBFF37" w14:textId="2B2B413D" w:rsidR="00E371DB" w:rsidRDefault="00E371DB">
      <w:pPr>
        <w:pStyle w:val="CommentText"/>
      </w:pPr>
      <w:r>
        <w:rPr>
          <w:rStyle w:val="CommentReference"/>
        </w:rPr>
        <w:annotationRef/>
      </w:r>
      <w:r>
        <w:t xml:space="preserve">You talk about the difference in the timing of peak wet mass, why not compare peak wet mass formally? </w:t>
      </w:r>
    </w:p>
  </w:comment>
  <w:comment w:id="30" w:author="Dan" w:date="2019-01-29T09:37:00Z" w:initials="D">
    <w:p w14:paraId="7B4EF2AE" w14:textId="77777777" w:rsidR="00560914" w:rsidRDefault="00560914" w:rsidP="00560914">
      <w:pPr>
        <w:pStyle w:val="CommentText"/>
      </w:pPr>
      <w:r>
        <w:rPr>
          <w:rStyle w:val="CommentReference"/>
        </w:rPr>
        <w:annotationRef/>
      </w:r>
      <w:r>
        <w:t xml:space="preserve">What happens if you compare the day of wandering? They do not appear to be different on day 6 in non-diapause or day 10 in diapause programmed individuals. </w:t>
      </w:r>
    </w:p>
  </w:comment>
  <w:comment w:id="29" w:author="Brown,James T" w:date="2019-01-30T10:31:00Z" w:initials="BT">
    <w:p w14:paraId="1EC0FB18" w14:textId="77777777" w:rsidR="00560914" w:rsidRDefault="00560914" w:rsidP="00560914">
      <w:pPr>
        <w:pStyle w:val="CommentText"/>
      </w:pPr>
      <w:r>
        <w:rPr>
          <w:rStyle w:val="CommentReference"/>
        </w:rPr>
        <w:annotationRef/>
      </w:r>
      <w:r>
        <w:t>Although I did not measure wandering. When wandering day is assumed according to the wandering assay I notice that there is __ at the start of diapause</w:t>
      </w:r>
    </w:p>
  </w:comment>
  <w:comment w:id="31" w:author="Dan" w:date="2019-01-29T09:34:00Z" w:initials="D">
    <w:p w14:paraId="5CE3E3A9" w14:textId="77777777" w:rsidR="00A221E4" w:rsidRDefault="00A221E4" w:rsidP="00A221E4">
      <w:pPr>
        <w:pStyle w:val="CommentText"/>
      </w:pPr>
      <w:r>
        <w:rPr>
          <w:rStyle w:val="CommentReference"/>
        </w:rPr>
        <w:annotationRef/>
      </w:r>
      <w:r>
        <w:t xml:space="preserve">Rewrite this to be one sentence describing the idea that you could not use mass or CO2 to tell the deep vs shallow diapausing larvae apart. </w:t>
      </w:r>
    </w:p>
  </w:comment>
  <w:comment w:id="32" w:author="Brown,James T" w:date="2019-02-03T16:24:00Z" w:initials="BT">
    <w:p w14:paraId="2483D54D" w14:textId="528C2280" w:rsidR="00E3506E" w:rsidRDefault="00E3506E">
      <w:pPr>
        <w:pStyle w:val="CommentText"/>
      </w:pPr>
      <w:r>
        <w:rPr>
          <w:rStyle w:val="CommentReference"/>
        </w:rPr>
        <w:annotationRef/>
      </w:r>
      <w:r>
        <w:t>I amended this statement to make that point clearer</w:t>
      </w:r>
    </w:p>
  </w:comment>
  <w:comment w:id="33" w:author="Dan" w:date="2019-01-29T09:43:00Z" w:initials="D">
    <w:p w14:paraId="649B749B" w14:textId="0F07D12F" w:rsidR="00E371DB" w:rsidRDefault="00E371DB">
      <w:pPr>
        <w:pStyle w:val="CommentText"/>
      </w:pPr>
      <w:r>
        <w:rPr>
          <w:rStyle w:val="CommentReference"/>
        </w:rPr>
        <w:annotationRef/>
      </w:r>
      <w:r>
        <w:t xml:space="preserve">These density plots are great for visualizing the pattern, but did you formally compare the data with a model and can you output a mean and SE for each genotype by photoperiod group? If not, this is needed. You cannot say things are different or not different without a model to test it. </w:t>
      </w:r>
    </w:p>
  </w:comment>
  <w:comment w:id="34" w:author="Dan" w:date="2019-01-29T09:59:00Z" w:initials="D">
    <w:p w14:paraId="10755667" w14:textId="73F6469C" w:rsidR="00E371DB" w:rsidRDefault="00E371DB">
      <w:pPr>
        <w:pStyle w:val="CommentText"/>
      </w:pPr>
      <w:r>
        <w:rPr>
          <w:rStyle w:val="CommentReference"/>
        </w:rPr>
        <w:annotationRef/>
      </w:r>
      <w:r>
        <w:t xml:space="preserve">You cannot male a statement like this without citing the references that back you up. In fact, you may want to list 1-2 references after each statement in this list of three bold things to say. </w:t>
      </w:r>
    </w:p>
  </w:comment>
  <w:comment w:id="36" w:author="Dan" w:date="2019-01-29T10:01:00Z" w:initials="D">
    <w:p w14:paraId="12A3E19D" w14:textId="0ECCD56B" w:rsidR="00E371DB" w:rsidRDefault="00E371DB">
      <w:pPr>
        <w:pStyle w:val="CommentText"/>
      </w:pPr>
      <w:r>
        <w:rPr>
          <w:rStyle w:val="CommentReference"/>
        </w:rPr>
        <w:annotationRef/>
      </w:r>
      <w:r>
        <w:t xml:space="preserve">Here is the place to follow with your specific prediction that the long-diapause genotype will have greater stores. </w:t>
      </w:r>
    </w:p>
  </w:comment>
  <w:comment w:id="37" w:author="Dan" w:date="2019-01-29T10:01:00Z" w:initials="D">
    <w:p w14:paraId="63242B82" w14:textId="633D7A16" w:rsidR="00E371DB" w:rsidRDefault="00E371DB">
      <w:pPr>
        <w:pStyle w:val="CommentText"/>
      </w:pPr>
      <w:r>
        <w:rPr>
          <w:rStyle w:val="CommentReference"/>
        </w:rPr>
        <w:annotationRef/>
      </w:r>
      <w:r>
        <w:t>Citations here?</w:t>
      </w:r>
    </w:p>
  </w:comment>
  <w:comment w:id="38" w:author="Dan" w:date="2019-01-29T10:02:00Z" w:initials="D">
    <w:p w14:paraId="2D03D3D7" w14:textId="4259B389" w:rsidR="00E371DB" w:rsidRDefault="00E371DB">
      <w:pPr>
        <w:pStyle w:val="CommentText"/>
      </w:pPr>
      <w:r>
        <w:rPr>
          <w:rStyle w:val="CommentReference"/>
        </w:rPr>
        <w:annotationRef/>
      </w:r>
      <w:r>
        <w:t xml:space="preserve">Combine these two </w:t>
      </w:r>
      <w:proofErr w:type="spellStart"/>
      <w:r>
        <w:t>statmeents</w:t>
      </w:r>
      <w:proofErr w:type="spellEnd"/>
      <w:r>
        <w:t xml:space="preserve"> </w:t>
      </w:r>
      <w:proofErr w:type="spellStart"/>
      <w:r>
        <w:t>toghether</w:t>
      </w:r>
      <w:proofErr w:type="spellEnd"/>
      <w:r>
        <w:t xml:space="preserve"> into 1. </w:t>
      </w:r>
    </w:p>
  </w:comment>
  <w:comment w:id="41" w:author="Dan" w:date="2019-01-29T10:02:00Z" w:initials="D">
    <w:p w14:paraId="064965EA" w14:textId="1FCAF4CC" w:rsidR="00E371DB" w:rsidRDefault="00E371DB">
      <w:pPr>
        <w:pStyle w:val="CommentText"/>
      </w:pPr>
      <w:r>
        <w:rPr>
          <w:rStyle w:val="CommentReference"/>
        </w:rPr>
        <w:annotationRef/>
      </w:r>
      <w:r>
        <w:t xml:space="preserve">When you have an association it needs to be between 2 things. Why do you only list one thing here? </w:t>
      </w:r>
    </w:p>
  </w:comment>
  <w:comment w:id="42" w:author="Dan" w:date="2019-01-29T10:02:00Z" w:initials="D">
    <w:p w14:paraId="481DF9EB" w14:textId="19A0568E" w:rsidR="00E371DB" w:rsidRDefault="00E371DB">
      <w:pPr>
        <w:pStyle w:val="CommentText"/>
      </w:pPr>
      <w:r>
        <w:rPr>
          <w:rStyle w:val="CommentReference"/>
        </w:rPr>
        <w:annotationRef/>
      </w:r>
      <w:r>
        <w:t xml:space="preserve">Did you read this part of the sentence? </w:t>
      </w:r>
    </w:p>
  </w:comment>
  <w:comment w:id="43" w:author="Dan" w:date="2019-01-29T10:03:00Z" w:initials="D">
    <w:p w14:paraId="277F3BE4" w14:textId="0398D75A" w:rsidR="00E371DB" w:rsidRDefault="00E371DB">
      <w:pPr>
        <w:pStyle w:val="CommentText"/>
      </w:pPr>
      <w:r>
        <w:rPr>
          <w:rStyle w:val="CommentReference"/>
        </w:rPr>
        <w:annotationRef/>
      </w:r>
      <w:r>
        <w:t xml:space="preserve">Again, badly written sentence. </w:t>
      </w:r>
    </w:p>
  </w:comment>
  <w:comment w:id="46" w:author="Dan" w:date="2019-01-29T10:04:00Z" w:initials="D">
    <w:p w14:paraId="198A5BA8" w14:textId="7BA7C60B" w:rsidR="00E371DB" w:rsidRDefault="00E371DB">
      <w:pPr>
        <w:pStyle w:val="CommentText"/>
      </w:pPr>
      <w:r>
        <w:rPr>
          <w:rStyle w:val="CommentReference"/>
        </w:rPr>
        <w:annotationRef/>
      </w:r>
      <w:r>
        <w:t>Bad editing</w:t>
      </w:r>
    </w:p>
  </w:comment>
  <w:comment w:id="47" w:author="Dan" w:date="2019-01-29T10:05:00Z" w:initials="D">
    <w:p w14:paraId="6E6591CC" w14:textId="0B160690" w:rsidR="00E371DB" w:rsidRDefault="00E371DB">
      <w:pPr>
        <w:pStyle w:val="CommentText"/>
      </w:pPr>
      <w:r>
        <w:rPr>
          <w:rStyle w:val="CommentReference"/>
        </w:rPr>
        <w:annotationRef/>
      </w:r>
      <w:r>
        <w:t>Also cite my review here.</w:t>
      </w:r>
    </w:p>
  </w:comment>
  <w:comment w:id="53" w:author="Dan" w:date="2019-01-29T10:07:00Z" w:initials="D">
    <w:p w14:paraId="24460B4F" w14:textId="74385AA2" w:rsidR="00E371DB" w:rsidRDefault="00E371DB">
      <w:pPr>
        <w:pStyle w:val="CommentText"/>
      </w:pPr>
      <w:r>
        <w:rPr>
          <w:rStyle w:val="CommentReference"/>
        </w:rPr>
        <w:annotationRef/>
      </w:r>
      <w:r>
        <w:t xml:space="preserve">Why are you describing this paper differently here than in the intro. Are you talking about conditions at the end of diapause or during diapause? </w:t>
      </w:r>
    </w:p>
  </w:comment>
  <w:comment w:id="54" w:author="Dan" w:date="2019-01-29T10:08:00Z" w:initials="D">
    <w:p w14:paraId="30F9F42F" w14:textId="4A8A891E" w:rsidR="00E371DB" w:rsidRDefault="00E371DB">
      <w:pPr>
        <w:pStyle w:val="CommentText"/>
      </w:pPr>
      <w:r>
        <w:rPr>
          <w:rStyle w:val="CommentReference"/>
        </w:rPr>
        <w:annotationRef/>
      </w:r>
      <w:r>
        <w:t>This is only 2 temperatures, not 4.</w:t>
      </w:r>
    </w:p>
  </w:comment>
  <w:comment w:id="55" w:author="Dan" w:date="2019-01-29T10:09:00Z" w:initials="D">
    <w:p w14:paraId="3FBB2861" w14:textId="2185FAF2" w:rsidR="00E371DB" w:rsidRDefault="00E371DB">
      <w:pPr>
        <w:pStyle w:val="CommentText"/>
      </w:pPr>
      <w:r>
        <w:rPr>
          <w:rStyle w:val="CommentReference"/>
        </w:rPr>
        <w:annotationRef/>
      </w:r>
      <w:r>
        <w:t xml:space="preserve">How can lipid stores be measured for 60 days? You can only measure lipids in an animal once because it is a destructive process? I feel like we have talked about his mistake many times, why are you still making it? </w:t>
      </w:r>
    </w:p>
  </w:comment>
  <w:comment w:id="56" w:author="Dan" w:date="2019-01-29T10:09:00Z" w:initials="D">
    <w:p w14:paraId="2BF8E424" w14:textId="03272430" w:rsidR="00E371DB" w:rsidRDefault="00E371DB">
      <w:pPr>
        <w:pStyle w:val="CommentText"/>
      </w:pPr>
      <w:r>
        <w:rPr>
          <w:rStyle w:val="CommentReference"/>
        </w:rPr>
        <w:annotationRef/>
      </w:r>
      <w:r>
        <w:t>Bad editing</w:t>
      </w:r>
    </w:p>
  </w:comment>
  <w:comment w:id="59" w:author="Dan" w:date="2019-01-29T10:17:00Z" w:initials="D">
    <w:p w14:paraId="31A76BE6" w14:textId="4BB14250" w:rsidR="00E371DB" w:rsidRDefault="00E371DB">
      <w:pPr>
        <w:pStyle w:val="CommentText"/>
      </w:pPr>
      <w:r>
        <w:rPr>
          <w:rStyle w:val="CommentReference"/>
        </w:rPr>
        <w:annotationRef/>
      </w:r>
      <w:r>
        <w:t>Like the one what? Do you mean to say “as also observed in European corn borers”</w:t>
      </w:r>
    </w:p>
  </w:comment>
  <w:comment w:id="61" w:author="Dan" w:date="2019-01-29T10:19:00Z" w:initials="D">
    <w:p w14:paraId="2CF6FE8F" w14:textId="6AF03C15" w:rsidR="00E371DB" w:rsidRDefault="00E371DB">
      <w:pPr>
        <w:pStyle w:val="CommentText"/>
      </w:pPr>
      <w:r>
        <w:rPr>
          <w:rStyle w:val="CommentReference"/>
        </w:rPr>
        <w:annotationRef/>
      </w:r>
      <w:r>
        <w:t xml:space="preserve">Weird formatting. </w:t>
      </w:r>
    </w:p>
  </w:comment>
  <w:comment w:id="62" w:author="Dan" w:date="2019-01-29T10:19:00Z" w:initials="D">
    <w:p w14:paraId="1D3DE146" w14:textId="57122486" w:rsidR="00E371DB" w:rsidRDefault="00E371DB">
      <w:pPr>
        <w:pStyle w:val="CommentText"/>
      </w:pPr>
      <w:r>
        <w:rPr>
          <w:rStyle w:val="CommentReference"/>
        </w:rPr>
        <w:annotationRef/>
      </w:r>
      <w:r>
        <w:t xml:space="preserve">What pupated? This is an incomplete phrase. </w:t>
      </w:r>
    </w:p>
  </w:comment>
  <w:comment w:id="63" w:author="Dan" w:date="2019-01-29T10:27:00Z" w:initials="D">
    <w:p w14:paraId="578CF5F0" w14:textId="534934A1" w:rsidR="00E371DB" w:rsidRDefault="00E371DB">
      <w:pPr>
        <w:pStyle w:val="CommentText"/>
      </w:pPr>
      <w:r>
        <w:rPr>
          <w:rStyle w:val="CommentReference"/>
        </w:rPr>
        <w:annotationRef/>
      </w:r>
      <w:r>
        <w:t>You need a citation here.</w:t>
      </w:r>
    </w:p>
  </w:comment>
  <w:comment w:id="64" w:author="Dan" w:date="2019-01-29T10:29:00Z" w:initials="D">
    <w:p w14:paraId="3A74E9DE" w14:textId="69D6C658" w:rsidR="00E371DB" w:rsidRDefault="00E371DB">
      <w:pPr>
        <w:pStyle w:val="CommentText"/>
      </w:pPr>
      <w:r>
        <w:rPr>
          <w:rStyle w:val="CommentReference"/>
        </w:rPr>
        <w:annotationRef/>
      </w:r>
      <w:r>
        <w:t xml:space="preserve">I do not understand this statement. What do you mean. Why do you not cite the Bradshaw study the first time you refer to it? </w:t>
      </w:r>
    </w:p>
  </w:comment>
  <w:comment w:id="68" w:author="Dan" w:date="2019-01-29T10:31:00Z" w:initials="D">
    <w:p w14:paraId="1D4CC9D4" w14:textId="1566D308" w:rsidR="00E371DB" w:rsidRDefault="00E371DB">
      <w:pPr>
        <w:pStyle w:val="CommentText"/>
      </w:pPr>
      <w:r>
        <w:rPr>
          <w:rStyle w:val="CommentReference"/>
        </w:rPr>
        <w:annotationRef/>
      </w:r>
      <w:r>
        <w:t xml:space="preserve">Refer to the figure or table. </w:t>
      </w:r>
    </w:p>
  </w:comment>
  <w:comment w:id="69" w:author="Dan" w:date="2019-01-29T10:31:00Z" w:initials="D">
    <w:p w14:paraId="24BA92B4" w14:textId="357E1AB4" w:rsidR="00E371DB" w:rsidRDefault="00E371DB">
      <w:pPr>
        <w:pStyle w:val="CommentText"/>
      </w:pPr>
      <w:r>
        <w:rPr>
          <w:rStyle w:val="CommentReference"/>
        </w:rPr>
        <w:annotationRef/>
      </w:r>
      <w:r>
        <w:t xml:space="preserve">Cut this down and combine it with the previous sentence. </w:t>
      </w:r>
    </w:p>
  </w:comment>
  <w:comment w:id="70" w:author="Dan" w:date="2019-01-29T10:33:00Z" w:initials="D">
    <w:p w14:paraId="41D34348" w14:textId="415FB1F6" w:rsidR="00E371DB" w:rsidRDefault="00E371DB">
      <w:pPr>
        <w:pStyle w:val="CommentText"/>
      </w:pPr>
      <w:r>
        <w:rPr>
          <w:rStyle w:val="CommentReference"/>
        </w:rPr>
        <w:annotationRef/>
      </w:r>
      <w:r>
        <w:t xml:space="preserve">Be clear about what you mean here. I think you are referring to the fact that the short-diapause genotype also had shallow and deep </w:t>
      </w:r>
      <w:proofErr w:type="spellStart"/>
      <w:r>
        <w:t>diapausers</w:t>
      </w:r>
      <w:proofErr w:type="spellEnd"/>
      <w:r>
        <w:t xml:space="preserve"> where the long-diapause genotype only showed deep diapause. Cut out useless se4ntences like this one and get right to the heart of the matter as you do below. </w:t>
      </w:r>
    </w:p>
  </w:comment>
  <w:comment w:id="82" w:author="Dan" w:date="2019-01-29T10:42:00Z" w:initials="D">
    <w:p w14:paraId="50EB1D82" w14:textId="40C0B1B9" w:rsidR="00E371DB" w:rsidRDefault="00E371DB">
      <w:pPr>
        <w:pStyle w:val="CommentText"/>
      </w:pPr>
      <w:r>
        <w:rPr>
          <w:rStyle w:val="CommentReference"/>
        </w:rPr>
        <w:annotationRef/>
      </w:r>
      <w:r>
        <w:t xml:space="preserve">OK, so what does this mean for pest monitoring or prediction, here you need a wrap up paragraph talking about what potential applications your work can have and the dollars that might be saved with better ECB management. </w:t>
      </w:r>
    </w:p>
    <w:p w14:paraId="5E1C41F0" w14:textId="66D7E076" w:rsidR="00E371DB" w:rsidRDefault="00E371DB">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E7AEC24" w15:done="0"/>
  <w15:commentEx w15:paraId="5DB09F58" w15:done="0"/>
  <w15:commentEx w15:paraId="3F852BA0" w15:paraIdParent="5DB09F58" w15:done="0"/>
  <w15:commentEx w15:paraId="4E950540" w15:done="0"/>
  <w15:commentEx w15:paraId="0D917A95" w15:paraIdParent="4E950540" w15:done="0"/>
  <w15:commentEx w15:paraId="0C8C5580" w15:done="0"/>
  <w15:commentEx w15:paraId="7EB8C718" w15:paraIdParent="0C8C5580" w15:done="0"/>
  <w15:commentEx w15:paraId="2D46657D" w15:done="0"/>
  <w15:commentEx w15:paraId="14FBFF37" w15:done="0"/>
  <w15:commentEx w15:paraId="7B4EF2AE" w15:done="0"/>
  <w15:commentEx w15:paraId="1EC0FB18" w15:paraIdParent="7B4EF2AE" w15:done="0"/>
  <w15:commentEx w15:paraId="5CE3E3A9" w15:done="0"/>
  <w15:commentEx w15:paraId="2483D54D" w15:paraIdParent="5CE3E3A9" w15:done="0"/>
  <w15:commentEx w15:paraId="649B749B" w15:done="0"/>
  <w15:commentEx w15:paraId="10755667" w15:done="0"/>
  <w15:commentEx w15:paraId="12A3E19D" w15:done="0"/>
  <w15:commentEx w15:paraId="63242B82" w15:done="0"/>
  <w15:commentEx w15:paraId="2D03D3D7" w15:done="0"/>
  <w15:commentEx w15:paraId="064965EA" w15:done="0"/>
  <w15:commentEx w15:paraId="481DF9EB" w15:done="0"/>
  <w15:commentEx w15:paraId="277F3BE4" w15:done="0"/>
  <w15:commentEx w15:paraId="198A5BA8" w15:done="0"/>
  <w15:commentEx w15:paraId="6E6591CC" w15:done="0"/>
  <w15:commentEx w15:paraId="24460B4F" w15:done="0"/>
  <w15:commentEx w15:paraId="30F9F42F" w15:done="0"/>
  <w15:commentEx w15:paraId="3FBB2861" w15:done="0"/>
  <w15:commentEx w15:paraId="2BF8E424" w15:done="0"/>
  <w15:commentEx w15:paraId="31A76BE6" w15:done="0"/>
  <w15:commentEx w15:paraId="2CF6FE8F" w15:done="0"/>
  <w15:commentEx w15:paraId="1D3DE146" w15:done="0"/>
  <w15:commentEx w15:paraId="578CF5F0" w15:done="0"/>
  <w15:commentEx w15:paraId="3A74E9DE" w15:done="0"/>
  <w15:commentEx w15:paraId="1D4CC9D4" w15:done="0"/>
  <w15:commentEx w15:paraId="24BA92B4" w15:done="0"/>
  <w15:commentEx w15:paraId="41D34348" w15:done="0"/>
  <w15:commentEx w15:paraId="5E1C41F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E7AEC24" w16cid:durableId="200165F4"/>
  <w16cid:commentId w16cid:paraId="5DB09F58" w16cid:durableId="1FFBE46A"/>
  <w16cid:commentId w16cid:paraId="3F852BA0" w16cid:durableId="1FFFF6E1"/>
  <w16cid:commentId w16cid:paraId="4E950540" w16cid:durableId="1FFFF27B"/>
  <w16cid:commentId w16cid:paraId="0D917A95" w16cid:durableId="1FFC72A7"/>
  <w16cid:commentId w16cid:paraId="0C8C5580" w16cid:durableId="1FFBE47E"/>
  <w16cid:commentId w16cid:paraId="7EB8C718" w16cid:durableId="1FFBFB4A"/>
  <w16cid:commentId w16cid:paraId="2D46657D" w16cid:durableId="1FFBE480"/>
  <w16cid:commentId w16cid:paraId="14FBFF37" w16cid:durableId="1FFBE482"/>
  <w16cid:commentId w16cid:paraId="1EC0FB18" w16cid:durableId="1FFBFB7A"/>
  <w16cid:commentId w16cid:paraId="5CE3E3A9" w16cid:durableId="1FFBE486"/>
  <w16cid:commentId w16cid:paraId="2483D54D" w16cid:durableId="2001944E"/>
  <w16cid:commentId w16cid:paraId="649B749B" w16cid:durableId="1FFBE488"/>
  <w16cid:commentId w16cid:paraId="10755667" w16cid:durableId="1FFBE489"/>
  <w16cid:commentId w16cid:paraId="12A3E19D" w16cid:durableId="1FFBE48A"/>
  <w16cid:commentId w16cid:paraId="63242B82" w16cid:durableId="1FFBE48B"/>
  <w16cid:commentId w16cid:paraId="2D03D3D7" w16cid:durableId="1FFBE48C"/>
  <w16cid:commentId w16cid:paraId="064965EA" w16cid:durableId="1FFBE48D"/>
  <w16cid:commentId w16cid:paraId="481DF9EB" w16cid:durableId="1FFBE48E"/>
  <w16cid:commentId w16cid:paraId="277F3BE4" w16cid:durableId="1FFBE48F"/>
  <w16cid:commentId w16cid:paraId="198A5BA8" w16cid:durableId="1FFBE490"/>
  <w16cid:commentId w16cid:paraId="6E6591CC" w16cid:durableId="1FFBE491"/>
  <w16cid:commentId w16cid:paraId="24460B4F" w16cid:durableId="1FFBE492"/>
  <w16cid:commentId w16cid:paraId="30F9F42F" w16cid:durableId="1FFBE493"/>
  <w16cid:commentId w16cid:paraId="3FBB2861" w16cid:durableId="1FFBE494"/>
  <w16cid:commentId w16cid:paraId="2BF8E424" w16cid:durableId="1FFBE495"/>
  <w16cid:commentId w16cid:paraId="31A76BE6" w16cid:durableId="1FFBE496"/>
  <w16cid:commentId w16cid:paraId="2CF6FE8F" w16cid:durableId="1FFBE497"/>
  <w16cid:commentId w16cid:paraId="1D3DE146" w16cid:durableId="1FFBE498"/>
  <w16cid:commentId w16cid:paraId="578CF5F0" w16cid:durableId="1FFBE499"/>
  <w16cid:commentId w16cid:paraId="3A74E9DE" w16cid:durableId="1FFBE49A"/>
  <w16cid:commentId w16cid:paraId="1D4CC9D4" w16cid:durableId="1FFBE49B"/>
  <w16cid:commentId w16cid:paraId="24BA92B4" w16cid:durableId="1FFBE49C"/>
  <w16cid:commentId w16cid:paraId="41D34348" w16cid:durableId="1FFBE49D"/>
  <w16cid:commentId w16cid:paraId="5E1C41F0" w16cid:durableId="1FFBE49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26C7B3" w14:textId="77777777" w:rsidR="005E1BDA" w:rsidRDefault="005E1BDA">
      <w:pPr>
        <w:spacing w:after="0" w:line="240" w:lineRule="auto"/>
      </w:pPr>
      <w:r>
        <w:separator/>
      </w:r>
    </w:p>
  </w:endnote>
  <w:endnote w:type="continuationSeparator" w:id="0">
    <w:p w14:paraId="18C14BD7" w14:textId="77777777" w:rsidR="005E1BDA" w:rsidRDefault="005E1B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30F305" w14:textId="77777777" w:rsidR="00E371DB" w:rsidRDefault="00E371DB">
    <w:pPr>
      <w:spacing w:after="160" w:line="259"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DF958A" w14:textId="77777777" w:rsidR="00E371DB" w:rsidRDefault="00E371DB">
    <w:pPr>
      <w:spacing w:after="16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969C97" w14:textId="77777777" w:rsidR="00E371DB" w:rsidRDefault="00E371DB">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F4806C" w14:textId="77777777" w:rsidR="00E371DB" w:rsidRDefault="00E371DB">
    <w:pPr>
      <w:spacing w:after="0" w:line="259" w:lineRule="auto"/>
      <w:ind w:left="0" w:firstLine="0"/>
      <w:jc w:val="center"/>
    </w:pPr>
    <w:r>
      <w:fldChar w:fldCharType="begin"/>
    </w:r>
    <w:r>
      <w:instrText xml:space="preserve"> PAGE   \* MERGEFORMAT </w:instrText>
    </w:r>
    <w:r>
      <w:fldChar w:fldCharType="separate"/>
    </w:r>
    <w:r>
      <w:t>4</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1DAC9E" w14:textId="77777777" w:rsidR="00E371DB" w:rsidRDefault="00E371DB">
    <w:pPr>
      <w:spacing w:after="0" w:line="259" w:lineRule="auto"/>
      <w:ind w:left="0" w:firstLine="0"/>
      <w:jc w:val="center"/>
    </w:pPr>
    <w:r>
      <w:fldChar w:fldCharType="begin"/>
    </w:r>
    <w:r>
      <w:instrText xml:space="preserve"> PAGE   \* MERGEFORMAT </w:instrText>
    </w:r>
    <w:r>
      <w:fldChar w:fldCharType="separate"/>
    </w:r>
    <w:r>
      <w:rPr>
        <w:noProof/>
      </w:rPr>
      <w:t>7</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2673C1" w14:textId="77777777" w:rsidR="00E371DB" w:rsidRDefault="00E371DB">
    <w:pPr>
      <w:spacing w:after="0" w:line="259" w:lineRule="auto"/>
      <w:ind w:left="0" w:firstLine="0"/>
      <w:jc w:val="center"/>
    </w:pPr>
    <w:r>
      <w:fldChar w:fldCharType="begin"/>
    </w:r>
    <w:r>
      <w:instrText xml:space="preserve"> PAGE   \* MERGEFORMAT </w:instrText>
    </w:r>
    <w:r>
      <w:fldChar w:fldCharType="separate"/>
    </w:r>
    <w:r>
      <w:rPr>
        <w:noProof/>
      </w:rPr>
      <w:t>4</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1EBA90" w14:textId="77777777" w:rsidR="00E371DB" w:rsidRDefault="00E371DB">
    <w:pPr>
      <w:spacing w:after="0" w:line="259" w:lineRule="auto"/>
      <w:ind w:left="0" w:right="80" w:firstLine="0"/>
      <w:jc w:val="center"/>
    </w:pPr>
    <w:r>
      <w:fldChar w:fldCharType="begin"/>
    </w:r>
    <w:r>
      <w:instrText xml:space="preserve"> PAGE   \* MERGEFORMAT </w:instrText>
    </w:r>
    <w:r>
      <w:fldChar w:fldCharType="separate"/>
    </w:r>
    <w:r>
      <w:t>4</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8F4111" w14:textId="77777777" w:rsidR="00E371DB" w:rsidRDefault="00E371DB">
    <w:pPr>
      <w:spacing w:after="0" w:line="259" w:lineRule="auto"/>
      <w:ind w:left="0" w:right="80" w:firstLine="0"/>
      <w:jc w:val="center"/>
    </w:pPr>
    <w:r>
      <w:fldChar w:fldCharType="begin"/>
    </w:r>
    <w:r>
      <w:instrText xml:space="preserve"> PAGE   \* MERGEFORMAT </w:instrText>
    </w:r>
    <w:r>
      <w:fldChar w:fldCharType="separate"/>
    </w:r>
    <w:r>
      <w:rPr>
        <w:noProof/>
      </w:rPr>
      <w:t>39</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31240F" w14:textId="77777777" w:rsidR="00E371DB" w:rsidRDefault="00E371DB">
    <w:pPr>
      <w:spacing w:after="0" w:line="259" w:lineRule="auto"/>
      <w:ind w:left="0" w:right="80" w:firstLine="0"/>
      <w:jc w:val="center"/>
    </w:pPr>
    <w:r>
      <w:fldChar w:fldCharType="begin"/>
    </w:r>
    <w:r>
      <w:instrText xml:space="preserve"> PAGE   \* MERGEFORMAT </w:instrText>
    </w:r>
    <w:r>
      <w:fldChar w:fldCharType="separate"/>
    </w:r>
    <w: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833E7B" w14:textId="77777777" w:rsidR="005E1BDA" w:rsidRDefault="005E1BDA">
      <w:pPr>
        <w:spacing w:after="0" w:line="240" w:lineRule="auto"/>
      </w:pPr>
      <w:r>
        <w:separator/>
      </w:r>
    </w:p>
  </w:footnote>
  <w:footnote w:type="continuationSeparator" w:id="0">
    <w:p w14:paraId="7BF6C5B7" w14:textId="77777777" w:rsidR="005E1BDA" w:rsidRDefault="005E1B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B5D7A3" w14:textId="77777777" w:rsidR="00E371DB" w:rsidRDefault="00E371DB">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9930CA" w14:textId="77777777" w:rsidR="00E371DB" w:rsidRDefault="00E371DB">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BD2532" w14:textId="77777777" w:rsidR="00E371DB" w:rsidRDefault="00E371DB">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B87F26" w14:textId="77777777" w:rsidR="00E371DB" w:rsidRDefault="00E371DB">
    <w:pPr>
      <w:spacing w:after="0" w:line="259" w:lineRule="auto"/>
      <w:ind w:left="0" w:firstLine="0"/>
      <w:jc w:val="right"/>
    </w:pPr>
    <w:r>
      <w:rPr>
        <w:u w:val="single" w:color="000000"/>
      </w:rPr>
      <w:t>page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9101C3" w14:textId="77777777" w:rsidR="00E371DB" w:rsidRDefault="00E371DB">
    <w:pPr>
      <w:spacing w:after="0" w:line="259" w:lineRule="auto"/>
      <w:ind w:left="0" w:firstLine="0"/>
      <w:jc w:val="right"/>
    </w:pPr>
    <w:r>
      <w:rPr>
        <w:u w:val="single" w:color="000000"/>
      </w:rPr>
      <w:t>page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E6E144" w14:textId="77777777" w:rsidR="00E371DB" w:rsidRDefault="00E371DB">
    <w:pPr>
      <w:spacing w:after="160" w:line="259" w:lineRule="auto"/>
      <w:ind w:left="0"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7C7544" w14:textId="77777777" w:rsidR="00E371DB" w:rsidRDefault="00E371DB">
    <w:pPr>
      <w:spacing w:after="160" w:line="259" w:lineRule="auto"/>
      <w:ind w:lef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478A8F" w14:textId="77777777" w:rsidR="00E371DB" w:rsidRDefault="00E371DB">
    <w:pPr>
      <w:spacing w:after="160" w:line="259" w:lineRule="auto"/>
      <w:ind w:lef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AEEDC8" w14:textId="77777777" w:rsidR="00E371DB" w:rsidRDefault="00E371DB">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2" type="#_x0000_t75" style="width:46.3pt;height:48pt;visibility:visible;mso-wrap-style:square" o:bullet="t">
        <v:imagedata r:id="rId1" o:title=""/>
      </v:shape>
    </w:pict>
  </w:numPicBullet>
  <w:abstractNum w:abstractNumId="0" w15:restartNumberingAfterBreak="0">
    <w:nsid w:val="76E57D6A"/>
    <w:multiLevelType w:val="multilevel"/>
    <w:tmpl w:val="4F3415AE"/>
    <w:lvl w:ilvl="0">
      <w:start w:val="1"/>
      <w:numFmt w:val="decimal"/>
      <w:lvlText w:val="%1"/>
      <w:lvlJc w:val="left"/>
      <w:pPr>
        <w:ind w:left="539"/>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1">
      <w:start w:val="1"/>
      <w:numFmt w:val="decimal"/>
      <w:lvlText w:val="%1.%2"/>
      <w:lvlJc w:val="left"/>
      <w:pPr>
        <w:ind w:left="538"/>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2">
      <w:start w:val="1"/>
      <w:numFmt w:val="decimal"/>
      <w:lvlText w:val="%1.%2.%3"/>
      <w:lvlJc w:val="left"/>
      <w:pPr>
        <w:ind w:left="702"/>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3">
      <w:start w:val="1"/>
      <w:numFmt w:val="decimal"/>
      <w:lvlText w:val="%4"/>
      <w:lvlJc w:val="left"/>
      <w:pPr>
        <w:ind w:left="215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4">
      <w:start w:val="1"/>
      <w:numFmt w:val="lowerLetter"/>
      <w:lvlText w:val="%5"/>
      <w:lvlJc w:val="left"/>
      <w:pPr>
        <w:ind w:left="287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5">
      <w:start w:val="1"/>
      <w:numFmt w:val="lowerRoman"/>
      <w:lvlText w:val="%6"/>
      <w:lvlJc w:val="left"/>
      <w:pPr>
        <w:ind w:left="359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6">
      <w:start w:val="1"/>
      <w:numFmt w:val="decimal"/>
      <w:lvlText w:val="%7"/>
      <w:lvlJc w:val="left"/>
      <w:pPr>
        <w:ind w:left="431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7">
      <w:start w:val="1"/>
      <w:numFmt w:val="lowerLetter"/>
      <w:lvlText w:val="%8"/>
      <w:lvlJc w:val="left"/>
      <w:pPr>
        <w:ind w:left="503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8">
      <w:start w:val="1"/>
      <w:numFmt w:val="lowerRoman"/>
      <w:lvlText w:val="%9"/>
      <w:lvlJc w:val="left"/>
      <w:pPr>
        <w:ind w:left="575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rown,James T">
    <w15:presenceInfo w15:providerId="AD" w15:userId="S::jamestbrown5@ufl.edu::0836d3bb-2b65-429d-b64e-e2b8e6d74bf9"/>
  </w15:person>
  <w15:person w15:author="Brown, James T.">
    <w15:presenceInfo w15:providerId="AD" w15:userId="S-1-5-21-2064210376-1677799041-60295696-40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61"/>
  <w:proofState w:spelling="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58EA"/>
    <w:rsid w:val="00047032"/>
    <w:rsid w:val="000472C3"/>
    <w:rsid w:val="00054F53"/>
    <w:rsid w:val="000978A9"/>
    <w:rsid w:val="000A008B"/>
    <w:rsid w:val="000D6E6E"/>
    <w:rsid w:val="000E1D1C"/>
    <w:rsid w:val="000E69EC"/>
    <w:rsid w:val="001011C2"/>
    <w:rsid w:val="00101994"/>
    <w:rsid w:val="0014256A"/>
    <w:rsid w:val="001600C3"/>
    <w:rsid w:val="001B705E"/>
    <w:rsid w:val="001C527C"/>
    <w:rsid w:val="001C6E15"/>
    <w:rsid w:val="001F744C"/>
    <w:rsid w:val="00206B10"/>
    <w:rsid w:val="00210119"/>
    <w:rsid w:val="00247503"/>
    <w:rsid w:val="00274996"/>
    <w:rsid w:val="002959D9"/>
    <w:rsid w:val="002960D2"/>
    <w:rsid w:val="002C7438"/>
    <w:rsid w:val="002D7BCE"/>
    <w:rsid w:val="002E45AE"/>
    <w:rsid w:val="00315D8F"/>
    <w:rsid w:val="00323875"/>
    <w:rsid w:val="003240C8"/>
    <w:rsid w:val="00333DE5"/>
    <w:rsid w:val="00345E06"/>
    <w:rsid w:val="0035668A"/>
    <w:rsid w:val="003C04C1"/>
    <w:rsid w:val="004179BB"/>
    <w:rsid w:val="004370E5"/>
    <w:rsid w:val="00451DDE"/>
    <w:rsid w:val="00483A1B"/>
    <w:rsid w:val="00490123"/>
    <w:rsid w:val="004A056B"/>
    <w:rsid w:val="004C310D"/>
    <w:rsid w:val="004D5603"/>
    <w:rsid w:val="004F09C9"/>
    <w:rsid w:val="00560914"/>
    <w:rsid w:val="0056454F"/>
    <w:rsid w:val="005B2DDE"/>
    <w:rsid w:val="005B3839"/>
    <w:rsid w:val="005C0337"/>
    <w:rsid w:val="005D29A0"/>
    <w:rsid w:val="005E1BDA"/>
    <w:rsid w:val="005F7D5A"/>
    <w:rsid w:val="006023CB"/>
    <w:rsid w:val="006229D9"/>
    <w:rsid w:val="00625D89"/>
    <w:rsid w:val="0063279C"/>
    <w:rsid w:val="00643F52"/>
    <w:rsid w:val="00652767"/>
    <w:rsid w:val="00667F35"/>
    <w:rsid w:val="00684AFF"/>
    <w:rsid w:val="006B3D7A"/>
    <w:rsid w:val="006D2398"/>
    <w:rsid w:val="006F58EA"/>
    <w:rsid w:val="006F5EF4"/>
    <w:rsid w:val="00702570"/>
    <w:rsid w:val="00706B3A"/>
    <w:rsid w:val="007217F9"/>
    <w:rsid w:val="00725EDF"/>
    <w:rsid w:val="00754F0B"/>
    <w:rsid w:val="007B6F1F"/>
    <w:rsid w:val="007C1A3D"/>
    <w:rsid w:val="007C3B04"/>
    <w:rsid w:val="007F6A28"/>
    <w:rsid w:val="008E6E23"/>
    <w:rsid w:val="008F5C7F"/>
    <w:rsid w:val="00901907"/>
    <w:rsid w:val="0094006B"/>
    <w:rsid w:val="00941D82"/>
    <w:rsid w:val="009514F6"/>
    <w:rsid w:val="00952DBE"/>
    <w:rsid w:val="0097178C"/>
    <w:rsid w:val="00990B2E"/>
    <w:rsid w:val="009972D1"/>
    <w:rsid w:val="00997F25"/>
    <w:rsid w:val="009B7A17"/>
    <w:rsid w:val="009C1240"/>
    <w:rsid w:val="009E5A7B"/>
    <w:rsid w:val="009F6006"/>
    <w:rsid w:val="00A13F24"/>
    <w:rsid w:val="00A21756"/>
    <w:rsid w:val="00A221E4"/>
    <w:rsid w:val="00A32000"/>
    <w:rsid w:val="00A33568"/>
    <w:rsid w:val="00A75D96"/>
    <w:rsid w:val="00AA1215"/>
    <w:rsid w:val="00AC406C"/>
    <w:rsid w:val="00B2050F"/>
    <w:rsid w:val="00B30EA8"/>
    <w:rsid w:val="00BD276A"/>
    <w:rsid w:val="00BD5589"/>
    <w:rsid w:val="00BF42BE"/>
    <w:rsid w:val="00C040FA"/>
    <w:rsid w:val="00C11ECF"/>
    <w:rsid w:val="00C136E2"/>
    <w:rsid w:val="00C41DB6"/>
    <w:rsid w:val="00C82911"/>
    <w:rsid w:val="00C87443"/>
    <w:rsid w:val="00CB11F9"/>
    <w:rsid w:val="00CE2926"/>
    <w:rsid w:val="00CE5B15"/>
    <w:rsid w:val="00CF1B1E"/>
    <w:rsid w:val="00CF6A55"/>
    <w:rsid w:val="00D00CC9"/>
    <w:rsid w:val="00D24788"/>
    <w:rsid w:val="00D27C9E"/>
    <w:rsid w:val="00D6319F"/>
    <w:rsid w:val="00D9566E"/>
    <w:rsid w:val="00DA0DAB"/>
    <w:rsid w:val="00DA3145"/>
    <w:rsid w:val="00DB113A"/>
    <w:rsid w:val="00DB78B2"/>
    <w:rsid w:val="00DC14A9"/>
    <w:rsid w:val="00DC6259"/>
    <w:rsid w:val="00DD0E72"/>
    <w:rsid w:val="00DD34A5"/>
    <w:rsid w:val="00DD43B4"/>
    <w:rsid w:val="00DE7786"/>
    <w:rsid w:val="00DF0903"/>
    <w:rsid w:val="00E3506E"/>
    <w:rsid w:val="00E3519C"/>
    <w:rsid w:val="00E3698F"/>
    <w:rsid w:val="00E36B65"/>
    <w:rsid w:val="00E371DB"/>
    <w:rsid w:val="00E5235D"/>
    <w:rsid w:val="00EB1638"/>
    <w:rsid w:val="00EE093B"/>
    <w:rsid w:val="00EF3DED"/>
    <w:rsid w:val="00FB53D1"/>
    <w:rsid w:val="00FC6EA6"/>
    <w:rsid w:val="00FD2921"/>
    <w:rsid w:val="00FF3FA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9CC80B9"/>
  <w15:docId w15:val="{D2C1502A-F74A-8E43-B5A5-38CEBFA8C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404" w:lineRule="auto"/>
      <w:ind w:left="10"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color w:val="000000"/>
      <w:sz w:val="24"/>
      <w:u w:val="single"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4"/>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CommentText">
    <w:name w:val="annotation text"/>
    <w:basedOn w:val="Normal"/>
    <w:link w:val="CommentTextChar"/>
    <w:uiPriority w:val="99"/>
    <w:semiHidden/>
    <w:unhideWhenUsed/>
    <w:rsid w:val="004F09C9"/>
    <w:pPr>
      <w:spacing w:line="240" w:lineRule="auto"/>
    </w:pPr>
    <w:rPr>
      <w:sz w:val="20"/>
      <w:szCs w:val="20"/>
    </w:rPr>
  </w:style>
  <w:style w:type="character" w:customStyle="1" w:styleId="CommentTextChar">
    <w:name w:val="Comment Text Char"/>
    <w:basedOn w:val="DefaultParagraphFont"/>
    <w:link w:val="CommentText"/>
    <w:uiPriority w:val="99"/>
    <w:semiHidden/>
    <w:rsid w:val="004F09C9"/>
    <w:rPr>
      <w:rFonts w:ascii="Calibri" w:eastAsia="Calibri" w:hAnsi="Calibri" w:cs="Calibri"/>
      <w:color w:val="000000"/>
      <w:sz w:val="20"/>
      <w:szCs w:val="20"/>
    </w:rPr>
  </w:style>
  <w:style w:type="character" w:styleId="CommentReference">
    <w:name w:val="annotation reference"/>
    <w:basedOn w:val="DefaultParagraphFont"/>
    <w:uiPriority w:val="99"/>
    <w:semiHidden/>
    <w:unhideWhenUsed/>
    <w:rsid w:val="004F09C9"/>
    <w:rPr>
      <w:sz w:val="18"/>
      <w:szCs w:val="18"/>
    </w:rPr>
  </w:style>
  <w:style w:type="paragraph" w:styleId="BalloonText">
    <w:name w:val="Balloon Text"/>
    <w:basedOn w:val="Normal"/>
    <w:link w:val="BalloonTextChar"/>
    <w:uiPriority w:val="99"/>
    <w:semiHidden/>
    <w:unhideWhenUsed/>
    <w:rsid w:val="004F09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09C9"/>
    <w:rPr>
      <w:rFonts w:ascii="Segoe UI" w:eastAsia="Calibri" w:hAnsi="Segoe UI" w:cs="Segoe UI"/>
      <w:color w:val="000000"/>
      <w:sz w:val="18"/>
      <w:szCs w:val="18"/>
    </w:rPr>
  </w:style>
  <w:style w:type="paragraph" w:styleId="CommentSubject">
    <w:name w:val="annotation subject"/>
    <w:basedOn w:val="CommentText"/>
    <w:next w:val="CommentText"/>
    <w:link w:val="CommentSubjectChar"/>
    <w:uiPriority w:val="99"/>
    <w:semiHidden/>
    <w:unhideWhenUsed/>
    <w:rsid w:val="00643F52"/>
    <w:rPr>
      <w:b/>
      <w:bCs/>
    </w:rPr>
  </w:style>
  <w:style w:type="character" w:customStyle="1" w:styleId="CommentSubjectChar">
    <w:name w:val="Comment Subject Char"/>
    <w:basedOn w:val="CommentTextChar"/>
    <w:link w:val="CommentSubject"/>
    <w:uiPriority w:val="99"/>
    <w:semiHidden/>
    <w:rsid w:val="00643F52"/>
    <w:rPr>
      <w:rFonts w:ascii="Calibri" w:eastAsia="Calibri" w:hAnsi="Calibri" w:cs="Calibri"/>
      <w:b/>
      <w:bCs/>
      <w:color w:val="000000"/>
      <w:sz w:val="20"/>
      <w:szCs w:val="20"/>
    </w:rPr>
  </w:style>
  <w:style w:type="paragraph" w:styleId="Revision">
    <w:name w:val="Revision"/>
    <w:hidden/>
    <w:uiPriority w:val="99"/>
    <w:semiHidden/>
    <w:rsid w:val="00101994"/>
    <w:pPr>
      <w:spacing w:after="0" w:line="240" w:lineRule="auto"/>
    </w:pPr>
    <w:rPr>
      <w:rFonts w:ascii="Calibri" w:eastAsia="Calibri" w:hAnsi="Calibri" w:cs="Calibri"/>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167030">
      <w:bodyDiv w:val="1"/>
      <w:marLeft w:val="0"/>
      <w:marRight w:val="0"/>
      <w:marTop w:val="0"/>
      <w:marBottom w:val="0"/>
      <w:divBdr>
        <w:top w:val="none" w:sz="0" w:space="0" w:color="auto"/>
        <w:left w:val="none" w:sz="0" w:space="0" w:color="auto"/>
        <w:bottom w:val="none" w:sz="0" w:space="0" w:color="auto"/>
        <w:right w:val="none" w:sz="0" w:space="0" w:color="auto"/>
      </w:divBdr>
    </w:div>
    <w:div w:id="12829983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5.jpg"/><Relationship Id="rId39" Type="http://schemas.openxmlformats.org/officeDocument/2006/relationships/header" Target="header9.xml"/><Relationship Id="rId21" Type="http://schemas.openxmlformats.org/officeDocument/2006/relationships/footer" Target="footer5.xml"/><Relationship Id="rId34" Type="http://schemas.openxmlformats.org/officeDocument/2006/relationships/image" Target="media/image13.jp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oter" Target="footer4.xml"/><Relationship Id="rId29" Type="http://schemas.openxmlformats.org/officeDocument/2006/relationships/image" Target="media/image8.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3.jpg"/><Relationship Id="rId32" Type="http://schemas.openxmlformats.org/officeDocument/2006/relationships/image" Target="media/image11.jpg"/><Relationship Id="rId37" Type="http://schemas.openxmlformats.org/officeDocument/2006/relationships/footer" Target="footer7.xml"/><Relationship Id="rId40"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image" Target="media/image7.jpg"/><Relationship Id="rId36" Type="http://schemas.openxmlformats.org/officeDocument/2006/relationships/header" Target="header8.xml"/><Relationship Id="rId10" Type="http://schemas.microsoft.com/office/2016/09/relationships/commentsIds" Target="commentsIds.xml"/><Relationship Id="rId19" Type="http://schemas.openxmlformats.org/officeDocument/2006/relationships/header" Target="header5.xml"/><Relationship Id="rId31" Type="http://schemas.openxmlformats.org/officeDocument/2006/relationships/image" Target="media/image10.jp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 Id="rId22" Type="http://schemas.openxmlformats.org/officeDocument/2006/relationships/header" Target="header6.xml"/><Relationship Id="rId27" Type="http://schemas.openxmlformats.org/officeDocument/2006/relationships/image" Target="media/image6.jpg"/><Relationship Id="rId30" Type="http://schemas.openxmlformats.org/officeDocument/2006/relationships/image" Target="media/image9.jpg"/><Relationship Id="rId35" Type="http://schemas.openxmlformats.org/officeDocument/2006/relationships/header" Target="header7.xml"/><Relationship Id="rId43"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4.jpg"/><Relationship Id="rId33" Type="http://schemas.openxmlformats.org/officeDocument/2006/relationships/image" Target="media/image12.jpg"/><Relationship Id="rId38" Type="http://schemas.openxmlformats.org/officeDocument/2006/relationships/footer" Target="footer8.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9F200D-1FA8-1448-970C-71124540A3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61</Pages>
  <Words>12968</Words>
  <Characters>73922</Characters>
  <Application>Microsoft Office Word</Application>
  <DocSecurity>0</DocSecurity>
  <Lines>616</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Brown, James T. - ARS</dc:creator>
  <cp:keywords/>
  <cp:lastModifiedBy>Brown,James T</cp:lastModifiedBy>
  <cp:revision>4</cp:revision>
  <dcterms:created xsi:type="dcterms:W3CDTF">2019-02-02T16:20:00Z</dcterms:created>
  <dcterms:modified xsi:type="dcterms:W3CDTF">2019-02-04T14:05:00Z</dcterms:modified>
</cp:coreProperties>
</file>