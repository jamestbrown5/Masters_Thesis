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5FFE" w14:textId="77777777" w:rsidR="006F58EA" w:rsidRPr="004F09C9" w:rsidRDefault="00F1002A" w:rsidP="00FB53D1">
      <w:pPr>
        <w:spacing w:line="259" w:lineRule="auto"/>
        <w:ind w:left="-5"/>
        <w:jc w:val="center"/>
        <w:rPr>
          <w:color w:val="000000" w:themeColor="text1"/>
        </w:rPr>
      </w:pPr>
      <w:r>
        <w:rPr>
          <w:color w:val="000000" w:themeColor="text1"/>
        </w:rPr>
        <w:t>GETTING FATTER TO LIVE LONGER</w:t>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r w:rsidR="00D27C9E" w:rsidRPr="004F09C9">
        <w:rPr>
          <w:i/>
          <w:color w:val="000000" w:themeColor="text1"/>
        </w:rPr>
        <w:t xml:space="preserve">Ostrinia </w:t>
      </w:r>
      <w:commentRangeStart w:id="0"/>
      <w:commentRangeStart w:id="1"/>
      <w:r w:rsidR="00D27C9E" w:rsidRPr="004F09C9">
        <w:rPr>
          <w:i/>
          <w:color w:val="000000" w:themeColor="text1"/>
        </w:rPr>
        <w:t xml:space="preserve">nubilalis </w:t>
      </w:r>
      <w:r w:rsidR="00D27C9E" w:rsidRPr="004F09C9">
        <w:rPr>
          <w:color w:val="000000" w:themeColor="text1"/>
        </w:rPr>
        <w:t>(LEPIDOPTERA: CRAMBIDAE)</w:t>
      </w:r>
      <w:commentRangeEnd w:id="0"/>
      <w:r w:rsidR="006F5AD1">
        <w:rPr>
          <w:rStyle w:val="CommentReference"/>
        </w:rPr>
        <w:commentReference w:id="0"/>
      </w:r>
      <w:commentRangeEnd w:id="1"/>
      <w:r w:rsidR="00236194">
        <w:rPr>
          <w:rStyle w:val="CommentReference"/>
        </w:rPr>
        <w:commentReference w:id="1"/>
      </w:r>
    </w:p>
    <w:p w14:paraId="248BA1B7" w14:textId="77777777" w:rsidR="00754F0B" w:rsidRDefault="00754F0B">
      <w:pPr>
        <w:spacing w:after="162" w:line="263" w:lineRule="auto"/>
        <w:jc w:val="center"/>
        <w:rPr>
          <w:color w:val="000000" w:themeColor="text1"/>
        </w:rPr>
      </w:pPr>
    </w:p>
    <w:p w14:paraId="1BC7A87F" w14:textId="77777777" w:rsidR="0041772E" w:rsidRDefault="0041772E">
      <w:pPr>
        <w:spacing w:after="162" w:line="263" w:lineRule="auto"/>
        <w:jc w:val="center"/>
        <w:rPr>
          <w:color w:val="000000" w:themeColor="text1"/>
        </w:rPr>
      </w:pPr>
    </w:p>
    <w:p w14:paraId="5597E0C2" w14:textId="77777777" w:rsidR="00F1002A" w:rsidRDefault="00F1002A">
      <w:pPr>
        <w:spacing w:after="162" w:line="263" w:lineRule="auto"/>
        <w:jc w:val="center"/>
        <w:rPr>
          <w:color w:val="000000" w:themeColor="text1"/>
        </w:rPr>
      </w:pPr>
    </w:p>
    <w:p w14:paraId="3E965D66" w14:textId="77777777" w:rsidR="00754F0B" w:rsidRDefault="00754F0B">
      <w:pPr>
        <w:spacing w:after="162" w:line="263" w:lineRule="auto"/>
        <w:jc w:val="center"/>
        <w:rPr>
          <w:color w:val="000000" w:themeColor="text1"/>
        </w:rPr>
      </w:pPr>
    </w:p>
    <w:p w14:paraId="2989F39D" w14:textId="77777777" w:rsidR="00754F0B" w:rsidRDefault="00754F0B">
      <w:pPr>
        <w:spacing w:after="162" w:line="263" w:lineRule="auto"/>
        <w:jc w:val="center"/>
        <w:rPr>
          <w:color w:val="000000" w:themeColor="text1"/>
        </w:rPr>
      </w:pPr>
    </w:p>
    <w:p w14:paraId="2C53948B" w14:textId="77777777" w:rsidR="00754F0B" w:rsidRDefault="00754F0B">
      <w:pPr>
        <w:spacing w:after="162" w:line="263" w:lineRule="auto"/>
        <w:jc w:val="center"/>
        <w:rPr>
          <w:color w:val="000000" w:themeColor="text1"/>
        </w:rPr>
      </w:pPr>
    </w:p>
    <w:p w14:paraId="1D766F6A" w14:textId="77777777" w:rsidR="00754F0B" w:rsidRDefault="00754F0B">
      <w:pPr>
        <w:spacing w:after="162" w:line="263" w:lineRule="auto"/>
        <w:jc w:val="center"/>
        <w:rPr>
          <w:color w:val="000000" w:themeColor="text1"/>
        </w:rPr>
      </w:pPr>
    </w:p>
    <w:p w14:paraId="639D03F5" w14:textId="77777777" w:rsidR="009B7A17" w:rsidRDefault="009B7A17" w:rsidP="001600C3">
      <w:pPr>
        <w:spacing w:after="162" w:line="263" w:lineRule="auto"/>
        <w:ind w:left="0" w:firstLine="0"/>
        <w:rPr>
          <w:color w:val="000000" w:themeColor="text1"/>
        </w:rPr>
      </w:pPr>
    </w:p>
    <w:p w14:paraId="19ADAEAA" w14:textId="77777777" w:rsidR="006F58EA" w:rsidRPr="004F09C9" w:rsidRDefault="00D27C9E">
      <w:pPr>
        <w:spacing w:after="162" w:line="263" w:lineRule="auto"/>
        <w:jc w:val="center"/>
        <w:rPr>
          <w:color w:val="000000" w:themeColor="text1"/>
        </w:rPr>
      </w:pPr>
      <w:r w:rsidRPr="004F09C9">
        <w:rPr>
          <w:color w:val="000000" w:themeColor="text1"/>
        </w:rPr>
        <w:t>By</w:t>
      </w:r>
    </w:p>
    <w:p w14:paraId="37126F5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59477184" w14:textId="77777777" w:rsidR="006D2398" w:rsidRDefault="006D2398">
      <w:pPr>
        <w:spacing w:after="0" w:line="263" w:lineRule="auto"/>
        <w:jc w:val="center"/>
        <w:rPr>
          <w:color w:val="000000" w:themeColor="text1"/>
        </w:rPr>
      </w:pPr>
    </w:p>
    <w:p w14:paraId="24DAC54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77CECC9E"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538CC075"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59C03A78"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E8FF200"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3343ACC3" w14:textId="77777777" w:rsidR="00D27C9E" w:rsidRPr="004F09C9" w:rsidRDefault="00D27C9E" w:rsidP="00D27C9E">
      <w:pPr>
        <w:spacing w:after="162" w:line="263" w:lineRule="auto"/>
        <w:jc w:val="center"/>
        <w:rPr>
          <w:color w:val="000000" w:themeColor="text1"/>
        </w:rPr>
      </w:pPr>
    </w:p>
    <w:p w14:paraId="4647889C" w14:textId="77777777" w:rsidR="00D27C9E" w:rsidRPr="004F09C9" w:rsidRDefault="00D27C9E" w:rsidP="00D27C9E">
      <w:pPr>
        <w:spacing w:after="162" w:line="263" w:lineRule="auto"/>
        <w:jc w:val="center"/>
        <w:rPr>
          <w:color w:val="000000" w:themeColor="text1"/>
        </w:rPr>
      </w:pPr>
    </w:p>
    <w:p w14:paraId="4150A55C" w14:textId="77777777" w:rsidR="00D27C9E" w:rsidRPr="004F09C9" w:rsidRDefault="00D27C9E" w:rsidP="00D27C9E">
      <w:pPr>
        <w:spacing w:after="162" w:line="263" w:lineRule="auto"/>
        <w:jc w:val="center"/>
        <w:rPr>
          <w:color w:val="000000" w:themeColor="text1"/>
        </w:rPr>
      </w:pPr>
    </w:p>
    <w:p w14:paraId="4DE48859" w14:textId="77777777" w:rsidR="00D27C9E" w:rsidRPr="004F09C9" w:rsidRDefault="00D27C9E" w:rsidP="00D27C9E">
      <w:pPr>
        <w:spacing w:after="162" w:line="263" w:lineRule="auto"/>
        <w:jc w:val="center"/>
        <w:rPr>
          <w:color w:val="000000" w:themeColor="text1"/>
        </w:rPr>
      </w:pPr>
    </w:p>
    <w:p w14:paraId="534F9493" w14:textId="77777777" w:rsidR="00D27C9E" w:rsidRPr="004F09C9" w:rsidRDefault="00D27C9E" w:rsidP="00D27C9E">
      <w:pPr>
        <w:spacing w:after="162" w:line="263" w:lineRule="auto"/>
        <w:jc w:val="center"/>
        <w:rPr>
          <w:color w:val="000000" w:themeColor="text1"/>
        </w:rPr>
      </w:pPr>
    </w:p>
    <w:p w14:paraId="2F03A7DD" w14:textId="77777777" w:rsidR="00D27C9E" w:rsidRPr="004F09C9" w:rsidRDefault="00D27C9E" w:rsidP="00D27C9E">
      <w:pPr>
        <w:spacing w:after="162" w:line="263" w:lineRule="auto"/>
        <w:jc w:val="center"/>
        <w:rPr>
          <w:color w:val="000000" w:themeColor="text1"/>
        </w:rPr>
      </w:pPr>
    </w:p>
    <w:p w14:paraId="3A4BA8AB" w14:textId="77777777" w:rsidR="00D27C9E" w:rsidRPr="004F09C9" w:rsidRDefault="00D27C9E" w:rsidP="00D27C9E">
      <w:pPr>
        <w:spacing w:after="162" w:line="263" w:lineRule="auto"/>
        <w:jc w:val="center"/>
        <w:rPr>
          <w:color w:val="000000" w:themeColor="text1"/>
        </w:rPr>
      </w:pPr>
    </w:p>
    <w:p w14:paraId="03928ABB" w14:textId="77777777" w:rsidR="00D27C9E" w:rsidRPr="004F09C9" w:rsidRDefault="00D27C9E" w:rsidP="00D27C9E">
      <w:pPr>
        <w:spacing w:after="162" w:line="263" w:lineRule="auto"/>
        <w:jc w:val="center"/>
        <w:rPr>
          <w:color w:val="000000" w:themeColor="text1"/>
        </w:rPr>
      </w:pPr>
    </w:p>
    <w:p w14:paraId="27E0DCE9" w14:textId="77777777" w:rsidR="00D27C9E" w:rsidRPr="004F09C9" w:rsidRDefault="00D27C9E" w:rsidP="00D27C9E">
      <w:pPr>
        <w:spacing w:after="162" w:line="263" w:lineRule="auto"/>
        <w:jc w:val="center"/>
        <w:rPr>
          <w:color w:val="000000" w:themeColor="text1"/>
        </w:rPr>
      </w:pPr>
    </w:p>
    <w:p w14:paraId="78879A3A" w14:textId="77777777" w:rsidR="00D27C9E" w:rsidRPr="004F09C9" w:rsidRDefault="00D27C9E" w:rsidP="00D27C9E">
      <w:pPr>
        <w:spacing w:after="162" w:line="263" w:lineRule="auto"/>
        <w:jc w:val="center"/>
        <w:rPr>
          <w:color w:val="000000" w:themeColor="text1"/>
        </w:rPr>
      </w:pPr>
    </w:p>
    <w:p w14:paraId="05349D22" w14:textId="77777777" w:rsidR="00D27C9E" w:rsidRPr="004F09C9" w:rsidRDefault="00D27C9E" w:rsidP="00D27C9E">
      <w:pPr>
        <w:spacing w:after="162" w:line="263" w:lineRule="auto"/>
        <w:jc w:val="center"/>
        <w:rPr>
          <w:color w:val="000000" w:themeColor="text1"/>
        </w:rPr>
      </w:pPr>
    </w:p>
    <w:p w14:paraId="4E7CD0C8" w14:textId="77777777" w:rsidR="00D27C9E" w:rsidRPr="004F09C9" w:rsidRDefault="00D27C9E" w:rsidP="00D27C9E">
      <w:pPr>
        <w:spacing w:after="162" w:line="263" w:lineRule="auto"/>
        <w:jc w:val="center"/>
        <w:rPr>
          <w:color w:val="000000" w:themeColor="text1"/>
        </w:rPr>
      </w:pPr>
    </w:p>
    <w:p w14:paraId="256261AC" w14:textId="77777777" w:rsidR="00D27C9E" w:rsidRPr="004F09C9" w:rsidRDefault="00D27C9E" w:rsidP="00D27C9E">
      <w:pPr>
        <w:spacing w:after="162" w:line="263" w:lineRule="auto"/>
        <w:jc w:val="center"/>
        <w:rPr>
          <w:color w:val="000000" w:themeColor="text1"/>
        </w:rPr>
      </w:pPr>
    </w:p>
    <w:p w14:paraId="4A49D53B"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24929098" wp14:editId="25C1D629">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D8618CB" w14:textId="77777777" w:rsidR="00D27C9E" w:rsidRPr="004F09C9" w:rsidRDefault="00D27C9E">
      <w:pPr>
        <w:spacing w:line="259" w:lineRule="auto"/>
        <w:ind w:left="3226" w:right="90"/>
        <w:rPr>
          <w:color w:val="000000" w:themeColor="text1"/>
        </w:rPr>
      </w:pPr>
    </w:p>
    <w:p w14:paraId="6C71EDD9" w14:textId="77777777" w:rsidR="00D27C9E" w:rsidRPr="004F09C9" w:rsidRDefault="00D27C9E">
      <w:pPr>
        <w:spacing w:line="259" w:lineRule="auto"/>
        <w:ind w:left="3226" w:right="90"/>
        <w:rPr>
          <w:color w:val="000000" w:themeColor="text1"/>
        </w:rPr>
      </w:pPr>
    </w:p>
    <w:p w14:paraId="69BE9052" w14:textId="77777777" w:rsidR="00D27C9E" w:rsidRPr="004F09C9" w:rsidRDefault="00D27C9E">
      <w:pPr>
        <w:spacing w:line="259" w:lineRule="auto"/>
        <w:ind w:left="3226" w:right="90"/>
        <w:rPr>
          <w:color w:val="000000" w:themeColor="text1"/>
        </w:rPr>
      </w:pPr>
    </w:p>
    <w:p w14:paraId="4EB3889C" w14:textId="77777777" w:rsidR="00D27C9E" w:rsidRPr="004F09C9" w:rsidRDefault="00D27C9E">
      <w:pPr>
        <w:spacing w:line="259" w:lineRule="auto"/>
        <w:ind w:left="3226" w:right="90"/>
        <w:rPr>
          <w:color w:val="000000" w:themeColor="text1"/>
        </w:rPr>
      </w:pPr>
    </w:p>
    <w:p w14:paraId="588C94F3" w14:textId="77777777" w:rsidR="00D27C9E" w:rsidRPr="004F09C9" w:rsidRDefault="00D27C9E">
      <w:pPr>
        <w:spacing w:line="259" w:lineRule="auto"/>
        <w:ind w:left="3226" w:right="90"/>
        <w:rPr>
          <w:color w:val="000000" w:themeColor="text1"/>
        </w:rPr>
      </w:pPr>
    </w:p>
    <w:p w14:paraId="243B04AC" w14:textId="77777777" w:rsidR="00D27C9E" w:rsidRPr="004F09C9" w:rsidRDefault="00D27C9E">
      <w:pPr>
        <w:spacing w:line="259" w:lineRule="auto"/>
        <w:ind w:left="3226" w:right="90"/>
        <w:rPr>
          <w:color w:val="000000" w:themeColor="text1"/>
        </w:rPr>
      </w:pPr>
    </w:p>
    <w:p w14:paraId="072EFE86" w14:textId="77777777" w:rsidR="00D27C9E" w:rsidRPr="004F09C9" w:rsidRDefault="00D27C9E">
      <w:pPr>
        <w:spacing w:line="259" w:lineRule="auto"/>
        <w:ind w:left="3226" w:right="90"/>
        <w:rPr>
          <w:color w:val="000000" w:themeColor="text1"/>
        </w:rPr>
      </w:pPr>
    </w:p>
    <w:p w14:paraId="30E70B76" w14:textId="77777777" w:rsidR="00D27C9E" w:rsidRPr="004F09C9" w:rsidRDefault="00D27C9E">
      <w:pPr>
        <w:spacing w:line="259" w:lineRule="auto"/>
        <w:ind w:left="3226" w:right="90"/>
        <w:rPr>
          <w:color w:val="000000" w:themeColor="text1"/>
        </w:rPr>
      </w:pPr>
    </w:p>
    <w:p w14:paraId="2AAF6ADC" w14:textId="77777777" w:rsidR="00D27C9E" w:rsidRPr="004F09C9" w:rsidRDefault="00D27C9E">
      <w:pPr>
        <w:spacing w:line="259" w:lineRule="auto"/>
        <w:ind w:left="3226" w:right="90"/>
        <w:rPr>
          <w:color w:val="000000" w:themeColor="text1"/>
        </w:rPr>
      </w:pPr>
    </w:p>
    <w:p w14:paraId="26A34E38" w14:textId="77777777" w:rsidR="00D27C9E" w:rsidRPr="004F09C9" w:rsidRDefault="00D27C9E">
      <w:pPr>
        <w:spacing w:line="259" w:lineRule="auto"/>
        <w:ind w:left="3226" w:right="90"/>
        <w:rPr>
          <w:color w:val="000000" w:themeColor="text1"/>
        </w:rPr>
      </w:pPr>
    </w:p>
    <w:p w14:paraId="61FC7B14" w14:textId="77777777" w:rsidR="00D27C9E" w:rsidRPr="004F09C9" w:rsidRDefault="00D27C9E">
      <w:pPr>
        <w:spacing w:line="259" w:lineRule="auto"/>
        <w:ind w:left="3226" w:right="90"/>
        <w:rPr>
          <w:color w:val="000000" w:themeColor="text1"/>
        </w:rPr>
      </w:pPr>
    </w:p>
    <w:p w14:paraId="2E0AAC12" w14:textId="77777777" w:rsidR="00D27C9E" w:rsidRPr="004F09C9" w:rsidRDefault="00D27C9E">
      <w:pPr>
        <w:spacing w:line="259" w:lineRule="auto"/>
        <w:ind w:left="3226" w:right="90"/>
        <w:rPr>
          <w:color w:val="000000" w:themeColor="text1"/>
        </w:rPr>
      </w:pPr>
    </w:p>
    <w:p w14:paraId="6A780767" w14:textId="77777777" w:rsidR="00D27C9E" w:rsidRPr="004F09C9" w:rsidRDefault="00D27C9E">
      <w:pPr>
        <w:spacing w:line="259" w:lineRule="auto"/>
        <w:ind w:left="3226" w:right="90"/>
        <w:rPr>
          <w:color w:val="000000" w:themeColor="text1"/>
        </w:rPr>
      </w:pPr>
    </w:p>
    <w:p w14:paraId="19C0E498" w14:textId="77777777" w:rsidR="00D27C9E" w:rsidRPr="004F09C9" w:rsidRDefault="00D27C9E">
      <w:pPr>
        <w:spacing w:line="259" w:lineRule="auto"/>
        <w:ind w:left="3226" w:right="90"/>
        <w:rPr>
          <w:color w:val="000000" w:themeColor="text1"/>
        </w:rPr>
      </w:pPr>
    </w:p>
    <w:p w14:paraId="180E5D75" w14:textId="77777777" w:rsidR="00D27C9E" w:rsidRPr="004F09C9" w:rsidRDefault="00D27C9E">
      <w:pPr>
        <w:spacing w:line="259" w:lineRule="auto"/>
        <w:ind w:left="3226" w:right="90"/>
        <w:rPr>
          <w:color w:val="000000" w:themeColor="text1"/>
        </w:rPr>
      </w:pPr>
    </w:p>
    <w:p w14:paraId="7A241ADB" w14:textId="77777777" w:rsidR="00D27C9E" w:rsidRPr="004F09C9" w:rsidRDefault="00D27C9E">
      <w:pPr>
        <w:spacing w:line="259" w:lineRule="auto"/>
        <w:ind w:left="3226" w:right="90"/>
        <w:rPr>
          <w:color w:val="000000" w:themeColor="text1"/>
        </w:rPr>
      </w:pPr>
    </w:p>
    <w:p w14:paraId="56273D17" w14:textId="77777777" w:rsidR="00D27C9E" w:rsidRPr="004F09C9" w:rsidRDefault="00D27C9E">
      <w:pPr>
        <w:spacing w:line="259" w:lineRule="auto"/>
        <w:ind w:left="3226" w:right="90"/>
        <w:rPr>
          <w:color w:val="000000" w:themeColor="text1"/>
        </w:rPr>
      </w:pPr>
    </w:p>
    <w:p w14:paraId="3A5F8D2C" w14:textId="77777777" w:rsidR="00D27C9E" w:rsidRPr="004F09C9" w:rsidRDefault="00D27C9E">
      <w:pPr>
        <w:spacing w:line="259" w:lineRule="auto"/>
        <w:ind w:left="3226" w:right="90"/>
        <w:rPr>
          <w:color w:val="000000" w:themeColor="text1"/>
        </w:rPr>
      </w:pPr>
    </w:p>
    <w:p w14:paraId="7EB7A773" w14:textId="77777777" w:rsidR="00D27C9E" w:rsidRPr="004F09C9" w:rsidRDefault="00D27C9E">
      <w:pPr>
        <w:spacing w:line="259" w:lineRule="auto"/>
        <w:ind w:left="3226" w:right="90"/>
        <w:rPr>
          <w:color w:val="000000" w:themeColor="text1"/>
        </w:rPr>
      </w:pPr>
    </w:p>
    <w:p w14:paraId="669FD824" w14:textId="77777777" w:rsidR="00D27C9E" w:rsidRPr="004F09C9" w:rsidRDefault="00D27C9E">
      <w:pPr>
        <w:spacing w:line="259" w:lineRule="auto"/>
        <w:ind w:left="3226" w:right="90"/>
        <w:rPr>
          <w:color w:val="000000" w:themeColor="text1"/>
        </w:rPr>
      </w:pPr>
    </w:p>
    <w:p w14:paraId="1D33D68A" w14:textId="77777777" w:rsidR="00D27C9E" w:rsidRPr="004F09C9" w:rsidRDefault="00D27C9E">
      <w:pPr>
        <w:spacing w:line="259" w:lineRule="auto"/>
        <w:ind w:left="3226" w:right="90"/>
        <w:rPr>
          <w:color w:val="000000" w:themeColor="text1"/>
        </w:rPr>
      </w:pPr>
    </w:p>
    <w:p w14:paraId="68BA3077" w14:textId="77777777" w:rsidR="00D27C9E" w:rsidRPr="004F09C9" w:rsidRDefault="00D27C9E">
      <w:pPr>
        <w:spacing w:line="259" w:lineRule="auto"/>
        <w:ind w:left="3226" w:right="90"/>
        <w:rPr>
          <w:color w:val="000000" w:themeColor="text1"/>
        </w:rPr>
      </w:pPr>
    </w:p>
    <w:p w14:paraId="49E2383F" w14:textId="77777777" w:rsidR="00D27C9E" w:rsidRPr="004F09C9" w:rsidRDefault="00D27C9E">
      <w:pPr>
        <w:spacing w:line="259" w:lineRule="auto"/>
        <w:ind w:left="3226" w:right="90"/>
        <w:rPr>
          <w:color w:val="000000" w:themeColor="text1"/>
        </w:rPr>
      </w:pPr>
    </w:p>
    <w:p w14:paraId="06949BC3" w14:textId="77777777" w:rsidR="00D27C9E" w:rsidRPr="004F09C9" w:rsidRDefault="00D27C9E">
      <w:pPr>
        <w:spacing w:line="259" w:lineRule="auto"/>
        <w:ind w:left="3226" w:right="90"/>
        <w:rPr>
          <w:color w:val="000000" w:themeColor="text1"/>
        </w:rPr>
      </w:pPr>
    </w:p>
    <w:p w14:paraId="0E283746" w14:textId="77777777" w:rsidR="00D27C9E" w:rsidRPr="004F09C9" w:rsidRDefault="00D27C9E">
      <w:pPr>
        <w:spacing w:line="259" w:lineRule="auto"/>
        <w:ind w:left="3226" w:right="90"/>
        <w:rPr>
          <w:color w:val="000000" w:themeColor="text1"/>
        </w:rPr>
      </w:pPr>
    </w:p>
    <w:p w14:paraId="37DD2B15" w14:textId="77777777" w:rsidR="00D27C9E" w:rsidRPr="004F09C9" w:rsidRDefault="00D27C9E">
      <w:pPr>
        <w:spacing w:line="259" w:lineRule="auto"/>
        <w:ind w:left="3226" w:right="90"/>
        <w:rPr>
          <w:color w:val="000000" w:themeColor="text1"/>
        </w:rPr>
      </w:pPr>
    </w:p>
    <w:p w14:paraId="3ACA9660" w14:textId="77777777" w:rsidR="00D27C9E" w:rsidRPr="004F09C9" w:rsidRDefault="00D27C9E">
      <w:pPr>
        <w:spacing w:line="259" w:lineRule="auto"/>
        <w:ind w:left="3226" w:right="90"/>
        <w:rPr>
          <w:color w:val="000000" w:themeColor="text1"/>
        </w:rPr>
      </w:pPr>
    </w:p>
    <w:p w14:paraId="08F7C13D" w14:textId="77777777" w:rsidR="00D27C9E" w:rsidRPr="004F09C9" w:rsidRDefault="00D27C9E">
      <w:pPr>
        <w:spacing w:line="259" w:lineRule="auto"/>
        <w:ind w:left="3226" w:right="90"/>
        <w:rPr>
          <w:color w:val="000000" w:themeColor="text1"/>
        </w:rPr>
      </w:pPr>
    </w:p>
    <w:p w14:paraId="23BCE4E7" w14:textId="77777777" w:rsidR="00D27C9E" w:rsidRPr="004F09C9" w:rsidRDefault="00D27C9E">
      <w:pPr>
        <w:spacing w:line="259" w:lineRule="auto"/>
        <w:ind w:left="3226" w:right="90"/>
        <w:rPr>
          <w:color w:val="000000" w:themeColor="text1"/>
        </w:rPr>
      </w:pPr>
    </w:p>
    <w:p w14:paraId="20A63E0C" w14:textId="77777777" w:rsidR="00D27C9E" w:rsidRPr="004F09C9" w:rsidRDefault="00D27C9E">
      <w:pPr>
        <w:spacing w:line="259" w:lineRule="auto"/>
        <w:ind w:left="3226" w:right="90"/>
        <w:rPr>
          <w:color w:val="000000" w:themeColor="text1"/>
        </w:rPr>
      </w:pPr>
    </w:p>
    <w:p w14:paraId="24A71AD1" w14:textId="77777777" w:rsidR="00D27C9E" w:rsidRPr="004F09C9" w:rsidRDefault="00D27C9E">
      <w:pPr>
        <w:spacing w:line="259" w:lineRule="auto"/>
        <w:ind w:left="3226" w:right="90"/>
        <w:rPr>
          <w:color w:val="000000" w:themeColor="text1"/>
        </w:rPr>
      </w:pPr>
    </w:p>
    <w:p w14:paraId="39BC9034" w14:textId="77777777" w:rsidR="00D27C9E" w:rsidRPr="004F09C9" w:rsidRDefault="00D27C9E">
      <w:pPr>
        <w:spacing w:line="259" w:lineRule="auto"/>
        <w:ind w:left="3226" w:right="90"/>
        <w:rPr>
          <w:color w:val="000000" w:themeColor="text1"/>
        </w:rPr>
      </w:pPr>
    </w:p>
    <w:p w14:paraId="11F4F149" w14:textId="77777777" w:rsidR="00D27C9E" w:rsidRPr="004F09C9" w:rsidRDefault="00D27C9E">
      <w:pPr>
        <w:spacing w:line="259" w:lineRule="auto"/>
        <w:ind w:left="3226" w:right="90"/>
        <w:rPr>
          <w:color w:val="000000" w:themeColor="text1"/>
        </w:rPr>
      </w:pPr>
    </w:p>
    <w:p w14:paraId="7CD9418D" w14:textId="77777777" w:rsidR="00D27C9E" w:rsidRPr="004F09C9" w:rsidRDefault="00D27C9E">
      <w:pPr>
        <w:spacing w:line="259" w:lineRule="auto"/>
        <w:ind w:left="3226" w:right="90"/>
        <w:rPr>
          <w:color w:val="000000" w:themeColor="text1"/>
        </w:rPr>
      </w:pPr>
    </w:p>
    <w:p w14:paraId="35B4BBBA" w14:textId="77777777" w:rsidR="00D27C9E" w:rsidRPr="004F09C9" w:rsidRDefault="00D27C9E">
      <w:pPr>
        <w:spacing w:line="259" w:lineRule="auto"/>
        <w:ind w:left="3226" w:right="90"/>
        <w:rPr>
          <w:color w:val="000000" w:themeColor="text1"/>
        </w:rPr>
      </w:pPr>
    </w:p>
    <w:p w14:paraId="7192B1FF"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23C38544"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1EDC3E79"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0255675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16A8E6F"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0FE70EA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2E29A403"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0E85D94A"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3FEDA953" w14:textId="77777777" w:rsidR="006F58EA" w:rsidRPr="004F09C9" w:rsidRDefault="00D27C9E">
      <w:pPr>
        <w:spacing w:after="559" w:line="263" w:lineRule="auto"/>
        <w:jc w:val="center"/>
        <w:rPr>
          <w:color w:val="000000" w:themeColor="text1"/>
        </w:rPr>
      </w:pPr>
      <w:commentRangeStart w:id="2"/>
      <w:r w:rsidRPr="004F09C9">
        <w:rPr>
          <w:color w:val="000000" w:themeColor="text1"/>
        </w:rPr>
        <w:lastRenderedPageBreak/>
        <w:t>TABLE OF CONTENTS</w:t>
      </w:r>
      <w:commentRangeEnd w:id="2"/>
      <w:r w:rsidR="005D0A52">
        <w:rPr>
          <w:rStyle w:val="CommentReference"/>
        </w:rPr>
        <w:commentReference w:id="2"/>
      </w:r>
    </w:p>
    <w:p w14:paraId="1B85ACE5"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72469B90"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19CAE35E"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178150F6"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570BAF9A"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765C96A9"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90CCAED"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5AD1D7E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F55027A"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3B4CCD53"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0C6DBC2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8D8C7B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F728840"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7E1F81C"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42F8237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447639AB"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68F250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C8B163D"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3EE10691"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59C5AB7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0F4EBB76"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5A7A5430"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21FCA9BA" w14:textId="77777777" w:rsidR="007F6A28" w:rsidRPr="004F09C9" w:rsidRDefault="007F6A28">
      <w:pPr>
        <w:spacing w:after="60" w:line="263" w:lineRule="auto"/>
        <w:jc w:val="center"/>
        <w:rPr>
          <w:color w:val="000000" w:themeColor="text1"/>
        </w:rPr>
      </w:pPr>
    </w:p>
    <w:p w14:paraId="75081ACF" w14:textId="77777777" w:rsidR="006F58EA" w:rsidRPr="004F09C9" w:rsidRDefault="00D27C9E">
      <w:pPr>
        <w:spacing w:after="60" w:line="263" w:lineRule="auto"/>
        <w:jc w:val="center"/>
        <w:rPr>
          <w:color w:val="000000" w:themeColor="text1"/>
        </w:rPr>
      </w:pPr>
      <w:commentRangeStart w:id="3"/>
      <w:r w:rsidRPr="004F09C9">
        <w:rPr>
          <w:color w:val="000000" w:themeColor="text1"/>
        </w:rPr>
        <w:lastRenderedPageBreak/>
        <w:t>LIST OF TABLES</w:t>
      </w:r>
      <w:commentRangeEnd w:id="3"/>
      <w:r w:rsidR="001E7880">
        <w:rPr>
          <w:rStyle w:val="CommentReference"/>
        </w:rPr>
        <w:commentReference w:id="3"/>
      </w:r>
    </w:p>
    <w:p w14:paraId="52F97A06" w14:textId="77777777" w:rsidR="006F58EA" w:rsidRPr="004F09C9" w:rsidRDefault="00D27C9E">
      <w:pPr>
        <w:pStyle w:val="Heading1"/>
        <w:ind w:left="-5"/>
        <w:rPr>
          <w:color w:val="000000" w:themeColor="text1"/>
        </w:rPr>
      </w:pPr>
      <w:r w:rsidRPr="004F09C9">
        <w:rPr>
          <w:color w:val="000000" w:themeColor="text1"/>
        </w:rPr>
        <w:t>Table</w:t>
      </w:r>
    </w:p>
    <w:p w14:paraId="47CB17B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555991A9"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6835D37D"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3FF4D1B"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43DF7D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78592C98"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010C659"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6E95F30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9989A2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E5E788D"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49437D6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3D2EE3D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4AE84A09"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4C6D1050"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0F17AD20"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1A5952DC" w14:textId="77777777" w:rsidR="007F6A28" w:rsidRPr="004F09C9" w:rsidRDefault="007F6A28">
      <w:pPr>
        <w:spacing w:after="60" w:line="263" w:lineRule="auto"/>
        <w:jc w:val="center"/>
        <w:rPr>
          <w:color w:val="000000" w:themeColor="text1"/>
        </w:rPr>
      </w:pPr>
    </w:p>
    <w:p w14:paraId="6FCC782B" w14:textId="77777777" w:rsidR="007F6A28" w:rsidRPr="004F09C9" w:rsidRDefault="007F6A28">
      <w:pPr>
        <w:spacing w:after="60" w:line="263" w:lineRule="auto"/>
        <w:jc w:val="center"/>
        <w:rPr>
          <w:color w:val="000000" w:themeColor="text1"/>
        </w:rPr>
      </w:pPr>
    </w:p>
    <w:p w14:paraId="122AF6F2" w14:textId="77777777" w:rsidR="007F6A28" w:rsidRPr="004F09C9" w:rsidRDefault="007F6A28">
      <w:pPr>
        <w:spacing w:after="60" w:line="263" w:lineRule="auto"/>
        <w:jc w:val="center"/>
        <w:rPr>
          <w:color w:val="000000" w:themeColor="text1"/>
        </w:rPr>
      </w:pPr>
    </w:p>
    <w:p w14:paraId="155055FE" w14:textId="77777777" w:rsidR="007F6A28" w:rsidRPr="004F09C9" w:rsidRDefault="007F6A28">
      <w:pPr>
        <w:spacing w:after="60" w:line="263" w:lineRule="auto"/>
        <w:jc w:val="center"/>
        <w:rPr>
          <w:color w:val="000000" w:themeColor="text1"/>
        </w:rPr>
      </w:pPr>
    </w:p>
    <w:p w14:paraId="45FFADF7" w14:textId="77777777" w:rsidR="007F6A28" w:rsidRPr="004F09C9" w:rsidRDefault="007F6A28">
      <w:pPr>
        <w:spacing w:after="60" w:line="263" w:lineRule="auto"/>
        <w:jc w:val="center"/>
        <w:rPr>
          <w:color w:val="000000" w:themeColor="text1"/>
        </w:rPr>
      </w:pPr>
    </w:p>
    <w:p w14:paraId="7CC1BB83" w14:textId="77777777" w:rsidR="007F6A28" w:rsidRPr="004F09C9" w:rsidRDefault="007F6A28">
      <w:pPr>
        <w:spacing w:after="60" w:line="263" w:lineRule="auto"/>
        <w:jc w:val="center"/>
        <w:rPr>
          <w:color w:val="000000" w:themeColor="text1"/>
        </w:rPr>
      </w:pPr>
    </w:p>
    <w:p w14:paraId="2F43882D" w14:textId="77777777" w:rsidR="007F6A28" w:rsidRPr="004F09C9" w:rsidRDefault="007F6A28">
      <w:pPr>
        <w:spacing w:after="60" w:line="263" w:lineRule="auto"/>
        <w:jc w:val="center"/>
        <w:rPr>
          <w:color w:val="000000" w:themeColor="text1"/>
        </w:rPr>
      </w:pPr>
    </w:p>
    <w:p w14:paraId="4CCBFC4A" w14:textId="77777777" w:rsidR="007F6A28" w:rsidRPr="004F09C9" w:rsidRDefault="007F6A28">
      <w:pPr>
        <w:spacing w:after="60" w:line="263" w:lineRule="auto"/>
        <w:jc w:val="center"/>
        <w:rPr>
          <w:color w:val="000000" w:themeColor="text1"/>
        </w:rPr>
      </w:pPr>
    </w:p>
    <w:p w14:paraId="489A89D6" w14:textId="77777777" w:rsidR="007F6A28" w:rsidRPr="004F09C9" w:rsidRDefault="007F6A28">
      <w:pPr>
        <w:spacing w:after="60" w:line="263" w:lineRule="auto"/>
        <w:jc w:val="center"/>
        <w:rPr>
          <w:color w:val="000000" w:themeColor="text1"/>
        </w:rPr>
      </w:pPr>
    </w:p>
    <w:p w14:paraId="6BA6A03F" w14:textId="77777777" w:rsidR="007F6A28" w:rsidRPr="004F09C9" w:rsidRDefault="007F6A28">
      <w:pPr>
        <w:spacing w:after="60" w:line="263" w:lineRule="auto"/>
        <w:jc w:val="center"/>
        <w:rPr>
          <w:color w:val="000000" w:themeColor="text1"/>
        </w:rPr>
      </w:pPr>
    </w:p>
    <w:p w14:paraId="725E71FE" w14:textId="77777777" w:rsidR="007F6A28" w:rsidRPr="004F09C9" w:rsidRDefault="007F6A28">
      <w:pPr>
        <w:spacing w:after="60" w:line="263" w:lineRule="auto"/>
        <w:jc w:val="center"/>
        <w:rPr>
          <w:color w:val="000000" w:themeColor="text1"/>
        </w:rPr>
      </w:pPr>
    </w:p>
    <w:p w14:paraId="2C4806B3" w14:textId="77777777" w:rsidR="007F6A28" w:rsidRPr="004F09C9" w:rsidRDefault="007F6A28">
      <w:pPr>
        <w:spacing w:after="60" w:line="263" w:lineRule="auto"/>
        <w:jc w:val="center"/>
        <w:rPr>
          <w:color w:val="000000" w:themeColor="text1"/>
        </w:rPr>
      </w:pPr>
    </w:p>
    <w:p w14:paraId="6235CA61" w14:textId="77777777" w:rsidR="007F6A28" w:rsidRPr="004F09C9" w:rsidRDefault="007F6A28">
      <w:pPr>
        <w:spacing w:after="60" w:line="263" w:lineRule="auto"/>
        <w:jc w:val="center"/>
        <w:rPr>
          <w:color w:val="000000" w:themeColor="text1"/>
        </w:rPr>
      </w:pPr>
    </w:p>
    <w:p w14:paraId="44A1E4C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11D24B3C"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3EF51D1D" w14:textId="77777777">
        <w:trPr>
          <w:trHeight w:val="349"/>
        </w:trPr>
        <w:tc>
          <w:tcPr>
            <w:tcW w:w="9126" w:type="dxa"/>
            <w:tcBorders>
              <w:top w:val="nil"/>
              <w:left w:val="nil"/>
              <w:bottom w:val="nil"/>
              <w:right w:val="nil"/>
            </w:tcBorders>
          </w:tcPr>
          <w:p w14:paraId="4B9D0554"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61E23AC2"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BED3E85" w14:textId="77777777">
        <w:trPr>
          <w:trHeight w:val="478"/>
        </w:trPr>
        <w:tc>
          <w:tcPr>
            <w:tcW w:w="9126" w:type="dxa"/>
            <w:tcBorders>
              <w:top w:val="nil"/>
              <w:left w:val="nil"/>
              <w:bottom w:val="nil"/>
              <w:right w:val="nil"/>
            </w:tcBorders>
            <w:vAlign w:val="center"/>
          </w:tcPr>
          <w:p w14:paraId="5C6AA5F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026D088A"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2A39A5F0" w14:textId="77777777">
        <w:trPr>
          <w:trHeight w:val="478"/>
        </w:trPr>
        <w:tc>
          <w:tcPr>
            <w:tcW w:w="9126" w:type="dxa"/>
            <w:tcBorders>
              <w:top w:val="nil"/>
              <w:left w:val="nil"/>
              <w:bottom w:val="nil"/>
              <w:right w:val="nil"/>
            </w:tcBorders>
            <w:vAlign w:val="center"/>
          </w:tcPr>
          <w:p w14:paraId="47844A7C"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392A638B"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1ABD27E8" w14:textId="77777777">
        <w:trPr>
          <w:trHeight w:val="478"/>
        </w:trPr>
        <w:tc>
          <w:tcPr>
            <w:tcW w:w="9126" w:type="dxa"/>
            <w:tcBorders>
              <w:top w:val="nil"/>
              <w:left w:val="nil"/>
              <w:bottom w:val="nil"/>
              <w:right w:val="nil"/>
            </w:tcBorders>
            <w:vAlign w:val="center"/>
          </w:tcPr>
          <w:p w14:paraId="009FA4E2"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07852A87"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1E6E5609" w14:textId="77777777">
        <w:trPr>
          <w:trHeight w:val="862"/>
        </w:trPr>
        <w:tc>
          <w:tcPr>
            <w:tcW w:w="9126" w:type="dxa"/>
            <w:tcBorders>
              <w:top w:val="nil"/>
              <w:left w:val="nil"/>
              <w:bottom w:val="nil"/>
              <w:right w:val="nil"/>
            </w:tcBorders>
          </w:tcPr>
          <w:p w14:paraId="65B0AA5C"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5848106"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07568D10"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052B5391" w14:textId="77777777">
        <w:trPr>
          <w:trHeight w:val="775"/>
        </w:trPr>
        <w:tc>
          <w:tcPr>
            <w:tcW w:w="9126" w:type="dxa"/>
            <w:tcBorders>
              <w:top w:val="nil"/>
              <w:left w:val="nil"/>
              <w:bottom w:val="nil"/>
              <w:right w:val="nil"/>
            </w:tcBorders>
          </w:tcPr>
          <w:p w14:paraId="09E76C18"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0E2A7983"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0E845130"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7AB9D6DA" w14:textId="77777777">
        <w:trPr>
          <w:trHeight w:val="767"/>
        </w:trPr>
        <w:tc>
          <w:tcPr>
            <w:tcW w:w="9126" w:type="dxa"/>
            <w:tcBorders>
              <w:top w:val="nil"/>
              <w:left w:val="nil"/>
              <w:bottom w:val="nil"/>
              <w:right w:val="nil"/>
            </w:tcBorders>
          </w:tcPr>
          <w:p w14:paraId="6A318CD5"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09F4B933"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C7189A3"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23BC784B" w14:textId="77777777">
        <w:trPr>
          <w:trHeight w:val="767"/>
        </w:trPr>
        <w:tc>
          <w:tcPr>
            <w:tcW w:w="9126" w:type="dxa"/>
            <w:tcBorders>
              <w:top w:val="nil"/>
              <w:left w:val="nil"/>
              <w:bottom w:val="nil"/>
              <w:right w:val="nil"/>
            </w:tcBorders>
          </w:tcPr>
          <w:p w14:paraId="46746294"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79F6AB7E"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71DF7E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5B28381" w14:textId="77777777">
        <w:trPr>
          <w:trHeight w:val="759"/>
        </w:trPr>
        <w:tc>
          <w:tcPr>
            <w:tcW w:w="9126" w:type="dxa"/>
            <w:tcBorders>
              <w:top w:val="nil"/>
              <w:left w:val="nil"/>
              <w:bottom w:val="nil"/>
              <w:right w:val="nil"/>
            </w:tcBorders>
          </w:tcPr>
          <w:p w14:paraId="105F9623"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3E0F7BBB"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730A858E"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8001EEA" w14:textId="77777777">
        <w:trPr>
          <w:trHeight w:val="767"/>
        </w:trPr>
        <w:tc>
          <w:tcPr>
            <w:tcW w:w="9126" w:type="dxa"/>
            <w:tcBorders>
              <w:top w:val="nil"/>
              <w:left w:val="nil"/>
              <w:bottom w:val="nil"/>
              <w:right w:val="nil"/>
            </w:tcBorders>
          </w:tcPr>
          <w:p w14:paraId="5C6BF3DB"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34770C79"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562657B8"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BD438E0" w14:textId="77777777">
        <w:trPr>
          <w:trHeight w:val="255"/>
        </w:trPr>
        <w:tc>
          <w:tcPr>
            <w:tcW w:w="9126" w:type="dxa"/>
            <w:tcBorders>
              <w:top w:val="nil"/>
              <w:left w:val="nil"/>
              <w:bottom w:val="nil"/>
              <w:right w:val="nil"/>
            </w:tcBorders>
          </w:tcPr>
          <w:p w14:paraId="57AEAE27"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635C0261"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796C9F4"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6ECE9B0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071DA839"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17CB3600"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69E366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3E70264"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053A6B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042FCC5F"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38BFFEBA"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w:t>
      </w:r>
      <w:r w:rsidR="00E872D5" w:rsidRPr="004F09C9">
        <w:rPr>
          <w:color w:val="000000" w:themeColor="text1"/>
        </w:rPr>
        <w:t>ü</w:t>
      </w:r>
      <w:r w:rsidRPr="004F09C9">
        <w:rPr>
          <w:color w:val="000000" w:themeColor="text1"/>
        </w:rPr>
        <w:t>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389BF179" w14:textId="77777777" w:rsidR="007F6A28" w:rsidRDefault="007F6A28">
      <w:pPr>
        <w:spacing w:after="0" w:line="263" w:lineRule="auto"/>
        <w:ind w:right="80"/>
        <w:jc w:val="center"/>
        <w:rPr>
          <w:color w:val="000000" w:themeColor="text1"/>
        </w:rPr>
      </w:pPr>
    </w:p>
    <w:p w14:paraId="518B88DF" w14:textId="77777777" w:rsidR="006229D9" w:rsidRDefault="006229D9">
      <w:pPr>
        <w:spacing w:after="0" w:line="263" w:lineRule="auto"/>
        <w:ind w:right="80"/>
        <w:jc w:val="center"/>
        <w:rPr>
          <w:color w:val="000000" w:themeColor="text1"/>
        </w:rPr>
      </w:pPr>
    </w:p>
    <w:p w14:paraId="710EABA6" w14:textId="77777777" w:rsidR="006229D9" w:rsidRDefault="006229D9">
      <w:pPr>
        <w:spacing w:after="0" w:line="263" w:lineRule="auto"/>
        <w:ind w:right="80"/>
        <w:jc w:val="center"/>
        <w:rPr>
          <w:color w:val="000000" w:themeColor="text1"/>
        </w:rPr>
      </w:pPr>
    </w:p>
    <w:p w14:paraId="5ADBFAEF" w14:textId="77777777" w:rsidR="006229D9" w:rsidRDefault="006229D9">
      <w:pPr>
        <w:spacing w:after="0" w:line="263" w:lineRule="auto"/>
        <w:ind w:right="80"/>
        <w:jc w:val="center"/>
        <w:rPr>
          <w:color w:val="000000" w:themeColor="text1"/>
        </w:rPr>
      </w:pPr>
    </w:p>
    <w:p w14:paraId="443697F0" w14:textId="77777777" w:rsidR="006229D9" w:rsidRDefault="006229D9">
      <w:pPr>
        <w:spacing w:after="0" w:line="263" w:lineRule="auto"/>
        <w:ind w:right="80"/>
        <w:jc w:val="center"/>
        <w:rPr>
          <w:color w:val="000000" w:themeColor="text1"/>
        </w:rPr>
      </w:pPr>
    </w:p>
    <w:p w14:paraId="7D6FA85A" w14:textId="77777777" w:rsidR="006229D9" w:rsidRDefault="006229D9">
      <w:pPr>
        <w:spacing w:after="0" w:line="263" w:lineRule="auto"/>
        <w:ind w:right="80"/>
        <w:jc w:val="center"/>
        <w:rPr>
          <w:color w:val="000000" w:themeColor="text1"/>
        </w:rPr>
      </w:pPr>
    </w:p>
    <w:p w14:paraId="3F9A808D" w14:textId="77777777" w:rsidR="006229D9" w:rsidRDefault="006229D9">
      <w:pPr>
        <w:spacing w:after="0" w:line="263" w:lineRule="auto"/>
        <w:ind w:right="80"/>
        <w:jc w:val="center"/>
        <w:rPr>
          <w:color w:val="000000" w:themeColor="text1"/>
        </w:rPr>
      </w:pPr>
    </w:p>
    <w:p w14:paraId="254284CE" w14:textId="77777777" w:rsidR="006229D9" w:rsidRDefault="006229D9">
      <w:pPr>
        <w:spacing w:after="0" w:line="263" w:lineRule="auto"/>
        <w:ind w:right="80"/>
        <w:jc w:val="center"/>
        <w:rPr>
          <w:color w:val="000000" w:themeColor="text1"/>
        </w:rPr>
      </w:pPr>
    </w:p>
    <w:p w14:paraId="03ED95AD" w14:textId="77777777" w:rsidR="006229D9" w:rsidRDefault="006229D9">
      <w:pPr>
        <w:spacing w:after="0" w:line="263" w:lineRule="auto"/>
        <w:ind w:right="80"/>
        <w:jc w:val="center"/>
        <w:rPr>
          <w:color w:val="000000" w:themeColor="text1"/>
        </w:rPr>
      </w:pPr>
    </w:p>
    <w:p w14:paraId="4C93C239" w14:textId="77777777" w:rsidR="006229D9" w:rsidRDefault="006229D9">
      <w:pPr>
        <w:spacing w:after="0" w:line="263" w:lineRule="auto"/>
        <w:ind w:right="80"/>
        <w:jc w:val="center"/>
        <w:rPr>
          <w:color w:val="000000" w:themeColor="text1"/>
        </w:rPr>
      </w:pPr>
    </w:p>
    <w:p w14:paraId="5B8EDD45" w14:textId="77777777" w:rsidR="006229D9" w:rsidRDefault="006229D9">
      <w:pPr>
        <w:spacing w:after="0" w:line="263" w:lineRule="auto"/>
        <w:ind w:right="80"/>
        <w:jc w:val="center"/>
        <w:rPr>
          <w:color w:val="000000" w:themeColor="text1"/>
        </w:rPr>
      </w:pPr>
    </w:p>
    <w:p w14:paraId="12CB94BC" w14:textId="77777777" w:rsidR="006229D9" w:rsidRDefault="006229D9">
      <w:pPr>
        <w:spacing w:after="0" w:line="263" w:lineRule="auto"/>
        <w:ind w:right="80"/>
        <w:jc w:val="center"/>
        <w:rPr>
          <w:color w:val="000000" w:themeColor="text1"/>
        </w:rPr>
      </w:pPr>
    </w:p>
    <w:p w14:paraId="27159CA8" w14:textId="77777777" w:rsidR="006229D9" w:rsidRDefault="006229D9">
      <w:pPr>
        <w:spacing w:after="0" w:line="263" w:lineRule="auto"/>
        <w:ind w:right="80"/>
        <w:jc w:val="center"/>
        <w:rPr>
          <w:color w:val="000000" w:themeColor="text1"/>
        </w:rPr>
      </w:pPr>
    </w:p>
    <w:p w14:paraId="0327A0E4" w14:textId="77777777" w:rsidR="006229D9" w:rsidRDefault="006229D9">
      <w:pPr>
        <w:spacing w:after="0" w:line="263" w:lineRule="auto"/>
        <w:ind w:right="80"/>
        <w:jc w:val="center"/>
        <w:rPr>
          <w:color w:val="000000" w:themeColor="text1"/>
        </w:rPr>
      </w:pPr>
    </w:p>
    <w:p w14:paraId="225405B9" w14:textId="77777777" w:rsidR="006229D9" w:rsidRDefault="006229D9">
      <w:pPr>
        <w:spacing w:after="0" w:line="263" w:lineRule="auto"/>
        <w:ind w:right="80"/>
        <w:jc w:val="center"/>
        <w:rPr>
          <w:color w:val="000000" w:themeColor="text1"/>
        </w:rPr>
      </w:pPr>
    </w:p>
    <w:p w14:paraId="0C6C5B36" w14:textId="77777777" w:rsidR="006229D9" w:rsidRDefault="006229D9">
      <w:pPr>
        <w:spacing w:after="0" w:line="263" w:lineRule="auto"/>
        <w:ind w:right="80"/>
        <w:jc w:val="center"/>
        <w:rPr>
          <w:color w:val="000000" w:themeColor="text1"/>
        </w:rPr>
      </w:pPr>
    </w:p>
    <w:p w14:paraId="33F3D84C" w14:textId="77777777" w:rsidR="006229D9" w:rsidRDefault="006229D9">
      <w:pPr>
        <w:spacing w:after="0" w:line="263" w:lineRule="auto"/>
        <w:ind w:right="80"/>
        <w:jc w:val="center"/>
        <w:rPr>
          <w:color w:val="000000" w:themeColor="text1"/>
        </w:rPr>
      </w:pPr>
    </w:p>
    <w:p w14:paraId="2CBD9F7F" w14:textId="77777777" w:rsidR="006229D9" w:rsidRDefault="006229D9">
      <w:pPr>
        <w:spacing w:after="0" w:line="263" w:lineRule="auto"/>
        <w:ind w:right="80"/>
        <w:jc w:val="center"/>
        <w:rPr>
          <w:color w:val="000000" w:themeColor="text1"/>
        </w:rPr>
      </w:pPr>
    </w:p>
    <w:p w14:paraId="019C9459" w14:textId="77777777" w:rsidR="006229D9" w:rsidRDefault="006229D9">
      <w:pPr>
        <w:spacing w:after="0" w:line="263" w:lineRule="auto"/>
        <w:ind w:right="80"/>
        <w:jc w:val="center"/>
        <w:rPr>
          <w:color w:val="000000" w:themeColor="text1"/>
        </w:rPr>
      </w:pPr>
    </w:p>
    <w:p w14:paraId="6EF3B933" w14:textId="77777777" w:rsidR="006229D9" w:rsidRDefault="006229D9">
      <w:pPr>
        <w:spacing w:after="0" w:line="263" w:lineRule="auto"/>
        <w:ind w:right="80"/>
        <w:jc w:val="center"/>
        <w:rPr>
          <w:color w:val="000000" w:themeColor="text1"/>
        </w:rPr>
      </w:pPr>
    </w:p>
    <w:p w14:paraId="1714D371" w14:textId="77777777" w:rsidR="006229D9" w:rsidRDefault="006229D9">
      <w:pPr>
        <w:spacing w:after="0" w:line="263" w:lineRule="auto"/>
        <w:ind w:right="80"/>
        <w:jc w:val="center"/>
        <w:rPr>
          <w:color w:val="000000" w:themeColor="text1"/>
        </w:rPr>
      </w:pPr>
    </w:p>
    <w:p w14:paraId="15004316" w14:textId="77777777" w:rsidR="006229D9" w:rsidRDefault="006229D9">
      <w:pPr>
        <w:spacing w:after="0" w:line="263" w:lineRule="auto"/>
        <w:ind w:right="80"/>
        <w:jc w:val="center"/>
        <w:rPr>
          <w:color w:val="000000" w:themeColor="text1"/>
        </w:rPr>
      </w:pPr>
    </w:p>
    <w:p w14:paraId="461A5CD6" w14:textId="77777777" w:rsidR="006229D9" w:rsidRDefault="006229D9">
      <w:pPr>
        <w:spacing w:after="0" w:line="263" w:lineRule="auto"/>
        <w:ind w:right="80"/>
        <w:jc w:val="center"/>
        <w:rPr>
          <w:color w:val="000000" w:themeColor="text1"/>
        </w:rPr>
      </w:pPr>
    </w:p>
    <w:p w14:paraId="7C686045" w14:textId="77777777" w:rsidR="006229D9" w:rsidRDefault="006229D9">
      <w:pPr>
        <w:spacing w:after="0" w:line="263" w:lineRule="auto"/>
        <w:ind w:right="80"/>
        <w:jc w:val="center"/>
        <w:rPr>
          <w:color w:val="000000" w:themeColor="text1"/>
        </w:rPr>
      </w:pPr>
    </w:p>
    <w:p w14:paraId="4B4231CC" w14:textId="77777777" w:rsidR="006229D9" w:rsidRDefault="006229D9">
      <w:pPr>
        <w:spacing w:after="0" w:line="263" w:lineRule="auto"/>
        <w:ind w:right="80"/>
        <w:jc w:val="center"/>
        <w:rPr>
          <w:color w:val="000000" w:themeColor="text1"/>
        </w:rPr>
      </w:pPr>
    </w:p>
    <w:p w14:paraId="457D4D54" w14:textId="77777777" w:rsidR="006229D9" w:rsidRDefault="006229D9">
      <w:pPr>
        <w:spacing w:after="0" w:line="263" w:lineRule="auto"/>
        <w:ind w:right="80"/>
        <w:jc w:val="center"/>
        <w:rPr>
          <w:color w:val="000000" w:themeColor="text1"/>
        </w:rPr>
      </w:pPr>
    </w:p>
    <w:p w14:paraId="730C70C5" w14:textId="77777777" w:rsidR="006229D9" w:rsidRDefault="006229D9">
      <w:pPr>
        <w:spacing w:after="0" w:line="263" w:lineRule="auto"/>
        <w:ind w:right="80"/>
        <w:jc w:val="center"/>
        <w:rPr>
          <w:color w:val="000000" w:themeColor="text1"/>
        </w:rPr>
      </w:pPr>
    </w:p>
    <w:p w14:paraId="3F4F2CED" w14:textId="77777777" w:rsidR="006229D9" w:rsidRDefault="006229D9">
      <w:pPr>
        <w:spacing w:after="0" w:line="263" w:lineRule="auto"/>
        <w:ind w:right="80"/>
        <w:jc w:val="center"/>
        <w:rPr>
          <w:color w:val="000000" w:themeColor="text1"/>
        </w:rPr>
      </w:pPr>
    </w:p>
    <w:p w14:paraId="5B7B6793" w14:textId="77777777" w:rsidR="006229D9" w:rsidRDefault="006229D9">
      <w:pPr>
        <w:spacing w:after="0" w:line="263" w:lineRule="auto"/>
        <w:ind w:right="80"/>
        <w:jc w:val="center"/>
        <w:rPr>
          <w:color w:val="000000" w:themeColor="text1"/>
        </w:rPr>
      </w:pPr>
    </w:p>
    <w:p w14:paraId="28414653" w14:textId="77777777" w:rsidR="006229D9" w:rsidRDefault="006229D9">
      <w:pPr>
        <w:spacing w:after="0" w:line="263" w:lineRule="auto"/>
        <w:ind w:right="80"/>
        <w:jc w:val="center"/>
        <w:rPr>
          <w:color w:val="000000" w:themeColor="text1"/>
        </w:rPr>
      </w:pPr>
    </w:p>
    <w:p w14:paraId="6B33A269" w14:textId="77777777" w:rsidR="006229D9" w:rsidRDefault="006229D9">
      <w:pPr>
        <w:spacing w:after="0" w:line="263" w:lineRule="auto"/>
        <w:ind w:right="80"/>
        <w:jc w:val="center"/>
        <w:rPr>
          <w:color w:val="000000" w:themeColor="text1"/>
        </w:rPr>
      </w:pPr>
    </w:p>
    <w:p w14:paraId="36EA8231" w14:textId="77777777" w:rsidR="006229D9" w:rsidRDefault="006229D9">
      <w:pPr>
        <w:spacing w:after="0" w:line="263" w:lineRule="auto"/>
        <w:ind w:right="80"/>
        <w:jc w:val="center"/>
        <w:rPr>
          <w:color w:val="000000" w:themeColor="text1"/>
        </w:rPr>
      </w:pPr>
    </w:p>
    <w:p w14:paraId="5D9168F1" w14:textId="77777777" w:rsidR="006229D9" w:rsidRDefault="006229D9">
      <w:pPr>
        <w:spacing w:after="0" w:line="263" w:lineRule="auto"/>
        <w:ind w:right="80"/>
        <w:jc w:val="center"/>
        <w:rPr>
          <w:color w:val="000000" w:themeColor="text1"/>
        </w:rPr>
      </w:pPr>
    </w:p>
    <w:p w14:paraId="2E73C8E8" w14:textId="77777777" w:rsidR="006229D9" w:rsidRDefault="006229D9">
      <w:pPr>
        <w:spacing w:after="0" w:line="263" w:lineRule="auto"/>
        <w:ind w:right="80"/>
        <w:jc w:val="center"/>
        <w:rPr>
          <w:color w:val="000000" w:themeColor="text1"/>
        </w:rPr>
      </w:pPr>
    </w:p>
    <w:p w14:paraId="2AEF4094" w14:textId="77777777" w:rsidR="007F6A28" w:rsidRPr="004F09C9" w:rsidRDefault="007F6A28" w:rsidP="00F1002A">
      <w:pPr>
        <w:spacing w:after="0" w:line="263" w:lineRule="auto"/>
        <w:ind w:left="0" w:right="80" w:firstLine="0"/>
        <w:rPr>
          <w:color w:val="000000" w:themeColor="text1"/>
        </w:rPr>
      </w:pPr>
    </w:p>
    <w:p w14:paraId="378D2E81" w14:textId="77777777" w:rsidR="00E872D5" w:rsidRPr="004F09C9" w:rsidRDefault="00E872D5" w:rsidP="00E872D5">
      <w:pPr>
        <w:spacing w:after="0" w:line="263" w:lineRule="auto"/>
        <w:ind w:right="80"/>
        <w:jc w:val="center"/>
        <w:rPr>
          <w:color w:val="000000" w:themeColor="text1"/>
        </w:rPr>
      </w:pPr>
      <w:bookmarkStart w:id="4" w:name="_Hlk861126"/>
      <w:r w:rsidRPr="004F09C9">
        <w:rPr>
          <w:color w:val="000000" w:themeColor="text1"/>
        </w:rPr>
        <w:lastRenderedPageBreak/>
        <w:t>CHAPTER 1</w:t>
      </w:r>
    </w:p>
    <w:p w14:paraId="3E3DE24E"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671FA333" w14:textId="77777777" w:rsidR="00F416C8" w:rsidRDefault="00E872D5" w:rsidP="00FA5558">
      <w:pPr>
        <w:ind w:left="-15" w:right="90" w:firstLine="468"/>
        <w:rPr>
          <w:color w:val="000000" w:themeColor="text1"/>
        </w:rPr>
      </w:pPr>
      <w:r w:rsidRPr="004F09C9">
        <w:rPr>
          <w:color w:val="000000" w:themeColor="text1"/>
        </w:rPr>
        <w:t xml:space="preserve">In temperate regions, seasons cycle predictably between </w:t>
      </w:r>
      <w:r w:rsidR="00B211B5">
        <w:rPr>
          <w:color w:val="000000" w:themeColor="text1"/>
        </w:rPr>
        <w:t xml:space="preserve">warm and humid </w:t>
      </w:r>
      <w:r w:rsidRPr="004F09C9">
        <w:rPr>
          <w:color w:val="000000" w:themeColor="text1"/>
        </w:rPr>
        <w:t xml:space="preserve">spring and summer </w:t>
      </w:r>
      <w:r>
        <w:rPr>
          <w:color w:val="000000" w:themeColor="text1"/>
        </w:rPr>
        <w:t xml:space="preserve">periods </w:t>
      </w:r>
      <w:r w:rsidRPr="004F09C9">
        <w:rPr>
          <w:color w:val="000000" w:themeColor="text1"/>
        </w:rPr>
        <w:t>and fall and winter</w:t>
      </w:r>
      <w:r>
        <w:rPr>
          <w:color w:val="000000" w:themeColor="text1"/>
        </w:rPr>
        <w:t xml:space="preserve"> periods </w:t>
      </w:r>
      <w:r w:rsidR="00B211B5">
        <w:rPr>
          <w:color w:val="000000" w:themeColor="text1"/>
        </w:rPr>
        <w:t xml:space="preserve">when conditions are </w:t>
      </w:r>
      <w:r>
        <w:rPr>
          <w:color w:val="000000" w:themeColor="text1"/>
        </w:rPr>
        <w:t>cold and dry</w:t>
      </w:r>
      <w:r w:rsidRPr="004F09C9">
        <w:rPr>
          <w:color w:val="000000" w:themeColor="text1"/>
        </w:rPr>
        <w:t>.</w:t>
      </w:r>
      <w:r>
        <w:rPr>
          <w:color w:val="000000" w:themeColor="text1"/>
        </w:rPr>
        <w:t xml:space="preserve"> </w:t>
      </w:r>
      <w:r w:rsidRPr="004F09C9">
        <w:rPr>
          <w:color w:val="000000" w:themeColor="text1"/>
        </w:rPr>
        <w:t>During the warm season</w:t>
      </w:r>
      <w:r w:rsidR="00E21FFA">
        <w:rPr>
          <w:color w:val="000000" w:themeColor="text1"/>
        </w:rPr>
        <w:t xml:space="preserve"> when conditions are favorable</w:t>
      </w:r>
      <w:r w:rsidR="00B211B5">
        <w:rPr>
          <w:color w:val="000000" w:themeColor="text1"/>
        </w:rPr>
        <w:t xml:space="preserve"> resources like food and water are </w:t>
      </w:r>
      <w:r w:rsidR="00E21FFA">
        <w:rPr>
          <w:color w:val="000000" w:themeColor="text1"/>
        </w:rPr>
        <w:t>more abundant and insects use these resources for growth, development, and reproduction</w:t>
      </w:r>
      <w:r w:rsidRPr="004F09C9">
        <w:rPr>
          <w:color w:val="000000" w:themeColor="text1"/>
        </w:rPr>
        <w:t>.</w:t>
      </w:r>
      <w:r>
        <w:rPr>
          <w:color w:val="000000" w:themeColor="text1"/>
        </w:rPr>
        <w:t xml:space="preserve"> </w:t>
      </w:r>
      <w:r w:rsidRPr="004F09C9">
        <w:rPr>
          <w:color w:val="000000" w:themeColor="text1"/>
        </w:rPr>
        <w:t>As temperatures decline in the fall and winter</w:t>
      </w:r>
      <w:r w:rsidR="00E21FFA">
        <w:rPr>
          <w:color w:val="000000" w:themeColor="text1"/>
        </w:rPr>
        <w:t xml:space="preserve"> conditions are unfavorable and temperate-</w:t>
      </w:r>
      <w:r>
        <w:rPr>
          <w:color w:val="000000" w:themeColor="text1"/>
        </w:rPr>
        <w:t>living</w:t>
      </w:r>
      <w:r w:rsidR="00E21FFA">
        <w:rPr>
          <w:color w:val="000000" w:themeColor="text1"/>
        </w:rPr>
        <w:t>-insects experience</w:t>
      </w:r>
      <w:r w:rsidRPr="004F09C9">
        <w:rPr>
          <w:color w:val="000000" w:themeColor="text1"/>
        </w:rPr>
        <w:t xml:space="preserve"> low temperatures </w:t>
      </w:r>
      <w:r w:rsidR="00E21FFA">
        <w:rPr>
          <w:color w:val="000000" w:themeColor="text1"/>
        </w:rPr>
        <w:t>which can</w:t>
      </w:r>
      <w:r w:rsidR="00E21FFA" w:rsidRPr="004F09C9">
        <w:rPr>
          <w:color w:val="000000" w:themeColor="text1"/>
        </w:rPr>
        <w:t xml:space="preserve"> </w:t>
      </w:r>
      <w:r w:rsidRPr="004F09C9">
        <w:rPr>
          <w:color w:val="000000" w:themeColor="text1"/>
        </w:rPr>
        <w:t>reduce metabolic activity</w:t>
      </w:r>
      <w:r w:rsidR="00E21FFA">
        <w:rPr>
          <w:color w:val="000000" w:themeColor="text1"/>
        </w:rPr>
        <w:t xml:space="preserve"> and make </w:t>
      </w:r>
      <w:r w:rsidRPr="004F09C9">
        <w:rPr>
          <w:color w:val="000000" w:themeColor="text1"/>
        </w:rPr>
        <w:t>continued activity challenging or even impossible.</w:t>
      </w:r>
      <w:r>
        <w:rPr>
          <w:color w:val="000000" w:themeColor="text1"/>
        </w:rPr>
        <w:t xml:space="preserve"> </w:t>
      </w:r>
      <w:r w:rsidRPr="004F09C9">
        <w:rPr>
          <w:color w:val="000000" w:themeColor="text1"/>
        </w:rPr>
        <w:t xml:space="preserve">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w:t>
      </w:r>
      <w:r w:rsidR="00F416C8">
        <w:rPr>
          <w:color w:val="000000" w:themeColor="text1"/>
        </w:rPr>
        <w:t xml:space="preserve">through the initiation of </w:t>
      </w:r>
      <w:r w:rsidRPr="004F09C9">
        <w:rPr>
          <w:color w:val="000000" w:themeColor="text1"/>
        </w:rPr>
        <w:t xml:space="preserve">diapause. </w:t>
      </w:r>
      <w:r w:rsidR="00F416C8">
        <w:rPr>
          <w:color w:val="000000" w:themeColor="text1"/>
        </w:rPr>
        <w:t>V</w:t>
      </w:r>
      <w:r w:rsidRPr="004F09C9">
        <w:rPr>
          <w:color w:val="000000" w:themeColor="text1"/>
        </w:rPr>
        <w:t>ariation in diapause-associated life history traits both within and among species</w:t>
      </w:r>
      <w:r w:rsidR="00F416C8">
        <w:rPr>
          <w:color w:val="000000" w:themeColor="text1"/>
        </w:rPr>
        <w:t xml:space="preserve"> </w:t>
      </w:r>
      <w:r w:rsidR="00F416C8" w:rsidRPr="004F09C9">
        <w:rPr>
          <w:color w:val="000000" w:themeColor="text1"/>
        </w:rPr>
        <w:t>may serve to synchronize insect life histories with predictable seasonal change</w:t>
      </w:r>
      <w:r w:rsidRPr="004F09C9">
        <w:rPr>
          <w:color w:val="000000" w:themeColor="text1"/>
        </w:rPr>
        <w:t xml:space="preserve"> </w:t>
      </w:r>
      <w:r>
        <w:rPr>
          <w:color w:val="000000" w:themeColor="text1"/>
        </w:rPr>
        <w:t>is critical for the evolution of diapause through natural selection</w:t>
      </w:r>
      <w:r w:rsidRPr="004F09C9">
        <w:rPr>
          <w:color w:val="000000" w:themeColor="text1"/>
        </w:rPr>
        <w:t>.</w:t>
      </w:r>
      <w:r w:rsidR="00F416C8">
        <w:rPr>
          <w:color w:val="000000" w:themeColor="text1"/>
        </w:rPr>
        <w:t xml:space="preserve"> </w:t>
      </w:r>
    </w:p>
    <w:p w14:paraId="43C4C5B3" w14:textId="77777777" w:rsidR="00E872D5" w:rsidRPr="004F09C9" w:rsidRDefault="00FA5558" w:rsidP="00E872D5">
      <w:pPr>
        <w:ind w:left="-15" w:right="90" w:firstLine="468"/>
        <w:rPr>
          <w:color w:val="000000" w:themeColor="text1"/>
        </w:rPr>
      </w:pPr>
      <w:r>
        <w:rPr>
          <w:color w:val="000000" w:themeColor="text1"/>
        </w:rPr>
        <w:t xml:space="preserve">Generally, </w:t>
      </w:r>
      <w:r w:rsidR="00E872D5" w:rsidRPr="004F09C9">
        <w:rPr>
          <w:color w:val="000000" w:themeColor="text1"/>
        </w:rPr>
        <w:t xml:space="preserve">temperate insects use photoperiod alone or in concert with other environmental cues, </w:t>
      </w:r>
      <w:r w:rsidR="00E872D5">
        <w:rPr>
          <w:color w:val="000000" w:themeColor="text1"/>
        </w:rPr>
        <w:t>such as</w:t>
      </w:r>
      <w:r w:rsidR="00E872D5" w:rsidRPr="004F09C9">
        <w:rPr>
          <w:color w:val="000000" w:themeColor="text1"/>
        </w:rPr>
        <w:t xml:space="preserve"> temperature or host-plant quality, </w:t>
      </w:r>
      <w:r w:rsidR="002C384F">
        <w:rPr>
          <w:color w:val="000000" w:themeColor="text1"/>
        </w:rPr>
        <w:t>t</w:t>
      </w:r>
      <w:r w:rsidR="002C384F" w:rsidRPr="004F09C9">
        <w:rPr>
          <w:color w:val="000000" w:themeColor="text1"/>
        </w:rPr>
        <w:t>o predict seasonal change</w:t>
      </w:r>
      <w:r w:rsidR="002C384F">
        <w:rPr>
          <w:color w:val="000000" w:themeColor="text1"/>
        </w:rPr>
        <w:t xml:space="preserve"> and</w:t>
      </w:r>
      <w:r w:rsidR="00E872D5" w:rsidRPr="004F09C9">
        <w:rPr>
          <w:color w:val="000000" w:themeColor="text1"/>
        </w:rPr>
        <w:t xml:space="preserve"> induce diapause before arrival of prolonged seasonal stress.</w:t>
      </w:r>
      <w:r w:rsidR="00E872D5">
        <w:rPr>
          <w:color w:val="000000" w:themeColor="text1"/>
        </w:rPr>
        <w:t xml:space="preserve"> </w:t>
      </w:r>
      <w:r w:rsidR="00E872D5"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EE14CA0"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544585D8" w14:textId="77777777" w:rsidR="00E872D5" w:rsidRDefault="00E872D5" w:rsidP="00E872D5">
      <w:pPr>
        <w:ind w:left="0" w:right="90" w:firstLine="0"/>
        <w:rPr>
          <w:color w:val="000000" w:themeColor="text1"/>
        </w:rPr>
      </w:pPr>
      <w:r>
        <w:rPr>
          <w:color w:val="000000" w:themeColor="text1"/>
        </w:rPr>
        <w:tab/>
      </w:r>
      <w:commentRangeStart w:id="5"/>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5"/>
      <w:r>
        <w:rPr>
          <w:rStyle w:val="CommentReference"/>
        </w:rPr>
        <w:commentReference w:id="5"/>
      </w:r>
      <w:r>
        <w:rPr>
          <w:color w:val="000000" w:themeColor="text1"/>
        </w:rPr>
        <w:t xml:space="preserve"> </w:t>
      </w:r>
    </w:p>
    <w:p w14:paraId="0A2C82B8" w14:textId="77777777" w:rsidR="00B134B2" w:rsidRPr="00B134B2" w:rsidRDefault="00B134B2" w:rsidP="00E819EC">
      <w:pPr>
        <w:ind w:left="0" w:right="90" w:firstLine="720"/>
        <w:rPr>
          <w:color w:val="000000" w:themeColor="text1"/>
        </w:rPr>
      </w:pPr>
      <w:r w:rsidRPr="00B134B2">
        <w:rPr>
          <w:color w:val="000000" w:themeColor="text1"/>
        </w:rPr>
        <w:t xml:space="preserve">Animal performance is influenced by the thermal conditions they experience in their environments and increased temperatures could affect animals either positively or negatively </w:t>
      </w:r>
      <w:r w:rsidRPr="00B134B2">
        <w:rPr>
          <w:color w:val="000000" w:themeColor="text1"/>
        </w:rPr>
        <w:fldChar w:fldCharType="begin" w:fldLock="1"/>
      </w:r>
      <w:r w:rsidRPr="00B134B2">
        <w:rPr>
          <w:color w:val="000000" w:themeColor="text1"/>
        </w:rPr>
        <w:instrText>ADDIN CSL_CITATION { "citationItems" : [ { "id" : "ITEM-1", "itemData" : { "DOI" : "doi:10.1016/S0065-2806(06)33002-0", "author" : [ { "dropping-particle" : "", "family" : "Chown", "given" : "Steven L.", "non-dropping-particle" : "", "parse-names" : false, "suffix" : "" } ], "container-title" : "Advances in insect physiology", "id" : "ITEM-1", "issued" : { "date-parts" : [ [ "2007" ] ] }, "page" : "50-152", "title" : "Physiological diversity in insects:ecology and evolutionary contexts", "type" : "article-journal", "volume" : "33" }, "uris" : [ "http://www.mendeley.com/documents/?uuid=784b9b56-70fe-4a55-9fd9-313e406f124d" ] }, { "id" : "ITEM-2",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"ITEM-2",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Chown 2007)", "plainTextFormattedCitation" : "(Huey and Stevenson 1979, Chown 2007)", "previouslyFormattedCitation" : "(Huey and Stevenson 1979, Chown 2007)"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 Chown 2007)</w:t>
      </w:r>
      <w:r w:rsidRPr="00B134B2">
        <w:rPr>
          <w:color w:val="000000" w:themeColor="text1"/>
        </w:rPr>
        <w:fldChar w:fldCharType="end"/>
      </w:r>
      <w:r w:rsidRPr="00B134B2">
        <w:rPr>
          <w:color w:val="000000" w:themeColor="text1"/>
        </w:rPr>
        <w:t xml:space="preserve">. As climate changes, insects whose populations are impacted negatively by those changes can be colloquially termed “losers” and those impacted positively can be termed “winners”. The direct and indirect interactions between temperature and the resulting winners could lead to expanded geographic ranges, increased population size, or increased temperature tolerance </w:t>
      </w:r>
      <w:r w:rsidRPr="00B134B2">
        <w:rPr>
          <w:color w:val="000000" w:themeColor="text1"/>
        </w:rPr>
        <w:fldChar w:fldCharType="begin" w:fldLock="1"/>
      </w:r>
      <w:r w:rsidRPr="00B134B2">
        <w:rPr>
          <w:color w:val="000000" w:themeColor="text1"/>
        </w:rPr>
        <w:instrText>ADDIN CSL_CITATION { "citationItems" : [ { "id" : "ITEM-1", "itemData" : { "DOI" : "10.1016/S0169-5347(99)01764-4", "ISBN" : "0169-5347", "ISSN" : "01695347", "PMID" : "10652556", "abstract" : "Increasing greenhouse gas concentrations are expected to have significant impacts on the world's climate on a timescale of decades to centuries. Evidence from long-term monitoring studies is now accumulating and suggests that the climate of the past few decades is anomalous compared with past climate variation, and that recent climatic and atmospheric trends are already affecting species physiology, distribution and phenology.", "author" : [ { "dropping-particle" : "", "family" : "Hughes", "given" : "Lesley", "non-dropping-particle" : "", "parse-names" : false, "suffix" : "" } ], "container-title" : "Trends in Ecology and Evolution", "id" : "ITEM-1", "issue" : "2", "issued" : { "date-parts" : [ [ "2000" ] ] }, "page" : "56-61", "title" : "Biological consequences of global warming: Is the signal already apparent?", "type" : "article-journal", "volume" : "15" }, "uris" : [ "http://www.mendeley.com/documents/?uuid=c005d592-e7f0-3a50-b0e3-0a29da198d4e" ] }, { "id" : "ITEM-2", "itemData" : { "DOI" : "10.1371/journal.pbio.0060325", "ISBN" : "1545-7885", "ISSN" : "1545-7885", "PMID" : "19108608", "abstract" : "Climate change is a major threat to global biodiversity. A novel integrated framework to assess vulnerability and prioritize research and management action aims to improve our ability to respond to this emerging crisis.", "author" : [ { "dropping-particle" : "", "family" : "Williams", "given" : "Stephen E", "non-dropping-particle" : "", "parse-names" : false, "suffix" : "" }, { "dropping-particle" : "", "family" : "Shoo", "given" : "Luke P", "non-dropping-particle" : "", "parse-names" : false, "suffix" : "" }, { "dropping-particle" : "", "family" : "Isaac", "given" : "Joanne L", "non-dropping-particle" : "", "parse-names" : false, "suffix" : "" }, { "dropping-particle" : "", "family" : "Hoffmann", "given" : "Ary A", "non-dropping-particle" : "", "parse-names" : false, "suffix" : "" }, { "dropping-particle" : "", "family" : "Langham", "given" : "Gary", "non-dropping-particle" : "", "parse-names" : false, "suffix" : "" } ], "container-title" : "PLoS Biology", "id" : "ITEM-2", "issue" : "12", "issued" : { "date-parts" : [ [ "2008" ] ] }, "page" : "e325", "title" : "Towards an Integrated Framework for Assessing the Vulnerability of Species to Climate Change", "type" : "article-journal", "volume" : "6" }, "uris" : [ "http://www.mendeley.com/documents/?uuid=b2fad298-8d5b-3a62-9681-b1e1082b5653" ] } ], "mendeley" : { "formattedCitation" : "(Hughes 2000, Williams et al. 2008)", "plainTextFormattedCitation" : "(Hughes 2000, Williams et al. 2008)", "previouslyFormattedCitation" : "(Hughes 2000, Williams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(Hughes 2000, Williams et al. 2008)</w:t>
      </w:r>
      <w:r w:rsidRPr="00B134B2">
        <w:rPr>
          <w:color w:val="000000" w:themeColor="text1"/>
        </w:rPr>
        <w:fldChar w:fldCharType="end"/>
      </w:r>
      <w:r w:rsidRPr="00B134B2">
        <w:rPr>
          <w:color w:val="000000" w:themeColor="text1"/>
        </w:rPr>
        <w:t xml:space="preserve">. An insect’s body temperature directly affects its performance, and the effect of body temperature on performance can be described using a thermal performance curve </w:t>
      </w:r>
      <w:r w:rsidRPr="00B134B2">
        <w:rPr>
          <w:color w:val="000000" w:themeColor="text1"/>
        </w:rPr>
        <w:fldChar w:fldCharType="begin" w:fldLock="1"/>
      </w:r>
      <w:r w:rsidRPr="00B134B2">
        <w:rPr>
          <w:color w:val="000000" w:themeColor="text1"/>
        </w:rPr>
        <w:instrText>ADDIN CSL_CITATION { "citationItems" : [ { "id" : "ITEM-1", "itemData" : { "DOI" : "10.1093/icb/19.1.357", "ISBN" : "0003-1569", "ISSN" : "15407063", "PMID" : "16", "abstract" : "An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 pects of performance (including optimal temperature range, thermal performance breadth), apply these techniques in an example on the thermal sensitivity of locomotion in frogs, and evaluate potential applications.", "author" : [ { "dropping-particle" : "", "family" : "Huey", "given" : "Raymond B.", "non-dropping-particle" : "", "parse-names" : false, "suffix" : "" }, { "dropping-particle" : "", "family" : "Stevenson", "given" : "R. D.", "non-dropping-particle" : "", "parse-names" : false, "suffix" : "" } ], "container-title" : "Integrative and Comparative Biology", "id" : "ITEM-1", "issue" : "1", "issued" : { "date-parts" : [ [ "1979" ] ] }, "page" : "357-366", "title" : "Integrating thermal physiology and ecology of ectotherms: A discussion of approaches", "type" : "article-journal", "volume" : "19" }, "uris" : [ "http://www.mendeley.com/documents/?uuid=357edc07-26dc-3b7e-8f00-4413cd5b1943" ] } ], "mendeley" : { "formattedCitation" : "(Huey and Stevenson 1979)", "plainTextFormattedCitation" : "(Huey and Stevenson 1979)", "previouslyFormattedCitation" : "(Huey and Stevenson 1979)"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(Huey and Stevenson 1979)</w:t>
      </w:r>
      <w:r w:rsidRPr="00B134B2">
        <w:rPr>
          <w:color w:val="000000" w:themeColor="text1"/>
        </w:rPr>
        <w:fldChar w:fldCharType="end"/>
      </w:r>
      <w:r w:rsidRPr="00B134B2">
        <w:rPr>
          <w:color w:val="000000" w:themeColor="text1"/>
        </w:rPr>
        <w:t xml:space="preserve">. At the peak of this curve is an insect’s thermal optimum, this is the temperature where performance is maximized. The range of temperatures where the performance of an insect is half of the thermal optimum represents the thermal breadth. Finally, the range of </w:t>
      </w:r>
      <w:r w:rsidRPr="00B134B2">
        <w:rPr>
          <w:color w:val="000000" w:themeColor="text1"/>
        </w:rPr>
        <w:lastRenderedPageBreak/>
        <w:t xml:space="preserve">temperatures within which any performance is permitted is an insect’s thermal tolerance range. Temperatures at the edge of an insects thermal tolerance are termed the critical thermal maximum and critical thermal minimum, respectively </w:t>
      </w:r>
      <w:r w:rsidRPr="00B134B2">
        <w:rPr>
          <w:color w:val="000000" w:themeColor="text1"/>
        </w:rPr>
        <w:fldChar w:fldCharType="begin" w:fldLock="1"/>
      </w:r>
      <w:r w:rsidRPr="00B134B2">
        <w:rPr>
          <w:color w:val="000000" w:themeColor="text1"/>
        </w:rPr>
        <w:instrText>ADDIN CSL_CITATION { "citationItems" : [ { "id" : "ITEM-1", "itemData" : { "DOI" : "10.1046/j.1365-2486.2002.00451.x", "ISBN" : "1365-2486", "ISSN" : "13541013", "PMID" : "2940", "abstract" : "This review examines the direct effects of climate change on insect herbivores. Temperature is identified as the dominant abiotic factor directly affecting herbivorous insects. There is little evidence of any direct effects of CO2 or UVB. Direct impacts of precipitation have been largely neglected in current research on climate change. Temperature directly affects development, survival, range and abundance. Species with a large geographical range will tend to be less affected. The main effect of temperature in temperate regions is to influence winter survival; at more northerly latitudes, higher temperatures extend the summer season, increasing the available thermal budget for growth and reproduction. Photoperiod is the dominant cue for the seasonal synchrony of temperate insects, but their thermal requirements may differ at different times of year. Interactions between photoperiod and temperature determine phenology; the two factors do not necessarily operate in tandem. Insect herbivores show a number of distinct life-history strategies to exploit plants with different growth forms and strategies, which will be differentially affected by climate warming. There are still many challenges facing biologists in predicting and monitoring the impacts of climate change. Future research needs to consider insect herbivore phenotypic and genotypic flexibility, their responses to global change parameters operating in concert, and awareness that some patterns may only become apparent in the longer term.", "author" : [ { "dropping-particle" : "", "family" : "Bale", "given" : "Jeffery S.", "non-dropping-particle" : "", "parse-names" : false, "suffix" : "" }, { "dropping-particle" : "", "family" : "Masters", "given" : "Gregory J.", "non-dropping-particle" : "", "parse-names" : false, "suffix" : "" }, { "dropping-particle" : "", "family" : "Hodkinson", "given" : "Ian D.", "non-dropping-particle" : "", "parse-names" : false, "suffix" : "" }, { "dropping-particle" : "", "family" : "Awmack", "given" : "Caroline", "non-dropping-particle" : "", "parse-names" : false, "suffix" : "" }, { "dropping-particle" : "", "family" : "Bezemer", "given" : "T. Martijn", "non-dropping-particle" : "", "parse-names" : false, "suffix" : "" }, { "dropping-particle" : "", "family" : "Brown", "given" : "Valerie K.", "non-dropping-particle" : "", "parse-names" : false, "suffix" : "" }, { "dropping-particle" : "", "family" : "Butterfield", "given" : "Jennifer", "non-dropping-particle" : "", "parse-names" : false, "suffix" : "" }, { "dropping-particle" : "", "family" : "Buse", "given" : "Alan", "non-dropping-particle" : "", "parse-names" : false, "suffix" : "" }, { "dropping-particle" : "", "family" : "Coulson", "given" : "John C.", "non-dropping-particle" : "", "parse-names" : false, "suffix" : "" }, { "dropping-particle" : "", "family" : "Farrar", "given" : "John", "non-dropping-particle" : "", "parse-names" : false, "suffix" : "" }, { "dropping-particle" : "", "family" : "Good", "given" : "John E.G.", "non-dropping-particle" : "", "parse-names" : false, "suffix" : "" }, { "dropping-particle" : "", "family" : "Harrington", "given" : "Richard", "non-dropping-particle" : "", "parse-names" : false, "suffix" : "" }, { "dropping-particle" : "", "family" : "Hartley", "given" : "Susane", "non-dropping-particle" : "", "parse-names" : false, "suffix" : "" }, { "dropping-particle" : "", "family" : "Jones", "given" : "T. Hefin", "non-dropping-particle" : "", "parse-names" : false, "suffix" : "" }, { "dropping-particle" : "", "family" : "Lindroth", "given" : "Richard L.", "non-dropping-particle" : "", "parse-names" : false, "suffix" : "" }, { "dropping-particle" : "", "family" : "Press", "given" : "Malcolm C.", "non-dropping-particle" : "", "parse-names" : false, "suffix" : "" }, { "dropping-particle" : "", "family" : "Symrnioudis", "given" : "Ilias", "non-dropping-particle" : "", "parse-names" : false, "suffix" : "" }, { "dropping-particle" : "", "family" : "Watt", "given" : "Allan D.", "non-dropping-particle" : "", "parse-names" : false, "suffix" : "" }, { "dropping-particle" : "", "family" : "Whittaker", "given" : "John B.", "non-dropping-particle" : "", "parse-names" : false, "suffix" : "" } ], "container-title" : "Global Change Biology", "id" : "ITEM-1", "issue" : "1", "issued" : { "date-parts" : [ [ "2002" ] ] }, "page" : "1-16", "title" : "Herbivory in global climate change research: Direct effects of rising temperature on insect herbivores", "type" : "article-journal", "volume" : "8" }, "uris" : [ "http://www.mendeley.com/documents/?uuid=a678acaf-e246-4604-a321-4764aa1ed436" ] }, { "id" : "ITEM-2", "itemData" : { "DOI" : "10.1098/rstb.2012.0005", "ISBN" : "0962-8436", "ISSN" : "0962-8436", "PMID" : "22566674", "abstract" : "A recently developed integrative framework proposes that the vulnerability of a species to environmental change depends on the species' exposure and sensitivity to environmental change, its resilience to perturbations and its potential to adapt to change. These vulnerability criteria require behavioural, physiological and genetic data. With this information in hand, biologists can predict organisms most at risk from environmental change. Biologists and managers can then target organisms and habitats most at risk. Unfortunately, the required data (e.g. optimal physiological temperatures) are rarely available. Here, we evaluate the reliability of potential proxies (e.g. critical temperatures) that are often available for some groups. Several proxies for ectotherms are promising, but analogous ones for endotherms are lacking. We also develop a simple graphical model of how behavioural thermoregulation, acclimation and adaptation may interact to influence vulnerability over time. After considering this model together with the proxies available for physiological sensitivity to climate change, we conclude that ectotherms sharing vulnerability traits seem concentrated in lowland tropical forests. Their vulnerability may be exacerbated by negative biotic interactions. Whether tropical forest (or other) species can adapt to warming environments is unclear, as genetic and selective data are scant. Nevertheless, the prospects for tropical forest ectotherms appear grim.", "author" : [ { "dropping-particle" : "", "family" : "Huey", "given" : "R. B.", "non-dropping-particle" : "", "parse-names" : false, "suffix" : "" }, { "dropping-particle" : "", "family" : "Kearney", "given" : "M. R.", "non-dropping-particle" : "", "parse-names" : false, "suffix" : "" }, { "dropping-particle" : "", "family" : "Krockenberger", "given" : "A.", "non-dropping-particle" : "", "parse-names" : false, "suffix" : "" }, { "dropping-particle" : "", "family" : "Holtum", "given" : "J. A. M.", "non-dropping-particle" : "", "parse-names" : false, "suffix" : "" }, { "dropping-particle" : "", "family" : "Jess", "given" : "M.", "non-dropping-particle" : "", "parse-names" : false, "suffix" : "" }, { "dropping-particle" : "", "family" : "Williams", "given" : "S. E.", "non-dropping-particle" : "", "parse-names" : false, "suffix" : "" } ], "container-title" : "Philosophical Transactions of the Royal Society B: Biological Sciences", "id" : "ITEM-2", "issue" : "1596", "issued" : { "date-parts" : [ [ "2012" ] ] }, "page" : "1665-1679", "title" : "Predicting organismal vulnerability to climate warming: roles of behaviour, physiology and adaptation", "type" : "article-journal", "volume" : "367" }, "uris" : [ "http://www.mendeley.com/documents/?uuid=5bc09526-a758-4db8-a6de-fbae7615e822" ] }, { "id" : "ITEM-3", "itemData" : { "DOI" : "10.1111/ele.12686", "ISBN" : "1461-0248", "ISSN" : "14610248", "PMID" : "27667778", "abstract" : "Thermal performance curves (TPCs), which quantify how an ectotherm's body temperature (Tb) affects its performance or fitness, are often used in an attempt to predict organismal responses to climate change. Here, we examine the key \u2013 but often biologically unreasonable \u2013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 "author" : [ { "dropping-particle" : "", "family" : "Sinclair", "given" : "Brent J.", "non-dropping-particle" : "", "parse-names" : false, "suffix" : "" }, { "dropping-particle" : "", "family" : "Marshall", "given" : "Katie E.", "non-dropping-particle" : "", "parse-names" : false, "suffix" : "" }, { "dropping-particle" : "", "family" : "Sewell", "given" : "Mary A.", "non-dropping-particle" : "", "parse-names" : false, "suffix" : "" }, { "dropping-particle" : "", "family" : "Levesque", "given" : "Danielle L.", "non-dropping-particle" : "", "parse-names" : false, "suffix" : "" }, { "dropping-particle" : "", "family" : "Willett", "given" : "Christopher S.", "non-dropping-particle" : "", "parse-names" : false, "suffix" : "" }, { "dropping-particle" : "", "family" : "Slotsbo", "given" : "Stine", "non-dropping-particle" : "", "parse-names" : false, "suffix" : "" }, { "dropping-particle" : "", "family" : "Dong", "given" : "Yunwei", "non-dropping-particle" : "", "parse-names" : false, "suffix" : "" }, { "dropping-particle" : "", "family" : "Harley", "given" : "Christopher D.G.", "non-dropping-particle" : "", "parse-names" : false, "suffix" : "" }, { "dropping-particle" : "", "family" : "Marshall", "given" : "David J.", "non-dropping-particle" : "", "parse-names" : false, "suffix" : "" }, { "dropping-particle" : "", "family" : "Helmuth", "given" : "Brian S.", "non-dropping-particle" : "", "parse-names" : false, "suffix" : "" }, { "dropping-particle" : "", "family" : "Huey", "given" : "Raymond B.", "non-dropping-particle" : "", "parse-names" : false, "suffix" : "" } ], "container-title" : "Ecology Letters", "id" : "ITEM-3", "issue" : "11", "issued" : { "date-parts" : [ [ "2016" ] ] }, "page" : "1372-1385", "title" : "Can we predict ectotherm responses to climate change using thermal performance curves and body temperatures?", "type" : "article-journal", "volume" : "19" }, "uris" : [ "http://www.mendeley.com/documents/?uuid=9a1f2ab4-b942-4c57-98b7-afff2db1e7d1" ] } ], "mendeley" : { "formattedCitation" : "(Bale et al. 2002, Huey et al. 2012, Sinclair et al. 2016)", "plainTextFormattedCitation" : "(Bale et al. 2002, Huey et al. 2012, Sinclair et al. 2016)", "previouslyFormattedCitation" : "(Bale et al. 2002, Huey et al. 2012, Sinclair et al. 2016)"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et al. 2002, Huey et al. 2012, Sinclair et al. 2016)</w:t>
      </w:r>
      <w:r w:rsidRPr="00B134B2">
        <w:rPr>
          <w:color w:val="000000" w:themeColor="text1"/>
        </w:rPr>
        <w:fldChar w:fldCharType="end"/>
      </w:r>
      <w:r w:rsidRPr="00B134B2">
        <w:rPr>
          <w:color w:val="000000" w:themeColor="text1"/>
        </w:rPr>
        <w:t>.</w:t>
      </w:r>
    </w:p>
    <w:p w14:paraId="689F78C0" w14:textId="77777777" w:rsidR="00B134B2" w:rsidRPr="00B134B2" w:rsidRDefault="00B134B2" w:rsidP="00E819EC">
      <w:pPr>
        <w:ind w:left="0" w:right="90" w:firstLine="720"/>
        <w:rPr>
          <w:color w:val="000000" w:themeColor="text1"/>
        </w:rPr>
      </w:pPr>
      <w:r w:rsidRPr="00B134B2">
        <w:rPr>
          <w:color w:val="000000" w:themeColor="text1"/>
        </w:rPr>
        <w:t xml:space="preserve">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"id" : "ITEM-2", "itemData" : { "DOI" : "10.1038/nclimate1663", "ISBN" : "1758-678X", "ISSN" : "1758-678X", "abstract" : "Climate warming is expected to change the distribution and abundance ofmany species1\u20133. Range shifts have been detected in a number of European taxa for which long-term government- initiated or organized-survey data are available4\u20138. In North America, well-organized long-term data needed to document such shifts are much less common. Opportunistic observations madeby citizen scientist groupsmay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 "author" : [ { "dropping-particle" : "", "family" : "Breed", "given" : "Greg A.", "non-dropping-particle" : "", "parse-names" : false, "suffix" : "" }, { "dropping-particle" : "", "family" : "Stichter", "given" : "Sharon", "non-dropping-particle" : "", "parse-names" : false, "suffix" : "" }, { "dropping-particle" : "", "family" : "Crone", "given" : "Elizabeth E.", "non-dropping-particle" : "", "parse-names" : false, "suffix" : "" } ], "container-title" : "Nature Climate Change", "id" : "ITEM-2", "issue" : "2", "issued" : { "date-parts" : [ [ "2012" ] ] }, "page" : "142-145", "title" : "Climate-driven changes in northeastern US butterfly communities", "type" : "article-journal", "volume" : "3" }, "uris" : [ "http://www.mendeley.com/documents/?uuid=04cbab4d-3912-479f-9733-7fe32fbd0977" ] } ], "mendeley" : { "formattedCitation" : "(Parmesan et al. 1999, Breed et al. 2012)", "plainTextFormattedCitation" : "(Parmesan et al. 1999, Breed et al. 2012)", "previouslyFormattedCitation" : "(Parmesan et al. 1999, Breed et al. 2012)"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 Breed et al. 2012)</w:t>
      </w:r>
      <w:r w:rsidRPr="00B134B2">
        <w:rPr>
          <w:color w:val="000000" w:themeColor="text1"/>
        </w:rPr>
        <w:fldChar w:fldCharType="end"/>
      </w:r>
      <w:r w:rsidRPr="00B134B2">
        <w:rPr>
          <w:color w:val="000000" w:themeColor="text1"/>
        </w:rPr>
        <w:t xml:space="preserve">. Warmer temperatures could shrink the southern distribution of losing populations, reducing their population size. Insects that are unable to shift their geographic range of their population or unable to tolerate increasing temperatures in their current environment could be losers. </w:t>
      </w:r>
    </w:p>
    <w:p w14:paraId="48E84886" w14:textId="77777777" w:rsidR="00B134B2" w:rsidRPr="00B134B2" w:rsidRDefault="00B134B2" w:rsidP="00E819EC">
      <w:pPr>
        <w:ind w:left="0" w:right="90" w:firstLine="720"/>
        <w:rPr>
          <w:color w:val="000000" w:themeColor="text1"/>
        </w:rPr>
      </w:pPr>
      <w:r w:rsidRPr="00B134B2">
        <w:rPr>
          <w:color w:val="000000" w:themeColor="text1"/>
        </w:rPr>
        <w:t xml:space="preserve">Winners could experience a net increase in both population size and geographical range with more individuals spread across more geography. Winners could also experience a northern shift of their entire geographical range with no change in population size. In Europe, changes in ranges have been observed in 35 species of non-migratory butterfly species. Of these butterflies, 63% were observed to have a distribution shift northward and 3% were observed to have a distribution shift southward </w:t>
      </w:r>
      <w:r w:rsidRPr="00B134B2">
        <w:rPr>
          <w:color w:val="000000" w:themeColor="text1"/>
        </w:rPr>
        <w:fldChar w:fldCharType="begin" w:fldLock="1"/>
      </w:r>
      <w:r w:rsidRPr="00B134B2">
        <w:rPr>
          <w:color w:val="000000" w:themeColor="text1"/>
        </w:rPr>
        <w:instrText>ADDIN CSL_CITATION { "citationItems" : [ { "id" : "ITEM-1", "itemData" : { "DOI" : "10.1038/21181", "ISBN" : "0028-0836", "ISSN" : "0028-0836", "PMID" : "2105", "abstract" : "Mean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 "author" : [ { "dropping-particle" : "", "family" : "Parmesan", "given" : "C", "non-dropping-particle" : "", "parse-names" : false, "suffix" : "" }, { "dropping-particle" : "", "family" : "Ryrholm", "given" : "N", "non-dropping-particle" : "", "parse-names" : false, "suffix" : "" }, { "dropping-particle" : "", "family" : "Stefanescu", "given" : "C", "non-dropping-particle" : "", "parse-names" : false, "suffix" : "" }, { "dropping-particle" : "", "family" : "Hill", "given" : "J K", "non-dropping-particle" : "", "parse-names" : false, "suffix" : "" }, { "dropping-particle" : "", "family" : "Thomas", "given" : "C D", "non-dropping-particle" : "", "parse-names" : false, "suffix" : "" }, { "dropping-particle" : "", "family" : "Descimon", "given" : "H", "non-dropping-particle" : "", "parse-names" : false, "suffix" : "" }, { "dropping-particle" : "", "family" : "Huntley", "given" : "B", "non-dropping-particle" : "", "parse-names" : false, "suffix" : "" }, { "dropping-particle" : "", "family" : "Kaila", "given" : "L", "non-dropping-particle" : "", "parse-names" : false, "suffix" : "" }, { "dropping-particle" : "", "family" : "Kullberg", "given" : "J", "non-dropping-particle" : "", "parse-names" : false, "suffix" : "" }, { "dropping-particle" : "", "family" : "Tammaru", "given" : "T", "non-dropping-particle" : "", "parse-names" : false, "suffix" : "" }, { "dropping-particle" : "", "family" : "Tennent", "given" : "W J", "non-dropping-particle" : "", "parse-names" : false, "suffix" : "" }, { "dropping-particle" : "", "family" : "Thomas", "given" : "J a", "non-dropping-particle" : "", "parse-names" : false, "suffix" : "" }, { "dropping-particle" : "", "family" : "Warren", "given" : "M", "non-dropping-particle" : "", "parse-names" : false, "suffix" : "" } ], "container-title" : "Nature", "id" : "ITEM-1", "issue" : "June", "issued" : { "date-parts" : [ [ "1999" ] ] }, "page" : "579-583", "title" : "Poleward shifts in geographical ranges of butterfly species associated with regional warming", "type" : "article-journal", "volume" : "399" }, "uris" : [ "http://www.mendeley.com/documents/?uuid=43b8b89d-d47f-4adc-8caa-887a9d0f4d11" ] } ], "mendeley" : { "formattedCitation" : "(Parmesan et al. 1999)", "plainTextFormattedCitation" : "(Parmesan et al. 1999)", "previouslyFormattedCitation" : "(Parmesan et al. 1999)"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(Parmesan et al. 1999)</w:t>
      </w:r>
      <w:r w:rsidRPr="00B134B2">
        <w:rPr>
          <w:color w:val="000000" w:themeColor="text1"/>
        </w:rPr>
        <w:fldChar w:fldCharType="end"/>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p>
    <w:p w14:paraId="1233104E" w14:textId="77777777" w:rsidR="00B134B2" w:rsidRPr="00B134B2" w:rsidRDefault="00B134B2" w:rsidP="00E819EC">
      <w:pPr>
        <w:ind w:left="0" w:right="90" w:firstLine="720"/>
        <w:rPr>
          <w:color w:val="000000" w:themeColor="text1"/>
        </w:rPr>
      </w:pPr>
      <w:r w:rsidRPr="00B134B2">
        <w:rPr>
          <w:color w:val="000000" w:themeColor="text1"/>
        </w:rPr>
        <w:t xml:space="preserve">Warmer temperatures for losers could directly reduce their performance by exceeding their thermal breadth. Continued temperature increases for these losing insects could exceed their thermal maximum and eventually cause mortality. Winners in contrast could have wider thermal breadths and tolerate warmer temperatures. Winners, whose thermal environment is currently below their thermal optimum, could experience increased performance as temperatures increase towards their thermal optimum. In a review of the effects of thermal conditions on population fitness (with fitness defined as the intrinsic population growth of r-strategy insects), Deutsch et al. (2008) tracked and compared population size between 38 </w:t>
      </w:r>
      <w:r w:rsidRPr="00B134B2">
        <w:rPr>
          <w:color w:val="000000" w:themeColor="text1"/>
        </w:rPr>
        <w:lastRenderedPageBreak/>
        <w:t xml:space="preserve">representative insect species from temperate and tropical latitudes.  For those representative species across temperate latitudes, the thermal breadth of these insects tended to be wider and the thermal conditions experienced in these locations, on average, tended to be further away from their critical thermal maximum compared to the representative taxa from tropical latitudes </w:t>
      </w:r>
      <w:r w:rsidRPr="00B134B2">
        <w:rPr>
          <w:color w:val="000000" w:themeColor="text1"/>
        </w:rPr>
        <w:fldChar w:fldCharType="begin" w:fldLock="1"/>
      </w:r>
      <w:r w:rsidRPr="00B134B2">
        <w:rPr>
          <w:color w:val="000000" w:themeColor="text1"/>
        </w:rPr>
        <w:instrText>ADDIN CSL_CITATION { "citationItems" : [ { "id" : "ITEM-1", "itemData" : { "DOI" : "10.1073/pnas.0709472105", "ISBN" : "0027-8424", "ISSN" : "0027-8424", "PMID" : "18458348", "abstract" : "The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"author" : [ { "dropping-particle" : "", "family" : "Deutsch", "given" : "C. A.", "non-dropping-particle" : "", "parse-names" : false, "suffix" : "" }, { "dropping-particle" : "", "family" : "Tewksbury", "given" : "J. J.", "non-dropping-particle" : "", "parse-names" : false, "suffix" : "" }, { "dropping-particle" : "", "family" : "Huey", "given" : "R. B.", "non-dropping-particle" : "", "parse-names" : false, "suffix" : "" }, { "dropping-particle" : "", "family" : "Sheldon", "given" : "K. S.", "non-dropping-particle" : "", "parse-names" : false, "suffix" : "" }, { "dropping-particle" : "", "family" : "Ghalambor", "given" : "C. K.", "non-dropping-particle" : "", "parse-names" : false, "suffix" : "" }, { "dropping-particle" : "", "family" : "Haak", "given" : "D. C.", "non-dropping-particle" : "", "parse-names" : false, "suffix" : "" }, { "dropping-particle" : "", "family" : "Martin", "given" : "P. R.", "non-dropping-particle" : "", "parse-names" : false, "suffix" : "" } ], "container-title" : "Proceedings of the National Academy of Sciences", "id" : "ITEM-1", "issue" : "18", "issued" : { "date-parts" : [ [ "2008" ] ] }, "page" : "6668-6672", "title" : "Impacts of climate warming on terrestrial ectotherms across latitude", "type" : "article-journal", "volume" : "105" }, "uris" : [ "http://www.mendeley.com/documents/?uuid=86bac499-15f2-3898-9116-ae97314a422d" ] } ], "mendeley" : { "formattedCitation" : "(Deutsch et al. 2008)", "plainTextFormattedCitation" : "(Deutsch et al. 2008)", "previouslyFormattedCitation" : "(Deutsch et al. 2008)"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(Deutsch et al. 2008)</w:t>
      </w:r>
      <w:r w:rsidRPr="00B134B2">
        <w:rPr>
          <w:color w:val="000000" w:themeColor="text1"/>
        </w:rPr>
        <w:fldChar w:fldCharType="end"/>
      </w:r>
      <w:r w:rsidRPr="00B134B2">
        <w:rPr>
          <w:color w:val="000000" w:themeColor="text1"/>
        </w:rPr>
        <w:t>. In the tropics, environmental temperatures vary little relative to temperatures in temperate regions and insects in tropical regions experience temperatures that tend to be closer to their optimum temperature relative to temperate insects whose environment tends to be cooler than optimum. This suggests that tropical insects already live near their thermal limits and thus could quickly become losers</w:t>
      </w:r>
      <w:r w:rsidRPr="00B134B2" w:rsidDel="00FC5354">
        <w:rPr>
          <w:color w:val="000000" w:themeColor="text1"/>
        </w:rPr>
        <w:t xml:space="preserve"> </w:t>
      </w:r>
      <w:r w:rsidRPr="00B134B2">
        <w:rPr>
          <w:color w:val="000000" w:themeColor="text1"/>
        </w:rPr>
        <w:t xml:space="preserve">as climate warms. </w:t>
      </w:r>
    </w:p>
    <w:p w14:paraId="4C0528B9" w14:textId="77777777" w:rsidR="00B134B2" w:rsidRPr="00B134B2" w:rsidRDefault="00B134B2" w:rsidP="00E819EC">
      <w:pPr>
        <w:ind w:left="0" w:right="90" w:firstLine="720"/>
        <w:rPr>
          <w:color w:val="000000" w:themeColor="text1"/>
        </w:rPr>
      </w:pPr>
      <w:r w:rsidRPr="00B134B2">
        <w:rPr>
          <w:color w:val="000000" w:themeColor="text1"/>
        </w:rPr>
        <w:t xml:space="preserve">Seasonal changes in temperature are cyclic and correspondingly can delimit the availability of resources, like host plants for phytophagous insects. For plants and animals alike, temperature has a strong influence on their growth and performance, but daily temperatures can fluctuate from year to year. The ability to reliably predict seasonal changes is probably one of the most important challenges all organisms encounter. </w:t>
      </w:r>
    </w:p>
    <w:p w14:paraId="7CF8175F" w14:textId="77777777" w:rsidR="00B134B2" w:rsidRPr="00B134B2" w:rsidRDefault="00B134B2" w:rsidP="00E819EC">
      <w:pPr>
        <w:ind w:left="0" w:right="90" w:firstLine="720"/>
        <w:rPr>
          <w:color w:val="000000" w:themeColor="text1"/>
        </w:rPr>
      </w:pPr>
      <w:r w:rsidRPr="00B134B2">
        <w:rPr>
          <w:color w:val="000000" w:themeColor="text1"/>
        </w:rPr>
        <w:t xml:space="preserve">To prepare for seasonal changes in temperature, many plants and animals synchronize their development using other environmental cues that consistently cycle with seasonal temperature changes. In the temperate regions farther from the equator, photoperiod consistently changes incrementally by latitude and season </w:t>
      </w:r>
      <w:r w:rsidRPr="00B134B2">
        <w:rPr>
          <w:color w:val="000000" w:themeColor="text1"/>
        </w:rPr>
        <w:fldChar w:fldCharType="begin" w:fldLock="1"/>
      </w:r>
      <w:r w:rsidRPr="00B134B2">
        <w:rPr>
          <w:color w:val="000000" w:themeColor="text1"/>
        </w:rPr>
        <w:instrText>ADDIN CSL_CITATION { "citationItems" : [ { "id" : "ITEM-1", "itemData" : { "DOI" : "10.1098/rspb.2013.0433", "ISBN" : "0962-8452", "ISSN" : "0962-8452", "PMID" : "23825204", "abstract" : "Properties of the circadian and annual timing systems are expected to vary systematically with latitude on the basis of different annual light and temperature patterns at higher latitudes, creating specific selection pressures. We review literature with respect to latitudinal clines in circadian phenotypes as well as in polymorphisms of circadian clock genes and their possible association with annual timing. The use of latitudinal (and altitudinal) clines in identifying selective forces acting on biological rhythms is discussed, and we evaluate how these studies can reveal novel molecular and physiological components of these rhythms.", "author" : [ { "dropping-particle" : "", "family" : "Hut", "given" : "R. A.", "non-dropping-particle" : "", "parse-names" : false, "suffix" : "" }, { "dropping-particle" : "", "family" : "Paolucci", "given" : "S.", "non-dropping-particle" : "", "parse-names" : false, "suffix" : "" }, { "dropping-particle" : "", "family" : "Dor", "given" : "R.", "non-dropping-particle" : "", "parse-names" : false, "suffix" : "" }, { "dropping-particle" : "", "family" : "Kyriacou", "given" : "C. P.", "non-dropping-particle" : "", "parse-names" : false, "suffix" : "" }, { "dropping-particle" : "", "family" : "Daan", "given" : "S.", "non-dropping-particle" : "", "parse-names" : false, "suffix" : "" } ], "container-title" : "Proceedings of the Royal Society B: Biological Sciences", "id" : "ITEM-1", "issue" : "1765", "issued" : { "date-parts" : [ [ "2013" ] ] }, "page" : "20130433-20130433", "title" : "Latitudinal clines: an evolutionary view on biological rhythms", "type" : "article-journal", "volume" : "280" }, "uris" : [ "http://www.mendeley.com/documents/?uuid=94b95dcf-6624-42a9-949e-41487424866e" ] } ], "mendeley" : { "formattedCitation" : "(Hut et al. 2013)", "plainTextFormattedCitation" : "(Hut et al. 2013)", "previouslyFormattedCitation" : "(Hut et al. 2013)"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(Hut et al. 2013)</w:t>
      </w:r>
      <w:r w:rsidRPr="00B134B2">
        <w:rPr>
          <w:color w:val="000000" w:themeColor="text1"/>
        </w:rPr>
        <w:fldChar w:fldCharType="end"/>
      </w:r>
      <w:r w:rsidRPr="00B134B2">
        <w:rPr>
          <w:color w:val="000000" w:themeColor="text1"/>
        </w:rPr>
        <w:t xml:space="preserve">. During the summer, photoperiod is long and increases as latitude increases; while in the winter, photoperiod is short and decreases as latitude increases. Insects in temperate regions use the consistent, incremental changes in photoperiod at specific latitudes to synchronize their life histories with the availability of resources in their environment. With growing seasons beginning earlier and ending later each year as climate changes, a hypothetical photoperiod of 13 hours that previously indicated the average beginning of the growing season could, as temperatures increase, indicate on average the second week of the growing season instead. Warmer seasonal temperatures will uncouple photoperiod from seasonal changes in temperature and resource availability. Insects that depend on photoperiod to make life history </w:t>
      </w:r>
      <w:proofErr w:type="gramStart"/>
      <w:r w:rsidRPr="00B134B2">
        <w:rPr>
          <w:color w:val="000000" w:themeColor="text1"/>
        </w:rPr>
        <w:lastRenderedPageBreak/>
        <w:t>decisions, but</w:t>
      </w:r>
      <w:proofErr w:type="gramEnd"/>
      <w:r w:rsidRPr="00B134B2">
        <w:rPr>
          <w:color w:val="000000" w:themeColor="text1"/>
        </w:rPr>
        <w:t xml:space="preserve"> cannot adjust to the warmer temperatures approximated by photoperiod, could lose. </w:t>
      </w:r>
    </w:p>
    <w:p w14:paraId="54A5935E" w14:textId="77777777" w:rsidR="00B134B2" w:rsidRPr="00B134B2" w:rsidRDefault="00B134B2" w:rsidP="00E819EC">
      <w:pPr>
        <w:ind w:left="0" w:right="90" w:firstLine="720"/>
        <w:rPr>
          <w:color w:val="000000" w:themeColor="text1"/>
        </w:rPr>
      </w:pPr>
      <w:r w:rsidRPr="00B134B2">
        <w:rPr>
          <w:color w:val="000000" w:themeColor="text1"/>
        </w:rPr>
        <w:t xml:space="preserve">Photoperiod, like temperature, is an important environmental cue that insects use to make life history decisions. While warming northern latitudes do offer climate change winners the opportunity to shift their population distributions and ranges. Those insects that experience range shifts will be exposed to environmental cues, like photoperiod, that are intrinsic to these northern latitudes. Winners could be pre-adjusted or could adjust to these shifted cues in the environments they relocate into through phenotypic plasticity or evolutionary adaptation. Phenotypic plasticity is defined as the capacity of a single genotype to express multiple, different phenotypes as a function of the environmental conditions that the genotype encounters </w:t>
      </w:r>
      <w:r w:rsidRPr="00B134B2">
        <w:rPr>
          <w:color w:val="000000" w:themeColor="text1"/>
        </w:rPr>
        <w:fldChar w:fldCharType="begin" w:fldLock="1"/>
      </w:r>
      <w:r w:rsidRPr="00B134B2">
        <w:rPr>
          <w:color w:val="000000" w:themeColor="text1"/>
        </w:rPr>
        <w:instrText>ADDIN CSL_CITATION { "citationItems" : [ { "id" : "ITEM-1", "itemData" : { "DOI" : "10.1126/science.1060701", "ISBN" : "00030147", "ISSN" : "00368075", "PMID" : "11598291", "abstract" : "When individuals of two species interact, they can adjust their phenotypes in response to their respective partner, be they antagonists or mutualists. The reciprocal phenotypic change between individuals of interacting species can reflect an evolutionary response to spatial and temporal variation in species interactions and ecologically result in the structuring of food chains. The evolution of adaptive phenotypic plasticity has led to the success of organisms in novel habitats, and potentially contributes to genetic differentiation and speciation. Taken together, phenotypic responses in species interactions represent modifications that can lead to reciprocal change in ecological time, altered community patterns, and expanded evolutionary potential of species.", "author" : [ { "dropping-particle" : "", "family" : "Agrawal", "given" : "A. A.", "non-dropping-particle" : "", "parse-names" : false, "suffix" : "" } ], "container-title" : "Science", "id" : "ITEM-1", "issue" : "5541", "issued" : { "date-parts" : [ [ "2001" ] ] }, "page" : "321-326", "title" : "Phenotypic Plasticity in the Interactions and Evolution of Species", "type" : "article-journal", "volume" : "294" }, "uris" : [ "http://www.mendeley.com/documents/?uuid=69f98f44-9146-3a15-955f-b97f3fab1a40" ] } ], "mendeley" : { "formattedCitation" : "(Agrawal 2001)", "plainTextFormattedCitation" : "(Agrawal 2001)", "previouslyFormattedCitation" : "(Agrawal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(Agrawal 2001)</w:t>
      </w:r>
      <w:r w:rsidRPr="00B134B2">
        <w:rPr>
          <w:color w:val="000000" w:themeColor="text1"/>
        </w:rPr>
        <w:fldChar w:fldCharType="end"/>
      </w:r>
      <w:r w:rsidRPr="00B134B2">
        <w:rPr>
          <w:color w:val="000000" w:themeColor="text1"/>
        </w:rPr>
        <w:t xml:space="preserve">. Evolutionary adaptations are genetic changes that occur within populations due to selection </w:t>
      </w:r>
      <w:r w:rsidRPr="00B134B2">
        <w:rPr>
          <w:color w:val="000000" w:themeColor="text1"/>
        </w:rPr>
        <w:fldChar w:fldCharType="begin" w:fldLock="1"/>
      </w:r>
      <w:r w:rsidRPr="00B134B2">
        <w:rPr>
          <w:color w:val="000000" w:themeColor="text1"/>
        </w:rPr>
        <w:instrText>ADDIN CSL_CITATION { "citationItems" : [ { "id" : "ITEM-1", "itemData" : { "DOI" : "10.1016/S0169-5347(02)02554-5", "ISBN" : "0169-5347", "ISSN" : "01695347", "PMID" : "40", "abstract" : "The evolutionary genetics of invasive species has been relatively unexplored, but could offer insights into mechanisms of invasions. Recent studies suggest that the invasion success of many species might depend more heavily on their ability to respond to natural selection than on broad physiological tolerance or plasticity. Thus, these studies stress the importance of genetic architecture, selection upon which could result in evolutionary adaptations and possibly speciation. For instance, epistatic interactions and the action of a few genes could facilitate invasion success. These findings emphasize the utility of genomic approaches for determining invasion mechanisms, through analysis of gene expression, gene interactions, and genomic rearrangements that are associated with invasion events.", "author" : [ { "dropping-particle" : "", "family" : "Lee", "given" : "Carol Eunmi", "non-dropping-particle" : "", "parse-names" : false, "suffix" : "" } ], "container-title" : "Trends in Ecology and Evolution", "id" : "ITEM-1", "issue" : "8", "issued" : { "date-parts" : [ [ "2002" ] ] }, "page" : "386-391", "title" : "Evolutionary genetics of invasive species", "type" : "article-journal", "volume" : "17" }, "uris" : [ "http://www.mendeley.com/documents/?uuid=2775ce46-7aae-31b2-954f-ca58963b832e" ] } ], "mendeley" : { "formattedCitation" : "(Lee 2002)", "plainTextFormattedCitation" : "(Lee 2002)", "previouslyFormattedCitation" : "(Lee 2002)" }, "properties" : { "noteIndex" : 8 }, "schema" : "https://github.com/citation-style-language/schema/raw/master/csl-citation.json" }</w:instrText>
      </w:r>
      <w:r w:rsidRPr="00B134B2">
        <w:rPr>
          <w:color w:val="000000" w:themeColor="text1"/>
        </w:rPr>
        <w:fldChar w:fldCharType="separate"/>
      </w:r>
      <w:r w:rsidRPr="00B134B2">
        <w:rPr>
          <w:color w:val="000000" w:themeColor="text1"/>
        </w:rPr>
        <w:t>(Lee 2002)</w:t>
      </w:r>
      <w:r w:rsidRPr="00B134B2">
        <w:rPr>
          <w:color w:val="000000" w:themeColor="text1"/>
        </w:rPr>
        <w:fldChar w:fldCharType="end"/>
      </w:r>
      <w:r w:rsidRPr="00B134B2">
        <w:rPr>
          <w:color w:val="000000" w:themeColor="text1"/>
        </w:rPr>
        <w:t>. Failure to adjust to the photoperiods of these warmer northern latitudes could negatively impact the timing of life history events for those shifted populations, turning winners into losers.</w:t>
      </w:r>
    </w:p>
    <w:p w14:paraId="6F1360BA" w14:textId="77777777" w:rsidR="00B134B2" w:rsidRPr="00B134B2" w:rsidRDefault="00B134B2" w:rsidP="00E819EC">
      <w:pPr>
        <w:ind w:left="0" w:right="90" w:firstLine="720"/>
        <w:rPr>
          <w:color w:val="000000" w:themeColor="text1"/>
        </w:rPr>
      </w:pPr>
      <w:r w:rsidRPr="00B134B2">
        <w:rPr>
          <w:color w:val="000000" w:themeColor="text1"/>
        </w:rPr>
        <w:t xml:space="preserve">To ensure their survival, organisms must monitor both their internal condition as well as the external </w:t>
      </w:r>
      <w:proofErr w:type="gramStart"/>
      <w:r w:rsidRPr="00B134B2">
        <w:rPr>
          <w:color w:val="000000" w:themeColor="text1"/>
        </w:rPr>
        <w:t>environment, and</w:t>
      </w:r>
      <w:proofErr w:type="gramEnd"/>
      <w:r w:rsidRPr="00B134B2">
        <w:rPr>
          <w:color w:val="000000" w:themeColor="text1"/>
        </w:rPr>
        <w:t xml:space="preserve"> respond to changes in those environments as they occur. Insects must actively work to avoid conditions that become too stressful and take advantage of conditions that are favorable. Environmental stress that occurs over a relatively short period of time can be categorized as acute stress, while stress that occurs over a relatively prolonged period can be considered chronically stressful. 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As temperatures rise, winning insects could express phenotypic plasticity or experience evolutionary adaptations in their dormancy strategy to adjust to the shifting landscape of seasonally stressful environmental conditions. </w:t>
      </w:r>
    </w:p>
    <w:p w14:paraId="5572A8C5" w14:textId="77777777" w:rsidR="00B134B2" w:rsidRPr="00B134B2" w:rsidRDefault="00B134B2" w:rsidP="00E819EC">
      <w:pPr>
        <w:ind w:left="0" w:right="90" w:firstLine="720"/>
        <w:rPr>
          <w:color w:val="000000" w:themeColor="text1"/>
        </w:rPr>
      </w:pPr>
      <w:r w:rsidRPr="00B134B2">
        <w:rPr>
          <w:color w:val="000000" w:themeColor="text1"/>
        </w:rPr>
        <w:lastRenderedPageBreak/>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Once the stress is relieved (provided the exposure was not too extensive), quiescence is </w:t>
      </w:r>
      <w:proofErr w:type="gramStart"/>
      <w:r w:rsidRPr="00B134B2">
        <w:rPr>
          <w:color w:val="000000" w:themeColor="text1"/>
        </w:rPr>
        <w:t>reversed</w:t>
      </w:r>
      <w:proofErr w:type="gramEnd"/>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 many insects use diapause. For most temperate insects, maintaining a suitable metabolic rate for continued development becomes challenging when temperatures fall too low. Further, as resource availability declines, they struggle to acquire enough energy to fuel metabolism, growth, and development. Diapause is one way that insects can protect themselves from these predictable and chronic seasonal stresses. However, unlike quiescence, diapause is generally induced well before their environment degrades and becomes stressful. Diapause is a genetically regulated, environmentally influenced alternative developmental trajectory that is usually marked by metabolic suppression and arrested development in a specific life stage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By monitoring environmentally consistent cues that cycle with seasonality, insects can reliably predict, prepare for, and protect themselves from seasonal changes in temperature by inducing diapause. </w:t>
      </w:r>
    </w:p>
    <w:p w14:paraId="2AC1684E" w14:textId="77777777" w:rsidR="00B134B2" w:rsidRPr="00B134B2" w:rsidRDefault="00B134B2" w:rsidP="00E819EC">
      <w:pPr>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typically consistent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The traits that mark diapause are largely genetically determined and highly heritable. The developmental stage when diapause occurs can vary from species to species or can even vary among populations within a species. Variation in diapause life stage aside, the diapause developmental trajectory always has three sequential stages: pre-diapause, diapause, and post-diapause. Before diapause can be induced, an individual must reach a genetically determined sensitive period. Sensitive insects can perceive the environmental cue or cues that induce diapause, and during this period they are physiologically competent to respond to that cue or cues. During pre-diapause, the sensitive stage perceives the necessary </w:t>
      </w:r>
      <w:r w:rsidRPr="00B134B2">
        <w:rPr>
          <w:color w:val="000000" w:themeColor="text1"/>
        </w:rPr>
        <w:lastRenderedPageBreak/>
        <w:t xml:space="preserve">environmental cue or cues, diapause is induced, and there is a shift away from continuous development and towards the diapause developmental trajectory. </w:t>
      </w:r>
    </w:p>
    <w:p w14:paraId="58CB50E6" w14:textId="77777777" w:rsidR="00B134B2" w:rsidRPr="00B134B2" w:rsidRDefault="00B134B2" w:rsidP="00E819EC">
      <w:pPr>
        <w:ind w:left="0" w:right="90" w:firstLine="720"/>
        <w:rPr>
          <w:color w:val="000000" w:themeColor="text1"/>
        </w:rPr>
      </w:pPr>
      <w:r w:rsidRPr="00B134B2">
        <w:rPr>
          <w:color w:val="000000" w:themeColor="text1"/>
        </w:rPr>
        <w:t xml:space="preserve">During diapause, insects must meet their metabolic energy requirements. However, most insects do not feed during diapause. Generally, diapause is induced before an insect experiences seasonal changes in their environment. Preemptive induction of diapause provides insects the opportunity to accumulate and store resources needed to survive diapause before seasons change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In preparation for diapause, many insects accumulate and store resources in the form of lipids, proteins, and carbohydrates. Because most insects do not feed during diapause, it is imperative that insects accumulate enough resources to meet the energetic demands of the long diapause period. Furthermore, after diapause ends insects must have enough resources remaining to meet the anabolic requirements for development, metamorphosis, repair, and post-diapause activities like reproduction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"ITEM-2", "issued" : { "date-parts" : [ [ "2015" ] ] }, "page" : "5-11", "publisher" : "Elsevier", "title" : "Linking energetics and overwintering in temperate insects", "type" : "article-journal", "volume" : "54" }, "uris" : [ "http://www.mendeley.com/documents/?uuid=d5844a8c-979b-4905-bf14-8328cb090471" ] } ], "mendeley" : { "formattedCitation" : "(Hahn and Denlinger 2007, Sinclair 2015)", "plainTextFormattedCitation" : "(Hahn and Denlinger 2007, Sinclair 2015)", "previouslyFormattedCitation" :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Sinclair 2015)</w:t>
      </w:r>
      <w:r w:rsidRPr="00B134B2">
        <w:rPr>
          <w:color w:val="000000" w:themeColor="text1"/>
        </w:rPr>
        <w:fldChar w:fldCharType="end"/>
      </w:r>
      <w:r w:rsidRPr="00B134B2">
        <w:rPr>
          <w:color w:val="000000" w:themeColor="text1"/>
        </w:rPr>
        <w:t xml:space="preserve">. Following the successful completion of the diapause preparatory phase, insects enter diapause, progressing through three distinct stages: initiation, maintenance, and termination. </w:t>
      </w:r>
    </w:p>
    <w:p w14:paraId="0AEB7C39" w14:textId="77777777" w:rsidR="00B134B2" w:rsidRPr="00B134B2" w:rsidRDefault="00B134B2" w:rsidP="00E819EC">
      <w:pPr>
        <w:ind w:left="0" w:right="90" w:firstLine="720"/>
        <w:rPr>
          <w:color w:val="000000" w:themeColor="text1"/>
        </w:rPr>
      </w:pPr>
      <w:r w:rsidRPr="00B134B2">
        <w:rPr>
          <w:color w:val="000000" w:themeColor="text1"/>
        </w:rPr>
        <w:t xml:space="preserve">Diapause initiation is generally marked by the suspension of continuous development and a reduction in metabolic activity </w:t>
      </w:r>
      <w:r w:rsidRPr="00B134B2">
        <w:rPr>
          <w:color w:val="000000" w:themeColor="text1"/>
        </w:rPr>
        <w:fldChar w:fldCharType="begin" w:fldLock="1"/>
      </w:r>
      <w:r w:rsidRPr="00B134B2">
        <w:rPr>
          <w:color w:val="000000" w:themeColor="text1"/>
        </w:rPr>
        <w:instrText>ADDIN CSL_CITATION { "citationItems" : [ { "id" : "ITEM-1", "itemData" : { "DOI" : "10.1016/j.jtherbio.2014.07.007", "ISBN" : "5196613935", "ISSN" : "18790992", "PMID" : "26615721", "abstract" : "Overwintering insects cannot feed, and energy they take into winter must therefore fuel energy demands during autumn, overwintering, warm periods prior to resumption of development in spring, and subsequent activity. Insects primarily consume lipids during winter, but may also use carbohydrate and proteins as fuel. Because they are ectotherms, the metabolic rate of insects is temperature-dependent, and the curvilinear nature of the metabolic rate-temperature relationship means that warm temperatures are disproportionately important to overwinter energy use. This energy use may be reduced physiologically, by reducing the slope or elevation of the metabolic rate-temperature relationship, or because of threshold changes, such as metabolic suppression upon freezing. Insects may also choose microhabitats or life history stages that reduce the impact of overwinter energy drain. There is considerable capacity for overwinter energy drain to affect insect survival and performance both directly (via starvation) or indirectly (for example, through a trade-off with cryoprotection), but this has not been well-explored. Likewise, the impact of overwinter energy drain on growing-season performance is not well understood. I conclude that overwinter energetics provides a useful lens through which to link physiology and ecology and winter and summer in studies of insect responses to their environment.", "author" : [ { "dropping-particle" : "", "family" : "Sinclair", "given" : "Brent J.", "non-dropping-particle" : "", "parse-names" : false, "suffix" : "" } ], "container-title" : "Journal of Thermal Biology", "id" : "ITEM-1", "issued" : { "date-parts" : [ [ "2015" ] ] }, "page" : "5-11", "publisher" : "Elsevier", "title" : "Linking energetics and overwintering in temperate insects", "type" : "article-journal", "volume" : "54" }, "uris" : [ "http://www.mendeley.com/documents/?uuid=d5844a8c-979b-4905-bf14-8328cb090471"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"id" : "ITEM-3",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"ITEM-3", "issue" : "2", "issued" : { "date-parts" : [ [ "2006" ] ] }, "page" : "113-127", "title" : "Eco-physiological phases of insect diapause", "type" : "article-journal", "volume" : "52" }, "uris" : [ "http://www.mendeley.com/documents/?uuid=0a17510b-e832-4dd9-9029-f5db210a638e" ] }, { "id" : "ITEM-4", "itemData" : { "author" : [ { "dropping-particle" : "", "family" : "Tauber", "given" : "Catherine A", "non-dropping-particle" : "", "parse-names" : false, "suffix" : "" }, { "dropping-particle" : "", "family" : "Tauber", "given" : "Maurice J", "non-dropping-particle" : "", "parse-names" : false, "suffix" : "" } ], "id" : "ITEM-4", "issue" : "1981", "issued" : { "date-parts" : [ [ "1981" ] ] }, "page" : "281-308", "title" : "Insect seasonal cycles: genetics and evolution ,~4195", "type" : "article-journal", "volume" : "12" }, "uris" : [ "http://www.mendeley.com/documents/?uuid=03c19cc1-93e6-4e2b-b967-d4a9f4925944" ] } ], "mendeley" : { "formattedCitation" : "(Tauber and Tauber 1981, Ko\u0161t\u00e1l 2006, Hahn and Denlinger 2007, Sinclair 2015)", "plainTextFormattedCitation" : "(Tauber and Tauber 1981, Ko\u0161t\u00e1l 2006, Hahn and Denlinger 2007, Sinclair 2015)", "previouslyFormattedCitation" : "(Tauber and Tauber 1981, Ko\u0161t\u00e1l 2006, Hahn and Denlinger 2007, Sinclair 2015)"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(Tauber and Tauber 1981, Koštál 2006, Hahn and Denlinger 2007, Sinclair 2015)</w:t>
      </w:r>
      <w:r w:rsidRPr="00B134B2">
        <w:rPr>
          <w:color w:val="000000" w:themeColor="text1"/>
        </w:rPr>
        <w:fldChar w:fldCharType="end"/>
      </w:r>
      <w:r w:rsidRPr="00B134B2">
        <w:rPr>
          <w:color w:val="000000" w:themeColor="text1"/>
        </w:rPr>
        <w:t xml:space="preserve">. During diapause maintenance, the endogenous mechanisms that support the diapause phenotype persist and diapause continues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Diapause termination is marked by the relief of those endogenous factors that initiate and maintain diapause, allowing development to resume under permissive conditions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exogenous environmental factors like low temperatures. When the exogenous factors permissive to growth become available development can resume </w:t>
      </w:r>
      <w:r w:rsidRPr="00B134B2">
        <w:rPr>
          <w:color w:val="000000" w:themeColor="text1"/>
        </w:rPr>
        <w:fldChar w:fldCharType="begin" w:fldLock="1"/>
      </w:r>
      <w:r w:rsidRPr="00B134B2">
        <w:rPr>
          <w:color w:val="000000" w:themeColor="text1"/>
        </w:rPr>
        <w:instrText>ADDIN CSL_CITATION { "citationItems" : [ { "id" : "ITEM-1", "itemData" : { "DOI" : "10.1016/j.jinsphys.2005.09.008", "ISBN" : "0022-1910 (Print)", "ISSN" : "00221910", "PMID" : "16332347", "abstract" : "Insect diapause is a dynamic process consisting of several successive phases. The conception and naming of the phases is unsettled and, sometimes, ambiguous in the literature. In this paper, the ontogeny of diapause was reviewed and the most often used terms and the best substantiated phases were highlighted, explained and re-defined. The aim was to propose relatively simple and generally applicable terminological system. The phases of diapause induction, preparation, initiation, maintenance, termination and post-diapause quiescence were distinguished. The specific progression through diapause phases in each species, population (genotype), or even individual, is based on (thus far largely unknown) physiological processes, the actual expression of which is significantly modified by diverse environmental factors. Thus, such phases are eco-physiological in their nature. \u00a9 2005 Elsevier Ltd. All rights reserved.", "author" : [ { "dropping-particle" : "", "family" : "Ko\u0161t\u00e1l", "given" : "Vladim\u00edr", "non-dropping-particle" : "", "parse-names" : false, "suffix" : "" } ], "container-title" : "Journal of Insect Physiology", "id" : "ITEM-1", "issue" : "2", "issued" : { "date-parts" : [ [ "2006" ] ] }, "page" : "113-127", "title" : "Eco-physiological phases of insect diapause", "type" : "article-journal", "volume" : "52" }, "uris" : [ "http://www.mendeley.com/documents/?uuid=0a17510b-e832-4dd9-9029-f5db210a638e" ] } ], "mendeley" : { "formattedCitation" : "(Ko\u0161t\u00e1l 2006)", "plainTextFormattedCitation" : "(Ko\u0161t\u00e1l 2006)", "previouslyFormattedCitation" : "(Ko\u0161t\u00e1l 2006)"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(Koštál 2006)</w:t>
      </w:r>
      <w:r w:rsidRPr="00B134B2">
        <w:rPr>
          <w:color w:val="000000" w:themeColor="text1"/>
        </w:rPr>
        <w:fldChar w:fldCharType="end"/>
      </w:r>
      <w:r w:rsidRPr="00B134B2">
        <w:rPr>
          <w:color w:val="000000" w:themeColor="text1"/>
        </w:rPr>
        <w:t xml:space="preserve">. </w:t>
      </w:r>
    </w:p>
    <w:p w14:paraId="07094312" w14:textId="77777777" w:rsidR="00B134B2" w:rsidRPr="00B134B2" w:rsidRDefault="00B134B2" w:rsidP="00E819EC">
      <w:pPr>
        <w:ind w:left="0" w:right="90" w:firstLine="720"/>
        <w:rPr>
          <w:color w:val="000000" w:themeColor="text1"/>
        </w:rPr>
      </w:pPr>
      <w:r w:rsidRPr="00B134B2">
        <w:rPr>
          <w:color w:val="000000" w:themeColor="text1"/>
        </w:rPr>
        <w:t xml:space="preserve">Diapause is an alternative life history trajectory that requires an insect to monitor environmental cues, halt development, and suppress metabolic activity. The timing of diapause </w:t>
      </w:r>
      <w:r w:rsidRPr="00B134B2">
        <w:rPr>
          <w:color w:val="000000" w:themeColor="text1"/>
        </w:rPr>
        <w:lastRenderedPageBreak/>
        <w:t>is crucial because developmental arrest and metabolic suppression can produce profound behavioral and physiological changes. If an insect enters diapause too late they could expose themselves to stressful environmental conditions and if diapause ends too soon the environment may not be suitable for that insect’s growth and development, or mates may not be available for reproduction. The mechanisms controlling diapause timing as an important life history decision are endogenously regulated and typically genetically heritable.</w:t>
      </w:r>
    </w:p>
    <w:p w14:paraId="095EAB09" w14:textId="77777777" w:rsidR="00B134B2" w:rsidRPr="00B134B2" w:rsidRDefault="00B134B2" w:rsidP="00B134B2">
      <w:pPr>
        <w:ind w:left="0" w:right="90" w:firstLine="0"/>
        <w:rPr>
          <w:color w:val="000000" w:themeColor="text1"/>
        </w:rPr>
      </w:pPr>
      <w:r w:rsidRPr="00B134B2">
        <w:rPr>
          <w:color w:val="000000" w:themeColor="text1"/>
        </w:rPr>
        <w:t xml:space="preserve">In temperate regions, warm temperatures persist in the spring and summer. During the warm seasons, insects utilize available food and water to grow, develop, and reproduce. As temperatures decline in the fall and winter, resource availability declines. For insects in temperate regions, low temperatures can greatly reduce metabolic activity making continued activity challenging or even impossible. Consequently, low metabolic activity reduces growth and can eventually cause mortality. Insects in temperate regions generally predict the seasonal change using photoperiod alone or in concert with other environmental cues, like temperature or host-plant quality, to induce diapause and avoid the stress of prolonged seasonal stress in their environments. </w:t>
      </w:r>
    </w:p>
    <w:p w14:paraId="0FD4332B" w14:textId="77777777" w:rsidR="00B134B2" w:rsidRPr="00B134B2" w:rsidRDefault="00B134B2" w:rsidP="00E819EC">
      <w:pPr>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w:t>
      </w:r>
      <w:proofErr w:type="gramStart"/>
      <w:r w:rsidRPr="00B134B2">
        <w:rPr>
          <w:color w:val="000000" w:themeColor="text1"/>
        </w:rPr>
        <w:t>cues</w:t>
      </w:r>
      <w:proofErr w:type="gramEnd"/>
      <w:r w:rsidRPr="00B134B2">
        <w:rPr>
          <w:color w:val="000000" w:themeColor="text1"/>
        </w:rPr>
        <w:t xml:space="preserve"> insects use to predict changes in their environment, like photoperiod, will not change.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 Those insects that adjust to these underestimated predictions to resynchronize their lifecycles with the growing season, either by evolutionary adaptations or phenotypic plasticity in their response to these shifting environmental cues, could win as climate changes.</w:t>
      </w:r>
    </w:p>
    <w:p w14:paraId="5ABBA341" w14:textId="77777777" w:rsidR="00B134B2" w:rsidRPr="00B134B2" w:rsidRDefault="00B134B2" w:rsidP="00E819EC">
      <w:pPr>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w:t>
      </w:r>
      <w:proofErr w:type="spellStart"/>
      <w:r w:rsidRPr="00B134B2">
        <w:rPr>
          <w:i/>
          <w:color w:val="000000" w:themeColor="text1"/>
        </w:rPr>
        <w:t>smithii</w:t>
      </w:r>
      <w:proofErr w:type="spellEnd"/>
      <w:r w:rsidRPr="00B134B2">
        <w:rPr>
          <w:color w:val="000000" w:themeColor="text1"/>
        </w:rPr>
        <w:t xml:space="preserve">, have shifted their </w:t>
      </w:r>
      <w:r w:rsidRPr="00B134B2">
        <w:rPr>
          <w:color w:val="000000" w:themeColor="text1"/>
        </w:rPr>
        <w:lastRenderedPageBreak/>
        <w:t>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 As larvae, pitcher plant mosquitos grow and develop in the in the water-filled leaves of pitcher plants. These mosquitos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enter the larval diapause developmental trajectory. </w:t>
      </w:r>
    </w:p>
    <w:p w14:paraId="6B72DC03" w14:textId="77777777" w:rsidR="00B134B2" w:rsidRPr="00B134B2" w:rsidRDefault="00B134B2" w:rsidP="00E819EC">
      <w:pPr>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w:t>
      </w:r>
      <w:r w:rsidRPr="00B134B2">
        <w:rPr>
          <w:color w:val="000000" w:themeColor="text1"/>
        </w:rPr>
        <w:fldChar w:fldCharType="begin" w:fldLock="1"/>
      </w:r>
      <w:r w:rsidRPr="00B134B2">
        <w:rPr>
          <w:color w:val="000000" w:themeColor="text1"/>
        </w:rPr>
        <w:instrText>ADDIN CSL_CITATION { "citationItems" : [ { "id" : "ITEM-1", "itemData" : { "DOI" : "10.1073/pnas.241391498", "ISBN" : "0027-8424", "ISSN" : "0027-8424", "PMID" : "11698659", "abstract" : "To date, all altered patterns of seasonal interactions observed in insects, birds, amphibians, and plants associated with global warming during the latter half of the 20th century are explicable as variable expressions of plastic phenotypes. Over the last 30 years, the genetically controlled photoperiodic response of the pitcher-plant mosquito, Wyeomyia smithii, has shifted toward shorter, more southern daylengths as growing seasons have become longer. This shift is detectable over a time interval as short as 5 years. Faster evolutionary response has occurred in northern populations where selection is stronger and genetic variation is greater than in southern populations. W. smithii represents an example of actual genetic differentiation of a seasonality trait that is consistent with an adaptive evolutionary response to recent global warming.", "author" : [ { "dropping-particle" : "", "family" : "Bradshaw", "given" : "W E", "non-dropping-particle" : "", "parse-names" : false, "suffix" : "" }, { "dropping-particle" : "", "family" : "Holzapfel", "given" : "C M", "non-dropping-particle" : "", "parse-names" : false, "suffix" : "" } ], "container-title" : "Proceedings of the National Academy of Sciences of the United States of America", "id" : "ITEM-1", "issue" : "25", "issued" : { "date-parts" : [ [ "2001" ] ] }, "page" : "14509-14511", "title" : "Genetic shift in photoperiodic response correlated with global warming.", "type" : "article-journal", "volume" : "98" }, "uris" : [ "http://www.mendeley.com/documents/?uuid=84d8aeea-2795-4761-b7af-7cd5e94b3997" ] } ], "mendeley" : { "formattedCitation" : "(Bradshaw and Holzapfel 2001)", "plainTextFormattedCitation" : "(Bradshaw and Holzapfel 2001)", "previouslyFormattedCitation" : "(Bradshaw and Holzapfel 2001)"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(Bradshaw and Holzapfel 2001)</w:t>
      </w:r>
      <w:r w:rsidRPr="00B134B2">
        <w:rPr>
          <w:color w:val="000000" w:themeColor="text1"/>
        </w:rPr>
        <w:fldChar w:fldCharType="end"/>
      </w:r>
      <w:r w:rsidRPr="00B134B2">
        <w:rPr>
          <w:color w:val="000000" w:themeColor="text1"/>
        </w:rPr>
        <w:t xml:space="preserve">. In 1972, the critical photoperiod of larvae populations collected at 50 °N, averaged 15.79 hours while the critical photoperiod of larvae populations collected in 1996 at the same latitude averaged 15.19 hours. </w:t>
      </w:r>
    </w:p>
    <w:p w14:paraId="306F5268" w14:textId="77777777" w:rsidR="00B134B2" w:rsidRPr="00B134B2" w:rsidRDefault="00B134B2" w:rsidP="00B134B2">
      <w:pPr>
        <w:ind w:left="0" w:right="90" w:firstLine="0"/>
        <w:rPr>
          <w:color w:val="000000" w:themeColor="text1"/>
        </w:rPr>
      </w:pPr>
      <w:r w:rsidRPr="00B134B2">
        <w:rPr>
          <w:color w:val="000000" w:themeColor="text1"/>
        </w:rPr>
        <w:t xml:space="preserve">Because of the rigor with which these experiments were conducted and the highly heritable nature of critical photoperiod within this species, these results suggest the populations collected in 1996 have evolved and are now genetically different than populations collected in 1972. Northern pitcher plant mosquitoes, on average, are delaying diapause by approximately 9 days and this shift correlates with the average increase in the number of warmer days experienced in this region </w:t>
      </w:r>
      <w:r w:rsidRPr="00B134B2">
        <w:rPr>
          <w:color w:val="000000" w:themeColor="text1"/>
        </w:rPr>
        <w:fldChar w:fldCharType="begin" w:fldLock="1"/>
      </w:r>
      <w:r w:rsidRPr="00B134B2">
        <w:rPr>
          <w:color w:val="000000" w:themeColor="text1"/>
        </w:rPr>
        <w:instrText>ADDIN CSL_CITATION { "citationItems" : [ { "id" : "ITEM-1", "itemData" : { "DOI" : "10.1242/jeb.037911", "ISBN" : "1477-9145 (Electronic)\\r0022-0949 (Linking)", "ISSN" : "0022-0949", "PMID" : "20190123", "abstract" : "Insects are highly successful animals inhabiting marine, freshwater and terrestrial habitats from the equator to the poles. As a group, insects have limited ability to regulate their body temperature and have thus required a range of strategies to support life in thermally stressful environments, including behavioural avoidance through migration and seasonal changes in cold tolerance. With respect to overwintering strategies, insects have traditionally been divided into two main groups: freeze tolerant and freeze avoiding, although this simple classification is underpinned by a complex of interacting processes, i.e. synthesis of ice nucleating agents, cryoprotectants, antifreeze proteins and changes in membrane lipid composition. Also, in temperate and colder climates, the overwintering ability of many species is closely linked to the diapause state, which often increases cold tolerance ahead of temperature-induced seasonal acclimatisation. Importantly, even though most species can invoke one or both of these responses, the majority of insects die from the effects of cold rather than freezing. Most studies on the effects of a changing climate on insects have focused on processes that occur predominantly in summer (development, reproduction) and on changes in distributions rather than winter survival per se. For species that routinely experience cold stress, a general hypothesis would be that predicted temperature increases of 1 degree C to 5 degrees C over the next 50-100 years would increase winter survival in some climatic zones. However, this is unlikely to be a universal effect. Negative impacts may occur if climate warming leads to a reduction or loss of winter snow cover in polar and sub-polar areas, resulting in exposure to more severe air temperatures, increasing frequency of freeze-thaw cycles and risks of ice encasement. Likewise, whilst the dominant diapause-inducing cue (photoperiod) will be unaffected by global climate change, higher temperatures may modify normal rates of development, leading to a decoupling of synchrony between diapause-sensitive life-cycle stages and critical photoperiods for diapause induction. In terms of climate warming and potential heat stress, the most recent predictions of summer temperatures in Europe of 40 degrees C or higher in 50-75 years, are close to the current upper lethal limit of some insects. Long-term data sets on insect distributions and the timing of annual migrations provide strong evidence for 'pos\u2026", "author" : [ { "dropping-particle" : "", "family" : "Bale", "given" : "J. S.", "non-dropping-particle" : "", "parse-names" : false, "suffix" : "" }, { "dropping-particle" : "", "family" : "Hayward", "given" : "S. A. L.", "non-dropping-particle" : "", "parse-names" : false, "suffix" : "" } ], "container-title" : "Journal of Experimental Biology", "id" : "ITEM-1", "issue" : "6", "issued" : { "date-parts" : [ [ "2010" ] ] }, "page" : "980-994", "title" : "Insect overwintering in a changing climate", "type" : "article-journal", "volume" : "213" }, "uris" : [ "http://www.mendeley.com/documents/?uuid=9229b358-e33d-4f8b-93bc-fd9cfd7efc0f" ] } ], "mendeley" : { "formattedCitation" : "(Bale and Hayward 2010)", "plainTextFormattedCitation" : "(Bale and Hayward 2010)", "previouslyFormattedCitation" : "(Bale and Hayward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(Bale and Hayward 2010)</w:t>
      </w:r>
      <w:r w:rsidRPr="00B134B2">
        <w:rPr>
          <w:color w:val="000000" w:themeColor="text1"/>
        </w:rPr>
        <w:fldChar w:fldCharType="end"/>
      </w:r>
      <w:r w:rsidRPr="00B134B2">
        <w:rPr>
          <w:color w:val="000000" w:themeColor="text1"/>
        </w:rPr>
        <w:t xml:space="preserve">.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t>
      </w:r>
      <w:r w:rsidRPr="00B134B2">
        <w:rPr>
          <w:color w:val="000000" w:themeColor="text1"/>
        </w:rPr>
        <w:lastRenderedPageBreak/>
        <w:t>warmer seasonal temperatures and longer growing seasons will increase the duration of resource availability. Insects that can adjust to longer growing seasons without compromising the protection of diapause could be winners as climates change.</w:t>
      </w:r>
    </w:p>
    <w:p w14:paraId="39B9283D" w14:textId="77777777" w:rsidR="00B134B2" w:rsidRPr="00B134B2" w:rsidRDefault="00B134B2" w:rsidP="00B134B2">
      <w:pPr>
        <w:ind w:left="0" w:right="90" w:firstLine="0"/>
        <w:rPr>
          <w:b/>
          <w:color w:val="000000" w:themeColor="text1"/>
        </w:rPr>
      </w:pPr>
    </w:p>
    <w:p w14:paraId="0F497871" w14:textId="77777777" w:rsidR="00B134B2" w:rsidRPr="00B134B2" w:rsidRDefault="00B134B2" w:rsidP="00B134B2">
      <w:pPr>
        <w:ind w:left="0" w:right="90" w:firstLine="0"/>
        <w:rPr>
          <w:color w:val="000000" w:themeColor="text1"/>
        </w:rPr>
      </w:pPr>
      <w:r w:rsidRPr="00B134B2">
        <w:rPr>
          <w:b/>
          <w:color w:val="000000" w:themeColor="text1"/>
        </w:rPr>
        <w:t xml:space="preserve">Measuring the Descent into Diapause: </w:t>
      </w:r>
      <w:r w:rsidRPr="00B134B2">
        <w:rPr>
          <w:color w:val="000000" w:themeColor="text1"/>
        </w:rPr>
        <w:t xml:space="preserve">During diapause, temperatures are low and metabolic activity may be suppressed. However, insects can metabolize considerable quantities of nutrients during this period. In preparation for diapause, some insects accumulate large quantities of lipids, amino acids, and/or carbohydrates. For some insects, the nutrients accumulated prior to diapause initiation must also be utilized for metamorphosis or to supplement a restricted diet once diapause is terminated. Lipids, specifically triglycerides, are the predominant source of metabolic energy used during diapause in most species </w:t>
      </w:r>
      <w:r w:rsidRPr="00B134B2">
        <w:rPr>
          <w:color w:val="000000" w:themeColor="text1"/>
        </w:rPr>
        <w:fldChar w:fldCharType="begin" w:fldLock="1"/>
      </w:r>
      <w:r w:rsidRPr="00B134B2">
        <w:rPr>
          <w:color w:val="000000" w:themeColor="text1"/>
        </w:rPr>
        <w:instrText>ADDIN CSL_CITATION { "citationItems" : [ { "id" : "ITEM-1",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"ITEM-1", "issue" : "1", "issued" : { "date-parts" : [ [ "2010" ] ] }, "page" : "207-225", "title" : "Insect Fat Body: Energy, Metabolism, and Regulation", "type" : "article-journal", "volume" : "55" }, "uris" : [ "http://www.mendeley.com/documents/?uuid=f48dce33-5620-4dee-92b7-055c2a96bb9b" ] }, { "id" : "ITEM-2", "itemData" : { "DOI" : "10.1146/annurev-ento-112408-085436", "ISBN" : "1545-4487 (Electronic)\\r0066-4170 (Linking)", "ISSN" : "0066-4170", "PMID" : "20690828", "abstract" : "Managing metabolic resources is critical for insects during diapause when food sources are limited or unavailable. Insects accumulate reserves prior to diapause, and metabolic depression during diapause promotes reserve conservation. Sufficient reserves must be sequestered to both survive the diapause period and enable postdiapause development that may involve metabolically expensive functions such as metamorphosis or long-distance flight. Nutrient utilization during diapause is a dynamic process, and insects appear capable of sensing their energy reserves and using this information to regulate whether to enter diapause and how long to remain in diapause. Overwintering insects on a tight energy budget are likely to be especially vulnerable to increased temperatures associated with climate change. Molecular mechanisms involved in diapause nutrient regulation remain poorly known, but insulin signaling is likely a major player. We also discuss other possible candidates for diapause-associated nutrient regula...", "author" : [ { "dropping-particle" : "", "family" : "Hahn", "given" : "Daniel A.", "non-dropping-particle" : "", "parse-names" : false, "suffix" : "" }, { "dropping-particle" : "", "family" : "Denlinger", "given" : "David L.", "non-dropping-particle" : "", "parse-names" : false, "suffix" : "" } ], "container-title" : "Annual Review of Entomology", "id" : "ITEM-2", "issue" : "1", "issued" : { "date-parts" : [ [ "2011" ] ] }, "page" : "103-121", "title" : "Energetics of Insect Diapause", "type" : "article-journal", "volume" : "56" }, "uris" : [ "http://www.mendeley.com/documents/?uuid=2f5c6df6-1fe1-4289-89e6-4e00bf14561e" ] } ], "mendeley" : { "formattedCitation" : "(Arrese and Soulages 2010, Hahn and Denlinger 2011)", "plainTextFormattedCitation" : "(Arrese and Soulages 2010, Hahn and Denlinger 2011)", "previouslyFormattedCitation" : "(Arrese and Soulages 2010, Hahn and Denlinger 2011)"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(Arrese and Soulages 2010, Hahn and Denlinger 2011)</w:t>
      </w:r>
      <w:r w:rsidRPr="00B134B2">
        <w:rPr>
          <w:color w:val="000000" w:themeColor="text1"/>
        </w:rPr>
        <w:fldChar w:fldCharType="end"/>
      </w:r>
      <w:r w:rsidRPr="00B134B2">
        <w:rPr>
          <w:color w:val="000000" w:themeColor="text1"/>
        </w:rPr>
        <w:t xml:space="preserve">. Triglycerides can be accumulated directly from an insect’s diet or synthesized in the fat body from amino acids or carbohydrate intermediates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Amino acids are generally stored as multimeric hexamerin proteins. Hexamerins are specialized proteins that build up in the insect fat body or hemolymph prior to diapause </w:t>
      </w:r>
      <w:r w:rsidRPr="00B134B2">
        <w:rPr>
          <w:color w:val="000000" w:themeColor="text1"/>
        </w:rPr>
        <w:fldChar w:fldCharType="begin" w:fldLock="1"/>
      </w:r>
      <w:r w:rsidRPr="00B134B2">
        <w:rPr>
          <w:color w:val="000000" w:themeColor="text1"/>
        </w:rPr>
        <w:instrText>ADDIN CSL_CITATION { "citationItems" : [ { "id" : "ITEM-1", "itemData" : { "DOI" : "10.1007/s001140050656", "ISBN" : "0028-1042", "ISSN" : "00281042", "PMID" : "10541655", "abstract" : "The passage of macromolecules through biological membranes is an essential process for all multicellular organisms. Insects have developed a mechanism different from that known for all other eukaryotes investigated so far. This review discusses the function and evolution of this mechanism. Insect pupae do not feed during metamorphosis. Therefore they depend on material that has been accumulated during the larval life. At the end of this period, shortly before pupariation, a rise in titer of ecdysteroid hormones induces the incorporation of a large fraction of storage proteins (hexamerins) from the body fluid into the fat body cells. The transport of hexamerins across the cell-membrane is mediated by a specific ecdysteroid-controlled receptor. It is synthesized as a precursor protein that is subsequently processed into the active receptor. This receptor protein is very unusual because it is closely related to its own hexamerin ligand. Sequence comparison shows that the hexamerins and hexamerin receptors diverged early in insect evolution and derive from a common hemocyanin ancestor.", "author" : [ { "dropping-particle" : "", "family" : "Burmester", "given" : "T.", "non-dropping-particle" : "", "parse-names" : false, "suffix" : "" }, { "dropping-particle" : "", "family" : "Scheller", "given" : "K.", "non-dropping-particle" : "", "parse-names" : false, "suffix" : "" } ], "container-title" : "Naturwissenschaften", "id" : "ITEM-1", "issue" : "10", "issued" : { "date-parts" : [ [ "1999" ] ] }, "page" : "468-474", "title" : "Ligands and receptors: Common theme in insect storage protein transport", "type" : "article-journal", "volume" : "86" }, "uris" : [ "http://www.mendeley.com/documents/?uuid=ef60d26b-ccc8-4f55-ae2a-cf7ab61ce703" ] } ], "mendeley" : { "formattedCitation" : "(Burmester and Scheller 1999)", "plainTextFormattedCitation" : "(Burmester and Scheller 1999)", "previouslyFormattedCitation" : "(Burmester and Scheller 1999)" }, "properties" : { "noteIndex" : 14 }, "schema" : "https://github.com/citation-style-language/schema/raw/master/csl-citation.json" }</w:instrText>
      </w:r>
      <w:r w:rsidRPr="00B134B2">
        <w:rPr>
          <w:color w:val="000000" w:themeColor="text1"/>
        </w:rPr>
        <w:fldChar w:fldCharType="separate"/>
      </w:r>
      <w:r w:rsidRPr="00B134B2">
        <w:rPr>
          <w:color w:val="000000" w:themeColor="text1"/>
        </w:rPr>
        <w:t>(Burmester and Scheller 1999)</w:t>
      </w:r>
      <w:r w:rsidRPr="00B134B2">
        <w:rPr>
          <w:color w:val="000000" w:themeColor="text1"/>
        </w:rPr>
        <w:fldChar w:fldCharType="end"/>
      </w:r>
      <w:r w:rsidRPr="00B134B2">
        <w:rPr>
          <w:color w:val="000000" w:themeColor="text1"/>
        </w:rPr>
        <w:t xml:space="preserve">. These large protein complexes function as amino acid reservoirs. During diapause, as metabolic proteins accumulate damage or are destroyed, the amino acids in hexamerins could be mobilized and used to repair or replace damaged proteins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"Burmester", "given" : "T", "non-dropping-particle" : "", "parse-names" : false, "suffix" : "" } ], "container-title" : "European journal of entomology", "id" : "ITEM-1", "issue" : "August 1998", "issued" : { "date-parts" : [ [ "1999" ] ] }, "page" : "213-225", "title" : "Evolution and function of the insect hexamerins.pdf", "type" : "article-journal", "volume" : "96" }, "uris" : [ "http://www.mendeley.com/documents/?uuid=c890a7b4-7295-44dd-bddd-4a922d204f97" ] }, { "id" : "ITEM-2",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"ITEM-2", "issue" : "8", "issued" : { "date-parts" : [ [ "2007" ] ] }, "page" : "760-773", "title" : "Meeting the energetic demands of insect diapause: Nutrient storage and utilization", "type" : "article-journal", "volume" : "53" }, "uris" : [ "http://www.mendeley.com/documents/?uuid=1a4fadb4-147b-4867-b662-68709845f48a"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"author" : [ { "dropping-particle" : "", "family" : "Burmester", "given" : "T", "non-dropping-particle" : "", "parse-names" : false, "suffix" : "" } ], "container-title" : "European journal of entomology", "id" : "ITEM-2", "issue" : "August 1998", "issued" : { "date-parts" : [ [ "1999" ] ] }, "page" : "213-225", "title" : "Evolution and function of the insect hexamerins.pdf", "type" : "article-journal", "volume" : "96" }, "uris" : [ "http://www.mendeley.com/documents/?uuid=c890a7b4-7295-44dd-bddd-4a922d204f97" ] } ], "mendeley" : { "formattedCitation" : "(Burmester 1999, Hahn and Denlinger 2007)", "plainTextFormattedCitation" : "(Burmester 1999, Hahn and Denlinger 2007)", "previouslyFormattedCitation" : "(Burmester 1999, Hahn and Denlinger 2007)" }, "properties" : { "noteIndex" : 15 }, "schema" : "https://github.com/citation-style-language/schema/raw/master/csl-citation.json" }</w:instrText>
      </w:r>
      <w:r w:rsidRPr="00B134B2">
        <w:rPr>
          <w:color w:val="000000" w:themeColor="text1"/>
        </w:rPr>
        <w:fldChar w:fldCharType="separate"/>
      </w:r>
      <w:r w:rsidRPr="00B134B2">
        <w:rPr>
          <w:color w:val="000000" w:themeColor="text1"/>
        </w:rPr>
        <w:t>(Burmester 1999, Hahn and Denlinger 2007)</w:t>
      </w:r>
      <w:r w:rsidRPr="00B134B2">
        <w:rPr>
          <w:color w:val="000000" w:themeColor="text1"/>
        </w:rPr>
        <w:fldChar w:fldCharType="end"/>
      </w:r>
      <w:r w:rsidRPr="00B134B2">
        <w:rPr>
          <w:color w:val="000000" w:themeColor="text1"/>
        </w:rPr>
        <w:t xml:space="preserve">. Carbohydrates are polymerized and stored as glycogen in the fat body or as trehalose in the hemolymph </w:t>
      </w:r>
      <w:r w:rsidRPr="00B134B2">
        <w:rPr>
          <w:color w:val="000000" w:themeColor="text1"/>
        </w:rPr>
        <w:fldChar w:fldCharType="begin" w:fldLock="1"/>
      </w:r>
      <w:r w:rsidRPr="00B134B2">
        <w:rPr>
          <w:color w:val="000000" w:themeColor="text1"/>
        </w:rPr>
        <w:instrText>ADDIN CSL_CITATION { "citationItems" : [ { "id" : "ITEM-1", "itemData" : { "DOI" : "10.1016/j.jinsphys.2007.03.018", "ISBN" : "0022-1910", "ISSN" : "00221910", "PMID" : "17532002", "abstract" : "Insects in diapause characteristically feed very little or not at all, thus they are largely or totally dependent on energy reserves sequestered prior to the entry into diapause. Fats are the dominant reserve used during this period, but non-fat reserves are also important for some species, especially during certain phases of diapause. Metabolic depression, coupled with the low temperatures of winter, facilitates the economic utilization of reserves during the many months typical of most diapauses. Though many insects store additional lipid prior to the entry into diapause, our review of the literature indicates that this is not always the case. We provide evidence that interactions between nutrient storage and metabolism can influence the decision to enter diapause and determine how long to remain in diapause. In addition, the energy reserves expended during diapause have a profound effect on post-diapause fitness. Though the physiological and biochemical mechanisms that regulate nutrient homeostasis prior to and during diapause remain poorly known, we propose several mechanisms that have the potential to contribute to diapause-associated nutrient homeostasis. Potential players include insulin signaling, neuropeptide F, cGMP-kinase, AMP-activated protein kinase, and adipokinetic hormone. \u00a9 2007 Elsevier Ltd. All rights reserved.", "author" : [ { "dropping-particle" : "", "family" : "Hahn", "given" : "Daniel A.", "non-dropping-particle" : "", "parse-names" : false, "suffix" : "" }, { "dropping-particle" : "", "family" : "Denlinger", "given" : "David L.", "non-dropping-particle" : "", "parse-names" : false, "suffix" : "" } ], "container-title" : "Journal of Insect Physiology", "id" : "ITEM-1", "issue" : "8", "issued" : { "date-parts" : [ [ "2007" ] ] }, "page" : "760-773", "title" : "Meeting the energetic demands of insect diapause: Nutrient storage and utilization", "type" : "article-journal", "volume" : "53" }, "uris" : [ "http://www.mendeley.com/documents/?uuid=1a4fadb4-147b-4867-b662-68709845f48a" ] }, { "id" : "ITEM-2", "itemData" : { "DOI" : "10.1146/annurev-ento-112408-085356", "ISBN" : "1545-4487 (Electronic)\\r0066-4170 (Linking)", "ISSN" : "0066-4170", "PMID" : "19725772", "abstract" : "The fat body plays major roles in the life of insects. It is a dynamic tissue involved in multiple metabolic functions. One of these functions is to store and release energy in response to the energy demands of the insect. Insects store energy reserves in the form of glycogen and triglycerides in the adipocytes, the main fat body cell. Insect adipocytes can store a great amount of lipid reserves as cytoplasmic lipid droplets. Lipid metabolism is essential for growth and reproduction and provides energy needed during extended nonfeeding periods. This review focuses on energy storage and release and summarizes current understanding of the mechanisms underlying these processes in insects.", "author" : [ { "dropping-particle" : "", "family" : "Arrese", "given" : "Estela L.", "non-dropping-particle" : "", "parse-names" : false, "suffix" : "" }, { "dropping-particle" : "", "family" : "Soulages", "given" : "Jose L.", "non-dropping-particle" : "", "parse-names" : false, "suffix" : "" } ], "container-title" : "Annual Review of Entomology", "id" : "ITEM-2", "issue" : "1", "issued" : { "date-parts" : [ [ "2010" ] ] }, "page" : "207-225", "title" : "Insect Fat Body: Energy, Metabolism, and Regulation", "type" : "article-journal", "volume" : "55" }, "uris" : [ "http://www.mendeley.com/documents/?uuid=f48dce33-5620-4dee-92b7-055c2a96bb9b" ] } ], "mendeley" : { "formattedCitation" : "(Hahn and Denlinger 2007, Arrese and Soulages 2010)", "plainTextFormattedCitation" : "(Hahn and Denlinger 2007, Arrese and Soulages 2010)", "previouslyFormattedCitation" : "(Hahn and Denlinger 2007, Arrese and Soulages 2010)"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(Hahn and Denlinger 2007, Arrese and Soulages 2010)</w:t>
      </w:r>
      <w:r w:rsidRPr="00B134B2">
        <w:rPr>
          <w:color w:val="000000" w:themeColor="text1"/>
        </w:rPr>
        <w:fldChar w:fldCharType="end"/>
      </w:r>
      <w:r w:rsidRPr="00B134B2">
        <w:rPr>
          <w:color w:val="000000" w:themeColor="text1"/>
        </w:rPr>
        <w:t xml:space="preserve">. </w:t>
      </w:r>
    </w:p>
    <w:p w14:paraId="109E3715" w14:textId="77777777" w:rsidR="00B134B2" w:rsidRPr="00B134B2" w:rsidRDefault="00B134B2" w:rsidP="00E819EC">
      <w:pPr>
        <w:ind w:left="0" w:right="90" w:firstLine="720"/>
        <w:rPr>
          <w:color w:val="000000" w:themeColor="text1"/>
        </w:rPr>
      </w:pPr>
      <w:r w:rsidRPr="00B134B2">
        <w:rPr>
          <w:color w:val="000000" w:themeColor="text1"/>
        </w:rPr>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 xml:space="preserve">Culex pippens </w:t>
      </w:r>
      <w:r w:rsidRPr="00B134B2">
        <w:rPr>
          <w:color w:val="000000" w:themeColor="text1"/>
        </w:rPr>
        <w:t xml:space="preserve">mosquitos reared at 22 °C and under a 9-hour photoperiod accumulate significantly </w:t>
      </w:r>
      <w:r w:rsidRPr="00B134B2">
        <w:rPr>
          <w:color w:val="000000" w:themeColor="text1"/>
        </w:rPr>
        <w:lastRenderedPageBreak/>
        <w:t xml:space="preserve">more lipid in preparation for diapause relative to their non-diapausing conspecifics reared at the same temperature and under a 14-hour photoperiod. These stored lipids are utilized as a source of energy during diapause </w:t>
      </w:r>
      <w:r w:rsidRPr="00B134B2">
        <w:rPr>
          <w:color w:val="000000" w:themeColor="text1"/>
        </w:rPr>
        <w:fldChar w:fldCharType="begin" w:fldLock="1"/>
      </w:r>
      <w:r w:rsidRPr="00B134B2">
        <w:rPr>
          <w:color w:val="000000" w:themeColor="text1"/>
        </w:rPr>
        <w:instrText>ADDIN CSL_CITATION { "citationItems" : [ { "id" : "ITEM-1", "itemData" : { "DOI" : "10.1093/jmedent/26.4.318", "ISBN" : "0022-2585 (Print)\\r0022-2585 (Linking)", "ISSN" : "0022-2585", "PMID" : "2769712", "abstract" : "Diapausing Culex pipiens L. females fed 10% sucrose for 7 d following eclosion contained significantly more lipids (P less than 0.05) than nondiapausing females reared and maintained at the same temperature (22 degrees C) but at a longer photophase (14:10 [L:D] instead of 9:15). Diapausing females with limited lipid reserves failed to increase their reserves after blood feeding. The average lipid content of 56 females tested decreased significantly (P less than 0.05) by day 6 after feeding and there was no correlation (r = -0.06) between lipid content at this time and original bloodmeal volumes of individual females. These results refute the contention that blood meals taken by diapausing Cx. pipiens result in fat body development when females are incubated at 18 degrees C during bloodmeal digestion. Diapausing Cx. pipiens with limited lipid reserves were unable to obtain sufficient energy from a single blood meal to survive extended hibernation. Although none became gravid, only 50% remained alive after 20 d in hibernation. In contrast, nonblood-fed females fed only 10% sucrose for 7 to 10 d before being placed in hibernation on a water diet survived for 6 mo with only 50% mortality. There was no evidence for gonotrophic dissociation. Failure of blood-fed, diapausing females to initiate vitellogenesis was correlated with the significantly smaller blood meals taken by most diapausing females and not with hypertrophy of the fat body or temperature during digestion.", "author" : [ { "dropping-particle" : "", "family" : "Mitchell", "given" : "C J", "non-dropping-particle" : "", "parse-names" : false, "suffix" : "" }, { "dropping-particle" : "", "family" : "Briegel", "given" : "H", "non-dropping-particle" : "", "parse-names" : false, "suffix" : "" } ], "container-title" : "Journal of medical entomology", "id" : "ITEM-1", "issue" : "4", "issued" : { "date-parts" : [ [ "1989" ] ] }, "page" : "318-26", "title" : "Inability of diapausing Culex pipiens (Diptera: Culicidae) to use blood for producing lipid reserves for overwinter survival.", "type" : "article-journal", "volume" : "26" }, "uris" : [ "http://www.mendeley.com/documents/?uuid=140745d6-8d80-3e0f-a8f4-8f698258aa56" ] } ], "mendeley" : { "formattedCitation" : "(Mitchell and Briegel 1989)", "plainTextFormattedCitation" : "(Mitchell and Briegel 1989)", "previouslyFormattedCitation" : "(Mitchell and Briegel 1989)"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(Mitchell and Briegel 1989)</w:t>
      </w:r>
      <w:r w:rsidRPr="00B134B2">
        <w:rPr>
          <w:color w:val="000000" w:themeColor="text1"/>
        </w:rPr>
        <w:fldChar w:fldCharType="end"/>
      </w:r>
      <w:r w:rsidRPr="00B134B2">
        <w:rPr>
          <w:color w:val="000000" w:themeColor="text1"/>
        </w:rPr>
        <w:t xml:space="preserve">. In other insects, diapause preparation has been shown to lead to an increase in hexamerin storage, as observed in the Colorado potato beetle, </w:t>
      </w:r>
      <w:r w:rsidRPr="00B134B2">
        <w:rPr>
          <w:i/>
          <w:color w:val="000000" w:themeColor="text1"/>
        </w:rPr>
        <w:t>Leptinotarsa decimlineata</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Pr="00B134B2">
        <w:rPr>
          <w:color w:val="000000" w:themeColor="text1"/>
        </w:rPr>
        <w:fldChar w:fldCharType="begin" w:fldLock="1"/>
      </w:r>
      <w:r w:rsidRPr="00B134B2">
        <w:rPr>
          <w:color w:val="000000" w:themeColor="text1"/>
        </w:rPr>
        <w:instrText>ADDIN CSL_CITATION { "citationItems" : [ { "id" : "ITEM-1", "itemData" : { "DOI" : "10.1016/0022-1910(94)90126-0", "ISSN" : "00221910", "abstract" : "Several clones encoding diapause protein 1 have been isolated by immunoscreening a cDNA library, constructed from poly(A)RNA of whole Colorado potato beetles reared under short-day conditions. The clones contained overlapping DNA sequences, but none contained the complete sequence of the protein. The nucleotide and deduced amino acid sequence of the longest clone (Dp19) is presented. This clone encodes 670 amino acids; the first five were similar to the last five of the 20 N-terminal amino acids determined by protein sequencing. Thus, the subunit of diapause protein 1 is composed of 685 amino acids with a predicted molecular weight of 81,317. The deduced amino acid composition revealed that the proportion of tyrosine/phenylalanine is 16.6%, which suggests that the protein is an arylphorin-type storage hexamer. Hybridization experiments with total RNA and poly(A)RNA from larvae and adults revealed that the gene is expressed in last instar larvae and in adults reared under short-day conditions but not in third-instar larvae and long-day adults. Topical application of pyriproxyfen suppresses the transcrip-tion of the messenger. This suggests that the gene for diapause protein 1 is transcribed only under conditions of low juvenile hormone titres. Southern blot experiments showed that the gene for diapause protein 1 occurs only once in the haploid genome of the Colorado potato beetle.", "author" : [ { "dropping-particle" : "", "family" : "Kort", "given" : "C A D", "non-dropping-particle" : "De", "parse-names" : false, "suffix" : "" }, { "dropping-particle" : "", "family" : "Koopmanschap", "given" : "A B", "non-dropping-particle" : "", "parse-names" : false, "suffix" : "" } ], "container-title" : "J. Insect Physiol", "id" : "ITEM-1", "issue" : "6", "issued" : { "date-parts" : [ [ "1994" ] ] }, "page" : "527-535", "title" : "Pergamon 0022-1910(93)EOO24-V Nucleotide and Deduced Amino Acid Sequence of a cDNA Clone Encoding Diapause Protein 1, an Arylphorin-type Storage Hexamer of the Colorado Potato Beetle", "type" : "article-journal", "volume" : "40" }, "uris" : [ "http://www.mendeley.com/documents/?uuid=532138cc-72e3-37f5-bff4-a08800029c73" ] } ], "mendeley" : { "formattedCitation" : "(De Kort and Koopmanschap 1994)", "plainTextFormattedCitation" : "(De Kort and Koopmanschap 1994)", "previouslyFormattedCitation" : "(De Kort and Koopmanschap 1994)" }, "properties" : { "noteIndex" : 0 }, "schema" : "https://github.com/citation-style-language/schema/raw/master/csl-citation.json" }</w:instrText>
      </w:r>
      <w:r w:rsidRPr="00B134B2">
        <w:rPr>
          <w:color w:val="000000" w:themeColor="text1"/>
        </w:rPr>
        <w:fldChar w:fldCharType="separate"/>
      </w:r>
      <w:r w:rsidRPr="00B134B2">
        <w:rPr>
          <w:color w:val="000000" w:themeColor="text1"/>
        </w:rPr>
        <w:t>(De Kort and Koopmanschap 1994)</w:t>
      </w:r>
      <w:r w:rsidRPr="00B134B2">
        <w:rPr>
          <w:color w:val="000000" w:themeColor="text1"/>
        </w:rPr>
        <w:fldChar w:fldCharType="end"/>
      </w:r>
      <w:r w:rsidRPr="00B134B2">
        <w:rPr>
          <w:color w:val="000000" w:themeColor="text1"/>
        </w:rPr>
        <w:t xml:space="preserve">. </w:t>
      </w:r>
    </w:p>
    <w:p w14:paraId="20B3E4AB" w14:textId="77777777" w:rsidR="00E872D5" w:rsidRDefault="00B134B2" w:rsidP="00E819EC">
      <w:pPr>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During diapause, losers encountering increased temperatures could deplete their reservoirs of stored nutrients to meet their increased metabolic demands before diapause ends and not survive the winter. Insects able to accumulate more nutrients during pre-diapause or properly allocate stored resources to support their increased metabolism during diapause could be winners as climate changes. Quantifying the metabolic demand for nutrient storage in preparation for diapause as a function of diapause length could provide a way to predict climate change winners and losers as growing seasons increase in duration.  Longer and warmer growing seasons have the potential to increase insect feeding, mating, and voltinism. Climate change will affect insect populations, and how insects respond to climate change will determine which insects are losers and which are winners, ECB is no exception. European corn borer is a major agricultural pest </w:t>
      </w:r>
      <w:r w:rsidRPr="00B134B2">
        <w:rPr>
          <w:color w:val="000000" w:themeColor="text1"/>
        </w:rPr>
        <w:lastRenderedPageBreak/>
        <w:t xml:space="preserve">here in the United States, accounting for up to $2 billion dollars in costs associated with managing these pests </w:t>
      </w:r>
      <w:r w:rsidRPr="00B134B2">
        <w:rPr>
          <w:color w:val="000000" w:themeColor="text1"/>
        </w:rPr>
        <w:fldChar w:fldCharType="begin" w:fldLock="1"/>
      </w:r>
      <w:r w:rsidRPr="00B134B2">
        <w:rPr>
          <w:color w:val="000000" w:themeColor="text1"/>
        </w:rPr>
        <w:instrText>ADDIN CSL_CITATION { "citationItems" : [ { "id" : "ITEM-1", "itemData" : { "DOI" : "10.2307/1349890", "ISSN" : "2040-5790, 2040-5804", "abstract" : "Corn that carries a gene from the natural soil bacterium Bacillus thuringiensis kurstaki, or Bt, has given farmers a potentially powerful tool to protect against European corn borer (ECB) damage. European corn borers are responsible for losses of $1\u2013$2 billion per year in the United States. This study analyzed the economic value of Bt corn under Indiana conditions. Results suggest that the value of the protection offered by Bt corn is generally lower than the current seed premiums in Indiana. The economic value of Bt corn may exceed the current premiums for farmers with higher-than-average yields or who have a 40% or greater probability of an ECB infestation.", "author" : [ { "dropping-particle" : "", "family" : "Hyde", "given" : "Jeffrey", "non-dropping-particle" : "", "parse-names" : false, "suffix" : "" }, { "dropping-particle" : "", "family" : "Martin", "given" : "Marshall A", "non-dropping-particle" : "", "parse-names" : false, "suffix" : "" }, { "dropping-particle" : "V", "family" : "Preckel", "given" : "Paul", "non-dropping-particle" : "", "parse-names" : false, "suffix" : "" }, { "dropping-particle" : "", "family" : "Edwards", "given" : "C Richard", "non-dropping-particle" : "", "parse-names" : false, "suffix" : "" } ], "container-title" : "Review of Agricultural Economics", "id" : "ITEM-1", "issue" : "2", "issued" : { "date-parts" : [ [ "1999" ] ] }, "page" : "442-454", "title" : "The economics of Bt corn: valuing protection from the European Corn Borer", "type" : "article-journal", "volume" : "21" }, "uris" : [ "http://www.mendeley.com/documents/?uuid=aed7d8e6-51d7-4c40-9fa2-25109a81a4ca" ] } ], "mendeley" : { "formattedCitation" : "(Hyde et al. 1999)", "plainTextFormattedCitation" : "(Hyde et al. 1999)", "previouslyFormattedCitation" : "(Hyde et al. 1999)" }, "properties" : { "noteIndex" : 18 }, "schema" : "https://github.com/citation-style-language/schema/raw/master/csl-citation.json" }</w:instrText>
      </w:r>
      <w:r w:rsidRPr="00B134B2">
        <w:rPr>
          <w:color w:val="000000" w:themeColor="text1"/>
        </w:rPr>
        <w:fldChar w:fldCharType="separate"/>
      </w:r>
      <w:r w:rsidRPr="00B134B2">
        <w:rPr>
          <w:color w:val="000000" w:themeColor="text1"/>
        </w:rPr>
        <w:t>(Hyde et al. 1999)</w:t>
      </w:r>
      <w:r w:rsidRPr="00B134B2">
        <w:rPr>
          <w:color w:val="000000" w:themeColor="text1"/>
        </w:rPr>
        <w:fldChar w:fldCharType="end"/>
      </w:r>
      <w:r w:rsidRPr="00B134B2">
        <w:rPr>
          <w:color w:val="000000" w:themeColor="text1"/>
        </w:rPr>
        <w:t>. Investigating the energy requirements of diapause could expose mechanisms that regulate the timing of this tenuous life history decision. Developing strategies to manipulate the mechanisms regulating the progression of ECB 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making a comprehensive approach to dealing with the response of pest insects to climate change is imperative.</w:t>
      </w:r>
    </w:p>
    <w:p w14:paraId="305824E7" w14:textId="77777777" w:rsidR="00E872D5" w:rsidRDefault="00E872D5" w:rsidP="002C384F">
      <w:pPr>
        <w:ind w:left="0" w:right="90" w:firstLine="720"/>
        <w:rPr>
          <w:color w:val="000000" w:themeColor="text1"/>
        </w:rPr>
      </w:pPr>
      <w:commentRangeStart w:id="6"/>
      <w:r w:rsidRPr="004F09C9">
        <w:rPr>
          <w:color w:val="000000" w:themeColor="text1"/>
        </w:rPr>
        <w:t>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6"/>
      <w:r>
        <w:rPr>
          <w:rStyle w:val="CommentReference"/>
        </w:rPr>
        <w:commentReference w:id="6"/>
      </w:r>
    </w:p>
    <w:p w14:paraId="408C6EE9" w14:textId="77777777" w:rsidR="00E872D5" w:rsidRPr="004F09C9" w:rsidRDefault="00E872D5" w:rsidP="00E872D5">
      <w:pPr>
        <w:ind w:left="0" w:right="90" w:firstLine="720"/>
        <w:rPr>
          <w:color w:val="000000" w:themeColor="text1"/>
        </w:rPr>
      </w:pPr>
      <w:r w:rsidRPr="004F09C9">
        <w:rPr>
          <w:color w:val="000000" w:themeColor="text1"/>
        </w:rPr>
        <w:br w:type="page"/>
      </w:r>
    </w:p>
    <w:p w14:paraId="6687B4F0"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841AC8D" wp14:editId="2A8565E8">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F35424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393CE853" w14:textId="77777777" w:rsidR="00E872D5" w:rsidRPr="004F09C9" w:rsidRDefault="00E872D5" w:rsidP="00E872D5">
      <w:pPr>
        <w:spacing w:after="0" w:line="263" w:lineRule="auto"/>
        <w:ind w:right="80"/>
        <w:jc w:val="center"/>
        <w:rPr>
          <w:color w:val="000000" w:themeColor="text1"/>
        </w:rPr>
      </w:pPr>
    </w:p>
    <w:p w14:paraId="70A99117" w14:textId="77777777" w:rsidR="00E872D5" w:rsidRPr="004F09C9" w:rsidRDefault="00E872D5" w:rsidP="00E872D5">
      <w:pPr>
        <w:spacing w:after="0" w:line="263" w:lineRule="auto"/>
        <w:ind w:right="80"/>
        <w:jc w:val="center"/>
        <w:rPr>
          <w:color w:val="000000" w:themeColor="text1"/>
        </w:rPr>
      </w:pPr>
    </w:p>
    <w:p w14:paraId="34301080"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32F5BCC4"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85782DF" w14:textId="77777777" w:rsidR="00E872D5" w:rsidRDefault="00E872D5" w:rsidP="00E872D5">
      <w:pPr>
        <w:ind w:left="-15" w:right="90" w:firstLine="468"/>
        <w:rPr>
          <w:color w:val="000000" w:themeColor="text1"/>
        </w:rPr>
      </w:pPr>
      <w:r w:rsidRPr="004F09C9">
        <w:rPr>
          <w:i/>
          <w:color w:val="000000" w:themeColor="text1"/>
        </w:rPr>
        <w:t>Ostrinia nubilalis</w:t>
      </w:r>
      <w:r>
        <w:rPr>
          <w:color w:val="000000" w:themeColor="text1"/>
        </w:rPr>
        <w:t xml:space="preserve"> (Hübner)</w:t>
      </w:r>
      <w:r w:rsidRPr="004F09C9">
        <w:rPr>
          <w:color w:val="000000" w:themeColor="text1"/>
        </w:rPr>
        <w:t xml:space="preserve">, the European corn borer (ECB), is a phytophagous moth in the family Crambidae. </w:t>
      </w:r>
      <w:r>
        <w:rPr>
          <w:color w:val="000000" w:themeColor="text1"/>
        </w:rPr>
        <w:t xml:space="preserve">In North America, </w:t>
      </w:r>
      <w:r w:rsidRPr="004F09C9">
        <w:rPr>
          <w:i/>
          <w:color w:val="000000" w:themeColor="text1"/>
        </w:rPr>
        <w:t xml:space="preserve">O. nubilalis </w:t>
      </w:r>
      <w:r w:rsidRPr="004F09C9">
        <w:rPr>
          <w:color w:val="000000" w:themeColor="text1"/>
        </w:rPr>
        <w:t xml:space="preserve">occurs in most states east of the Rocky Mountains from Canada to the Gulf of Mexico (Beck and Apple, 1961; Bohnenblust and Tooker, 2010; Capinera, 2000). </w:t>
      </w:r>
      <w:r>
        <w:rPr>
          <w:color w:val="000000" w:themeColor="text1"/>
        </w:rPr>
        <w:t xml:space="preserve">Species within </w:t>
      </w:r>
      <w:r w:rsidRPr="00344E94">
        <w:rPr>
          <w:i/>
          <w:color w:val="000000" w:themeColor="text1"/>
        </w:rPr>
        <w:t>Ostrinia</w:t>
      </w:r>
      <w:r>
        <w:rPr>
          <w:color w:val="000000" w:themeColor="text1"/>
        </w:rPr>
        <w:t xml:space="preserve"> are genetically complex, both related to host plant preference (Bethenod et al., 2005; Malausa et al., 2005; Leniaud et al., 2006; Frolov et al., 2012; Bourguet et al., 2014; Calcagno et al., 20</w:t>
      </w:r>
      <w:ins w:id="7" w:author="Brown,James T" w:date="2019-02-14T14:28:00Z">
        <w:r w:rsidR="00D00400">
          <w:rPr>
            <w:color w:val="000000" w:themeColor="text1"/>
          </w:rPr>
          <w:t>0</w:t>
        </w:r>
      </w:ins>
      <w:del w:id="8" w:author="Brown,James T" w:date="2019-02-14T14:28:00Z">
        <w:r w:rsidDel="00D00400">
          <w:rPr>
            <w:color w:val="000000" w:themeColor="text1"/>
          </w:rPr>
          <w:delText>1</w:delText>
        </w:r>
      </w:del>
      <w:r>
        <w:rPr>
          <w:color w:val="000000" w:themeColor="text1"/>
        </w:rPr>
        <w:t>7), sex pheromone production by females (Thomas et al., 2003; Tabata and Ishikawa, 2011; Koutroumpa et al., 2016; Martin et al., 2016), or diapause induction and termination (Showers et al., 1975; McLeod, 1976, 1978; Huang et al., 2013).</w:t>
      </w:r>
    </w:p>
    <w:p w14:paraId="70446C6A" w14:textId="77777777" w:rsidR="00BD12C4" w:rsidRPr="00B134B2" w:rsidRDefault="00BD12C4" w:rsidP="00BD12C4">
      <w:pPr>
        <w:ind w:left="0" w:right="90" w:firstLine="720"/>
        <w:rPr>
          <w:ins w:id="9" w:author="Brown,James T" w:date="2019-02-13T22:47:00Z"/>
          <w:color w:val="000000" w:themeColor="text1"/>
        </w:rPr>
      </w:pPr>
      <w:ins w:id="10" w:author="Brown,James T" w:date="2019-02-13T22:47:00Z">
        <w:r w:rsidRPr="00B134B2">
          <w:rPr>
            <w:i/>
            <w:color w:val="000000" w:themeColor="text1"/>
          </w:rPr>
          <w:t>Ostrinia nubilalis</w:t>
        </w:r>
        <w:r w:rsidRPr="00B134B2">
          <w:rPr>
            <w:color w:val="000000" w:themeColor="text1"/>
          </w:rPr>
          <w:t xml:space="preserve"> (European corn borer) is a naturally occurring insect pest with sympatric populations that are genetically distinct and express diapause phenology that differs in length. These traits make ECB a suitable model to understand the association between diapause timing and nutrient demands. </w:t>
        </w:r>
      </w:ins>
    </w:p>
    <w:p w14:paraId="0C0022AF" w14:textId="77777777" w:rsidR="00BD12C4" w:rsidRPr="00B134B2" w:rsidRDefault="00BD12C4" w:rsidP="00BD12C4">
      <w:pPr>
        <w:ind w:left="0" w:right="90" w:firstLine="720"/>
        <w:rPr>
          <w:ins w:id="11" w:author="Brown,James T" w:date="2019-02-13T22:47:00Z"/>
          <w:color w:val="000000" w:themeColor="text1"/>
        </w:rPr>
      </w:pPr>
      <w:ins w:id="12" w:author="Brown,James T" w:date="2019-02-13T22:47:00Z">
        <w:r w:rsidRPr="00B134B2">
          <w:rPr>
            <w:color w:val="000000" w:themeColor="text1"/>
          </w:rPr>
          <w:t xml:space="preserve">European corn borer (ECB) is a phytophagous lepidopteran that occurs in most states east of the Rocky Mountains from Canada to the Gulf of Mexico </w:t>
        </w:r>
        <w:r w:rsidRPr="00B134B2">
          <w:rPr>
            <w:color w:val="000000" w:themeColor="text1"/>
          </w:rPr>
          <w:fldChar w:fldCharType="begin" w:fldLock="1"/>
        </w:r>
        <w:r w:rsidRPr="00B134B2">
          <w:rPr>
            <w:color w:val="000000" w:themeColor="text1"/>
          </w:rPr>
          <w:instrText>ADDIN CSL_CITATION { "citationItems" : [ { "id" : "ITEM-1", "itemData" : { "author" : [ { "dropping-particle" : "", "family" : "Capinera", "given" : "John L. (Entomology and Nematology Department)", "non-dropping-particle" : "", "parse-names" : false, "suffix" : "" } ], "id" : "ITEM-1", "issued" : { "date-parts" : [ [ "2000" ] ] }, "title" : "European corn borer scientific name : Ostrinia nubilalis ( H\u00fcbner ) ( Insecta : Lepidoptera : Pyralidae )", "type" : "article-journal" }, "uris" : [ "http://www.mendeley.com/documents/?uuid=8d29277d-6994-4dbd-8d02-205f1842f464" ] }, { "id" : "ITEM-2", "itemData" : { "ISBN" : "E-17-W", "author" : [ { "dropping-particle" : "", "family" : "Bohnenblust", "given" : "Eric", "non-dropping-particle" : "", "parse-names" : false, "suffix" : "" }, { "dropping-particle" : "", "family" : "Tooker", "given" : "John", "non-dropping-particle" : "", "parse-names" : false, "suffix" : "" } ], "id" : "ITEM-2", "issued" : { "date-parts" : [ [ "2010" ] ] }, "title" : "European Corn Borer in Field Corn", "type" : "report" }, "uris" : [ "http://www.mendeley.com/documents/?uuid=40614971-cf1c-3ae8-9755-6bdd9b891b1e" ] }, { "id" : "ITEM-3",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"ITEM-3",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Capinera 2000, Bohnenblust and Tooker 2010)", "plainTextFormattedCitation" : "(Beck and Apple 1961, Capinera 2000, Bohnenblust and Tooker 2010)", "previouslyFormattedCitation" : "(Beck and Apple 1961, Capinera 2000, Bohnenblust and Tooker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 Capinera 2000, Bohnenblust and Tooker 2010)</w:t>
        </w:r>
        <w:r w:rsidRPr="00B134B2">
          <w:rPr>
            <w:color w:val="000000" w:themeColor="text1"/>
          </w:rPr>
          <w:fldChar w:fldCharType="end"/>
        </w:r>
        <w:r w:rsidRPr="00B134B2">
          <w:rPr>
            <w:color w:val="000000" w:themeColor="text1"/>
          </w:rPr>
          <w:t xml:space="preserve">. ECB populations are categorized into strains characterized by voltinism and pheromone composition. Voltinism represents the annual number of generations produced by a population before entering diapause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xml:space="preserve">. Across its geographical distribution, ECB populations separate </w:t>
        </w:r>
        <w:proofErr w:type="spellStart"/>
        <w:r w:rsidRPr="00B134B2">
          <w:rPr>
            <w:color w:val="000000" w:themeColor="text1"/>
          </w:rPr>
          <w:t>clinally</w:t>
        </w:r>
        <w:proofErr w:type="spellEnd"/>
        <w:r w:rsidRPr="00B134B2">
          <w:rPr>
            <w:color w:val="000000" w:themeColor="text1"/>
          </w:rPr>
          <w:t xml:space="preserve"> with </w:t>
        </w:r>
        <w:proofErr w:type="spellStart"/>
        <w:r w:rsidRPr="00B134B2">
          <w:rPr>
            <w:color w:val="000000" w:themeColor="text1"/>
          </w:rPr>
          <w:t>voltinism</w:t>
        </w:r>
        <w:proofErr w:type="spellEnd"/>
        <w:r w:rsidRPr="00B134B2">
          <w:rPr>
            <w:color w:val="000000" w:themeColor="text1"/>
          </w:rPr>
          <w:t xml:space="preserve"> increasing from univoltine at the northern edge to bivoltine and subsequently multivoltine populations as latitude decreases </w:t>
        </w:r>
        <w:r w:rsidRPr="00B134B2">
          <w:rPr>
            <w:color w:val="000000" w:themeColor="text1"/>
          </w:rPr>
          <w:fldChar w:fldCharType="begin" w:fldLock="1"/>
        </w:r>
        <w:r w:rsidRPr="00B134B2">
          <w:rPr>
            <w:color w:val="000000" w:themeColor="text1"/>
          </w:rPr>
          <w:instrText>ADDIN CSL_CITATION { "citationItems" : [ { "id" : "ITEM-1", "itemData" : { "DOI" : "doi.org/10.1093/jee/54.3.550", "abstract" : "A study was wade of the effects of temperature and photo period on the developmental patterns of European corn borer population samples from northern Wisconsin, southern Wisconsin, southern Minnesota, Iowa, southern Ontario, Massachusetts, Nebraska, northern Kansas, Pennsylvania, and southeastern Missouri. Under a series of standard laboratory conditions of temperature and photo period, the incidence of diapause and rate of larval growth differed significantly among the several populations. The incidence of diapause was positively correlated with the latitude of the population source. The characteristics of the temperature and photo periodic responses differed among the populations, indicating complex evolutionary trends. The populations differed not only in the effect of temperature and photo period on the incidence of diapause, but also in the effect of temperature on larval growth rates. The importance of these population differences in the voltinism manifested under field conditions is discussed. An empirical basis for predicting summer pupation of the borer in southern Wisconsin was developed, employing seasonal temperature accumulation up to a day length of 14.75 hours (July 25, at 43\u00b0 N.).", "author" : [ { "dropping-particle" : "", "family" : "Beck", "given" : "Stanley D.", "non-dropping-particle" : "", "parse-names" : false, "suffix" : "" }, { "dropping-particle" : "", "family" : "Apple", "given" : "James W", "non-dropping-particle" : "", "parse-names" : false, "suffix" : "" } ], "container-title" : "Journal of economic entomology", "id" : "ITEM-1", "issue" : "3", "issued" : { "date-parts" : [ [ "1961" ] ] }, "page" : "550-558", "title" : "Effects of Temperature and Photoperiod on Voltinism of Geographical Populations of the European Corn Borer, Pyrausta nubilalis", "type" : "article-journal", "volume" : "54" }, "uris" : [ "http://www.mendeley.com/documents/?uuid=20c4b982-973e-3aa2-920e-d2df34512a40" ] } ], "mendeley" : { "formattedCitation" : "(Beck and Apple 1961)", "plainTextFormattedCitation" : "(Beck and Apple 1961)", "previouslyFormattedCitation" : "(Beck and Apple 1961)"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(Beck and Apple 1961)</w:t>
        </w:r>
        <w:r w:rsidRPr="00B134B2">
          <w:rPr>
            <w:color w:val="000000" w:themeColor="text1"/>
          </w:rPr>
          <w:fldChar w:fldCharType="end"/>
        </w:r>
        <w:r w:rsidRPr="00B134B2">
          <w:rPr>
            <w:color w:val="000000" w:themeColor="text1"/>
          </w:rPr>
          <w:t xml:space="preserve">. ECB strains are further characterized by the composition of their sex pheromone. Sex pheromone biosynthesis in ECB females involves the </w:t>
        </w:r>
        <w:r w:rsidRPr="00B134B2">
          <w:rPr>
            <w:color w:val="000000" w:themeColor="text1"/>
          </w:rPr>
          <w:sym w:font="Symbol" w:char="F062"/>
        </w:r>
        <w:r w:rsidRPr="00B134B2">
          <w:rPr>
            <w:color w:val="000000" w:themeColor="text1"/>
          </w:rPr>
          <w:t xml:space="preserve">-oxidation of palmitic acid into (E)-11-tetradecenoyl and (Z)-11-tetradecenoyl precursors which can be reduced into their corresponding fatty alcohols then acylated into a pheromone molecule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specific ratio of precursor molecules converted into pheromone differs between two naturally segregating z-chromosome genetic </w:t>
        </w:r>
        <w:r w:rsidRPr="00B134B2">
          <w:rPr>
            <w:color w:val="000000" w:themeColor="text1"/>
          </w:rPr>
          <w:lastRenderedPageBreak/>
          <w:t xml:space="preserve">variants </w:t>
        </w:r>
        <w:r w:rsidRPr="00B134B2">
          <w:rPr>
            <w:color w:val="000000" w:themeColor="text1"/>
          </w:rPr>
          <w:fldChar w:fldCharType="begin" w:fldLock="1"/>
        </w:r>
        <w:r w:rsidRPr="00B134B2">
          <w:rPr>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The gene responsible for pheromone synthesis has two different alleles. The higher concentration of (Z)-11-tetradecenyl acetate in the Z strain sex pheromone blend is due to the affinity of (Z)-11-tetradecenoyl precursors to the fatty acid reductase enzyme produced from the </w:t>
        </w:r>
        <w:r w:rsidRPr="00B134B2">
          <w:rPr>
            <w:i/>
            <w:color w:val="000000" w:themeColor="text1"/>
          </w:rPr>
          <w:t xml:space="preserve">pgFAR-Z </w:t>
        </w:r>
        <w:r w:rsidRPr="00B134B2">
          <w:rPr>
            <w:color w:val="000000" w:themeColor="text1"/>
          </w:rPr>
          <w:t xml:space="preserve">allele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16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Alternatively, the high concentration of (E)-11-tetradecenyl acetate characteristic of the E strain is due to the increased affinity of (E)-11-tetradecenoyl precursors to the fatty acid reductase produced from the </w:t>
        </w:r>
        <w:r w:rsidRPr="00B134B2">
          <w:rPr>
            <w:i/>
            <w:color w:val="000000" w:themeColor="text1"/>
          </w:rPr>
          <w:t>pgFAR-E</w:t>
        </w:r>
        <w:r w:rsidRPr="00B134B2">
          <w:rPr>
            <w:color w:val="000000" w:themeColor="text1"/>
          </w:rPr>
          <w:t xml:space="preserve"> allele</w:t>
        </w:r>
        <w:r w:rsidRPr="00B134B2">
          <w:rPr>
            <w:i/>
            <w:color w:val="000000" w:themeColor="text1"/>
          </w:rPr>
          <w:t xml:space="preserve"> </w:t>
        </w:r>
        <w:r w:rsidRPr="00B134B2">
          <w:rPr>
            <w:i/>
            <w:color w:val="000000" w:themeColor="text1"/>
          </w:rPr>
          <w:fldChar w:fldCharType="begin" w:fldLock="1"/>
        </w:r>
        <w:r w:rsidRPr="00B134B2">
          <w:rPr>
            <w:i/>
            <w:color w:val="000000" w:themeColor="text1"/>
          </w:rPr>
          <w:instrText>ADDIN CSL_CITATION { "citationItems" : [ { "id" : "ITEM-1", "itemData" : { "DOI" : "10.1038/nature09058", "ISBN" : "0028-0836", "ISSN" : "0028-0836", "PMID" : "20592730", "abstract" : "Pheromone-based behaviours are crucial in animals from insects to mammals(1,2), and reproductive isolation is often based on pheromone differences(1-4). However, the genetic mechanisms by which pheromone signals change during the evolution of new species are largely unknown(4). In the sexual communication system of moths (Insecta: Lepidoptera), females emit a species-specific pheromone blend that attracts males over long distances(1,2,4). The European corn borer, Ostrinia nubilalis, consists of two sex pheromone races, Z and E, that use different ratios of the cis and trans isomers of acetate pheromone components(5). This subtle difference leads to strong reproductive isolation in the field between the two races(6,7), which could represent a first step in speciation. Female sex pheromone production and male behavioural response are under the control of different major genes(8,9), but the identity of these genes is unknown. Here we show that allelic variation in a fatty-acyl reductase gene essential for pheromone biosynthesis accounts for the phenotypic variation in female pheromone production, leading to race-specific signals. Both the cis and trans isomers of the pheromone precursors are produced by both races, but the precursors are differentially reduced to yield opposite ratios in the final pheromone blend as a result of the substrate specificity of the enzymes encoded by the Z and E alleles. This is the first functional characterization of a gene contributing to intraspecific behavioural reproductive isolation in moths, highlighting the importance of evolutionary diversification in a lepidopteran-specific family of reductases. Accumulation of substitutions in the coding region of a single biosynthetic enzyme can produce pheromone differences resulting in reproductive isolation, with speciation as a potential end result.", "author" : [ { "dropping-particle" : "", "family" : "Lassance", "given" : "Jean-Marc", "non-dropping-particle" : "", "parse-names" : false, "suffix" : "" }, { "dropping-particle" : "", "family" : "Groot", "given" : "Astrid T.", "non-dropping-particle" : "", "parse-names" : false, "suffix" : "" }, { "dropping-particle" : "", "family" : "Li\u00e9nard", "given" : "Marjorie A.", "non-dropping-particle" : "", "parse-names" : false, "suffix" : "" }, { "dropping-particle" : "", "family" : "Antony", "given" : "Binu", "non-dropping-particle" : "", "parse-names" : false, "suffix" : "" }, { "dropping-particle" : "", "family" : "Borgwardt", "given" : "Christin", "non-dropping-particle" : "", "parse-names" : false, "suffix" : "" }, { "dropping-particle" : "", "family" : "Andersson", "given" : "Fredrik", "non-dropping-particle" : "", "parse-names" : false, "suffix" : "" }, { "dropping-particle" : "", "family" : "Hedenstr\u00f6m", "given" : "Erik", "non-dropping-particle" : "", "parse-names" : false, "suffix" : "" }, { "dropping-particle" : "", "family" : "Heckel", "given" : "David G.", "non-dropping-particle" : "", "parse-names" : false, "suffix" : "" }, { "dropping-particle" : "", "family" : "L\u00f6fstedt", "given" : "Christer", "non-dropping-particle" : "", "parse-names" : false, "suffix" : "" } ], "container-title" : "Nature", "id" : "ITEM-1", "issue" : "7305", "issued" : { "date-parts" : [ [ "2010" ] ] }, "page" : "486-489", "title" : "Allelic variation in a fatty-acyl reductase gene causes divergence in moth sex pheromones", "type" : "article-journal", "volume" : "466" }, "uris" : [ "http://www.mendeley.com/documents/?uuid=efedbe99-c966-4743-86b9-ff1ff43ee529" ] } ], "mendeley" : { "formattedCitation" : "(Lassance et al. 2010)", "plainTextFormattedCitation" : "(Lassance et al. 2010)", "previouslyFormattedCitation" : "(Lassance et al. 2010)" }, "properties" : { "noteIndex" : 17 }, "schema" : "https://github.com/citation-style-language/schema/raw/master/csl-citation.json" }</w:instrText>
        </w:r>
        <w:r w:rsidRPr="00B134B2">
          <w:rPr>
            <w:i/>
            <w:color w:val="000000" w:themeColor="text1"/>
          </w:rPr>
          <w:fldChar w:fldCharType="separate"/>
        </w:r>
        <w:r w:rsidRPr="00B134B2">
          <w:rPr>
            <w:color w:val="000000" w:themeColor="text1"/>
          </w:rPr>
          <w:t>(Lassance et al. 2010)</w:t>
        </w:r>
        <w:r w:rsidRPr="00B134B2">
          <w:rPr>
            <w:color w:val="000000" w:themeColor="text1"/>
          </w:rPr>
          <w:fldChar w:fldCharType="end"/>
        </w:r>
        <w:r w:rsidRPr="00B134B2">
          <w:rPr>
            <w:color w:val="000000" w:themeColor="text1"/>
          </w:rPr>
          <w:t xml:space="preserve">. </w:t>
        </w:r>
      </w:ins>
    </w:p>
    <w:p w14:paraId="7C3F56EE" w14:textId="77777777" w:rsidR="00BD12C4" w:rsidRPr="00B134B2" w:rsidRDefault="00BD12C4" w:rsidP="00BD12C4">
      <w:pPr>
        <w:ind w:left="0" w:right="90" w:firstLine="0"/>
        <w:rPr>
          <w:ins w:id="13" w:author="Brown,James T" w:date="2019-02-13T22:47:00Z"/>
          <w:color w:val="000000" w:themeColor="text1"/>
        </w:rPr>
      </w:pPr>
      <w:ins w:id="14" w:author="Brown,James T" w:date="2019-02-13T22:47:00Z">
        <w:r w:rsidRPr="00B134B2">
          <w:rPr>
            <w:color w:val="000000" w:themeColor="text1"/>
          </w:rPr>
          <w:t xml:space="preserve">The onset of diapause in the species </w:t>
        </w:r>
        <w:r w:rsidRPr="00B134B2">
          <w:rPr>
            <w:i/>
            <w:color w:val="000000" w:themeColor="text1"/>
          </w:rPr>
          <w:t>Ostrinia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 2005)</w:t>
        </w:r>
        <w:r w:rsidRPr="00B134B2">
          <w:rPr>
            <w:color w:val="000000" w:themeColor="text1"/>
          </w:rPr>
          <w:fldChar w:fldCharType="end"/>
        </w:r>
        <w:r w:rsidRPr="00B134B2">
          <w:rPr>
            <w:color w:val="000000" w:themeColor="text1"/>
          </w:rPr>
          <w:t>. During the larval stage, ECB predicts seasonal changes by monitoring changes in photoperiod during the warm growing season. As the growing season comes to an end, photoperiod decreases. Short days perceived by ECB during the 5</w:t>
        </w:r>
        <w:r w:rsidRPr="00B134B2">
          <w:rPr>
            <w:color w:val="000000" w:themeColor="text1"/>
            <w:vertAlign w:val="superscript"/>
          </w:rPr>
          <w:t>th</w:t>
        </w:r>
        <w:r w:rsidRPr="00B134B2">
          <w:rPr>
            <w:color w:val="000000" w:themeColor="text1"/>
          </w:rPr>
          <w:t xml:space="preserve"> instar induce a post-feeding larval diapause. The </w:t>
        </w:r>
        <w:r w:rsidRPr="00B134B2">
          <w:rPr>
            <w:i/>
            <w:color w:val="000000" w:themeColor="text1"/>
          </w:rPr>
          <w:t>Pdd</w:t>
        </w:r>
        <w:r w:rsidRPr="00B134B2">
          <w:rPr>
            <w:color w:val="000000" w:themeColor="text1"/>
          </w:rPr>
          <w:t xml:space="preserve"> region of the Z-chromosome is a major factor associated with diapause length and is partially responsible for determining voltinism during the growing season. The univoltine-Z (UZ) and bivoltine-E (BE) genotypes express longer and shorter diapause phenology respectively, as well as differences in their pheromone blend. Univoltine-Z (UZ) strain larvae enter diapause earlier in the fall and exit diapause later in the spring compared to the BE genotype. Under controlled laboratory conditions, the unique response of each strain can be reproducibly observed. </w:t>
        </w:r>
      </w:ins>
    </w:p>
    <w:p w14:paraId="24F6F3FB" w14:textId="77777777" w:rsidR="00BD12C4" w:rsidRPr="00B134B2" w:rsidRDefault="00BD12C4" w:rsidP="00BD12C4">
      <w:pPr>
        <w:ind w:left="0" w:right="90" w:firstLine="0"/>
        <w:rPr>
          <w:ins w:id="15" w:author="Brown,James T" w:date="2019-02-13T22:47:00Z"/>
          <w:color w:val="000000" w:themeColor="text1"/>
        </w:rPr>
      </w:pPr>
      <w:ins w:id="16" w:author="Brown,James T" w:date="2019-02-13T22:47:00Z">
        <w:r w:rsidRPr="00B134B2">
          <w:rPr>
            <w:color w:val="000000" w:themeColor="text1"/>
          </w:rPr>
          <w:t xml:space="preserve">I hypothesize that the quantity of triglycerides stored by European corn borers, in preparation for the additional stress of diapause, will be associated with differences in diapause length between univoltine-Z and bivoltine-E </w:t>
        </w:r>
        <w:r w:rsidRPr="00B134B2">
          <w:rPr>
            <w:i/>
            <w:color w:val="000000" w:themeColor="text1"/>
          </w:rPr>
          <w:t xml:space="preserve">Ostrinia nubilalis </w:t>
        </w:r>
        <w:r w:rsidRPr="00B134B2">
          <w:rPr>
            <w:color w:val="000000" w:themeColor="text1"/>
          </w:rPr>
          <w:t>strains. Specifically, I predict that the UZ genotype of ECB preparing for a longer period of diapause will store relatively more triglycerides than the BE genotype, which will have a shorter diapause. In support of the stated hypothesis, I predict that non-diapausing larvae will store fewer triglycerides than diapausing larvae within each strain because they do not have the added metabolic cost of diapause. The goal of this study is to quantify and identify accumulated triglycerides in diapausing and non-</w:t>
        </w:r>
        <w:r w:rsidRPr="00B134B2">
          <w:rPr>
            <w:color w:val="000000" w:themeColor="text1"/>
          </w:rPr>
          <w:lastRenderedPageBreak/>
          <w:t xml:space="preserve">diapausing ECB larvae of each strain and determine the degree to which accumulated triglyceride can be associated with diapause length.   </w:t>
        </w:r>
      </w:ins>
    </w:p>
    <w:p w14:paraId="30FAA00D" w14:textId="77777777" w:rsidR="00E872D5" w:rsidRDefault="00BD12C4" w:rsidP="00BD12C4">
      <w:pPr>
        <w:ind w:left="-15" w:right="90" w:firstLine="468"/>
        <w:rPr>
          <w:color w:val="000000" w:themeColor="text1"/>
        </w:rPr>
      </w:pPr>
      <w:ins w:id="17" w:author="Brown,James T" w:date="2019-02-13T22:47:00Z">
        <w:r w:rsidRPr="00B134B2">
          <w:rPr>
            <w:color w:val="000000" w:themeColor="text1"/>
          </w:rPr>
          <w:t>Hypothetically, longer and warmer growing seasons could extend the duration of suitable environments and available resources for insects.</w:t>
        </w:r>
      </w:ins>
    </w:p>
    <w:p w14:paraId="19DAF196"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F72B951"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w:t>
      </w:r>
      <w:r w:rsidRPr="004F09C9">
        <w:rPr>
          <w:color w:val="000000" w:themeColor="text1"/>
        </w:rPr>
        <w:lastRenderedPageBreak/>
        <w:t>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6F3C509C" w14:textId="77777777" w:rsidR="00E872D5" w:rsidRPr="004F09C9" w:rsidRDefault="00E872D5" w:rsidP="00E872D5">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77ED57FF" w14:textId="77777777" w:rsidR="00E872D5" w:rsidRPr="004F09C9" w:rsidRDefault="00E872D5" w:rsidP="00E872D5">
      <w:pPr>
        <w:ind w:left="-15" w:right="90" w:firstLine="468"/>
        <w:rPr>
          <w:color w:val="000000" w:themeColor="text1"/>
        </w:rPr>
      </w:pPr>
    </w:p>
    <w:p w14:paraId="6755BE0E"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5F6918FE" w14:textId="77777777" w:rsidR="00E872D5" w:rsidRPr="004F09C9" w:rsidRDefault="00E872D5" w:rsidP="00E872D5">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t>
      </w:r>
      <w:r w:rsidRPr="004F09C9">
        <w:rPr>
          <w:color w:val="000000" w:themeColor="text1"/>
        </w:rPr>
        <w:lastRenderedPageBreak/>
        <w:t>with approximately 10,000 described species and Pyralidae with approximately 5,000 described species (Solis, 2007). Differences in tympanal structures, wing venation, and male gen</w:t>
      </w:r>
      <w:r>
        <w:rPr>
          <w:color w:val="000000" w:themeColor="text1"/>
        </w:rPr>
        <w:t>i</w:t>
      </w:r>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5DF0B66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xml:space="preserve">, the European corn borer (Allison and Cardé, 2016; Frolov et al., 2007; Kim et al., 1999). The Asian corn borer and the European corn borer population ranges do not </w:t>
      </w:r>
      <w:proofErr w:type="gramStart"/>
      <w:r w:rsidRPr="004F09C9">
        <w:rPr>
          <w:color w:val="000000" w:themeColor="text1"/>
        </w:rPr>
        <w:t>overlap,</w:t>
      </w:r>
      <w:proofErr w:type="gramEnd"/>
      <w:r w:rsidRPr="004F09C9">
        <w:rPr>
          <w:color w:val="000000" w:themeColor="text1"/>
        </w:rPr>
        <w:t xml:space="preserve"> however each species does live in sympatry its ancestral species, the adzuki bean borer, </w:t>
      </w:r>
      <w:r w:rsidRPr="004F09C9">
        <w:rPr>
          <w:i/>
          <w:color w:val="000000" w:themeColor="text1"/>
        </w:rPr>
        <w:t xml:space="preserve">Ostrinia scapulalis </w:t>
      </w:r>
      <w:r w:rsidRPr="004F09C9">
        <w:rPr>
          <w:color w:val="000000" w:themeColor="text1"/>
        </w:rPr>
        <w:t xml:space="preserve">(Walker) (Frolov et al., 2007). Across </w:t>
      </w:r>
      <w:r>
        <w:rPr>
          <w:color w:val="000000" w:themeColor="text1"/>
        </w:rPr>
        <w:t>G</w:t>
      </w:r>
      <w:r w:rsidRPr="004F09C9">
        <w:rPr>
          <w:color w:val="000000" w:themeColor="text1"/>
        </w:rPr>
        <w:t>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(Frolov et al., 2007). Differences in pheromone component concentrations is thought to be a strong driver maintaining isolation between these different</w:t>
      </w:r>
    </w:p>
    <w:p w14:paraId="76930128" w14:textId="77777777" w:rsidR="00E872D5" w:rsidRPr="004F09C9" w:rsidRDefault="00E872D5" w:rsidP="00E872D5">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00A05704"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 xml:space="preserve">-oxidation of palmitic acid into (Z)-11-tetradecenoyl and (E)-11-tetradecenoyl precursors that can be reduced into their corresponding fatty alcohols then acylated into a pheromone molecule (Lassance et </w:t>
      </w:r>
      <w:r w:rsidRPr="004F09C9">
        <w:rPr>
          <w:color w:val="000000" w:themeColor="text1"/>
        </w:rPr>
        <w:lastRenderedPageBreak/>
        <w:t>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2236F51E" w14:textId="77777777" w:rsidR="00E872D5" w:rsidRPr="004F09C9" w:rsidRDefault="00E872D5" w:rsidP="00E872D5">
      <w:pPr>
        <w:ind w:left="-15" w:right="90" w:firstLine="468"/>
        <w:rPr>
          <w:color w:val="000000" w:themeColor="text1"/>
        </w:rPr>
      </w:pPr>
      <w:r w:rsidRPr="004F09C9">
        <w:rPr>
          <w:color w:val="000000" w:themeColor="text1"/>
        </w:rPr>
        <w:t>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are suitable model to investigate the causes and consequences of speciation, especially as environmental conditions become less stable due to climate change.</w:t>
      </w:r>
    </w:p>
    <w:p w14:paraId="31665060" w14:textId="77777777" w:rsidR="00E872D5" w:rsidRPr="004F09C9" w:rsidRDefault="00E872D5" w:rsidP="00E872D5">
      <w:pPr>
        <w:ind w:left="-15" w:right="90" w:firstLine="468"/>
        <w:rPr>
          <w:color w:val="000000" w:themeColor="text1"/>
        </w:rPr>
      </w:pPr>
    </w:p>
    <w:p w14:paraId="3D263500"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7DCC1315" w14:textId="77777777" w:rsidR="00E872D5" w:rsidRPr="004F09C9" w:rsidRDefault="00E872D5" w:rsidP="00E872D5">
      <w:pPr>
        <w:ind w:left="-15" w:right="422" w:firstLine="468"/>
        <w:rPr>
          <w:color w:val="000000" w:themeColor="text1"/>
        </w:rPr>
      </w:pPr>
      <w:r w:rsidRPr="004F09C9">
        <w:rPr>
          <w:i/>
          <w:color w:val="000000" w:themeColor="text1"/>
        </w:rPr>
        <w:t xml:space="preserve">Ostrinia nubilalis </w:t>
      </w:r>
      <w:r w:rsidRPr="004F09C9">
        <w:rPr>
          <w:color w:val="000000" w:themeColor="text1"/>
        </w:rPr>
        <w:t xml:space="preserve">(European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w:t>
      </w:r>
      <w:r w:rsidRPr="004F09C9">
        <w:rPr>
          <w:color w:val="000000" w:themeColor="text1"/>
        </w:rPr>
        <w:lastRenderedPageBreak/>
        <w:t>spring and under field conditions, diapausing larvae exit diapause, develop into pupae, and approximately 12 days later those pupae eclose as adults and eventually begin mating</w:t>
      </w:r>
    </w:p>
    <w:p w14:paraId="1904F921" w14:textId="77777777" w:rsidR="00E872D5" w:rsidRPr="004F09C9" w:rsidRDefault="00E872D5" w:rsidP="00E872D5">
      <w:pPr>
        <w:ind w:left="-5" w:right="250"/>
        <w:rPr>
          <w:color w:val="000000" w:themeColor="text1"/>
        </w:rPr>
      </w:pPr>
      <w:r w:rsidRPr="004F09C9">
        <w:rPr>
          <w:color w:val="000000" w:themeColor="text1"/>
        </w:rPr>
        <w:t xml:space="preserve">(Capinera, 2000). Oviposition in sexually mature adults lasts approximately 14 days with females laying between 20 and 50 eggs each day and 400 to 600 eggs across its lifetime (Capinera,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ED61B10"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6D917DF"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05B959BD" w14:textId="77777777" w:rsidTr="00E872D5">
        <w:trPr>
          <w:trHeight w:val="451"/>
        </w:trPr>
        <w:tc>
          <w:tcPr>
            <w:tcW w:w="1380" w:type="dxa"/>
            <w:tcBorders>
              <w:top w:val="double" w:sz="3" w:space="0" w:color="000000"/>
              <w:left w:val="nil"/>
              <w:bottom w:val="double" w:sz="3" w:space="0" w:color="000000"/>
              <w:right w:val="nil"/>
            </w:tcBorders>
          </w:tcPr>
          <w:p w14:paraId="71757E94"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385F94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E0D9FC5" w14:textId="77777777" w:rsidTr="00E872D5">
        <w:trPr>
          <w:trHeight w:val="427"/>
        </w:trPr>
        <w:tc>
          <w:tcPr>
            <w:tcW w:w="1380" w:type="dxa"/>
            <w:tcBorders>
              <w:top w:val="double" w:sz="3" w:space="0" w:color="000000"/>
              <w:left w:val="nil"/>
              <w:bottom w:val="single" w:sz="3" w:space="0" w:color="000000"/>
              <w:right w:val="nil"/>
            </w:tcBorders>
          </w:tcPr>
          <w:p w14:paraId="32B45092"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A83D19F" w14:textId="77777777" w:rsidR="00E872D5" w:rsidRPr="004F09C9" w:rsidRDefault="00E872D5" w:rsidP="00E872D5">
            <w:pPr>
              <w:spacing w:after="160" w:line="259" w:lineRule="auto"/>
              <w:ind w:left="0" w:firstLine="0"/>
              <w:rPr>
                <w:color w:val="000000" w:themeColor="text1"/>
              </w:rPr>
            </w:pPr>
          </w:p>
        </w:tc>
      </w:tr>
      <w:tr w:rsidR="00E872D5" w:rsidRPr="004F09C9" w14:paraId="7F5E0BF0" w14:textId="77777777" w:rsidTr="00E872D5">
        <w:trPr>
          <w:trHeight w:val="1589"/>
        </w:trPr>
        <w:tc>
          <w:tcPr>
            <w:tcW w:w="1380" w:type="dxa"/>
            <w:tcBorders>
              <w:top w:val="single" w:sz="3" w:space="0" w:color="000000"/>
              <w:left w:val="nil"/>
              <w:bottom w:val="single" w:sz="3" w:space="0" w:color="000000"/>
              <w:right w:val="nil"/>
            </w:tcBorders>
          </w:tcPr>
          <w:p w14:paraId="2BB72EB2"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D872C3F"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35B92E9A"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1C3D88E3"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7FB9361E"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777A1253" w14:textId="77777777" w:rsidTr="00E872D5">
        <w:trPr>
          <w:trHeight w:val="403"/>
        </w:trPr>
        <w:tc>
          <w:tcPr>
            <w:tcW w:w="1380" w:type="dxa"/>
            <w:tcBorders>
              <w:top w:val="single" w:sz="3" w:space="0" w:color="000000"/>
              <w:left w:val="nil"/>
              <w:bottom w:val="single" w:sz="3" w:space="0" w:color="000000"/>
              <w:right w:val="nil"/>
            </w:tcBorders>
          </w:tcPr>
          <w:p w14:paraId="55FCFDE2"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65A49F24" w14:textId="77777777" w:rsidR="00E872D5" w:rsidRPr="004F09C9" w:rsidRDefault="00E872D5" w:rsidP="00E872D5">
            <w:pPr>
              <w:spacing w:after="160" w:line="259" w:lineRule="auto"/>
              <w:ind w:left="0" w:firstLine="0"/>
              <w:rPr>
                <w:color w:val="000000" w:themeColor="text1"/>
              </w:rPr>
            </w:pPr>
          </w:p>
        </w:tc>
      </w:tr>
      <w:tr w:rsidR="00E872D5" w:rsidRPr="004F09C9" w14:paraId="16741442" w14:textId="77777777" w:rsidTr="00E872D5">
        <w:trPr>
          <w:trHeight w:val="798"/>
        </w:trPr>
        <w:tc>
          <w:tcPr>
            <w:tcW w:w="1380" w:type="dxa"/>
            <w:tcBorders>
              <w:top w:val="single" w:sz="3" w:space="0" w:color="000000"/>
              <w:left w:val="nil"/>
              <w:bottom w:val="single" w:sz="3" w:space="0" w:color="000000"/>
              <w:right w:val="nil"/>
            </w:tcBorders>
          </w:tcPr>
          <w:p w14:paraId="211DE9B9"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39C2385"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680B5977"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64D90BD2" w14:textId="77777777" w:rsidTr="00E872D5">
        <w:trPr>
          <w:trHeight w:val="403"/>
        </w:trPr>
        <w:tc>
          <w:tcPr>
            <w:tcW w:w="1380" w:type="dxa"/>
            <w:tcBorders>
              <w:top w:val="single" w:sz="3" w:space="0" w:color="000000"/>
              <w:left w:val="nil"/>
              <w:bottom w:val="single" w:sz="3" w:space="0" w:color="000000"/>
              <w:right w:val="nil"/>
            </w:tcBorders>
          </w:tcPr>
          <w:p w14:paraId="7E39DC46"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0CC46165" w14:textId="77777777" w:rsidR="00E872D5" w:rsidRPr="004F09C9" w:rsidRDefault="00E872D5" w:rsidP="00E872D5">
            <w:pPr>
              <w:spacing w:after="160" w:line="259" w:lineRule="auto"/>
              <w:ind w:left="0" w:firstLine="0"/>
              <w:rPr>
                <w:color w:val="000000" w:themeColor="text1"/>
              </w:rPr>
            </w:pPr>
          </w:p>
        </w:tc>
      </w:tr>
      <w:tr w:rsidR="00E872D5" w:rsidRPr="004F09C9" w14:paraId="4DC11506" w14:textId="77777777" w:rsidTr="00E872D5">
        <w:trPr>
          <w:trHeight w:val="1589"/>
        </w:trPr>
        <w:tc>
          <w:tcPr>
            <w:tcW w:w="1380" w:type="dxa"/>
            <w:tcBorders>
              <w:top w:val="single" w:sz="3" w:space="0" w:color="000000"/>
              <w:left w:val="nil"/>
              <w:bottom w:val="single" w:sz="3" w:space="0" w:color="000000"/>
              <w:right w:val="nil"/>
            </w:tcBorders>
          </w:tcPr>
          <w:p w14:paraId="75A776F7"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348BCF5A"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729E7FA4"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4593AF83"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03505842" w14:textId="77777777" w:rsidR="00E872D5" w:rsidRPr="004F09C9" w:rsidRDefault="00E872D5" w:rsidP="00E872D5">
      <w:pPr>
        <w:rPr>
          <w:color w:val="000000" w:themeColor="text1"/>
        </w:rPr>
      </w:pPr>
      <w:r w:rsidRPr="004F09C9">
        <w:rPr>
          <w:color w:val="000000" w:themeColor="text1"/>
        </w:rPr>
        <w:br w:type="page"/>
      </w:r>
    </w:p>
    <w:p w14:paraId="3C567D9F"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AA33019" wp14:editId="41791F7A">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5D1E0598"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63C977FA" w14:textId="77777777" w:rsidR="006F58EA" w:rsidRPr="004F09C9"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4"/>
    </w:p>
    <w:p w14:paraId="430C90E8" w14:textId="77777777" w:rsidR="00D27C9E" w:rsidRPr="004F09C9" w:rsidRDefault="00D27C9E">
      <w:pPr>
        <w:spacing w:after="3" w:line="238" w:lineRule="auto"/>
        <w:ind w:left="1168" w:right="315" w:firstLine="0"/>
        <w:jc w:val="both"/>
        <w:rPr>
          <w:color w:val="000000" w:themeColor="text1"/>
        </w:rPr>
      </w:pPr>
    </w:p>
    <w:p w14:paraId="541FDB03" w14:textId="77777777" w:rsidR="00D27C9E" w:rsidRPr="004F09C9" w:rsidRDefault="00D27C9E">
      <w:pPr>
        <w:spacing w:after="3" w:line="238" w:lineRule="auto"/>
        <w:ind w:left="1168" w:right="315" w:firstLine="0"/>
        <w:jc w:val="both"/>
        <w:rPr>
          <w:color w:val="000000" w:themeColor="text1"/>
        </w:rPr>
      </w:pPr>
    </w:p>
    <w:p w14:paraId="6521EDE9" w14:textId="77777777" w:rsidR="00D27C9E" w:rsidRPr="004F09C9" w:rsidRDefault="00D27C9E">
      <w:pPr>
        <w:spacing w:after="3" w:line="238" w:lineRule="auto"/>
        <w:ind w:left="1168" w:right="315" w:firstLine="0"/>
        <w:jc w:val="both"/>
        <w:rPr>
          <w:color w:val="000000" w:themeColor="text1"/>
        </w:rPr>
      </w:pPr>
    </w:p>
    <w:p w14:paraId="61B0EC18" w14:textId="77777777" w:rsidR="00D27C9E" w:rsidRPr="004F09C9" w:rsidRDefault="00D27C9E">
      <w:pPr>
        <w:spacing w:after="3" w:line="238" w:lineRule="auto"/>
        <w:ind w:left="1168" w:right="315" w:firstLine="0"/>
        <w:jc w:val="both"/>
        <w:rPr>
          <w:color w:val="000000" w:themeColor="text1"/>
        </w:rPr>
      </w:pPr>
    </w:p>
    <w:p w14:paraId="5B5E3680" w14:textId="77777777" w:rsidR="00D27C9E" w:rsidRPr="004F09C9" w:rsidRDefault="00D27C9E">
      <w:pPr>
        <w:spacing w:after="3" w:line="238" w:lineRule="auto"/>
        <w:ind w:left="1168" w:right="315" w:firstLine="0"/>
        <w:jc w:val="both"/>
        <w:rPr>
          <w:color w:val="000000" w:themeColor="text1"/>
        </w:rPr>
      </w:pPr>
    </w:p>
    <w:p w14:paraId="485DA7EA" w14:textId="77777777" w:rsidR="00D27C9E" w:rsidRPr="004F09C9" w:rsidRDefault="00D27C9E">
      <w:pPr>
        <w:spacing w:after="3" w:line="238" w:lineRule="auto"/>
        <w:ind w:left="1168" w:right="315" w:firstLine="0"/>
        <w:jc w:val="both"/>
        <w:rPr>
          <w:color w:val="000000" w:themeColor="text1"/>
        </w:rPr>
      </w:pPr>
    </w:p>
    <w:p w14:paraId="4BFF8690" w14:textId="77777777" w:rsidR="00D27C9E" w:rsidRPr="004F09C9" w:rsidRDefault="00D27C9E">
      <w:pPr>
        <w:spacing w:after="3" w:line="238" w:lineRule="auto"/>
        <w:ind w:left="1168" w:right="315" w:firstLine="0"/>
        <w:jc w:val="both"/>
        <w:rPr>
          <w:color w:val="000000" w:themeColor="text1"/>
        </w:rPr>
      </w:pPr>
    </w:p>
    <w:p w14:paraId="24DA11E3" w14:textId="77777777" w:rsidR="00D27C9E" w:rsidRPr="004F09C9" w:rsidRDefault="00D27C9E">
      <w:pPr>
        <w:spacing w:after="3" w:line="238" w:lineRule="auto"/>
        <w:ind w:left="1168" w:right="315" w:firstLine="0"/>
        <w:jc w:val="both"/>
        <w:rPr>
          <w:color w:val="000000" w:themeColor="text1"/>
        </w:rPr>
      </w:pPr>
    </w:p>
    <w:p w14:paraId="5CED078E" w14:textId="77777777" w:rsidR="00D27C9E" w:rsidRPr="004F09C9" w:rsidRDefault="00D27C9E">
      <w:pPr>
        <w:spacing w:after="3" w:line="238" w:lineRule="auto"/>
        <w:ind w:left="1168" w:right="315" w:firstLine="0"/>
        <w:jc w:val="both"/>
        <w:rPr>
          <w:color w:val="000000" w:themeColor="text1"/>
        </w:rPr>
      </w:pPr>
    </w:p>
    <w:p w14:paraId="0C47C77A" w14:textId="77777777" w:rsidR="00D27C9E" w:rsidRPr="004F09C9" w:rsidRDefault="00D27C9E">
      <w:pPr>
        <w:spacing w:after="3" w:line="238" w:lineRule="auto"/>
        <w:ind w:left="1168" w:right="315" w:firstLine="0"/>
        <w:jc w:val="both"/>
        <w:rPr>
          <w:color w:val="000000" w:themeColor="text1"/>
        </w:rPr>
      </w:pPr>
    </w:p>
    <w:p w14:paraId="38BC5495" w14:textId="77777777" w:rsidR="00D27C9E" w:rsidRPr="004F09C9" w:rsidRDefault="00D27C9E">
      <w:pPr>
        <w:spacing w:after="3" w:line="238" w:lineRule="auto"/>
        <w:ind w:left="1168" w:right="315" w:firstLine="0"/>
        <w:jc w:val="both"/>
        <w:rPr>
          <w:color w:val="000000" w:themeColor="text1"/>
        </w:rPr>
      </w:pPr>
    </w:p>
    <w:p w14:paraId="2C05B9FD" w14:textId="77777777" w:rsidR="00D27C9E" w:rsidRPr="004F09C9" w:rsidRDefault="00D27C9E">
      <w:pPr>
        <w:spacing w:after="3" w:line="238" w:lineRule="auto"/>
        <w:ind w:left="1168" w:right="315" w:firstLine="0"/>
        <w:jc w:val="both"/>
        <w:rPr>
          <w:color w:val="000000" w:themeColor="text1"/>
        </w:rPr>
      </w:pPr>
    </w:p>
    <w:p w14:paraId="72BCDAED" w14:textId="77777777" w:rsidR="00D27C9E" w:rsidRPr="004F09C9" w:rsidRDefault="00D27C9E">
      <w:pPr>
        <w:spacing w:after="3" w:line="238" w:lineRule="auto"/>
        <w:ind w:left="1168" w:right="315" w:firstLine="0"/>
        <w:jc w:val="both"/>
        <w:rPr>
          <w:color w:val="000000" w:themeColor="text1"/>
        </w:rPr>
      </w:pPr>
    </w:p>
    <w:p w14:paraId="5227A2E5" w14:textId="77777777" w:rsidR="006F58EA" w:rsidRPr="006F5AD1" w:rsidRDefault="00D27C9E" w:rsidP="00DD43B4">
      <w:pPr>
        <w:spacing w:after="0" w:line="263" w:lineRule="auto"/>
        <w:ind w:right="80"/>
        <w:jc w:val="center"/>
        <w:rPr>
          <w:color w:val="000000" w:themeColor="text1"/>
        </w:rPr>
      </w:pPr>
      <w:r w:rsidRPr="006F5AD1">
        <w:rPr>
          <w:color w:val="000000" w:themeColor="text1"/>
        </w:rPr>
        <w:lastRenderedPageBreak/>
        <w:t>CHAPTER 3</w:t>
      </w:r>
    </w:p>
    <w:p w14:paraId="55A0FB24" w14:textId="77777777" w:rsidR="006F58EA" w:rsidRPr="006F5AD1" w:rsidRDefault="00D27C9E" w:rsidP="00DD43B4">
      <w:pPr>
        <w:spacing w:line="259" w:lineRule="auto"/>
        <w:ind w:left="-5" w:right="90"/>
        <w:jc w:val="center"/>
        <w:rPr>
          <w:color w:val="000000" w:themeColor="text1"/>
        </w:rPr>
      </w:pPr>
      <w:r w:rsidRPr="006F5AD1">
        <w:rPr>
          <w:color w:val="000000" w:themeColor="text1"/>
        </w:rPr>
        <w:t>EUROPEAN CORN BORER: THE RELATIONSHIP BETWEEN STORED RESOURCES AND</w:t>
      </w:r>
    </w:p>
    <w:p w14:paraId="1BCF66A7" w14:textId="77777777" w:rsidR="006F58EA" w:rsidRPr="006F5AD1" w:rsidRDefault="00D27C9E">
      <w:pPr>
        <w:spacing w:after="162" w:line="263" w:lineRule="auto"/>
        <w:ind w:right="80"/>
        <w:jc w:val="center"/>
        <w:rPr>
          <w:color w:val="000000" w:themeColor="text1"/>
        </w:rPr>
      </w:pPr>
      <w:r w:rsidRPr="006F5AD1">
        <w:rPr>
          <w:color w:val="000000" w:themeColor="text1"/>
        </w:rPr>
        <w:t>DIAPAUSE TIMING</w:t>
      </w:r>
    </w:p>
    <w:p w14:paraId="7EA1CE96" w14:textId="77777777" w:rsidR="006023CB" w:rsidRPr="006F5AD1" w:rsidRDefault="006023CB">
      <w:pPr>
        <w:spacing w:after="162" w:line="263" w:lineRule="auto"/>
        <w:ind w:right="80"/>
        <w:jc w:val="center"/>
        <w:rPr>
          <w:color w:val="000000" w:themeColor="text1"/>
        </w:rPr>
      </w:pPr>
    </w:p>
    <w:p w14:paraId="207F39FE" w14:textId="77777777" w:rsidR="006F58EA" w:rsidRPr="006F5AD1" w:rsidRDefault="00D27C9E" w:rsidP="00DD43B4">
      <w:pPr>
        <w:tabs>
          <w:tab w:val="center" w:pos="3879"/>
          <w:tab w:val="center" w:pos="4986"/>
        </w:tabs>
        <w:spacing w:after="206" w:line="259" w:lineRule="auto"/>
        <w:ind w:left="0" w:firstLine="0"/>
        <w:jc w:val="center"/>
        <w:rPr>
          <w:color w:val="000000" w:themeColor="text1"/>
        </w:rPr>
      </w:pPr>
      <w:r w:rsidRPr="006F5AD1">
        <w:rPr>
          <w:color w:val="000000" w:themeColor="text1"/>
        </w:rPr>
        <w:t>3.1</w:t>
      </w:r>
      <w:r w:rsidR="00DD43B4" w:rsidRPr="006F5AD1">
        <w:rPr>
          <w:color w:val="000000" w:themeColor="text1"/>
        </w:rPr>
        <w:t xml:space="preserve">     </w:t>
      </w:r>
      <w:r w:rsidRPr="006F5AD1">
        <w:rPr>
          <w:color w:val="000000" w:themeColor="text1"/>
        </w:rPr>
        <w:t>Background</w:t>
      </w:r>
    </w:p>
    <w:p w14:paraId="4BE09585" w14:textId="47520780" w:rsidR="004F09C9" w:rsidRPr="006F5AD1" w:rsidRDefault="004F09C9" w:rsidP="00DD43B4">
      <w:pPr>
        <w:spacing w:line="480" w:lineRule="auto"/>
        <w:ind w:left="-15" w:right="165" w:firstLine="468"/>
        <w:rPr>
          <w:color w:val="000000" w:themeColor="text1"/>
        </w:rPr>
      </w:pPr>
      <w:r w:rsidRPr="006F5AD1">
        <w:rPr>
          <w:color w:val="000000" w:themeColor="text1"/>
        </w:rPr>
        <w:t xml:space="preserve">According to the National Oceanic and Atmospheric Administration, 2016 was the warmest year on record and temperature increases are expected to continue through the year 2100 </w:t>
      </w:r>
      <w:r w:rsidR="00CE5B15" w:rsidRPr="006F5AD1">
        <w:rPr>
          <w:color w:val="000000" w:themeColor="text1"/>
        </w:rPr>
        <w:t>(</w:t>
      </w:r>
      <w:r w:rsidR="00DA3145" w:rsidRPr="006F5AD1">
        <w:rPr>
          <w:color w:val="000000" w:themeColor="text1"/>
        </w:rPr>
        <w:t>NOAA</w:t>
      </w:r>
      <w:r w:rsidR="001600C3" w:rsidRPr="006F5AD1">
        <w:rPr>
          <w:color w:val="000000" w:themeColor="text1"/>
        </w:rPr>
        <w:t>,</w:t>
      </w:r>
      <w:r w:rsidR="00DA3145" w:rsidRPr="006F5AD1">
        <w:rPr>
          <w:color w:val="000000" w:themeColor="text1"/>
        </w:rPr>
        <w:t xml:space="preserve"> 2017</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DeLucia</w:t>
      </w:r>
      <w:r w:rsidR="001600C3" w:rsidRPr="006F5AD1">
        <w:rPr>
          <w:color w:val="000000" w:themeColor="text1"/>
        </w:rPr>
        <w:t xml:space="preserve">, </w:t>
      </w:r>
      <w:r w:rsidR="00DA3145" w:rsidRPr="006F5AD1">
        <w:rPr>
          <w:color w:val="000000" w:themeColor="text1"/>
        </w:rPr>
        <w:t>2008</w:t>
      </w:r>
      <w:r w:rsidR="001600C3" w:rsidRPr="006F5AD1">
        <w:rPr>
          <w:color w:val="000000" w:themeColor="text1"/>
        </w:rPr>
        <w:t>;</w:t>
      </w:r>
      <w:r w:rsidR="00CE5B15" w:rsidRPr="006F5AD1">
        <w:rPr>
          <w:color w:val="000000" w:themeColor="text1"/>
        </w:rPr>
        <w:t xml:space="preserve"> </w:t>
      </w:r>
      <w:r w:rsidR="00DA3145" w:rsidRPr="006F5AD1">
        <w:rPr>
          <w:color w:val="000000" w:themeColor="text1"/>
        </w:rPr>
        <w:t>IPCC</w:t>
      </w:r>
      <w:r w:rsidR="001600C3" w:rsidRPr="006F5AD1">
        <w:rPr>
          <w:color w:val="000000" w:themeColor="text1"/>
        </w:rPr>
        <w:t>,</w:t>
      </w:r>
      <w:r w:rsidR="00DA3145" w:rsidRPr="006F5AD1">
        <w:rPr>
          <w:color w:val="000000" w:themeColor="text1"/>
        </w:rPr>
        <w:t xml:space="preserve"> 2013</w:t>
      </w:r>
      <w:r w:rsidR="00CE5B15" w:rsidRPr="006F5AD1">
        <w:rPr>
          <w:color w:val="000000" w:themeColor="text1"/>
        </w:rPr>
        <w:t>)</w:t>
      </w:r>
      <w:r w:rsidRPr="006F5AD1">
        <w:rPr>
          <w:color w:val="000000" w:themeColor="text1"/>
        </w:rPr>
        <w:t xml:space="preserve">. As seasonal temperatures increase, the duration of warm summers will expand, cool winters will contract, and temperatures during the spring and fall will become less predictable </w:t>
      </w:r>
      <w:r w:rsidR="00CE5B15" w:rsidRPr="006F5AD1">
        <w:rPr>
          <w:color w:val="000000" w:themeColor="text1"/>
        </w:rPr>
        <w:t>(NOAA</w:t>
      </w:r>
      <w:ins w:id="18" w:author="Brown, James T. - ARS" w:date="2019-02-16T20:35:00Z">
        <w:r w:rsidR="00590864">
          <w:rPr>
            <w:color w:val="000000" w:themeColor="text1"/>
          </w:rPr>
          <w:t>,</w:t>
        </w:r>
      </w:ins>
      <w:r w:rsidR="00CE5B15" w:rsidRPr="006F5AD1">
        <w:rPr>
          <w:color w:val="000000" w:themeColor="text1"/>
        </w:rPr>
        <w:t xml:space="preserve"> 2016</w:t>
      </w:r>
      <w:r w:rsidR="001600C3" w:rsidRPr="006F5AD1">
        <w:rPr>
          <w:color w:val="000000" w:themeColor="text1"/>
        </w:rPr>
        <w:t>;</w:t>
      </w:r>
      <w:r w:rsidR="00CE5B15" w:rsidRPr="006F5AD1">
        <w:rPr>
          <w:color w:val="000000" w:themeColor="text1"/>
        </w:rPr>
        <w:t xml:space="preserve"> </w:t>
      </w:r>
      <w:proofErr w:type="spellStart"/>
      <w:r w:rsidR="00CE5B15" w:rsidRPr="006F5AD1">
        <w:rPr>
          <w:color w:val="000000" w:themeColor="text1"/>
        </w:rPr>
        <w:t>DeLucia</w:t>
      </w:r>
      <w:proofErr w:type="spellEnd"/>
      <w:r w:rsidR="00CE5B15" w:rsidRPr="006F5AD1">
        <w:rPr>
          <w:color w:val="000000" w:themeColor="text1"/>
        </w:rPr>
        <w:t xml:space="preserve"> et al.</w:t>
      </w:r>
      <w:r w:rsidR="001600C3" w:rsidRPr="006F5AD1">
        <w:rPr>
          <w:color w:val="000000" w:themeColor="text1"/>
        </w:rPr>
        <w:t>,</w:t>
      </w:r>
      <w:r w:rsidR="00CE5B15" w:rsidRPr="006F5AD1">
        <w:rPr>
          <w:color w:val="000000" w:themeColor="text1"/>
        </w:rPr>
        <w:t xml:space="preserve"> 2008)</w:t>
      </w:r>
      <w:r w:rsidRPr="006F5AD1">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sidRPr="006F5AD1">
        <w:rPr>
          <w:color w:val="000000" w:themeColor="text1"/>
        </w:rPr>
        <w:t>(Koštál</w:t>
      </w:r>
      <w:r w:rsidR="001600C3" w:rsidRPr="006F5AD1">
        <w:rPr>
          <w:color w:val="000000" w:themeColor="text1"/>
        </w:rPr>
        <w:t>,</w:t>
      </w:r>
      <w:r w:rsidR="00CE5B15" w:rsidRPr="006F5AD1">
        <w:rPr>
          <w:color w:val="000000" w:themeColor="text1"/>
        </w:rPr>
        <w:t xml:space="preserve"> 2006)</w:t>
      </w:r>
      <w:r w:rsidRPr="006F5AD1">
        <w:rPr>
          <w:color w:val="000000" w:themeColor="text1"/>
        </w:rPr>
        <w:t xml:space="preserve">. </w:t>
      </w:r>
    </w:p>
    <w:p w14:paraId="01D4FDC4" w14:textId="36ABD54E" w:rsidR="004F09C9" w:rsidRPr="006F5AD1" w:rsidRDefault="004F09C9" w:rsidP="00DD43B4">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sidRPr="006F5AD1">
        <w:rPr>
          <w:color w:val="000000" w:themeColor="text1"/>
        </w:rPr>
        <w:t>(</w:t>
      </w:r>
      <w:r w:rsidR="00DA3145" w:rsidRPr="006F5AD1">
        <w:rPr>
          <w:color w:val="000000" w:themeColor="text1"/>
        </w:rPr>
        <w:t>Nechols</w:t>
      </w:r>
      <w:r w:rsidR="00F1002A" w:rsidRPr="006F5AD1">
        <w:rPr>
          <w:color w:val="000000" w:themeColor="text1"/>
        </w:rPr>
        <w:t xml:space="preserve"> </w:t>
      </w:r>
      <w:r w:rsidR="004B74F2" w:rsidRPr="006F5AD1">
        <w:rPr>
          <w:color w:val="000000" w:themeColor="text1"/>
        </w:rPr>
        <w:t>et al.</w:t>
      </w:r>
      <w:r w:rsidR="001600C3" w:rsidRPr="006F5AD1">
        <w:rPr>
          <w:color w:val="000000" w:themeColor="text1"/>
        </w:rPr>
        <w:t>,</w:t>
      </w:r>
      <w:r w:rsidR="00DA3145" w:rsidRPr="006F5AD1">
        <w:rPr>
          <w:color w:val="000000" w:themeColor="text1"/>
        </w:rPr>
        <w:t xml:space="preserve"> 1999</w:t>
      </w:r>
      <w:r w:rsidR="001600C3" w:rsidRPr="006F5AD1">
        <w:rPr>
          <w:color w:val="000000" w:themeColor="text1"/>
        </w:rPr>
        <w:t>;</w:t>
      </w:r>
      <w:r w:rsidR="00CE5B15" w:rsidRPr="006F5AD1">
        <w:rPr>
          <w:color w:val="000000" w:themeColor="text1"/>
        </w:rPr>
        <w:t xml:space="preserve"> Hahn and Denlinger</w:t>
      </w:r>
      <w:r w:rsidR="001600C3" w:rsidRPr="006F5AD1">
        <w:rPr>
          <w:color w:val="000000" w:themeColor="text1"/>
        </w:rPr>
        <w:t>,</w:t>
      </w:r>
      <w:r w:rsidR="00CE5B15" w:rsidRPr="006F5AD1">
        <w:rPr>
          <w:color w:val="000000" w:themeColor="text1"/>
        </w:rPr>
        <w:t xml:space="preserve"> 2007)</w:t>
      </w:r>
      <w:r w:rsidRPr="006F5AD1">
        <w:rPr>
          <w:color w:val="000000" w:themeColor="text1"/>
        </w:rPr>
        <w:t xml:space="preserve">. Before the environment becomes unfavorable, insects prepare for diapause by accumulating and storing nutrients in the form of lipids, proteins, and carbohydrates </w:t>
      </w:r>
      <w:r w:rsidR="004A056B" w:rsidRPr="006F5AD1">
        <w:rPr>
          <w:color w:val="000000" w:themeColor="text1"/>
        </w:rPr>
        <w:t>(</w:t>
      </w:r>
      <w:r w:rsidR="006229D9" w:rsidRPr="006F5AD1">
        <w:rPr>
          <w:color w:val="000000" w:themeColor="text1"/>
        </w:rPr>
        <w:t>Hahn and Denlinger</w:t>
      </w:r>
      <w:r w:rsidR="001600C3" w:rsidRPr="006F5AD1">
        <w:rPr>
          <w:color w:val="000000" w:themeColor="text1"/>
        </w:rPr>
        <w:t>,</w:t>
      </w:r>
      <w:r w:rsidR="006229D9" w:rsidRPr="006F5AD1">
        <w:rPr>
          <w:color w:val="000000" w:themeColor="text1"/>
        </w:rPr>
        <w:t xml:space="preserve"> 2007</w:t>
      </w:r>
      <w:r w:rsidR="001600C3" w:rsidRPr="006F5AD1">
        <w:rPr>
          <w:color w:val="000000" w:themeColor="text1"/>
        </w:rPr>
        <w:t>;</w:t>
      </w:r>
      <w:r w:rsidR="006229D9" w:rsidRPr="006F5AD1">
        <w:rPr>
          <w:color w:val="000000" w:themeColor="text1"/>
        </w:rPr>
        <w:t xml:space="preserve"> Hahn and </w:t>
      </w:r>
      <w:ins w:id="19" w:author="Brown,James T" w:date="2019-02-15T14:06:00Z">
        <w:r w:rsidR="00213597">
          <w:rPr>
            <w:color w:val="000000" w:themeColor="text1"/>
          </w:rPr>
          <w:softHyphen/>
        </w:r>
        <w:r w:rsidR="00236194">
          <w:rPr>
            <w:color w:val="000000" w:themeColor="text1"/>
          </w:rPr>
          <w:softHyphen/>
        </w:r>
      </w:ins>
      <w:r w:rsidR="006229D9" w:rsidRPr="006F5AD1">
        <w:rPr>
          <w:color w:val="000000" w:themeColor="text1"/>
        </w:rPr>
        <w:t>Denlinger</w:t>
      </w:r>
      <w:r w:rsidR="001600C3" w:rsidRPr="006F5AD1">
        <w:rPr>
          <w:color w:val="000000" w:themeColor="text1"/>
        </w:rPr>
        <w:t>,</w:t>
      </w:r>
      <w:r w:rsidR="006229D9" w:rsidRPr="006F5AD1">
        <w:rPr>
          <w:color w:val="000000" w:themeColor="text1"/>
        </w:rPr>
        <w:t xml:space="preserve"> 2011</w:t>
      </w:r>
      <w:r w:rsidR="004A056B" w:rsidRPr="006F5AD1">
        <w:rPr>
          <w:color w:val="000000" w:themeColor="text1"/>
        </w:rPr>
        <w:t>)</w:t>
      </w:r>
      <w:r w:rsidRPr="006F5AD1">
        <w:rPr>
          <w:color w:val="000000" w:themeColor="text1"/>
        </w:rPr>
        <w:t xml:space="preserve">. </w:t>
      </w:r>
      <w:commentRangeStart w:id="20"/>
      <w:r w:rsidR="0051573D" w:rsidRPr="006F5AD1">
        <w:rPr>
          <w:color w:val="000000" w:themeColor="text1"/>
        </w:rPr>
        <w:t>Increased protein storage</w:t>
      </w:r>
      <w:r w:rsidRPr="006F5AD1">
        <w:rPr>
          <w:color w:val="000000" w:themeColor="text1"/>
        </w:rPr>
        <w:t xml:space="preserve"> </w:t>
      </w:r>
      <w:commentRangeEnd w:id="20"/>
      <w:r w:rsidR="006F5AD1">
        <w:rPr>
          <w:rStyle w:val="CommentReference"/>
        </w:rPr>
        <w:commentReference w:id="20"/>
      </w:r>
      <w:r w:rsidRPr="006F5AD1">
        <w:rPr>
          <w:color w:val="000000" w:themeColor="text1"/>
        </w:rPr>
        <w:t>has been reported in Colorado potato beetles (</w:t>
      </w:r>
      <w:proofErr w:type="gramStart"/>
      <w:r w:rsidRPr="006F5AD1">
        <w:rPr>
          <w:i/>
          <w:iCs/>
          <w:color w:val="000000" w:themeColor="text1"/>
        </w:rPr>
        <w:t>L</w:t>
      </w:r>
      <w:r w:rsidR="00323875" w:rsidRPr="006F5AD1">
        <w:rPr>
          <w:i/>
          <w:iCs/>
          <w:color w:val="000000" w:themeColor="text1"/>
        </w:rPr>
        <w:t>eptinotars</w:t>
      </w:r>
      <w:r w:rsidR="001600C3" w:rsidRPr="006F5AD1">
        <w:rPr>
          <w:i/>
          <w:iCs/>
          <w:color w:val="000000" w:themeColor="text1"/>
        </w:rPr>
        <w:t xml:space="preserve">a </w:t>
      </w:r>
      <w:r w:rsidRPr="006F5AD1">
        <w:rPr>
          <w:i/>
          <w:iCs/>
          <w:color w:val="000000" w:themeColor="text1"/>
        </w:rPr>
        <w:t xml:space="preserve"> decemlineata</w:t>
      </w:r>
      <w:proofErr w:type="gramEnd"/>
      <w:r w:rsidRPr="006F5AD1">
        <w:rPr>
          <w:color w:val="000000" w:themeColor="text1"/>
        </w:rPr>
        <w:t>) (Kort and Koopmanschap</w:t>
      </w:r>
      <w:r w:rsidR="004B74F2" w:rsidRPr="006F5AD1">
        <w:rPr>
          <w:color w:val="000000" w:themeColor="text1"/>
        </w:rPr>
        <w:t>,</w:t>
      </w:r>
      <w:r w:rsidRPr="006F5AD1">
        <w:rPr>
          <w:color w:val="000000" w:themeColor="text1"/>
        </w:rPr>
        <w:t xml:space="preserve"> 1994) and southwestern corn borers (</w:t>
      </w:r>
      <w:r w:rsidRPr="006F5AD1">
        <w:rPr>
          <w:i/>
          <w:color w:val="000000" w:themeColor="text1"/>
        </w:rPr>
        <w:t>D</w:t>
      </w:r>
      <w:r w:rsidR="00323875" w:rsidRPr="006F5AD1">
        <w:rPr>
          <w:i/>
          <w:color w:val="000000" w:themeColor="text1"/>
        </w:rPr>
        <w:t>iatr</w:t>
      </w:r>
      <w:r w:rsidR="00E872D5" w:rsidRPr="006F5AD1">
        <w:rPr>
          <w:i/>
          <w:color w:val="000000" w:themeColor="text1"/>
        </w:rPr>
        <w:t>a</w:t>
      </w:r>
      <w:r w:rsidR="00323875" w:rsidRPr="006F5AD1">
        <w:rPr>
          <w:i/>
          <w:color w:val="000000" w:themeColor="text1"/>
        </w:rPr>
        <w:t>ea</w:t>
      </w:r>
      <w:r w:rsidRPr="006F5AD1">
        <w:rPr>
          <w:i/>
          <w:color w:val="000000" w:themeColor="text1"/>
        </w:rPr>
        <w:t xml:space="preserve"> grandiosella</w:t>
      </w:r>
      <w:r w:rsidRPr="006F5AD1">
        <w:rPr>
          <w:color w:val="000000" w:themeColor="text1"/>
        </w:rPr>
        <w:t xml:space="preserve">) (Brown and Chippendale 1978), </w:t>
      </w:r>
      <w:r w:rsidR="0051573D" w:rsidRPr="006F5AD1">
        <w:rPr>
          <w:color w:val="000000" w:themeColor="text1"/>
        </w:rPr>
        <w:t xml:space="preserve">and </w:t>
      </w:r>
      <w:r w:rsidRPr="006F5AD1">
        <w:rPr>
          <w:color w:val="000000" w:themeColor="text1"/>
        </w:rPr>
        <w:t>increased lipid storage has been reported for the pink bollworm (</w:t>
      </w:r>
      <w:r w:rsidRPr="006F5AD1">
        <w:rPr>
          <w:i/>
          <w:iCs/>
          <w:color w:val="000000" w:themeColor="text1"/>
        </w:rPr>
        <w:t>P</w:t>
      </w:r>
      <w:r w:rsidR="00323875" w:rsidRPr="006F5AD1">
        <w:rPr>
          <w:i/>
          <w:iCs/>
          <w:color w:val="000000" w:themeColor="text1"/>
        </w:rPr>
        <w:t>ectinophora</w:t>
      </w:r>
      <w:r w:rsidRPr="006F5AD1">
        <w:rPr>
          <w:i/>
          <w:iCs/>
          <w:color w:val="000000" w:themeColor="text1"/>
        </w:rPr>
        <w:t xml:space="preserve"> gossypiella</w:t>
      </w:r>
      <w:r w:rsidRPr="006F5AD1">
        <w:rPr>
          <w:color w:val="000000" w:themeColor="text1"/>
        </w:rPr>
        <w:t>) (Adkisson et al.</w:t>
      </w:r>
      <w:r w:rsidR="001600C3" w:rsidRPr="006F5AD1">
        <w:rPr>
          <w:color w:val="000000" w:themeColor="text1"/>
        </w:rPr>
        <w:t>,</w:t>
      </w:r>
      <w:r w:rsidRPr="006F5AD1">
        <w:rPr>
          <w:color w:val="000000" w:themeColor="text1"/>
        </w:rPr>
        <w:t xml:space="preserve"> 1963) and </w:t>
      </w:r>
      <w:r w:rsidRPr="006F5AD1">
        <w:rPr>
          <w:i/>
          <w:iCs/>
          <w:color w:val="000000" w:themeColor="text1"/>
        </w:rPr>
        <w:t xml:space="preserve">Culex </w:t>
      </w:r>
      <w:r w:rsidRPr="006F5AD1">
        <w:rPr>
          <w:i/>
          <w:iCs/>
          <w:color w:val="000000" w:themeColor="text1"/>
        </w:rPr>
        <w:lastRenderedPageBreak/>
        <w:t>pipens</w:t>
      </w:r>
      <w:r w:rsidRPr="006F5AD1">
        <w:rPr>
          <w:iCs/>
          <w:color w:val="000000" w:themeColor="text1"/>
        </w:rPr>
        <w:t xml:space="preserve"> </w:t>
      </w:r>
      <w:r w:rsidRPr="006F5AD1">
        <w:rPr>
          <w:color w:val="000000" w:themeColor="text1"/>
        </w:rPr>
        <w:t>mosquitoes (Mitchell and Briegel</w:t>
      </w:r>
      <w:r w:rsidR="001600C3" w:rsidRPr="006F5AD1">
        <w:rPr>
          <w:color w:val="000000" w:themeColor="text1"/>
        </w:rPr>
        <w:t>,</w:t>
      </w:r>
      <w:r w:rsidRPr="006F5AD1">
        <w:rPr>
          <w:color w:val="000000" w:themeColor="text1"/>
        </w:rPr>
        <w:t xml:space="preserve"> 1989), among others</w:t>
      </w:r>
      <w:r w:rsidR="001545B6" w:rsidRPr="006F5AD1">
        <w:rPr>
          <w:color w:val="000000" w:themeColor="text1"/>
        </w:rPr>
        <w:t xml:space="preserve"> ahead of diapause</w:t>
      </w:r>
      <w:r w:rsidRPr="006F5AD1">
        <w:rPr>
          <w:color w:val="000000" w:themeColor="text1"/>
        </w:rPr>
        <w:t xml:space="preserve">. </w:t>
      </w:r>
      <w:r w:rsidR="004B74F2" w:rsidRPr="006F5AD1">
        <w:rPr>
          <w:color w:val="000000" w:themeColor="text1"/>
        </w:rPr>
        <w:t>The e</w:t>
      </w:r>
      <w:r w:rsidRPr="006F5AD1">
        <w:rPr>
          <w:color w:val="000000" w:themeColor="text1"/>
        </w:rPr>
        <w:t>nergy</w:t>
      </w:r>
      <w:r w:rsidR="004B74F2" w:rsidRPr="006F5AD1">
        <w:rPr>
          <w:color w:val="000000" w:themeColor="text1"/>
        </w:rPr>
        <w:t xml:space="preserve"> insects</w:t>
      </w:r>
      <w:r w:rsidRPr="006F5AD1">
        <w:rPr>
          <w:color w:val="000000" w:themeColor="text1"/>
        </w:rPr>
        <w:t xml:space="preserve"> store</w:t>
      </w:r>
      <w:r w:rsidR="004B74F2" w:rsidRPr="006F5AD1">
        <w:rPr>
          <w:color w:val="000000" w:themeColor="text1"/>
        </w:rPr>
        <w:t xml:space="preserve"> during diapause preparation</w:t>
      </w:r>
      <w:r w:rsidRPr="006F5AD1">
        <w:rPr>
          <w:color w:val="000000" w:themeColor="text1"/>
        </w:rPr>
        <w:t xml:space="preserve"> fuel insect metabolism during diapause</w:t>
      </w:r>
      <w:r w:rsidR="002407FE" w:rsidRPr="006F5AD1">
        <w:rPr>
          <w:color w:val="000000" w:themeColor="text1"/>
        </w:rPr>
        <w:t>,</w:t>
      </w:r>
      <w:r w:rsidRPr="006F5AD1">
        <w:rPr>
          <w:color w:val="000000" w:themeColor="text1"/>
        </w:rPr>
        <w:t xml:space="preserve"> and after diapause these stored resources are redirected to accomplish post-diapause functions. However, metabolic activity for many insects is temperature dependent</w:t>
      </w:r>
      <w:r w:rsidR="00BC1BD3" w:rsidRPr="006F5AD1">
        <w:rPr>
          <w:color w:val="000000" w:themeColor="text1"/>
        </w:rPr>
        <w:t>. Thus,</w:t>
      </w:r>
      <w:r w:rsidRPr="006F5AD1">
        <w:rPr>
          <w:color w:val="000000" w:themeColor="text1"/>
        </w:rPr>
        <w:t xml:space="preserve"> insects preparing for diapause in warmer environments may struggle to meet the energy demands of increased metabolism and possibly divert resources away from storage. </w:t>
      </w:r>
    </w:p>
    <w:p w14:paraId="6317F1A3" w14:textId="77777777" w:rsidR="004F09C9" w:rsidRPr="006F5AD1" w:rsidRDefault="004F09C9" w:rsidP="00DD43B4">
      <w:pPr>
        <w:spacing w:line="480" w:lineRule="auto"/>
        <w:ind w:left="-15" w:right="165" w:firstLine="468"/>
        <w:rPr>
          <w:color w:val="000000" w:themeColor="text1"/>
        </w:rPr>
      </w:pPr>
      <w:r w:rsidRPr="006F5AD1">
        <w:rPr>
          <w:color w:val="000000" w:themeColor="text1"/>
        </w:rPr>
        <w:t>Insects entering diapause without adequate nutrition stores may exit diapause before winter ends</w:t>
      </w:r>
      <w:r w:rsidR="00BC1BD3" w:rsidRPr="006F5AD1">
        <w:rPr>
          <w:color w:val="000000" w:themeColor="text1"/>
        </w:rPr>
        <w:t>,</w:t>
      </w:r>
      <w:r w:rsidRPr="006F5AD1">
        <w:rPr>
          <w:color w:val="000000" w:themeColor="text1"/>
        </w:rPr>
        <w:t xml:space="preserve"> leaving them exposed to an unfavorable environment and thereby increasing mortality. A study using </w:t>
      </w:r>
      <w:r w:rsidR="00BC1BD3" w:rsidRPr="006F5AD1">
        <w:rPr>
          <w:color w:val="000000" w:themeColor="text1"/>
        </w:rPr>
        <w:t xml:space="preserve">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The authors found that when diet was restricted</w:t>
      </w:r>
      <w:r w:rsidR="000E1D1C" w:rsidRPr="006F5AD1">
        <w:rPr>
          <w:color w:val="000000" w:themeColor="text1"/>
        </w:rPr>
        <w:t>,</w:t>
      </w:r>
      <w:r w:rsidRPr="006F5AD1">
        <w:rPr>
          <w:color w:val="000000" w:themeColor="text1"/>
        </w:rPr>
        <w:t xml:space="preserve"> larvae entered diapause with less mass and remained in diapause for a shorter period </w:t>
      </w:r>
      <w:r w:rsidR="001B705E" w:rsidRPr="006F5AD1">
        <w:rPr>
          <w:color w:val="000000" w:themeColor="text1"/>
        </w:rPr>
        <w:t xml:space="preserve">compared to </w:t>
      </w:r>
      <w:r w:rsidRPr="006F5AD1">
        <w:rPr>
          <w:color w:val="000000" w:themeColor="text1"/>
        </w:rPr>
        <w:t xml:space="preserve">larvae given an unrestricted diet </w:t>
      </w:r>
      <w:r w:rsidR="00CE5B15" w:rsidRPr="006F5AD1">
        <w:rPr>
          <w:color w:val="000000" w:themeColor="text1"/>
        </w:rPr>
        <w:t>(Saunders</w:t>
      </w:r>
      <w:r w:rsidR="001600C3" w:rsidRPr="006F5AD1">
        <w:rPr>
          <w:color w:val="000000" w:themeColor="text1"/>
        </w:rPr>
        <w:t>,</w:t>
      </w:r>
      <w:r w:rsidR="00CE5B15" w:rsidRPr="006F5AD1">
        <w:rPr>
          <w:color w:val="000000" w:themeColor="text1"/>
        </w:rPr>
        <w:t xml:space="preserve"> 1997)</w:t>
      </w:r>
      <w:r w:rsidRPr="006F5AD1">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sidRPr="006F5AD1">
        <w:rPr>
          <w:color w:val="000000" w:themeColor="text1"/>
        </w:rPr>
        <w:t>(</w:t>
      </w:r>
      <w:r w:rsidR="00CE5B15" w:rsidRPr="006F5AD1">
        <w:rPr>
          <w:color w:val="000000" w:themeColor="text1"/>
        </w:rPr>
        <w:t>Hahn and Denlinger</w:t>
      </w:r>
      <w:r w:rsidR="001600C3" w:rsidRPr="006F5AD1">
        <w:rPr>
          <w:color w:val="000000" w:themeColor="text1"/>
        </w:rPr>
        <w:t>,</w:t>
      </w:r>
      <w:r w:rsidR="00CE5B15" w:rsidRPr="006F5AD1">
        <w:rPr>
          <w:color w:val="000000" w:themeColor="text1"/>
        </w:rPr>
        <w:t xml:space="preserve"> 2007</w:t>
      </w:r>
      <w:r w:rsidR="001600C3" w:rsidRPr="006F5AD1">
        <w:rPr>
          <w:color w:val="000000" w:themeColor="text1"/>
        </w:rPr>
        <w:t>;</w:t>
      </w:r>
      <w:r w:rsidR="00CE5B15" w:rsidRPr="006F5AD1">
        <w:rPr>
          <w:color w:val="000000" w:themeColor="text1"/>
        </w:rPr>
        <w:t xml:space="preserve"> Sinclair</w:t>
      </w:r>
      <w:r w:rsidR="001600C3" w:rsidRPr="006F5AD1">
        <w:rPr>
          <w:color w:val="000000" w:themeColor="text1"/>
        </w:rPr>
        <w:t>,</w:t>
      </w:r>
      <w:r w:rsidR="00CE5B15" w:rsidRPr="006F5AD1">
        <w:rPr>
          <w:color w:val="000000" w:themeColor="text1"/>
        </w:rPr>
        <w:t xml:space="preserve"> </w:t>
      </w:r>
      <w:r w:rsidR="00643F52" w:rsidRPr="006F5AD1">
        <w:rPr>
          <w:color w:val="000000" w:themeColor="text1"/>
        </w:rPr>
        <w:t>2015)</w:t>
      </w:r>
      <w:r w:rsidRPr="006F5AD1">
        <w:rPr>
          <w:color w:val="000000" w:themeColor="text1"/>
        </w:rPr>
        <w:t>.</w:t>
      </w:r>
    </w:p>
    <w:p w14:paraId="289DE537" w14:textId="7EE3F9F7" w:rsidR="00101994" w:rsidRPr="006F5AD1" w:rsidRDefault="00101994" w:rsidP="00101994">
      <w:pPr>
        <w:spacing w:line="480" w:lineRule="auto"/>
        <w:ind w:left="-15" w:right="165" w:firstLine="468"/>
        <w:rPr>
          <w:color w:val="000000" w:themeColor="text1"/>
        </w:rPr>
      </w:pPr>
      <w:r w:rsidRPr="006F5AD1">
        <w:rPr>
          <w:color w:val="000000" w:themeColor="text1"/>
        </w:rPr>
        <w:t>Warmer and more variable fall and winter temperatures will increase insect metabolic activity and could deplete nutrition stores because insect metabolism</w:t>
      </w:r>
      <w:r w:rsidR="000E1D1C" w:rsidRPr="006F5AD1">
        <w:rPr>
          <w:color w:val="000000" w:themeColor="text1"/>
        </w:rPr>
        <w:t xml:space="preserve"> is</w:t>
      </w:r>
      <w:r w:rsidRPr="006F5AD1">
        <w:rPr>
          <w:color w:val="000000" w:themeColor="text1"/>
        </w:rPr>
        <w:t xml:space="preserve"> proportional to </w:t>
      </w:r>
      <w:r w:rsidR="000E1D1C" w:rsidRPr="006F5AD1">
        <w:rPr>
          <w:color w:val="000000" w:themeColor="text1"/>
        </w:rPr>
        <w:t xml:space="preserve">the </w:t>
      </w:r>
      <w:r w:rsidRPr="006F5AD1">
        <w:rPr>
          <w:color w:val="000000" w:themeColor="text1"/>
        </w:rPr>
        <w:t>environmental temperatures they experience (Bradshaw and Holzapfel</w:t>
      </w:r>
      <w:r w:rsidR="001600C3" w:rsidRPr="006F5AD1">
        <w:rPr>
          <w:color w:val="000000" w:themeColor="text1"/>
        </w:rPr>
        <w:t>,</w:t>
      </w:r>
      <w:r w:rsidRPr="006F5AD1">
        <w:rPr>
          <w:color w:val="000000" w:themeColor="text1"/>
        </w:rPr>
        <w:t xml:space="preserve"> 2006</w:t>
      </w:r>
      <w:r w:rsidR="001600C3" w:rsidRPr="006F5AD1">
        <w:rPr>
          <w:color w:val="000000" w:themeColor="text1"/>
        </w:rPr>
        <w:t>;</w:t>
      </w:r>
      <w:r w:rsidRPr="006F5AD1">
        <w:rPr>
          <w:color w:val="000000" w:themeColor="text1"/>
        </w:rPr>
        <w:t xml:space="preserve"> Hahn and Denlinger</w:t>
      </w:r>
      <w:r w:rsidR="001600C3" w:rsidRPr="006F5AD1">
        <w:rPr>
          <w:color w:val="000000" w:themeColor="text1"/>
        </w:rPr>
        <w:t>,</w:t>
      </w:r>
      <w:r w:rsidRPr="006F5AD1">
        <w:rPr>
          <w:color w:val="000000" w:themeColor="text1"/>
        </w:rPr>
        <w:t xml:space="preserve"> 2011</w:t>
      </w:r>
      <w:r w:rsidR="001600C3" w:rsidRPr="006F5AD1">
        <w:rPr>
          <w:color w:val="000000" w:themeColor="text1"/>
        </w:rPr>
        <w:t>;</w:t>
      </w:r>
      <w:r w:rsidRPr="006F5AD1">
        <w:rPr>
          <w:color w:val="000000" w:themeColor="text1"/>
        </w:rPr>
        <w:t xml:space="preserve"> Scriber 2014, Sinclair</w:t>
      </w:r>
      <w:r w:rsidR="001600C3" w:rsidRPr="006F5AD1">
        <w:rPr>
          <w:color w:val="000000" w:themeColor="text1"/>
        </w:rPr>
        <w:t>,</w:t>
      </w:r>
      <w:r w:rsidRPr="006F5AD1">
        <w:rPr>
          <w:color w:val="000000" w:themeColor="text1"/>
        </w:rPr>
        <w:t xml:space="preserve"> 2018). </w:t>
      </w:r>
      <w:r w:rsidR="000E1D1C" w:rsidRPr="006F5AD1">
        <w:rPr>
          <w:color w:val="000000" w:themeColor="text1"/>
        </w:rPr>
        <w:t xml:space="preserve">For example, </w:t>
      </w:r>
      <w:r w:rsidR="001B705E" w:rsidRPr="006F5AD1">
        <w:rPr>
          <w:color w:val="000000" w:themeColor="text1"/>
        </w:rPr>
        <w:t>Thompson and Davis (1981)</w:t>
      </w:r>
      <w:r w:rsidRPr="006F5AD1">
        <w:rPr>
          <w:color w:val="000000" w:themeColor="text1"/>
        </w:rPr>
        <w:t xml:space="preserve"> reared </w:t>
      </w:r>
      <w:r w:rsidR="00B71FB5" w:rsidRPr="006F5AD1">
        <w:rPr>
          <w:i/>
          <w:color w:val="000000" w:themeColor="text1"/>
        </w:rPr>
        <w:t>Diatraea</w:t>
      </w:r>
      <w:r w:rsidRPr="006F5AD1">
        <w:rPr>
          <w:i/>
          <w:color w:val="000000" w:themeColor="text1"/>
        </w:rPr>
        <w:t xml:space="preserve"> grandiosella</w:t>
      </w:r>
      <w:r w:rsidR="001B705E" w:rsidRPr="006F5AD1">
        <w:rPr>
          <w:color w:val="000000" w:themeColor="text1"/>
        </w:rPr>
        <w:t xml:space="preserve"> </w:t>
      </w:r>
      <w:r w:rsidRPr="006F5AD1">
        <w:rPr>
          <w:color w:val="000000" w:themeColor="text1"/>
        </w:rPr>
        <w:t>Dyar</w:t>
      </w:r>
      <w:r w:rsidR="001B705E" w:rsidRPr="006F5AD1">
        <w:rPr>
          <w:color w:val="000000" w:themeColor="text1"/>
        </w:rPr>
        <w:t xml:space="preserve"> moths</w:t>
      </w:r>
      <w:r w:rsidRPr="006F5AD1">
        <w:rPr>
          <w:color w:val="000000" w:themeColor="text1"/>
        </w:rPr>
        <w:t xml:space="preserve"> at stable temperatures during </w:t>
      </w:r>
      <w:r w:rsidR="000E1D1C" w:rsidRPr="006F5AD1">
        <w:rPr>
          <w:color w:val="000000" w:themeColor="text1"/>
        </w:rPr>
        <w:t xml:space="preserve">larval feeding and </w:t>
      </w:r>
      <w:r w:rsidRPr="006F5AD1">
        <w:rPr>
          <w:color w:val="000000" w:themeColor="text1"/>
        </w:rPr>
        <w:t xml:space="preserve">diapause preparation. </w:t>
      </w:r>
      <w:r w:rsidR="001B705E" w:rsidRPr="006F5AD1">
        <w:rPr>
          <w:color w:val="000000" w:themeColor="text1"/>
        </w:rPr>
        <w:t>Then at</w:t>
      </w:r>
      <w:r w:rsidRPr="006F5AD1">
        <w:rPr>
          <w:color w:val="000000" w:themeColor="text1"/>
        </w:rPr>
        <w:t xml:space="preserve"> the onset of</w:t>
      </w:r>
      <w:r w:rsidR="00054F53" w:rsidRPr="006F5AD1">
        <w:rPr>
          <w:color w:val="000000" w:themeColor="text1"/>
        </w:rPr>
        <w:t xml:space="preserve"> larval</w:t>
      </w:r>
      <w:r w:rsidRPr="006F5AD1">
        <w:rPr>
          <w:color w:val="000000" w:themeColor="text1"/>
        </w:rPr>
        <w:t xml:space="preserve"> diapause, some moths were held at warmer and more variable temperatures while others were held in cooler and more stable temperatures. </w:t>
      </w:r>
      <w:r w:rsidRPr="006F5AD1">
        <w:rPr>
          <w:color w:val="000000" w:themeColor="text1"/>
        </w:rPr>
        <w:lastRenderedPageBreak/>
        <w:t xml:space="preserve">Between the two groups, the moths held in warmer and more variable conditions depleted significantly more lipids by the end of </w:t>
      </w:r>
      <w:r w:rsidR="007F477F" w:rsidRPr="006F5AD1">
        <w:rPr>
          <w:color w:val="000000" w:themeColor="text1"/>
        </w:rPr>
        <w:t xml:space="preserve">larval </w:t>
      </w:r>
      <w:r w:rsidRPr="006F5AD1">
        <w:rPr>
          <w:color w:val="000000" w:themeColor="text1"/>
        </w:rPr>
        <w:t>diapause (Thompson and Davis</w:t>
      </w:r>
      <w:r w:rsidR="001600C3" w:rsidRPr="006F5AD1">
        <w:rPr>
          <w:color w:val="000000" w:themeColor="text1"/>
        </w:rPr>
        <w:t>,</w:t>
      </w:r>
      <w:r w:rsidRPr="006F5AD1">
        <w:rPr>
          <w:color w:val="000000" w:themeColor="text1"/>
        </w:rPr>
        <w:t xml:space="preserve"> 1981).</w:t>
      </w:r>
      <w:r w:rsidR="001B705E" w:rsidRPr="006F5AD1">
        <w:rPr>
          <w:color w:val="000000" w:themeColor="text1"/>
        </w:rPr>
        <w:t xml:space="preserve"> </w:t>
      </w:r>
      <w:r w:rsidR="00702570" w:rsidRPr="006F5AD1">
        <w:rPr>
          <w:color w:val="000000" w:themeColor="text1"/>
        </w:rPr>
        <w:t>They</w:t>
      </w:r>
      <w:r w:rsidR="001B705E" w:rsidRPr="006F5AD1">
        <w:rPr>
          <w:color w:val="000000" w:themeColor="text1"/>
        </w:rPr>
        <w:t xml:space="preserve"> showed that insects </w:t>
      </w:r>
      <w:r w:rsidR="000D6E6E" w:rsidRPr="006F5AD1">
        <w:rPr>
          <w:color w:val="000000" w:themeColor="text1"/>
        </w:rPr>
        <w:t>deplete</w:t>
      </w:r>
      <w:r w:rsidR="001B705E" w:rsidRPr="006F5AD1">
        <w:rPr>
          <w:color w:val="000000" w:themeColor="text1"/>
        </w:rPr>
        <w:t xml:space="preserve"> their nutrition stores differently based on the temperatures they experience </w:t>
      </w:r>
      <w:r w:rsidR="007F477F" w:rsidRPr="006F5AD1">
        <w:rPr>
          <w:color w:val="000000" w:themeColor="text1"/>
        </w:rPr>
        <w:t>during</w:t>
      </w:r>
      <w:r w:rsidR="00054F53" w:rsidRPr="006F5AD1">
        <w:rPr>
          <w:color w:val="000000" w:themeColor="text1"/>
        </w:rPr>
        <w:t xml:space="preserve"> the diapause period</w:t>
      </w:r>
      <w:r w:rsidR="001B705E" w:rsidRPr="006F5AD1">
        <w:rPr>
          <w:color w:val="000000" w:themeColor="text1"/>
        </w:rPr>
        <w:t xml:space="preserve"> (Thompson and Davis</w:t>
      </w:r>
      <w:r w:rsidR="001600C3" w:rsidRPr="006F5AD1">
        <w:rPr>
          <w:color w:val="000000" w:themeColor="text1"/>
        </w:rPr>
        <w:t>,</w:t>
      </w:r>
      <w:r w:rsidR="001B705E" w:rsidRPr="006F5AD1">
        <w:rPr>
          <w:color w:val="000000" w:themeColor="text1"/>
        </w:rPr>
        <w:t xml:space="preserve"> 1981).</w:t>
      </w:r>
    </w:p>
    <w:p w14:paraId="4C6F4825" w14:textId="77777777" w:rsidR="004F09C9" w:rsidRPr="006F5AD1" w:rsidRDefault="004F09C9" w:rsidP="00DD43B4">
      <w:pPr>
        <w:spacing w:line="480" w:lineRule="auto"/>
        <w:ind w:left="-15" w:right="165" w:firstLine="468"/>
        <w:rPr>
          <w:color w:val="000000" w:themeColor="text1"/>
        </w:rPr>
      </w:pPr>
      <w:r w:rsidRPr="006F5AD1">
        <w:rPr>
          <w:color w:val="000000" w:themeColor="text1"/>
        </w:rPr>
        <w:t>Warmer</w:t>
      </w:r>
      <w:r w:rsidR="00101994" w:rsidRPr="006F5AD1">
        <w:rPr>
          <w:color w:val="000000" w:themeColor="text1"/>
        </w:rPr>
        <w:t xml:space="preserve"> fall</w:t>
      </w:r>
      <w:r w:rsidRPr="006F5AD1">
        <w:rPr>
          <w:color w:val="000000" w:themeColor="text1"/>
        </w:rPr>
        <w:t xml:space="preserve"> temperatures during diapause preparation could increase metabolic rates and redirect resources away from nutrient storage. </w:t>
      </w:r>
      <w:r w:rsidR="009E5A7B" w:rsidRPr="006F5AD1">
        <w:rPr>
          <w:color w:val="000000" w:themeColor="text1"/>
        </w:rPr>
        <w:t>Insects</w:t>
      </w:r>
      <w:r w:rsidRPr="006F5AD1">
        <w:rPr>
          <w:color w:val="000000" w:themeColor="text1"/>
        </w:rPr>
        <w:t xml:space="preserve"> unable to build up enough stored energy before the onset of </w:t>
      </w:r>
      <w:r w:rsidR="00101994" w:rsidRPr="006F5AD1">
        <w:rPr>
          <w:color w:val="000000" w:themeColor="text1"/>
        </w:rPr>
        <w:t xml:space="preserve">winter may be unable to </w:t>
      </w:r>
      <w:r w:rsidRPr="006F5AD1">
        <w:rPr>
          <w:color w:val="000000" w:themeColor="text1"/>
        </w:rPr>
        <w:t xml:space="preserve">enter diapause. Similarly, warmer winter temperatures could increase the </w:t>
      </w:r>
      <w:r w:rsidR="00702570" w:rsidRPr="006F5AD1">
        <w:rPr>
          <w:color w:val="000000" w:themeColor="text1"/>
        </w:rPr>
        <w:t xml:space="preserve">metabolic rate </w:t>
      </w:r>
      <w:r w:rsidRPr="006F5AD1">
        <w:rPr>
          <w:color w:val="000000" w:themeColor="text1"/>
        </w:rPr>
        <w:t>of diapausing insects, causing them to deplete stored energy before environmental conditions become favorable</w:t>
      </w:r>
      <w:r w:rsidR="000E1D1C" w:rsidRPr="006F5AD1">
        <w:rPr>
          <w:color w:val="000000" w:themeColor="text1"/>
        </w:rPr>
        <w:t xml:space="preserve">, </w:t>
      </w:r>
      <w:r w:rsidR="00702570" w:rsidRPr="006F5AD1">
        <w:rPr>
          <w:color w:val="000000" w:themeColor="text1"/>
        </w:rPr>
        <w:t>and this could lead to</w:t>
      </w:r>
      <w:r w:rsidRPr="006F5AD1">
        <w:rPr>
          <w:color w:val="000000" w:themeColor="text1"/>
        </w:rPr>
        <w:t xml:space="preserve"> mortality. Surviving diapause with reduced resources could </w:t>
      </w:r>
      <w:r w:rsidR="007F477F" w:rsidRPr="006F5AD1">
        <w:rPr>
          <w:color w:val="000000" w:themeColor="text1"/>
        </w:rPr>
        <w:t xml:space="preserve">also </w:t>
      </w:r>
      <w:r w:rsidR="00101994" w:rsidRPr="006F5AD1">
        <w:rPr>
          <w:color w:val="000000" w:themeColor="text1"/>
        </w:rPr>
        <w:t>affect</w:t>
      </w:r>
      <w:r w:rsidRPr="006F5AD1">
        <w:rPr>
          <w:color w:val="000000" w:themeColor="text1"/>
        </w:rPr>
        <w:t xml:space="preserve"> </w:t>
      </w:r>
      <w:r w:rsidR="007F477F" w:rsidRPr="006F5AD1">
        <w:rPr>
          <w:color w:val="000000" w:themeColor="text1"/>
        </w:rPr>
        <w:t xml:space="preserve">the performance of </w:t>
      </w:r>
      <w:r w:rsidR="00101994" w:rsidRPr="006F5AD1">
        <w:rPr>
          <w:color w:val="000000" w:themeColor="text1"/>
        </w:rPr>
        <w:t>insects</w:t>
      </w:r>
      <w:r w:rsidR="000E1D1C" w:rsidRPr="006F5AD1">
        <w:rPr>
          <w:color w:val="000000" w:themeColor="text1"/>
        </w:rPr>
        <w:t xml:space="preserve"> after </w:t>
      </w:r>
      <w:r w:rsidRPr="006F5AD1">
        <w:rPr>
          <w:color w:val="000000" w:themeColor="text1"/>
        </w:rPr>
        <w:t>diapause</w:t>
      </w:r>
      <w:r w:rsidR="00101994" w:rsidRPr="006F5AD1">
        <w:rPr>
          <w:color w:val="000000" w:themeColor="text1"/>
        </w:rPr>
        <w:t xml:space="preserve">, </w:t>
      </w:r>
      <w:r w:rsidRPr="006F5AD1">
        <w:rPr>
          <w:color w:val="000000" w:themeColor="text1"/>
        </w:rPr>
        <w:t>limit</w:t>
      </w:r>
      <w:r w:rsidR="00101994" w:rsidRPr="006F5AD1">
        <w:rPr>
          <w:color w:val="000000" w:themeColor="text1"/>
        </w:rPr>
        <w:t>ing</w:t>
      </w:r>
      <w:r w:rsidRPr="006F5AD1">
        <w:rPr>
          <w:color w:val="000000" w:themeColor="text1"/>
        </w:rPr>
        <w:t xml:space="preserve"> critical functions like dispersal, mating, and </w:t>
      </w:r>
      <w:r w:rsidR="00702570" w:rsidRPr="006F5AD1">
        <w:rPr>
          <w:color w:val="000000" w:themeColor="text1"/>
        </w:rPr>
        <w:t>fecundity</w:t>
      </w:r>
      <w:r w:rsidRPr="006F5AD1">
        <w:rPr>
          <w:color w:val="000000" w:themeColor="text1"/>
        </w:rPr>
        <w:t xml:space="preserve">. </w:t>
      </w:r>
    </w:p>
    <w:p w14:paraId="642F931F" w14:textId="77777777" w:rsidR="004F09C9" w:rsidRPr="006F5AD1" w:rsidRDefault="004F09C9" w:rsidP="00DD43B4">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sidRPr="006F5AD1">
        <w:rPr>
          <w:color w:val="000000" w:themeColor="text1"/>
        </w:rPr>
        <w:t xml:space="preserve"> conditions in some sites</w:t>
      </w:r>
      <w:r w:rsidRPr="006F5AD1">
        <w:rPr>
          <w:color w:val="000000" w:themeColor="text1"/>
        </w:rPr>
        <w:t xml:space="preserve">, however each strain expresses a </w:t>
      </w:r>
      <w:r w:rsidR="000E1D1C" w:rsidRPr="006F5AD1">
        <w:rPr>
          <w:color w:val="000000" w:themeColor="text1"/>
        </w:rPr>
        <w:t xml:space="preserve">different </w:t>
      </w:r>
      <w:r w:rsidRPr="006F5AD1">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102C0ABE" w14:textId="77777777" w:rsidR="004F09C9" w:rsidRPr="006F5AD1" w:rsidRDefault="004F09C9" w:rsidP="00DD43B4">
      <w:pPr>
        <w:spacing w:line="480" w:lineRule="auto"/>
        <w:ind w:left="-15" w:right="165" w:firstLine="468"/>
        <w:rPr>
          <w:color w:val="000000" w:themeColor="text1"/>
        </w:rPr>
      </w:pPr>
      <w:r w:rsidRPr="006F5AD1">
        <w:rPr>
          <w:color w:val="000000" w:themeColor="text1"/>
        </w:rPr>
        <w:t>European corn borers with the short-diapause genotype could provide an example of how climate</w:t>
      </w:r>
      <w:r w:rsidR="000D6E6E" w:rsidRPr="006F5AD1">
        <w:rPr>
          <w:color w:val="000000" w:themeColor="text1"/>
        </w:rPr>
        <w:t xml:space="preserve"> change</w:t>
      </w:r>
      <w:r w:rsidRPr="006F5AD1">
        <w:rPr>
          <w:color w:val="000000" w:themeColor="text1"/>
        </w:rPr>
        <w:t xml:space="preserve"> might negatively impact insect populations</w:t>
      </w:r>
      <w:r w:rsidR="000D6E6E" w:rsidRPr="006F5AD1">
        <w:rPr>
          <w:color w:val="000000" w:themeColor="text1"/>
        </w:rPr>
        <w:t xml:space="preserve">. </w:t>
      </w:r>
      <w:r w:rsidR="00DC6259" w:rsidRPr="006F5AD1">
        <w:rPr>
          <w:color w:val="000000" w:themeColor="text1"/>
        </w:rPr>
        <w:t>Because warmer temperatures are increase metabolic activity in insects, climate change for larvae with the</w:t>
      </w:r>
      <w:r w:rsidR="000D6E6E" w:rsidRPr="006F5AD1">
        <w:rPr>
          <w:color w:val="000000" w:themeColor="text1"/>
        </w:rPr>
        <w:t xml:space="preserve"> short-diapause genotype </w:t>
      </w:r>
      <w:r w:rsidR="00DC6259" w:rsidRPr="006F5AD1">
        <w:rPr>
          <w:color w:val="000000" w:themeColor="text1"/>
        </w:rPr>
        <w:t xml:space="preserve">may deplete </w:t>
      </w:r>
      <w:r w:rsidR="000D6E6E" w:rsidRPr="006F5AD1">
        <w:rPr>
          <w:color w:val="000000" w:themeColor="text1"/>
        </w:rPr>
        <w:t>their</w:t>
      </w:r>
      <w:r w:rsidRPr="006F5AD1">
        <w:rPr>
          <w:color w:val="000000" w:themeColor="text1"/>
        </w:rPr>
        <w:t xml:space="preserve"> nutrient stores prematurely</w:t>
      </w:r>
      <w:r w:rsidR="000E1D1C" w:rsidRPr="006F5AD1">
        <w:rPr>
          <w:color w:val="000000" w:themeColor="text1"/>
        </w:rPr>
        <w:t>,</w:t>
      </w:r>
      <w:r w:rsidR="000D6E6E" w:rsidRPr="006F5AD1">
        <w:rPr>
          <w:color w:val="000000" w:themeColor="text1"/>
        </w:rPr>
        <w:t xml:space="preserve"> </w:t>
      </w:r>
      <w:r w:rsidR="007F477F" w:rsidRPr="006F5AD1">
        <w:rPr>
          <w:color w:val="000000" w:themeColor="text1"/>
        </w:rPr>
        <w:t xml:space="preserve">causing diapausing larvae to </w:t>
      </w:r>
      <w:r w:rsidR="000D6E6E" w:rsidRPr="006F5AD1">
        <w:rPr>
          <w:color w:val="000000" w:themeColor="text1"/>
        </w:rPr>
        <w:t>exit diapause early and be exposed to unfavorable seasonal stress</w:t>
      </w:r>
      <w:r w:rsidRPr="006F5AD1">
        <w:rPr>
          <w:color w:val="000000" w:themeColor="text1"/>
        </w:rPr>
        <w:t xml:space="preserve">. </w:t>
      </w:r>
      <w:r w:rsidR="00702570" w:rsidRPr="006F5AD1">
        <w:rPr>
          <w:color w:val="000000" w:themeColor="text1"/>
        </w:rPr>
        <w:t>T</w:t>
      </w:r>
      <w:r w:rsidRPr="006F5AD1">
        <w:rPr>
          <w:color w:val="000000" w:themeColor="text1"/>
        </w:rPr>
        <w:t xml:space="preserve">he effects of climate change could also be positive for some insects. If the effects of warmer diapause temperatures can be mitigated by larger nutrient stores, then insects that utilize </w:t>
      </w:r>
      <w:r w:rsidR="00101994" w:rsidRPr="006F5AD1">
        <w:rPr>
          <w:color w:val="000000" w:themeColor="text1"/>
        </w:rPr>
        <w:t xml:space="preserve">a </w:t>
      </w:r>
      <w:r w:rsidRPr="006F5AD1">
        <w:rPr>
          <w:color w:val="000000" w:themeColor="text1"/>
        </w:rPr>
        <w:t>strategy</w:t>
      </w:r>
      <w:r w:rsidR="00101994" w:rsidRPr="006F5AD1">
        <w:rPr>
          <w:color w:val="000000" w:themeColor="text1"/>
        </w:rPr>
        <w:t xml:space="preserve"> of storing more nutrients </w:t>
      </w:r>
      <w:r w:rsidR="00725EDF" w:rsidRPr="006F5AD1">
        <w:rPr>
          <w:color w:val="000000" w:themeColor="text1"/>
        </w:rPr>
        <w:t xml:space="preserve">ahead of </w:t>
      </w:r>
      <w:r w:rsidR="00101994" w:rsidRPr="006F5AD1">
        <w:rPr>
          <w:color w:val="000000" w:themeColor="text1"/>
        </w:rPr>
        <w:t>diapause</w:t>
      </w:r>
      <w:r w:rsidR="007F477F" w:rsidRPr="006F5AD1">
        <w:rPr>
          <w:color w:val="000000" w:themeColor="text1"/>
        </w:rPr>
        <w:t xml:space="preserve"> may thrive</w:t>
      </w:r>
      <w:r w:rsidR="00101994" w:rsidRPr="006F5AD1">
        <w:rPr>
          <w:color w:val="000000" w:themeColor="text1"/>
        </w:rPr>
        <w:t>,</w:t>
      </w:r>
      <w:r w:rsidRPr="006F5AD1">
        <w:rPr>
          <w:color w:val="000000" w:themeColor="text1"/>
        </w:rPr>
        <w:t xml:space="preserve"> like long-diapause </w:t>
      </w:r>
      <w:r w:rsidR="007F477F" w:rsidRPr="006F5AD1">
        <w:rPr>
          <w:color w:val="000000" w:themeColor="text1"/>
        </w:rPr>
        <w:t xml:space="preserve">genotype </w:t>
      </w:r>
      <w:r w:rsidRPr="006F5AD1">
        <w:rPr>
          <w:color w:val="000000" w:themeColor="text1"/>
        </w:rPr>
        <w:t xml:space="preserve">European corn borers. </w:t>
      </w:r>
    </w:p>
    <w:p w14:paraId="04A4E5E1" w14:textId="77777777" w:rsidR="00643F52" w:rsidRPr="006F5AD1" w:rsidRDefault="004F09C9" w:rsidP="005A5F4B">
      <w:pPr>
        <w:spacing w:line="480" w:lineRule="auto"/>
        <w:ind w:left="-15" w:right="165" w:firstLine="468"/>
        <w:rPr>
          <w:color w:val="000000" w:themeColor="text1"/>
        </w:rPr>
      </w:pPr>
      <w:r w:rsidRPr="006F5AD1">
        <w:rPr>
          <w:color w:val="000000" w:themeColor="text1"/>
        </w:rPr>
        <w:t>Warmer fall temperatures experienced by the two strains of European corn</w:t>
      </w:r>
      <w:r w:rsidR="00DC6259" w:rsidRPr="006F5AD1">
        <w:rPr>
          <w:color w:val="000000" w:themeColor="text1"/>
        </w:rPr>
        <w:t xml:space="preserve"> borers</w:t>
      </w:r>
      <w:r w:rsidRPr="006F5AD1">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 xml:space="preserve">of diapause compared to larvae with the short-diapause genotype. </w:t>
      </w:r>
      <w:r w:rsidR="000E1D1C" w:rsidRPr="006F5AD1">
        <w:rPr>
          <w:color w:val="000000" w:themeColor="text1"/>
        </w:rPr>
        <w:t xml:space="preserve">I did not detect a difference between the two strains in </w:t>
      </w:r>
      <w:r w:rsidRPr="006F5AD1">
        <w:rPr>
          <w:color w:val="000000" w:themeColor="text1"/>
        </w:rPr>
        <w:t>the rate of lipid depletion during diapause.</w:t>
      </w:r>
    </w:p>
    <w:p w14:paraId="4513ADD2" w14:textId="77777777" w:rsidR="007F6A28" w:rsidRPr="006F5AD1" w:rsidRDefault="007F6A28">
      <w:pPr>
        <w:ind w:left="-15" w:right="165" w:firstLine="468"/>
        <w:rPr>
          <w:color w:val="000000" w:themeColor="text1"/>
        </w:rPr>
      </w:pPr>
    </w:p>
    <w:p w14:paraId="1F003D43" w14:textId="77777777" w:rsidR="006F58EA" w:rsidRPr="006F5AD1" w:rsidRDefault="00D27C9E">
      <w:pPr>
        <w:tabs>
          <w:tab w:val="center" w:pos="4059"/>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673B035C" w14:textId="77777777" w:rsidR="006F58EA" w:rsidRPr="006F5AD1" w:rsidRDefault="00D27C9E">
      <w:pPr>
        <w:tabs>
          <w:tab w:val="center" w:pos="1712"/>
        </w:tabs>
        <w:spacing w:after="212" w:line="253" w:lineRule="auto"/>
        <w:ind w:left="-15" w:firstLine="0"/>
        <w:rPr>
          <w:color w:val="000000" w:themeColor="text1"/>
        </w:rPr>
      </w:pPr>
      <w:r w:rsidRPr="006F5AD1">
        <w:rPr>
          <w:color w:val="000000" w:themeColor="text1"/>
        </w:rPr>
        <w:t>3.2.1</w:t>
      </w:r>
      <w:r w:rsidRPr="006F5AD1">
        <w:rPr>
          <w:color w:val="000000" w:themeColor="text1"/>
        </w:rPr>
        <w:tab/>
        <w:t>General Rearing</w:t>
      </w:r>
    </w:p>
    <w:p w14:paraId="5DFCE053" w14:textId="77777777" w:rsidR="00DD43B4" w:rsidRPr="006F5AD1" w:rsidRDefault="00DD43B4" w:rsidP="00DD43B4">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sidRPr="006F5AD1">
        <w:rPr>
          <w:rFonts w:asciiTheme="minorHAnsi" w:eastAsiaTheme="minorEastAsia" w:hAnsiTheme="minorHAnsi" w:cstheme="minorHAnsi"/>
          <w:bCs/>
          <w:szCs w:val="24"/>
        </w:rPr>
        <w:t xml:space="preserve">State </w:t>
      </w:r>
      <w:r w:rsidRPr="006F5AD1">
        <w:rPr>
          <w:rFonts w:asciiTheme="minorHAnsi" w:eastAsiaTheme="minorEastAsia" w:hAnsiTheme="minorHAnsi" w:cstheme="minorHAnsi"/>
          <w:bCs/>
          <w:szCs w:val="24"/>
        </w:rPr>
        <w:t>prior to 2015 and kept as separate colonies</w:t>
      </w:r>
      <w:r w:rsidR="00DA3145" w:rsidRPr="006F5AD1">
        <w:rPr>
          <w:rFonts w:asciiTheme="minorHAnsi" w:eastAsiaTheme="minorEastAsia" w:hAnsiTheme="minorHAnsi" w:cstheme="minorHAnsi"/>
          <w:bCs/>
          <w:szCs w:val="24"/>
        </w:rPr>
        <w:t xml:space="preserve"> (Wadsworth et al.</w:t>
      </w:r>
      <w:r w:rsidR="001600C3" w:rsidRPr="006F5AD1">
        <w:rPr>
          <w:rFonts w:asciiTheme="minorHAnsi" w:eastAsiaTheme="minorEastAsia" w:hAnsiTheme="minorHAnsi" w:cstheme="minorHAnsi"/>
          <w:bCs/>
          <w:szCs w:val="24"/>
        </w:rPr>
        <w:t xml:space="preserve">, </w:t>
      </w:r>
      <w:r w:rsidR="00DA3145" w:rsidRPr="006F5AD1">
        <w:rPr>
          <w:rFonts w:asciiTheme="minorHAnsi" w:eastAsiaTheme="minorEastAsia" w:hAnsiTheme="minorHAnsi" w:cstheme="minorHAnsi"/>
          <w:bCs/>
          <w:szCs w:val="24"/>
        </w:rPr>
        <w:t>2005)</w:t>
      </w:r>
      <w:r w:rsidRPr="006F5AD1">
        <w:rPr>
          <w:rFonts w:asciiTheme="minorHAnsi" w:eastAsiaTheme="minorEastAsia" w:hAnsiTheme="minorHAnsi" w:cstheme="minorHAnsi"/>
          <w:bCs/>
          <w:szCs w:val="24"/>
        </w:rPr>
        <w:t xml:space="preserve">.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This gene codes for an important enzyme involved in determining the female sex-pheromone </w:t>
      </w:r>
      <w:r w:rsidR="00A13F24" w:rsidRPr="006F5AD1">
        <w:rPr>
          <w:rFonts w:asciiTheme="minorHAnsi" w:eastAsiaTheme="minorEastAsia" w:hAnsiTheme="minorHAnsi" w:cstheme="minorHAnsi"/>
          <w:bCs/>
          <w:szCs w:val="24"/>
        </w:rPr>
        <w:t>blend and</w:t>
      </w:r>
      <w:r w:rsidRPr="006F5AD1">
        <w:rPr>
          <w:rFonts w:asciiTheme="minorHAnsi" w:eastAsiaTheme="minorEastAsia" w:hAnsiTheme="minorHAnsi" w:cstheme="minorHAnsi"/>
          <w:bCs/>
          <w:szCs w:val="24"/>
        </w:rPr>
        <w:t xml:space="preserve">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w:t>
      </w:r>
      <w:r w:rsidR="00101994" w:rsidRPr="006F5AD1">
        <w:rPr>
          <w:rFonts w:asciiTheme="minorHAnsi" w:eastAsiaTheme="minorEastAsia" w:hAnsiTheme="minorHAnsi" w:cstheme="minorHAnsi"/>
          <w:bCs/>
          <w:szCs w:val="24"/>
        </w:rPr>
        <w:t>Z-</w:t>
      </w:r>
      <w:r w:rsidRPr="006F5AD1">
        <w:rPr>
          <w:rFonts w:asciiTheme="minorHAnsi" w:eastAsiaTheme="minorEastAsia" w:hAnsiTheme="minorHAnsi" w:cstheme="minorHAnsi"/>
          <w:bCs/>
          <w:szCs w:val="24"/>
        </w:rPr>
        <w:t>strain</w:t>
      </w:r>
      <w:r w:rsidR="00A13F24" w:rsidRPr="006F5AD1">
        <w:rPr>
          <w:rFonts w:asciiTheme="minorHAnsi" w:eastAsiaTheme="minorEastAsia" w:hAnsiTheme="minorHAnsi" w:cstheme="minorHAnsi"/>
          <w:bCs/>
          <w:szCs w:val="24"/>
        </w:rPr>
        <w:t xml:space="preserve"> larvae</w:t>
      </w:r>
      <w:r w:rsidRPr="006F5AD1">
        <w:rPr>
          <w:rFonts w:asciiTheme="minorHAnsi" w:eastAsiaTheme="minorEastAsia" w:hAnsiTheme="minorHAnsi" w:cstheme="minorHAnsi"/>
          <w:bCs/>
          <w:szCs w:val="24"/>
        </w:rPr>
        <w:t xml:space="preserv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w:t>
      </w:r>
      <w:r w:rsidR="00725EDF" w:rsidRPr="006F5AD1">
        <w:rPr>
          <w:rFonts w:asciiTheme="minorHAnsi" w:eastAsiaTheme="minorEastAsia" w:hAnsiTheme="minorHAnsi" w:cstheme="minorHAnsi"/>
          <w:bCs/>
          <w:szCs w:val="24"/>
        </w:rPr>
        <w:t xml:space="preserve"> the</w:t>
      </w:r>
      <w:r w:rsidRPr="006F5AD1">
        <w:rPr>
          <w:rFonts w:asciiTheme="minorHAnsi" w:eastAsiaTheme="minorEastAsia" w:hAnsiTheme="minorHAnsi" w:cstheme="minorHAnsi"/>
          <w:bCs/>
          <w:szCs w:val="24"/>
        </w:rPr>
        <w:t xml:space="preserve"> E</w:t>
      </w:r>
      <w:r w:rsidR="00A13F24"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strain larvae, and each allele produces a distinct pheromone blend</w:t>
      </w:r>
      <w:r w:rsidR="00DA3145" w:rsidRPr="006F5AD1">
        <w:rPr>
          <w:rFonts w:asciiTheme="minorHAnsi" w:eastAsiaTheme="minorEastAsia" w:hAnsiTheme="minorHAnsi" w:cstheme="minorHAnsi"/>
          <w:bCs/>
          <w:szCs w:val="24"/>
        </w:rPr>
        <w:t xml:space="preserve"> (Lassance et al.</w:t>
      </w:r>
      <w:r w:rsidR="001600C3" w:rsidRPr="006F5AD1">
        <w:rPr>
          <w:rFonts w:asciiTheme="minorHAnsi" w:eastAsiaTheme="minorEastAsia" w:hAnsiTheme="minorHAnsi" w:cstheme="minorHAnsi"/>
          <w:bCs/>
          <w:szCs w:val="24"/>
        </w:rPr>
        <w:t>,</w:t>
      </w:r>
      <w:r w:rsidR="00DA3145" w:rsidRPr="006F5AD1">
        <w:rPr>
          <w:rFonts w:asciiTheme="minorHAnsi" w:eastAsiaTheme="minorEastAsia" w:hAnsiTheme="minorHAnsi" w:cstheme="minorHAnsi"/>
          <w:bCs/>
          <w:szCs w:val="24"/>
        </w:rPr>
        <w:t xml:space="preserve"> 2010).</w:t>
      </w:r>
      <w:r w:rsidRPr="006F5AD1">
        <w:rPr>
          <w:rFonts w:asciiTheme="minorHAnsi" w:eastAsiaTheme="minorEastAsia" w:hAnsiTheme="minorHAnsi" w:cstheme="minorHAnsi"/>
          <w:bCs/>
          <w:szCs w:val="24"/>
        </w:rPr>
        <w:t xml:space="preserve">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4936AC50" w14:textId="77777777" w:rsidR="007F6A28" w:rsidRPr="006F5AD1" w:rsidRDefault="00DD43B4" w:rsidP="00643F52">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w:t>
      </w:r>
      <w:r w:rsidR="000E1D1C" w:rsidRPr="006F5AD1">
        <w:rPr>
          <w:rFonts w:asciiTheme="minorHAnsi" w:eastAsiaTheme="minorEastAsia" w:hAnsiTheme="minorHAnsi" w:cstheme="minorHAnsi"/>
          <w:bCs/>
          <w:szCs w:val="24"/>
        </w:rPr>
        <w:t>,</w:t>
      </w:r>
      <w:r w:rsidRPr="006F5AD1">
        <w:rPr>
          <w:rFonts w:asciiTheme="minorHAnsi" w:eastAsiaTheme="minorEastAsia" w:hAnsiTheme="minorHAnsi" w:cstheme="minorHAnsi"/>
          <w:bCs/>
          <w:szCs w:val="24"/>
        </w:rPr>
        <w:t xml:space="preserve">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or the non-diapause treatment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Larvae from each biological cohort were reared together in </w:t>
      </w:r>
      <w:r w:rsidRPr="006F5AD1">
        <w:rPr>
          <w:rFonts w:asciiTheme="minorHAnsi" w:eastAsiaTheme="minorEastAsia" w:hAnsiTheme="minorHAnsi" w:cstheme="minorHAnsi"/>
          <w:bCs/>
          <w:szCs w:val="24"/>
        </w:rPr>
        <w:lastRenderedPageBreak/>
        <w:t xml:space="preserve">groups and provided artificial European corn borer (ECB) diet ad libitum (Frontier Agricultural Sciences, Newark, DE, Product F9478B). </w:t>
      </w:r>
      <w:r w:rsidR="000E1D1C" w:rsidRPr="006F5AD1">
        <w:rPr>
          <w:rFonts w:asciiTheme="minorHAnsi" w:eastAsiaTheme="minorEastAsia" w:hAnsiTheme="minorHAnsi" w:cstheme="minorHAnsi"/>
          <w:bCs/>
          <w:szCs w:val="24"/>
        </w:rPr>
        <w:t xml:space="preserve">When </w:t>
      </w:r>
      <w:r w:rsidRPr="006F5AD1">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17D62EF" w14:textId="77777777" w:rsidR="00643F52" w:rsidRPr="006F5AD1" w:rsidRDefault="00643F52" w:rsidP="00643F52">
      <w:pPr>
        <w:spacing w:after="160" w:line="480" w:lineRule="auto"/>
        <w:ind w:firstLine="720"/>
        <w:rPr>
          <w:rFonts w:asciiTheme="minorHAnsi" w:eastAsiaTheme="minorEastAsia" w:hAnsiTheme="minorHAnsi" w:cstheme="minorHAnsi"/>
          <w:bCs/>
          <w:szCs w:val="24"/>
        </w:rPr>
      </w:pPr>
    </w:p>
    <w:p w14:paraId="52495DEA" w14:textId="77777777" w:rsidR="006F58EA" w:rsidRPr="006F5AD1" w:rsidRDefault="00D27C9E">
      <w:pPr>
        <w:spacing w:after="187" w:line="253"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00DD43B4" w:rsidRPr="006F5AD1">
        <w:rPr>
          <w:iCs/>
          <w:color w:val="000000" w:themeColor="text1"/>
          <w:lang w:val="en"/>
        </w:rPr>
        <w:t>Estimating the Onset of Diapause and Using Metabolic Activity to Classify the Intensity of Diapause</w:t>
      </w:r>
      <w:r w:rsidR="007F477F" w:rsidRPr="006F5AD1">
        <w:rPr>
          <w:iCs/>
          <w:color w:val="000000" w:themeColor="text1"/>
          <w:lang w:val="en"/>
        </w:rPr>
        <w:t>-</w:t>
      </w:r>
      <w:r w:rsidR="00DD43B4" w:rsidRPr="006F5AD1">
        <w:rPr>
          <w:iCs/>
          <w:color w:val="000000" w:themeColor="text1"/>
          <w:lang w:val="en"/>
        </w:rPr>
        <w:t>Programmed Larvae</w:t>
      </w:r>
    </w:p>
    <w:p w14:paraId="63A4B3D8"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w:t>
      </w:r>
      <w:r w:rsidR="00C82911" w:rsidRPr="006F5AD1">
        <w:rPr>
          <w:color w:val="000000" w:themeColor="text1"/>
          <w:lang w:val="en"/>
        </w:rPr>
        <w:t>inducing</w:t>
      </w:r>
      <w:r w:rsidRPr="006F5AD1">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sidRPr="006F5AD1">
        <w:rPr>
          <w:color w:val="000000" w:themeColor="text1"/>
          <w:lang w:val="en"/>
        </w:rPr>
        <w:t>-</w:t>
      </w:r>
      <w:r w:rsidRPr="006F5AD1">
        <w:rPr>
          <w:color w:val="000000" w:themeColor="text1"/>
          <w:lang w:val="en"/>
        </w:rPr>
        <w:t>programmed larvae that pupated after the estimated onset of diapause but before the end of the 40-day trial were classified as shallow</w:t>
      </w:r>
      <w:r w:rsidR="007F477F" w:rsidRPr="006F5AD1">
        <w:rPr>
          <w:color w:val="000000" w:themeColor="text1"/>
          <w:lang w:val="en"/>
        </w:rPr>
        <w:t>-</w:t>
      </w:r>
      <w:r w:rsidRPr="006F5AD1">
        <w:rPr>
          <w:color w:val="000000" w:themeColor="text1"/>
          <w:lang w:val="en"/>
        </w:rPr>
        <w:t xml:space="preserve">diapause </w:t>
      </w:r>
      <w:r w:rsidR="007F477F" w:rsidRPr="006F5AD1">
        <w:rPr>
          <w:color w:val="000000" w:themeColor="text1"/>
          <w:lang w:val="en"/>
        </w:rPr>
        <w:t>larvae</w:t>
      </w:r>
      <w:r w:rsidRPr="006F5AD1">
        <w:rPr>
          <w:color w:val="000000" w:themeColor="text1"/>
          <w:lang w:val="en"/>
        </w:rPr>
        <w:t>, and larvae that did not pupate during the 40-day trial were classified as deep</w:t>
      </w:r>
      <w:r w:rsidR="007F477F" w:rsidRPr="006F5AD1">
        <w:rPr>
          <w:color w:val="000000" w:themeColor="text1"/>
          <w:lang w:val="en"/>
        </w:rPr>
        <w:t>-</w:t>
      </w:r>
      <w:r w:rsidRPr="006F5AD1">
        <w:rPr>
          <w:color w:val="000000" w:themeColor="text1"/>
          <w:lang w:val="en"/>
        </w:rPr>
        <w:t xml:space="preserve">diapause larvae. </w:t>
      </w:r>
      <w:r w:rsidRPr="006F5AD1">
        <w:rPr>
          <w:color w:val="000000" w:themeColor="text1"/>
        </w:rPr>
        <w:t xml:space="preserve"> </w:t>
      </w:r>
    </w:p>
    <w:p w14:paraId="40945D81"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(Air-Tite, Virginia Beach, VA., product AL5) fitted with a three</w:t>
      </w:r>
      <w:r w:rsidR="00725EDF" w:rsidRPr="006F5AD1">
        <w:rPr>
          <w:color w:val="000000" w:themeColor="text1"/>
          <w:lang w:val="en"/>
        </w:rPr>
        <w:t>-</w:t>
      </w:r>
      <w:r w:rsidRPr="006F5AD1">
        <w:rPr>
          <w:color w:val="000000" w:themeColor="text1"/>
          <w:lang w:val="en"/>
        </w:rPr>
        <w:t>position stopcock. A single larva was placed into a chamber</w:t>
      </w:r>
      <w:r w:rsidR="00A13F24" w:rsidRPr="006F5AD1">
        <w:rPr>
          <w:color w:val="000000" w:themeColor="text1"/>
          <w:lang w:val="en"/>
        </w:rPr>
        <w:t xml:space="preserve"> filled with CO</w:t>
      </w:r>
      <w:r w:rsidR="00A13F24" w:rsidRPr="006F5AD1">
        <w:rPr>
          <w:color w:val="000000" w:themeColor="text1"/>
          <w:vertAlign w:val="subscript"/>
          <w:lang w:val="en"/>
        </w:rPr>
        <w:t xml:space="preserve">2 </w:t>
      </w:r>
      <w:r w:rsidR="00A13F24" w:rsidRPr="006F5AD1">
        <w:rPr>
          <w:color w:val="000000" w:themeColor="text1"/>
          <w:lang w:val="en"/>
        </w:rPr>
        <w:t>-free air. To remove CO</w:t>
      </w:r>
      <w:r w:rsidR="00A13F24" w:rsidRPr="006F5AD1">
        <w:rPr>
          <w:color w:val="000000" w:themeColor="text1"/>
          <w:vertAlign w:val="subscript"/>
          <w:lang w:val="en"/>
        </w:rPr>
        <w:t>2</w:t>
      </w:r>
      <w:r w:rsidR="00A13F24" w:rsidRPr="006F5AD1">
        <w:rPr>
          <w:color w:val="000000" w:themeColor="text1"/>
          <w:lang w:val="en"/>
        </w:rPr>
        <w:t>, a</w:t>
      </w:r>
      <w:r w:rsidRPr="006F5AD1">
        <w:rPr>
          <w:color w:val="000000" w:themeColor="text1"/>
          <w:lang w:val="en"/>
        </w:rPr>
        <w:t>tmospheric air was</w:t>
      </w:r>
      <w:r w:rsidR="00A13F24" w:rsidRPr="006F5AD1">
        <w:rPr>
          <w:color w:val="000000" w:themeColor="text1"/>
          <w:lang w:val="en"/>
        </w:rPr>
        <w:t xml:space="preserve"> pumped through a column of </w:t>
      </w:r>
      <w:r w:rsidR="001011C2" w:rsidRPr="006F5AD1">
        <w:rPr>
          <w:color w:val="000000" w:themeColor="text1"/>
          <w:lang w:val="en"/>
        </w:rPr>
        <w:t>D</w:t>
      </w:r>
      <w:r w:rsidR="00A13F24" w:rsidRPr="006F5AD1">
        <w:rPr>
          <w:color w:val="000000" w:themeColor="text1"/>
          <w:lang w:val="en"/>
        </w:rPr>
        <w:t>rierite</w:t>
      </w:r>
      <w:r w:rsidR="001011C2" w:rsidRPr="006F5AD1">
        <w:rPr>
          <w:color w:val="000000" w:themeColor="text1"/>
          <w:lang w:val="en"/>
        </w:rPr>
        <w:t xml:space="preserve"> (W.A. Hammond Drierite, Xena, OH., stock 24025)</w:t>
      </w:r>
      <w:r w:rsidR="00A13F24" w:rsidRPr="006F5AD1">
        <w:rPr>
          <w:color w:val="000000" w:themeColor="text1"/>
          <w:lang w:val="en"/>
        </w:rPr>
        <w:t xml:space="preserve"> to absorb moisture from the airstream and a column of </w:t>
      </w:r>
      <w:r w:rsidR="001011C2" w:rsidRPr="006F5AD1">
        <w:rPr>
          <w:color w:val="000000" w:themeColor="text1"/>
          <w:lang w:val="en"/>
        </w:rPr>
        <w:t>A</w:t>
      </w:r>
      <w:r w:rsidR="00A13F24" w:rsidRPr="006F5AD1">
        <w:rPr>
          <w:color w:val="000000" w:themeColor="text1"/>
          <w:lang w:val="en"/>
        </w:rPr>
        <w:t>scarite</w:t>
      </w:r>
      <w:r w:rsidR="001011C2" w:rsidRPr="006F5AD1">
        <w:rPr>
          <w:color w:val="000000" w:themeColor="text1"/>
          <w:lang w:val="en"/>
        </w:rPr>
        <w:t xml:space="preserve"> (</w:t>
      </w:r>
      <w:r w:rsidR="000472C3" w:rsidRPr="006F5AD1">
        <w:rPr>
          <w:color w:val="000000" w:themeColor="text1"/>
          <w:lang w:val="en"/>
        </w:rPr>
        <w:t>Fisher Scientific</w:t>
      </w:r>
      <w:r w:rsidR="001011C2" w:rsidRPr="006F5AD1">
        <w:rPr>
          <w:color w:val="000000" w:themeColor="text1"/>
          <w:lang w:val="en"/>
        </w:rPr>
        <w:t xml:space="preserve">, </w:t>
      </w:r>
      <w:r w:rsidR="000472C3" w:rsidRPr="006F5AD1">
        <w:rPr>
          <w:color w:val="000000" w:themeColor="text1"/>
          <w:lang w:val="en"/>
        </w:rPr>
        <w:lastRenderedPageBreak/>
        <w:t xml:space="preserve">Waltman, WA., </w:t>
      </w:r>
      <w:r w:rsidR="000472C3" w:rsidRPr="006F5AD1">
        <w:t>catalog AC208081000</w:t>
      </w:r>
      <w:r w:rsidR="001011C2" w:rsidRPr="006F5AD1">
        <w:rPr>
          <w:color w:val="000000" w:themeColor="text1"/>
          <w:lang w:val="en"/>
        </w:rPr>
        <w:t>)</w:t>
      </w:r>
      <w:r w:rsidR="00A13F24" w:rsidRPr="006F5AD1">
        <w:rPr>
          <w:color w:val="000000" w:themeColor="text1"/>
          <w:lang w:val="en"/>
        </w:rPr>
        <w:t xml:space="preserve"> to remove CO</w:t>
      </w:r>
      <w:r w:rsidR="00A13F24" w:rsidRPr="006F5AD1">
        <w:rPr>
          <w:color w:val="000000" w:themeColor="text1"/>
          <w:vertAlign w:val="subscript"/>
          <w:lang w:val="en"/>
        </w:rPr>
        <w:t>2</w:t>
      </w:r>
      <w:r w:rsidR="00A13F24" w:rsidRPr="006F5AD1">
        <w:rPr>
          <w:color w:val="000000" w:themeColor="text1"/>
          <w:lang w:val="en"/>
        </w:rPr>
        <w:t>. The airstream was then</w:t>
      </w:r>
      <w:r w:rsidRPr="006F5AD1">
        <w:rPr>
          <w:color w:val="000000" w:themeColor="text1"/>
          <w:lang w:val="en"/>
        </w:rPr>
        <w:t xml:space="preserve"> bubbled through water with a pH of 4 to humidify the air. This CO</w:t>
      </w:r>
      <w:r w:rsidRPr="006F5AD1">
        <w:rPr>
          <w:color w:val="000000" w:themeColor="text1"/>
          <w:vertAlign w:val="subscript"/>
          <w:lang w:val="en"/>
        </w:rPr>
        <w:t>2</w:t>
      </w:r>
      <w:r w:rsidR="00E26727" w:rsidRPr="006F5AD1">
        <w:rPr>
          <w:color w:val="000000" w:themeColor="text1"/>
          <w:lang w:val="en"/>
        </w:rPr>
        <w:t>-</w:t>
      </w:r>
      <w:r w:rsidRPr="006F5AD1">
        <w:rPr>
          <w:color w:val="000000" w:themeColor="text1"/>
          <w:lang w:val="en"/>
        </w:rPr>
        <w:t>free air was then pumped into the respirometry chamber to replace the atmospheric air in the chamber</w:t>
      </w:r>
      <w:r w:rsidR="007F477F" w:rsidRPr="006F5AD1">
        <w:rPr>
          <w:color w:val="000000" w:themeColor="text1"/>
          <w:lang w:val="en"/>
        </w:rPr>
        <w:t>,</w:t>
      </w:r>
      <w:r w:rsidRPr="006F5AD1">
        <w:rPr>
          <w:color w:val="000000" w:themeColor="text1"/>
          <w:lang w:val="en"/>
        </w:rPr>
        <w:t xml:space="preserve"> and finally larvae </w:t>
      </w:r>
      <w:r w:rsidR="00725EDF" w:rsidRPr="006F5AD1">
        <w:rPr>
          <w:color w:val="000000" w:themeColor="text1"/>
          <w:lang w:val="en"/>
        </w:rPr>
        <w:t xml:space="preserve">were </w:t>
      </w:r>
      <w:r w:rsidRPr="006F5AD1">
        <w:rPr>
          <w:color w:val="000000" w:themeColor="text1"/>
          <w:lang w:val="en"/>
        </w:rPr>
        <w:t>sealed into</w:t>
      </w:r>
      <w:r w:rsidR="00725EDF" w:rsidRPr="006F5AD1">
        <w:rPr>
          <w:color w:val="000000" w:themeColor="text1"/>
          <w:lang w:val="en"/>
        </w:rPr>
        <w:t xml:space="preserve"> the</w:t>
      </w:r>
      <w:r w:rsidRPr="006F5AD1">
        <w:rPr>
          <w:color w:val="000000" w:themeColor="text1"/>
          <w:lang w:val="en"/>
        </w:rPr>
        <w:t xml:space="preserve"> CO</w:t>
      </w:r>
      <w:r w:rsidRPr="006F5AD1">
        <w:rPr>
          <w:color w:val="000000" w:themeColor="text1"/>
          <w:vertAlign w:val="subscript"/>
          <w:lang w:val="en"/>
        </w:rPr>
        <w:t xml:space="preserve">2 </w:t>
      </w:r>
      <w:r w:rsidR="00E26727" w:rsidRPr="006F5AD1">
        <w:rPr>
          <w:color w:val="000000" w:themeColor="text1"/>
          <w:lang w:val="en"/>
        </w:rPr>
        <w:t>-</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 xml:space="preserve">chamber. Larvae were then held in these chambers for approximately 1 hour </w:t>
      </w:r>
      <w:r w:rsidR="000472C3" w:rsidRPr="006F5AD1">
        <w:rPr>
          <w:color w:val="000000" w:themeColor="text1"/>
          <w:lang w:val="en"/>
        </w:rPr>
        <w:t xml:space="preserve">and </w:t>
      </w:r>
      <w:r w:rsidRPr="006F5AD1">
        <w:rPr>
          <w:color w:val="000000" w:themeColor="text1"/>
          <w:lang w:val="en"/>
        </w:rPr>
        <w:t>the exact hold time</w:t>
      </w:r>
      <w:r w:rsidR="000472C3" w:rsidRPr="006F5AD1">
        <w:rPr>
          <w:color w:val="000000" w:themeColor="text1"/>
          <w:lang w:val="en"/>
        </w:rPr>
        <w:t xml:space="preserve"> of</w:t>
      </w:r>
      <w:r w:rsidRPr="006F5AD1">
        <w:rPr>
          <w:color w:val="000000" w:themeColor="text1"/>
          <w:lang w:val="en"/>
        </w:rPr>
        <w:t xml:space="preserve"> each individual larvae </w:t>
      </w:r>
      <w:r w:rsidR="00C82911" w:rsidRPr="006F5AD1">
        <w:rPr>
          <w:color w:val="000000" w:themeColor="text1"/>
          <w:lang w:val="en"/>
        </w:rPr>
        <w:t xml:space="preserve">was </w:t>
      </w:r>
      <w:r w:rsidRPr="006F5AD1">
        <w:rPr>
          <w:color w:val="000000" w:themeColor="text1"/>
          <w:lang w:val="en"/>
        </w:rPr>
        <w:t>recorded. After the hold time elapsed, each sealed chamber was attached to a gas analyzer (Li-cor,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16D3F741" w14:textId="77777777" w:rsidR="007F6A28" w:rsidRPr="006F5AD1" w:rsidRDefault="007F6A28">
      <w:pPr>
        <w:ind w:left="-15" w:right="90" w:firstLine="468"/>
        <w:rPr>
          <w:color w:val="000000" w:themeColor="text1"/>
        </w:rPr>
      </w:pPr>
    </w:p>
    <w:p w14:paraId="5CC146D6" w14:textId="77777777" w:rsidR="006F58EA" w:rsidRPr="006F5AD1" w:rsidRDefault="00D27C9E" w:rsidP="00941D82">
      <w:pPr>
        <w:tabs>
          <w:tab w:val="left" w:pos="540"/>
          <w:tab w:val="left" w:pos="990"/>
          <w:tab w:val="center" w:pos="4712"/>
        </w:tabs>
        <w:spacing w:after="187" w:line="253" w:lineRule="auto"/>
        <w:ind w:left="-15" w:firstLine="0"/>
        <w:rPr>
          <w:color w:val="000000" w:themeColor="text1"/>
        </w:rPr>
      </w:pPr>
      <w:r w:rsidRPr="006F5AD1">
        <w:rPr>
          <w:color w:val="000000" w:themeColor="text1"/>
        </w:rPr>
        <w:t>3.2.3</w:t>
      </w:r>
      <w:r w:rsidRPr="006F5AD1">
        <w:rPr>
          <w:color w:val="000000" w:themeColor="text1"/>
        </w:rPr>
        <w:tab/>
      </w:r>
      <w:r w:rsidR="00E3519C" w:rsidRPr="006F5AD1">
        <w:rPr>
          <w:color w:val="000000" w:themeColor="text1"/>
        </w:rPr>
        <w:tab/>
      </w:r>
      <w:r w:rsidRPr="006F5AD1">
        <w:rPr>
          <w:color w:val="000000" w:themeColor="text1"/>
        </w:rPr>
        <w:t xml:space="preserve">Experiment 2: </w:t>
      </w:r>
      <w:r w:rsidR="00DD43B4" w:rsidRPr="006F5AD1">
        <w:rPr>
          <w:color w:val="000000" w:themeColor="text1"/>
        </w:rPr>
        <w:t xml:space="preserve">Estimating the Onset </w:t>
      </w:r>
      <w:r w:rsidR="000472C3" w:rsidRPr="006F5AD1">
        <w:rPr>
          <w:color w:val="000000" w:themeColor="text1"/>
        </w:rPr>
        <w:t>o</w:t>
      </w:r>
      <w:r w:rsidR="00DD43B4" w:rsidRPr="006F5AD1">
        <w:rPr>
          <w:color w:val="000000" w:themeColor="text1"/>
        </w:rPr>
        <w:t>f Wandering and Sampling Larvae for Lean Mass and Lipid Mass</w:t>
      </w:r>
    </w:p>
    <w:p w14:paraId="7DC771DB" w14:textId="77777777" w:rsidR="00DD43B4" w:rsidRPr="006F5AD1" w:rsidRDefault="00DD43B4" w:rsidP="00DD43B4">
      <w:pPr>
        <w:spacing w:line="480" w:lineRule="auto"/>
        <w:ind w:left="-15" w:right="90" w:firstLine="468"/>
        <w:rPr>
          <w:color w:val="000000" w:themeColor="text1"/>
          <w:lang w:val="en"/>
        </w:rPr>
      </w:pPr>
      <w:r w:rsidRPr="006F5AD1">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sidRPr="006F5AD1">
        <w:rPr>
          <w:color w:val="000000" w:themeColor="text1"/>
          <w:lang w:val="en"/>
        </w:rPr>
        <w:t xml:space="preserve"> </w:t>
      </w:r>
      <w:r w:rsidR="001B705E" w:rsidRPr="006F5AD1">
        <w:rPr>
          <w:color w:val="000000" w:themeColor="text1"/>
          <w:lang w:val="en"/>
        </w:rPr>
        <w:t>(</w:t>
      </w:r>
      <w:r w:rsidR="00DA3145" w:rsidRPr="006F5AD1">
        <w:rPr>
          <w:color w:val="000000" w:themeColor="text1"/>
          <w:lang w:val="en"/>
        </w:rPr>
        <w:t>Sakurai</w:t>
      </w:r>
      <w:r w:rsidR="001B705E" w:rsidRPr="006F5AD1">
        <w:rPr>
          <w:color w:val="000000" w:themeColor="text1"/>
          <w:lang w:val="en"/>
        </w:rPr>
        <w:t xml:space="preserve"> et al.</w:t>
      </w:r>
      <w:r w:rsidR="001600C3" w:rsidRPr="006F5AD1">
        <w:rPr>
          <w:color w:val="000000" w:themeColor="text1"/>
          <w:lang w:val="en"/>
        </w:rPr>
        <w:t>,</w:t>
      </w:r>
      <w:r w:rsidR="00DA3145" w:rsidRPr="006F5AD1">
        <w:rPr>
          <w:color w:val="000000" w:themeColor="text1"/>
          <w:lang w:val="en"/>
        </w:rPr>
        <w:t xml:space="preserve"> 1998</w:t>
      </w:r>
      <w:r w:rsidR="001B705E" w:rsidRPr="006F5AD1">
        <w:rPr>
          <w:color w:val="000000" w:themeColor="text1"/>
          <w:lang w:val="en"/>
        </w:rPr>
        <w:t>)</w:t>
      </w:r>
      <w:r w:rsidRPr="006F5AD1">
        <w:rPr>
          <w:color w:val="000000" w:themeColor="text1"/>
          <w:lang w:val="en"/>
        </w:rPr>
        <w:t xml:space="preserve">. </w:t>
      </w:r>
      <w:r w:rsidR="00C82E8F" w:rsidRPr="006F5AD1">
        <w:rPr>
          <w:color w:val="000000" w:themeColor="text1"/>
          <w:lang w:val="en"/>
        </w:rPr>
        <w:t>L</w:t>
      </w:r>
      <w:r w:rsidRPr="006F5AD1">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sidRPr="006F5AD1">
        <w:rPr>
          <w:color w:val="000000" w:themeColor="text1"/>
          <w:lang w:val="en"/>
        </w:rPr>
        <w:t xml:space="preserve">the </w:t>
      </w:r>
      <w:r w:rsidRPr="006F5AD1">
        <w:rPr>
          <w:color w:val="000000" w:themeColor="text1"/>
          <w:lang w:val="en"/>
        </w:rPr>
        <w:t xml:space="preserve">following developmental events: 1) the day that larvae eclose into the final instar, 2) the wandering day, and 3) pupation. All larval samples intended for lean mass and lipid </w:t>
      </w:r>
      <w:r w:rsidRPr="006F5AD1">
        <w:rPr>
          <w:color w:val="000000" w:themeColor="text1"/>
          <w:lang w:val="en"/>
        </w:rPr>
        <w:lastRenderedPageBreak/>
        <w:t>measurements were assayed for wandering only once and larvae determined not to be wandering were removed from the experiment.</w:t>
      </w:r>
      <w:r w:rsidRPr="006F5AD1">
        <w:rPr>
          <w:color w:val="000000" w:themeColor="text1"/>
        </w:rPr>
        <w:t xml:space="preserve"> </w:t>
      </w:r>
    </w:p>
    <w:p w14:paraId="6767D0E6" w14:textId="77777777" w:rsidR="00DD43B4" w:rsidRPr="006F5AD1" w:rsidRDefault="00DD43B4" w:rsidP="00DD43B4">
      <w:pPr>
        <w:spacing w:line="480" w:lineRule="auto"/>
        <w:ind w:left="-15" w:right="90" w:firstLine="468"/>
        <w:rPr>
          <w:color w:val="000000" w:themeColor="text1"/>
        </w:rPr>
      </w:pPr>
      <w:r w:rsidRPr="006F5AD1">
        <w:rPr>
          <w:color w:val="000000" w:themeColor="text1"/>
          <w:lang w:val="en"/>
        </w:rPr>
        <w:t>To investigate the relationship between nutritio</w:t>
      </w:r>
      <w:r w:rsidR="00DA3145" w:rsidRPr="006F5AD1">
        <w:rPr>
          <w:color w:val="000000" w:themeColor="text1"/>
          <w:lang w:val="en"/>
        </w:rPr>
        <w:t>n</w:t>
      </w:r>
      <w:r w:rsidRPr="006F5AD1">
        <w:rPr>
          <w:color w:val="000000" w:themeColor="text1"/>
          <w:lang w:val="en"/>
        </w:rPr>
        <w:t xml:space="preserve"> stores and diapause length genotype, lean mass and lipid mass were measured in larvae from each treatment</w:t>
      </w:r>
      <w:r w:rsidR="00B2050F" w:rsidRPr="006F5AD1">
        <w:rPr>
          <w:color w:val="000000" w:themeColor="text1"/>
          <w:lang w:val="en"/>
        </w:rPr>
        <w:t xml:space="preserve"> </w:t>
      </w:r>
      <w:r w:rsidR="00C82911" w:rsidRPr="006F5AD1">
        <w:rPr>
          <w:color w:val="000000" w:themeColor="text1"/>
          <w:lang w:val="en"/>
        </w:rPr>
        <w:t>at the onset of the last instar, at the onset of diapau</w:t>
      </w:r>
      <w:r w:rsidR="000241BD" w:rsidRPr="006F5AD1">
        <w:rPr>
          <w:color w:val="000000" w:themeColor="text1"/>
          <w:lang w:val="en"/>
        </w:rPr>
        <w:t>s</w:t>
      </w:r>
      <w:r w:rsidR="00C82911" w:rsidRPr="006F5AD1">
        <w:rPr>
          <w:color w:val="000000" w:themeColor="text1"/>
          <w:lang w:val="en"/>
        </w:rPr>
        <w:t xml:space="preserve">e, </w:t>
      </w:r>
      <w:r w:rsidR="00B2050F" w:rsidRPr="006F5AD1">
        <w:rPr>
          <w:color w:val="000000" w:themeColor="text1"/>
          <w:lang w:val="en"/>
        </w:rPr>
        <w:t xml:space="preserve">and </w:t>
      </w:r>
      <w:r w:rsidR="00C82911" w:rsidRPr="006F5AD1">
        <w:rPr>
          <w:color w:val="000000" w:themeColor="text1"/>
          <w:lang w:val="en"/>
        </w:rPr>
        <w:t xml:space="preserve">at several points </w:t>
      </w:r>
      <w:r w:rsidR="00B2050F" w:rsidRPr="006F5AD1">
        <w:rPr>
          <w:color w:val="000000" w:themeColor="text1"/>
          <w:lang w:val="en"/>
        </w:rPr>
        <w:t>during diapause</w:t>
      </w:r>
      <w:r w:rsidRPr="006F5AD1">
        <w:rPr>
          <w:color w:val="000000" w:themeColor="text1"/>
          <w:lang w:val="en"/>
        </w:rPr>
        <w:t xml:space="preserve">. </w:t>
      </w:r>
      <w:r w:rsidR="00C82E8F" w:rsidRPr="006F5AD1">
        <w:rPr>
          <w:color w:val="000000" w:themeColor="text1"/>
          <w:lang w:val="en"/>
        </w:rPr>
        <w:t>A</w:t>
      </w:r>
      <w:r w:rsidR="000472C3" w:rsidRPr="006F5AD1">
        <w:rPr>
          <w:color w:val="000000" w:themeColor="text1"/>
          <w:lang w:val="en"/>
        </w:rPr>
        <w:t xml:space="preserve"> subset of larvae </w:t>
      </w:r>
      <w:r w:rsidR="00B71FB5" w:rsidRPr="006F5AD1">
        <w:rPr>
          <w:color w:val="000000" w:themeColor="text1"/>
          <w:lang w:val="en"/>
        </w:rPr>
        <w:t>was</w:t>
      </w:r>
      <w:r w:rsidR="00DE7786" w:rsidRPr="006F5AD1">
        <w:rPr>
          <w:color w:val="000000" w:themeColor="text1"/>
          <w:lang w:val="en"/>
        </w:rPr>
        <w:t xml:space="preserve"> sampled</w:t>
      </w:r>
      <w:r w:rsidRPr="006F5AD1">
        <w:rPr>
          <w:color w:val="000000" w:themeColor="text1"/>
          <w:lang w:val="en"/>
        </w:rPr>
        <w:t xml:space="preserve"> on the first day of the final larval instar</w:t>
      </w:r>
      <w:r w:rsidR="00B2050F" w:rsidRPr="006F5AD1">
        <w:rPr>
          <w:color w:val="000000" w:themeColor="text1"/>
          <w:lang w:val="en"/>
        </w:rPr>
        <w:t xml:space="preserve"> to measure the amount of lipid and lean mass stored at the beginning of the final larval instar</w:t>
      </w:r>
      <w:r w:rsidR="00DE7786" w:rsidRPr="006F5AD1">
        <w:rPr>
          <w:color w:val="000000" w:themeColor="text1"/>
          <w:lang w:val="en"/>
        </w:rPr>
        <w:t xml:space="preserve"> growth stage, a critical life</w:t>
      </w:r>
      <w:r w:rsidR="000241BD" w:rsidRPr="006F5AD1">
        <w:rPr>
          <w:color w:val="000000" w:themeColor="text1"/>
          <w:lang w:val="en"/>
        </w:rPr>
        <w:t xml:space="preserve"> </w:t>
      </w:r>
      <w:r w:rsidR="00DE7786" w:rsidRPr="006F5AD1">
        <w:rPr>
          <w:color w:val="000000" w:themeColor="text1"/>
          <w:lang w:val="en"/>
        </w:rPr>
        <w:t>stage for most holometabolous insects</w:t>
      </w:r>
      <w:r w:rsidR="00B2050F" w:rsidRPr="006F5AD1">
        <w:rPr>
          <w:color w:val="000000" w:themeColor="text1"/>
          <w:lang w:val="en"/>
        </w:rPr>
        <w:t>.</w:t>
      </w:r>
      <w:r w:rsidRPr="006F5AD1">
        <w:rPr>
          <w:color w:val="000000" w:themeColor="text1"/>
          <w:lang w:val="en"/>
        </w:rPr>
        <w:t xml:space="preserve"> </w:t>
      </w:r>
      <w:r w:rsidR="00B2050F" w:rsidRPr="006F5AD1">
        <w:rPr>
          <w:color w:val="000000" w:themeColor="text1"/>
          <w:lang w:val="en"/>
        </w:rPr>
        <w:t>Then, a</w:t>
      </w:r>
      <w:r w:rsidR="000472C3" w:rsidRPr="006F5AD1">
        <w:rPr>
          <w:color w:val="000000" w:themeColor="text1"/>
          <w:lang w:val="en"/>
        </w:rPr>
        <w:t xml:space="preserve">nother subset of larvae </w:t>
      </w:r>
      <w:r w:rsidR="00B2050F" w:rsidRPr="006F5AD1">
        <w:rPr>
          <w:color w:val="000000" w:themeColor="text1"/>
          <w:lang w:val="en"/>
        </w:rPr>
        <w:t>was</w:t>
      </w:r>
      <w:r w:rsidR="000472C3" w:rsidRPr="006F5AD1">
        <w:rPr>
          <w:color w:val="000000" w:themeColor="text1"/>
          <w:lang w:val="en"/>
        </w:rPr>
        <w:t xml:space="preserve"> sampled</w:t>
      </w:r>
      <w:r w:rsidRPr="006F5AD1">
        <w:rPr>
          <w:color w:val="000000" w:themeColor="text1"/>
          <w:lang w:val="en"/>
        </w:rPr>
        <w:t xml:space="preserve"> on the wandering day of the final larval instar to capture the peak of lipid mass and lean mass</w:t>
      </w:r>
      <w:r w:rsidR="00B2050F" w:rsidRPr="006F5AD1">
        <w:rPr>
          <w:color w:val="000000" w:themeColor="text1"/>
          <w:lang w:val="en"/>
        </w:rPr>
        <w:t xml:space="preserve"> at the onset of diapause</w:t>
      </w:r>
      <w:r w:rsidR="00DE7786" w:rsidRPr="006F5AD1">
        <w:rPr>
          <w:color w:val="000000" w:themeColor="text1"/>
          <w:lang w:val="en"/>
        </w:rPr>
        <w:t xml:space="preserve"> or non-diapause development</w:t>
      </w:r>
      <w:r w:rsidRPr="006F5AD1">
        <w:rPr>
          <w:color w:val="000000" w:themeColor="text1"/>
          <w:lang w:val="en"/>
        </w:rPr>
        <w:t xml:space="preserve">. </w:t>
      </w:r>
      <w:r w:rsidR="00B2050F" w:rsidRPr="006F5AD1">
        <w:rPr>
          <w:color w:val="000000" w:themeColor="text1"/>
          <w:lang w:val="en"/>
        </w:rPr>
        <w:t>Finally, to</w:t>
      </w:r>
      <w:r w:rsidRPr="006F5AD1">
        <w:rPr>
          <w:color w:val="000000" w:themeColor="text1"/>
          <w:lang w:val="en"/>
        </w:rPr>
        <w:t xml:space="preserve"> capture the rate of nutrition depletion during diapause, diapause</w:t>
      </w:r>
      <w:r w:rsidR="004B74F2" w:rsidRPr="006F5AD1">
        <w:rPr>
          <w:color w:val="000000" w:themeColor="text1"/>
          <w:lang w:val="en"/>
        </w:rPr>
        <w:t>-</w:t>
      </w:r>
      <w:r w:rsidRPr="006F5AD1">
        <w:rPr>
          <w:color w:val="000000" w:themeColor="text1"/>
          <w:lang w:val="en"/>
        </w:rPr>
        <w:t xml:space="preserve">programmed larvae were sampled 15, 20, </w:t>
      </w:r>
      <w:r w:rsidR="00DE7786" w:rsidRPr="006F5AD1">
        <w:rPr>
          <w:color w:val="000000" w:themeColor="text1"/>
          <w:lang w:val="en"/>
        </w:rPr>
        <w:t xml:space="preserve">or </w:t>
      </w:r>
      <w:r w:rsidRPr="006F5AD1">
        <w:rPr>
          <w:color w:val="000000" w:themeColor="text1"/>
          <w:lang w:val="en"/>
        </w:rPr>
        <w:t xml:space="preserve">30 days after </w:t>
      </w:r>
      <w:r w:rsidR="00B2050F" w:rsidRPr="006F5AD1">
        <w:rPr>
          <w:color w:val="000000" w:themeColor="text1"/>
          <w:lang w:val="en"/>
        </w:rPr>
        <w:t>the onset of diapause</w:t>
      </w:r>
      <w:r w:rsidRPr="006F5AD1">
        <w:rPr>
          <w:color w:val="000000" w:themeColor="text1"/>
          <w:lang w:val="en"/>
        </w:rPr>
        <w:t>.</w:t>
      </w:r>
      <w:r w:rsidRPr="006F5AD1">
        <w:rPr>
          <w:color w:val="000000" w:themeColor="text1"/>
        </w:rPr>
        <w:t xml:space="preserve"> </w:t>
      </w:r>
    </w:p>
    <w:p w14:paraId="14C5E897" w14:textId="77777777" w:rsidR="006F58EA" w:rsidRPr="006F5AD1" w:rsidRDefault="00DD43B4" w:rsidP="00DD43B4">
      <w:pPr>
        <w:spacing w:line="480" w:lineRule="auto"/>
        <w:ind w:left="-15" w:right="90" w:firstLine="468"/>
        <w:rPr>
          <w:color w:val="000000" w:themeColor="text1"/>
          <w:lang w:val="en"/>
        </w:rPr>
      </w:pPr>
      <w:r w:rsidRPr="006F5AD1">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sidRPr="006F5AD1">
        <w:rPr>
          <w:color w:val="000000" w:themeColor="text1"/>
          <w:lang w:val="en"/>
        </w:rPr>
        <w:t>the final</w:t>
      </w:r>
      <w:r w:rsidR="00EB1638" w:rsidRPr="006F5AD1">
        <w:rPr>
          <w:color w:val="000000" w:themeColor="text1"/>
          <w:lang w:val="en"/>
        </w:rPr>
        <w:t xml:space="preserve"> </w:t>
      </w:r>
      <w:r w:rsidRPr="006F5AD1">
        <w:rPr>
          <w:color w:val="000000" w:themeColor="text1"/>
          <w:lang w:val="en"/>
        </w:rPr>
        <w:t xml:space="preserve">dry mass </w:t>
      </w:r>
      <w:r w:rsidR="00EB1638" w:rsidRPr="006F5AD1">
        <w:rPr>
          <w:color w:val="000000" w:themeColor="text1"/>
          <w:lang w:val="en"/>
        </w:rPr>
        <w:t xml:space="preserve">measurement </w:t>
      </w:r>
      <w:r w:rsidRPr="006F5AD1">
        <w:rPr>
          <w:color w:val="000000" w:themeColor="text1"/>
          <w:lang w:val="en"/>
        </w:rPr>
        <w:t>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 xml:space="preserve">C freezer. Each extraction cohort consisted of larvae from each biological cohort. </w:t>
      </w:r>
      <w:r w:rsidR="00CE2926" w:rsidRPr="006F5AD1">
        <w:rPr>
          <w:color w:val="000000" w:themeColor="text1"/>
          <w:lang w:val="en"/>
        </w:rPr>
        <w:t xml:space="preserve">Lean mass and lipid mass were measured for each larva sampled. </w:t>
      </w:r>
      <w:r w:rsidR="00EB1638" w:rsidRPr="006F5AD1">
        <w:rPr>
          <w:color w:val="000000" w:themeColor="text1"/>
          <w:lang w:val="en"/>
        </w:rPr>
        <w:t>First, l</w:t>
      </w:r>
      <w:r w:rsidR="009C1240" w:rsidRPr="006F5AD1">
        <w:rPr>
          <w:color w:val="000000" w:themeColor="text1"/>
          <w:lang w:val="en"/>
        </w:rPr>
        <w:t xml:space="preserve">ean mass was separated from </w:t>
      </w:r>
      <w:r w:rsidRPr="006F5AD1">
        <w:rPr>
          <w:color w:val="000000" w:themeColor="text1"/>
          <w:lang w:val="en"/>
        </w:rPr>
        <w:t>lipid mass using a slightly modified Folch liquid-liquid extraction method (</w:t>
      </w:r>
      <w:r w:rsidR="00AC10D3" w:rsidRPr="006F5AD1">
        <w:rPr>
          <w:color w:val="000000" w:themeColor="text1"/>
          <w:lang w:val="en"/>
        </w:rPr>
        <w:t xml:space="preserve">Folch </w:t>
      </w:r>
      <w:r w:rsidRPr="006F5AD1">
        <w:rPr>
          <w:color w:val="000000" w:themeColor="text1"/>
          <w:lang w:val="en"/>
        </w:rPr>
        <w:t>et al.</w:t>
      </w:r>
      <w:r w:rsidR="001600C3" w:rsidRPr="006F5AD1">
        <w:rPr>
          <w:color w:val="000000" w:themeColor="text1"/>
          <w:lang w:val="en"/>
        </w:rPr>
        <w:t>,</w:t>
      </w:r>
      <w:r w:rsidRPr="006F5AD1">
        <w:rPr>
          <w:color w:val="000000" w:themeColor="text1"/>
          <w:lang w:val="en"/>
        </w:rPr>
        <w:t xml:space="preserve"> </w:t>
      </w:r>
      <w:r w:rsidR="00AC10D3" w:rsidRPr="006F5AD1">
        <w:rPr>
          <w:color w:val="000000" w:themeColor="text1"/>
          <w:lang w:val="en"/>
        </w:rPr>
        <w:t>1957</w:t>
      </w:r>
      <w:r w:rsidRPr="006F5AD1">
        <w:rPr>
          <w:color w:val="000000" w:themeColor="text1"/>
          <w:lang w:val="en"/>
        </w:rPr>
        <w:t xml:space="preserve">). </w:t>
      </w:r>
      <w:r w:rsidR="00EB1638" w:rsidRPr="006F5AD1">
        <w:rPr>
          <w:color w:val="000000" w:themeColor="text1"/>
          <w:lang w:val="en"/>
        </w:rPr>
        <w:t>L</w:t>
      </w:r>
      <w:r w:rsidRPr="006F5AD1">
        <w:rPr>
          <w:color w:val="000000" w:themeColor="text1"/>
          <w:lang w:val="en"/>
        </w:rPr>
        <w:t>arva</w:t>
      </w:r>
      <w:r w:rsidR="00DE7786" w:rsidRPr="006F5AD1">
        <w:rPr>
          <w:color w:val="000000" w:themeColor="text1"/>
          <w:lang w:val="en"/>
        </w:rPr>
        <w:t>l</w:t>
      </w:r>
      <w:r w:rsidRPr="006F5AD1">
        <w:rPr>
          <w:color w:val="000000" w:themeColor="text1"/>
          <w:lang w:val="en"/>
        </w:rPr>
        <w:t xml:space="preserve"> samples </w:t>
      </w:r>
      <w:r w:rsidR="00DE7786" w:rsidRPr="006F5AD1">
        <w:rPr>
          <w:color w:val="000000" w:themeColor="text1"/>
          <w:lang w:val="en"/>
        </w:rPr>
        <w:t xml:space="preserve">were </w:t>
      </w:r>
      <w:r w:rsidRPr="006F5AD1">
        <w:rPr>
          <w:color w:val="000000" w:themeColor="text1"/>
          <w:lang w:val="en"/>
        </w:rPr>
        <w:t>solubilized</w:t>
      </w:r>
      <w:r w:rsidR="00941D82" w:rsidRPr="006F5AD1">
        <w:rPr>
          <w:color w:val="000000" w:themeColor="text1"/>
          <w:lang w:val="en"/>
        </w:rPr>
        <w:t xml:space="preserve"> in pre-weighed </w:t>
      </w:r>
      <w:r w:rsidR="00D24788" w:rsidRPr="006F5AD1">
        <w:rPr>
          <w:color w:val="000000" w:themeColor="text1"/>
          <w:lang w:val="en"/>
        </w:rPr>
        <w:t>microcentrifuge tubes (company, location, product)</w:t>
      </w:r>
      <w:r w:rsidRPr="006F5AD1">
        <w:rPr>
          <w:color w:val="000000" w:themeColor="text1"/>
          <w:lang w:val="en"/>
        </w:rPr>
        <w:t xml:space="preserve"> </w:t>
      </w:r>
      <w:r w:rsidR="00941D82" w:rsidRPr="006F5AD1">
        <w:rPr>
          <w:color w:val="000000" w:themeColor="text1"/>
          <w:lang w:val="en"/>
        </w:rPr>
        <w:t xml:space="preserve">using </w:t>
      </w:r>
      <w:r w:rsidRPr="006F5AD1">
        <w:rPr>
          <w:color w:val="000000" w:themeColor="text1"/>
          <w:lang w:val="en"/>
        </w:rPr>
        <w:t>a 3:1 solvent mixture of hexanes and methanol</w:t>
      </w:r>
      <w:r w:rsidR="00D24788" w:rsidRPr="006F5AD1">
        <w:rPr>
          <w:color w:val="000000" w:themeColor="text1"/>
          <w:lang w:val="en"/>
        </w:rPr>
        <w:t>.</w:t>
      </w:r>
      <w:r w:rsidR="00CE2926" w:rsidRPr="006F5AD1">
        <w:rPr>
          <w:color w:val="000000" w:themeColor="text1"/>
          <w:lang w:val="en"/>
        </w:rPr>
        <w:t xml:space="preserve"> </w:t>
      </w:r>
      <w:r w:rsidR="00D24788" w:rsidRPr="006F5AD1">
        <w:rPr>
          <w:color w:val="000000" w:themeColor="text1"/>
          <w:lang w:val="en"/>
        </w:rPr>
        <w:t>T</w:t>
      </w:r>
      <w:r w:rsidR="009C1240" w:rsidRPr="006F5AD1">
        <w:rPr>
          <w:color w:val="000000" w:themeColor="text1"/>
          <w:lang w:val="en"/>
        </w:rPr>
        <w:t>he</w:t>
      </w:r>
      <w:r w:rsidR="00CE2926" w:rsidRPr="006F5AD1">
        <w:rPr>
          <w:color w:val="000000" w:themeColor="text1"/>
          <w:lang w:val="en"/>
        </w:rPr>
        <w:t xml:space="preserve"> hexanes layer </w:t>
      </w:r>
      <w:r w:rsidR="009C1240" w:rsidRPr="006F5AD1">
        <w:rPr>
          <w:color w:val="000000" w:themeColor="text1"/>
          <w:lang w:val="en"/>
        </w:rPr>
        <w:t xml:space="preserve">containing lipids </w:t>
      </w:r>
      <w:r w:rsidR="00DE7786" w:rsidRPr="006F5AD1">
        <w:rPr>
          <w:color w:val="000000" w:themeColor="text1"/>
          <w:lang w:val="en"/>
        </w:rPr>
        <w:t>was</w:t>
      </w:r>
      <w:r w:rsidR="00CE2926" w:rsidRPr="006F5AD1">
        <w:rPr>
          <w:color w:val="000000" w:themeColor="text1"/>
          <w:lang w:val="en"/>
        </w:rPr>
        <w:t xml:space="preserve"> siphoned away from the methanol layer</w:t>
      </w:r>
      <w:r w:rsidR="00D24788" w:rsidRPr="006F5AD1">
        <w:rPr>
          <w:color w:val="000000" w:themeColor="text1"/>
          <w:lang w:val="en"/>
        </w:rPr>
        <w:t xml:space="preserve"> and collected in pre</w:t>
      </w:r>
      <w:r w:rsidR="00D00CC9" w:rsidRPr="006F5AD1">
        <w:rPr>
          <w:color w:val="000000" w:themeColor="text1"/>
          <w:lang w:val="en"/>
        </w:rPr>
        <w:t>-</w:t>
      </w:r>
      <w:r w:rsidR="00D24788" w:rsidRPr="006F5AD1">
        <w:rPr>
          <w:color w:val="000000" w:themeColor="text1"/>
          <w:lang w:val="en"/>
        </w:rPr>
        <w:t xml:space="preserve">weighed 15-mL glass vials (company, location, product) and </w:t>
      </w:r>
      <w:r w:rsidR="009C1240" w:rsidRPr="006F5AD1">
        <w:rPr>
          <w:color w:val="000000" w:themeColor="text1"/>
          <w:lang w:val="en"/>
        </w:rPr>
        <w:t xml:space="preserve">both layers </w:t>
      </w:r>
      <w:r w:rsidR="00DE7786" w:rsidRPr="006F5AD1">
        <w:rPr>
          <w:color w:val="000000" w:themeColor="text1"/>
          <w:lang w:val="en"/>
        </w:rPr>
        <w:t>were</w:t>
      </w:r>
      <w:r w:rsidR="009C1240" w:rsidRPr="006F5AD1">
        <w:rPr>
          <w:color w:val="000000" w:themeColor="text1"/>
          <w:lang w:val="en"/>
        </w:rPr>
        <w:t xml:space="preserve"> saved</w:t>
      </w:r>
      <w:r w:rsidR="00CE2926" w:rsidRPr="006F5AD1">
        <w:rPr>
          <w:color w:val="000000" w:themeColor="text1"/>
          <w:lang w:val="en"/>
        </w:rPr>
        <w:t>.</w:t>
      </w:r>
      <w:r w:rsidR="009C1240" w:rsidRPr="006F5AD1">
        <w:rPr>
          <w:color w:val="000000" w:themeColor="text1"/>
          <w:lang w:val="en"/>
        </w:rPr>
        <w:t xml:space="preserve"> L</w:t>
      </w:r>
      <w:r w:rsidR="00CE2926" w:rsidRPr="006F5AD1">
        <w:rPr>
          <w:color w:val="000000" w:themeColor="text1"/>
          <w:lang w:val="en"/>
        </w:rPr>
        <w:t>ean mass</w:t>
      </w:r>
      <w:r w:rsidR="009C1240" w:rsidRPr="006F5AD1">
        <w:rPr>
          <w:color w:val="000000" w:themeColor="text1"/>
          <w:lang w:val="en"/>
        </w:rPr>
        <w:t xml:space="preserve"> </w:t>
      </w:r>
      <w:r w:rsidR="00CE2926" w:rsidRPr="006F5AD1">
        <w:rPr>
          <w:color w:val="000000" w:themeColor="text1"/>
          <w:lang w:val="en"/>
        </w:rPr>
        <w:t>was</w:t>
      </w:r>
      <w:r w:rsidR="009C1240" w:rsidRPr="006F5AD1">
        <w:rPr>
          <w:color w:val="000000" w:themeColor="text1"/>
          <w:lang w:val="en"/>
        </w:rPr>
        <w:t xml:space="preserve"> </w:t>
      </w:r>
      <w:r w:rsidR="00CE2926" w:rsidRPr="006F5AD1">
        <w:rPr>
          <w:color w:val="000000" w:themeColor="text1"/>
          <w:lang w:val="en"/>
        </w:rPr>
        <w:t xml:space="preserve">estimated by drying away the </w:t>
      </w:r>
      <w:r w:rsidR="00CE2926" w:rsidRPr="006F5AD1">
        <w:rPr>
          <w:color w:val="000000" w:themeColor="text1"/>
          <w:lang w:val="en"/>
        </w:rPr>
        <w:lastRenderedPageBreak/>
        <w:t xml:space="preserve">methanol from the </w:t>
      </w:r>
      <w:r w:rsidR="009C1240" w:rsidRPr="006F5AD1">
        <w:rPr>
          <w:color w:val="000000" w:themeColor="text1"/>
          <w:lang w:val="en"/>
        </w:rPr>
        <w:t>solubilized</w:t>
      </w:r>
      <w:r w:rsidR="00CE2926" w:rsidRPr="006F5AD1">
        <w:rPr>
          <w:color w:val="000000" w:themeColor="text1"/>
          <w:lang w:val="en"/>
        </w:rPr>
        <w:t xml:space="preserve"> insect tissue </w:t>
      </w:r>
      <w:r w:rsidR="009C1240" w:rsidRPr="006F5AD1">
        <w:rPr>
          <w:color w:val="000000" w:themeColor="text1"/>
          <w:lang w:val="en"/>
        </w:rPr>
        <w:t>and weighing the dry tissue</w:t>
      </w:r>
      <w:r w:rsidR="00DE7786" w:rsidRPr="006F5AD1">
        <w:rPr>
          <w:color w:val="000000" w:themeColor="text1"/>
          <w:lang w:val="en"/>
        </w:rPr>
        <w:t xml:space="preserve"> powder</w:t>
      </w:r>
      <w:r w:rsidR="00CE2926" w:rsidRPr="006F5AD1">
        <w:rPr>
          <w:color w:val="000000" w:themeColor="text1"/>
          <w:lang w:val="en"/>
        </w:rPr>
        <w:t>. To estimate lipid mass</w:t>
      </w:r>
      <w:r w:rsidR="009C1240" w:rsidRPr="006F5AD1">
        <w:rPr>
          <w:color w:val="000000" w:themeColor="text1"/>
          <w:lang w:val="en"/>
        </w:rPr>
        <w:t xml:space="preserve">, </w:t>
      </w:r>
      <w:r w:rsidRPr="006F5AD1">
        <w:rPr>
          <w:color w:val="000000" w:themeColor="text1"/>
          <w:lang w:val="en"/>
        </w:rPr>
        <w:t xml:space="preserve">the hexanes </w:t>
      </w:r>
      <w:r w:rsidR="009C1240" w:rsidRPr="006F5AD1">
        <w:rPr>
          <w:color w:val="000000" w:themeColor="text1"/>
          <w:lang w:val="en"/>
        </w:rPr>
        <w:t xml:space="preserve">were dried away from the lipids </w:t>
      </w:r>
      <w:r w:rsidR="00C82E8F" w:rsidRPr="006F5AD1">
        <w:rPr>
          <w:color w:val="000000" w:themeColor="text1"/>
          <w:lang w:val="en"/>
        </w:rPr>
        <w:t xml:space="preserve">and </w:t>
      </w:r>
      <w:r w:rsidR="009C1240" w:rsidRPr="006F5AD1">
        <w:rPr>
          <w:color w:val="000000" w:themeColor="text1"/>
          <w:lang w:val="en"/>
        </w:rPr>
        <w:t>the dry lipids were weighed</w:t>
      </w:r>
      <w:r w:rsidRPr="006F5AD1">
        <w:rPr>
          <w:color w:val="000000" w:themeColor="text1"/>
          <w:lang w:val="en"/>
        </w:rPr>
        <w:t xml:space="preserve">. </w:t>
      </w:r>
    </w:p>
    <w:p w14:paraId="0778A4F4" w14:textId="77777777" w:rsidR="007F6A28" w:rsidRPr="006F5AD1" w:rsidRDefault="007F6A28">
      <w:pPr>
        <w:ind w:left="-15" w:right="90" w:firstLine="468"/>
        <w:rPr>
          <w:color w:val="000000" w:themeColor="text1"/>
        </w:rPr>
      </w:pPr>
      <w:bookmarkStart w:id="21" w:name="_GoBack"/>
      <w:bookmarkEnd w:id="21"/>
    </w:p>
    <w:p w14:paraId="3A5CCBAE" w14:textId="77777777" w:rsidR="006F58EA" w:rsidRPr="006F5AD1" w:rsidRDefault="00D27C9E">
      <w:pPr>
        <w:tabs>
          <w:tab w:val="center" w:pos="1903"/>
        </w:tabs>
        <w:spacing w:after="187" w:line="253" w:lineRule="auto"/>
        <w:ind w:left="-15" w:firstLine="0"/>
        <w:rPr>
          <w:color w:val="000000" w:themeColor="text1"/>
        </w:rPr>
      </w:pPr>
      <w:r w:rsidRPr="006F5AD1">
        <w:rPr>
          <w:color w:val="000000" w:themeColor="text1"/>
        </w:rPr>
        <w:t>3.2.4</w:t>
      </w:r>
      <w:r w:rsidRPr="006F5AD1">
        <w:rPr>
          <w:color w:val="000000" w:themeColor="text1"/>
        </w:rPr>
        <w:tab/>
        <w:t>Statistical Analyses</w:t>
      </w:r>
    </w:p>
    <w:p w14:paraId="14FE9E0B" w14:textId="77777777" w:rsidR="00DD43B4" w:rsidRPr="006F5AD1" w:rsidRDefault="00DD43B4" w:rsidP="00DD43B4">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sidRPr="006F5AD1">
        <w:rPr>
          <w:color w:val="000000" w:themeColor="text1"/>
        </w:rPr>
        <w:t xml:space="preserve"> remained</w:t>
      </w:r>
      <w:r w:rsidRPr="006F5AD1">
        <w:rPr>
          <w:color w:val="000000" w:themeColor="text1"/>
        </w:rPr>
        <w:t xml:space="preserve"> larva divided by the total number of individuals alive (larvae and pupa). </w:t>
      </w:r>
      <w:r w:rsidR="00B30EA8" w:rsidRPr="006F5AD1">
        <w:rPr>
          <w:color w:val="000000" w:themeColor="text1"/>
        </w:rPr>
        <w:t>M</w:t>
      </w:r>
      <w:r w:rsidRPr="006F5AD1">
        <w:rPr>
          <w:color w:val="000000" w:themeColor="text1"/>
        </w:rPr>
        <w:t>easurements</w:t>
      </w:r>
      <w:r w:rsidR="00B30EA8" w:rsidRPr="006F5AD1">
        <w:rPr>
          <w:color w:val="000000" w:themeColor="text1"/>
        </w:rPr>
        <w:t xml:space="preserve"> of</w:t>
      </w:r>
      <w:r w:rsidRPr="006F5AD1">
        <w:rPr>
          <w:color w:val="000000" w:themeColor="text1"/>
        </w:rPr>
        <w:t xml:space="preserve"> CO</w:t>
      </w:r>
      <w:r w:rsidRPr="006F5AD1">
        <w:rPr>
          <w:color w:val="000000" w:themeColor="text1"/>
          <w:vertAlign w:val="subscript"/>
        </w:rPr>
        <w:t>2</w:t>
      </w:r>
      <w:r w:rsidRPr="006F5AD1">
        <w:rPr>
          <w:color w:val="000000" w:themeColor="text1"/>
        </w:rPr>
        <w:t xml:space="preserve"> production</w:t>
      </w:r>
      <w:r w:rsidR="00B30EA8" w:rsidRPr="006F5AD1">
        <w:rPr>
          <w:color w:val="000000" w:themeColor="text1"/>
        </w:rPr>
        <w:t xml:space="preserve"> and wet mass</w:t>
      </w:r>
      <w:r w:rsidRPr="006F5AD1">
        <w:rPr>
          <w:color w:val="000000" w:themeColor="text1"/>
        </w:rPr>
        <w:t xml:space="preserve"> were taken for 100 individuals and analyzed using a</w:t>
      </w:r>
      <w:r w:rsidR="000472C3" w:rsidRPr="006F5AD1">
        <w:rPr>
          <w:color w:val="000000" w:themeColor="text1"/>
        </w:rPr>
        <w:t xml:space="preserve"> </w:t>
      </w:r>
      <w:r w:rsidRPr="006F5AD1">
        <w:rPr>
          <w:color w:val="000000" w:themeColor="text1"/>
        </w:rPr>
        <w:t>linea</w:t>
      </w:r>
      <w:r w:rsidR="0063279C" w:rsidRPr="006F5AD1">
        <w:rPr>
          <w:color w:val="000000" w:themeColor="text1"/>
        </w:rPr>
        <w:t xml:space="preserve">r </w:t>
      </w:r>
      <w:r w:rsidRPr="006F5AD1">
        <w:rPr>
          <w:color w:val="000000" w:themeColor="text1"/>
        </w:rPr>
        <w:t xml:space="preserve">model. </w:t>
      </w:r>
      <w:r w:rsidR="00FD2921" w:rsidRPr="006F5AD1">
        <w:rPr>
          <w:color w:val="000000" w:themeColor="text1"/>
        </w:rPr>
        <w:t xml:space="preserve">The </w:t>
      </w:r>
      <w:r w:rsidR="003240C8" w:rsidRPr="006F5AD1">
        <w:rPr>
          <w:color w:val="000000" w:themeColor="text1"/>
        </w:rPr>
        <w:t xml:space="preserve">production of </w:t>
      </w:r>
      <w:r w:rsidR="00652767" w:rsidRPr="006F5AD1">
        <w:rPr>
          <w:color w:val="000000" w:themeColor="text1"/>
        </w:rPr>
        <w:t>CO</w:t>
      </w:r>
      <w:r w:rsidR="00652767" w:rsidRPr="006F5AD1">
        <w:rPr>
          <w:color w:val="000000" w:themeColor="text1"/>
          <w:vertAlign w:val="subscript"/>
        </w:rPr>
        <w:t>2</w:t>
      </w:r>
      <w:r w:rsidR="00FD2921" w:rsidRPr="006F5AD1">
        <w:rPr>
          <w:color w:val="000000" w:themeColor="text1"/>
        </w:rPr>
        <w:t xml:space="preserve"> </w:t>
      </w:r>
      <w:r w:rsidR="003240C8" w:rsidRPr="006F5AD1">
        <w:rPr>
          <w:color w:val="000000" w:themeColor="text1"/>
        </w:rPr>
        <w:t xml:space="preserve">was weighted by wet mass and photoperiod, diapause genotype, and diapause phenotype </w:t>
      </w:r>
      <w:r w:rsidR="0063279C" w:rsidRPr="006F5AD1">
        <w:rPr>
          <w:color w:val="000000" w:themeColor="text1"/>
        </w:rPr>
        <w:t xml:space="preserve">were each independent </w:t>
      </w:r>
      <w:proofErr w:type="gramStart"/>
      <w:r w:rsidR="0063279C" w:rsidRPr="006F5AD1">
        <w:rPr>
          <w:color w:val="000000" w:themeColor="text1"/>
        </w:rPr>
        <w:t>variables</w:t>
      </w:r>
      <w:proofErr w:type="gramEnd"/>
      <w:r w:rsidR="0063279C" w:rsidRPr="006F5AD1">
        <w:rPr>
          <w:color w:val="000000" w:themeColor="text1"/>
        </w:rPr>
        <w:t xml:space="preserve"> used to</w:t>
      </w:r>
      <w:r w:rsidR="003240C8" w:rsidRPr="006F5AD1">
        <w:rPr>
          <w:color w:val="000000" w:themeColor="text1"/>
        </w:rPr>
        <w:t xml:space="preserve"> explain the response of CO</w:t>
      </w:r>
      <w:r w:rsidR="003240C8" w:rsidRPr="006F5AD1">
        <w:rPr>
          <w:color w:val="000000" w:themeColor="text1"/>
          <w:vertAlign w:val="subscript"/>
        </w:rPr>
        <w:t>2</w:t>
      </w:r>
      <w:r w:rsidR="003240C8" w:rsidRPr="006F5AD1">
        <w:rPr>
          <w:color w:val="000000" w:themeColor="text1"/>
        </w:rPr>
        <w:t xml:space="preserve"> production</w:t>
      </w:r>
      <w:r w:rsidR="0063279C" w:rsidRPr="006F5AD1">
        <w:rPr>
          <w:color w:val="000000" w:themeColor="text1"/>
        </w:rPr>
        <w:t xml:space="preserve"> </w:t>
      </w:r>
      <w:r w:rsidR="0014256A" w:rsidRPr="006F5AD1">
        <w:rPr>
          <w:color w:val="000000" w:themeColor="text1"/>
        </w:rPr>
        <w:t xml:space="preserve">(Table </w:t>
      </w:r>
      <w:r w:rsidR="0063279C" w:rsidRPr="006F5AD1">
        <w:rPr>
          <w:color w:val="000000" w:themeColor="text1"/>
        </w:rPr>
        <w:t>3-1</w:t>
      </w:r>
      <w:r w:rsidR="0014256A" w:rsidRPr="006F5AD1">
        <w:rPr>
          <w:color w:val="000000" w:themeColor="text1"/>
        </w:rPr>
        <w:t>).</w:t>
      </w:r>
    </w:p>
    <w:p w14:paraId="0701B895" w14:textId="77777777" w:rsidR="005D29A0" w:rsidRPr="006F5AD1" w:rsidRDefault="00DD43B4" w:rsidP="005D29A0">
      <w:pPr>
        <w:spacing w:line="480" w:lineRule="auto"/>
        <w:ind w:left="-15" w:right="90" w:firstLine="468"/>
        <w:rPr>
          <w:color w:val="000000" w:themeColor="text1"/>
        </w:rPr>
      </w:pPr>
      <w:r w:rsidRPr="006F5AD1">
        <w:rPr>
          <w:color w:val="000000" w:themeColor="text1"/>
        </w:rPr>
        <w:t>In experiment 2,</w:t>
      </w:r>
      <w:r w:rsidR="006200F2" w:rsidRPr="006F5AD1">
        <w:rPr>
          <w:color w:val="000000" w:themeColor="text1"/>
        </w:rPr>
        <w:t xml:space="preserve"> wandering day</w:t>
      </w:r>
      <w:r w:rsidR="0057015C" w:rsidRPr="006F5AD1">
        <w:rPr>
          <w:color w:val="000000" w:themeColor="text1"/>
        </w:rPr>
        <w:t xml:space="preserve"> was calculated as the total number of days between eclosion into the final larval instar and the day frass production ended for each sampled larva.</w:t>
      </w:r>
      <w:r w:rsidR="006200F2" w:rsidRPr="006F5AD1">
        <w:rPr>
          <w:color w:val="000000" w:themeColor="text1"/>
        </w:rPr>
        <w:t xml:space="preserve"> </w:t>
      </w:r>
      <w:r w:rsidR="004817D3" w:rsidRPr="006F5AD1">
        <w:rPr>
          <w:color w:val="000000" w:themeColor="text1"/>
        </w:rPr>
        <w:t>W</w:t>
      </w:r>
      <w:r w:rsidR="0057015C" w:rsidRPr="006F5AD1">
        <w:rPr>
          <w:color w:val="000000" w:themeColor="text1"/>
        </w:rPr>
        <w:t>andering day</w:t>
      </w:r>
      <w:r w:rsidR="004817D3" w:rsidRPr="006F5AD1">
        <w:rPr>
          <w:color w:val="000000" w:themeColor="text1"/>
        </w:rPr>
        <w:t xml:space="preserve"> was measured</w:t>
      </w:r>
      <w:r w:rsidR="0057015C" w:rsidRPr="006F5AD1">
        <w:rPr>
          <w:color w:val="000000" w:themeColor="text1"/>
        </w:rPr>
        <w:t xml:space="preserve"> in </w:t>
      </w:r>
      <w:r w:rsidR="002E1D44" w:rsidRPr="006F5AD1">
        <w:rPr>
          <w:color w:val="000000" w:themeColor="text1"/>
        </w:rPr>
        <w:t>48</w:t>
      </w:r>
      <w:r w:rsidR="0057015C" w:rsidRPr="006F5AD1">
        <w:rPr>
          <w:color w:val="000000" w:themeColor="text1"/>
        </w:rPr>
        <w:t xml:space="preserve"> individuals and analyzed using a generalized linear mixed effects model. The statistical model to explain difference</w:t>
      </w:r>
      <w:r w:rsidR="004817D3" w:rsidRPr="006F5AD1">
        <w:rPr>
          <w:color w:val="000000" w:themeColor="text1"/>
        </w:rPr>
        <w:t>s</w:t>
      </w:r>
      <w:r w:rsidR="0057015C" w:rsidRPr="006F5AD1">
        <w:rPr>
          <w:color w:val="000000" w:themeColor="text1"/>
        </w:rPr>
        <w:t xml:space="preserve"> in wandering day included: diapause genotype and </w:t>
      </w:r>
      <w:r w:rsidR="001545B6" w:rsidRPr="006F5AD1">
        <w:rPr>
          <w:color w:val="000000" w:themeColor="text1"/>
        </w:rPr>
        <w:t>photoperiod</w:t>
      </w:r>
      <w:r w:rsidR="0057015C" w:rsidRPr="006F5AD1">
        <w:rPr>
          <w:color w:val="000000" w:themeColor="text1"/>
        </w:rPr>
        <w:t xml:space="preserve"> as fixed effects, diapause genotype and </w:t>
      </w:r>
      <w:r w:rsidR="00C82E8F" w:rsidRPr="006F5AD1">
        <w:rPr>
          <w:color w:val="000000" w:themeColor="text1"/>
        </w:rPr>
        <w:t xml:space="preserve">photoperiod </w:t>
      </w:r>
      <w:r w:rsidR="0057015C" w:rsidRPr="006F5AD1">
        <w:rPr>
          <w:color w:val="000000" w:themeColor="text1"/>
        </w:rPr>
        <w:t xml:space="preserve">as interacting effects, and biological cohort </w:t>
      </w:r>
      <w:r w:rsidR="004817D3" w:rsidRPr="006F5AD1">
        <w:rPr>
          <w:color w:val="000000" w:themeColor="text1"/>
        </w:rPr>
        <w:t>as</w:t>
      </w:r>
      <w:r w:rsidR="0057015C" w:rsidRPr="006F5AD1">
        <w:rPr>
          <w:color w:val="000000" w:themeColor="text1"/>
        </w:rPr>
        <w:t xml:space="preserve"> </w:t>
      </w:r>
      <w:r w:rsidR="002E1D44" w:rsidRPr="006F5AD1">
        <w:rPr>
          <w:color w:val="000000" w:themeColor="text1"/>
        </w:rPr>
        <w:t>a random factor</w:t>
      </w:r>
      <w:r w:rsidR="004817D3" w:rsidRPr="006F5AD1">
        <w:rPr>
          <w:color w:val="000000" w:themeColor="text1"/>
        </w:rPr>
        <w:t xml:space="preserve"> (Table 3-2)</w:t>
      </w:r>
      <w:r w:rsidR="002E1D44" w:rsidRPr="006F5AD1">
        <w:rPr>
          <w:color w:val="000000" w:themeColor="text1"/>
        </w:rPr>
        <w:t>.</w:t>
      </w:r>
      <w:r w:rsidRPr="006F5AD1">
        <w:rPr>
          <w:color w:val="000000" w:themeColor="text1"/>
        </w:rPr>
        <w:t xml:space="preserve"> Lipid stores were measured in 266 individuals and analyzed using a</w:t>
      </w:r>
      <w:r w:rsidR="000472C3" w:rsidRPr="006F5AD1">
        <w:rPr>
          <w:color w:val="000000" w:themeColor="text1"/>
        </w:rPr>
        <w:t xml:space="preserve"> generalized</w:t>
      </w:r>
      <w:r w:rsidRPr="006F5AD1">
        <w:rPr>
          <w:color w:val="000000" w:themeColor="text1"/>
        </w:rPr>
        <w:t xml:space="preserve"> linear mixed effects model. </w:t>
      </w:r>
      <w:r w:rsidR="005D29A0" w:rsidRPr="006F5AD1">
        <w:rPr>
          <w:color w:val="000000" w:themeColor="text1"/>
        </w:rPr>
        <w:t>The statistical model to explain lipid mass prior to the onset of diapause included:</w:t>
      </w:r>
      <w:r w:rsidRPr="006F5AD1">
        <w:rPr>
          <w:color w:val="000000" w:themeColor="text1"/>
        </w:rPr>
        <w:t xml:space="preserve"> diapause genotype</w:t>
      </w:r>
      <w:r w:rsidR="009972D1" w:rsidRPr="006F5AD1">
        <w:rPr>
          <w:color w:val="000000" w:themeColor="text1"/>
        </w:rPr>
        <w:t xml:space="preserve"> </w:t>
      </w:r>
      <w:r w:rsidRPr="006F5AD1">
        <w:rPr>
          <w:color w:val="000000" w:themeColor="text1"/>
        </w:rPr>
        <w:t>and</w:t>
      </w:r>
      <w:r w:rsidR="009972D1" w:rsidRPr="006F5AD1">
        <w:rPr>
          <w:color w:val="000000" w:themeColor="text1"/>
        </w:rPr>
        <w:t xml:space="preserve"> </w:t>
      </w:r>
      <w:r w:rsidR="001545B6" w:rsidRPr="006F5AD1">
        <w:rPr>
          <w:color w:val="000000" w:themeColor="text1"/>
        </w:rPr>
        <w:t>photoperiod</w:t>
      </w:r>
      <w:r w:rsidRPr="006F5AD1">
        <w:rPr>
          <w:color w:val="000000" w:themeColor="text1"/>
        </w:rPr>
        <w:t xml:space="preserve"> </w:t>
      </w:r>
      <w:r w:rsidR="00AA1215" w:rsidRPr="006F5AD1">
        <w:rPr>
          <w:color w:val="000000" w:themeColor="text1"/>
        </w:rPr>
        <w:t>as</w:t>
      </w:r>
      <w:r w:rsidRPr="006F5AD1">
        <w:rPr>
          <w:color w:val="000000" w:themeColor="text1"/>
        </w:rPr>
        <w:t xml:space="preserve"> fixed effects, diapause genotype and </w:t>
      </w:r>
      <w:r w:rsidR="001545B6" w:rsidRPr="006F5AD1">
        <w:rPr>
          <w:color w:val="000000" w:themeColor="text1"/>
        </w:rPr>
        <w:t>photoperiod</w:t>
      </w:r>
      <w:r w:rsidRPr="006F5AD1">
        <w:rPr>
          <w:color w:val="000000" w:themeColor="text1"/>
        </w:rPr>
        <w:t xml:space="preserve"> </w:t>
      </w:r>
      <w:r w:rsidR="00AA1215" w:rsidRPr="006F5AD1">
        <w:rPr>
          <w:color w:val="000000" w:themeColor="text1"/>
        </w:rPr>
        <w:t xml:space="preserve">as </w:t>
      </w:r>
      <w:r w:rsidRPr="006F5AD1">
        <w:rPr>
          <w:color w:val="000000" w:themeColor="text1"/>
        </w:rPr>
        <w:t>interacting fixed effects, and lean mass was a covariate</w:t>
      </w:r>
      <w:r w:rsidR="00652767" w:rsidRPr="006F5AD1">
        <w:rPr>
          <w:color w:val="000000" w:themeColor="text1"/>
        </w:rPr>
        <w:t xml:space="preserve"> (Table 3-</w:t>
      </w:r>
      <w:r w:rsidR="002407FE" w:rsidRPr="006F5AD1">
        <w:rPr>
          <w:color w:val="000000" w:themeColor="text1"/>
        </w:rPr>
        <w:t>3</w:t>
      </w:r>
      <w:r w:rsidR="00652767" w:rsidRPr="006F5AD1">
        <w:rPr>
          <w:color w:val="000000" w:themeColor="text1"/>
        </w:rPr>
        <w:t>)</w:t>
      </w:r>
      <w:r w:rsidR="005D29A0" w:rsidRPr="006F5AD1">
        <w:rPr>
          <w:color w:val="000000" w:themeColor="text1"/>
        </w:rPr>
        <w:t>.</w:t>
      </w:r>
      <w:r w:rsidR="009972D1" w:rsidRPr="006F5AD1">
        <w:rPr>
          <w:color w:val="000000" w:themeColor="text1"/>
        </w:rPr>
        <w:t xml:space="preserve"> </w:t>
      </w:r>
      <w:r w:rsidR="005D29A0" w:rsidRPr="006F5AD1">
        <w:rPr>
          <w:color w:val="000000" w:themeColor="text1"/>
        </w:rPr>
        <w:t>The model t</w:t>
      </w:r>
      <w:r w:rsidR="009972D1" w:rsidRPr="006F5AD1">
        <w:rPr>
          <w:color w:val="000000" w:themeColor="text1"/>
        </w:rPr>
        <w:t>o explain lipid mass depletion during diapause</w:t>
      </w:r>
      <w:r w:rsidR="005D29A0" w:rsidRPr="006F5AD1">
        <w:rPr>
          <w:color w:val="000000" w:themeColor="text1"/>
        </w:rPr>
        <w:t xml:space="preserve"> included:</w:t>
      </w:r>
      <w:r w:rsidR="009972D1" w:rsidRPr="006F5AD1">
        <w:rPr>
          <w:color w:val="000000" w:themeColor="text1"/>
        </w:rPr>
        <w:t xml:space="preserve"> diapause genotype and sample day </w:t>
      </w:r>
      <w:r w:rsidR="00AA1215" w:rsidRPr="006F5AD1">
        <w:rPr>
          <w:color w:val="000000" w:themeColor="text1"/>
        </w:rPr>
        <w:t>as</w:t>
      </w:r>
      <w:r w:rsidR="009972D1" w:rsidRPr="006F5AD1">
        <w:rPr>
          <w:color w:val="000000" w:themeColor="text1"/>
        </w:rPr>
        <w:t xml:space="preserve"> fixed effects, diapause genotype and sample day </w:t>
      </w:r>
      <w:r w:rsidR="00AA1215" w:rsidRPr="006F5AD1">
        <w:rPr>
          <w:color w:val="000000" w:themeColor="text1"/>
        </w:rPr>
        <w:t>as</w:t>
      </w:r>
      <w:r w:rsidR="009972D1" w:rsidRPr="006F5AD1">
        <w:rPr>
          <w:color w:val="000000" w:themeColor="text1"/>
        </w:rPr>
        <w:t xml:space="preserve"> interacting fixed effects, and lean mass was a covariate</w:t>
      </w:r>
      <w:r w:rsidR="00652767" w:rsidRPr="006F5AD1">
        <w:rPr>
          <w:color w:val="000000" w:themeColor="text1"/>
        </w:rPr>
        <w:t xml:space="preserve"> (Table 3-</w:t>
      </w:r>
      <w:r w:rsidR="002407FE" w:rsidRPr="006F5AD1">
        <w:rPr>
          <w:color w:val="000000" w:themeColor="text1"/>
        </w:rPr>
        <w:t>4</w:t>
      </w:r>
      <w:r w:rsidR="00652767" w:rsidRPr="006F5AD1">
        <w:rPr>
          <w:color w:val="000000" w:themeColor="text1"/>
        </w:rPr>
        <w:t>)</w:t>
      </w:r>
      <w:r w:rsidR="005D29A0" w:rsidRPr="006F5AD1">
        <w:rPr>
          <w:color w:val="000000" w:themeColor="text1"/>
        </w:rPr>
        <w:t>.</w:t>
      </w:r>
      <w:r w:rsidRPr="006F5AD1">
        <w:rPr>
          <w:color w:val="000000" w:themeColor="text1"/>
        </w:rPr>
        <w:t xml:space="preserve"> Lean mass was measured in </w:t>
      </w:r>
      <w:r w:rsidRPr="006F5AD1">
        <w:rPr>
          <w:color w:val="000000" w:themeColor="text1"/>
        </w:rPr>
        <w:lastRenderedPageBreak/>
        <w:t xml:space="preserve">338 individuals and analyzed using a </w:t>
      </w:r>
      <w:r w:rsidR="005D29A0" w:rsidRPr="006F5AD1">
        <w:rPr>
          <w:color w:val="000000" w:themeColor="text1"/>
        </w:rPr>
        <w:t xml:space="preserve">generalized </w:t>
      </w:r>
      <w:r w:rsidRPr="006F5AD1">
        <w:rPr>
          <w:color w:val="000000" w:themeColor="text1"/>
        </w:rPr>
        <w:t>linear mixed effects model. The statistical model</w:t>
      </w:r>
      <w:r w:rsidR="005D29A0" w:rsidRPr="006F5AD1">
        <w:rPr>
          <w:color w:val="000000" w:themeColor="text1"/>
        </w:rPr>
        <w:t xml:space="preserve"> to explain lean mass prior to the onset of diapause </w:t>
      </w:r>
      <w:r w:rsidRPr="006F5AD1">
        <w:rPr>
          <w:color w:val="000000" w:themeColor="text1"/>
        </w:rPr>
        <w:t xml:space="preserve">included: diapause genotype and </w:t>
      </w:r>
      <w:r w:rsidR="001545B6" w:rsidRPr="006F5AD1">
        <w:rPr>
          <w:color w:val="000000" w:themeColor="text1"/>
        </w:rPr>
        <w:t>photoperiod</w:t>
      </w:r>
      <w:r w:rsidR="00AA1215" w:rsidRPr="006F5AD1">
        <w:rPr>
          <w:color w:val="000000" w:themeColor="text1"/>
        </w:rPr>
        <w:t xml:space="preserve"> as</w:t>
      </w:r>
      <w:r w:rsidRPr="006F5AD1">
        <w:rPr>
          <w:color w:val="000000" w:themeColor="text1"/>
        </w:rPr>
        <w:t xml:space="preserve"> fixed effects</w:t>
      </w:r>
      <w:r w:rsidR="00AA1215" w:rsidRPr="006F5AD1">
        <w:rPr>
          <w:color w:val="000000" w:themeColor="text1"/>
        </w:rPr>
        <w:t xml:space="preserve"> and </w:t>
      </w:r>
      <w:r w:rsidRPr="006F5AD1">
        <w:rPr>
          <w:color w:val="000000" w:themeColor="text1"/>
        </w:rPr>
        <w:t xml:space="preserve">diapause genotype and </w:t>
      </w:r>
      <w:r w:rsidR="001545B6" w:rsidRPr="006F5AD1">
        <w:rPr>
          <w:color w:val="000000" w:themeColor="text1"/>
        </w:rPr>
        <w:t>photoperiod</w:t>
      </w:r>
      <w:r w:rsidR="00AA1215" w:rsidRPr="006F5AD1">
        <w:rPr>
          <w:color w:val="000000" w:themeColor="text1"/>
        </w:rPr>
        <w:t xml:space="preserve"> as </w:t>
      </w:r>
      <w:r w:rsidRPr="006F5AD1">
        <w:rPr>
          <w:color w:val="000000" w:themeColor="text1"/>
        </w:rPr>
        <w:t>interacting fixed effects</w:t>
      </w:r>
      <w:r w:rsidR="00652767" w:rsidRPr="006F5AD1">
        <w:rPr>
          <w:color w:val="000000" w:themeColor="text1"/>
        </w:rPr>
        <w:t xml:space="preserve"> (Table 3-</w:t>
      </w:r>
      <w:r w:rsidR="002407FE" w:rsidRPr="006F5AD1">
        <w:rPr>
          <w:color w:val="000000" w:themeColor="text1"/>
        </w:rPr>
        <w:t>5</w:t>
      </w:r>
      <w:r w:rsidR="00652767" w:rsidRPr="006F5AD1">
        <w:rPr>
          <w:color w:val="000000" w:themeColor="text1"/>
        </w:rPr>
        <w:t>)</w:t>
      </w:r>
      <w:r w:rsidR="00AA1215" w:rsidRPr="006F5AD1">
        <w:rPr>
          <w:color w:val="000000" w:themeColor="text1"/>
        </w:rPr>
        <w:t>.</w:t>
      </w:r>
      <w:r w:rsidRPr="006F5AD1">
        <w:rPr>
          <w:color w:val="000000" w:themeColor="text1"/>
        </w:rPr>
        <w:t xml:space="preserve"> </w:t>
      </w:r>
      <w:r w:rsidR="00AA1215" w:rsidRPr="006F5AD1">
        <w:rPr>
          <w:color w:val="000000" w:themeColor="text1"/>
        </w:rPr>
        <w:t>The model to explain</w:t>
      </w:r>
      <w:r w:rsidR="005D29A0" w:rsidRPr="006F5AD1">
        <w:rPr>
          <w:color w:val="000000" w:themeColor="text1"/>
        </w:rPr>
        <w:t xml:space="preserve"> lean mass</w:t>
      </w:r>
      <w:r w:rsidR="00AA1215" w:rsidRPr="006F5AD1">
        <w:rPr>
          <w:color w:val="000000" w:themeColor="text1"/>
        </w:rPr>
        <w:t xml:space="preserve"> depletion</w:t>
      </w:r>
      <w:r w:rsidR="005D29A0" w:rsidRPr="006F5AD1">
        <w:rPr>
          <w:color w:val="000000" w:themeColor="text1"/>
        </w:rPr>
        <w:t xml:space="preserve"> during diapause included</w:t>
      </w:r>
      <w:r w:rsidR="00AA1215" w:rsidRPr="006F5AD1">
        <w:rPr>
          <w:color w:val="000000" w:themeColor="text1"/>
        </w:rPr>
        <w:t>: diapause genotype and sample day as fixed effects and diapause genotype and sample day as interacting fixed effects</w:t>
      </w:r>
      <w:r w:rsidR="00652767" w:rsidRPr="006F5AD1">
        <w:rPr>
          <w:color w:val="000000" w:themeColor="text1"/>
        </w:rPr>
        <w:t xml:space="preserve"> (Table 3-</w:t>
      </w:r>
      <w:r w:rsidR="002407FE" w:rsidRPr="006F5AD1">
        <w:rPr>
          <w:color w:val="000000" w:themeColor="text1"/>
        </w:rPr>
        <w:t>6</w:t>
      </w:r>
      <w:r w:rsidR="00652767" w:rsidRPr="006F5AD1">
        <w:rPr>
          <w:color w:val="000000" w:themeColor="text1"/>
        </w:rPr>
        <w:t>)</w:t>
      </w:r>
      <w:r w:rsidR="00AA1215" w:rsidRPr="006F5AD1">
        <w:rPr>
          <w:color w:val="000000" w:themeColor="text1"/>
        </w:rPr>
        <w:t xml:space="preserve">. </w:t>
      </w:r>
      <w:r w:rsidR="005D29A0" w:rsidRPr="006F5AD1">
        <w:rPr>
          <w:color w:val="000000" w:themeColor="text1"/>
        </w:rPr>
        <w:t xml:space="preserve"> Biological cohort was also included in each generalized linear model as nested within extraction cohort, and extraction cohort was used as a random factor.</w:t>
      </w:r>
    </w:p>
    <w:p w14:paraId="6812E286" w14:textId="77777777" w:rsidR="007F6A28" w:rsidRPr="006F5AD1" w:rsidRDefault="007F6A28">
      <w:pPr>
        <w:ind w:left="-15" w:right="90" w:firstLine="468"/>
        <w:rPr>
          <w:color w:val="000000" w:themeColor="text1"/>
        </w:rPr>
      </w:pPr>
    </w:p>
    <w:p w14:paraId="378929F0" w14:textId="77777777" w:rsidR="006F58EA" w:rsidRPr="006F5AD1" w:rsidRDefault="00D27C9E">
      <w:pPr>
        <w:tabs>
          <w:tab w:val="center" w:pos="4145"/>
          <w:tab w:val="center" w:pos="4986"/>
        </w:tabs>
        <w:spacing w:after="206" w:line="259"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241AAE50" w14:textId="77777777" w:rsidR="006F58EA" w:rsidRPr="006F5AD1" w:rsidRDefault="00D27C9E" w:rsidP="00CE5B15">
      <w:pPr>
        <w:tabs>
          <w:tab w:val="left" w:pos="1080"/>
          <w:tab w:val="center" w:pos="2694"/>
        </w:tabs>
        <w:spacing w:after="187" w:line="253"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E9DE989" w14:textId="3EA593E0" w:rsidR="00CE5B15" w:rsidRPr="006F5AD1" w:rsidRDefault="00DD43B4" w:rsidP="00CE5B15">
      <w:pPr>
        <w:ind w:left="-5" w:firstLine="725"/>
        <w:rPr>
          <w:color w:val="000000" w:themeColor="text1"/>
        </w:rPr>
      </w:pPr>
      <w:r w:rsidRPr="006F5AD1">
        <w:rPr>
          <w:color w:val="000000" w:themeColor="text1"/>
        </w:rPr>
        <w:t xml:space="preserve">Individuals in diapause programming conditions </w:t>
      </w:r>
      <w:r w:rsidR="002E461C" w:rsidRPr="006F5AD1">
        <w:rPr>
          <w:color w:val="000000" w:themeColor="text1"/>
        </w:rPr>
        <w:t>were</w:t>
      </w:r>
      <w:r w:rsidRPr="006F5AD1">
        <w:rPr>
          <w:color w:val="000000" w:themeColor="text1"/>
        </w:rPr>
        <w:t xml:space="preserve"> </w:t>
      </w:r>
      <w:r w:rsidR="006F5AD1">
        <w:rPr>
          <w:color w:val="000000" w:themeColor="text1"/>
        </w:rPr>
        <w:t xml:space="preserve">characterized as </w:t>
      </w:r>
      <w:r w:rsidRPr="006F5AD1">
        <w:rPr>
          <w:color w:val="000000" w:themeColor="text1"/>
        </w:rPr>
        <w:t xml:space="preserve">in </w:t>
      </w:r>
      <w:r w:rsidR="004B74F2" w:rsidRPr="006F5AD1">
        <w:rPr>
          <w:color w:val="000000" w:themeColor="text1"/>
        </w:rPr>
        <w:t>deep-diapause</w:t>
      </w:r>
      <w:r w:rsidRPr="006F5AD1">
        <w:rPr>
          <w:color w:val="000000" w:themeColor="text1"/>
        </w:rPr>
        <w:t xml:space="preserve"> if they remained in the larval stage throughout the 30-day post-feeding trial period. </w:t>
      </w:r>
      <w:r w:rsidR="001545B6" w:rsidRPr="006F5AD1">
        <w:rPr>
          <w:color w:val="000000" w:themeColor="text1"/>
        </w:rPr>
        <w:t>Diapause-programmed l</w:t>
      </w:r>
      <w:r w:rsidRPr="006F5AD1">
        <w:rPr>
          <w:color w:val="000000" w:themeColor="text1"/>
        </w:rPr>
        <w:t xml:space="preserve">arvae that pupated before the end of the 30-day trial period, but after </w:t>
      </w:r>
      <w:r w:rsidR="002407FE" w:rsidRPr="006F5AD1">
        <w:rPr>
          <w:color w:val="000000" w:themeColor="text1"/>
        </w:rPr>
        <w:t>all the larvae in</w:t>
      </w:r>
      <w:r w:rsidRPr="006F5AD1">
        <w:rPr>
          <w:color w:val="000000" w:themeColor="text1"/>
        </w:rPr>
        <w:t xml:space="preserve"> the non-diapause treatment group</w:t>
      </w:r>
      <w:r w:rsidR="001545B6" w:rsidRPr="006F5AD1">
        <w:rPr>
          <w:color w:val="000000" w:themeColor="text1"/>
        </w:rPr>
        <w:t xml:space="preserve"> </w:t>
      </w:r>
      <w:r w:rsidR="002407FE" w:rsidRPr="006F5AD1">
        <w:rPr>
          <w:color w:val="000000" w:themeColor="text1"/>
        </w:rPr>
        <w:t>pupated</w:t>
      </w:r>
      <w:r w:rsidRPr="006F5AD1">
        <w:rPr>
          <w:color w:val="000000" w:themeColor="text1"/>
        </w:rPr>
        <w:t xml:space="preserve">, were characterized </w:t>
      </w:r>
      <w:r w:rsidR="001F744C" w:rsidRPr="006F5AD1">
        <w:rPr>
          <w:color w:val="000000" w:themeColor="text1"/>
        </w:rPr>
        <w:t xml:space="preserve">being in </w:t>
      </w:r>
      <w:r w:rsidRPr="006F5AD1">
        <w:rPr>
          <w:color w:val="000000" w:themeColor="text1"/>
        </w:rPr>
        <w:t xml:space="preserve">as </w:t>
      </w:r>
      <w:r w:rsidR="004B74F2" w:rsidRPr="006F5AD1">
        <w:rPr>
          <w:color w:val="000000" w:themeColor="text1"/>
        </w:rPr>
        <w:t>shallow-diapause</w:t>
      </w:r>
      <w:r w:rsidRPr="006F5AD1">
        <w:rPr>
          <w:color w:val="000000" w:themeColor="text1"/>
        </w:rPr>
        <w:t xml:space="preserve">. </w:t>
      </w:r>
      <w:r w:rsidR="004C310D" w:rsidRPr="006F5AD1">
        <w:rPr>
          <w:color w:val="000000" w:themeColor="text1"/>
        </w:rPr>
        <w:t>L</w:t>
      </w:r>
      <w:r w:rsidRPr="006F5AD1">
        <w:rPr>
          <w:color w:val="000000" w:themeColor="text1"/>
        </w:rPr>
        <w:t xml:space="preserve">ong-diapause genotype larvae responded to diapause programming as expected with </w:t>
      </w:r>
      <w:r w:rsidR="004B74F2" w:rsidRPr="006F5AD1">
        <w:rPr>
          <w:color w:val="000000" w:themeColor="text1"/>
        </w:rPr>
        <w:t>deep-diapause</w:t>
      </w:r>
      <w:r w:rsidRPr="006F5AD1">
        <w:rPr>
          <w:color w:val="000000" w:themeColor="text1"/>
        </w:rPr>
        <w:t xml:space="preserve"> reported in 100% of individuals. Only 33% of short-diapause genotype larvae stayed in </w:t>
      </w:r>
      <w:r w:rsidR="004B74F2" w:rsidRPr="006F5AD1">
        <w:rPr>
          <w:color w:val="000000" w:themeColor="text1"/>
        </w:rPr>
        <w:t>deep-diapause</w:t>
      </w:r>
      <w:r w:rsidRPr="006F5AD1">
        <w:rPr>
          <w:color w:val="000000" w:themeColor="text1"/>
        </w:rPr>
        <w:t xml:space="preserve"> while 66.6% showed a </w:t>
      </w:r>
      <w:r w:rsidR="004B74F2" w:rsidRPr="006F5AD1">
        <w:rPr>
          <w:color w:val="000000" w:themeColor="text1"/>
        </w:rPr>
        <w:t>shallow-diapause</w:t>
      </w:r>
      <w:r w:rsidRPr="006F5AD1">
        <w:rPr>
          <w:color w:val="000000" w:themeColor="text1"/>
        </w:rPr>
        <w:t xml:space="preserve"> response</w:t>
      </w:r>
      <w:r w:rsidR="006F5AD1">
        <w:rPr>
          <w:color w:val="000000" w:themeColor="text1"/>
        </w:rPr>
        <w:t xml:space="preserve">, pupating before </w:t>
      </w:r>
      <w:r w:rsidRPr="006F5AD1">
        <w:rPr>
          <w:color w:val="000000" w:themeColor="text1"/>
        </w:rPr>
        <w:t>the end of the 30-day trial period despite being reared in diapause programming conditions</w:t>
      </w:r>
      <w:r w:rsidR="001F744C" w:rsidRPr="006F5AD1">
        <w:rPr>
          <w:color w:val="000000" w:themeColor="text1"/>
        </w:rPr>
        <w:t xml:space="preserve"> (F</w:t>
      </w:r>
      <w:r w:rsidR="00490123" w:rsidRPr="006F5AD1">
        <w:rPr>
          <w:color w:val="000000" w:themeColor="text1"/>
        </w:rPr>
        <w:t>ig</w:t>
      </w:r>
      <w:r w:rsidR="001F744C" w:rsidRPr="006F5AD1">
        <w:rPr>
          <w:color w:val="000000" w:themeColor="text1"/>
        </w:rPr>
        <w:t>.</w:t>
      </w:r>
      <w:r w:rsidR="00490123" w:rsidRPr="006F5AD1">
        <w:rPr>
          <w:color w:val="000000" w:themeColor="text1"/>
        </w:rPr>
        <w:t xml:space="preserve"> </w:t>
      </w:r>
      <w:r w:rsidRPr="006F5AD1">
        <w:rPr>
          <w:color w:val="000000" w:themeColor="text1"/>
        </w:rPr>
        <w:t>3-1</w:t>
      </w:r>
      <w:r w:rsidR="001F744C" w:rsidRPr="006F5AD1">
        <w:rPr>
          <w:color w:val="000000" w:themeColor="text1"/>
        </w:rPr>
        <w:t>)</w:t>
      </w:r>
      <w:r w:rsidRPr="006F5AD1">
        <w:rPr>
          <w:color w:val="000000" w:themeColor="text1"/>
        </w:rPr>
        <w:t xml:space="preserve">. </w:t>
      </w:r>
    </w:p>
    <w:p w14:paraId="7B1508A1" w14:textId="7126C061" w:rsidR="004C310D" w:rsidRPr="006775CF" w:rsidRDefault="00E872D5" w:rsidP="002407FE">
      <w:pPr>
        <w:ind w:left="-5" w:firstLine="725"/>
        <w:rPr>
          <w:color w:val="000000" w:themeColor="text1"/>
        </w:rPr>
      </w:pPr>
      <w:r w:rsidRPr="00DB42C7">
        <w:rPr>
          <w:color w:val="000000" w:themeColor="text1"/>
        </w:rPr>
        <w:t>T</w:t>
      </w:r>
      <w:r w:rsidR="00DD43B4" w:rsidRPr="00DB42C7">
        <w:rPr>
          <w:color w:val="000000" w:themeColor="text1"/>
        </w:rPr>
        <w:t xml:space="preserve">o </w:t>
      </w:r>
      <w:r w:rsidR="00DB42C7">
        <w:rPr>
          <w:color w:val="000000" w:themeColor="text1"/>
        </w:rPr>
        <w:t xml:space="preserve">determine the extent to which I could </w:t>
      </w:r>
      <w:r w:rsidR="00DD43B4" w:rsidRPr="00DB42C7">
        <w:rPr>
          <w:color w:val="000000" w:themeColor="text1"/>
        </w:rPr>
        <w:t>separate shallow from deep diapausing individuals within the short-diapause strain</w:t>
      </w:r>
      <w:r w:rsidR="001F744C" w:rsidRPr="00DB42C7">
        <w:rPr>
          <w:color w:val="000000" w:themeColor="text1"/>
        </w:rPr>
        <w:t xml:space="preserve"> by size</w:t>
      </w:r>
      <w:r w:rsidR="00DD43B4" w:rsidRPr="00DB42C7">
        <w:rPr>
          <w:color w:val="000000" w:themeColor="text1"/>
        </w:rPr>
        <w:t xml:space="preserve">, wet mass was tracked in individuals from each diapause genotype and treatment starting on the day larvae eclosed into the final larval instar. On the day wet mass peaked, </w:t>
      </w:r>
      <w:r w:rsidR="006775CF">
        <w:rPr>
          <w:color w:val="000000" w:themeColor="text1"/>
        </w:rPr>
        <w:t xml:space="preserve">I compared </w:t>
      </w:r>
      <w:r w:rsidR="00DD43B4" w:rsidRPr="00DB42C7">
        <w:rPr>
          <w:color w:val="000000" w:themeColor="text1"/>
        </w:rPr>
        <w:t xml:space="preserve">the timing and the accumulation of wet mass between non-diapause larvae </w:t>
      </w:r>
      <w:r w:rsidR="006775CF">
        <w:rPr>
          <w:color w:val="000000" w:themeColor="text1"/>
        </w:rPr>
        <w:t xml:space="preserve">of both genotypes </w:t>
      </w:r>
      <w:r w:rsidR="00DD43B4" w:rsidRPr="00DB42C7">
        <w:rPr>
          <w:color w:val="000000" w:themeColor="text1"/>
        </w:rPr>
        <w:t xml:space="preserve">in the long-day treatment, as well as deep-diapause larvae and shallow-diapause larvae </w:t>
      </w:r>
      <w:r w:rsidR="006775CF">
        <w:rPr>
          <w:color w:val="000000" w:themeColor="text1"/>
        </w:rPr>
        <w:t>of both genotypes</w:t>
      </w:r>
      <w:r w:rsidR="006775CF" w:rsidRPr="00DB42C7">
        <w:rPr>
          <w:color w:val="000000" w:themeColor="text1"/>
        </w:rPr>
        <w:t xml:space="preserve"> </w:t>
      </w:r>
      <w:r w:rsidR="00DD43B4" w:rsidRPr="00DB42C7">
        <w:rPr>
          <w:color w:val="000000" w:themeColor="text1"/>
        </w:rPr>
        <w:t xml:space="preserve">in the short-day treatment.  In </w:t>
      </w:r>
      <w:r w:rsidR="00DD43B4" w:rsidRPr="00DB42C7">
        <w:rPr>
          <w:color w:val="000000" w:themeColor="text1"/>
        </w:rPr>
        <w:lastRenderedPageBreak/>
        <w:t>the non-diapause treatment, long-diapause genotype individuals peaked in mass on day 5 and short-diapause genotype larvae peaked in mass on day 3</w:t>
      </w:r>
      <w:r w:rsidR="001F744C" w:rsidRPr="00DB42C7">
        <w:rPr>
          <w:color w:val="000000" w:themeColor="text1"/>
        </w:rPr>
        <w:t xml:space="preserve"> (Fig. 3-4A)</w:t>
      </w:r>
      <w:r w:rsidR="00DD43B4" w:rsidRPr="00DB42C7">
        <w:rPr>
          <w:color w:val="000000" w:themeColor="text1"/>
        </w:rPr>
        <w:t>. In diapause-programming conditions, mass peaked in long-</w:t>
      </w:r>
      <w:r w:rsidR="00DD43B4" w:rsidRPr="006775CF">
        <w:rPr>
          <w:color w:val="000000" w:themeColor="text1"/>
        </w:rPr>
        <w:t>diapause genotype larvae on day 9 and short-diapause genotype larvae peaked in mass on day 6</w:t>
      </w:r>
      <w:r w:rsidR="0094006B" w:rsidRPr="006775CF">
        <w:rPr>
          <w:color w:val="000000" w:themeColor="text1"/>
        </w:rPr>
        <w:t xml:space="preserve"> </w:t>
      </w:r>
      <w:commentRangeStart w:id="22"/>
      <w:r w:rsidR="0094006B" w:rsidRPr="006775CF">
        <w:rPr>
          <w:color w:val="000000" w:themeColor="text1"/>
        </w:rPr>
        <w:t>(Fig. 3-4B</w:t>
      </w:r>
      <w:commentRangeEnd w:id="22"/>
      <w:r w:rsidR="006775CF">
        <w:rPr>
          <w:rStyle w:val="CommentReference"/>
        </w:rPr>
        <w:commentReference w:id="22"/>
      </w:r>
      <w:r w:rsidR="0094006B" w:rsidRPr="006775CF">
        <w:rPr>
          <w:color w:val="000000" w:themeColor="text1"/>
        </w:rPr>
        <w:t>)</w:t>
      </w:r>
      <w:r w:rsidR="00DD43B4" w:rsidRPr="006775CF">
        <w:rPr>
          <w:color w:val="000000" w:themeColor="text1"/>
        </w:rPr>
        <w:t xml:space="preserve">. </w:t>
      </w:r>
    </w:p>
    <w:p w14:paraId="70F8FCD9" w14:textId="2F7736B1" w:rsidR="00A221E4" w:rsidRPr="006F5AD1" w:rsidRDefault="00CF1B1E" w:rsidP="00182BD7">
      <w:pPr>
        <w:ind w:left="-5" w:firstLine="725"/>
        <w:rPr>
          <w:color w:val="000000" w:themeColor="text1"/>
        </w:rPr>
      </w:pPr>
      <w:commentRangeStart w:id="23"/>
      <w:r w:rsidRPr="006775CF">
        <w:rPr>
          <w:color w:val="000000" w:themeColor="text1"/>
        </w:rPr>
        <w:t>Comparisons of CO</w:t>
      </w:r>
      <w:r w:rsidRPr="006775CF">
        <w:rPr>
          <w:color w:val="000000" w:themeColor="text1"/>
          <w:vertAlign w:val="subscript"/>
        </w:rPr>
        <w:t>2</w:t>
      </w:r>
      <w:r w:rsidRPr="006775CF">
        <w:rPr>
          <w:color w:val="000000" w:themeColor="text1"/>
        </w:rPr>
        <w:t xml:space="preserve"> production occurred on the day wet mass peaked within each treatment and the CO</w:t>
      </w:r>
      <w:r w:rsidRPr="00647871">
        <w:rPr>
          <w:color w:val="000000" w:themeColor="text1"/>
          <w:vertAlign w:val="subscript"/>
        </w:rPr>
        <w:t>2</w:t>
      </w:r>
      <w:r w:rsidRPr="00647871">
        <w:rPr>
          <w:color w:val="000000" w:themeColor="text1"/>
        </w:rPr>
        <w:t xml:space="preserve"> estimate for each larva was </w:t>
      </w:r>
      <w:r w:rsidR="00647871">
        <w:rPr>
          <w:color w:val="000000" w:themeColor="text1"/>
        </w:rPr>
        <w:t>adjusted</w:t>
      </w:r>
      <w:r w:rsidR="00647871" w:rsidRPr="00647871">
        <w:rPr>
          <w:color w:val="000000" w:themeColor="text1"/>
        </w:rPr>
        <w:t xml:space="preserve"> </w:t>
      </w:r>
      <w:r w:rsidRPr="00647871">
        <w:rPr>
          <w:color w:val="000000" w:themeColor="text1"/>
        </w:rPr>
        <w:t>by wet mass.</w:t>
      </w:r>
      <w:r w:rsidR="00BF42BE" w:rsidRPr="00647871">
        <w:rPr>
          <w:color w:val="000000" w:themeColor="text1"/>
        </w:rPr>
        <w:t xml:space="preserve"> </w:t>
      </w:r>
      <w:r w:rsidR="00C01CC2" w:rsidRPr="00647871">
        <w:rPr>
          <w:color w:val="000000" w:themeColor="text1"/>
        </w:rPr>
        <w:t>The day w</w:t>
      </w:r>
      <w:r w:rsidR="00FB7994" w:rsidRPr="00647871">
        <w:rPr>
          <w:color w:val="000000" w:themeColor="text1"/>
        </w:rPr>
        <w:t xml:space="preserve">et mass peaked </w:t>
      </w:r>
      <w:r w:rsidR="00EE093B" w:rsidRPr="00647871">
        <w:rPr>
          <w:color w:val="000000" w:themeColor="text1"/>
        </w:rPr>
        <w:t>(Fig. 3-5A)</w:t>
      </w:r>
      <w:r w:rsidR="00C01CC2" w:rsidRPr="00647871">
        <w:rPr>
          <w:color w:val="000000" w:themeColor="text1"/>
        </w:rPr>
        <w:t xml:space="preserve"> was calculated</w:t>
      </w:r>
      <w:r w:rsidR="00FB7994" w:rsidRPr="00647871">
        <w:rPr>
          <w:color w:val="000000" w:themeColor="text1"/>
        </w:rPr>
        <w:t xml:space="preserve"> for larvae </w:t>
      </w:r>
      <w:r w:rsidR="00C01CC2" w:rsidRPr="00647871">
        <w:rPr>
          <w:color w:val="000000" w:themeColor="text1"/>
        </w:rPr>
        <w:t xml:space="preserve">in </w:t>
      </w:r>
      <w:r w:rsidR="00FB7994" w:rsidRPr="00647871">
        <w:rPr>
          <w:color w:val="000000" w:themeColor="text1"/>
        </w:rPr>
        <w:t>each treatment,</w:t>
      </w:r>
      <w:r w:rsidR="00C01CC2" w:rsidRPr="00647871">
        <w:rPr>
          <w:color w:val="000000" w:themeColor="text1"/>
        </w:rPr>
        <w:t xml:space="preserve"> then</w:t>
      </w:r>
      <w:r w:rsidR="00EE093B" w:rsidRPr="00647871">
        <w:rPr>
          <w:color w:val="000000" w:themeColor="text1"/>
        </w:rPr>
        <w:t xml:space="preserve"> CO</w:t>
      </w:r>
      <w:r w:rsidR="00EE093B" w:rsidRPr="00647871">
        <w:rPr>
          <w:color w:val="000000" w:themeColor="text1"/>
          <w:vertAlign w:val="subscript"/>
        </w:rPr>
        <w:t>2</w:t>
      </w:r>
      <w:r w:rsidR="00EE093B" w:rsidRPr="00647871">
        <w:rPr>
          <w:color w:val="000000" w:themeColor="text1"/>
        </w:rPr>
        <w:t xml:space="preserve"> production (</w:t>
      </w:r>
      <w:r w:rsidR="002407FE" w:rsidRPr="00647871">
        <w:rPr>
          <w:color w:val="000000" w:themeColor="text1"/>
        </w:rPr>
        <w:t xml:space="preserve">Fig. </w:t>
      </w:r>
      <w:r w:rsidR="00EE093B" w:rsidRPr="00647871">
        <w:rPr>
          <w:color w:val="000000" w:themeColor="text1"/>
        </w:rPr>
        <w:t xml:space="preserve">3-5B) was compared </w:t>
      </w:r>
      <w:r w:rsidR="00DA0DAB" w:rsidRPr="006F5AD1">
        <w:rPr>
          <w:color w:val="000000" w:themeColor="text1"/>
        </w:rPr>
        <w:t xml:space="preserve">between </w:t>
      </w:r>
      <w:r w:rsidR="00247503" w:rsidRPr="006F5AD1">
        <w:rPr>
          <w:color w:val="000000" w:themeColor="text1"/>
        </w:rPr>
        <w:t>long-diapause genotype and short-diapause genotype individual</w:t>
      </w:r>
      <w:r w:rsidR="00EE093B" w:rsidRPr="006F5AD1">
        <w:rPr>
          <w:color w:val="000000" w:themeColor="text1"/>
        </w:rPr>
        <w:t xml:space="preserve">s to capture the </w:t>
      </w:r>
      <w:r w:rsidR="00DD34A5" w:rsidRPr="006F5AD1">
        <w:rPr>
          <w:color w:val="000000" w:themeColor="text1"/>
        </w:rPr>
        <w:t>e</w:t>
      </w:r>
      <w:r w:rsidR="00EE093B" w:rsidRPr="006F5AD1">
        <w:rPr>
          <w:color w:val="000000" w:themeColor="text1"/>
        </w:rPr>
        <w:t>ffect of photoperiod on metabolic activity</w:t>
      </w:r>
      <w:r w:rsidR="00DA0DAB" w:rsidRPr="006F5AD1">
        <w:rPr>
          <w:color w:val="000000" w:themeColor="text1"/>
        </w:rPr>
        <w:t xml:space="preserve">. </w:t>
      </w:r>
      <w:commentRangeEnd w:id="23"/>
      <w:r w:rsidR="00647871">
        <w:rPr>
          <w:rStyle w:val="CommentReference"/>
        </w:rPr>
        <w:commentReference w:id="23"/>
      </w:r>
      <w:r w:rsidR="00560914" w:rsidRPr="00647871">
        <w:rPr>
          <w:color w:val="000000" w:themeColor="text1"/>
        </w:rPr>
        <w:t xml:space="preserve">I found </w:t>
      </w:r>
      <w:r w:rsidR="00647871">
        <w:rPr>
          <w:color w:val="000000" w:themeColor="text1"/>
        </w:rPr>
        <w:t xml:space="preserve">that </w:t>
      </w:r>
      <w:r w:rsidR="00560914" w:rsidRPr="00647871">
        <w:rPr>
          <w:color w:val="000000" w:themeColor="text1"/>
        </w:rPr>
        <w:t xml:space="preserve">long-diapause </w:t>
      </w:r>
      <w:r w:rsidR="00647871">
        <w:rPr>
          <w:color w:val="000000" w:themeColor="text1"/>
        </w:rPr>
        <w:t>larvae</w:t>
      </w:r>
      <w:r w:rsidR="00647871" w:rsidRPr="00647871">
        <w:rPr>
          <w:color w:val="000000" w:themeColor="text1"/>
        </w:rPr>
        <w:t xml:space="preserve"> </w:t>
      </w:r>
      <w:r w:rsidR="00560914" w:rsidRPr="00647871">
        <w:rPr>
          <w:color w:val="000000" w:themeColor="text1"/>
        </w:rPr>
        <w:t>produced less CO</w:t>
      </w:r>
      <w:r w:rsidR="00560914" w:rsidRPr="00647871">
        <w:rPr>
          <w:color w:val="000000" w:themeColor="text1"/>
          <w:vertAlign w:val="subscript"/>
        </w:rPr>
        <w:t>2</w:t>
      </w:r>
      <w:r w:rsidR="00560914" w:rsidRPr="00647871">
        <w:rPr>
          <w:color w:val="000000" w:themeColor="text1"/>
        </w:rPr>
        <w:t xml:space="preserve"> than short-diapause larvae, regardless </w:t>
      </w:r>
      <w:r w:rsidR="00560914" w:rsidRPr="006F5AD1">
        <w:rPr>
          <w:color w:val="000000" w:themeColor="text1"/>
        </w:rPr>
        <w:t>of rearing conditions (diapause programming: t-value=-5.51, Df=26, p-value&lt;0.000; non-diapause: t-value=-3.74, Df=47,</w:t>
      </w:r>
      <w:r w:rsidR="00CC4ED7" w:rsidRPr="006F5AD1">
        <w:rPr>
          <w:color w:val="000000" w:themeColor="text1"/>
        </w:rPr>
        <w:t xml:space="preserve"> </w:t>
      </w:r>
      <w:r w:rsidR="00560914" w:rsidRPr="006F5AD1">
        <w:rPr>
          <w:color w:val="000000" w:themeColor="text1"/>
        </w:rPr>
        <w:t xml:space="preserve">p-value&lt;0.001) (Table 3-1A and 3-1B). </w:t>
      </w:r>
      <w:r w:rsidR="00CC4ED7" w:rsidRPr="006775CF">
        <w:rPr>
          <w:color w:val="000000" w:themeColor="text1"/>
        </w:rPr>
        <w:t>T</w:t>
      </w:r>
      <w:r w:rsidR="00A221E4" w:rsidRPr="006775CF">
        <w:rPr>
          <w:color w:val="000000" w:themeColor="text1"/>
        </w:rPr>
        <w:t>o capture the relationship between photoperiod and metabolic activity</w:t>
      </w:r>
      <w:r w:rsidR="00EE093B" w:rsidRPr="006775CF">
        <w:rPr>
          <w:color w:val="000000" w:themeColor="text1"/>
        </w:rPr>
        <w:t xml:space="preserve"> within each strain</w:t>
      </w:r>
      <w:r w:rsidR="00CC4ED7" w:rsidRPr="006F5AD1">
        <w:rPr>
          <w:color w:val="000000" w:themeColor="text1"/>
        </w:rPr>
        <w:t xml:space="preserve">, </w:t>
      </w:r>
      <w:r w:rsidR="00FB7994" w:rsidRPr="006F5AD1">
        <w:rPr>
          <w:color w:val="000000" w:themeColor="text1"/>
        </w:rPr>
        <w:t xml:space="preserve">I used </w:t>
      </w:r>
      <w:r w:rsidR="00CC4ED7" w:rsidRPr="006F5AD1">
        <w:rPr>
          <w:color w:val="000000" w:themeColor="text1"/>
        </w:rPr>
        <w:t xml:space="preserve">the day wet mass peaked (Fig. 3-6A) </w:t>
      </w:r>
      <w:r w:rsidR="00FB7994" w:rsidRPr="006F5AD1">
        <w:rPr>
          <w:color w:val="000000" w:themeColor="text1"/>
        </w:rPr>
        <w:t xml:space="preserve">to compare </w:t>
      </w:r>
      <w:r w:rsidR="00CC4ED7" w:rsidRPr="00DB42C7">
        <w:rPr>
          <w:color w:val="000000" w:themeColor="text1"/>
        </w:rPr>
        <w:t>CO</w:t>
      </w:r>
      <w:r w:rsidR="00CC4ED7" w:rsidRPr="00DB42C7">
        <w:rPr>
          <w:color w:val="000000" w:themeColor="text1"/>
          <w:vertAlign w:val="subscript"/>
        </w:rPr>
        <w:t>2</w:t>
      </w:r>
      <w:r w:rsidR="00CC4ED7" w:rsidRPr="00DB42C7">
        <w:rPr>
          <w:color w:val="000000" w:themeColor="text1"/>
        </w:rPr>
        <w:t xml:space="preserve"> production (Fig. 3-6B) of diapause-programmed individuals</w:t>
      </w:r>
      <w:r w:rsidR="00A221E4" w:rsidRPr="006775CF">
        <w:rPr>
          <w:color w:val="000000" w:themeColor="text1"/>
        </w:rPr>
        <w:t xml:space="preserve">. </w:t>
      </w:r>
      <w:r w:rsidR="002C7438" w:rsidRPr="006775CF">
        <w:rPr>
          <w:color w:val="000000" w:themeColor="text1"/>
        </w:rPr>
        <w:t>Regardless of diapause genotype, d</w:t>
      </w:r>
      <w:r w:rsidR="00E36B65" w:rsidRPr="006775CF">
        <w:rPr>
          <w:color w:val="000000" w:themeColor="text1"/>
        </w:rPr>
        <w:t xml:space="preserve">iapause-programmed </w:t>
      </w:r>
      <w:r w:rsidR="00DD43B4" w:rsidRPr="006775CF">
        <w:rPr>
          <w:color w:val="000000" w:themeColor="text1"/>
        </w:rPr>
        <w:t>individuals produce</w:t>
      </w:r>
      <w:r w:rsidR="00E36B65" w:rsidRPr="006775CF">
        <w:rPr>
          <w:color w:val="000000" w:themeColor="text1"/>
        </w:rPr>
        <w:t>d</w:t>
      </w:r>
      <w:r w:rsidR="00DD43B4" w:rsidRPr="006775CF">
        <w:rPr>
          <w:color w:val="000000" w:themeColor="text1"/>
        </w:rPr>
        <w:t xml:space="preserve"> significantly less CO</w:t>
      </w:r>
      <w:r w:rsidR="00DD43B4" w:rsidRPr="006775CF">
        <w:rPr>
          <w:color w:val="000000" w:themeColor="text1"/>
          <w:vertAlign w:val="subscript"/>
        </w:rPr>
        <w:t>2</w:t>
      </w:r>
      <w:r w:rsidR="00DD43B4" w:rsidRPr="006775CF">
        <w:rPr>
          <w:color w:val="000000" w:themeColor="text1"/>
        </w:rPr>
        <w:t xml:space="preserve"> </w:t>
      </w:r>
      <w:r w:rsidR="00E36B65" w:rsidRPr="006775CF">
        <w:rPr>
          <w:color w:val="000000" w:themeColor="text1"/>
        </w:rPr>
        <w:t>than</w:t>
      </w:r>
      <w:r w:rsidR="00DD43B4" w:rsidRPr="006775CF">
        <w:rPr>
          <w:color w:val="000000" w:themeColor="text1"/>
        </w:rPr>
        <w:t xml:space="preserve"> their non-diapause counterparts</w:t>
      </w:r>
      <w:r w:rsidR="00E36B65" w:rsidRPr="00647871">
        <w:rPr>
          <w:color w:val="000000" w:themeColor="text1"/>
        </w:rPr>
        <w:t xml:space="preserve"> </w:t>
      </w:r>
      <w:r w:rsidR="00DD43B4" w:rsidRPr="00647871">
        <w:rPr>
          <w:color w:val="000000" w:themeColor="text1"/>
        </w:rPr>
        <w:t>(long-diapause genotype: t-value=4.50, Df=30, p-value&lt;0.000; short-diapause genotype: t-value=5.00, Df=43, p-value&lt;0.000)</w:t>
      </w:r>
      <w:r w:rsidR="00A32000" w:rsidRPr="00647871">
        <w:rPr>
          <w:color w:val="000000" w:themeColor="text1"/>
        </w:rPr>
        <w:t xml:space="preserve"> </w:t>
      </w:r>
      <w:r w:rsidR="00DB113A" w:rsidRPr="00647871">
        <w:rPr>
          <w:color w:val="000000" w:themeColor="text1"/>
        </w:rPr>
        <w:t>(T</w:t>
      </w:r>
      <w:r w:rsidR="00A32000" w:rsidRPr="00647871">
        <w:rPr>
          <w:color w:val="000000" w:themeColor="text1"/>
        </w:rPr>
        <w:t xml:space="preserve">ables </w:t>
      </w:r>
      <w:r w:rsidR="00DD43B4" w:rsidRPr="00647871">
        <w:rPr>
          <w:color w:val="000000" w:themeColor="text1"/>
        </w:rPr>
        <w:t>3-1C</w:t>
      </w:r>
      <w:r w:rsidR="00A32000" w:rsidRPr="00647871">
        <w:rPr>
          <w:color w:val="000000" w:themeColor="text1"/>
        </w:rPr>
        <w:t xml:space="preserve"> and </w:t>
      </w:r>
      <w:r w:rsidR="00DD43B4" w:rsidRPr="00647871">
        <w:rPr>
          <w:color w:val="000000" w:themeColor="text1"/>
        </w:rPr>
        <w:t>3-1D</w:t>
      </w:r>
      <w:r w:rsidR="00DB113A" w:rsidRPr="00647871">
        <w:rPr>
          <w:color w:val="000000" w:themeColor="text1"/>
        </w:rPr>
        <w:t>)</w:t>
      </w:r>
      <w:r w:rsidR="00DD43B4" w:rsidRPr="00647871">
        <w:rPr>
          <w:color w:val="000000" w:themeColor="text1"/>
        </w:rPr>
        <w:t xml:space="preserve">. </w:t>
      </w:r>
      <w:r w:rsidR="00A221E4" w:rsidRPr="00647871">
        <w:rPr>
          <w:color w:val="000000" w:themeColor="text1"/>
        </w:rPr>
        <w:t>Finally,</w:t>
      </w:r>
      <w:r w:rsidR="00DA2BAF" w:rsidRPr="00647871">
        <w:rPr>
          <w:color w:val="000000" w:themeColor="text1"/>
        </w:rPr>
        <w:t xml:space="preserve"> metabolic activity was compared between</w:t>
      </w:r>
      <w:r w:rsidR="00597966" w:rsidRPr="00647871">
        <w:rPr>
          <w:color w:val="000000" w:themeColor="text1"/>
        </w:rPr>
        <w:t xml:space="preserve"> </w:t>
      </w:r>
      <w:r w:rsidR="00DA2BAF" w:rsidRPr="00647871">
        <w:rPr>
          <w:color w:val="000000" w:themeColor="text1"/>
        </w:rPr>
        <w:t>larvae programmed for diapause with</w:t>
      </w:r>
      <w:r w:rsidR="00647871">
        <w:rPr>
          <w:color w:val="000000" w:themeColor="text1"/>
        </w:rPr>
        <w:t>in</w:t>
      </w:r>
      <w:r w:rsidR="00DA2BAF" w:rsidRPr="00647871">
        <w:rPr>
          <w:color w:val="000000" w:themeColor="text1"/>
        </w:rPr>
        <w:t xml:space="preserve"> the short-diapause genotype</w:t>
      </w:r>
      <w:r w:rsidR="00BF2F90" w:rsidRPr="00647871">
        <w:rPr>
          <w:color w:val="000000" w:themeColor="text1"/>
        </w:rPr>
        <w:t xml:space="preserve"> that expressed </w:t>
      </w:r>
      <w:commentRangeStart w:id="24"/>
      <w:r w:rsidR="00647871">
        <w:rPr>
          <w:color w:val="000000" w:themeColor="text1"/>
        </w:rPr>
        <w:t>shallow vs. deep</w:t>
      </w:r>
      <w:r w:rsidR="00647871" w:rsidRPr="00647871">
        <w:rPr>
          <w:color w:val="000000" w:themeColor="text1"/>
        </w:rPr>
        <w:t xml:space="preserve"> </w:t>
      </w:r>
      <w:commentRangeEnd w:id="24"/>
      <w:r w:rsidR="00647871">
        <w:rPr>
          <w:rStyle w:val="CommentReference"/>
        </w:rPr>
        <w:commentReference w:id="24"/>
      </w:r>
      <w:r w:rsidR="00BF2F90" w:rsidRPr="00647871">
        <w:rPr>
          <w:color w:val="000000" w:themeColor="text1"/>
        </w:rPr>
        <w:t>diapause phenot</w:t>
      </w:r>
      <w:r w:rsidR="001B1721" w:rsidRPr="00647871">
        <w:rPr>
          <w:color w:val="000000" w:themeColor="text1"/>
        </w:rPr>
        <w:t>y</w:t>
      </w:r>
      <w:r w:rsidR="00BF2F90" w:rsidRPr="00647871">
        <w:rPr>
          <w:color w:val="000000" w:themeColor="text1"/>
        </w:rPr>
        <w:t>p</w:t>
      </w:r>
      <w:r w:rsidR="001B1721" w:rsidRPr="00647871">
        <w:rPr>
          <w:color w:val="000000" w:themeColor="text1"/>
        </w:rPr>
        <w:t>es</w:t>
      </w:r>
      <w:r w:rsidR="00DA2BAF" w:rsidRPr="00647871">
        <w:rPr>
          <w:color w:val="000000" w:themeColor="text1"/>
        </w:rPr>
        <w:t>.</w:t>
      </w:r>
      <w:r w:rsidR="00597966" w:rsidRPr="00647871">
        <w:rPr>
          <w:color w:val="000000" w:themeColor="text1"/>
        </w:rPr>
        <w:t xml:space="preserve"> </w:t>
      </w:r>
      <w:commentRangeStart w:id="25"/>
      <w:commentRangeStart w:id="26"/>
      <w:r w:rsidR="00DA2BAF" w:rsidRPr="00647871">
        <w:rPr>
          <w:color w:val="000000" w:themeColor="text1"/>
        </w:rPr>
        <w:t>The day wet mass peaked</w:t>
      </w:r>
      <w:r w:rsidR="005D47E5" w:rsidRPr="00647871">
        <w:rPr>
          <w:color w:val="000000" w:themeColor="text1"/>
        </w:rPr>
        <w:t xml:space="preserve"> (Fig. 3-7A) and CO</w:t>
      </w:r>
      <w:r w:rsidR="005D47E5" w:rsidRPr="00647871">
        <w:rPr>
          <w:color w:val="000000" w:themeColor="text1"/>
          <w:vertAlign w:val="subscript"/>
        </w:rPr>
        <w:t>2</w:t>
      </w:r>
      <w:r w:rsidR="005D47E5" w:rsidRPr="00647871">
        <w:rPr>
          <w:color w:val="000000" w:themeColor="text1"/>
        </w:rPr>
        <w:t xml:space="preserve"> production (Fig. 3-7B) were measured</w:t>
      </w:r>
      <w:r w:rsidR="00DA2BAF" w:rsidRPr="00647871">
        <w:rPr>
          <w:color w:val="000000" w:themeColor="text1"/>
        </w:rPr>
        <w:t xml:space="preserve"> for d</w:t>
      </w:r>
      <w:r w:rsidR="00597966" w:rsidRPr="00647871">
        <w:rPr>
          <w:color w:val="000000" w:themeColor="text1"/>
        </w:rPr>
        <w:t>eep-diapause and shallow-diapause</w:t>
      </w:r>
      <w:r w:rsidR="005D47E5" w:rsidRPr="00647871">
        <w:rPr>
          <w:color w:val="000000" w:themeColor="text1"/>
        </w:rPr>
        <w:t xml:space="preserve">. </w:t>
      </w:r>
      <w:commentRangeEnd w:id="25"/>
      <w:r w:rsidR="00F67582">
        <w:rPr>
          <w:rStyle w:val="CommentReference"/>
        </w:rPr>
        <w:commentReference w:id="25"/>
      </w:r>
      <w:commentRangeEnd w:id="26"/>
      <w:r w:rsidR="00236194">
        <w:rPr>
          <w:rStyle w:val="CommentReference"/>
        </w:rPr>
        <w:commentReference w:id="26"/>
      </w:r>
      <w:r w:rsidR="0006372C" w:rsidRPr="00647871">
        <w:rPr>
          <w:color w:val="000000" w:themeColor="text1"/>
        </w:rPr>
        <w:t>Wet</w:t>
      </w:r>
      <w:r w:rsidR="005D47E5" w:rsidRPr="00647871">
        <w:rPr>
          <w:color w:val="000000" w:themeColor="text1"/>
        </w:rPr>
        <w:t xml:space="preserve"> mass</w:t>
      </w:r>
      <w:r w:rsidR="0006372C" w:rsidRPr="00647871">
        <w:rPr>
          <w:color w:val="000000" w:themeColor="text1"/>
        </w:rPr>
        <w:t xml:space="preserve"> could not be used to differentiate between deep and shallow-diapause larvae because it peaked on day 6 in both</w:t>
      </w:r>
      <w:r w:rsidR="005D47E5" w:rsidRPr="00647871">
        <w:rPr>
          <w:color w:val="000000" w:themeColor="text1"/>
        </w:rPr>
        <w:t xml:space="preserve"> </w:t>
      </w:r>
      <w:r w:rsidR="0006372C" w:rsidRPr="00647871">
        <w:rPr>
          <w:color w:val="000000" w:themeColor="text1"/>
        </w:rPr>
        <w:t>groups</w:t>
      </w:r>
      <w:r w:rsidR="00A221E4" w:rsidRPr="006F5AD1">
        <w:rPr>
          <w:color w:val="000000" w:themeColor="text1"/>
        </w:rPr>
        <w:t>.</w:t>
      </w:r>
      <w:r w:rsidR="00E66393" w:rsidRPr="006F5AD1">
        <w:rPr>
          <w:color w:val="000000" w:themeColor="text1"/>
        </w:rPr>
        <w:t xml:space="preserve"> Additionally, </w:t>
      </w:r>
      <w:r w:rsidR="005D47E5" w:rsidRPr="006F5AD1">
        <w:rPr>
          <w:color w:val="000000" w:themeColor="text1"/>
        </w:rPr>
        <w:t xml:space="preserve">I was unable to </w:t>
      </w:r>
      <w:r w:rsidR="00E3506E" w:rsidRPr="006F5AD1">
        <w:rPr>
          <w:color w:val="000000" w:themeColor="text1"/>
        </w:rPr>
        <w:t xml:space="preserve">discriminate between </w:t>
      </w:r>
      <w:r w:rsidR="00A221E4" w:rsidRPr="00DB42C7">
        <w:rPr>
          <w:color w:val="000000" w:themeColor="text1"/>
        </w:rPr>
        <w:t>shallow-diapause individuals and deep-diapause individuals</w:t>
      </w:r>
      <w:r w:rsidR="005D47E5" w:rsidRPr="006775CF">
        <w:rPr>
          <w:color w:val="000000" w:themeColor="text1"/>
        </w:rPr>
        <w:t xml:space="preserve"> using metabolic activity </w:t>
      </w:r>
      <w:r w:rsidR="00E3506E" w:rsidRPr="006775CF">
        <w:rPr>
          <w:color w:val="000000" w:themeColor="text1"/>
        </w:rPr>
        <w:t xml:space="preserve">because there was no significant </w:t>
      </w:r>
      <w:r w:rsidR="005D47E5" w:rsidRPr="006775CF">
        <w:rPr>
          <w:color w:val="000000" w:themeColor="text1"/>
        </w:rPr>
        <w:t>difference in CO</w:t>
      </w:r>
      <w:r w:rsidR="005D47E5" w:rsidRPr="006775CF">
        <w:rPr>
          <w:color w:val="000000" w:themeColor="text1"/>
          <w:vertAlign w:val="subscript"/>
        </w:rPr>
        <w:t>2</w:t>
      </w:r>
      <w:r w:rsidR="005D47E5" w:rsidRPr="006775CF">
        <w:rPr>
          <w:color w:val="000000" w:themeColor="text1"/>
        </w:rPr>
        <w:t xml:space="preserve"> production </w:t>
      </w:r>
      <w:r w:rsidR="00E3506E" w:rsidRPr="006775CF">
        <w:rPr>
          <w:color w:val="000000" w:themeColor="text1"/>
        </w:rPr>
        <w:t>between the two phenotypes</w:t>
      </w:r>
      <w:r w:rsidR="00E5235D" w:rsidRPr="006775CF">
        <w:rPr>
          <w:color w:val="000000" w:themeColor="text1"/>
        </w:rPr>
        <w:t xml:space="preserve"> </w:t>
      </w:r>
      <w:r w:rsidR="00F67582">
        <w:rPr>
          <w:color w:val="000000" w:themeColor="text1"/>
        </w:rPr>
        <w:t xml:space="preserve">on the day wet mass peaked </w:t>
      </w:r>
      <w:r w:rsidR="00E5235D" w:rsidRPr="006F5AD1">
        <w:rPr>
          <w:color w:val="000000" w:themeColor="text1"/>
        </w:rPr>
        <w:t xml:space="preserve">(t-value=-1.03, Df=14, p-value=0.319) (Table 3-1E). </w:t>
      </w:r>
      <w:r w:rsidR="00A221E4" w:rsidRPr="006F5AD1">
        <w:rPr>
          <w:color w:val="000000" w:themeColor="text1"/>
        </w:rPr>
        <w:t xml:space="preserve"> </w:t>
      </w:r>
    </w:p>
    <w:p w14:paraId="1B09147C" w14:textId="6C304140" w:rsidR="002E461C" w:rsidRPr="006F5AD1" w:rsidRDefault="00C01CC2" w:rsidP="00182BD7">
      <w:pPr>
        <w:ind w:left="-5" w:firstLine="725"/>
        <w:rPr>
          <w:color w:val="000000" w:themeColor="text1"/>
        </w:rPr>
      </w:pPr>
      <w:r w:rsidRPr="006775CF">
        <w:rPr>
          <w:color w:val="000000" w:themeColor="text1"/>
        </w:rPr>
        <w:t>Larvae used in the metabolic activity experiment were not assayed for wandering day</w:t>
      </w:r>
      <w:r w:rsidR="00F67582">
        <w:rPr>
          <w:color w:val="000000" w:themeColor="text1"/>
        </w:rPr>
        <w:t>.</w:t>
      </w:r>
      <w:r w:rsidRPr="006775CF">
        <w:rPr>
          <w:color w:val="000000" w:themeColor="text1"/>
        </w:rPr>
        <w:t xml:space="preserve"> </w:t>
      </w:r>
      <w:r w:rsidR="004E7673" w:rsidRPr="006775CF">
        <w:rPr>
          <w:color w:val="000000" w:themeColor="text1"/>
        </w:rPr>
        <w:t>However, when the wandering day (</w:t>
      </w:r>
      <w:r w:rsidR="00F67582">
        <w:rPr>
          <w:color w:val="000000" w:themeColor="text1"/>
        </w:rPr>
        <w:t>estimated from</w:t>
      </w:r>
      <w:r w:rsidR="004E7673" w:rsidRPr="006775CF">
        <w:rPr>
          <w:color w:val="000000" w:themeColor="text1"/>
        </w:rPr>
        <w:t xml:space="preserve"> experiment 2) is used </w:t>
      </w:r>
      <w:r w:rsidR="00356F97" w:rsidRPr="006775CF">
        <w:rPr>
          <w:color w:val="000000" w:themeColor="text1"/>
        </w:rPr>
        <w:t>as a developmental timepoint to</w:t>
      </w:r>
      <w:r w:rsidR="004E7673" w:rsidRPr="00647871">
        <w:rPr>
          <w:color w:val="000000" w:themeColor="text1"/>
        </w:rPr>
        <w:t xml:space="preserve"> compare metabolic activity instead of the day wet mass peaked, the results of the </w:t>
      </w:r>
      <w:r w:rsidR="004E7673" w:rsidRPr="00647871">
        <w:rPr>
          <w:color w:val="000000" w:themeColor="text1"/>
        </w:rPr>
        <w:lastRenderedPageBreak/>
        <w:t>metabolic assay can be interpreted differently. W</w:t>
      </w:r>
      <w:r w:rsidR="008E70F7" w:rsidRPr="00647871">
        <w:rPr>
          <w:color w:val="000000" w:themeColor="text1"/>
        </w:rPr>
        <w:t>ander</w:t>
      </w:r>
      <w:r w:rsidR="004E7673" w:rsidRPr="00647871">
        <w:rPr>
          <w:color w:val="000000" w:themeColor="text1"/>
        </w:rPr>
        <w:t>ing</w:t>
      </w:r>
      <w:r w:rsidR="008E70F7" w:rsidRPr="00647871">
        <w:rPr>
          <w:color w:val="000000" w:themeColor="text1"/>
        </w:rPr>
        <w:t xml:space="preserve"> </w:t>
      </w:r>
      <w:r w:rsidR="004E7673" w:rsidRPr="00647871">
        <w:rPr>
          <w:color w:val="000000" w:themeColor="text1"/>
        </w:rPr>
        <w:t xml:space="preserve">day for larvae in non-diapause conditions was calculated as </w:t>
      </w:r>
      <w:r w:rsidR="008E70F7" w:rsidRPr="00647871">
        <w:rPr>
          <w:color w:val="000000" w:themeColor="text1"/>
        </w:rPr>
        <w:t xml:space="preserve">day 6 while larvae </w:t>
      </w:r>
      <w:r w:rsidR="004E0D5A" w:rsidRPr="00F67582">
        <w:rPr>
          <w:color w:val="000000" w:themeColor="text1"/>
        </w:rPr>
        <w:t>in</w:t>
      </w:r>
      <w:r w:rsidR="008E70F7" w:rsidRPr="00F67582">
        <w:rPr>
          <w:color w:val="000000" w:themeColor="text1"/>
        </w:rPr>
        <w:t xml:space="preserve"> diapause conditions wandered on day 10 </w:t>
      </w:r>
      <w:r w:rsidR="008E70F7" w:rsidRPr="00F7755A">
        <w:rPr>
          <w:color w:val="000000" w:themeColor="text1"/>
          <w:highlight w:val="yellow"/>
          <w:rPrChange w:id="27" w:author="Brown,James T" w:date="2019-02-15T14:12:00Z">
            <w:rPr>
              <w:color w:val="000000" w:themeColor="text1"/>
            </w:rPr>
          </w:rPrChange>
        </w:rPr>
        <w:t>(results are explained below).</w:t>
      </w:r>
      <w:r w:rsidR="008E70F7" w:rsidRPr="00F67582">
        <w:rPr>
          <w:color w:val="000000" w:themeColor="text1"/>
        </w:rPr>
        <w:t xml:space="preserve"> </w:t>
      </w:r>
      <w:r w:rsidR="003B2371" w:rsidRPr="00F67582">
        <w:rPr>
          <w:color w:val="000000" w:themeColor="text1"/>
        </w:rPr>
        <w:t xml:space="preserve">When </w:t>
      </w:r>
      <w:r w:rsidR="00F67582">
        <w:rPr>
          <w:color w:val="000000" w:themeColor="text1"/>
        </w:rPr>
        <w:t xml:space="preserve">assumed </w:t>
      </w:r>
      <w:r w:rsidR="003B2371" w:rsidRPr="00F67582">
        <w:rPr>
          <w:color w:val="000000" w:themeColor="text1"/>
        </w:rPr>
        <w:t xml:space="preserve">wandering day is used to compare metabolic activity </w:t>
      </w:r>
      <w:commentRangeStart w:id="28"/>
      <w:r w:rsidR="003B2371" w:rsidRPr="00F67582">
        <w:rPr>
          <w:color w:val="000000" w:themeColor="text1"/>
        </w:rPr>
        <w:t xml:space="preserve">between </w:t>
      </w:r>
      <w:commentRangeEnd w:id="28"/>
      <w:r w:rsidR="00F7755A">
        <w:rPr>
          <w:rStyle w:val="CommentReference"/>
        </w:rPr>
        <w:commentReference w:id="28"/>
      </w:r>
      <w:commentRangeStart w:id="29"/>
      <w:r w:rsidR="003B2371" w:rsidRPr="00F67582">
        <w:rPr>
          <w:color w:val="000000" w:themeColor="text1"/>
        </w:rPr>
        <w:t>treatments</w:t>
      </w:r>
      <w:commentRangeEnd w:id="29"/>
      <w:r w:rsidR="00F7755A">
        <w:rPr>
          <w:rStyle w:val="CommentReference"/>
        </w:rPr>
        <w:commentReference w:id="29"/>
      </w:r>
      <w:r w:rsidR="003B2371" w:rsidRPr="00F67582">
        <w:rPr>
          <w:color w:val="000000" w:themeColor="text1"/>
        </w:rPr>
        <w:t xml:space="preserve">, </w:t>
      </w:r>
      <w:commentRangeStart w:id="30"/>
      <w:r w:rsidR="003B2371" w:rsidRPr="00F67582">
        <w:rPr>
          <w:color w:val="000000" w:themeColor="text1"/>
        </w:rPr>
        <w:t>diapause</w:t>
      </w:r>
      <w:r w:rsidR="00F62B02" w:rsidRPr="00F67582">
        <w:rPr>
          <w:color w:val="000000" w:themeColor="text1"/>
        </w:rPr>
        <w:t>-programmed</w:t>
      </w:r>
      <w:r w:rsidR="003B2371" w:rsidRPr="00F67582">
        <w:rPr>
          <w:color w:val="000000" w:themeColor="text1"/>
        </w:rPr>
        <w:t xml:space="preserve"> larvae </w:t>
      </w:r>
      <w:r w:rsidR="00F62B02" w:rsidRPr="00F67582">
        <w:rPr>
          <w:color w:val="000000" w:themeColor="text1"/>
        </w:rPr>
        <w:t>produced significantly less CO</w:t>
      </w:r>
      <w:r w:rsidR="00F62B02" w:rsidRPr="00F67582">
        <w:rPr>
          <w:color w:val="000000" w:themeColor="text1"/>
          <w:vertAlign w:val="subscript"/>
        </w:rPr>
        <w:t>2</w:t>
      </w:r>
      <w:r w:rsidR="00F62B02" w:rsidRPr="00F67582">
        <w:rPr>
          <w:color w:val="000000" w:themeColor="text1"/>
        </w:rPr>
        <w:t xml:space="preserve"> than their non-diapause counterparts</w:t>
      </w:r>
      <w:r w:rsidR="003B2371" w:rsidRPr="00F67582">
        <w:rPr>
          <w:color w:val="000000" w:themeColor="text1"/>
        </w:rPr>
        <w:t xml:space="preserve"> assumed to wander on </w:t>
      </w:r>
      <w:commentRangeStart w:id="31"/>
      <w:r w:rsidR="003B2371" w:rsidRPr="00F67582">
        <w:rPr>
          <w:color w:val="000000" w:themeColor="text1"/>
        </w:rPr>
        <w:t xml:space="preserve">day 6 </w:t>
      </w:r>
      <w:commentRangeEnd w:id="31"/>
      <w:r w:rsidR="00F7755A">
        <w:rPr>
          <w:rStyle w:val="CommentReference"/>
        </w:rPr>
        <w:commentReference w:id="31"/>
      </w:r>
      <w:r w:rsidR="003B2371" w:rsidRPr="00F67582">
        <w:rPr>
          <w:color w:val="000000" w:themeColor="text1"/>
        </w:rPr>
        <w:t>(t-value=11.85, Df=74, p-</w:t>
      </w:r>
      <w:commentRangeEnd w:id="30"/>
      <w:r w:rsidR="00F67582">
        <w:rPr>
          <w:rStyle w:val="CommentReference"/>
        </w:rPr>
        <w:commentReference w:id="30"/>
      </w:r>
      <w:r w:rsidR="003B2371" w:rsidRPr="00F67582">
        <w:rPr>
          <w:color w:val="000000" w:themeColor="text1"/>
        </w:rPr>
        <w:t xml:space="preserve">value&lt;0.000). </w:t>
      </w:r>
      <w:r w:rsidR="003B73A4" w:rsidRPr="00F67582">
        <w:rPr>
          <w:color w:val="000000" w:themeColor="text1"/>
        </w:rPr>
        <w:t xml:space="preserve">Within each treatment larvae were shown to wander on the same day and a comparison of metabolic activity of larvae from different strains exposed to a </w:t>
      </w:r>
      <w:r w:rsidR="002E461C" w:rsidRPr="006F5AD1">
        <w:rPr>
          <w:color w:val="000000" w:themeColor="text1"/>
        </w:rPr>
        <w:t>single condition</w:t>
      </w:r>
      <w:r w:rsidR="003B73A4" w:rsidRPr="006F5AD1">
        <w:rPr>
          <w:color w:val="000000" w:themeColor="text1"/>
        </w:rPr>
        <w:t xml:space="preserve"> showed no difference in CO</w:t>
      </w:r>
      <w:r w:rsidR="003B73A4" w:rsidRPr="006F5AD1">
        <w:rPr>
          <w:color w:val="000000" w:themeColor="text1"/>
          <w:vertAlign w:val="subscript"/>
        </w:rPr>
        <w:t xml:space="preserve">2 </w:t>
      </w:r>
      <w:r w:rsidR="003B73A4" w:rsidRPr="006F5AD1">
        <w:rPr>
          <w:color w:val="000000" w:themeColor="text1"/>
        </w:rPr>
        <w:t>production (non-diapause condition: t=-0.43, Df=46, p-value=0.673; diapause-programming condition: t-value=0.91, Df=</w:t>
      </w:r>
      <w:r w:rsidR="002E461C" w:rsidRPr="006F5AD1">
        <w:rPr>
          <w:color w:val="000000" w:themeColor="text1"/>
        </w:rPr>
        <w:t>26</w:t>
      </w:r>
      <w:r w:rsidR="003B73A4" w:rsidRPr="006F5AD1">
        <w:rPr>
          <w:color w:val="000000" w:themeColor="text1"/>
        </w:rPr>
        <w:t>, p-value</w:t>
      </w:r>
      <w:r w:rsidR="002E461C" w:rsidRPr="006F5AD1">
        <w:rPr>
          <w:color w:val="000000" w:themeColor="text1"/>
        </w:rPr>
        <w:t>=0.369</w:t>
      </w:r>
      <w:r w:rsidR="003B73A4" w:rsidRPr="006F5AD1">
        <w:rPr>
          <w:color w:val="000000" w:themeColor="text1"/>
        </w:rPr>
        <w:t xml:space="preserve">). </w:t>
      </w:r>
      <w:r w:rsidR="003B2371" w:rsidRPr="006F5AD1">
        <w:rPr>
          <w:color w:val="000000" w:themeColor="text1"/>
        </w:rPr>
        <w:t xml:space="preserve">Using wandering day to compare metabolic activity </w:t>
      </w:r>
      <w:r w:rsidR="003B73A4" w:rsidRPr="006F5AD1">
        <w:rPr>
          <w:color w:val="000000" w:themeColor="text1"/>
        </w:rPr>
        <w:t>within each</w:t>
      </w:r>
      <w:r w:rsidR="003B2371" w:rsidRPr="006F5AD1">
        <w:rPr>
          <w:color w:val="000000" w:themeColor="text1"/>
        </w:rPr>
        <w:t xml:space="preserve"> strain showed individuals in diapause-programming conditions produce less CO</w:t>
      </w:r>
      <w:r w:rsidR="003B2371" w:rsidRPr="006F5AD1">
        <w:rPr>
          <w:color w:val="000000" w:themeColor="text1"/>
          <w:vertAlign w:val="subscript"/>
        </w:rPr>
        <w:t>2</w:t>
      </w:r>
      <w:r w:rsidR="003B2371" w:rsidRPr="006F5AD1">
        <w:rPr>
          <w:color w:val="000000" w:themeColor="text1"/>
        </w:rPr>
        <w:t xml:space="preserve"> </w:t>
      </w:r>
      <w:r w:rsidR="003B73A4" w:rsidRPr="006F5AD1">
        <w:rPr>
          <w:color w:val="000000" w:themeColor="text1"/>
        </w:rPr>
        <w:t>than those in non-diapause conditions (long-diapause genotype: t-value=8.12, Df=46, p-value&lt;0.000; short-diapause genotype:</w:t>
      </w:r>
      <w:r w:rsidR="002E461C" w:rsidRPr="006F5AD1">
        <w:rPr>
          <w:color w:val="000000" w:themeColor="text1"/>
        </w:rPr>
        <w:t xml:space="preserve"> </w:t>
      </w:r>
      <w:r w:rsidR="003B73A4" w:rsidRPr="006F5AD1">
        <w:rPr>
          <w:color w:val="000000" w:themeColor="text1"/>
        </w:rPr>
        <w:t>t-value=9.08, Df=26,</w:t>
      </w:r>
      <w:r w:rsidR="002E461C" w:rsidRPr="006F5AD1">
        <w:rPr>
          <w:color w:val="000000" w:themeColor="text1"/>
        </w:rPr>
        <w:t xml:space="preserve"> </w:t>
      </w:r>
      <w:r w:rsidR="003B73A4" w:rsidRPr="006F5AD1">
        <w:rPr>
          <w:color w:val="000000" w:themeColor="text1"/>
        </w:rPr>
        <w:t>p-value&lt;0.000).</w:t>
      </w:r>
      <w:r w:rsidR="003B2371" w:rsidRPr="006F5AD1">
        <w:rPr>
          <w:color w:val="000000" w:themeColor="text1"/>
        </w:rPr>
        <w:t xml:space="preserve"> </w:t>
      </w:r>
    </w:p>
    <w:p w14:paraId="46639211" w14:textId="77777777" w:rsidR="00AC406C" w:rsidRPr="006F5AD1" w:rsidRDefault="00AC406C" w:rsidP="002E461C">
      <w:pPr>
        <w:ind w:left="-5" w:firstLine="725"/>
        <w:rPr>
          <w:color w:val="000000" w:themeColor="text1"/>
        </w:rPr>
      </w:pPr>
    </w:p>
    <w:p w14:paraId="74E778C7" w14:textId="77777777" w:rsidR="006F58EA" w:rsidRPr="006F5AD1" w:rsidRDefault="00D27C9E" w:rsidP="00DD34A5">
      <w:pPr>
        <w:tabs>
          <w:tab w:val="left" w:pos="1080"/>
          <w:tab w:val="center" w:pos="2404"/>
        </w:tabs>
        <w:spacing w:after="187" w:line="253" w:lineRule="auto"/>
        <w:ind w:left="0" w:firstLine="0"/>
        <w:rPr>
          <w:color w:val="000000" w:themeColor="text1"/>
        </w:rPr>
      </w:pPr>
      <w:r w:rsidRPr="006F5AD1">
        <w:rPr>
          <w:color w:val="000000" w:themeColor="text1"/>
        </w:rPr>
        <w:t>3.3.2</w:t>
      </w:r>
      <w:r w:rsidR="00CE5B15" w:rsidRPr="006F5AD1">
        <w:rPr>
          <w:color w:val="000000" w:themeColor="text1"/>
        </w:rPr>
        <w:t xml:space="preserve">     </w:t>
      </w:r>
      <w:proofErr w:type="gramStart"/>
      <w:r w:rsidRPr="006F5AD1">
        <w:rPr>
          <w:color w:val="000000" w:themeColor="text1"/>
        </w:rPr>
        <w:tab/>
      </w:r>
      <w:r w:rsidR="00CE5B15" w:rsidRPr="006F5AD1">
        <w:rPr>
          <w:color w:val="000000" w:themeColor="text1"/>
        </w:rPr>
        <w:t xml:space="preserve">  </w:t>
      </w:r>
      <w:r w:rsidRPr="006F5AD1">
        <w:rPr>
          <w:color w:val="000000" w:themeColor="text1"/>
        </w:rPr>
        <w:t>Experiment</w:t>
      </w:r>
      <w:proofErr w:type="gramEnd"/>
      <w:r w:rsidRPr="006F5AD1">
        <w:rPr>
          <w:color w:val="000000" w:themeColor="text1"/>
        </w:rPr>
        <w:t xml:space="preserve"> 2: Stored Lipids</w:t>
      </w:r>
      <w:r w:rsidR="00DD43B4" w:rsidRPr="006F5AD1">
        <w:rPr>
          <w:color w:val="000000" w:themeColor="text1"/>
        </w:rPr>
        <w:t xml:space="preserve"> and Lean Mass</w:t>
      </w:r>
    </w:p>
    <w:p w14:paraId="6F116BFE" w14:textId="5FAF2A44" w:rsidR="00DD43B4" w:rsidRPr="006F5AD1" w:rsidRDefault="00DD43B4" w:rsidP="00CE5B15">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sidRPr="006F5AD1">
        <w:rPr>
          <w:color w:val="000000" w:themeColor="text1"/>
        </w:rPr>
        <w:t>terminate feeding</w:t>
      </w:r>
      <w:r w:rsidRPr="006F5AD1">
        <w:rPr>
          <w:color w:val="000000" w:themeColor="text1"/>
        </w:rPr>
        <w:t xml:space="preserve"> after eclosion into the final larval instar</w:t>
      </w:r>
      <w:r w:rsidR="00C87785" w:rsidRPr="006F5AD1">
        <w:rPr>
          <w:color w:val="000000" w:themeColor="text1"/>
        </w:rPr>
        <w:t xml:space="preserve"> in non-diapause conditions (Fig. 3-3A) and diapause conditions (Fig. 3-3B)</w:t>
      </w:r>
      <w:ins w:id="32" w:author="Dan" w:date="2019-02-15T12:44:00Z">
        <w:r w:rsidR="00436603">
          <w:rPr>
            <w:color w:val="000000" w:themeColor="text1"/>
          </w:rPr>
          <w:t xml:space="preserve"> respectively</w:t>
        </w:r>
      </w:ins>
      <w:r w:rsidR="00C87785" w:rsidRPr="00436603">
        <w:rPr>
          <w:color w:val="000000" w:themeColor="text1"/>
        </w:rPr>
        <w:t>.</w:t>
      </w:r>
      <w:r w:rsidRPr="00436603">
        <w:rPr>
          <w:color w:val="000000" w:themeColor="text1"/>
        </w:rPr>
        <w:t xml:space="preserve"> </w:t>
      </w:r>
      <w:commentRangeStart w:id="33"/>
      <w:r w:rsidR="00AA6878" w:rsidRPr="00436603">
        <w:rPr>
          <w:color w:val="000000" w:themeColor="text1"/>
        </w:rPr>
        <w:t xml:space="preserve">Larvae with </w:t>
      </w:r>
      <w:ins w:id="34" w:author="Dan" w:date="2019-02-15T12:45:00Z">
        <w:r w:rsidR="00436603">
          <w:rPr>
            <w:color w:val="000000" w:themeColor="text1"/>
          </w:rPr>
          <w:t xml:space="preserve">both </w:t>
        </w:r>
      </w:ins>
      <w:r w:rsidR="00AA6878" w:rsidRPr="00436603">
        <w:rPr>
          <w:color w:val="000000" w:themeColor="text1"/>
        </w:rPr>
        <w:t xml:space="preserve">the short diapause </w:t>
      </w:r>
      <w:ins w:id="35" w:author="Dan" w:date="2019-02-15T12:45:00Z">
        <w:r w:rsidR="00436603">
          <w:rPr>
            <w:color w:val="000000" w:themeColor="text1"/>
          </w:rPr>
          <w:t xml:space="preserve">genotype </w:t>
        </w:r>
      </w:ins>
      <w:r w:rsidR="00AA6878" w:rsidRPr="00436603">
        <w:rPr>
          <w:color w:val="000000" w:themeColor="text1"/>
        </w:rPr>
        <w:t>and the long diapause genotype</w:t>
      </w:r>
      <w:r w:rsidR="00C87785" w:rsidRPr="00436603">
        <w:rPr>
          <w:color w:val="000000" w:themeColor="text1"/>
        </w:rPr>
        <w:t xml:space="preserve"> treated in</w:t>
      </w:r>
      <w:r w:rsidRPr="00436603">
        <w:rPr>
          <w:color w:val="000000" w:themeColor="text1"/>
        </w:rPr>
        <w:t xml:space="preserve"> non-diapause conditions </w:t>
      </w:r>
      <w:r w:rsidR="00CD2223" w:rsidRPr="00436603">
        <w:rPr>
          <w:color w:val="000000" w:themeColor="text1"/>
        </w:rPr>
        <w:t xml:space="preserve">both </w:t>
      </w:r>
      <w:r w:rsidR="00C87785" w:rsidRPr="00436603">
        <w:rPr>
          <w:color w:val="000000" w:themeColor="text1"/>
        </w:rPr>
        <w:t>wandered on</w:t>
      </w:r>
      <w:r w:rsidRPr="00436603">
        <w:rPr>
          <w:color w:val="000000" w:themeColor="text1"/>
        </w:rPr>
        <w:t xml:space="preserve"> day 6</w:t>
      </w:r>
      <w:r w:rsidR="00147FCB" w:rsidRPr="00436603">
        <w:rPr>
          <w:color w:val="000000" w:themeColor="text1"/>
        </w:rPr>
        <w:t xml:space="preserve"> (mean=5.89</w:t>
      </w:r>
      <w:r w:rsidR="00CC4ED7" w:rsidRPr="00436603">
        <w:rPr>
          <w:color w:val="000000" w:themeColor="text1"/>
        </w:rPr>
        <w:t xml:space="preserve"> days</w:t>
      </w:r>
      <w:r w:rsidR="00147FCB" w:rsidRPr="00436603">
        <w:rPr>
          <w:color w:val="000000" w:themeColor="text1"/>
        </w:rPr>
        <w:t>, SE=0.60</w:t>
      </w:r>
      <w:r w:rsidR="00CC4ED7" w:rsidRPr="00436603">
        <w:rPr>
          <w:color w:val="000000" w:themeColor="text1"/>
        </w:rPr>
        <w:t xml:space="preserve"> days</w:t>
      </w:r>
      <w:r w:rsidR="00147FCB" w:rsidRPr="00436603">
        <w:rPr>
          <w:color w:val="000000" w:themeColor="text1"/>
        </w:rPr>
        <w:t xml:space="preserve">, </w:t>
      </w:r>
      <w:r w:rsidR="00C87785" w:rsidRPr="00436603">
        <w:rPr>
          <w:color w:val="000000" w:themeColor="text1"/>
        </w:rPr>
        <w:t>p</w:t>
      </w:r>
      <w:r w:rsidR="001B1721" w:rsidRPr="00436603">
        <w:rPr>
          <w:color w:val="000000" w:themeColor="text1"/>
        </w:rPr>
        <w:t>-value</w:t>
      </w:r>
      <w:r w:rsidR="00C87785" w:rsidRPr="00436603">
        <w:rPr>
          <w:color w:val="000000" w:themeColor="text1"/>
        </w:rPr>
        <w:t>=0.663</w:t>
      </w:r>
      <w:r w:rsidR="00147FCB" w:rsidRPr="00436603">
        <w:rPr>
          <w:color w:val="000000" w:themeColor="text1"/>
        </w:rPr>
        <w:t>)</w:t>
      </w:r>
      <w:r w:rsidR="00AA6878" w:rsidRPr="00436603">
        <w:rPr>
          <w:color w:val="000000" w:themeColor="text1"/>
        </w:rPr>
        <w:t xml:space="preserve"> (Table </w:t>
      </w:r>
      <w:r w:rsidR="002407FE" w:rsidRPr="00436603">
        <w:rPr>
          <w:color w:val="000000" w:themeColor="text1"/>
        </w:rPr>
        <w:t>3-1A</w:t>
      </w:r>
      <w:r w:rsidR="00AA6878" w:rsidRPr="00436603">
        <w:rPr>
          <w:color w:val="000000" w:themeColor="text1"/>
        </w:rPr>
        <w:t>).</w:t>
      </w:r>
      <w:r w:rsidRPr="00436603">
        <w:rPr>
          <w:color w:val="000000" w:themeColor="text1"/>
        </w:rPr>
        <w:t xml:space="preserve"> </w:t>
      </w:r>
      <w:commentRangeEnd w:id="33"/>
      <w:r w:rsidR="00436603">
        <w:rPr>
          <w:rStyle w:val="CommentReference"/>
        </w:rPr>
        <w:commentReference w:id="33"/>
      </w:r>
      <w:r w:rsidR="00CD2223" w:rsidRPr="00436603">
        <w:rPr>
          <w:color w:val="000000" w:themeColor="text1"/>
        </w:rPr>
        <w:t xml:space="preserve">Similarly, the </w:t>
      </w:r>
      <w:r w:rsidR="00AA6878" w:rsidRPr="00436603">
        <w:rPr>
          <w:color w:val="000000" w:themeColor="text1"/>
        </w:rPr>
        <w:t>average day of wandering for larvae with the short-diapause and long-diapause genotype</w:t>
      </w:r>
      <w:r w:rsidR="00C0546D" w:rsidRPr="00436603">
        <w:rPr>
          <w:color w:val="000000" w:themeColor="text1"/>
        </w:rPr>
        <w:t xml:space="preserve"> in diapause-programming conditions</w:t>
      </w:r>
      <w:r w:rsidR="00AA6878" w:rsidRPr="00436603">
        <w:rPr>
          <w:color w:val="000000" w:themeColor="text1"/>
        </w:rPr>
        <w:t xml:space="preserve"> was day 10 (mean=10.46</w:t>
      </w:r>
      <w:r w:rsidR="00CC4ED7" w:rsidRPr="00436603">
        <w:rPr>
          <w:color w:val="000000" w:themeColor="text1"/>
        </w:rPr>
        <w:t xml:space="preserve"> days</w:t>
      </w:r>
      <w:r w:rsidR="00AA6878" w:rsidRPr="00436603">
        <w:rPr>
          <w:color w:val="000000" w:themeColor="text1"/>
        </w:rPr>
        <w:t>, SE=1.98</w:t>
      </w:r>
      <w:r w:rsidR="00CC4ED7" w:rsidRPr="00436603">
        <w:rPr>
          <w:color w:val="000000" w:themeColor="text1"/>
        </w:rPr>
        <w:t xml:space="preserve"> days</w:t>
      </w:r>
      <w:r w:rsidR="00AA6878" w:rsidRPr="00436603">
        <w:rPr>
          <w:color w:val="000000" w:themeColor="text1"/>
        </w:rPr>
        <w:t>, p</w:t>
      </w:r>
      <w:r w:rsidR="001B1721" w:rsidRPr="00436603">
        <w:rPr>
          <w:color w:val="000000" w:themeColor="text1"/>
        </w:rPr>
        <w:t>-value</w:t>
      </w:r>
      <w:r w:rsidR="00AA6878" w:rsidRPr="00436603">
        <w:rPr>
          <w:color w:val="000000" w:themeColor="text1"/>
        </w:rPr>
        <w:t xml:space="preserve">=0.401) (Table </w:t>
      </w:r>
      <w:r w:rsidR="002407FE" w:rsidRPr="00436603">
        <w:rPr>
          <w:color w:val="000000" w:themeColor="text1"/>
        </w:rPr>
        <w:t>3-1B</w:t>
      </w:r>
      <w:r w:rsidR="00AA6878" w:rsidRPr="006F5AD1">
        <w:rPr>
          <w:color w:val="000000" w:themeColor="text1"/>
        </w:rPr>
        <w:t>)</w:t>
      </w:r>
      <w:r w:rsidR="00C0546D" w:rsidRPr="006F5AD1">
        <w:rPr>
          <w:color w:val="000000" w:themeColor="text1"/>
        </w:rPr>
        <w:t>.</w:t>
      </w:r>
    </w:p>
    <w:p w14:paraId="0A68D94D" w14:textId="54FB7E65" w:rsidR="00DD43B4" w:rsidRPr="006F5AD1" w:rsidRDefault="00DD43B4" w:rsidP="00CE5B15">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w:t>
      </w:r>
      <w:r w:rsidR="00952DBE" w:rsidRPr="006F5AD1">
        <w:rPr>
          <w:color w:val="000000" w:themeColor="text1"/>
        </w:rPr>
        <w:t xml:space="preserve">in both genotypes, but there </w:t>
      </w:r>
      <w:r w:rsidR="00952DBE" w:rsidRPr="006F5AD1">
        <w:rPr>
          <w:color w:val="000000" w:themeColor="text1"/>
        </w:rPr>
        <w:lastRenderedPageBreak/>
        <w:t xml:space="preserve">was no genotype-specific difference on day one </w:t>
      </w:r>
      <w:r w:rsidRPr="006F5AD1">
        <w:rPr>
          <w:color w:val="000000" w:themeColor="text1"/>
        </w:rPr>
        <w:t>(t value=</w:t>
      </w:r>
      <w:r w:rsidR="00047032" w:rsidRPr="006F5AD1">
        <w:rPr>
          <w:color w:val="000000" w:themeColor="text1"/>
        </w:rPr>
        <w:t xml:space="preserve"> </w:t>
      </w:r>
      <w:r w:rsidRPr="006F5AD1">
        <w:rPr>
          <w:color w:val="000000" w:themeColor="text1"/>
        </w:rPr>
        <w:t>-2.73, Df=</w:t>
      </w:r>
      <w:r w:rsidR="00047032" w:rsidRPr="006F5AD1">
        <w:rPr>
          <w:color w:val="000000" w:themeColor="text1"/>
        </w:rPr>
        <w:t xml:space="preserve"> </w:t>
      </w:r>
      <w:r w:rsidRPr="006F5AD1">
        <w:rPr>
          <w:color w:val="000000" w:themeColor="text1"/>
        </w:rPr>
        <w:t>75.9, p-value=</w:t>
      </w:r>
      <w:r w:rsidR="00047032" w:rsidRPr="006F5AD1">
        <w:rPr>
          <w:color w:val="000000" w:themeColor="text1"/>
        </w:rPr>
        <w:t xml:space="preserve"> </w:t>
      </w:r>
      <w:r w:rsidRPr="006F5AD1">
        <w:rPr>
          <w:color w:val="000000" w:themeColor="text1"/>
        </w:rPr>
        <w:t>0.008</w:t>
      </w:r>
      <w:r w:rsidR="009F6006" w:rsidRPr="006F5AD1">
        <w:rPr>
          <w:color w:val="000000" w:themeColor="text1"/>
        </w:rPr>
        <w:t>,</w:t>
      </w:r>
      <w:r w:rsidR="00A32000" w:rsidRPr="006F5AD1">
        <w:rPr>
          <w:color w:val="000000" w:themeColor="text1"/>
        </w:rPr>
        <w:t xml:space="preserve"> </w:t>
      </w:r>
      <w:r w:rsidR="00DB113A" w:rsidRPr="006F5AD1">
        <w:rPr>
          <w:color w:val="000000" w:themeColor="text1"/>
        </w:rPr>
        <w:t>(T</w:t>
      </w:r>
      <w:r w:rsidR="00A32000" w:rsidRPr="006F5AD1">
        <w:rPr>
          <w:color w:val="000000" w:themeColor="text1"/>
        </w:rPr>
        <w:t>able 3-5A</w:t>
      </w:r>
      <w:r w:rsidR="009F6006" w:rsidRPr="006F5AD1">
        <w:rPr>
          <w:color w:val="000000" w:themeColor="text1"/>
        </w:rPr>
        <w:t>)</w:t>
      </w:r>
      <w:r w:rsidRPr="006F5AD1">
        <w:rPr>
          <w:color w:val="000000" w:themeColor="text1"/>
        </w:rPr>
        <w:t xml:space="preserve">. Lean mass on the first day of the final larval instar was </w:t>
      </w:r>
      <w:r w:rsidR="00436603">
        <w:rPr>
          <w:color w:val="000000" w:themeColor="text1"/>
        </w:rPr>
        <w:t xml:space="preserve">also </w:t>
      </w:r>
      <w:r w:rsidRPr="00436603">
        <w:rPr>
          <w:color w:val="000000" w:themeColor="text1"/>
        </w:rPr>
        <w:t xml:space="preserve">not different between the two genotypes regardless of </w:t>
      </w:r>
      <w:r w:rsidR="00A87CB6" w:rsidRPr="00436603">
        <w:rPr>
          <w:color w:val="000000" w:themeColor="text1"/>
        </w:rPr>
        <w:t xml:space="preserve">photoperiodic </w:t>
      </w:r>
      <w:r w:rsidRPr="006F5AD1">
        <w:rPr>
          <w:color w:val="000000" w:themeColor="text1"/>
        </w:rPr>
        <w:t>rearing conditions (t-value=</w:t>
      </w:r>
      <w:r w:rsidR="006B3D7A" w:rsidRPr="006F5AD1">
        <w:rPr>
          <w:color w:val="000000" w:themeColor="text1"/>
        </w:rPr>
        <w:t xml:space="preserve"> </w:t>
      </w:r>
      <w:r w:rsidRPr="006F5AD1">
        <w:rPr>
          <w:color w:val="000000" w:themeColor="text1"/>
        </w:rPr>
        <w:t>2.03, Df=</w:t>
      </w:r>
      <w:r w:rsidR="006B3D7A" w:rsidRPr="006F5AD1">
        <w:rPr>
          <w:color w:val="000000" w:themeColor="text1"/>
        </w:rPr>
        <w:t xml:space="preserve"> </w:t>
      </w:r>
      <w:r w:rsidRPr="006F5AD1">
        <w:rPr>
          <w:color w:val="000000" w:themeColor="text1"/>
        </w:rPr>
        <w:t>5.9, p-value=</w:t>
      </w:r>
      <w:r w:rsidR="006B3D7A" w:rsidRPr="006F5AD1">
        <w:rPr>
          <w:color w:val="000000" w:themeColor="text1"/>
        </w:rPr>
        <w:t xml:space="preserve"> </w:t>
      </w:r>
      <w:r w:rsidRPr="006F5AD1">
        <w:rPr>
          <w:color w:val="000000" w:themeColor="text1"/>
        </w:rPr>
        <w:t>0.089)</w:t>
      </w:r>
      <w:r w:rsidR="006B3D7A" w:rsidRPr="006F5AD1">
        <w:rPr>
          <w:color w:val="000000" w:themeColor="text1"/>
        </w:rPr>
        <w:t xml:space="preserve"> </w:t>
      </w:r>
      <w:r w:rsidR="00DB113A" w:rsidRPr="006F5AD1">
        <w:rPr>
          <w:color w:val="000000" w:themeColor="text1"/>
        </w:rPr>
        <w:t>(T</w:t>
      </w:r>
      <w:r w:rsidR="006B3D7A" w:rsidRPr="006F5AD1">
        <w:rPr>
          <w:color w:val="000000" w:themeColor="text1"/>
        </w:rPr>
        <w:t xml:space="preserve">able </w:t>
      </w:r>
      <w:r w:rsidRPr="006F5AD1">
        <w:rPr>
          <w:color w:val="000000" w:themeColor="text1"/>
        </w:rPr>
        <w:t>3-3A</w:t>
      </w:r>
      <w:r w:rsidR="00DB113A" w:rsidRPr="006F5AD1">
        <w:rPr>
          <w:color w:val="000000" w:themeColor="text1"/>
        </w:rPr>
        <w:t>)</w:t>
      </w:r>
      <w:r w:rsidRPr="006F5AD1">
        <w:rPr>
          <w:color w:val="000000" w:themeColor="text1"/>
        </w:rPr>
        <w:t>. Similarities in lean mass and lipid mass accumulation at the start of the final larval instar suggest that the two contrasting diapause genotypes begin th</w:t>
      </w:r>
      <w:r w:rsidR="00952DBE" w:rsidRPr="006F5AD1">
        <w:rPr>
          <w:color w:val="000000" w:themeColor="text1"/>
        </w:rPr>
        <w:t>e</w:t>
      </w:r>
      <w:r w:rsidRPr="006F5AD1">
        <w:rPr>
          <w:color w:val="000000" w:themeColor="text1"/>
        </w:rPr>
        <w:t xml:space="preserve"> final larval instar with the same amount of stored nutrition.</w:t>
      </w:r>
    </w:p>
    <w:p w14:paraId="73651358" w14:textId="77777777" w:rsidR="00DD43B4" w:rsidRPr="006F5AD1" w:rsidRDefault="00DD43B4" w:rsidP="00CE5B15">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w:t>
      </w:r>
      <w:r w:rsidR="006B3D7A" w:rsidRPr="006F5AD1">
        <w:rPr>
          <w:color w:val="000000" w:themeColor="text1"/>
        </w:rPr>
        <w:t>On the wandering day, l</w:t>
      </w:r>
      <w:r w:rsidRPr="006F5AD1">
        <w:rPr>
          <w:color w:val="000000" w:themeColor="text1"/>
        </w:rPr>
        <w:t>arvae</w:t>
      </w:r>
      <w:r w:rsidR="006B3D7A" w:rsidRPr="006F5AD1">
        <w:rPr>
          <w:color w:val="000000" w:themeColor="text1"/>
        </w:rPr>
        <w:t xml:space="preserve"> with </w:t>
      </w:r>
      <w:r w:rsidR="00A87CB6" w:rsidRPr="006F5AD1">
        <w:rPr>
          <w:color w:val="000000" w:themeColor="text1"/>
        </w:rPr>
        <w:t xml:space="preserve">both </w:t>
      </w:r>
      <w:r w:rsidR="006B3D7A" w:rsidRPr="006F5AD1">
        <w:rPr>
          <w:color w:val="000000" w:themeColor="text1"/>
        </w:rPr>
        <w:t>the long-diapause genotype and the short-diapause genotype</w:t>
      </w:r>
      <w:r w:rsidRPr="006F5AD1">
        <w:rPr>
          <w:color w:val="000000" w:themeColor="text1"/>
        </w:rPr>
        <w:t xml:space="preserve"> in diapause-programming conditions accumulated more lean mass and stored more fat than their counterparts in non-diapause conditions</w:t>
      </w:r>
      <w:r w:rsidR="006B3D7A" w:rsidRPr="006F5AD1">
        <w:rPr>
          <w:color w:val="000000" w:themeColor="text1"/>
        </w:rPr>
        <w:t xml:space="preserve"> </w:t>
      </w:r>
      <w:r w:rsidRPr="006F5AD1">
        <w:rPr>
          <w:color w:val="000000" w:themeColor="text1"/>
        </w:rPr>
        <w:t>(lean mass: t-value=</w:t>
      </w:r>
      <w:r w:rsidR="006B3D7A" w:rsidRPr="006F5AD1">
        <w:rPr>
          <w:color w:val="000000" w:themeColor="text1"/>
        </w:rPr>
        <w:t xml:space="preserve"> </w:t>
      </w:r>
      <w:r w:rsidRPr="006F5AD1">
        <w:rPr>
          <w:color w:val="000000" w:themeColor="text1"/>
        </w:rPr>
        <w:t>-9.70, Df=133.3, p-value&lt;</w:t>
      </w:r>
      <w:r w:rsidR="006B3D7A" w:rsidRPr="006F5AD1">
        <w:rPr>
          <w:color w:val="000000" w:themeColor="text1"/>
        </w:rPr>
        <w:t xml:space="preserve"> </w:t>
      </w:r>
      <w:r w:rsidRPr="006F5AD1">
        <w:rPr>
          <w:color w:val="000000" w:themeColor="text1"/>
        </w:rPr>
        <w:t>0.000; lipid mass: t-value=</w:t>
      </w:r>
      <w:r w:rsidR="006B3D7A" w:rsidRPr="006F5AD1">
        <w:rPr>
          <w:color w:val="000000" w:themeColor="text1"/>
        </w:rPr>
        <w:t xml:space="preserve"> </w:t>
      </w:r>
      <w:r w:rsidRPr="006F5AD1">
        <w:rPr>
          <w:color w:val="000000" w:themeColor="text1"/>
        </w:rPr>
        <w:t>-10.23, Df=</w:t>
      </w:r>
      <w:r w:rsidR="006B3D7A" w:rsidRPr="006F5AD1">
        <w:rPr>
          <w:color w:val="000000" w:themeColor="text1"/>
        </w:rPr>
        <w:t xml:space="preserve"> </w:t>
      </w:r>
      <w:r w:rsidRPr="006F5AD1">
        <w:rPr>
          <w:color w:val="000000" w:themeColor="text1"/>
        </w:rPr>
        <w:t>191.6, p-value&lt;</w:t>
      </w:r>
      <w:r w:rsidR="006B3D7A" w:rsidRPr="006F5AD1">
        <w:rPr>
          <w:color w:val="000000" w:themeColor="text1"/>
        </w:rPr>
        <w:t xml:space="preserve"> </w:t>
      </w:r>
      <w:r w:rsidRPr="006F5AD1">
        <w:rPr>
          <w:color w:val="000000" w:themeColor="text1"/>
        </w:rPr>
        <w:t>0.000)</w:t>
      </w:r>
      <w:r w:rsidR="006B3D7A" w:rsidRPr="006F5AD1">
        <w:rPr>
          <w:color w:val="000000" w:themeColor="text1"/>
        </w:rPr>
        <w:t xml:space="preserve"> </w:t>
      </w:r>
      <w:r w:rsidR="00DB113A" w:rsidRPr="006F5AD1">
        <w:rPr>
          <w:color w:val="000000" w:themeColor="text1"/>
        </w:rPr>
        <w:t>(F</w:t>
      </w:r>
      <w:r w:rsidR="00047032" w:rsidRPr="006F5AD1">
        <w:rPr>
          <w:color w:val="000000" w:themeColor="text1"/>
        </w:rPr>
        <w:t>ig 3-8</w:t>
      </w:r>
      <w:r w:rsidR="00DB113A" w:rsidRPr="006F5AD1">
        <w:rPr>
          <w:color w:val="000000" w:themeColor="text1"/>
        </w:rPr>
        <w:t>) (T</w:t>
      </w:r>
      <w:r w:rsidR="006B3D7A" w:rsidRPr="006F5AD1">
        <w:rPr>
          <w:color w:val="000000" w:themeColor="text1"/>
        </w:rPr>
        <w:t>able</w:t>
      </w:r>
      <w:r w:rsidRPr="006F5AD1">
        <w:rPr>
          <w:color w:val="000000" w:themeColor="text1"/>
        </w:rPr>
        <w:t xml:space="preserve"> 3-3B</w:t>
      </w:r>
      <w:r w:rsidR="00A32000" w:rsidRPr="006F5AD1">
        <w:rPr>
          <w:color w:val="000000" w:themeColor="text1"/>
        </w:rPr>
        <w:t xml:space="preserve"> and </w:t>
      </w:r>
      <w:r w:rsidRPr="006F5AD1">
        <w:rPr>
          <w:color w:val="000000" w:themeColor="text1"/>
        </w:rPr>
        <w:t>3-5B</w:t>
      </w:r>
      <w:r w:rsidR="00DB113A" w:rsidRPr="006F5AD1">
        <w:rPr>
          <w:color w:val="000000" w:themeColor="text1"/>
        </w:rPr>
        <w:t>)</w:t>
      </w:r>
      <w:r w:rsidRPr="006F5AD1">
        <w:rPr>
          <w:color w:val="000000" w:themeColor="text1"/>
        </w:rPr>
        <w:t xml:space="preserve">. Additionally, long-diapause </w:t>
      </w:r>
      <w:r w:rsidR="00A87CB6" w:rsidRPr="006F5AD1">
        <w:rPr>
          <w:color w:val="000000" w:themeColor="text1"/>
        </w:rPr>
        <w:t xml:space="preserve">genotype </w:t>
      </w:r>
      <w:r w:rsidRPr="006F5AD1">
        <w:rPr>
          <w:color w:val="000000" w:themeColor="text1"/>
        </w:rPr>
        <w:t>individuals in diapause-programming and</w:t>
      </w:r>
      <w:r w:rsidR="00047032" w:rsidRPr="006F5AD1">
        <w:rPr>
          <w:color w:val="000000" w:themeColor="text1"/>
        </w:rPr>
        <w:t xml:space="preserve"> </w:t>
      </w:r>
      <w:r w:rsidRPr="006F5AD1">
        <w:rPr>
          <w:color w:val="000000" w:themeColor="text1"/>
        </w:rPr>
        <w:t>non-diapause conditions had greater lean mass and bigger fat stores compared to short-diapause genotype individuals</w:t>
      </w:r>
      <w:r w:rsidR="00047032" w:rsidRPr="006F5AD1">
        <w:rPr>
          <w:color w:val="000000" w:themeColor="text1"/>
        </w:rPr>
        <w:t xml:space="preserve"> in those same conditions</w:t>
      </w:r>
      <w:r w:rsidRPr="006F5AD1">
        <w:rPr>
          <w:color w:val="000000" w:themeColor="text1"/>
        </w:rPr>
        <w:t xml:space="preserve"> (lean mass:</w:t>
      </w:r>
      <w:r w:rsidR="00047032" w:rsidRPr="006F5AD1">
        <w:rPr>
          <w:color w:val="000000" w:themeColor="text1"/>
        </w:rPr>
        <w:t xml:space="preserve"> </w:t>
      </w:r>
      <w:r w:rsidRPr="006F5AD1">
        <w:rPr>
          <w:color w:val="000000" w:themeColor="text1"/>
        </w:rPr>
        <w:t>t-value=</w:t>
      </w:r>
      <w:r w:rsidR="00047032" w:rsidRPr="006F5AD1">
        <w:rPr>
          <w:color w:val="000000" w:themeColor="text1"/>
        </w:rPr>
        <w:t xml:space="preserve"> </w:t>
      </w:r>
      <w:r w:rsidRPr="006F5AD1">
        <w:rPr>
          <w:color w:val="000000" w:themeColor="text1"/>
        </w:rPr>
        <w:t>6.85,</w:t>
      </w:r>
      <w:r w:rsidR="002E461C" w:rsidRPr="006F5AD1">
        <w:rPr>
          <w:color w:val="000000" w:themeColor="text1"/>
        </w:rPr>
        <w:t xml:space="preserve"> </w:t>
      </w:r>
      <w:r w:rsidRPr="006F5AD1">
        <w:rPr>
          <w:color w:val="000000" w:themeColor="text1"/>
        </w:rPr>
        <w:t>Df=</w:t>
      </w:r>
      <w:r w:rsidR="00047032" w:rsidRPr="006F5AD1">
        <w:rPr>
          <w:color w:val="000000" w:themeColor="text1"/>
        </w:rPr>
        <w:t xml:space="preserve"> </w:t>
      </w:r>
      <w:r w:rsidRPr="006F5AD1">
        <w:rPr>
          <w:color w:val="000000" w:themeColor="text1"/>
        </w:rPr>
        <w:t>10.9, p-value&lt;</w:t>
      </w:r>
      <w:r w:rsidR="00047032" w:rsidRPr="006F5AD1">
        <w:rPr>
          <w:color w:val="000000" w:themeColor="text1"/>
        </w:rPr>
        <w:t xml:space="preserve"> </w:t>
      </w:r>
      <w:r w:rsidRPr="006F5AD1">
        <w:rPr>
          <w:color w:val="000000" w:themeColor="text1"/>
        </w:rPr>
        <w:t>0.000; lipid mass: t-value=</w:t>
      </w:r>
      <w:r w:rsidR="00047032" w:rsidRPr="006F5AD1">
        <w:rPr>
          <w:color w:val="000000" w:themeColor="text1"/>
        </w:rPr>
        <w:t xml:space="preserve"> </w:t>
      </w:r>
      <w:r w:rsidRPr="006F5AD1">
        <w:rPr>
          <w:color w:val="000000" w:themeColor="text1"/>
        </w:rPr>
        <w:t>4.08, DF=</w:t>
      </w:r>
      <w:r w:rsidR="00047032" w:rsidRPr="006F5AD1">
        <w:rPr>
          <w:color w:val="000000" w:themeColor="text1"/>
        </w:rPr>
        <w:t xml:space="preserve"> </w:t>
      </w:r>
      <w:proofErr w:type="gramStart"/>
      <w:r w:rsidRPr="006F5AD1">
        <w:rPr>
          <w:color w:val="000000" w:themeColor="text1"/>
        </w:rPr>
        <w:t>186.8,p</w:t>
      </w:r>
      <w:proofErr w:type="gramEnd"/>
      <w:r w:rsidRPr="006F5AD1">
        <w:rPr>
          <w:color w:val="000000" w:themeColor="text1"/>
        </w:rPr>
        <w:t>-value</w:t>
      </w:r>
      <w:r w:rsidR="00047032" w:rsidRPr="006F5AD1">
        <w:rPr>
          <w:color w:val="000000" w:themeColor="text1"/>
        </w:rPr>
        <w:t xml:space="preserve"> </w:t>
      </w:r>
      <w:r w:rsidRPr="006F5AD1">
        <w:rPr>
          <w:color w:val="000000" w:themeColor="text1"/>
        </w:rPr>
        <w:t xml:space="preserve">&lt;0.000) </w:t>
      </w:r>
      <w:r w:rsidR="00DB113A" w:rsidRPr="006F5AD1">
        <w:rPr>
          <w:color w:val="000000" w:themeColor="text1"/>
        </w:rPr>
        <w:t>(Fig.</w:t>
      </w:r>
      <w:r w:rsidR="00047032" w:rsidRPr="006F5AD1">
        <w:rPr>
          <w:color w:val="000000" w:themeColor="text1"/>
        </w:rPr>
        <w:t xml:space="preserve"> </w:t>
      </w:r>
      <w:r w:rsidRPr="006F5AD1">
        <w:rPr>
          <w:color w:val="000000" w:themeColor="text1"/>
        </w:rPr>
        <w:t>3-8</w:t>
      </w:r>
      <w:r w:rsidR="00DB113A" w:rsidRPr="006F5AD1">
        <w:rPr>
          <w:color w:val="000000" w:themeColor="text1"/>
        </w:rPr>
        <w:t>)</w:t>
      </w:r>
      <w:r w:rsidR="00047032" w:rsidRPr="006F5AD1">
        <w:rPr>
          <w:color w:val="000000" w:themeColor="text1"/>
        </w:rPr>
        <w:t xml:space="preserve"> </w:t>
      </w:r>
      <w:r w:rsidR="00DB113A" w:rsidRPr="006F5AD1">
        <w:rPr>
          <w:color w:val="000000" w:themeColor="text1"/>
        </w:rPr>
        <w:t>(T</w:t>
      </w:r>
      <w:r w:rsidR="00047032" w:rsidRPr="006F5AD1">
        <w:rPr>
          <w:color w:val="000000" w:themeColor="text1"/>
        </w:rPr>
        <w:t xml:space="preserve">able </w:t>
      </w:r>
      <w:r w:rsidRPr="006F5AD1">
        <w:rPr>
          <w:color w:val="000000" w:themeColor="text1"/>
        </w:rPr>
        <w:t>3-3</w:t>
      </w:r>
      <w:r w:rsidR="00DB113A" w:rsidRPr="006F5AD1">
        <w:rPr>
          <w:color w:val="000000" w:themeColor="text1"/>
        </w:rPr>
        <w:t xml:space="preserve">B </w:t>
      </w:r>
      <w:r w:rsidR="00A32000" w:rsidRPr="006F5AD1">
        <w:rPr>
          <w:color w:val="000000" w:themeColor="text1"/>
        </w:rPr>
        <w:t xml:space="preserve">and </w:t>
      </w:r>
      <w:r w:rsidRPr="006F5AD1">
        <w:rPr>
          <w:color w:val="000000" w:themeColor="text1"/>
        </w:rPr>
        <w:t>3-5B</w:t>
      </w:r>
      <w:r w:rsidR="00DB113A" w:rsidRPr="006F5AD1">
        <w:rPr>
          <w:color w:val="000000" w:themeColor="text1"/>
        </w:rPr>
        <w:t>)</w:t>
      </w:r>
      <w:r w:rsidRPr="006F5AD1">
        <w:rPr>
          <w:color w:val="000000" w:themeColor="text1"/>
        </w:rPr>
        <w:t>.</w:t>
      </w:r>
    </w:p>
    <w:p w14:paraId="07A415E7" w14:textId="77777777" w:rsidR="007F6A28" w:rsidRPr="006F5AD1" w:rsidRDefault="00DD43B4" w:rsidP="00CE5B15">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sidRPr="006F5AD1">
        <w:rPr>
          <w:color w:val="000000" w:themeColor="text1"/>
        </w:rPr>
        <w:t xml:space="preserve">(Fig. </w:t>
      </w:r>
      <w:r w:rsidRPr="006F5AD1">
        <w:rPr>
          <w:color w:val="000000" w:themeColor="text1"/>
        </w:rPr>
        <w:t>3-9</w:t>
      </w:r>
      <w:r w:rsidR="00DB113A" w:rsidRPr="006F5AD1">
        <w:rPr>
          <w:color w:val="000000" w:themeColor="text1"/>
        </w:rPr>
        <w:t>)</w:t>
      </w:r>
      <w:r w:rsidRPr="006F5AD1">
        <w:rPr>
          <w:color w:val="000000" w:themeColor="text1"/>
        </w:rPr>
        <w:t xml:space="preserve">. Long-diapause individuals had significantly more lean mass at the onset of diapause than short-diapause larvae (t-value=2.45, Df=10.7, p- value=0.033) </w:t>
      </w:r>
      <w:r w:rsidR="00DB113A" w:rsidRPr="006F5AD1">
        <w:rPr>
          <w:color w:val="000000" w:themeColor="text1"/>
        </w:rPr>
        <w:t xml:space="preserve">(Table </w:t>
      </w:r>
      <w:r w:rsidRPr="006F5AD1">
        <w:rPr>
          <w:color w:val="000000" w:themeColor="text1"/>
        </w:rPr>
        <w:t>3-7A</w:t>
      </w:r>
      <w:r w:rsidR="00DB113A" w:rsidRPr="006F5AD1">
        <w:rPr>
          <w:color w:val="000000" w:themeColor="text1"/>
        </w:rPr>
        <w:t>)</w:t>
      </w:r>
      <w:r w:rsidRPr="006F5AD1">
        <w:rPr>
          <w:color w:val="000000" w:themeColor="text1"/>
        </w:rPr>
        <w:t xml:space="preserve">. Long-diapause genotype individuals also had larger fat stores at the onset of diapause than short-diapause larvae (t-value=4.74, Df=16.7, p-value=0.0002) </w:t>
      </w:r>
      <w:r w:rsidR="00DB113A" w:rsidRPr="006F5AD1">
        <w:rPr>
          <w:color w:val="000000" w:themeColor="text1"/>
        </w:rPr>
        <w:t xml:space="preserve">(Table </w:t>
      </w:r>
      <w:r w:rsidRPr="006F5AD1">
        <w:rPr>
          <w:color w:val="000000" w:themeColor="text1"/>
        </w:rPr>
        <w:t>3-9A</w:t>
      </w:r>
      <w:r w:rsidR="00DB113A" w:rsidRPr="006F5AD1">
        <w:rPr>
          <w:color w:val="000000" w:themeColor="text1"/>
        </w:rPr>
        <w:t>)</w:t>
      </w:r>
      <w:r w:rsidRPr="006F5AD1">
        <w:rPr>
          <w:color w:val="000000" w:themeColor="text1"/>
        </w:rPr>
        <w:t>. However, within each diapause genotype</w:t>
      </w:r>
      <w:r w:rsidR="00952DBE" w:rsidRPr="006F5AD1">
        <w:rPr>
          <w:color w:val="000000" w:themeColor="text1"/>
        </w:rPr>
        <w:t>,</w:t>
      </w:r>
      <w:r w:rsidRPr="006F5AD1">
        <w:rPr>
          <w:color w:val="000000" w:themeColor="text1"/>
        </w:rPr>
        <w:t xml:space="preserve"> </w:t>
      </w:r>
      <w:r w:rsidRPr="006F5AD1">
        <w:rPr>
          <w:color w:val="000000" w:themeColor="text1"/>
        </w:rPr>
        <w:lastRenderedPageBreak/>
        <w:t>lean mass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3-7B</w:t>
      </w:r>
      <w:r w:rsidR="008E6E23" w:rsidRPr="006F5AD1">
        <w:rPr>
          <w:color w:val="000000" w:themeColor="text1"/>
        </w:rPr>
        <w:t xml:space="preserve"> and 3-7C</w:t>
      </w:r>
      <w:r w:rsidR="00A32000" w:rsidRPr="006F5AD1">
        <w:rPr>
          <w:color w:val="000000" w:themeColor="text1"/>
        </w:rPr>
        <w:t>)</w:t>
      </w:r>
      <w:r w:rsidRPr="006F5AD1">
        <w:rPr>
          <w:color w:val="000000" w:themeColor="text1"/>
        </w:rPr>
        <w:t xml:space="preserve"> and fat stores</w:t>
      </w:r>
      <w:r w:rsidR="00A32000" w:rsidRPr="006F5AD1">
        <w:rPr>
          <w:color w:val="000000" w:themeColor="text1"/>
        </w:rPr>
        <w:t xml:space="preserve"> (</w:t>
      </w:r>
      <w:r w:rsidR="0094006B" w:rsidRPr="006F5AD1">
        <w:rPr>
          <w:color w:val="000000" w:themeColor="text1"/>
        </w:rPr>
        <w:t>T</w:t>
      </w:r>
      <w:r w:rsidR="00A32000" w:rsidRPr="006F5AD1">
        <w:rPr>
          <w:color w:val="000000" w:themeColor="text1"/>
        </w:rPr>
        <w:t>able 3-9B</w:t>
      </w:r>
      <w:r w:rsidR="008E6E23" w:rsidRPr="006F5AD1">
        <w:rPr>
          <w:color w:val="000000" w:themeColor="text1"/>
        </w:rPr>
        <w:t xml:space="preserve"> and 3-9C</w:t>
      </w:r>
      <w:r w:rsidR="00A32000" w:rsidRPr="006F5AD1">
        <w:rPr>
          <w:color w:val="000000" w:themeColor="text1"/>
        </w:rPr>
        <w:t>)</w:t>
      </w:r>
      <w:r w:rsidRPr="006F5AD1">
        <w:rPr>
          <w:color w:val="000000" w:themeColor="text1"/>
        </w:rPr>
        <w:t xml:space="preserve"> did not significantly decline during diapause</w:t>
      </w:r>
      <w:r w:rsidR="008E6E23" w:rsidRPr="006F5AD1">
        <w:rPr>
          <w:color w:val="000000" w:themeColor="text1"/>
        </w:rPr>
        <w:t xml:space="preserve">, </w:t>
      </w:r>
      <w:r w:rsidRPr="006F5AD1">
        <w:rPr>
          <w:color w:val="000000" w:themeColor="text1"/>
        </w:rPr>
        <w:t>with one notable exception. Fat stores among short-diapause individuals were significantly lower when sampled 15 days after wandering in comparison to other sample days (t-value=-3.90, Df=111.4, p-value&lt;0.000)</w:t>
      </w:r>
      <w:r w:rsidR="008E6E23" w:rsidRPr="006F5AD1">
        <w:rPr>
          <w:color w:val="000000" w:themeColor="text1"/>
        </w:rPr>
        <w:t xml:space="preserve"> </w:t>
      </w:r>
      <w:r w:rsidR="0094006B" w:rsidRPr="006F5AD1">
        <w:rPr>
          <w:color w:val="000000" w:themeColor="text1"/>
        </w:rPr>
        <w:t>(Table</w:t>
      </w:r>
      <w:r w:rsidRPr="006F5AD1">
        <w:rPr>
          <w:color w:val="000000" w:themeColor="text1"/>
        </w:rPr>
        <w:t xml:space="preserve"> 3-9C</w:t>
      </w:r>
      <w:r w:rsidR="0094006B" w:rsidRPr="006F5AD1">
        <w:rPr>
          <w:color w:val="000000" w:themeColor="text1"/>
        </w:rPr>
        <w:t>)</w:t>
      </w:r>
      <w:r w:rsidRPr="006F5AD1">
        <w:rPr>
          <w:color w:val="000000" w:themeColor="text1"/>
        </w:rPr>
        <w:t>.</w:t>
      </w:r>
    </w:p>
    <w:p w14:paraId="3CE8E701" w14:textId="77777777" w:rsidR="002E461C" w:rsidRPr="00E50ACD" w:rsidRDefault="002E461C" w:rsidP="00CE5B15">
      <w:pPr>
        <w:spacing w:line="480" w:lineRule="auto"/>
        <w:ind w:left="-15" w:right="90" w:firstLine="468"/>
        <w:rPr>
          <w:color w:val="000000" w:themeColor="text1"/>
          <w:highlight w:val="yellow"/>
        </w:rPr>
      </w:pPr>
    </w:p>
    <w:p w14:paraId="4DF2F205"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7C3B8FCA" w14:textId="472D18C1" w:rsidR="006E4F43" w:rsidRPr="00AB6EF8" w:rsidRDefault="00D27C9E" w:rsidP="00CE5B15">
      <w:pPr>
        <w:spacing w:line="480" w:lineRule="auto"/>
        <w:ind w:left="-15" w:right="90" w:firstLine="468"/>
        <w:rPr>
          <w:color w:val="000000" w:themeColor="text1"/>
        </w:rPr>
      </w:pPr>
      <w:r w:rsidRPr="00AB6EF8">
        <w:rPr>
          <w:color w:val="000000" w:themeColor="text1"/>
        </w:rPr>
        <w:t>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Dopman et al, 2004; </w:t>
      </w:r>
      <w:r w:rsidR="00D00400" w:rsidRPr="00AB6EF8">
        <w:rPr>
          <w:color w:val="000000" w:themeColor="text1"/>
        </w:rPr>
        <w:t>Calcagno et al., 2007)</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I predicted </w:t>
      </w:r>
      <w:r w:rsidR="00FD72A7"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FD72A7" w:rsidRPr="00AB6EF8">
        <w:rPr>
          <w:color w:val="000000" w:themeColor="text1"/>
        </w:rPr>
        <w:t>.</w:t>
      </w:r>
      <w:r w:rsidRPr="00AB6EF8">
        <w:rPr>
          <w:color w:val="000000" w:themeColor="text1"/>
        </w:rPr>
        <w:t xml:space="preserve"> </w:t>
      </w:r>
      <w:r w:rsidR="008853EC" w:rsidRPr="00AB6EF8">
        <w:rPr>
          <w:color w:val="000000" w:themeColor="text1"/>
        </w:rPr>
        <w:t>European corn borers preparing for a longer or a warmer diapause period will accumulate more nutrition during diapause preparation compared to larvae preparing for a shorter diapause period or continuously developing larvae.</w:t>
      </w:r>
    </w:p>
    <w:p w14:paraId="140840C1" w14:textId="3F602679" w:rsidR="006E4F43" w:rsidRPr="001A3D3B" w:rsidRDefault="00D27C9E" w:rsidP="00914942">
      <w:pPr>
        <w:spacing w:line="480" w:lineRule="auto"/>
        <w:ind w:left="0" w:right="90" w:firstLine="453"/>
        <w:rPr>
          <w:color w:val="000000" w:themeColor="text1"/>
        </w:rPr>
      </w:pPr>
      <w:r w:rsidRPr="00AB6EF8">
        <w:rPr>
          <w:color w:val="000000" w:themeColor="text1"/>
        </w:rPr>
        <w:t>Eventually, climate change is expected to cause summer temperatures to expand</w:t>
      </w:r>
      <w:r w:rsidR="001A3D3B">
        <w:rPr>
          <w:color w:val="000000" w:themeColor="text1"/>
        </w:rPr>
        <w:t>,</w:t>
      </w:r>
      <w:r w:rsidRPr="001A3D3B">
        <w:rPr>
          <w:color w:val="000000" w:themeColor="text1"/>
        </w:rPr>
        <w:t xml:space="preserve"> and fall and winter temperatures to rise</w:t>
      </w:r>
      <w:r w:rsidR="001A3D3B">
        <w:rPr>
          <w:color w:val="000000" w:themeColor="text1"/>
        </w:rPr>
        <w:t>,</w:t>
      </w:r>
      <w:r w:rsidR="00B155A8" w:rsidRPr="001A3D3B">
        <w:rPr>
          <w:color w:val="000000" w:themeColor="text1"/>
        </w:rPr>
        <w:t xml:space="preserve"> </w:t>
      </w:r>
      <w:r w:rsidR="001A3D3B">
        <w:rPr>
          <w:color w:val="000000" w:themeColor="text1"/>
        </w:rPr>
        <w:t>so</w:t>
      </w:r>
      <w:r w:rsidR="001A3D3B" w:rsidRPr="001A3D3B">
        <w:rPr>
          <w:color w:val="000000" w:themeColor="text1"/>
        </w:rPr>
        <w:t xml:space="preserve"> </w:t>
      </w:r>
      <w:r w:rsidR="00B155A8" w:rsidRPr="001A3D3B">
        <w:rPr>
          <w:color w:val="000000" w:themeColor="text1"/>
        </w:rPr>
        <w:t xml:space="preserve">how insects manage their nutrition during diapause could separate climate change winners from climate change losers </w:t>
      </w:r>
      <w:r w:rsidR="008853EC" w:rsidRPr="00AB6EF8">
        <w:rPr>
          <w:color w:val="000000" w:themeColor="text1"/>
        </w:rPr>
        <w:t>(IPCC, 2013; NOAA, 2017)</w:t>
      </w:r>
      <w:r w:rsidRPr="00AB6EF8">
        <w:rPr>
          <w:color w:val="000000" w:themeColor="text1"/>
        </w:rPr>
        <w:t xml:space="preserve">. Warmer fall temperatures could increase metabolic activity and possibly reduce lipid stores during diapause preparations and/or drain lipid stores during </w:t>
      </w:r>
      <w:r w:rsidR="001A3D3B">
        <w:rPr>
          <w:color w:val="000000" w:themeColor="text1"/>
        </w:rPr>
        <w:t xml:space="preserve">the early portion of </w:t>
      </w:r>
      <w:r w:rsidRPr="001A3D3B">
        <w:rPr>
          <w:color w:val="000000" w:themeColor="text1"/>
        </w:rPr>
        <w:t xml:space="preserve">diapause </w:t>
      </w:r>
      <w:r w:rsidRPr="001A3D3B">
        <w:rPr>
          <w:color w:val="000000" w:themeColor="text1"/>
        </w:rPr>
        <w:lastRenderedPageBreak/>
        <w:t>before the onset of winter</w:t>
      </w:r>
      <w:r w:rsidR="00AF74AF" w:rsidRPr="001A3D3B">
        <w:rPr>
          <w:color w:val="000000" w:themeColor="text1"/>
        </w:rPr>
        <w:t xml:space="preserve"> (</w:t>
      </w:r>
      <w:r w:rsidR="00D06134" w:rsidRPr="001A3D3B">
        <w:rPr>
          <w:color w:val="000000" w:themeColor="text1"/>
        </w:rPr>
        <w:t xml:space="preserve">Adkisson et al. 1963; </w:t>
      </w:r>
      <w:r w:rsidR="00AF74AF" w:rsidRPr="001A3D3B">
        <w:rPr>
          <w:color w:val="000000" w:themeColor="text1"/>
        </w:rPr>
        <w:t>Williams et al., 2012; Wipking et al., 1995)</w:t>
      </w:r>
      <w:r w:rsidRPr="001A3D3B">
        <w:rPr>
          <w:color w:val="000000" w:themeColor="text1"/>
        </w:rPr>
        <w:t xml:space="preserve">. </w:t>
      </w:r>
      <w:commentRangeStart w:id="36"/>
      <w:r w:rsidR="00495008" w:rsidRPr="001A3D3B">
        <w:rPr>
          <w:color w:val="000000" w:themeColor="text1"/>
        </w:rPr>
        <w:t>T</w:t>
      </w:r>
      <w:r w:rsidR="00271B96" w:rsidRPr="001A3D3B">
        <w:rPr>
          <w:color w:val="000000" w:themeColor="text1"/>
        </w:rPr>
        <w:t xml:space="preserve">he relationship between diapause length and nutrition accumulation could be useful </w:t>
      </w:r>
      <w:r w:rsidR="001A3D3B">
        <w:rPr>
          <w:color w:val="000000" w:themeColor="text1"/>
        </w:rPr>
        <w:t xml:space="preserve">for </w:t>
      </w:r>
      <w:r w:rsidR="00271B96" w:rsidRPr="001A3D3B">
        <w:rPr>
          <w:color w:val="000000" w:themeColor="text1"/>
        </w:rPr>
        <w:t xml:space="preserve">understanding how insects manage </w:t>
      </w:r>
      <w:r w:rsidR="00495008" w:rsidRPr="001A3D3B">
        <w:rPr>
          <w:color w:val="000000" w:themeColor="text1"/>
        </w:rPr>
        <w:t>nutrition ahead of diapause, provide a possible target for the management of pests that use this life history strategy to survive winter stress, and explain how some insects might use diapause to adjust to warmer winters.</w:t>
      </w:r>
      <w:r w:rsidR="00271B96" w:rsidRPr="001A3D3B">
        <w:rPr>
          <w:color w:val="000000" w:themeColor="text1"/>
        </w:rPr>
        <w:t xml:space="preserve"> </w:t>
      </w:r>
      <w:commentRangeEnd w:id="36"/>
      <w:r w:rsidR="001A3D3B">
        <w:rPr>
          <w:rStyle w:val="CommentReference"/>
        </w:rPr>
        <w:commentReference w:id="36"/>
      </w:r>
    </w:p>
    <w:p w14:paraId="1BA8F612" w14:textId="249F86C9" w:rsidR="00062423" w:rsidRPr="00AB6EF8" w:rsidRDefault="00445BE1" w:rsidP="00062423">
      <w:pPr>
        <w:spacing w:line="480" w:lineRule="auto"/>
        <w:ind w:left="-15" w:right="90" w:firstLine="468"/>
        <w:rPr>
          <w:color w:val="000000" w:themeColor="text1"/>
        </w:rPr>
      </w:pPr>
      <w:r w:rsidRPr="001A3D3B">
        <w:rPr>
          <w:color w:val="000000" w:themeColor="text1"/>
        </w:rPr>
        <w:t xml:space="preserve">I found that European corn borer larvae </w:t>
      </w:r>
      <w:r w:rsidR="001A3D3B">
        <w:rPr>
          <w:color w:val="000000" w:themeColor="text1"/>
        </w:rPr>
        <w:t xml:space="preserve">of both </w:t>
      </w:r>
      <w:r w:rsidR="00365AF1">
        <w:rPr>
          <w:color w:val="000000" w:themeColor="text1"/>
        </w:rPr>
        <w:t xml:space="preserve">long and short-diapausing </w:t>
      </w:r>
      <w:r w:rsidR="001A3D3B">
        <w:rPr>
          <w:color w:val="000000" w:themeColor="text1"/>
        </w:rPr>
        <w:t xml:space="preserve">genetic strains </w:t>
      </w:r>
      <w:r w:rsidR="00914942" w:rsidRPr="001A3D3B">
        <w:rPr>
          <w:color w:val="000000" w:themeColor="text1"/>
        </w:rPr>
        <w:t>programmed for diapause</w:t>
      </w:r>
      <w:r w:rsidRPr="001A3D3B">
        <w:rPr>
          <w:color w:val="000000" w:themeColor="text1"/>
        </w:rPr>
        <w:t xml:space="preserve"> stored more lipids when compared to continuously developing larvae</w:t>
      </w:r>
      <w:r w:rsidR="00365AF1">
        <w:rPr>
          <w:color w:val="000000" w:themeColor="text1"/>
        </w:rPr>
        <w:t xml:space="preserve"> of the same strain</w:t>
      </w:r>
      <w:r w:rsidR="00914942" w:rsidRPr="001A3D3B">
        <w:rPr>
          <w:color w:val="000000" w:themeColor="text1"/>
        </w:rPr>
        <w:t xml:space="preserve">. </w:t>
      </w:r>
      <w:r w:rsidR="00062423" w:rsidRPr="001A3D3B">
        <w:rPr>
          <w:color w:val="000000" w:themeColor="text1"/>
        </w:rPr>
        <w:t>R</w:t>
      </w:r>
      <w:r w:rsidR="00D27C9E" w:rsidRPr="001A3D3B">
        <w:rPr>
          <w:color w:val="000000" w:themeColor="text1"/>
        </w:rPr>
        <w:t xml:space="preserve">esults </w:t>
      </w:r>
      <w:r w:rsidR="00062423" w:rsidRPr="001A3D3B">
        <w:rPr>
          <w:color w:val="000000" w:themeColor="text1"/>
        </w:rPr>
        <w:t xml:space="preserve">from a similar study </w:t>
      </w:r>
      <w:r w:rsidRPr="001A3D3B">
        <w:rPr>
          <w:color w:val="000000" w:themeColor="text1"/>
        </w:rPr>
        <w:t xml:space="preserve">also show </w:t>
      </w:r>
      <w:r w:rsidR="00062423" w:rsidRPr="001A3D3B">
        <w:rPr>
          <w:color w:val="000000" w:themeColor="text1"/>
        </w:rPr>
        <w:t xml:space="preserve">that diapause programming is associated with increased lipid accumulation compared to continuously developing larvae. Vukašinović et al. (2013) measured lipid stores in European corn borers they collected from maize fields in the fall and found that larvae preparing for diapause accumulated more lipids compared to non-diapause larvae (Vukašinović et al., 2013). </w:t>
      </w:r>
      <w:r w:rsidRPr="00365AF1">
        <w:rPr>
          <w:color w:val="000000" w:themeColor="text1"/>
        </w:rPr>
        <w:t xml:space="preserve">Taken together, the results from Vukašinović et al. (2013) and my current study </w:t>
      </w:r>
      <w:r w:rsidR="00062423" w:rsidRPr="00365AF1">
        <w:rPr>
          <w:color w:val="000000" w:themeColor="text1"/>
        </w:rPr>
        <w:t xml:space="preserve">point to an association between diapause programming and nutrition accumulation ahead of diapause however, they </w:t>
      </w:r>
      <w:r w:rsidR="00365AF1">
        <w:rPr>
          <w:color w:val="000000" w:themeColor="text1"/>
        </w:rPr>
        <w:t>did not test for</w:t>
      </w:r>
      <w:r w:rsidR="00062423" w:rsidRPr="00365AF1">
        <w:rPr>
          <w:color w:val="000000" w:themeColor="text1"/>
        </w:rPr>
        <w:t xml:space="preserve"> a correlation between diapause length and lipid accumulation.</w:t>
      </w:r>
      <w:r w:rsidR="00BE155D" w:rsidRPr="00365AF1">
        <w:rPr>
          <w:color w:val="000000" w:themeColor="text1"/>
        </w:rPr>
        <w:t xml:space="preserve"> </w:t>
      </w:r>
    </w:p>
    <w:p w14:paraId="241FBB8A" w14:textId="0F0BAC95" w:rsidR="00AB6EF8" w:rsidRDefault="00AB6EF8" w:rsidP="00AB6EF8">
      <w:pPr>
        <w:spacing w:line="480" w:lineRule="auto"/>
        <w:ind w:left="-15" w:right="90" w:firstLine="0"/>
        <w:rPr>
          <w:color w:val="000000" w:themeColor="text1"/>
        </w:rPr>
      </w:pPr>
      <w:r>
        <w:rPr>
          <w:color w:val="000000" w:themeColor="text1"/>
        </w:rPr>
        <w:t xml:space="preserve">I STOPPED EDITING HERE on 2-15-19. I do not understand why the sentence below was just dangling out there. </w:t>
      </w:r>
    </w:p>
    <w:p w14:paraId="00B468A9" w14:textId="77777777" w:rsidR="00AB6EF8" w:rsidRPr="009963D9" w:rsidRDefault="00AB6EF8" w:rsidP="00062423">
      <w:pPr>
        <w:spacing w:line="480" w:lineRule="auto"/>
        <w:ind w:left="-15" w:right="90" w:firstLine="468"/>
        <w:rPr>
          <w:color w:val="000000" w:themeColor="text1"/>
        </w:rPr>
      </w:pPr>
    </w:p>
    <w:p w14:paraId="3BF4CEBB" w14:textId="77777777" w:rsidR="00BE155D" w:rsidRDefault="00BE155D" w:rsidP="00062423">
      <w:pPr>
        <w:spacing w:line="480" w:lineRule="auto"/>
        <w:ind w:left="-15" w:right="90" w:firstLine="468"/>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w:t>
      </w:r>
      <w:proofErr w:type="gramStart"/>
      <w:r w:rsidRPr="009963D9">
        <w:rPr>
          <w:color w:val="000000" w:themeColor="text1"/>
        </w:rPr>
        <w:t>a number of</w:t>
      </w:r>
      <w:proofErr w:type="gramEnd"/>
      <w:r w:rsidRPr="009963D9">
        <w:rPr>
          <w:color w:val="000000" w:themeColor="text1"/>
        </w:rPr>
        <w:t xml:space="preserve"> taxa (Adkisson et al., 1963; Mitchell and Briegel, </w:t>
      </w:r>
      <w:commentRangeStart w:id="37"/>
      <w:r w:rsidRPr="009963D9">
        <w:rPr>
          <w:color w:val="000000" w:themeColor="text1"/>
        </w:rPr>
        <w:t>1989</w:t>
      </w:r>
      <w:commentRangeEnd w:id="37"/>
      <w:r w:rsidRPr="009963D9">
        <w:rPr>
          <w:rStyle w:val="CommentReference"/>
        </w:rPr>
        <w:commentReference w:id="37"/>
      </w:r>
      <w:r w:rsidRPr="009963D9">
        <w:rPr>
          <w:color w:val="000000" w:themeColor="text1"/>
        </w:rPr>
        <w:t>).</w:t>
      </w:r>
    </w:p>
    <w:p w14:paraId="39ABACA2" w14:textId="77777777" w:rsidR="00062423" w:rsidRDefault="00062423" w:rsidP="00DC3A25">
      <w:pPr>
        <w:spacing w:line="480" w:lineRule="auto"/>
        <w:ind w:right="90"/>
        <w:rPr>
          <w:color w:val="000000" w:themeColor="text1"/>
        </w:rPr>
      </w:pPr>
    </w:p>
    <w:p w14:paraId="0A0A8E62" w14:textId="77777777" w:rsidR="00062423" w:rsidRDefault="00062423" w:rsidP="006E4F43">
      <w:pPr>
        <w:spacing w:line="480" w:lineRule="auto"/>
        <w:ind w:left="-15" w:right="90" w:firstLine="468"/>
        <w:rPr>
          <w:color w:val="000000" w:themeColor="text1"/>
        </w:rPr>
      </w:pPr>
      <w:r>
        <w:rPr>
          <w:color w:val="000000" w:themeColor="text1"/>
        </w:rPr>
        <w:lastRenderedPageBreak/>
        <w:t xml:space="preserve"> </w:t>
      </w:r>
      <w:r w:rsidR="00D27C9E" w:rsidRPr="004F09C9">
        <w:rPr>
          <w:color w:val="000000" w:themeColor="text1"/>
        </w:rPr>
        <w:t>were recorded in the Burnet moth (</w:t>
      </w:r>
      <w:r w:rsidR="00D27C9E" w:rsidRPr="004F09C9">
        <w:rPr>
          <w:i/>
          <w:color w:val="000000" w:themeColor="text1"/>
        </w:rPr>
        <w:t xml:space="preserve">Zygaena trifolii </w:t>
      </w:r>
      <w:r w:rsidR="00D27C9E" w:rsidRPr="004F09C9">
        <w:rPr>
          <w:color w:val="000000" w:themeColor="text1"/>
        </w:rPr>
        <w:t>(Esper)) by Wipking et al. (1995). These researchers reared larvae in diapause programming conditions and non-diapause conditions at 4 different temperatures then compared lipid stores between non-diapause and diapause</w:t>
      </w:r>
      <w:r w:rsidR="004B74F2">
        <w:rPr>
          <w:color w:val="000000" w:themeColor="text1"/>
        </w:rPr>
        <w:t>-</w:t>
      </w:r>
      <w:r w:rsidR="00D27C9E" w:rsidRPr="004F09C9">
        <w:rPr>
          <w:color w:val="000000" w:themeColor="text1"/>
        </w:rPr>
        <w:t xml:space="preserve">programmed larvae. Larvae programmed for diapause were observed to have a </w:t>
      </w:r>
      <w:r w:rsidR="00EB1638" w:rsidRPr="004F09C9">
        <w:rPr>
          <w:color w:val="000000" w:themeColor="text1"/>
        </w:rPr>
        <w:t>2.5-fold</w:t>
      </w:r>
      <w:r w:rsidR="00D27C9E" w:rsidRPr="004F09C9">
        <w:rPr>
          <w:color w:val="000000" w:themeColor="text1"/>
        </w:rPr>
        <w:t xml:space="preserve"> increase </w:t>
      </w:r>
      <w:commentRangeStart w:id="38"/>
      <w:r w:rsidR="00D27C9E" w:rsidRPr="004F09C9">
        <w:rPr>
          <w:color w:val="000000" w:themeColor="text1"/>
        </w:rPr>
        <w:t xml:space="preserve">in lipid stores in compared </w:t>
      </w:r>
      <w:commentRangeEnd w:id="38"/>
      <w:r w:rsidR="00FF3FA4">
        <w:rPr>
          <w:rStyle w:val="CommentReference"/>
        </w:rPr>
        <w:commentReference w:id="38"/>
      </w:r>
      <w:r w:rsidR="00D27C9E" w:rsidRPr="004F09C9">
        <w:rPr>
          <w:color w:val="000000" w:themeColor="text1"/>
        </w:rPr>
        <w:t xml:space="preserve">to larvae not programmed for diapause (Wipking et al., 1995). </w:t>
      </w:r>
    </w:p>
    <w:p w14:paraId="5204FCAC" w14:textId="1CAD56F6" w:rsidR="00062423" w:rsidDel="00AB6EF8" w:rsidRDefault="00062423" w:rsidP="00062423">
      <w:pPr>
        <w:spacing w:line="480" w:lineRule="auto"/>
        <w:ind w:left="-15" w:right="90" w:firstLine="0"/>
        <w:rPr>
          <w:del w:id="39" w:author="Dan" w:date="2019-02-15T12:51:00Z"/>
          <w:color w:val="000000" w:themeColor="text1"/>
        </w:rPr>
      </w:pPr>
    </w:p>
    <w:p w14:paraId="245E3FBB" w14:textId="77777777" w:rsidR="006F58EA" w:rsidRPr="004F09C9" w:rsidRDefault="00D27C9E" w:rsidP="00B155A8">
      <w:pPr>
        <w:spacing w:line="480" w:lineRule="auto"/>
        <w:ind w:left="-15" w:right="90" w:firstLine="0"/>
        <w:rPr>
          <w:color w:val="000000" w:themeColor="text1"/>
        </w:rPr>
      </w:pPr>
      <w:r w:rsidRPr="004F09C9">
        <w:rPr>
          <w:color w:val="000000" w:themeColor="text1"/>
        </w:rPr>
        <w:t xml:space="preserve">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dispersing, mating, and reproducing.</w:t>
      </w:r>
    </w:p>
    <w:p w14:paraId="4EBFBC54" w14:textId="77777777" w:rsidR="00BE155D"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w:t>
      </w:r>
      <w:r w:rsidRPr="004F09C9">
        <w:rPr>
          <w:color w:val="000000" w:themeColor="text1"/>
        </w:rPr>
        <w:lastRenderedPageBreak/>
        <w:t xml:space="preserve">compared to their counterparts reared in thermally variable environments (Williams et al., 2012). </w:t>
      </w:r>
    </w:p>
    <w:p w14:paraId="2CA8C2BA" w14:textId="77777777" w:rsidR="006F58EA" w:rsidRPr="004F09C9" w:rsidRDefault="00D27C9E" w:rsidP="00BE155D">
      <w:pPr>
        <w:spacing w:line="480" w:lineRule="auto"/>
        <w:ind w:left="-15" w:right="90" w:firstLine="468"/>
        <w:rPr>
          <w:color w:val="000000" w:themeColor="text1"/>
        </w:rPr>
      </w:pPr>
      <w:r w:rsidRPr="004F09C9">
        <w:rPr>
          <w:color w:val="000000" w:themeColor="text1"/>
        </w:rPr>
        <w:t xml:space="preserve">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614315BC"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40"/>
      <w:r w:rsidRPr="004F09C9">
        <w:rPr>
          <w:color w:val="000000" w:themeColor="text1"/>
        </w:rPr>
        <w:t>season</w:t>
      </w:r>
      <w:commentRangeEnd w:id="40"/>
      <w:r w:rsidR="009514F6">
        <w:rPr>
          <w:rStyle w:val="CommentReference"/>
        </w:rPr>
        <w:commentReference w:id="40"/>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41"/>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41"/>
      <w:r w:rsidR="009514F6">
        <w:rPr>
          <w:rStyle w:val="CommentReference"/>
        </w:rPr>
        <w:commentReference w:id="41"/>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65A5C807"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23F7A29D" w14:textId="77777777" w:rsidR="006F58EA" w:rsidRPr="004F09C9" w:rsidRDefault="00D27C9E" w:rsidP="00CE5B15">
      <w:pPr>
        <w:spacing w:after="180" w:line="480" w:lineRule="auto"/>
        <w:ind w:left="-5" w:right="90"/>
        <w:rPr>
          <w:color w:val="000000" w:themeColor="text1"/>
        </w:rPr>
      </w:pPr>
      <w:r w:rsidRPr="004F09C9">
        <w:rPr>
          <w:color w:val="000000" w:themeColor="text1"/>
        </w:rPr>
        <w:t>(fall webworm). Gomi et al. collected webworm larvae from the same field site in 1988 and</w:t>
      </w:r>
    </w:p>
    <w:p w14:paraId="6E26345A"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w:t>
      </w:r>
      <w:r w:rsidRPr="004F09C9">
        <w:rPr>
          <w:color w:val="000000" w:themeColor="text1"/>
        </w:rPr>
        <w:lastRenderedPageBreak/>
        <w:t xml:space="preserve">together, these two studies implicate longer growing seasons in increasing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r w:rsidR="00BE155D">
        <w:rPr>
          <w:color w:val="000000" w:themeColor="text1"/>
        </w:rPr>
        <w:t xml:space="preserve">Fig. </w:t>
      </w:r>
      <w:r w:rsidRPr="004F09C9">
        <w:rPr>
          <w:color w:val="000000" w:themeColor="text1"/>
        </w:rPr>
        <w:t xml:space="preserve">3-8B). </w:t>
      </w:r>
      <w:commentRangeStart w:id="42"/>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42"/>
      <w:r w:rsidR="00DB78B2">
        <w:rPr>
          <w:rStyle w:val="CommentReference"/>
        </w:rPr>
        <w:commentReference w:id="42"/>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AB3604C" w14:textId="77777777" w:rsidR="006F58EA" w:rsidRPr="004F09C9" w:rsidRDefault="00D27C9E" w:rsidP="00CE5B15">
      <w:pPr>
        <w:spacing w:line="480" w:lineRule="auto"/>
        <w:ind w:left="-15" w:right="213" w:firstLine="468"/>
        <w:rPr>
          <w:color w:val="000000" w:themeColor="text1"/>
        </w:rPr>
      </w:pPr>
      <w:commentRangeStart w:id="43"/>
      <w:r w:rsidRPr="004F09C9">
        <w:rPr>
          <w:color w:val="000000" w:themeColor="text1"/>
        </w:rPr>
        <w:t xml:space="preserve">Variation in the response of short-diapause genotype larvae </w:t>
      </w:r>
      <w:commentRangeEnd w:id="43"/>
      <w:r w:rsidR="00DB78B2">
        <w:rPr>
          <w:rStyle w:val="CommentReference"/>
        </w:rPr>
        <w:commentReference w:id="43"/>
      </w:r>
      <w:r w:rsidRPr="004F09C9">
        <w:rPr>
          <w:color w:val="000000" w:themeColor="text1"/>
        </w:rPr>
        <w:t xml:space="preserve">to diapause programming suggests an increased sensitivity to the cues that terminate diapause 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Diapause programming for short diapause genotype individuals lead to at least two different </w:t>
      </w:r>
      <w:r w:rsidRPr="004F09C9">
        <w:rPr>
          <w:color w:val="000000" w:themeColor="text1"/>
        </w:rPr>
        <w:lastRenderedPageBreak/>
        <w:t xml:space="preserve">phenotypes; a </w:t>
      </w:r>
      <w:r w:rsidR="00DA52FB">
        <w:rPr>
          <w:color w:val="000000" w:themeColor="text1"/>
        </w:rPr>
        <w:t>deep-diapause</w:t>
      </w:r>
      <w:r w:rsidRPr="004F09C9">
        <w:rPr>
          <w:color w:val="000000" w:themeColor="text1"/>
        </w:rPr>
        <w:t xml:space="preserve"> phenotype and a </w:t>
      </w:r>
      <w:r w:rsidR="00DA52FB">
        <w:rPr>
          <w:color w:val="000000" w:themeColor="text1"/>
        </w:rPr>
        <w:t>deep-diapause</w:t>
      </w:r>
      <w:r w:rsidRPr="004F09C9">
        <w:rPr>
          <w:color w:val="000000" w:themeColor="text1"/>
        </w:rPr>
        <w:t xml:space="preserve"> phenotype </w:t>
      </w:r>
      <w:r w:rsidRPr="00BE155D">
        <w:rPr>
          <w:color w:val="000000" w:themeColor="text1"/>
        </w:rPr>
        <w:t>(</w:t>
      </w:r>
      <w:r w:rsidR="00BE155D">
        <w:rPr>
          <w:color w:val="000000" w:themeColor="text1"/>
        </w:rPr>
        <w:t xml:space="preserve">Fig. </w:t>
      </w:r>
      <w:r w:rsidRPr="00BE155D">
        <w:rPr>
          <w:color w:val="000000" w:themeColor="text1"/>
        </w:rPr>
        <w:t xml:space="preserve">3-1). </w:t>
      </w:r>
      <w:r w:rsidR="004B74F2" w:rsidRPr="00BE155D">
        <w:rPr>
          <w:color w:val="000000" w:themeColor="text1"/>
        </w:rPr>
        <w:t>Deep-</w:t>
      </w:r>
      <w:r w:rsidR="004B74F2">
        <w:rPr>
          <w:color w:val="000000" w:themeColor="text1"/>
        </w:rPr>
        <w:t>diapause</w:t>
      </w:r>
      <w:r w:rsidRPr="004F09C9">
        <w:rPr>
          <w:color w:val="000000" w:themeColor="text1"/>
        </w:rPr>
        <w:t xml:space="preserve"> larvae remained in diapause for the entire duration of the 40-day trial while larvae in </w:t>
      </w:r>
      <w:r w:rsidR="004B74F2">
        <w:rPr>
          <w:color w:val="000000" w:themeColor="text1"/>
        </w:rPr>
        <w:t>shallow-diapause</w:t>
      </w:r>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Pr="004F09C9">
        <w:rPr>
          <w:color w:val="000000" w:themeColor="text1"/>
        </w:rPr>
        <w:t xml:space="preserve"> could respond to increased spring temperatures by terminating diapause earlier. Larvae in </w:t>
      </w:r>
      <w:r w:rsidR="004B74F2">
        <w:rPr>
          <w:color w:val="000000" w:themeColor="text1"/>
        </w:rPr>
        <w:t>shallow-diapause</w:t>
      </w:r>
      <w:r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5E822A56" w14:textId="77777777" w:rsidR="006F58EA" w:rsidRDefault="00D27C9E" w:rsidP="00CE5B15">
      <w:pPr>
        <w:spacing w:line="480" w:lineRule="auto"/>
        <w:ind w:left="-15" w:right="90" w:firstLine="468"/>
        <w:rPr>
          <w:ins w:id="44" w:author="Brown,James T" w:date="2019-02-14T14:10:00Z"/>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The long-diapause larvae in these regions that avoid diapause could eventually eclose as adults and produce an additional generation of herbivorous </w:t>
      </w:r>
      <w:commentRangeStart w:id="45"/>
      <w:r w:rsidRPr="004F09C9">
        <w:rPr>
          <w:color w:val="000000" w:themeColor="text1"/>
        </w:rPr>
        <w:t>larvae.</w:t>
      </w:r>
      <w:commentRangeEnd w:id="45"/>
      <w:r w:rsidR="00667F35">
        <w:rPr>
          <w:rStyle w:val="CommentReference"/>
        </w:rPr>
        <w:commentReference w:id="45"/>
      </w:r>
    </w:p>
    <w:p w14:paraId="429F0035" w14:textId="77777777" w:rsidR="008262F8" w:rsidRDefault="008262F8" w:rsidP="00CE5B15">
      <w:pPr>
        <w:spacing w:line="480" w:lineRule="auto"/>
        <w:ind w:left="-15" w:right="90" w:firstLine="468"/>
        <w:rPr>
          <w:ins w:id="46" w:author="Brown,James T" w:date="2019-02-14T14:10:00Z"/>
          <w:color w:val="000000" w:themeColor="text1"/>
        </w:rPr>
      </w:pPr>
    </w:p>
    <w:p w14:paraId="68D7B85C" w14:textId="77777777" w:rsidR="008262F8" w:rsidRDefault="008262F8" w:rsidP="00CE5B15">
      <w:pPr>
        <w:spacing w:line="480" w:lineRule="auto"/>
        <w:ind w:left="-15" w:right="90" w:firstLine="468"/>
        <w:rPr>
          <w:ins w:id="47" w:author="Brown,James T" w:date="2019-02-14T14:11:00Z"/>
          <w:color w:val="000000" w:themeColor="text1"/>
        </w:rPr>
      </w:pPr>
    </w:p>
    <w:p w14:paraId="36C889B9" w14:textId="77777777" w:rsidR="008262F8" w:rsidRDefault="008262F8" w:rsidP="00CE5B15">
      <w:pPr>
        <w:spacing w:line="480" w:lineRule="auto"/>
        <w:ind w:left="-15" w:right="90" w:firstLine="468"/>
        <w:rPr>
          <w:ins w:id="48" w:author="Brown,James T" w:date="2019-02-14T14:11:00Z"/>
          <w:color w:val="000000" w:themeColor="text1"/>
        </w:rPr>
      </w:pPr>
    </w:p>
    <w:p w14:paraId="4658520D" w14:textId="77777777" w:rsidR="008262F8" w:rsidRDefault="008262F8" w:rsidP="00CE5B15">
      <w:pPr>
        <w:spacing w:line="480" w:lineRule="auto"/>
        <w:ind w:left="-15" w:right="90" w:firstLine="468"/>
        <w:rPr>
          <w:ins w:id="49" w:author="Brown,James T" w:date="2019-02-14T14:11:00Z"/>
          <w:color w:val="000000" w:themeColor="text1"/>
        </w:rPr>
      </w:pPr>
    </w:p>
    <w:p w14:paraId="4550A061" w14:textId="77777777" w:rsidR="008262F8" w:rsidRPr="004F09C9" w:rsidRDefault="008262F8" w:rsidP="00CE5B15">
      <w:pPr>
        <w:spacing w:line="480" w:lineRule="auto"/>
        <w:ind w:left="-15" w:right="90" w:firstLine="468"/>
        <w:rPr>
          <w:color w:val="000000" w:themeColor="text1"/>
        </w:rPr>
      </w:pPr>
    </w:p>
    <w:p w14:paraId="4125730B"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5EB9507A" wp14:editId="06514B44">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54BB439D" w14:textId="77777777" w:rsidR="006F58EA" w:rsidRDefault="00D27C9E" w:rsidP="00DA52FB">
      <w:pPr>
        <w:spacing w:line="238" w:lineRule="auto"/>
        <w:ind w:left="1153" w:right="90" w:hanging="1168"/>
        <w:rPr>
          <w:ins w:id="50"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2F1DB6FA" w14:textId="77777777" w:rsidR="00F87FE4" w:rsidRPr="004F09C9" w:rsidRDefault="00F87FE4" w:rsidP="00DA52FB">
      <w:pPr>
        <w:spacing w:line="238" w:lineRule="auto"/>
        <w:ind w:left="1153" w:right="90" w:hanging="1168"/>
        <w:rPr>
          <w:color w:val="000000" w:themeColor="text1"/>
        </w:rPr>
      </w:pPr>
    </w:p>
    <w:p w14:paraId="22015F9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7C1153D" wp14:editId="4558C570">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29BD5510"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5F75108A"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99B3253" wp14:editId="51E695C9">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29087426"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del w:id="51" w:author="Brown,James T" w:date="2019-02-13T22:16:00Z">
        <w:r w:rsidRPr="004F09C9" w:rsidDel="00B71FB5">
          <w:rPr>
            <w:color w:val="000000" w:themeColor="text1"/>
          </w:rPr>
          <w:delText>day</w:delText>
        </w:r>
      </w:del>
      <w:ins w:id="52" w:author="Brown,James T" w:date="2019-02-13T22:16:00Z">
        <w:r w:rsidR="00B71FB5" w:rsidRPr="004F09C9">
          <w:rPr>
            <w:color w:val="000000" w:themeColor="text1"/>
          </w:rPr>
          <w:t>days</w:t>
        </w:r>
      </w:ins>
      <w:r w:rsidRPr="004F09C9">
        <w:rPr>
          <w:color w:val="000000" w:themeColor="text1"/>
        </w:rPr>
        <w:t xml:space="preserve"> after</w:t>
      </w:r>
    </w:p>
    <w:p w14:paraId="445C8C81"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2D86FB45"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60D0EC6" wp14:editId="0DFC71BD">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2E6247B4"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0B65A2BB"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8A40ECB" wp14:editId="38D83EE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55208758"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BF529A3"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AF16CB2" wp14:editId="7AE3C785">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674B36EB"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53"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54"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B86B401"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0F6A37E0" wp14:editId="78EE37E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9B47404"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55"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56" w:author="Brown, James T." w:date="2019-02-07T10:15:00Z">
        <w:r w:rsidR="004B74F2">
          <w:rPr>
            <w:color w:val="000000" w:themeColor="text1"/>
          </w:rPr>
          <w:t>shallow-diapause</w:t>
        </w:r>
      </w:ins>
      <w:r w:rsidRPr="004F09C9">
        <w:rPr>
          <w:color w:val="000000" w:themeColor="text1"/>
        </w:rPr>
        <w:t xml:space="preserve"> phenotype (orange) and a </w:t>
      </w:r>
      <w:ins w:id="57" w:author="Brown, James T." w:date="2019-02-07T10:14:00Z">
        <w:r w:rsidR="004B74F2">
          <w:rPr>
            <w:color w:val="000000" w:themeColor="text1"/>
          </w:rPr>
          <w:t>deep-diapause</w:t>
        </w:r>
      </w:ins>
      <w:r w:rsidRPr="004F09C9">
        <w:rPr>
          <w:color w:val="000000" w:themeColor="text1"/>
        </w:rPr>
        <w:t xml:space="preserve"> phenotype (blue). Mass peak days: day-6 for </w:t>
      </w:r>
      <w:ins w:id="58" w:author="Brown, James T." w:date="2019-02-07T10:15:00Z">
        <w:r w:rsidR="004B74F2">
          <w:rPr>
            <w:color w:val="000000" w:themeColor="text1"/>
          </w:rPr>
          <w:t>shallow-diapause</w:t>
        </w:r>
      </w:ins>
      <w:r w:rsidRPr="004F09C9">
        <w:rPr>
          <w:color w:val="000000" w:themeColor="text1"/>
        </w:rPr>
        <w:t xml:space="preserve"> larvae and day-6 for </w:t>
      </w:r>
      <w:ins w:id="59"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60" w:author="Brown, James T." w:date="2019-02-07T10:14:00Z">
        <w:r w:rsidR="004B74F2">
          <w:rPr>
            <w:color w:val="000000" w:themeColor="text1"/>
          </w:rPr>
          <w:t>deep-diapause</w:t>
        </w:r>
      </w:ins>
      <w:r w:rsidRPr="004F09C9">
        <w:rPr>
          <w:color w:val="000000" w:themeColor="text1"/>
        </w:rPr>
        <w:t xml:space="preserve"> (black) </w:t>
      </w:r>
      <w:ins w:id="61"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62" w:author="Brown, James T." w:date="2019-02-07T10:15:00Z">
        <w:r w:rsidR="004B74F2">
          <w:rPr>
            <w:color w:val="000000" w:themeColor="text1"/>
          </w:rPr>
          <w:t>shallow-diapause</w:t>
        </w:r>
      </w:ins>
      <w:r w:rsidRPr="004F09C9">
        <w:rPr>
          <w:color w:val="000000" w:themeColor="text1"/>
        </w:rPr>
        <w:t xml:space="preserve"> and </w:t>
      </w:r>
      <w:ins w:id="63" w:author="Brown, James T." w:date="2019-02-07T10:14:00Z">
        <w:r w:rsidR="004B74F2">
          <w:rPr>
            <w:color w:val="000000" w:themeColor="text1"/>
          </w:rPr>
          <w:t>deep-diapause</w:t>
        </w:r>
      </w:ins>
      <w:r w:rsidRPr="004F09C9">
        <w:rPr>
          <w:color w:val="000000" w:themeColor="text1"/>
        </w:rPr>
        <w:t xml:space="preserve"> larvae (F-statistic=1.068, DF=14, p-value=0.319).</w:t>
      </w:r>
    </w:p>
    <w:p w14:paraId="6AD375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65E3AD93" wp14:editId="6A86C8A0">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4D46E4A2" w14:textId="77777777"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w:t>
      </w:r>
      <w:r w:rsidR="00B71FB5" w:rsidRPr="004F09C9">
        <w:rPr>
          <w:color w:val="000000" w:themeColor="text1"/>
        </w:rPr>
        <w:t>Lower case letters represent</w:t>
      </w:r>
      <w:ins w:id="64" w:author="Brown, James T." w:date="2019-02-12T11:02:00Z">
        <w:del w:id="65" w:author="Brown,James T" w:date="2019-02-13T22:16:00Z">
          <w:r w:rsidR="00B71FB5" w:rsidDel="009166A8">
            <w:rPr>
              <w:color w:val="000000" w:themeColor="text1"/>
            </w:rPr>
            <w:delText>s</w:delText>
          </w:r>
        </w:del>
      </w:ins>
      <w:r w:rsidR="00B71FB5" w:rsidRPr="004F09C9">
        <w:rPr>
          <w:color w:val="000000" w:themeColor="text1"/>
        </w:rPr>
        <w:t xml:space="preserve"> significance. </w:t>
      </w:r>
      <w:r w:rsidRPr="004F09C9">
        <w:rPr>
          <w:color w:val="000000" w:themeColor="text1"/>
        </w:rPr>
        <w:t xml:space="preserve">(A)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66" w:author="Brown, James T." w:date="2019-02-12T11:01:00Z">
        <w:r w:rsidR="00E872D5">
          <w:rPr>
            <w:color w:val="000000" w:themeColor="text1"/>
          </w:rPr>
          <w:t>a</w:t>
        </w:r>
      </w:ins>
      <w:r w:rsidRPr="004F09C9">
        <w:rPr>
          <w:color w:val="000000" w:themeColor="text1"/>
        </w:rPr>
        <w:t>ffected by diapause genotype (t-value=6.</w:t>
      </w:r>
      <w:del w:id="67" w:author="Brown,James T" w:date="2019-02-13T22:17:00Z">
        <w:r w:rsidRPr="004F09C9" w:rsidDel="00B71FB5">
          <w:rPr>
            <w:color w:val="000000" w:themeColor="text1"/>
          </w:rPr>
          <w:delText>85,Df</w:delText>
        </w:r>
      </w:del>
      <w:ins w:id="68" w:author="Brown,James T" w:date="2019-02-13T22:17:00Z">
        <w:r w:rsidR="00B71FB5" w:rsidRPr="004F09C9">
          <w:rPr>
            <w:color w:val="000000" w:themeColor="text1"/>
          </w:rPr>
          <w:t>85, Df</w:t>
        </w:r>
      </w:ins>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69"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33BDEB6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FCB955D" wp14:editId="502DF88F">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17FC8C03"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del w:id="70" w:author="Brown,James T" w:date="2019-02-13T22:17:00Z">
        <w:r w:rsidRPr="004F09C9" w:rsidDel="00B71FB5">
          <w:rPr>
            <w:color w:val="000000" w:themeColor="text1"/>
          </w:rPr>
          <w:delText>7,p</w:delText>
        </w:r>
      </w:del>
      <w:ins w:id="71" w:author="Brown,James T" w:date="2019-02-13T22:17:00Z">
        <w:r w:rsidR="00B71FB5" w:rsidRPr="004F09C9">
          <w:rPr>
            <w:color w:val="000000" w:themeColor="text1"/>
          </w:rPr>
          <w:t>7, p</w:t>
        </w:r>
      </w:ins>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ins w:id="72" w:author="Brown, James T." w:date="2019-02-12T11:02:00Z">
        <w:r w:rsidR="00E872D5">
          <w:rPr>
            <w:color w:val="000000" w:themeColor="text1"/>
          </w:rPr>
          <w:t>a</w:t>
        </w:r>
      </w:ins>
      <w:r w:rsidRPr="004F09C9">
        <w:rPr>
          <w:color w:val="000000" w:themeColor="text1"/>
        </w:rPr>
        <w:t>ffected by diapause genotype (t-value=4.74, Df=16.7,</w:t>
      </w:r>
    </w:p>
    <w:p w14:paraId="4E940E67"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del w:id="73" w:author="Brown,James T" w:date="2019-02-13T22:17:00Z">
        <w:r w:rsidRPr="004F09C9" w:rsidDel="00B71FB5">
          <w:rPr>
            <w:color w:val="000000" w:themeColor="text1"/>
          </w:rPr>
          <w:delText>effected</w:delText>
        </w:r>
      </w:del>
      <w:ins w:id="74" w:author="Brown,James T" w:date="2019-02-13T22:17:00Z">
        <w:r w:rsidR="00B71FB5" w:rsidRPr="004F09C9">
          <w:rPr>
            <w:color w:val="000000" w:themeColor="text1"/>
          </w:rPr>
          <w:t>affected</w:t>
        </w:r>
      </w:ins>
      <w:r w:rsidRPr="004F09C9">
        <w:rPr>
          <w:color w:val="000000" w:themeColor="text1"/>
        </w:rPr>
        <w:t xml:space="preserve"> lipid mass depletion (t-value=-2.38, Df=14.</w:t>
      </w:r>
      <w:del w:id="75" w:author="Brown,James T" w:date="2019-02-13T22:17:00Z">
        <w:r w:rsidRPr="004F09C9" w:rsidDel="00B71FB5">
          <w:rPr>
            <w:color w:val="000000" w:themeColor="text1"/>
          </w:rPr>
          <w:delText>1,p</w:delText>
        </w:r>
      </w:del>
      <w:ins w:id="76" w:author="Brown,James T" w:date="2019-02-13T22:17:00Z">
        <w:r w:rsidR="00B71FB5" w:rsidRPr="004F09C9">
          <w:rPr>
            <w:color w:val="000000" w:themeColor="text1"/>
          </w:rPr>
          <w:t>1, p</w:t>
        </w:r>
      </w:ins>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del w:id="77" w:author="Brown,James T" w:date="2019-02-13T22:17:00Z">
        <w:r w:rsidRPr="004F09C9" w:rsidDel="00B71FB5">
          <w:rPr>
            <w:color w:val="000000" w:themeColor="text1"/>
          </w:rPr>
          <w:delText>4,p</w:delText>
        </w:r>
      </w:del>
      <w:ins w:id="78" w:author="Brown,James T" w:date="2019-02-13T22:17:00Z">
        <w:r w:rsidR="00B71FB5" w:rsidRPr="004F09C9">
          <w:rPr>
            <w:color w:val="000000" w:themeColor="text1"/>
          </w:rPr>
          <w:t>4, p</w:t>
        </w:r>
      </w:ins>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20F971EB"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79" w:author="Brown,James T" w:date="2019-02-03T13:29:00Z">
        <w:r w:rsidR="00A21756">
          <w:rPr>
            <w:color w:val="000000" w:themeColor="text1"/>
          </w:rPr>
          <w:t>Linear model</w:t>
        </w:r>
      </w:ins>
      <w:ins w:id="80" w:author="Brown,James T" w:date="2019-02-03T13:31:00Z">
        <w:r w:rsidR="00D9566E">
          <w:rPr>
            <w:color w:val="000000" w:themeColor="text1"/>
          </w:rPr>
          <w:t>s</w:t>
        </w:r>
      </w:ins>
      <w:ins w:id="81"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28390AE" w14:textId="77777777">
        <w:trPr>
          <w:trHeight w:val="451"/>
        </w:trPr>
        <w:tc>
          <w:tcPr>
            <w:tcW w:w="6899" w:type="dxa"/>
            <w:tcBorders>
              <w:top w:val="double" w:sz="3" w:space="0" w:color="000000"/>
              <w:left w:val="nil"/>
              <w:bottom w:val="double" w:sz="3" w:space="0" w:color="000000"/>
              <w:right w:val="nil"/>
            </w:tcBorders>
          </w:tcPr>
          <w:p w14:paraId="1C93F8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AF107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E17AA6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CF01C8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CBA3A2E" w14:textId="77777777">
        <w:trPr>
          <w:trHeight w:val="716"/>
        </w:trPr>
        <w:tc>
          <w:tcPr>
            <w:tcW w:w="6899" w:type="dxa"/>
            <w:tcBorders>
              <w:top w:val="double" w:sz="3" w:space="0" w:color="000000"/>
              <w:left w:val="nil"/>
              <w:bottom w:val="single" w:sz="3" w:space="0" w:color="000000"/>
              <w:right w:val="nil"/>
            </w:tcBorders>
          </w:tcPr>
          <w:p w14:paraId="3C52460B"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B55DD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683097D4"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B3D9714"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74D9A5C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B739183" w14:textId="77777777">
        <w:trPr>
          <w:trHeight w:val="692"/>
        </w:trPr>
        <w:tc>
          <w:tcPr>
            <w:tcW w:w="6899" w:type="dxa"/>
            <w:tcBorders>
              <w:top w:val="single" w:sz="3" w:space="0" w:color="000000"/>
              <w:left w:val="nil"/>
              <w:bottom w:val="single" w:sz="3" w:space="0" w:color="000000"/>
              <w:right w:val="nil"/>
            </w:tcBorders>
          </w:tcPr>
          <w:p w14:paraId="6F56E407"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7376E14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32ACF04E"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F8BAAE4"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1C27BC68"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592B87C0" w14:textId="77777777">
        <w:trPr>
          <w:trHeight w:val="692"/>
        </w:trPr>
        <w:tc>
          <w:tcPr>
            <w:tcW w:w="6899" w:type="dxa"/>
            <w:tcBorders>
              <w:top w:val="single" w:sz="3" w:space="0" w:color="000000"/>
              <w:left w:val="nil"/>
              <w:bottom w:val="single" w:sz="3" w:space="0" w:color="000000"/>
              <w:right w:val="nil"/>
            </w:tcBorders>
          </w:tcPr>
          <w:p w14:paraId="5BA21D1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7543C92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44890BC0"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894A748"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59E24986"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23B19E3" w14:textId="77777777">
        <w:trPr>
          <w:trHeight w:val="692"/>
        </w:trPr>
        <w:tc>
          <w:tcPr>
            <w:tcW w:w="6899" w:type="dxa"/>
            <w:tcBorders>
              <w:top w:val="single" w:sz="3" w:space="0" w:color="000000"/>
              <w:left w:val="nil"/>
              <w:bottom w:val="single" w:sz="3" w:space="0" w:color="000000"/>
              <w:right w:val="nil"/>
            </w:tcBorders>
          </w:tcPr>
          <w:p w14:paraId="7603A4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4BA1FC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361FC04"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110E26C8"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66F28DE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BC005EC" w14:textId="77777777">
        <w:trPr>
          <w:trHeight w:val="692"/>
        </w:trPr>
        <w:tc>
          <w:tcPr>
            <w:tcW w:w="6899" w:type="dxa"/>
            <w:tcBorders>
              <w:top w:val="single" w:sz="3" w:space="0" w:color="000000"/>
              <w:left w:val="nil"/>
              <w:bottom w:val="single" w:sz="3" w:space="0" w:color="000000"/>
              <w:right w:val="nil"/>
            </w:tcBorders>
          </w:tcPr>
          <w:p w14:paraId="305CBEB5"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82" w:author="Brown, James T." w:date="2019-02-07T10:14:00Z">
              <w:r w:rsidR="004B74F2">
                <w:rPr>
                  <w:color w:val="000000" w:themeColor="text1"/>
                </w:rPr>
                <w:t>deep-diapause</w:t>
              </w:r>
            </w:ins>
            <w:r w:rsidRPr="004F09C9">
              <w:rPr>
                <w:color w:val="000000" w:themeColor="text1"/>
              </w:rPr>
              <w:t xml:space="preserve"> individuals</w:t>
            </w:r>
          </w:p>
          <w:p w14:paraId="710CE3C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68BE2E0"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0F8B763B"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74437A84"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0B02531" w14:textId="77777777" w:rsidR="006F58EA" w:rsidRPr="004F09C9" w:rsidRDefault="00D27C9E">
      <w:pPr>
        <w:rPr>
          <w:color w:val="000000" w:themeColor="text1"/>
        </w:rPr>
      </w:pPr>
      <w:r w:rsidRPr="004F09C9">
        <w:rPr>
          <w:color w:val="000000" w:themeColor="text1"/>
        </w:rPr>
        <w:br w:type="page"/>
      </w:r>
    </w:p>
    <w:p w14:paraId="308FCFAC"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83"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84"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7553E98C" w14:textId="77777777" w:rsidTr="00B662AB">
        <w:trPr>
          <w:trHeight w:val="504"/>
        </w:trPr>
        <w:tc>
          <w:tcPr>
            <w:tcW w:w="6290" w:type="dxa"/>
            <w:tcBorders>
              <w:top w:val="double" w:sz="3" w:space="0" w:color="000000"/>
              <w:left w:val="nil"/>
              <w:bottom w:val="double" w:sz="3" w:space="0" w:color="000000"/>
              <w:right w:val="nil"/>
            </w:tcBorders>
          </w:tcPr>
          <w:p w14:paraId="181ED187"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158EBE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B5FD2AA"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621AF6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755A3DB" w14:textId="77777777" w:rsidTr="00B662AB">
        <w:trPr>
          <w:trHeight w:val="321"/>
        </w:trPr>
        <w:tc>
          <w:tcPr>
            <w:tcW w:w="6290" w:type="dxa"/>
            <w:tcBorders>
              <w:top w:val="double" w:sz="3" w:space="0" w:color="000000"/>
              <w:left w:val="nil"/>
              <w:bottom w:val="single" w:sz="3" w:space="0" w:color="000000"/>
              <w:right w:val="nil"/>
            </w:tcBorders>
          </w:tcPr>
          <w:p w14:paraId="2F3390DA"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6848D1BC"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CA311A2"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6E842C1" w14:textId="77777777" w:rsidR="00206B10" w:rsidRPr="004F09C9" w:rsidRDefault="00206B10" w:rsidP="00B662AB">
            <w:pPr>
              <w:spacing w:after="160" w:line="259" w:lineRule="auto"/>
              <w:ind w:left="0" w:firstLine="0"/>
              <w:rPr>
                <w:color w:val="000000" w:themeColor="text1"/>
              </w:rPr>
            </w:pPr>
          </w:p>
        </w:tc>
      </w:tr>
      <w:tr w:rsidR="00206B10" w:rsidRPr="004F09C9" w14:paraId="4B4EABC3" w14:textId="77777777" w:rsidTr="00B662AB">
        <w:trPr>
          <w:trHeight w:val="366"/>
        </w:trPr>
        <w:tc>
          <w:tcPr>
            <w:tcW w:w="6290" w:type="dxa"/>
            <w:tcBorders>
              <w:top w:val="single" w:sz="3" w:space="0" w:color="000000"/>
              <w:left w:val="nil"/>
              <w:bottom w:val="nil"/>
              <w:right w:val="nil"/>
            </w:tcBorders>
          </w:tcPr>
          <w:p w14:paraId="6B7BD5C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8C64A75"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3A231F7B"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07B754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96C7D55" w14:textId="77777777" w:rsidTr="00B662AB">
        <w:trPr>
          <w:trHeight w:val="369"/>
        </w:trPr>
        <w:tc>
          <w:tcPr>
            <w:tcW w:w="6290" w:type="dxa"/>
            <w:tcBorders>
              <w:top w:val="nil"/>
              <w:left w:val="nil"/>
              <w:bottom w:val="nil"/>
              <w:right w:val="nil"/>
            </w:tcBorders>
          </w:tcPr>
          <w:p w14:paraId="24202DA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18378DF"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2BC0AE66"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9EF390E"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6B455309" w14:textId="77777777" w:rsidTr="00B662AB">
        <w:trPr>
          <w:trHeight w:val="277"/>
        </w:trPr>
        <w:tc>
          <w:tcPr>
            <w:tcW w:w="6290" w:type="dxa"/>
            <w:tcBorders>
              <w:top w:val="nil"/>
              <w:left w:val="nil"/>
              <w:bottom w:val="nil"/>
              <w:right w:val="nil"/>
            </w:tcBorders>
          </w:tcPr>
          <w:p w14:paraId="2210DA4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B93381C"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9DC8FF5"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7D8B7CF2"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3DE35912" w14:textId="77777777" w:rsidTr="00B662AB">
        <w:trPr>
          <w:trHeight w:val="335"/>
        </w:trPr>
        <w:tc>
          <w:tcPr>
            <w:tcW w:w="6290" w:type="dxa"/>
            <w:tcBorders>
              <w:top w:val="nil"/>
              <w:left w:val="nil"/>
              <w:bottom w:val="double" w:sz="3" w:space="0" w:color="000000"/>
              <w:right w:val="nil"/>
            </w:tcBorders>
          </w:tcPr>
          <w:p w14:paraId="5D8F7BA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4887BFB"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30927BF"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146A2E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03D4AF22" w14:textId="77777777" w:rsidTr="00B662AB">
        <w:trPr>
          <w:trHeight w:val="321"/>
        </w:trPr>
        <w:tc>
          <w:tcPr>
            <w:tcW w:w="6290" w:type="dxa"/>
            <w:tcBorders>
              <w:top w:val="double" w:sz="3" w:space="0" w:color="000000"/>
              <w:left w:val="nil"/>
              <w:bottom w:val="single" w:sz="3" w:space="0" w:color="000000"/>
              <w:right w:val="nil"/>
            </w:tcBorders>
          </w:tcPr>
          <w:p w14:paraId="55DCDE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54C1D16"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24049369"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E97E262" w14:textId="77777777" w:rsidR="00206B10" w:rsidRPr="004F09C9" w:rsidRDefault="00206B10" w:rsidP="00B662AB">
            <w:pPr>
              <w:spacing w:after="160" w:line="259" w:lineRule="auto"/>
              <w:ind w:left="0" w:firstLine="0"/>
              <w:rPr>
                <w:color w:val="000000" w:themeColor="text1"/>
              </w:rPr>
            </w:pPr>
          </w:p>
        </w:tc>
      </w:tr>
      <w:tr w:rsidR="00206B10" w:rsidRPr="004F09C9" w14:paraId="775D0605" w14:textId="77777777" w:rsidTr="00B662AB">
        <w:trPr>
          <w:trHeight w:val="287"/>
        </w:trPr>
        <w:tc>
          <w:tcPr>
            <w:tcW w:w="6290" w:type="dxa"/>
            <w:tcBorders>
              <w:top w:val="single" w:sz="3" w:space="0" w:color="000000"/>
              <w:left w:val="nil"/>
              <w:bottom w:val="nil"/>
              <w:right w:val="nil"/>
            </w:tcBorders>
          </w:tcPr>
          <w:p w14:paraId="114F638D"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DAAD48B"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0DA89471"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7537285"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7EAD2457" w14:textId="77777777" w:rsidTr="00B662AB">
        <w:trPr>
          <w:trHeight w:val="277"/>
        </w:trPr>
        <w:tc>
          <w:tcPr>
            <w:tcW w:w="6290" w:type="dxa"/>
            <w:tcBorders>
              <w:top w:val="nil"/>
              <w:left w:val="nil"/>
              <w:bottom w:val="nil"/>
              <w:right w:val="nil"/>
            </w:tcBorders>
          </w:tcPr>
          <w:p w14:paraId="46BCE6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7DED4C1"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94CED3"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9CF3EE8"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12BE42A1" w14:textId="77777777" w:rsidTr="00B662AB">
        <w:trPr>
          <w:trHeight w:val="289"/>
        </w:trPr>
        <w:tc>
          <w:tcPr>
            <w:tcW w:w="6290" w:type="dxa"/>
            <w:tcBorders>
              <w:top w:val="nil"/>
              <w:left w:val="nil"/>
              <w:bottom w:val="nil"/>
              <w:right w:val="nil"/>
            </w:tcBorders>
          </w:tcPr>
          <w:p w14:paraId="53582A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86509F5"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573BF8AF"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32C03501"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544F795E" w14:textId="77777777" w:rsidTr="00B662AB">
        <w:trPr>
          <w:trHeight w:val="311"/>
        </w:trPr>
        <w:tc>
          <w:tcPr>
            <w:tcW w:w="6290" w:type="dxa"/>
            <w:tcBorders>
              <w:top w:val="nil"/>
              <w:left w:val="nil"/>
              <w:bottom w:val="single" w:sz="3" w:space="0" w:color="000000"/>
              <w:right w:val="nil"/>
            </w:tcBorders>
          </w:tcPr>
          <w:p w14:paraId="280ED71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5C5EFEA0"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435B157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1853722A"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07EFE943" w14:textId="77777777" w:rsidR="00206B10" w:rsidRDefault="00206B10">
      <w:pPr>
        <w:spacing w:line="259" w:lineRule="auto"/>
        <w:ind w:left="1076" w:right="90" w:hanging="1091"/>
        <w:rPr>
          <w:ins w:id="85" w:author="Brown,James T" w:date="2019-02-03T14:12:00Z"/>
          <w:color w:val="000000" w:themeColor="text1"/>
        </w:rPr>
      </w:pPr>
    </w:p>
    <w:p w14:paraId="19D46837" w14:textId="77777777" w:rsidR="00206B10" w:rsidRDefault="00206B10">
      <w:pPr>
        <w:spacing w:line="259" w:lineRule="auto"/>
        <w:ind w:left="1076" w:right="90" w:hanging="1091"/>
        <w:rPr>
          <w:ins w:id="86" w:author="Brown,James T" w:date="2019-02-03T14:12:00Z"/>
          <w:color w:val="000000" w:themeColor="text1"/>
        </w:rPr>
      </w:pPr>
    </w:p>
    <w:p w14:paraId="04AEB44A" w14:textId="77777777" w:rsidR="00206B10" w:rsidRDefault="00206B10">
      <w:pPr>
        <w:spacing w:line="259" w:lineRule="auto"/>
        <w:ind w:left="1076" w:right="90" w:hanging="1091"/>
        <w:rPr>
          <w:ins w:id="87" w:author="Brown,James T" w:date="2019-02-03T14:12:00Z"/>
          <w:color w:val="000000" w:themeColor="text1"/>
        </w:rPr>
      </w:pPr>
    </w:p>
    <w:p w14:paraId="3D47381A" w14:textId="77777777" w:rsidR="00206B10" w:rsidRDefault="00206B10">
      <w:pPr>
        <w:spacing w:line="259" w:lineRule="auto"/>
        <w:ind w:left="1076" w:right="90" w:hanging="1091"/>
        <w:rPr>
          <w:ins w:id="88" w:author="Brown,James T" w:date="2019-02-03T14:12:00Z"/>
          <w:color w:val="000000" w:themeColor="text1"/>
        </w:rPr>
      </w:pPr>
    </w:p>
    <w:p w14:paraId="70400047" w14:textId="77777777" w:rsidR="00206B10" w:rsidRDefault="00206B10">
      <w:pPr>
        <w:spacing w:line="259" w:lineRule="auto"/>
        <w:ind w:left="1076" w:right="90" w:hanging="1091"/>
        <w:rPr>
          <w:ins w:id="89" w:author="Brown,James T" w:date="2019-02-03T14:12:00Z"/>
          <w:color w:val="000000" w:themeColor="text1"/>
        </w:rPr>
      </w:pPr>
    </w:p>
    <w:p w14:paraId="6257A4E5" w14:textId="77777777" w:rsidR="00206B10" w:rsidRDefault="00206B10">
      <w:pPr>
        <w:spacing w:line="259" w:lineRule="auto"/>
        <w:ind w:left="1076" w:right="90" w:hanging="1091"/>
        <w:rPr>
          <w:ins w:id="90" w:author="Brown,James T" w:date="2019-02-03T14:12:00Z"/>
          <w:color w:val="000000" w:themeColor="text1"/>
        </w:rPr>
      </w:pPr>
    </w:p>
    <w:p w14:paraId="575DBDD5" w14:textId="77777777" w:rsidR="00206B10" w:rsidRDefault="00206B10">
      <w:pPr>
        <w:spacing w:line="259" w:lineRule="auto"/>
        <w:ind w:left="1076" w:right="90" w:hanging="1091"/>
        <w:rPr>
          <w:ins w:id="91" w:author="Brown,James T" w:date="2019-02-03T14:12:00Z"/>
          <w:color w:val="000000" w:themeColor="text1"/>
        </w:rPr>
      </w:pPr>
    </w:p>
    <w:p w14:paraId="424869A6" w14:textId="77777777" w:rsidR="00206B10" w:rsidRDefault="00206B10">
      <w:pPr>
        <w:spacing w:line="259" w:lineRule="auto"/>
        <w:ind w:left="1076" w:right="90" w:hanging="1091"/>
        <w:rPr>
          <w:ins w:id="92" w:author="Brown,James T" w:date="2019-02-03T14:12:00Z"/>
          <w:color w:val="000000" w:themeColor="text1"/>
        </w:rPr>
      </w:pPr>
    </w:p>
    <w:p w14:paraId="6F09D3E7" w14:textId="77777777" w:rsidR="00206B10" w:rsidRDefault="00206B10">
      <w:pPr>
        <w:spacing w:line="259" w:lineRule="auto"/>
        <w:ind w:left="1076" w:right="90" w:hanging="1091"/>
        <w:rPr>
          <w:ins w:id="93" w:author="Brown,James T" w:date="2019-02-03T14:12:00Z"/>
          <w:color w:val="000000" w:themeColor="text1"/>
        </w:rPr>
      </w:pPr>
    </w:p>
    <w:p w14:paraId="67133383" w14:textId="77777777" w:rsidR="00206B10" w:rsidRDefault="00206B10">
      <w:pPr>
        <w:spacing w:line="259" w:lineRule="auto"/>
        <w:ind w:left="1076" w:right="90" w:hanging="1091"/>
        <w:rPr>
          <w:ins w:id="94" w:author="Brown,James T" w:date="2019-02-03T14:12:00Z"/>
          <w:color w:val="000000" w:themeColor="text1"/>
        </w:rPr>
      </w:pPr>
    </w:p>
    <w:p w14:paraId="66AC0653" w14:textId="77777777" w:rsidR="00206B10" w:rsidRDefault="00206B10">
      <w:pPr>
        <w:spacing w:line="259" w:lineRule="auto"/>
        <w:ind w:left="1076" w:right="90" w:hanging="1091"/>
        <w:rPr>
          <w:ins w:id="95" w:author="Brown,James T" w:date="2019-02-03T14:12:00Z"/>
          <w:color w:val="000000" w:themeColor="text1"/>
        </w:rPr>
      </w:pPr>
    </w:p>
    <w:p w14:paraId="707B80E8" w14:textId="77777777" w:rsidR="00206B10" w:rsidRDefault="00206B10">
      <w:pPr>
        <w:spacing w:line="259" w:lineRule="auto"/>
        <w:ind w:left="1076" w:right="90" w:hanging="1091"/>
        <w:rPr>
          <w:ins w:id="96" w:author="Brown,James T" w:date="2019-02-03T14:12:00Z"/>
          <w:color w:val="000000" w:themeColor="text1"/>
        </w:rPr>
      </w:pPr>
    </w:p>
    <w:p w14:paraId="4D0D2D8E" w14:textId="77777777" w:rsidR="00206B10" w:rsidRDefault="00206B10">
      <w:pPr>
        <w:spacing w:line="259" w:lineRule="auto"/>
        <w:ind w:left="1076" w:right="90" w:hanging="1091"/>
        <w:rPr>
          <w:ins w:id="97" w:author="Brown,James T" w:date="2019-02-03T14:12:00Z"/>
          <w:color w:val="000000" w:themeColor="text1"/>
        </w:rPr>
      </w:pPr>
    </w:p>
    <w:p w14:paraId="0D99825F" w14:textId="77777777" w:rsidR="00206B10" w:rsidRDefault="00206B10">
      <w:pPr>
        <w:spacing w:line="259" w:lineRule="auto"/>
        <w:ind w:left="1076" w:right="90" w:hanging="1091"/>
        <w:rPr>
          <w:ins w:id="98" w:author="Brown,James T" w:date="2019-02-03T14:12:00Z"/>
          <w:color w:val="000000" w:themeColor="text1"/>
        </w:rPr>
      </w:pPr>
    </w:p>
    <w:p w14:paraId="552B2B8F" w14:textId="77777777" w:rsidR="00206B10" w:rsidRDefault="00206B10">
      <w:pPr>
        <w:spacing w:line="259" w:lineRule="auto"/>
        <w:ind w:left="1076" w:right="90" w:hanging="1091"/>
        <w:rPr>
          <w:ins w:id="99" w:author="Brown,James T" w:date="2019-02-03T14:12:00Z"/>
          <w:color w:val="000000" w:themeColor="text1"/>
        </w:rPr>
      </w:pPr>
    </w:p>
    <w:p w14:paraId="7432FDDD" w14:textId="77777777" w:rsidR="00206B10" w:rsidRDefault="00206B10">
      <w:pPr>
        <w:spacing w:line="259" w:lineRule="auto"/>
        <w:ind w:left="1076" w:right="90" w:hanging="1091"/>
        <w:rPr>
          <w:ins w:id="100" w:author="Brown,James T" w:date="2019-02-03T14:12:00Z"/>
          <w:color w:val="000000" w:themeColor="text1"/>
        </w:rPr>
      </w:pPr>
    </w:p>
    <w:p w14:paraId="6341FD38" w14:textId="77777777" w:rsidR="00206B10" w:rsidRDefault="00206B10">
      <w:pPr>
        <w:spacing w:line="259" w:lineRule="auto"/>
        <w:ind w:left="1076" w:right="90" w:hanging="1091"/>
        <w:rPr>
          <w:ins w:id="101" w:author="Brown,James T" w:date="2019-02-03T14:12:00Z"/>
          <w:color w:val="000000" w:themeColor="text1"/>
        </w:rPr>
      </w:pPr>
    </w:p>
    <w:p w14:paraId="759C49F2" w14:textId="77777777" w:rsidR="00206B10" w:rsidRDefault="00206B10">
      <w:pPr>
        <w:spacing w:line="259" w:lineRule="auto"/>
        <w:ind w:left="1076" w:right="90" w:hanging="1091"/>
        <w:rPr>
          <w:ins w:id="102" w:author="Brown,James T" w:date="2019-02-03T14:12:00Z"/>
          <w:color w:val="000000" w:themeColor="text1"/>
        </w:rPr>
      </w:pPr>
    </w:p>
    <w:p w14:paraId="07CDCBBE" w14:textId="77777777" w:rsidR="00206B10" w:rsidRDefault="00206B10">
      <w:pPr>
        <w:spacing w:line="259" w:lineRule="auto"/>
        <w:ind w:left="1076" w:right="90" w:hanging="1091"/>
        <w:rPr>
          <w:ins w:id="103" w:author="Brown,James T" w:date="2019-02-03T14:12:00Z"/>
          <w:color w:val="000000" w:themeColor="text1"/>
        </w:rPr>
      </w:pPr>
    </w:p>
    <w:p w14:paraId="7D0DF131" w14:textId="77777777" w:rsidR="00206B10" w:rsidRDefault="00206B10">
      <w:pPr>
        <w:spacing w:line="259" w:lineRule="auto"/>
        <w:ind w:left="1076" w:right="90" w:hanging="1091"/>
        <w:rPr>
          <w:ins w:id="104" w:author="Brown,James T" w:date="2019-02-03T14:12:00Z"/>
          <w:color w:val="000000" w:themeColor="text1"/>
        </w:rPr>
      </w:pPr>
    </w:p>
    <w:p w14:paraId="1AEAD558" w14:textId="77777777" w:rsidR="00206B10" w:rsidRDefault="00206B10">
      <w:pPr>
        <w:spacing w:line="259" w:lineRule="auto"/>
        <w:ind w:left="1076" w:right="90" w:hanging="1091"/>
        <w:rPr>
          <w:ins w:id="105" w:author="Brown,James T" w:date="2019-02-03T14:12:00Z"/>
          <w:color w:val="000000" w:themeColor="text1"/>
        </w:rPr>
      </w:pPr>
    </w:p>
    <w:p w14:paraId="3E076437" w14:textId="77777777" w:rsidR="00206B10" w:rsidRDefault="00206B10">
      <w:pPr>
        <w:spacing w:line="259" w:lineRule="auto"/>
        <w:ind w:left="1076" w:right="90" w:hanging="1091"/>
        <w:rPr>
          <w:ins w:id="106" w:author="Brown,James T" w:date="2019-02-03T14:11:00Z"/>
          <w:color w:val="000000" w:themeColor="text1"/>
        </w:rPr>
      </w:pPr>
    </w:p>
    <w:p w14:paraId="3C9C6441" w14:textId="77777777" w:rsidR="00206B10" w:rsidRDefault="00206B10">
      <w:pPr>
        <w:spacing w:line="259" w:lineRule="auto"/>
        <w:ind w:left="1076" w:right="90" w:hanging="1091"/>
        <w:rPr>
          <w:ins w:id="107" w:author="Brown,James T" w:date="2019-02-03T14:12:00Z"/>
          <w:color w:val="000000" w:themeColor="text1"/>
        </w:rPr>
      </w:pPr>
    </w:p>
    <w:p w14:paraId="56BED606"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08"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09"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9E4CA0B" w14:textId="77777777" w:rsidTr="00B662AB">
        <w:trPr>
          <w:trHeight w:val="427"/>
        </w:trPr>
        <w:tc>
          <w:tcPr>
            <w:tcW w:w="4914" w:type="dxa"/>
            <w:tcBorders>
              <w:top w:val="double" w:sz="3" w:space="0" w:color="000000"/>
              <w:left w:val="nil"/>
              <w:bottom w:val="single" w:sz="3" w:space="0" w:color="000000"/>
              <w:right w:val="nil"/>
            </w:tcBorders>
          </w:tcPr>
          <w:p w14:paraId="722577C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271C23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134DAF4"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3C078BD"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923EE30" w14:textId="77777777" w:rsidTr="00B662AB">
        <w:trPr>
          <w:trHeight w:val="297"/>
        </w:trPr>
        <w:tc>
          <w:tcPr>
            <w:tcW w:w="4914" w:type="dxa"/>
            <w:tcBorders>
              <w:top w:val="single" w:sz="3" w:space="0" w:color="000000"/>
              <w:left w:val="nil"/>
              <w:bottom w:val="single" w:sz="3" w:space="0" w:color="000000"/>
              <w:right w:val="nil"/>
            </w:tcBorders>
          </w:tcPr>
          <w:p w14:paraId="0927F612"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5D17BD7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72CD8A6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2426B87" w14:textId="77777777" w:rsidR="00206B10" w:rsidRPr="004F09C9" w:rsidRDefault="00206B10" w:rsidP="00B662AB">
            <w:pPr>
              <w:spacing w:after="160" w:line="259" w:lineRule="auto"/>
              <w:ind w:left="0" w:firstLine="0"/>
              <w:rPr>
                <w:color w:val="000000" w:themeColor="text1"/>
              </w:rPr>
            </w:pPr>
          </w:p>
        </w:tc>
      </w:tr>
      <w:tr w:rsidR="00206B10" w:rsidRPr="004F09C9" w14:paraId="71FEE3CE" w14:textId="77777777" w:rsidTr="00B662AB">
        <w:trPr>
          <w:trHeight w:val="340"/>
        </w:trPr>
        <w:tc>
          <w:tcPr>
            <w:tcW w:w="4914" w:type="dxa"/>
            <w:tcBorders>
              <w:top w:val="single" w:sz="3" w:space="0" w:color="000000"/>
              <w:left w:val="nil"/>
              <w:bottom w:val="nil"/>
              <w:right w:val="nil"/>
            </w:tcBorders>
          </w:tcPr>
          <w:p w14:paraId="5275809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0D373A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4B07BF9B"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34E682B"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02C1E735" w14:textId="77777777" w:rsidTr="00B662AB">
        <w:trPr>
          <w:trHeight w:val="384"/>
        </w:trPr>
        <w:tc>
          <w:tcPr>
            <w:tcW w:w="4914" w:type="dxa"/>
            <w:tcBorders>
              <w:top w:val="nil"/>
              <w:left w:val="nil"/>
              <w:bottom w:val="nil"/>
              <w:right w:val="nil"/>
            </w:tcBorders>
          </w:tcPr>
          <w:p w14:paraId="5A7639C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0493F724"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3B7CE41D"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14803AD"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506F9E91" w14:textId="77777777" w:rsidTr="00B662AB">
        <w:trPr>
          <w:trHeight w:val="395"/>
        </w:trPr>
        <w:tc>
          <w:tcPr>
            <w:tcW w:w="4914" w:type="dxa"/>
            <w:tcBorders>
              <w:top w:val="nil"/>
              <w:left w:val="nil"/>
              <w:bottom w:val="nil"/>
              <w:right w:val="nil"/>
            </w:tcBorders>
          </w:tcPr>
          <w:p w14:paraId="63CF8A2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2BF5142E"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413F0CA"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3C096B8C"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32C1121B" w14:textId="77777777" w:rsidTr="00B662AB">
        <w:trPr>
          <w:trHeight w:val="470"/>
        </w:trPr>
        <w:tc>
          <w:tcPr>
            <w:tcW w:w="4914" w:type="dxa"/>
            <w:tcBorders>
              <w:top w:val="nil"/>
              <w:left w:val="nil"/>
              <w:bottom w:val="single" w:sz="3" w:space="0" w:color="000000"/>
              <w:right w:val="nil"/>
            </w:tcBorders>
          </w:tcPr>
          <w:p w14:paraId="6523102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D302641"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0B383CEB"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785CAC8"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33E0592C" w14:textId="77777777" w:rsidR="00206B10" w:rsidRDefault="00206B10">
      <w:pPr>
        <w:spacing w:line="259" w:lineRule="auto"/>
        <w:ind w:left="1076" w:right="90" w:hanging="1091"/>
        <w:rPr>
          <w:ins w:id="110" w:author="Brown,James T" w:date="2019-02-03T14:12:00Z"/>
          <w:color w:val="000000" w:themeColor="text1"/>
        </w:rPr>
      </w:pPr>
    </w:p>
    <w:p w14:paraId="40C9ABC6" w14:textId="77777777" w:rsidR="00206B10" w:rsidRDefault="00206B10">
      <w:pPr>
        <w:spacing w:line="259" w:lineRule="auto"/>
        <w:ind w:left="1076" w:right="90" w:hanging="1091"/>
        <w:rPr>
          <w:ins w:id="111" w:author="Brown,James T" w:date="2019-02-03T14:13:00Z"/>
          <w:color w:val="000000" w:themeColor="text1"/>
        </w:rPr>
      </w:pPr>
    </w:p>
    <w:p w14:paraId="13CFAD04" w14:textId="77777777" w:rsidR="00206B10" w:rsidRDefault="00206B10">
      <w:pPr>
        <w:spacing w:line="259" w:lineRule="auto"/>
        <w:ind w:left="1076" w:right="90" w:hanging="1091"/>
        <w:rPr>
          <w:ins w:id="112" w:author="Brown,James T" w:date="2019-02-03T14:13:00Z"/>
          <w:color w:val="000000" w:themeColor="text1"/>
        </w:rPr>
      </w:pPr>
    </w:p>
    <w:p w14:paraId="212D1D04" w14:textId="77777777" w:rsidR="00206B10" w:rsidRDefault="00206B10">
      <w:pPr>
        <w:spacing w:line="259" w:lineRule="auto"/>
        <w:ind w:left="1076" w:right="90" w:hanging="1091"/>
        <w:rPr>
          <w:ins w:id="113" w:author="Brown,James T" w:date="2019-02-03T14:13:00Z"/>
          <w:color w:val="000000" w:themeColor="text1"/>
        </w:rPr>
      </w:pPr>
    </w:p>
    <w:p w14:paraId="5ABEDC85" w14:textId="77777777" w:rsidR="00206B10" w:rsidRDefault="00206B10">
      <w:pPr>
        <w:spacing w:line="259" w:lineRule="auto"/>
        <w:ind w:left="1076" w:right="90" w:hanging="1091"/>
        <w:rPr>
          <w:ins w:id="114" w:author="Brown,James T" w:date="2019-02-03T14:13:00Z"/>
          <w:color w:val="000000" w:themeColor="text1"/>
        </w:rPr>
      </w:pPr>
    </w:p>
    <w:p w14:paraId="671ED1C0" w14:textId="77777777" w:rsidR="00206B10" w:rsidRDefault="00206B10">
      <w:pPr>
        <w:spacing w:line="259" w:lineRule="auto"/>
        <w:ind w:left="1076" w:right="90" w:hanging="1091"/>
        <w:rPr>
          <w:ins w:id="115" w:author="Brown,James T" w:date="2019-02-03T14:13:00Z"/>
          <w:color w:val="000000" w:themeColor="text1"/>
        </w:rPr>
      </w:pPr>
    </w:p>
    <w:p w14:paraId="2461A11F" w14:textId="77777777" w:rsidR="00206B10" w:rsidRDefault="00206B10">
      <w:pPr>
        <w:spacing w:line="259" w:lineRule="auto"/>
        <w:ind w:left="1076" w:right="90" w:hanging="1091"/>
        <w:rPr>
          <w:ins w:id="116" w:author="Brown,James T" w:date="2019-02-03T14:13:00Z"/>
          <w:color w:val="000000" w:themeColor="text1"/>
        </w:rPr>
      </w:pPr>
    </w:p>
    <w:p w14:paraId="506EEB17" w14:textId="77777777" w:rsidR="00206B10" w:rsidRDefault="00206B10">
      <w:pPr>
        <w:spacing w:line="259" w:lineRule="auto"/>
        <w:ind w:left="1076" w:right="90" w:hanging="1091"/>
        <w:rPr>
          <w:ins w:id="117" w:author="Brown,James T" w:date="2019-02-03T14:13:00Z"/>
          <w:color w:val="000000" w:themeColor="text1"/>
        </w:rPr>
      </w:pPr>
    </w:p>
    <w:p w14:paraId="4A3DC079" w14:textId="77777777" w:rsidR="00206B10" w:rsidRDefault="00206B10">
      <w:pPr>
        <w:spacing w:line="259" w:lineRule="auto"/>
        <w:ind w:left="1076" w:right="90" w:hanging="1091"/>
        <w:rPr>
          <w:ins w:id="118" w:author="Brown,James T" w:date="2019-02-03T14:13:00Z"/>
          <w:color w:val="000000" w:themeColor="text1"/>
        </w:rPr>
      </w:pPr>
    </w:p>
    <w:p w14:paraId="3E0DCA1C" w14:textId="77777777" w:rsidR="00206B10" w:rsidRDefault="00206B10">
      <w:pPr>
        <w:spacing w:line="259" w:lineRule="auto"/>
        <w:ind w:left="1076" w:right="90" w:hanging="1091"/>
        <w:rPr>
          <w:ins w:id="119" w:author="Brown,James T" w:date="2019-02-03T14:13:00Z"/>
          <w:color w:val="000000" w:themeColor="text1"/>
        </w:rPr>
      </w:pPr>
    </w:p>
    <w:p w14:paraId="320F5A15" w14:textId="77777777" w:rsidR="00206B10" w:rsidRDefault="00206B10">
      <w:pPr>
        <w:spacing w:line="259" w:lineRule="auto"/>
        <w:ind w:left="1076" w:right="90" w:hanging="1091"/>
        <w:rPr>
          <w:ins w:id="120" w:author="Brown,James T" w:date="2019-02-03T14:13:00Z"/>
          <w:color w:val="000000" w:themeColor="text1"/>
        </w:rPr>
      </w:pPr>
    </w:p>
    <w:p w14:paraId="11FF9D2A" w14:textId="77777777" w:rsidR="00206B10" w:rsidRDefault="00206B10">
      <w:pPr>
        <w:spacing w:line="259" w:lineRule="auto"/>
        <w:ind w:left="1076" w:right="90" w:hanging="1091"/>
        <w:rPr>
          <w:ins w:id="121" w:author="Brown,James T" w:date="2019-02-03T14:13:00Z"/>
          <w:color w:val="000000" w:themeColor="text1"/>
        </w:rPr>
      </w:pPr>
    </w:p>
    <w:p w14:paraId="163D1D51" w14:textId="77777777" w:rsidR="00206B10" w:rsidRDefault="00206B10">
      <w:pPr>
        <w:spacing w:line="259" w:lineRule="auto"/>
        <w:ind w:left="1076" w:right="90" w:hanging="1091"/>
        <w:rPr>
          <w:ins w:id="122" w:author="Brown,James T" w:date="2019-02-03T14:13:00Z"/>
          <w:color w:val="000000" w:themeColor="text1"/>
        </w:rPr>
      </w:pPr>
    </w:p>
    <w:p w14:paraId="419A63B9" w14:textId="77777777" w:rsidR="00206B10" w:rsidRDefault="00206B10">
      <w:pPr>
        <w:spacing w:line="259" w:lineRule="auto"/>
        <w:ind w:left="1076" w:right="90" w:hanging="1091"/>
        <w:rPr>
          <w:ins w:id="123" w:author="Brown,James T" w:date="2019-02-03T14:13:00Z"/>
          <w:color w:val="000000" w:themeColor="text1"/>
        </w:rPr>
      </w:pPr>
    </w:p>
    <w:p w14:paraId="5AF08BFE" w14:textId="77777777" w:rsidR="00206B10" w:rsidRDefault="00206B10">
      <w:pPr>
        <w:spacing w:line="259" w:lineRule="auto"/>
        <w:ind w:left="1076" w:right="90" w:hanging="1091"/>
        <w:rPr>
          <w:ins w:id="124" w:author="Brown,James T" w:date="2019-02-03T14:13:00Z"/>
          <w:color w:val="000000" w:themeColor="text1"/>
        </w:rPr>
      </w:pPr>
    </w:p>
    <w:p w14:paraId="59377CAB" w14:textId="77777777" w:rsidR="00206B10" w:rsidRDefault="00206B10">
      <w:pPr>
        <w:spacing w:line="259" w:lineRule="auto"/>
        <w:ind w:left="1076" w:right="90" w:hanging="1091"/>
        <w:rPr>
          <w:ins w:id="125" w:author="Brown,James T" w:date="2019-02-03T14:13:00Z"/>
          <w:color w:val="000000" w:themeColor="text1"/>
        </w:rPr>
      </w:pPr>
    </w:p>
    <w:p w14:paraId="40B68D74" w14:textId="77777777" w:rsidR="00206B10" w:rsidRDefault="00206B10">
      <w:pPr>
        <w:spacing w:line="259" w:lineRule="auto"/>
        <w:ind w:left="1076" w:right="90" w:hanging="1091"/>
        <w:rPr>
          <w:ins w:id="126" w:author="Brown,James T" w:date="2019-02-03T14:13:00Z"/>
          <w:color w:val="000000" w:themeColor="text1"/>
        </w:rPr>
      </w:pPr>
    </w:p>
    <w:p w14:paraId="365D731B" w14:textId="77777777" w:rsidR="00206B10" w:rsidRDefault="00206B10">
      <w:pPr>
        <w:spacing w:line="259" w:lineRule="auto"/>
        <w:ind w:left="1076" w:right="90" w:hanging="1091"/>
        <w:rPr>
          <w:ins w:id="127" w:author="Brown,James T" w:date="2019-02-03T14:13:00Z"/>
          <w:color w:val="000000" w:themeColor="text1"/>
        </w:rPr>
      </w:pPr>
    </w:p>
    <w:p w14:paraId="3A15B617" w14:textId="77777777" w:rsidR="00206B10" w:rsidRDefault="00206B10">
      <w:pPr>
        <w:spacing w:line="259" w:lineRule="auto"/>
        <w:ind w:left="1076" w:right="90" w:hanging="1091"/>
        <w:rPr>
          <w:ins w:id="128" w:author="Brown,James T" w:date="2019-02-03T14:13:00Z"/>
          <w:color w:val="000000" w:themeColor="text1"/>
        </w:rPr>
      </w:pPr>
    </w:p>
    <w:p w14:paraId="6DF75DAE" w14:textId="77777777" w:rsidR="00206B10" w:rsidRDefault="00206B10">
      <w:pPr>
        <w:spacing w:line="259" w:lineRule="auto"/>
        <w:ind w:left="1076" w:right="90" w:hanging="1091"/>
        <w:rPr>
          <w:ins w:id="129" w:author="Brown,James T" w:date="2019-02-03T14:13:00Z"/>
          <w:color w:val="000000" w:themeColor="text1"/>
        </w:rPr>
      </w:pPr>
    </w:p>
    <w:p w14:paraId="45D1C76F" w14:textId="77777777" w:rsidR="00206B10" w:rsidRDefault="00206B10">
      <w:pPr>
        <w:spacing w:line="259" w:lineRule="auto"/>
        <w:ind w:left="1076" w:right="90" w:hanging="1091"/>
        <w:rPr>
          <w:ins w:id="130" w:author="Brown,James T" w:date="2019-02-03T14:13:00Z"/>
          <w:color w:val="000000" w:themeColor="text1"/>
        </w:rPr>
      </w:pPr>
    </w:p>
    <w:p w14:paraId="1BDCC478" w14:textId="77777777" w:rsidR="00206B10" w:rsidRDefault="00206B10">
      <w:pPr>
        <w:spacing w:line="259" w:lineRule="auto"/>
        <w:ind w:left="1076" w:right="90" w:hanging="1091"/>
        <w:rPr>
          <w:ins w:id="131" w:author="Brown,James T" w:date="2019-02-03T14:13:00Z"/>
          <w:color w:val="000000" w:themeColor="text1"/>
        </w:rPr>
      </w:pPr>
    </w:p>
    <w:p w14:paraId="7F69EC95" w14:textId="77777777" w:rsidR="00206B10" w:rsidRDefault="00206B10">
      <w:pPr>
        <w:spacing w:line="259" w:lineRule="auto"/>
        <w:ind w:left="1076" w:right="90" w:hanging="1091"/>
        <w:rPr>
          <w:ins w:id="132" w:author="Brown,James T" w:date="2019-02-03T14:13:00Z"/>
          <w:color w:val="000000" w:themeColor="text1"/>
        </w:rPr>
      </w:pPr>
    </w:p>
    <w:p w14:paraId="1DA60ACA" w14:textId="77777777" w:rsidR="00206B10" w:rsidRDefault="00206B10">
      <w:pPr>
        <w:spacing w:line="259" w:lineRule="auto"/>
        <w:ind w:left="1076" w:right="90" w:hanging="1091"/>
        <w:rPr>
          <w:ins w:id="133" w:author="Brown,James T" w:date="2019-02-03T14:13:00Z"/>
          <w:color w:val="000000" w:themeColor="text1"/>
        </w:rPr>
      </w:pPr>
    </w:p>
    <w:p w14:paraId="05F8A833" w14:textId="77777777" w:rsidR="00206B10" w:rsidRDefault="00206B10">
      <w:pPr>
        <w:spacing w:line="259" w:lineRule="auto"/>
        <w:ind w:left="1076" w:right="90" w:hanging="1091"/>
        <w:rPr>
          <w:ins w:id="134" w:author="Brown,James T" w:date="2019-02-03T14:13:00Z"/>
          <w:color w:val="000000" w:themeColor="text1"/>
        </w:rPr>
      </w:pPr>
    </w:p>
    <w:p w14:paraId="2F596493" w14:textId="77777777" w:rsidR="00206B10" w:rsidRDefault="00206B10">
      <w:pPr>
        <w:spacing w:line="259" w:lineRule="auto"/>
        <w:ind w:left="1076" w:right="90" w:hanging="1091"/>
        <w:rPr>
          <w:ins w:id="135" w:author="Brown,James T" w:date="2019-02-03T14:13:00Z"/>
          <w:color w:val="000000" w:themeColor="text1"/>
        </w:rPr>
      </w:pPr>
    </w:p>
    <w:p w14:paraId="13743026" w14:textId="77777777" w:rsidR="00206B10" w:rsidRDefault="00206B10">
      <w:pPr>
        <w:spacing w:line="259" w:lineRule="auto"/>
        <w:ind w:left="1076" w:right="90" w:hanging="1091"/>
        <w:rPr>
          <w:ins w:id="136" w:author="Brown,James T" w:date="2019-02-03T14:13:00Z"/>
          <w:color w:val="000000" w:themeColor="text1"/>
        </w:rPr>
      </w:pPr>
    </w:p>
    <w:p w14:paraId="6B67E5FD" w14:textId="77777777" w:rsidR="00206B10" w:rsidRDefault="00206B10">
      <w:pPr>
        <w:spacing w:line="259" w:lineRule="auto"/>
        <w:ind w:left="1076" w:right="90" w:hanging="1091"/>
        <w:rPr>
          <w:ins w:id="137" w:author="Brown,James T" w:date="2019-02-03T14:13:00Z"/>
          <w:color w:val="000000" w:themeColor="text1"/>
        </w:rPr>
      </w:pPr>
    </w:p>
    <w:p w14:paraId="0BEEFFFE" w14:textId="77777777" w:rsidR="00206B10" w:rsidRDefault="00206B10">
      <w:pPr>
        <w:spacing w:line="259" w:lineRule="auto"/>
        <w:ind w:left="1076" w:right="90" w:hanging="1091"/>
        <w:rPr>
          <w:ins w:id="138" w:author="Brown,James T" w:date="2019-02-03T14:13:00Z"/>
          <w:color w:val="000000" w:themeColor="text1"/>
        </w:rPr>
      </w:pPr>
    </w:p>
    <w:p w14:paraId="6ADF6818" w14:textId="77777777" w:rsidR="00206B10" w:rsidRDefault="00206B10">
      <w:pPr>
        <w:spacing w:line="259" w:lineRule="auto"/>
        <w:ind w:left="1076" w:right="90" w:hanging="1091"/>
        <w:rPr>
          <w:ins w:id="139" w:author="Brown,James T" w:date="2019-02-03T14:11:00Z"/>
          <w:color w:val="000000" w:themeColor="text1"/>
        </w:rPr>
      </w:pPr>
    </w:p>
    <w:p w14:paraId="17A96319"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40"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84B6BA8"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41"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761303C5" w14:textId="77777777" w:rsidTr="00B662AB">
        <w:trPr>
          <w:trHeight w:val="427"/>
        </w:trPr>
        <w:tc>
          <w:tcPr>
            <w:tcW w:w="6276" w:type="dxa"/>
            <w:tcBorders>
              <w:top w:val="double" w:sz="3" w:space="0" w:color="000000"/>
              <w:left w:val="nil"/>
              <w:bottom w:val="single" w:sz="3" w:space="0" w:color="000000"/>
              <w:right w:val="nil"/>
            </w:tcBorders>
          </w:tcPr>
          <w:p w14:paraId="606DE10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5D9616"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0B53C91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85593C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B965FDD" w14:textId="77777777" w:rsidTr="00B662AB">
        <w:trPr>
          <w:trHeight w:val="297"/>
        </w:trPr>
        <w:tc>
          <w:tcPr>
            <w:tcW w:w="6276" w:type="dxa"/>
            <w:tcBorders>
              <w:top w:val="single" w:sz="3" w:space="0" w:color="000000"/>
              <w:left w:val="nil"/>
              <w:bottom w:val="single" w:sz="3" w:space="0" w:color="000000"/>
              <w:right w:val="nil"/>
            </w:tcBorders>
          </w:tcPr>
          <w:p w14:paraId="52848B8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41E9E10F"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446BD191"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7538EB3" w14:textId="77777777" w:rsidR="00206B10" w:rsidRPr="004F09C9" w:rsidRDefault="00206B10" w:rsidP="00B662AB">
            <w:pPr>
              <w:spacing w:after="160" w:line="259" w:lineRule="auto"/>
              <w:ind w:left="0" w:firstLine="0"/>
              <w:rPr>
                <w:color w:val="000000" w:themeColor="text1"/>
              </w:rPr>
            </w:pPr>
          </w:p>
        </w:tc>
      </w:tr>
      <w:tr w:rsidR="00206B10" w:rsidRPr="004F09C9" w14:paraId="514FB80F" w14:textId="77777777" w:rsidTr="00B662AB">
        <w:trPr>
          <w:trHeight w:val="328"/>
        </w:trPr>
        <w:tc>
          <w:tcPr>
            <w:tcW w:w="6276" w:type="dxa"/>
            <w:tcBorders>
              <w:top w:val="single" w:sz="3" w:space="0" w:color="000000"/>
              <w:left w:val="nil"/>
              <w:bottom w:val="nil"/>
              <w:right w:val="nil"/>
            </w:tcBorders>
          </w:tcPr>
          <w:p w14:paraId="32E87E6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C46C69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23E0C30"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01666C27"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540D5B06" w14:textId="77777777" w:rsidTr="00B662AB">
        <w:trPr>
          <w:trHeight w:val="395"/>
        </w:trPr>
        <w:tc>
          <w:tcPr>
            <w:tcW w:w="6276" w:type="dxa"/>
            <w:tcBorders>
              <w:top w:val="nil"/>
              <w:left w:val="nil"/>
              <w:bottom w:val="nil"/>
              <w:right w:val="nil"/>
            </w:tcBorders>
          </w:tcPr>
          <w:p w14:paraId="7A54F18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7C220A2"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D6AAC02"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6055BBAA"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39C22C26" w14:textId="77777777" w:rsidTr="00B662AB">
        <w:trPr>
          <w:trHeight w:val="494"/>
        </w:trPr>
        <w:tc>
          <w:tcPr>
            <w:tcW w:w="6276" w:type="dxa"/>
            <w:tcBorders>
              <w:top w:val="nil"/>
              <w:left w:val="nil"/>
              <w:bottom w:val="double" w:sz="3" w:space="0" w:color="000000"/>
              <w:right w:val="nil"/>
            </w:tcBorders>
          </w:tcPr>
          <w:p w14:paraId="1F69CF1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393AA45C"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19C032B1"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7D657EE6"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41862E98" w14:textId="77777777" w:rsidTr="00B662AB">
        <w:trPr>
          <w:trHeight w:val="427"/>
        </w:trPr>
        <w:tc>
          <w:tcPr>
            <w:tcW w:w="6276" w:type="dxa"/>
            <w:tcBorders>
              <w:top w:val="double" w:sz="3" w:space="0" w:color="000000"/>
              <w:left w:val="nil"/>
              <w:bottom w:val="single" w:sz="3" w:space="0" w:color="000000"/>
              <w:right w:val="nil"/>
            </w:tcBorders>
          </w:tcPr>
          <w:p w14:paraId="69248B8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3A0A0FE4"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2F1060B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25C145E" w14:textId="77777777" w:rsidR="00206B10" w:rsidRPr="004F09C9" w:rsidRDefault="00206B10" w:rsidP="00B662AB">
            <w:pPr>
              <w:spacing w:after="160" w:line="259" w:lineRule="auto"/>
              <w:ind w:left="0" w:firstLine="0"/>
              <w:rPr>
                <w:color w:val="000000" w:themeColor="text1"/>
              </w:rPr>
            </w:pPr>
          </w:p>
        </w:tc>
      </w:tr>
      <w:tr w:rsidR="00206B10" w:rsidRPr="004F09C9" w14:paraId="4AFB10F7" w14:textId="77777777" w:rsidTr="00B662AB">
        <w:trPr>
          <w:trHeight w:val="340"/>
        </w:trPr>
        <w:tc>
          <w:tcPr>
            <w:tcW w:w="6276" w:type="dxa"/>
            <w:tcBorders>
              <w:top w:val="single" w:sz="3" w:space="0" w:color="000000"/>
              <w:left w:val="nil"/>
              <w:bottom w:val="nil"/>
              <w:right w:val="nil"/>
            </w:tcBorders>
          </w:tcPr>
          <w:p w14:paraId="53B64B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8A5F65"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E7A58F1"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76B2F8AE"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60106AE6" w14:textId="77777777" w:rsidTr="00B662AB">
        <w:trPr>
          <w:trHeight w:val="384"/>
        </w:trPr>
        <w:tc>
          <w:tcPr>
            <w:tcW w:w="6276" w:type="dxa"/>
            <w:tcBorders>
              <w:top w:val="nil"/>
              <w:left w:val="nil"/>
              <w:bottom w:val="nil"/>
              <w:right w:val="nil"/>
            </w:tcBorders>
          </w:tcPr>
          <w:p w14:paraId="1CC6A0F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B1AA171"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17B020E1"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AEA0D6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3CFDFEFD" w14:textId="77777777" w:rsidTr="00B662AB">
        <w:trPr>
          <w:trHeight w:val="470"/>
        </w:trPr>
        <w:tc>
          <w:tcPr>
            <w:tcW w:w="6276" w:type="dxa"/>
            <w:tcBorders>
              <w:top w:val="nil"/>
              <w:left w:val="nil"/>
              <w:bottom w:val="single" w:sz="3" w:space="0" w:color="000000"/>
              <w:right w:val="nil"/>
            </w:tcBorders>
          </w:tcPr>
          <w:p w14:paraId="70E1F4E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277C818E"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6E82FD6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323F2F15"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772BF8E3" w14:textId="77777777" w:rsidR="00206B10" w:rsidRDefault="00206B10">
      <w:pPr>
        <w:spacing w:line="259" w:lineRule="auto"/>
        <w:ind w:left="1076" w:right="90" w:hanging="1091"/>
        <w:rPr>
          <w:ins w:id="142" w:author="Brown,James T" w:date="2019-02-03T14:13:00Z"/>
          <w:color w:val="000000" w:themeColor="text1"/>
        </w:rPr>
      </w:pPr>
    </w:p>
    <w:p w14:paraId="6CF81985" w14:textId="77777777" w:rsidR="00206B10" w:rsidRDefault="00206B10">
      <w:pPr>
        <w:spacing w:line="259" w:lineRule="auto"/>
        <w:ind w:left="1076" w:right="90" w:hanging="1091"/>
        <w:rPr>
          <w:ins w:id="143" w:author="Brown,James T" w:date="2019-02-03T14:14:00Z"/>
          <w:color w:val="000000" w:themeColor="text1"/>
        </w:rPr>
      </w:pPr>
    </w:p>
    <w:p w14:paraId="04F7E34E" w14:textId="77777777" w:rsidR="00206B10" w:rsidRDefault="00206B10">
      <w:pPr>
        <w:spacing w:line="259" w:lineRule="auto"/>
        <w:ind w:left="1076" w:right="90" w:hanging="1091"/>
        <w:rPr>
          <w:ins w:id="144" w:author="Brown,James T" w:date="2019-02-03T14:14:00Z"/>
          <w:color w:val="000000" w:themeColor="text1"/>
        </w:rPr>
      </w:pPr>
    </w:p>
    <w:p w14:paraId="34D7CEAD" w14:textId="77777777" w:rsidR="00206B10" w:rsidRDefault="00206B10">
      <w:pPr>
        <w:spacing w:line="259" w:lineRule="auto"/>
        <w:ind w:left="1076" w:right="90" w:hanging="1091"/>
        <w:rPr>
          <w:ins w:id="145" w:author="Brown,James T" w:date="2019-02-03T14:14:00Z"/>
          <w:color w:val="000000" w:themeColor="text1"/>
        </w:rPr>
      </w:pPr>
    </w:p>
    <w:p w14:paraId="5620842F" w14:textId="77777777" w:rsidR="00206B10" w:rsidRDefault="00206B10">
      <w:pPr>
        <w:spacing w:line="259" w:lineRule="auto"/>
        <w:ind w:left="1076" w:right="90" w:hanging="1091"/>
        <w:rPr>
          <w:ins w:id="146" w:author="Brown,James T" w:date="2019-02-03T14:14:00Z"/>
          <w:color w:val="000000" w:themeColor="text1"/>
        </w:rPr>
      </w:pPr>
    </w:p>
    <w:p w14:paraId="387BE7E6" w14:textId="77777777" w:rsidR="00206B10" w:rsidRDefault="00206B10">
      <w:pPr>
        <w:spacing w:line="259" w:lineRule="auto"/>
        <w:ind w:left="1076" w:right="90" w:hanging="1091"/>
        <w:rPr>
          <w:ins w:id="147" w:author="Brown,James T" w:date="2019-02-03T14:14:00Z"/>
          <w:color w:val="000000" w:themeColor="text1"/>
        </w:rPr>
      </w:pPr>
    </w:p>
    <w:p w14:paraId="047C40D2" w14:textId="77777777" w:rsidR="00206B10" w:rsidRDefault="00206B10">
      <w:pPr>
        <w:spacing w:line="259" w:lineRule="auto"/>
        <w:ind w:left="1076" w:right="90" w:hanging="1091"/>
        <w:rPr>
          <w:ins w:id="148" w:author="Brown,James T" w:date="2019-02-03T14:14:00Z"/>
          <w:color w:val="000000" w:themeColor="text1"/>
        </w:rPr>
      </w:pPr>
    </w:p>
    <w:p w14:paraId="2DCF58BC" w14:textId="77777777" w:rsidR="00206B10" w:rsidRDefault="00206B10">
      <w:pPr>
        <w:spacing w:line="259" w:lineRule="auto"/>
        <w:ind w:left="1076" w:right="90" w:hanging="1091"/>
        <w:rPr>
          <w:ins w:id="149" w:author="Brown,James T" w:date="2019-02-03T14:14:00Z"/>
          <w:color w:val="000000" w:themeColor="text1"/>
        </w:rPr>
      </w:pPr>
    </w:p>
    <w:p w14:paraId="068BF0BA" w14:textId="77777777" w:rsidR="00206B10" w:rsidRDefault="00206B10">
      <w:pPr>
        <w:spacing w:line="259" w:lineRule="auto"/>
        <w:ind w:left="1076" w:right="90" w:hanging="1091"/>
        <w:rPr>
          <w:ins w:id="150" w:author="Brown,James T" w:date="2019-02-03T14:14:00Z"/>
          <w:color w:val="000000" w:themeColor="text1"/>
        </w:rPr>
      </w:pPr>
    </w:p>
    <w:p w14:paraId="419ECD89" w14:textId="77777777" w:rsidR="00206B10" w:rsidRDefault="00206B10">
      <w:pPr>
        <w:spacing w:line="259" w:lineRule="auto"/>
        <w:ind w:left="1076" w:right="90" w:hanging="1091"/>
        <w:rPr>
          <w:ins w:id="151" w:author="Brown,James T" w:date="2019-02-03T14:14:00Z"/>
          <w:color w:val="000000" w:themeColor="text1"/>
        </w:rPr>
      </w:pPr>
    </w:p>
    <w:p w14:paraId="043FE2EE" w14:textId="77777777" w:rsidR="00206B10" w:rsidRDefault="00206B10">
      <w:pPr>
        <w:spacing w:line="259" w:lineRule="auto"/>
        <w:ind w:left="1076" w:right="90" w:hanging="1091"/>
        <w:rPr>
          <w:ins w:id="152" w:author="Brown,James T" w:date="2019-02-03T14:14:00Z"/>
          <w:color w:val="000000" w:themeColor="text1"/>
        </w:rPr>
      </w:pPr>
    </w:p>
    <w:p w14:paraId="21F175FE" w14:textId="77777777" w:rsidR="00206B10" w:rsidRDefault="00206B10">
      <w:pPr>
        <w:spacing w:line="259" w:lineRule="auto"/>
        <w:ind w:left="1076" w:right="90" w:hanging="1091"/>
        <w:rPr>
          <w:ins w:id="153" w:author="Brown,James T" w:date="2019-02-03T14:14:00Z"/>
          <w:color w:val="000000" w:themeColor="text1"/>
        </w:rPr>
      </w:pPr>
    </w:p>
    <w:p w14:paraId="47484739" w14:textId="77777777" w:rsidR="00206B10" w:rsidRDefault="00206B10">
      <w:pPr>
        <w:spacing w:line="259" w:lineRule="auto"/>
        <w:ind w:left="1076" w:right="90" w:hanging="1091"/>
        <w:rPr>
          <w:ins w:id="154" w:author="Brown,James T" w:date="2019-02-03T14:14:00Z"/>
          <w:color w:val="000000" w:themeColor="text1"/>
        </w:rPr>
      </w:pPr>
    </w:p>
    <w:p w14:paraId="3AE12728" w14:textId="77777777" w:rsidR="00206B10" w:rsidRDefault="00206B10">
      <w:pPr>
        <w:spacing w:line="259" w:lineRule="auto"/>
        <w:ind w:left="1076" w:right="90" w:hanging="1091"/>
        <w:rPr>
          <w:ins w:id="155" w:author="Brown,James T" w:date="2019-02-03T14:14:00Z"/>
          <w:color w:val="000000" w:themeColor="text1"/>
        </w:rPr>
      </w:pPr>
    </w:p>
    <w:p w14:paraId="6AA7EE03" w14:textId="77777777" w:rsidR="00206B10" w:rsidRDefault="00206B10">
      <w:pPr>
        <w:spacing w:line="259" w:lineRule="auto"/>
        <w:ind w:left="1076" w:right="90" w:hanging="1091"/>
        <w:rPr>
          <w:ins w:id="156" w:author="Brown,James T" w:date="2019-02-03T14:14:00Z"/>
          <w:color w:val="000000" w:themeColor="text1"/>
        </w:rPr>
      </w:pPr>
    </w:p>
    <w:p w14:paraId="4762EA0B" w14:textId="77777777" w:rsidR="00206B10" w:rsidRDefault="00206B10">
      <w:pPr>
        <w:spacing w:line="259" w:lineRule="auto"/>
        <w:ind w:left="1076" w:right="90" w:hanging="1091"/>
        <w:rPr>
          <w:ins w:id="157" w:author="Brown,James T" w:date="2019-02-03T14:14:00Z"/>
          <w:color w:val="000000" w:themeColor="text1"/>
        </w:rPr>
      </w:pPr>
    </w:p>
    <w:p w14:paraId="38B972A0" w14:textId="77777777" w:rsidR="00206B10" w:rsidRDefault="00206B10">
      <w:pPr>
        <w:spacing w:line="259" w:lineRule="auto"/>
        <w:ind w:left="1076" w:right="90" w:hanging="1091"/>
        <w:rPr>
          <w:ins w:id="158" w:author="Brown,James T" w:date="2019-02-03T14:14:00Z"/>
          <w:color w:val="000000" w:themeColor="text1"/>
        </w:rPr>
      </w:pPr>
    </w:p>
    <w:p w14:paraId="3D6F3AAB" w14:textId="77777777" w:rsidR="00206B10" w:rsidRDefault="00206B10">
      <w:pPr>
        <w:spacing w:line="259" w:lineRule="auto"/>
        <w:ind w:left="1076" w:right="90" w:hanging="1091"/>
        <w:rPr>
          <w:ins w:id="159" w:author="Brown,James T" w:date="2019-02-03T14:14:00Z"/>
          <w:color w:val="000000" w:themeColor="text1"/>
        </w:rPr>
      </w:pPr>
    </w:p>
    <w:p w14:paraId="6F2A8417" w14:textId="77777777" w:rsidR="00206B10" w:rsidRDefault="00206B10">
      <w:pPr>
        <w:spacing w:line="259" w:lineRule="auto"/>
        <w:ind w:left="1076" w:right="90" w:hanging="1091"/>
        <w:rPr>
          <w:ins w:id="160" w:author="Brown,James T" w:date="2019-02-03T14:14:00Z"/>
          <w:color w:val="000000" w:themeColor="text1"/>
        </w:rPr>
      </w:pPr>
    </w:p>
    <w:p w14:paraId="4D1A5B9E" w14:textId="77777777" w:rsidR="00206B10" w:rsidRDefault="00206B10">
      <w:pPr>
        <w:spacing w:line="259" w:lineRule="auto"/>
        <w:ind w:left="1076" w:right="90" w:hanging="1091"/>
        <w:rPr>
          <w:ins w:id="161" w:author="Brown,James T" w:date="2019-02-03T14:14:00Z"/>
          <w:color w:val="000000" w:themeColor="text1"/>
        </w:rPr>
      </w:pPr>
    </w:p>
    <w:p w14:paraId="0739A095" w14:textId="77777777" w:rsidR="00206B10" w:rsidRDefault="00206B10">
      <w:pPr>
        <w:spacing w:line="259" w:lineRule="auto"/>
        <w:ind w:left="1076" w:right="90" w:hanging="1091"/>
        <w:rPr>
          <w:ins w:id="162" w:author="Brown,James T" w:date="2019-02-03T14:14:00Z"/>
          <w:color w:val="000000" w:themeColor="text1"/>
        </w:rPr>
      </w:pPr>
    </w:p>
    <w:p w14:paraId="48D221FC" w14:textId="77777777" w:rsidR="00206B10" w:rsidRDefault="00206B10">
      <w:pPr>
        <w:spacing w:line="259" w:lineRule="auto"/>
        <w:ind w:left="1076" w:right="90" w:hanging="1091"/>
        <w:rPr>
          <w:ins w:id="163" w:author="Brown,James T" w:date="2019-02-03T14:14:00Z"/>
          <w:color w:val="000000" w:themeColor="text1"/>
        </w:rPr>
      </w:pPr>
    </w:p>
    <w:p w14:paraId="406EA0AE" w14:textId="77777777" w:rsidR="00206B10" w:rsidRDefault="00206B10">
      <w:pPr>
        <w:spacing w:line="259" w:lineRule="auto"/>
        <w:ind w:left="1076" w:right="90" w:hanging="1091"/>
        <w:rPr>
          <w:ins w:id="164" w:author="Brown,James T" w:date="2019-02-03T14:14:00Z"/>
          <w:color w:val="000000" w:themeColor="text1"/>
        </w:rPr>
      </w:pPr>
    </w:p>
    <w:p w14:paraId="6F170EC5" w14:textId="77777777" w:rsidR="00206B10" w:rsidRDefault="00206B10">
      <w:pPr>
        <w:spacing w:line="259" w:lineRule="auto"/>
        <w:ind w:left="1076" w:right="90" w:hanging="1091"/>
        <w:rPr>
          <w:ins w:id="165" w:author="Brown,James T" w:date="2019-02-03T14:14:00Z"/>
          <w:color w:val="000000" w:themeColor="text1"/>
        </w:rPr>
      </w:pPr>
    </w:p>
    <w:p w14:paraId="629E9A6B" w14:textId="77777777" w:rsidR="00206B10" w:rsidRDefault="00206B10">
      <w:pPr>
        <w:spacing w:line="259" w:lineRule="auto"/>
        <w:ind w:left="1076" w:right="90" w:hanging="1091"/>
        <w:rPr>
          <w:ins w:id="166" w:author="Brown,James T" w:date="2019-02-03T14:14:00Z"/>
          <w:color w:val="000000" w:themeColor="text1"/>
        </w:rPr>
      </w:pPr>
    </w:p>
    <w:p w14:paraId="7996E8A3" w14:textId="77777777" w:rsidR="00206B10" w:rsidRDefault="00206B10">
      <w:pPr>
        <w:spacing w:line="259" w:lineRule="auto"/>
        <w:ind w:left="1076" w:right="90" w:hanging="1091"/>
        <w:rPr>
          <w:ins w:id="167" w:author="Brown,James T" w:date="2019-02-03T14:13:00Z"/>
          <w:color w:val="000000" w:themeColor="text1"/>
        </w:rPr>
      </w:pPr>
    </w:p>
    <w:p w14:paraId="2D67B964" w14:textId="77777777" w:rsidR="00206B10" w:rsidRDefault="00206B10">
      <w:pPr>
        <w:spacing w:line="259" w:lineRule="auto"/>
        <w:ind w:left="1076" w:right="90" w:hanging="1091"/>
        <w:rPr>
          <w:ins w:id="168" w:author="Brown,James T" w:date="2019-02-03T14:14:00Z"/>
          <w:color w:val="000000" w:themeColor="text1"/>
        </w:rPr>
      </w:pPr>
    </w:p>
    <w:p w14:paraId="7F3FF4AF"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69" w:author="Brown,James T" w:date="2019-02-03T14:14:00Z">
        <w:r>
          <w:rPr>
            <w:color w:val="000000" w:themeColor="text1"/>
          </w:rPr>
          <w:t>5</w:t>
        </w:r>
      </w:ins>
      <w:r w:rsidRPr="004F09C9">
        <w:rPr>
          <w:color w:val="000000" w:themeColor="text1"/>
        </w:rPr>
        <w:t>. FULL MODEL: ANOVA summary table for the additive and interactive effects of</w:t>
      </w:r>
    </w:p>
    <w:p w14:paraId="539AE917"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70"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0FB63A0" w14:textId="77777777" w:rsidTr="00B662AB">
        <w:trPr>
          <w:trHeight w:val="398"/>
        </w:trPr>
        <w:tc>
          <w:tcPr>
            <w:tcW w:w="5857" w:type="dxa"/>
            <w:tcBorders>
              <w:top w:val="double" w:sz="3" w:space="0" w:color="000000"/>
              <w:left w:val="nil"/>
              <w:bottom w:val="double" w:sz="3" w:space="0" w:color="000000"/>
              <w:right w:val="nil"/>
            </w:tcBorders>
          </w:tcPr>
          <w:p w14:paraId="78ECF99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362FCE5A"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630C2B09"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64DBD807"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13F4992F" w14:textId="77777777" w:rsidTr="00B662AB">
        <w:trPr>
          <w:trHeight w:val="321"/>
        </w:trPr>
        <w:tc>
          <w:tcPr>
            <w:tcW w:w="5857" w:type="dxa"/>
            <w:tcBorders>
              <w:top w:val="double" w:sz="3" w:space="0" w:color="000000"/>
              <w:left w:val="nil"/>
              <w:bottom w:val="single" w:sz="3" w:space="0" w:color="000000"/>
              <w:right w:val="nil"/>
            </w:tcBorders>
          </w:tcPr>
          <w:p w14:paraId="2729DE39"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0C3EF62B"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67691B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DC0AE88" w14:textId="77777777" w:rsidR="00206B10" w:rsidRPr="004F09C9" w:rsidRDefault="00206B10" w:rsidP="00B662AB">
            <w:pPr>
              <w:spacing w:after="160" w:line="259" w:lineRule="auto"/>
              <w:ind w:left="0" w:firstLine="0"/>
              <w:rPr>
                <w:color w:val="000000" w:themeColor="text1"/>
              </w:rPr>
            </w:pPr>
          </w:p>
        </w:tc>
      </w:tr>
      <w:tr w:rsidR="00206B10" w:rsidRPr="004F09C9" w14:paraId="0E8E5D77" w14:textId="77777777" w:rsidTr="00B662AB">
        <w:trPr>
          <w:trHeight w:val="340"/>
        </w:trPr>
        <w:tc>
          <w:tcPr>
            <w:tcW w:w="5857" w:type="dxa"/>
            <w:tcBorders>
              <w:top w:val="single" w:sz="3" w:space="0" w:color="000000"/>
              <w:left w:val="nil"/>
              <w:bottom w:val="nil"/>
              <w:right w:val="nil"/>
            </w:tcBorders>
          </w:tcPr>
          <w:p w14:paraId="29A56AA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49F87210"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5B3CA5E7"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0B583CE"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77B4DB06" w14:textId="77777777" w:rsidTr="00B662AB">
        <w:trPr>
          <w:trHeight w:val="384"/>
        </w:trPr>
        <w:tc>
          <w:tcPr>
            <w:tcW w:w="5857" w:type="dxa"/>
            <w:tcBorders>
              <w:top w:val="nil"/>
              <w:left w:val="nil"/>
              <w:bottom w:val="nil"/>
              <w:right w:val="nil"/>
            </w:tcBorders>
          </w:tcPr>
          <w:p w14:paraId="06A459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A12F096"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73A49749"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C4CC1D6"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4E887620" w14:textId="77777777" w:rsidTr="00B662AB">
        <w:trPr>
          <w:trHeight w:val="470"/>
        </w:trPr>
        <w:tc>
          <w:tcPr>
            <w:tcW w:w="5857" w:type="dxa"/>
            <w:tcBorders>
              <w:top w:val="nil"/>
              <w:left w:val="nil"/>
              <w:bottom w:val="single" w:sz="3" w:space="0" w:color="000000"/>
              <w:right w:val="nil"/>
            </w:tcBorders>
          </w:tcPr>
          <w:p w14:paraId="70435C6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33DCD7D"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5501130B"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254476A6"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64288FD3" w14:textId="77777777" w:rsidR="00206B10" w:rsidRDefault="00206B10">
      <w:pPr>
        <w:spacing w:line="259" w:lineRule="auto"/>
        <w:ind w:left="1076" w:right="90" w:hanging="1091"/>
        <w:rPr>
          <w:ins w:id="171" w:author="Brown,James T" w:date="2019-02-03T14:14:00Z"/>
          <w:color w:val="000000" w:themeColor="text1"/>
        </w:rPr>
      </w:pPr>
    </w:p>
    <w:p w14:paraId="03228891" w14:textId="77777777" w:rsidR="00206B10" w:rsidRDefault="00206B10">
      <w:pPr>
        <w:spacing w:line="259" w:lineRule="auto"/>
        <w:ind w:left="1076" w:right="90" w:hanging="1091"/>
        <w:rPr>
          <w:ins w:id="172" w:author="Brown,James T" w:date="2019-02-03T14:14:00Z"/>
          <w:color w:val="000000" w:themeColor="text1"/>
        </w:rPr>
      </w:pPr>
    </w:p>
    <w:p w14:paraId="5EDDE044" w14:textId="77777777" w:rsidR="00206B10" w:rsidRDefault="00206B10">
      <w:pPr>
        <w:spacing w:line="259" w:lineRule="auto"/>
        <w:ind w:left="1076" w:right="90" w:hanging="1091"/>
        <w:rPr>
          <w:ins w:id="173" w:author="Brown,James T" w:date="2019-02-03T14:14:00Z"/>
          <w:color w:val="000000" w:themeColor="text1"/>
        </w:rPr>
      </w:pPr>
    </w:p>
    <w:p w14:paraId="00F17663" w14:textId="77777777" w:rsidR="00206B10" w:rsidRDefault="00206B10">
      <w:pPr>
        <w:spacing w:line="259" w:lineRule="auto"/>
        <w:ind w:left="1076" w:right="90" w:hanging="1091"/>
        <w:rPr>
          <w:ins w:id="174" w:author="Brown,James T" w:date="2019-02-03T14:14:00Z"/>
          <w:color w:val="000000" w:themeColor="text1"/>
        </w:rPr>
      </w:pPr>
    </w:p>
    <w:p w14:paraId="4A576ABD" w14:textId="77777777" w:rsidR="00206B10" w:rsidRDefault="00206B10">
      <w:pPr>
        <w:spacing w:line="259" w:lineRule="auto"/>
        <w:ind w:left="1076" w:right="90" w:hanging="1091"/>
        <w:rPr>
          <w:ins w:id="175" w:author="Brown,James T" w:date="2019-02-03T14:14:00Z"/>
          <w:color w:val="000000" w:themeColor="text1"/>
        </w:rPr>
      </w:pPr>
    </w:p>
    <w:p w14:paraId="16A6A609" w14:textId="77777777" w:rsidR="00206B10" w:rsidRDefault="00206B10">
      <w:pPr>
        <w:spacing w:line="259" w:lineRule="auto"/>
        <w:ind w:left="1076" w:right="90" w:hanging="1091"/>
        <w:rPr>
          <w:ins w:id="176" w:author="Brown,James T" w:date="2019-02-03T14:14:00Z"/>
          <w:color w:val="000000" w:themeColor="text1"/>
        </w:rPr>
      </w:pPr>
    </w:p>
    <w:p w14:paraId="123C7041" w14:textId="77777777" w:rsidR="00206B10" w:rsidRDefault="00206B10">
      <w:pPr>
        <w:spacing w:line="259" w:lineRule="auto"/>
        <w:ind w:left="1076" w:right="90" w:hanging="1091"/>
        <w:rPr>
          <w:ins w:id="177" w:author="Brown,James T" w:date="2019-02-03T14:14:00Z"/>
          <w:color w:val="000000" w:themeColor="text1"/>
        </w:rPr>
      </w:pPr>
    </w:p>
    <w:p w14:paraId="33AB1DF1" w14:textId="77777777" w:rsidR="00206B10" w:rsidRDefault="00206B10">
      <w:pPr>
        <w:spacing w:line="259" w:lineRule="auto"/>
        <w:ind w:left="1076" w:right="90" w:hanging="1091"/>
        <w:rPr>
          <w:ins w:id="178" w:author="Brown,James T" w:date="2019-02-03T14:14:00Z"/>
          <w:color w:val="000000" w:themeColor="text1"/>
        </w:rPr>
      </w:pPr>
    </w:p>
    <w:p w14:paraId="46A88675" w14:textId="77777777" w:rsidR="00206B10" w:rsidRDefault="00206B10">
      <w:pPr>
        <w:spacing w:line="259" w:lineRule="auto"/>
        <w:ind w:left="1076" w:right="90" w:hanging="1091"/>
        <w:rPr>
          <w:ins w:id="179" w:author="Brown,James T" w:date="2019-02-03T14:14:00Z"/>
          <w:color w:val="000000" w:themeColor="text1"/>
        </w:rPr>
      </w:pPr>
    </w:p>
    <w:p w14:paraId="4A3B2386" w14:textId="77777777" w:rsidR="00206B10" w:rsidRDefault="00206B10">
      <w:pPr>
        <w:spacing w:line="259" w:lineRule="auto"/>
        <w:ind w:left="1076" w:right="90" w:hanging="1091"/>
        <w:rPr>
          <w:ins w:id="180" w:author="Brown,James T" w:date="2019-02-03T14:14:00Z"/>
          <w:color w:val="000000" w:themeColor="text1"/>
        </w:rPr>
      </w:pPr>
    </w:p>
    <w:p w14:paraId="59CEB088" w14:textId="77777777" w:rsidR="00206B10" w:rsidRDefault="00206B10">
      <w:pPr>
        <w:spacing w:line="259" w:lineRule="auto"/>
        <w:ind w:left="1076" w:right="90" w:hanging="1091"/>
        <w:rPr>
          <w:ins w:id="181" w:author="Brown,James T" w:date="2019-02-03T14:14:00Z"/>
          <w:color w:val="000000" w:themeColor="text1"/>
        </w:rPr>
      </w:pPr>
    </w:p>
    <w:p w14:paraId="69573DFA" w14:textId="77777777" w:rsidR="00206B10" w:rsidRDefault="00206B10">
      <w:pPr>
        <w:spacing w:line="259" w:lineRule="auto"/>
        <w:ind w:left="1076" w:right="90" w:hanging="1091"/>
        <w:rPr>
          <w:ins w:id="182" w:author="Brown,James T" w:date="2019-02-03T14:14:00Z"/>
          <w:color w:val="000000" w:themeColor="text1"/>
        </w:rPr>
      </w:pPr>
    </w:p>
    <w:p w14:paraId="52F1813A" w14:textId="77777777" w:rsidR="00206B10" w:rsidRDefault="00206B10">
      <w:pPr>
        <w:spacing w:line="259" w:lineRule="auto"/>
        <w:ind w:left="1076" w:right="90" w:hanging="1091"/>
        <w:rPr>
          <w:ins w:id="183" w:author="Brown,James T" w:date="2019-02-03T14:14:00Z"/>
          <w:color w:val="000000" w:themeColor="text1"/>
        </w:rPr>
      </w:pPr>
    </w:p>
    <w:p w14:paraId="15F76D02" w14:textId="77777777" w:rsidR="00206B10" w:rsidRDefault="00206B10">
      <w:pPr>
        <w:spacing w:line="259" w:lineRule="auto"/>
        <w:ind w:left="1076" w:right="90" w:hanging="1091"/>
        <w:rPr>
          <w:ins w:id="184" w:author="Brown,James T" w:date="2019-02-03T14:14:00Z"/>
          <w:color w:val="000000" w:themeColor="text1"/>
        </w:rPr>
      </w:pPr>
    </w:p>
    <w:p w14:paraId="501D9E86" w14:textId="77777777" w:rsidR="00206B10" w:rsidRDefault="00206B10">
      <w:pPr>
        <w:spacing w:line="259" w:lineRule="auto"/>
        <w:ind w:left="1076" w:right="90" w:hanging="1091"/>
        <w:rPr>
          <w:ins w:id="185" w:author="Brown,James T" w:date="2019-02-03T14:14:00Z"/>
          <w:color w:val="000000" w:themeColor="text1"/>
        </w:rPr>
      </w:pPr>
    </w:p>
    <w:p w14:paraId="1B574862" w14:textId="77777777" w:rsidR="00206B10" w:rsidRDefault="00206B10">
      <w:pPr>
        <w:spacing w:line="259" w:lineRule="auto"/>
        <w:ind w:left="1076" w:right="90" w:hanging="1091"/>
        <w:rPr>
          <w:ins w:id="186" w:author="Brown,James T" w:date="2019-02-03T14:14:00Z"/>
          <w:color w:val="000000" w:themeColor="text1"/>
        </w:rPr>
      </w:pPr>
    </w:p>
    <w:p w14:paraId="7E8098EF" w14:textId="77777777" w:rsidR="00206B10" w:rsidRDefault="00206B10">
      <w:pPr>
        <w:spacing w:line="259" w:lineRule="auto"/>
        <w:ind w:left="1076" w:right="90" w:hanging="1091"/>
        <w:rPr>
          <w:ins w:id="187" w:author="Brown,James T" w:date="2019-02-03T14:14:00Z"/>
          <w:color w:val="000000" w:themeColor="text1"/>
        </w:rPr>
      </w:pPr>
    </w:p>
    <w:p w14:paraId="26781804" w14:textId="77777777" w:rsidR="00206B10" w:rsidRDefault="00206B10">
      <w:pPr>
        <w:spacing w:line="259" w:lineRule="auto"/>
        <w:ind w:left="1076" w:right="90" w:hanging="1091"/>
        <w:rPr>
          <w:ins w:id="188" w:author="Brown,James T" w:date="2019-02-03T14:14:00Z"/>
          <w:color w:val="000000" w:themeColor="text1"/>
        </w:rPr>
      </w:pPr>
    </w:p>
    <w:p w14:paraId="683E096C" w14:textId="77777777" w:rsidR="00206B10" w:rsidRDefault="00206B10">
      <w:pPr>
        <w:spacing w:line="259" w:lineRule="auto"/>
        <w:ind w:left="1076" w:right="90" w:hanging="1091"/>
        <w:rPr>
          <w:ins w:id="189" w:author="Brown,James T" w:date="2019-02-03T14:14:00Z"/>
          <w:color w:val="000000" w:themeColor="text1"/>
        </w:rPr>
      </w:pPr>
    </w:p>
    <w:p w14:paraId="2EFC6860" w14:textId="77777777" w:rsidR="00206B10" w:rsidRDefault="00206B10">
      <w:pPr>
        <w:spacing w:line="259" w:lineRule="auto"/>
        <w:ind w:left="1076" w:right="90" w:hanging="1091"/>
        <w:rPr>
          <w:ins w:id="190" w:author="Brown,James T" w:date="2019-02-03T14:14:00Z"/>
          <w:color w:val="000000" w:themeColor="text1"/>
        </w:rPr>
      </w:pPr>
    </w:p>
    <w:p w14:paraId="243CF32F" w14:textId="77777777" w:rsidR="00206B10" w:rsidRDefault="00206B10">
      <w:pPr>
        <w:spacing w:line="259" w:lineRule="auto"/>
        <w:ind w:left="1076" w:right="90" w:hanging="1091"/>
        <w:rPr>
          <w:ins w:id="191" w:author="Brown,James T" w:date="2019-02-03T14:14:00Z"/>
          <w:color w:val="000000" w:themeColor="text1"/>
        </w:rPr>
      </w:pPr>
    </w:p>
    <w:p w14:paraId="514A106A" w14:textId="77777777" w:rsidR="00206B10" w:rsidRDefault="00206B10">
      <w:pPr>
        <w:spacing w:line="259" w:lineRule="auto"/>
        <w:ind w:left="1076" w:right="90" w:hanging="1091"/>
        <w:rPr>
          <w:ins w:id="192" w:author="Brown,James T" w:date="2019-02-03T14:14:00Z"/>
          <w:color w:val="000000" w:themeColor="text1"/>
        </w:rPr>
      </w:pPr>
    </w:p>
    <w:p w14:paraId="21649125" w14:textId="77777777" w:rsidR="00206B10" w:rsidRDefault="00206B10">
      <w:pPr>
        <w:spacing w:line="259" w:lineRule="auto"/>
        <w:ind w:left="1076" w:right="90" w:hanging="1091"/>
        <w:rPr>
          <w:ins w:id="193" w:author="Brown,James T" w:date="2019-02-03T14:14:00Z"/>
          <w:color w:val="000000" w:themeColor="text1"/>
        </w:rPr>
      </w:pPr>
    </w:p>
    <w:p w14:paraId="2A20FBBB" w14:textId="77777777" w:rsidR="00206B10" w:rsidRDefault="00206B10">
      <w:pPr>
        <w:spacing w:line="259" w:lineRule="auto"/>
        <w:ind w:left="1076" w:right="90" w:hanging="1091"/>
        <w:rPr>
          <w:ins w:id="194" w:author="Brown,James T" w:date="2019-02-03T14:14:00Z"/>
          <w:color w:val="000000" w:themeColor="text1"/>
        </w:rPr>
      </w:pPr>
    </w:p>
    <w:p w14:paraId="4E65ECC1" w14:textId="77777777" w:rsidR="00206B10" w:rsidRDefault="00206B10">
      <w:pPr>
        <w:spacing w:line="259" w:lineRule="auto"/>
        <w:ind w:left="1076" w:right="90" w:hanging="1091"/>
        <w:rPr>
          <w:ins w:id="195" w:author="Brown,James T" w:date="2019-02-03T14:14:00Z"/>
          <w:color w:val="000000" w:themeColor="text1"/>
        </w:rPr>
      </w:pPr>
    </w:p>
    <w:p w14:paraId="37388E51" w14:textId="77777777" w:rsidR="00206B10" w:rsidRDefault="00206B10">
      <w:pPr>
        <w:spacing w:line="259" w:lineRule="auto"/>
        <w:ind w:left="1076" w:right="90" w:hanging="1091"/>
        <w:rPr>
          <w:ins w:id="196" w:author="Brown,James T" w:date="2019-02-03T14:14:00Z"/>
          <w:color w:val="000000" w:themeColor="text1"/>
        </w:rPr>
      </w:pPr>
    </w:p>
    <w:p w14:paraId="0FB889FA" w14:textId="77777777" w:rsidR="00206B10" w:rsidRDefault="00206B10">
      <w:pPr>
        <w:spacing w:line="259" w:lineRule="auto"/>
        <w:ind w:left="1076" w:right="90" w:hanging="1091"/>
        <w:rPr>
          <w:ins w:id="197" w:author="Brown,James T" w:date="2019-02-03T14:14:00Z"/>
          <w:color w:val="000000" w:themeColor="text1"/>
        </w:rPr>
      </w:pPr>
    </w:p>
    <w:p w14:paraId="3591F96A" w14:textId="77777777" w:rsidR="00206B10" w:rsidRDefault="00206B10">
      <w:pPr>
        <w:spacing w:line="259" w:lineRule="auto"/>
        <w:ind w:left="1076" w:right="90" w:hanging="1091"/>
        <w:rPr>
          <w:ins w:id="198" w:author="Brown,James T" w:date="2019-02-03T14:14:00Z"/>
          <w:color w:val="000000" w:themeColor="text1"/>
        </w:rPr>
      </w:pPr>
    </w:p>
    <w:p w14:paraId="3C1A16D3" w14:textId="77777777" w:rsidR="00206B10" w:rsidRDefault="00206B10">
      <w:pPr>
        <w:spacing w:line="259" w:lineRule="auto"/>
        <w:ind w:left="1076" w:right="90" w:hanging="1091"/>
        <w:rPr>
          <w:ins w:id="199" w:author="Brown,James T" w:date="2019-02-03T14:14:00Z"/>
          <w:color w:val="000000" w:themeColor="text1"/>
        </w:rPr>
      </w:pPr>
    </w:p>
    <w:p w14:paraId="4FEA62C9" w14:textId="77777777" w:rsidR="00206B10" w:rsidRDefault="00206B10">
      <w:pPr>
        <w:spacing w:line="259" w:lineRule="auto"/>
        <w:ind w:left="1076" w:right="90" w:hanging="1091"/>
        <w:rPr>
          <w:ins w:id="200" w:author="Brown,James T" w:date="2019-02-03T14:14:00Z"/>
          <w:color w:val="000000" w:themeColor="text1"/>
        </w:rPr>
      </w:pPr>
    </w:p>
    <w:p w14:paraId="6DDC9375" w14:textId="77777777" w:rsidR="00206B10" w:rsidRDefault="00206B10">
      <w:pPr>
        <w:spacing w:line="259" w:lineRule="auto"/>
        <w:ind w:left="1076" w:right="90" w:hanging="1091"/>
        <w:rPr>
          <w:ins w:id="201" w:author="Brown,James T" w:date="2019-02-03T14:14:00Z"/>
          <w:color w:val="000000" w:themeColor="text1"/>
        </w:rPr>
      </w:pPr>
    </w:p>
    <w:p w14:paraId="4211D28F"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02"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03"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1FE3CFB5" w14:textId="77777777">
        <w:trPr>
          <w:trHeight w:val="374"/>
        </w:trPr>
        <w:tc>
          <w:tcPr>
            <w:tcW w:w="4909" w:type="dxa"/>
            <w:tcBorders>
              <w:top w:val="double" w:sz="3" w:space="0" w:color="000000"/>
              <w:left w:val="nil"/>
              <w:bottom w:val="single" w:sz="3" w:space="0" w:color="000000"/>
              <w:right w:val="nil"/>
            </w:tcBorders>
          </w:tcPr>
          <w:p w14:paraId="40C796E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3F43B4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B92470B"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05BC3256"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6A00E5" w14:textId="77777777">
        <w:trPr>
          <w:trHeight w:val="297"/>
        </w:trPr>
        <w:tc>
          <w:tcPr>
            <w:tcW w:w="4909" w:type="dxa"/>
            <w:tcBorders>
              <w:top w:val="single" w:sz="3" w:space="0" w:color="000000"/>
              <w:left w:val="nil"/>
              <w:bottom w:val="single" w:sz="3" w:space="0" w:color="000000"/>
              <w:right w:val="nil"/>
            </w:tcBorders>
          </w:tcPr>
          <w:p w14:paraId="01A40AA8"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0D396F7B"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F7667BF"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2C76FA38" w14:textId="77777777" w:rsidR="006F58EA" w:rsidRPr="004F09C9" w:rsidRDefault="006F58EA">
            <w:pPr>
              <w:spacing w:after="160" w:line="259" w:lineRule="auto"/>
              <w:ind w:left="0" w:firstLine="0"/>
              <w:rPr>
                <w:color w:val="000000" w:themeColor="text1"/>
              </w:rPr>
            </w:pPr>
          </w:p>
        </w:tc>
      </w:tr>
      <w:tr w:rsidR="006F58EA" w:rsidRPr="004F09C9" w14:paraId="767CC401" w14:textId="77777777">
        <w:trPr>
          <w:trHeight w:val="328"/>
        </w:trPr>
        <w:tc>
          <w:tcPr>
            <w:tcW w:w="4909" w:type="dxa"/>
            <w:tcBorders>
              <w:top w:val="single" w:sz="3" w:space="0" w:color="000000"/>
              <w:left w:val="nil"/>
              <w:bottom w:val="nil"/>
              <w:right w:val="nil"/>
            </w:tcBorders>
          </w:tcPr>
          <w:p w14:paraId="5CB1472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802933C"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35D71AE5"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182FA29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483B9A9" w14:textId="77777777">
        <w:trPr>
          <w:trHeight w:val="494"/>
        </w:trPr>
        <w:tc>
          <w:tcPr>
            <w:tcW w:w="4909" w:type="dxa"/>
            <w:tcBorders>
              <w:top w:val="nil"/>
              <w:left w:val="nil"/>
              <w:bottom w:val="double" w:sz="3" w:space="0" w:color="000000"/>
              <w:right w:val="nil"/>
            </w:tcBorders>
          </w:tcPr>
          <w:p w14:paraId="2B785C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4370BBD6"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56E2DB6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5807F66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D2C84C8" w14:textId="77777777">
        <w:trPr>
          <w:trHeight w:val="321"/>
        </w:trPr>
        <w:tc>
          <w:tcPr>
            <w:tcW w:w="4909" w:type="dxa"/>
            <w:tcBorders>
              <w:top w:val="double" w:sz="3" w:space="0" w:color="000000"/>
              <w:left w:val="nil"/>
              <w:bottom w:val="single" w:sz="3" w:space="0" w:color="000000"/>
              <w:right w:val="nil"/>
            </w:tcBorders>
          </w:tcPr>
          <w:p w14:paraId="0C765A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383F6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909C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E0B280" w14:textId="77777777" w:rsidR="006F58EA" w:rsidRPr="004F09C9" w:rsidRDefault="006F58EA">
            <w:pPr>
              <w:spacing w:after="160" w:line="259" w:lineRule="auto"/>
              <w:ind w:left="0" w:firstLine="0"/>
              <w:rPr>
                <w:color w:val="000000" w:themeColor="text1"/>
              </w:rPr>
            </w:pPr>
          </w:p>
        </w:tc>
      </w:tr>
      <w:tr w:rsidR="006F58EA" w:rsidRPr="004F09C9" w14:paraId="4DF80C6E" w14:textId="77777777">
        <w:trPr>
          <w:trHeight w:val="340"/>
        </w:trPr>
        <w:tc>
          <w:tcPr>
            <w:tcW w:w="4909" w:type="dxa"/>
            <w:tcBorders>
              <w:top w:val="single" w:sz="3" w:space="0" w:color="000000"/>
              <w:left w:val="nil"/>
              <w:bottom w:val="nil"/>
              <w:right w:val="nil"/>
            </w:tcBorders>
          </w:tcPr>
          <w:p w14:paraId="0FEED3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84450A8"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4FD73404"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DF3686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BF5A1C8" w14:textId="77777777">
        <w:trPr>
          <w:trHeight w:val="458"/>
        </w:trPr>
        <w:tc>
          <w:tcPr>
            <w:tcW w:w="4909" w:type="dxa"/>
            <w:tcBorders>
              <w:top w:val="nil"/>
              <w:left w:val="nil"/>
              <w:bottom w:val="single" w:sz="3" w:space="0" w:color="000000"/>
              <w:right w:val="nil"/>
            </w:tcBorders>
          </w:tcPr>
          <w:p w14:paraId="4001C4D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1EE8F64C"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6A3D900F"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56CC701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94C7E07" w14:textId="77777777" w:rsidR="00D27C9E" w:rsidRPr="004F09C9" w:rsidRDefault="00D27C9E">
      <w:pPr>
        <w:spacing w:line="259" w:lineRule="auto"/>
        <w:ind w:left="1076" w:right="90" w:hanging="1091"/>
        <w:rPr>
          <w:color w:val="000000" w:themeColor="text1"/>
        </w:rPr>
      </w:pPr>
    </w:p>
    <w:p w14:paraId="268B9C80" w14:textId="77777777" w:rsidR="00D27C9E" w:rsidRDefault="00D27C9E">
      <w:pPr>
        <w:spacing w:line="259" w:lineRule="auto"/>
        <w:ind w:left="1076" w:right="90" w:hanging="1091"/>
        <w:rPr>
          <w:ins w:id="204" w:author="Brown,James T" w:date="2019-02-03T14:15:00Z"/>
          <w:color w:val="000000" w:themeColor="text1"/>
        </w:rPr>
      </w:pPr>
    </w:p>
    <w:p w14:paraId="54FF98B1" w14:textId="77777777" w:rsidR="00206B10" w:rsidRDefault="00206B10">
      <w:pPr>
        <w:spacing w:line="259" w:lineRule="auto"/>
        <w:ind w:left="1076" w:right="90" w:hanging="1091"/>
        <w:rPr>
          <w:ins w:id="205" w:author="Brown,James T" w:date="2019-02-03T14:15:00Z"/>
          <w:color w:val="000000" w:themeColor="text1"/>
        </w:rPr>
      </w:pPr>
    </w:p>
    <w:p w14:paraId="6C918EFF" w14:textId="77777777" w:rsidR="00206B10" w:rsidRDefault="00206B10">
      <w:pPr>
        <w:spacing w:line="259" w:lineRule="auto"/>
        <w:ind w:left="1076" w:right="90" w:hanging="1091"/>
        <w:rPr>
          <w:ins w:id="206" w:author="Brown,James T" w:date="2019-02-03T14:15:00Z"/>
          <w:color w:val="000000" w:themeColor="text1"/>
        </w:rPr>
      </w:pPr>
    </w:p>
    <w:p w14:paraId="2727BE88" w14:textId="77777777" w:rsidR="00206B10" w:rsidRDefault="00206B10">
      <w:pPr>
        <w:spacing w:line="259" w:lineRule="auto"/>
        <w:ind w:left="1076" w:right="90" w:hanging="1091"/>
        <w:rPr>
          <w:ins w:id="207" w:author="Brown,James T" w:date="2019-02-03T14:15:00Z"/>
          <w:color w:val="000000" w:themeColor="text1"/>
        </w:rPr>
      </w:pPr>
    </w:p>
    <w:p w14:paraId="3AC51E7B" w14:textId="77777777" w:rsidR="00206B10" w:rsidRDefault="00206B10">
      <w:pPr>
        <w:spacing w:line="259" w:lineRule="auto"/>
        <w:ind w:left="1076" w:right="90" w:hanging="1091"/>
        <w:rPr>
          <w:ins w:id="208" w:author="Brown,James T" w:date="2019-02-03T14:15:00Z"/>
          <w:color w:val="000000" w:themeColor="text1"/>
        </w:rPr>
      </w:pPr>
    </w:p>
    <w:p w14:paraId="372F1B91" w14:textId="77777777" w:rsidR="00206B10" w:rsidRDefault="00206B10">
      <w:pPr>
        <w:spacing w:line="259" w:lineRule="auto"/>
        <w:ind w:left="1076" w:right="90" w:hanging="1091"/>
        <w:rPr>
          <w:ins w:id="209" w:author="Brown,James T" w:date="2019-02-03T14:15:00Z"/>
          <w:color w:val="000000" w:themeColor="text1"/>
        </w:rPr>
      </w:pPr>
    </w:p>
    <w:p w14:paraId="25415D13" w14:textId="77777777" w:rsidR="00206B10" w:rsidRDefault="00206B10">
      <w:pPr>
        <w:spacing w:line="259" w:lineRule="auto"/>
        <w:ind w:left="1076" w:right="90" w:hanging="1091"/>
        <w:rPr>
          <w:ins w:id="210" w:author="Brown,James T" w:date="2019-02-03T14:15:00Z"/>
          <w:color w:val="000000" w:themeColor="text1"/>
        </w:rPr>
      </w:pPr>
    </w:p>
    <w:p w14:paraId="579C5BBF" w14:textId="77777777" w:rsidR="00206B10" w:rsidRDefault="00206B10">
      <w:pPr>
        <w:spacing w:line="259" w:lineRule="auto"/>
        <w:ind w:left="1076" w:right="90" w:hanging="1091"/>
        <w:rPr>
          <w:ins w:id="211" w:author="Brown,James T" w:date="2019-02-03T14:15:00Z"/>
          <w:color w:val="000000" w:themeColor="text1"/>
        </w:rPr>
      </w:pPr>
    </w:p>
    <w:p w14:paraId="247890EB" w14:textId="77777777" w:rsidR="00206B10" w:rsidRPr="004F09C9" w:rsidRDefault="00206B10">
      <w:pPr>
        <w:spacing w:line="259" w:lineRule="auto"/>
        <w:ind w:left="1076" w:right="90" w:hanging="1091"/>
        <w:rPr>
          <w:color w:val="000000" w:themeColor="text1"/>
        </w:rPr>
      </w:pPr>
    </w:p>
    <w:p w14:paraId="405C5BBE"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2"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13"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6DD087F9" w14:textId="77777777">
        <w:trPr>
          <w:trHeight w:val="374"/>
        </w:trPr>
        <w:tc>
          <w:tcPr>
            <w:tcW w:w="4923" w:type="dxa"/>
            <w:tcBorders>
              <w:top w:val="double" w:sz="3" w:space="0" w:color="000000"/>
              <w:left w:val="nil"/>
              <w:bottom w:val="single" w:sz="3" w:space="0" w:color="000000"/>
              <w:right w:val="nil"/>
            </w:tcBorders>
          </w:tcPr>
          <w:p w14:paraId="32384FB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35578C41"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AAC72D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4BEFBD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CE49AA6" w14:textId="77777777">
        <w:trPr>
          <w:trHeight w:val="297"/>
        </w:trPr>
        <w:tc>
          <w:tcPr>
            <w:tcW w:w="4923" w:type="dxa"/>
            <w:tcBorders>
              <w:top w:val="single" w:sz="3" w:space="0" w:color="000000"/>
              <w:left w:val="nil"/>
              <w:bottom w:val="single" w:sz="3" w:space="0" w:color="000000"/>
              <w:right w:val="nil"/>
            </w:tcBorders>
          </w:tcPr>
          <w:p w14:paraId="73FD5AFB"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59985561"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410505E"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0E7EFBA" w14:textId="77777777" w:rsidR="006F58EA" w:rsidRPr="004F09C9" w:rsidRDefault="006F58EA">
            <w:pPr>
              <w:spacing w:after="160" w:line="259" w:lineRule="auto"/>
              <w:ind w:left="0" w:firstLine="0"/>
              <w:rPr>
                <w:color w:val="000000" w:themeColor="text1"/>
              </w:rPr>
            </w:pPr>
          </w:p>
        </w:tc>
      </w:tr>
      <w:tr w:rsidR="006F58EA" w:rsidRPr="004F09C9" w14:paraId="4852B66F" w14:textId="77777777">
        <w:trPr>
          <w:trHeight w:val="340"/>
        </w:trPr>
        <w:tc>
          <w:tcPr>
            <w:tcW w:w="4923" w:type="dxa"/>
            <w:tcBorders>
              <w:top w:val="single" w:sz="3" w:space="0" w:color="000000"/>
              <w:left w:val="nil"/>
              <w:bottom w:val="nil"/>
              <w:right w:val="nil"/>
            </w:tcBorders>
          </w:tcPr>
          <w:p w14:paraId="090D91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6889E78A"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0D84882E"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30690788"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D1F7BF1" w14:textId="77777777">
        <w:trPr>
          <w:trHeight w:val="482"/>
        </w:trPr>
        <w:tc>
          <w:tcPr>
            <w:tcW w:w="4923" w:type="dxa"/>
            <w:tcBorders>
              <w:top w:val="nil"/>
              <w:left w:val="nil"/>
              <w:bottom w:val="double" w:sz="3" w:space="0" w:color="000000"/>
              <w:right w:val="nil"/>
            </w:tcBorders>
          </w:tcPr>
          <w:p w14:paraId="282DABD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7B267068"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CB3380D"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5279FE5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2EECB8A" w14:textId="77777777">
        <w:trPr>
          <w:trHeight w:val="321"/>
        </w:trPr>
        <w:tc>
          <w:tcPr>
            <w:tcW w:w="4923" w:type="dxa"/>
            <w:tcBorders>
              <w:top w:val="double" w:sz="3" w:space="0" w:color="000000"/>
              <w:left w:val="nil"/>
              <w:bottom w:val="single" w:sz="3" w:space="0" w:color="000000"/>
              <w:right w:val="nil"/>
            </w:tcBorders>
          </w:tcPr>
          <w:p w14:paraId="2BE29DB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2FC8AB0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0550A13"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9704409" w14:textId="77777777" w:rsidR="006F58EA" w:rsidRPr="004F09C9" w:rsidRDefault="006F58EA">
            <w:pPr>
              <w:spacing w:after="160" w:line="259" w:lineRule="auto"/>
              <w:ind w:left="0" w:firstLine="0"/>
              <w:rPr>
                <w:color w:val="000000" w:themeColor="text1"/>
              </w:rPr>
            </w:pPr>
          </w:p>
        </w:tc>
      </w:tr>
      <w:tr w:rsidR="006F58EA" w:rsidRPr="004F09C9" w14:paraId="62BC28A9" w14:textId="77777777">
        <w:trPr>
          <w:trHeight w:val="340"/>
        </w:trPr>
        <w:tc>
          <w:tcPr>
            <w:tcW w:w="4923" w:type="dxa"/>
            <w:tcBorders>
              <w:top w:val="single" w:sz="3" w:space="0" w:color="000000"/>
              <w:left w:val="nil"/>
              <w:bottom w:val="nil"/>
              <w:right w:val="nil"/>
            </w:tcBorders>
          </w:tcPr>
          <w:p w14:paraId="1E031E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8B37618"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17C66B89"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218212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0D69C" w14:textId="77777777">
        <w:trPr>
          <w:trHeight w:val="458"/>
        </w:trPr>
        <w:tc>
          <w:tcPr>
            <w:tcW w:w="4923" w:type="dxa"/>
            <w:tcBorders>
              <w:top w:val="nil"/>
              <w:left w:val="nil"/>
              <w:bottom w:val="single" w:sz="3" w:space="0" w:color="000000"/>
              <w:right w:val="nil"/>
            </w:tcBorders>
          </w:tcPr>
          <w:p w14:paraId="6770B94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6A80C97C"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69BE7B14"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4B8490B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1625EA81" w14:textId="77777777" w:rsidR="00D27C9E" w:rsidRPr="004F09C9" w:rsidRDefault="00D27C9E">
      <w:pPr>
        <w:spacing w:line="259" w:lineRule="auto"/>
        <w:ind w:left="-5" w:right="90"/>
        <w:rPr>
          <w:color w:val="000000" w:themeColor="text1"/>
        </w:rPr>
      </w:pPr>
    </w:p>
    <w:p w14:paraId="47A20372" w14:textId="77777777" w:rsidR="00D27C9E" w:rsidRPr="004F09C9" w:rsidRDefault="00D27C9E">
      <w:pPr>
        <w:spacing w:line="259" w:lineRule="auto"/>
        <w:ind w:left="-5" w:right="90"/>
        <w:rPr>
          <w:color w:val="000000" w:themeColor="text1"/>
        </w:rPr>
      </w:pPr>
    </w:p>
    <w:p w14:paraId="2D6B092D" w14:textId="77777777" w:rsidR="00D27C9E" w:rsidRPr="004F09C9" w:rsidRDefault="00D27C9E">
      <w:pPr>
        <w:spacing w:line="259" w:lineRule="auto"/>
        <w:ind w:left="-5" w:right="90"/>
        <w:rPr>
          <w:color w:val="000000" w:themeColor="text1"/>
        </w:rPr>
      </w:pPr>
    </w:p>
    <w:p w14:paraId="7E4BD83D" w14:textId="77777777" w:rsidR="00D27C9E" w:rsidRPr="004F09C9" w:rsidRDefault="00D27C9E">
      <w:pPr>
        <w:spacing w:line="259" w:lineRule="auto"/>
        <w:ind w:left="-5" w:right="90"/>
        <w:rPr>
          <w:color w:val="000000" w:themeColor="text1"/>
        </w:rPr>
      </w:pPr>
    </w:p>
    <w:p w14:paraId="3EB394A5" w14:textId="77777777" w:rsidR="00D27C9E" w:rsidRPr="004F09C9" w:rsidRDefault="00D27C9E">
      <w:pPr>
        <w:spacing w:line="259" w:lineRule="auto"/>
        <w:ind w:left="-5" w:right="90"/>
        <w:rPr>
          <w:color w:val="000000" w:themeColor="text1"/>
        </w:rPr>
      </w:pPr>
    </w:p>
    <w:p w14:paraId="0A5A5AC8" w14:textId="77777777" w:rsidR="00D27C9E" w:rsidRPr="004F09C9" w:rsidRDefault="00D27C9E">
      <w:pPr>
        <w:spacing w:line="259" w:lineRule="auto"/>
        <w:ind w:left="-5" w:right="90"/>
        <w:rPr>
          <w:color w:val="000000" w:themeColor="text1"/>
        </w:rPr>
      </w:pPr>
    </w:p>
    <w:p w14:paraId="47596028" w14:textId="77777777" w:rsidR="00D27C9E" w:rsidRPr="004F09C9" w:rsidRDefault="00D27C9E">
      <w:pPr>
        <w:spacing w:line="259" w:lineRule="auto"/>
        <w:ind w:left="-5" w:right="90"/>
        <w:rPr>
          <w:color w:val="000000" w:themeColor="text1"/>
        </w:rPr>
      </w:pPr>
    </w:p>
    <w:p w14:paraId="4ACAAC88" w14:textId="77777777" w:rsidR="00D27C9E" w:rsidRPr="004F09C9" w:rsidRDefault="00D27C9E">
      <w:pPr>
        <w:spacing w:line="259" w:lineRule="auto"/>
        <w:ind w:left="-5" w:right="90"/>
        <w:rPr>
          <w:color w:val="000000" w:themeColor="text1"/>
        </w:rPr>
      </w:pPr>
    </w:p>
    <w:p w14:paraId="5C49BA9E" w14:textId="77777777" w:rsidR="00D27C9E" w:rsidRPr="004F09C9" w:rsidRDefault="00D27C9E">
      <w:pPr>
        <w:spacing w:line="259" w:lineRule="auto"/>
        <w:ind w:left="-5" w:right="90"/>
        <w:rPr>
          <w:color w:val="000000" w:themeColor="text1"/>
        </w:rPr>
      </w:pPr>
    </w:p>
    <w:p w14:paraId="138917BE" w14:textId="77777777" w:rsidR="00D27C9E" w:rsidRPr="004F09C9" w:rsidRDefault="00D27C9E">
      <w:pPr>
        <w:spacing w:line="259" w:lineRule="auto"/>
        <w:ind w:left="-5" w:right="90"/>
        <w:rPr>
          <w:color w:val="000000" w:themeColor="text1"/>
        </w:rPr>
      </w:pPr>
    </w:p>
    <w:p w14:paraId="0D608D6C" w14:textId="77777777" w:rsidR="006F58EA" w:rsidRPr="004F09C9" w:rsidRDefault="00D27C9E">
      <w:pPr>
        <w:spacing w:line="259" w:lineRule="auto"/>
        <w:ind w:left="1076" w:right="90" w:hanging="1091"/>
        <w:rPr>
          <w:color w:val="000000" w:themeColor="text1"/>
        </w:rPr>
      </w:pPr>
      <w:r w:rsidRPr="004F09C9">
        <w:rPr>
          <w:color w:val="000000" w:themeColor="text1"/>
        </w:rPr>
        <w:t>Table 3-</w:t>
      </w:r>
      <w:ins w:id="214"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15"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3CA0C1E" w14:textId="77777777">
        <w:trPr>
          <w:trHeight w:val="374"/>
        </w:trPr>
        <w:tc>
          <w:tcPr>
            <w:tcW w:w="5274" w:type="dxa"/>
            <w:tcBorders>
              <w:top w:val="double" w:sz="3" w:space="0" w:color="000000"/>
              <w:left w:val="nil"/>
              <w:bottom w:val="single" w:sz="3" w:space="0" w:color="000000"/>
              <w:right w:val="nil"/>
            </w:tcBorders>
          </w:tcPr>
          <w:p w14:paraId="4C1E20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3AE31DBD"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35F8A11F"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1E49E45A"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06B1D5D3" w14:textId="77777777">
        <w:trPr>
          <w:trHeight w:val="297"/>
        </w:trPr>
        <w:tc>
          <w:tcPr>
            <w:tcW w:w="5274" w:type="dxa"/>
            <w:tcBorders>
              <w:top w:val="single" w:sz="3" w:space="0" w:color="000000"/>
              <w:left w:val="nil"/>
              <w:bottom w:val="single" w:sz="3" w:space="0" w:color="000000"/>
              <w:right w:val="nil"/>
            </w:tcBorders>
          </w:tcPr>
          <w:p w14:paraId="493F8FF3"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268227D5"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A3EE5F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0A0897BD" w14:textId="77777777" w:rsidR="006F58EA" w:rsidRPr="004F09C9" w:rsidRDefault="006F58EA">
            <w:pPr>
              <w:spacing w:after="160" w:line="259" w:lineRule="auto"/>
              <w:ind w:left="0" w:firstLine="0"/>
              <w:rPr>
                <w:color w:val="000000" w:themeColor="text1"/>
              </w:rPr>
            </w:pPr>
          </w:p>
        </w:tc>
      </w:tr>
      <w:tr w:rsidR="006F58EA" w:rsidRPr="004F09C9" w14:paraId="42647351" w14:textId="77777777">
        <w:trPr>
          <w:trHeight w:val="328"/>
        </w:trPr>
        <w:tc>
          <w:tcPr>
            <w:tcW w:w="5274" w:type="dxa"/>
            <w:tcBorders>
              <w:top w:val="single" w:sz="3" w:space="0" w:color="000000"/>
              <w:left w:val="nil"/>
              <w:bottom w:val="nil"/>
              <w:right w:val="nil"/>
            </w:tcBorders>
          </w:tcPr>
          <w:p w14:paraId="6F64C0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749B2DE"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315FAAD1"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3E28E84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CEAB530" w14:textId="77777777">
        <w:trPr>
          <w:trHeight w:val="395"/>
        </w:trPr>
        <w:tc>
          <w:tcPr>
            <w:tcW w:w="5274" w:type="dxa"/>
            <w:tcBorders>
              <w:top w:val="nil"/>
              <w:left w:val="nil"/>
              <w:bottom w:val="nil"/>
              <w:right w:val="nil"/>
            </w:tcBorders>
          </w:tcPr>
          <w:p w14:paraId="22A8BD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E8421A0"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6E0ADDC6"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31EAEF4A"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1BF79930" w14:textId="77777777">
        <w:trPr>
          <w:trHeight w:val="395"/>
        </w:trPr>
        <w:tc>
          <w:tcPr>
            <w:tcW w:w="5274" w:type="dxa"/>
            <w:tcBorders>
              <w:top w:val="nil"/>
              <w:left w:val="nil"/>
              <w:bottom w:val="nil"/>
              <w:right w:val="nil"/>
            </w:tcBorders>
          </w:tcPr>
          <w:p w14:paraId="7335BA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F528F56"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4D51CEF4"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67D3218"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C926C1" w14:textId="77777777">
        <w:trPr>
          <w:trHeight w:val="494"/>
        </w:trPr>
        <w:tc>
          <w:tcPr>
            <w:tcW w:w="5274" w:type="dxa"/>
            <w:tcBorders>
              <w:top w:val="nil"/>
              <w:left w:val="nil"/>
              <w:bottom w:val="double" w:sz="3" w:space="0" w:color="000000"/>
              <w:right w:val="nil"/>
            </w:tcBorders>
          </w:tcPr>
          <w:p w14:paraId="04BC917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1246F12"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DC5E944"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2C92CCD7"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397C1F1A" w14:textId="77777777">
        <w:trPr>
          <w:trHeight w:val="72"/>
        </w:trPr>
        <w:tc>
          <w:tcPr>
            <w:tcW w:w="5274" w:type="dxa"/>
            <w:tcBorders>
              <w:top w:val="double" w:sz="3" w:space="0" w:color="000000"/>
              <w:left w:val="nil"/>
              <w:bottom w:val="single" w:sz="3" w:space="0" w:color="000000"/>
              <w:right w:val="nil"/>
            </w:tcBorders>
          </w:tcPr>
          <w:p w14:paraId="3DE07B00"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67DB946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DD81DDC"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16FE6BD9" w14:textId="77777777" w:rsidR="006F58EA" w:rsidRPr="004F09C9" w:rsidRDefault="006F58EA">
            <w:pPr>
              <w:spacing w:after="160" w:line="259" w:lineRule="auto"/>
              <w:ind w:left="0" w:firstLine="0"/>
              <w:rPr>
                <w:color w:val="000000" w:themeColor="text1"/>
              </w:rPr>
            </w:pPr>
          </w:p>
        </w:tc>
      </w:tr>
      <w:tr w:rsidR="006F58EA" w:rsidRPr="004F09C9" w14:paraId="0698BB6A" w14:textId="77777777">
        <w:trPr>
          <w:trHeight w:val="297"/>
        </w:trPr>
        <w:tc>
          <w:tcPr>
            <w:tcW w:w="5274" w:type="dxa"/>
            <w:tcBorders>
              <w:top w:val="single" w:sz="3" w:space="0" w:color="000000"/>
              <w:left w:val="nil"/>
              <w:bottom w:val="single" w:sz="3" w:space="0" w:color="000000"/>
              <w:right w:val="nil"/>
            </w:tcBorders>
          </w:tcPr>
          <w:p w14:paraId="69C1F5EB"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51043188"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8ECFD3C"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26BB9D92" w14:textId="77777777" w:rsidR="006F58EA" w:rsidRPr="004F09C9" w:rsidRDefault="006F58EA">
            <w:pPr>
              <w:spacing w:after="160" w:line="259" w:lineRule="auto"/>
              <w:ind w:left="0" w:firstLine="0"/>
              <w:rPr>
                <w:color w:val="000000" w:themeColor="text1"/>
              </w:rPr>
            </w:pPr>
          </w:p>
        </w:tc>
      </w:tr>
      <w:tr w:rsidR="006F58EA" w:rsidRPr="004F09C9" w14:paraId="776CFFE0" w14:textId="77777777">
        <w:trPr>
          <w:trHeight w:val="328"/>
        </w:trPr>
        <w:tc>
          <w:tcPr>
            <w:tcW w:w="5274" w:type="dxa"/>
            <w:tcBorders>
              <w:top w:val="single" w:sz="3" w:space="0" w:color="000000"/>
              <w:left w:val="nil"/>
              <w:bottom w:val="nil"/>
              <w:right w:val="nil"/>
            </w:tcBorders>
          </w:tcPr>
          <w:p w14:paraId="2C5A8F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292DB7E4"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9F47015"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117CAFB2"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A27EB6D" w14:textId="77777777">
        <w:trPr>
          <w:trHeight w:val="395"/>
        </w:trPr>
        <w:tc>
          <w:tcPr>
            <w:tcW w:w="5274" w:type="dxa"/>
            <w:tcBorders>
              <w:top w:val="nil"/>
              <w:left w:val="nil"/>
              <w:bottom w:val="nil"/>
              <w:right w:val="nil"/>
            </w:tcBorders>
          </w:tcPr>
          <w:p w14:paraId="2BA127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07F598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09B5DC7"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33694FD2"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649A2B84" w14:textId="77777777">
        <w:trPr>
          <w:trHeight w:val="494"/>
        </w:trPr>
        <w:tc>
          <w:tcPr>
            <w:tcW w:w="5274" w:type="dxa"/>
            <w:tcBorders>
              <w:top w:val="nil"/>
              <w:left w:val="nil"/>
              <w:bottom w:val="double" w:sz="3" w:space="0" w:color="000000"/>
              <w:right w:val="nil"/>
            </w:tcBorders>
          </w:tcPr>
          <w:p w14:paraId="187FA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73511049"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07EAA7B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50303626"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7BCC376B" w14:textId="77777777">
        <w:trPr>
          <w:trHeight w:val="321"/>
        </w:trPr>
        <w:tc>
          <w:tcPr>
            <w:tcW w:w="5274" w:type="dxa"/>
            <w:tcBorders>
              <w:top w:val="double" w:sz="3" w:space="0" w:color="000000"/>
              <w:left w:val="nil"/>
              <w:bottom w:val="single" w:sz="3" w:space="0" w:color="000000"/>
              <w:right w:val="nil"/>
            </w:tcBorders>
          </w:tcPr>
          <w:p w14:paraId="09844D62"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339967B1"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F2BC8E5"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6DC6B9A1" w14:textId="77777777" w:rsidR="006F58EA" w:rsidRPr="004F09C9" w:rsidRDefault="006F58EA">
            <w:pPr>
              <w:spacing w:after="160" w:line="259" w:lineRule="auto"/>
              <w:ind w:left="0" w:firstLine="0"/>
              <w:rPr>
                <w:color w:val="000000" w:themeColor="text1"/>
              </w:rPr>
            </w:pPr>
          </w:p>
        </w:tc>
      </w:tr>
      <w:tr w:rsidR="006F58EA" w:rsidRPr="004F09C9" w14:paraId="004ED73E" w14:textId="77777777">
        <w:trPr>
          <w:trHeight w:val="328"/>
        </w:trPr>
        <w:tc>
          <w:tcPr>
            <w:tcW w:w="5274" w:type="dxa"/>
            <w:tcBorders>
              <w:top w:val="single" w:sz="3" w:space="0" w:color="000000"/>
              <w:left w:val="nil"/>
              <w:bottom w:val="nil"/>
              <w:right w:val="nil"/>
            </w:tcBorders>
          </w:tcPr>
          <w:p w14:paraId="6476ED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17A45F7"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0ADAE7E8"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0AFF5439"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14E11A3D" w14:textId="77777777">
        <w:trPr>
          <w:trHeight w:val="395"/>
        </w:trPr>
        <w:tc>
          <w:tcPr>
            <w:tcW w:w="5274" w:type="dxa"/>
            <w:tcBorders>
              <w:top w:val="nil"/>
              <w:left w:val="nil"/>
              <w:bottom w:val="nil"/>
              <w:right w:val="nil"/>
            </w:tcBorders>
          </w:tcPr>
          <w:p w14:paraId="6BA4126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1062F20F"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3EECD5E2"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ED60DEE"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7749F113" w14:textId="77777777">
        <w:trPr>
          <w:trHeight w:val="470"/>
        </w:trPr>
        <w:tc>
          <w:tcPr>
            <w:tcW w:w="5274" w:type="dxa"/>
            <w:tcBorders>
              <w:top w:val="nil"/>
              <w:left w:val="nil"/>
              <w:bottom w:val="single" w:sz="3" w:space="0" w:color="000000"/>
              <w:right w:val="nil"/>
            </w:tcBorders>
          </w:tcPr>
          <w:p w14:paraId="1AB841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29A8F281"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516BF735"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35F79CD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6AB24C7A" w14:textId="77777777" w:rsidR="00D27C9E" w:rsidRPr="004F09C9" w:rsidRDefault="00D27C9E">
      <w:pPr>
        <w:spacing w:line="259" w:lineRule="auto"/>
        <w:ind w:left="1076" w:right="90" w:hanging="1091"/>
        <w:rPr>
          <w:color w:val="000000" w:themeColor="text1"/>
        </w:rPr>
      </w:pPr>
    </w:p>
    <w:p w14:paraId="552CD7C9" w14:textId="77777777" w:rsidR="00D27C9E" w:rsidRPr="004F09C9" w:rsidRDefault="00D27C9E">
      <w:pPr>
        <w:spacing w:line="259" w:lineRule="auto"/>
        <w:ind w:left="1076" w:right="90" w:hanging="1091"/>
        <w:rPr>
          <w:color w:val="000000" w:themeColor="text1"/>
        </w:rPr>
      </w:pPr>
    </w:p>
    <w:p w14:paraId="345F1057" w14:textId="77777777" w:rsidR="00D27C9E" w:rsidRDefault="00D27C9E">
      <w:pPr>
        <w:spacing w:line="259" w:lineRule="auto"/>
        <w:ind w:left="1076" w:right="90" w:hanging="1091"/>
        <w:rPr>
          <w:ins w:id="216" w:author="Brown,James T" w:date="2019-02-10T17:35:00Z"/>
          <w:color w:val="000000" w:themeColor="text1"/>
        </w:rPr>
      </w:pPr>
    </w:p>
    <w:p w14:paraId="3E0296AC" w14:textId="77777777" w:rsidR="00C34FA8" w:rsidRDefault="00C34FA8">
      <w:pPr>
        <w:spacing w:line="259" w:lineRule="auto"/>
        <w:ind w:left="1076" w:right="90" w:hanging="1091"/>
        <w:rPr>
          <w:ins w:id="217" w:author="Brown,James T" w:date="2019-02-10T17:35:00Z"/>
          <w:color w:val="000000" w:themeColor="text1"/>
        </w:rPr>
      </w:pPr>
    </w:p>
    <w:p w14:paraId="045B1FC0" w14:textId="77777777" w:rsidR="00C34FA8" w:rsidRDefault="00C34FA8">
      <w:pPr>
        <w:spacing w:line="259" w:lineRule="auto"/>
        <w:ind w:left="1076" w:right="90" w:hanging="1091"/>
        <w:rPr>
          <w:ins w:id="218" w:author="Brown,James T" w:date="2019-02-10T17:35:00Z"/>
          <w:color w:val="000000" w:themeColor="text1"/>
        </w:rPr>
      </w:pPr>
    </w:p>
    <w:p w14:paraId="36DDC55E" w14:textId="77777777" w:rsidR="00C34FA8" w:rsidRDefault="00C34FA8">
      <w:pPr>
        <w:spacing w:line="259" w:lineRule="auto"/>
        <w:ind w:left="1076" w:right="90" w:hanging="1091"/>
        <w:rPr>
          <w:ins w:id="219" w:author="Brown,James T" w:date="2019-02-10T17:35:00Z"/>
          <w:color w:val="000000" w:themeColor="text1"/>
        </w:rPr>
      </w:pPr>
    </w:p>
    <w:p w14:paraId="74E97EF6" w14:textId="77777777" w:rsidR="00C34FA8" w:rsidRPr="004F09C9" w:rsidRDefault="00C34FA8">
      <w:pPr>
        <w:spacing w:line="259" w:lineRule="auto"/>
        <w:ind w:left="1076" w:right="90" w:hanging="1091"/>
        <w:rPr>
          <w:color w:val="000000" w:themeColor="text1"/>
        </w:rPr>
      </w:pPr>
    </w:p>
    <w:p w14:paraId="3CB89F13" w14:textId="77777777" w:rsidR="00D27C9E" w:rsidRPr="004F09C9" w:rsidRDefault="00D27C9E">
      <w:pPr>
        <w:spacing w:line="259" w:lineRule="auto"/>
        <w:ind w:left="1076" w:right="90" w:hanging="1091"/>
        <w:rPr>
          <w:color w:val="000000" w:themeColor="text1"/>
        </w:rPr>
      </w:pPr>
    </w:p>
    <w:p w14:paraId="11BB718C" w14:textId="77777777" w:rsidR="00D27C9E" w:rsidRPr="004F09C9" w:rsidRDefault="00D27C9E">
      <w:pPr>
        <w:spacing w:line="259" w:lineRule="auto"/>
        <w:ind w:left="1076" w:right="90" w:hanging="1091"/>
        <w:rPr>
          <w:color w:val="000000" w:themeColor="text1"/>
        </w:rPr>
      </w:pPr>
    </w:p>
    <w:p w14:paraId="5EFFD2F0" w14:textId="77777777" w:rsidR="00D27C9E" w:rsidRPr="004F09C9" w:rsidRDefault="00D27C9E">
      <w:pPr>
        <w:spacing w:line="259" w:lineRule="auto"/>
        <w:ind w:left="1076" w:right="90" w:hanging="1091"/>
        <w:rPr>
          <w:color w:val="000000" w:themeColor="text1"/>
        </w:rPr>
      </w:pPr>
    </w:p>
    <w:p w14:paraId="174C1B2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20"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093E640B" w14:textId="77777777">
        <w:trPr>
          <w:trHeight w:val="398"/>
        </w:trPr>
        <w:tc>
          <w:tcPr>
            <w:tcW w:w="5274" w:type="dxa"/>
            <w:tcBorders>
              <w:top w:val="double" w:sz="3" w:space="0" w:color="000000"/>
              <w:left w:val="nil"/>
              <w:bottom w:val="double" w:sz="3" w:space="0" w:color="000000"/>
              <w:right w:val="nil"/>
            </w:tcBorders>
          </w:tcPr>
          <w:p w14:paraId="5DBB6CF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4FC426"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6124DB24"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DF7DF4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A3D17E5" w14:textId="77777777">
        <w:trPr>
          <w:trHeight w:val="321"/>
        </w:trPr>
        <w:tc>
          <w:tcPr>
            <w:tcW w:w="5274" w:type="dxa"/>
            <w:tcBorders>
              <w:top w:val="double" w:sz="3" w:space="0" w:color="000000"/>
              <w:left w:val="nil"/>
              <w:bottom w:val="single" w:sz="3" w:space="0" w:color="000000"/>
              <w:right w:val="nil"/>
            </w:tcBorders>
          </w:tcPr>
          <w:p w14:paraId="3990B005"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7EBD883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820262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464CDEF" w14:textId="77777777" w:rsidR="006F58EA" w:rsidRPr="004F09C9" w:rsidRDefault="006F58EA">
            <w:pPr>
              <w:spacing w:after="160" w:line="259" w:lineRule="auto"/>
              <w:ind w:left="0" w:firstLine="0"/>
              <w:rPr>
                <w:color w:val="000000" w:themeColor="text1"/>
              </w:rPr>
            </w:pPr>
          </w:p>
        </w:tc>
      </w:tr>
      <w:tr w:rsidR="006F58EA" w:rsidRPr="004F09C9" w14:paraId="72481947" w14:textId="77777777">
        <w:trPr>
          <w:trHeight w:val="340"/>
        </w:trPr>
        <w:tc>
          <w:tcPr>
            <w:tcW w:w="5274" w:type="dxa"/>
            <w:tcBorders>
              <w:top w:val="single" w:sz="3" w:space="0" w:color="000000"/>
              <w:left w:val="nil"/>
              <w:bottom w:val="nil"/>
              <w:right w:val="nil"/>
            </w:tcBorders>
          </w:tcPr>
          <w:p w14:paraId="14CAB6B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FD11E97"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548F6DF5"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1D7A2773"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CACE9AD" w14:textId="77777777">
        <w:trPr>
          <w:trHeight w:val="384"/>
        </w:trPr>
        <w:tc>
          <w:tcPr>
            <w:tcW w:w="5274" w:type="dxa"/>
            <w:tcBorders>
              <w:top w:val="nil"/>
              <w:left w:val="nil"/>
              <w:bottom w:val="nil"/>
              <w:right w:val="nil"/>
            </w:tcBorders>
          </w:tcPr>
          <w:p w14:paraId="52FEA2F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0DBEC669"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6ACE541A"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087D5EDD"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1DE16620" w14:textId="77777777">
        <w:trPr>
          <w:trHeight w:val="395"/>
        </w:trPr>
        <w:tc>
          <w:tcPr>
            <w:tcW w:w="5274" w:type="dxa"/>
            <w:tcBorders>
              <w:top w:val="nil"/>
              <w:left w:val="nil"/>
              <w:bottom w:val="nil"/>
              <w:right w:val="nil"/>
            </w:tcBorders>
          </w:tcPr>
          <w:p w14:paraId="208D5DD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A554888"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64CC8449"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14FBE08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35D5B134" w14:textId="77777777">
        <w:trPr>
          <w:trHeight w:val="494"/>
        </w:trPr>
        <w:tc>
          <w:tcPr>
            <w:tcW w:w="5274" w:type="dxa"/>
            <w:tcBorders>
              <w:top w:val="nil"/>
              <w:left w:val="nil"/>
              <w:bottom w:val="double" w:sz="3" w:space="0" w:color="000000"/>
              <w:right w:val="nil"/>
            </w:tcBorders>
          </w:tcPr>
          <w:p w14:paraId="6B178D4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92AFDD"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3715C11"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EE5ED8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773F82E9" w14:textId="77777777">
        <w:trPr>
          <w:trHeight w:val="321"/>
        </w:trPr>
        <w:tc>
          <w:tcPr>
            <w:tcW w:w="5274" w:type="dxa"/>
            <w:tcBorders>
              <w:top w:val="double" w:sz="3" w:space="0" w:color="000000"/>
              <w:left w:val="nil"/>
              <w:bottom w:val="single" w:sz="3" w:space="0" w:color="000000"/>
              <w:right w:val="nil"/>
            </w:tcBorders>
          </w:tcPr>
          <w:p w14:paraId="61FBDFF8"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16CC234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30715F9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86DCC33" w14:textId="77777777" w:rsidR="006F58EA" w:rsidRPr="004F09C9" w:rsidRDefault="006F58EA">
            <w:pPr>
              <w:spacing w:after="160" w:line="259" w:lineRule="auto"/>
              <w:ind w:left="0" w:firstLine="0"/>
              <w:rPr>
                <w:color w:val="000000" w:themeColor="text1"/>
              </w:rPr>
            </w:pPr>
          </w:p>
        </w:tc>
      </w:tr>
      <w:tr w:rsidR="006F58EA" w:rsidRPr="004F09C9" w14:paraId="40C36897" w14:textId="77777777">
        <w:trPr>
          <w:trHeight w:val="328"/>
        </w:trPr>
        <w:tc>
          <w:tcPr>
            <w:tcW w:w="5274" w:type="dxa"/>
            <w:tcBorders>
              <w:top w:val="single" w:sz="3" w:space="0" w:color="000000"/>
              <w:left w:val="nil"/>
              <w:bottom w:val="nil"/>
              <w:right w:val="nil"/>
            </w:tcBorders>
          </w:tcPr>
          <w:p w14:paraId="5A8E224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9C6AEF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6337FD6"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30BC3ED6"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720C2B2C" w14:textId="77777777">
        <w:trPr>
          <w:trHeight w:val="395"/>
        </w:trPr>
        <w:tc>
          <w:tcPr>
            <w:tcW w:w="5274" w:type="dxa"/>
            <w:tcBorders>
              <w:top w:val="nil"/>
              <w:left w:val="nil"/>
              <w:bottom w:val="nil"/>
              <w:right w:val="nil"/>
            </w:tcBorders>
          </w:tcPr>
          <w:p w14:paraId="23904252"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704D18FB"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8C4432D"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C52080F"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159755E6" w14:textId="77777777">
        <w:trPr>
          <w:trHeight w:val="494"/>
        </w:trPr>
        <w:tc>
          <w:tcPr>
            <w:tcW w:w="5274" w:type="dxa"/>
            <w:tcBorders>
              <w:top w:val="nil"/>
              <w:left w:val="nil"/>
              <w:bottom w:val="double" w:sz="3" w:space="0" w:color="000000"/>
              <w:right w:val="nil"/>
            </w:tcBorders>
          </w:tcPr>
          <w:p w14:paraId="57E11D6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72322AAB"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099BE70C"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CFB73D4"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221669AF" w14:textId="77777777">
        <w:trPr>
          <w:trHeight w:val="321"/>
        </w:trPr>
        <w:tc>
          <w:tcPr>
            <w:tcW w:w="5274" w:type="dxa"/>
            <w:tcBorders>
              <w:top w:val="double" w:sz="3" w:space="0" w:color="000000"/>
              <w:left w:val="nil"/>
              <w:bottom w:val="single" w:sz="3" w:space="0" w:color="000000"/>
              <w:right w:val="nil"/>
            </w:tcBorders>
          </w:tcPr>
          <w:p w14:paraId="69C70FC6"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14B51A1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2B795B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7F661E5" w14:textId="77777777" w:rsidR="006F58EA" w:rsidRPr="004F09C9" w:rsidRDefault="006F58EA">
            <w:pPr>
              <w:spacing w:after="160" w:line="259" w:lineRule="auto"/>
              <w:ind w:left="0" w:firstLine="0"/>
              <w:rPr>
                <w:color w:val="000000" w:themeColor="text1"/>
              </w:rPr>
            </w:pPr>
          </w:p>
        </w:tc>
      </w:tr>
      <w:tr w:rsidR="006F58EA" w:rsidRPr="004F09C9" w14:paraId="499C2AA2" w14:textId="77777777">
        <w:trPr>
          <w:trHeight w:val="340"/>
        </w:trPr>
        <w:tc>
          <w:tcPr>
            <w:tcW w:w="5274" w:type="dxa"/>
            <w:tcBorders>
              <w:top w:val="single" w:sz="3" w:space="0" w:color="000000"/>
              <w:left w:val="nil"/>
              <w:bottom w:val="nil"/>
              <w:right w:val="nil"/>
            </w:tcBorders>
          </w:tcPr>
          <w:p w14:paraId="50E120B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7B1B50B"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277B64A7"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43D12599"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536A33" w14:textId="77777777">
        <w:trPr>
          <w:trHeight w:val="395"/>
        </w:trPr>
        <w:tc>
          <w:tcPr>
            <w:tcW w:w="5274" w:type="dxa"/>
            <w:tcBorders>
              <w:top w:val="nil"/>
              <w:left w:val="nil"/>
              <w:bottom w:val="nil"/>
              <w:right w:val="nil"/>
            </w:tcBorders>
          </w:tcPr>
          <w:p w14:paraId="071C70B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91C79C9"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04791068"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337706FA"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61C94A34" w14:textId="77777777">
        <w:trPr>
          <w:trHeight w:val="458"/>
        </w:trPr>
        <w:tc>
          <w:tcPr>
            <w:tcW w:w="5274" w:type="dxa"/>
            <w:tcBorders>
              <w:top w:val="nil"/>
              <w:left w:val="nil"/>
              <w:bottom w:val="single" w:sz="3" w:space="0" w:color="000000"/>
              <w:right w:val="nil"/>
            </w:tcBorders>
          </w:tcPr>
          <w:p w14:paraId="331E2E6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27E5D87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7AF156B"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52D573D3"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0230A3F5" w14:textId="77777777" w:rsidR="00D27C9E" w:rsidRPr="004F09C9" w:rsidRDefault="00D27C9E">
      <w:pPr>
        <w:spacing w:after="174" w:line="259" w:lineRule="auto"/>
        <w:ind w:right="80"/>
        <w:jc w:val="center"/>
        <w:rPr>
          <w:color w:val="000000" w:themeColor="text1"/>
        </w:rPr>
      </w:pPr>
    </w:p>
    <w:p w14:paraId="1F0E932C" w14:textId="77777777" w:rsidR="00D27C9E" w:rsidRPr="004F09C9" w:rsidRDefault="00D27C9E">
      <w:pPr>
        <w:spacing w:after="174" w:line="259" w:lineRule="auto"/>
        <w:ind w:right="80"/>
        <w:jc w:val="center"/>
        <w:rPr>
          <w:color w:val="000000" w:themeColor="text1"/>
        </w:rPr>
      </w:pPr>
    </w:p>
    <w:p w14:paraId="0D30B610" w14:textId="77777777" w:rsidR="00D27C9E" w:rsidRPr="004F09C9" w:rsidRDefault="00D27C9E">
      <w:pPr>
        <w:spacing w:after="174" w:line="259" w:lineRule="auto"/>
        <w:ind w:right="80"/>
        <w:jc w:val="center"/>
        <w:rPr>
          <w:color w:val="000000" w:themeColor="text1"/>
        </w:rPr>
      </w:pPr>
    </w:p>
    <w:p w14:paraId="20C53B56" w14:textId="77777777" w:rsidR="00D27C9E" w:rsidRDefault="00D27C9E">
      <w:pPr>
        <w:spacing w:after="174" w:line="259" w:lineRule="auto"/>
        <w:ind w:right="80"/>
        <w:jc w:val="center"/>
        <w:rPr>
          <w:ins w:id="221" w:author="Brown,James T" w:date="2019-02-10T17:35:00Z"/>
          <w:color w:val="000000" w:themeColor="text1"/>
        </w:rPr>
      </w:pPr>
    </w:p>
    <w:p w14:paraId="49821C92" w14:textId="77777777" w:rsidR="00C34FA8" w:rsidRDefault="00C34FA8">
      <w:pPr>
        <w:spacing w:after="174" w:line="259" w:lineRule="auto"/>
        <w:ind w:right="80"/>
        <w:jc w:val="center"/>
        <w:rPr>
          <w:ins w:id="222" w:author="Brown,James T" w:date="2019-02-10T17:35:00Z"/>
          <w:color w:val="000000" w:themeColor="text1"/>
        </w:rPr>
      </w:pPr>
    </w:p>
    <w:p w14:paraId="1F8EEE13" w14:textId="77777777" w:rsidR="00C34FA8" w:rsidRDefault="00C34FA8">
      <w:pPr>
        <w:spacing w:after="174" w:line="259" w:lineRule="auto"/>
        <w:ind w:right="80"/>
        <w:jc w:val="center"/>
        <w:rPr>
          <w:ins w:id="223" w:author="Brown,James T" w:date="2019-02-10T17:35:00Z"/>
          <w:color w:val="000000" w:themeColor="text1"/>
        </w:rPr>
      </w:pPr>
    </w:p>
    <w:p w14:paraId="49500AFF" w14:textId="77777777" w:rsidR="00C34FA8" w:rsidRDefault="00C34FA8">
      <w:pPr>
        <w:spacing w:after="174" w:line="259" w:lineRule="auto"/>
        <w:ind w:right="80"/>
        <w:jc w:val="center"/>
        <w:rPr>
          <w:ins w:id="224" w:author="Brown,James T" w:date="2019-02-10T17:35:00Z"/>
          <w:color w:val="000000" w:themeColor="text1"/>
        </w:rPr>
      </w:pPr>
    </w:p>
    <w:p w14:paraId="1EC2A60A" w14:textId="77777777" w:rsidR="00C34FA8" w:rsidRDefault="00C34FA8">
      <w:pPr>
        <w:spacing w:after="174" w:line="259" w:lineRule="auto"/>
        <w:ind w:right="80"/>
        <w:jc w:val="center"/>
        <w:rPr>
          <w:ins w:id="225" w:author="Brown,James T" w:date="2019-02-10T17:35:00Z"/>
          <w:color w:val="000000" w:themeColor="text1"/>
        </w:rPr>
      </w:pPr>
    </w:p>
    <w:p w14:paraId="2C689976" w14:textId="77777777" w:rsidR="00C34FA8" w:rsidRDefault="00C34FA8">
      <w:pPr>
        <w:spacing w:after="174" w:line="259" w:lineRule="auto"/>
        <w:ind w:right="80"/>
        <w:jc w:val="center"/>
        <w:rPr>
          <w:ins w:id="226" w:author="Brown,James T" w:date="2019-02-10T17:35:00Z"/>
          <w:color w:val="000000" w:themeColor="text1"/>
        </w:rPr>
      </w:pPr>
    </w:p>
    <w:p w14:paraId="43D416D0" w14:textId="77777777" w:rsidR="00C34FA8" w:rsidRDefault="00C34FA8">
      <w:pPr>
        <w:spacing w:after="174" w:line="259" w:lineRule="auto"/>
        <w:ind w:right="80"/>
        <w:jc w:val="center"/>
        <w:rPr>
          <w:ins w:id="227" w:author="Brown,James T" w:date="2019-02-10T17:35:00Z"/>
          <w:color w:val="000000" w:themeColor="text1"/>
        </w:rPr>
      </w:pPr>
    </w:p>
    <w:p w14:paraId="3A7C0653" w14:textId="77777777" w:rsidR="00C34FA8" w:rsidRDefault="00C34FA8">
      <w:pPr>
        <w:spacing w:after="174" w:line="259" w:lineRule="auto"/>
        <w:ind w:right="80"/>
        <w:jc w:val="center"/>
        <w:rPr>
          <w:ins w:id="228" w:author="Brown,James T" w:date="2019-02-10T17:35:00Z"/>
          <w:color w:val="000000" w:themeColor="text1"/>
        </w:rPr>
      </w:pPr>
    </w:p>
    <w:p w14:paraId="430B730C" w14:textId="77777777" w:rsidR="00C34FA8" w:rsidRPr="004F09C9" w:rsidRDefault="00C34FA8">
      <w:pPr>
        <w:spacing w:after="174" w:line="259" w:lineRule="auto"/>
        <w:ind w:right="80"/>
        <w:jc w:val="center"/>
        <w:rPr>
          <w:color w:val="000000" w:themeColor="text1"/>
        </w:rPr>
      </w:pPr>
    </w:p>
    <w:p w14:paraId="2949657C"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FC6FC84"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Wellso.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0FD2562F"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1340F0D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3D651312"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r w:rsidRPr="001B2751">
        <w:rPr>
          <w:i/>
          <w:color w:val="000000" w:themeColor="text1"/>
        </w:rPr>
        <w:t>Pyrausta nubilalis</w:t>
      </w:r>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699969A3"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3D7672B9"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41BFB40" w14:textId="77777777" w:rsidR="00E872D5" w:rsidRPr="004F09C9" w:rsidRDefault="00E872D5" w:rsidP="001B2751">
      <w:pPr>
        <w:spacing w:line="403" w:lineRule="auto"/>
        <w:ind w:left="187" w:right="86" w:hanging="187"/>
        <w:rPr>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40828A2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AFA29EB" w14:textId="77777777" w:rsidR="00EF16C4" w:rsidRPr="004F09C9" w:rsidRDefault="00E872D5" w:rsidP="001B2751">
      <w:pPr>
        <w:spacing w:line="403" w:lineRule="auto"/>
        <w:ind w:left="187" w:right="86" w:hanging="187"/>
        <w:rPr>
          <w:color w:val="000000" w:themeColor="text1"/>
        </w:rPr>
      </w:pPr>
      <w:r w:rsidRPr="004F09C9">
        <w:rPr>
          <w:color w:val="000000" w:themeColor="text1"/>
        </w:rPr>
        <w:t>Chown,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1A2707F9"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666988A3" w14:textId="77777777" w:rsidR="00EF16C4" w:rsidRDefault="00E872D5" w:rsidP="001B2751">
      <w:pPr>
        <w:spacing w:line="403" w:lineRule="auto"/>
        <w:ind w:left="187" w:right="86" w:hanging="187"/>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79ABC35B"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4D727AB6"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3BDA6D50"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 xml:space="preserve">total </w:t>
      </w:r>
      <w:proofErr w:type="spellStart"/>
      <w:r w:rsidRPr="00C66D59">
        <w:rPr>
          <w:color w:val="000000" w:themeColor="text1"/>
        </w:rPr>
        <w:t>lipides</w:t>
      </w:r>
      <w:proofErr w:type="spellEnd"/>
      <w:r w:rsidRPr="00C66D59">
        <w:rPr>
          <w:color w:val="000000" w:themeColor="text1"/>
        </w:rPr>
        <w:t xml:space="preserve">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45A05DB2"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34374204"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46EC70D0" w14:textId="77777777" w:rsidR="0058403E" w:rsidRDefault="00E872D5" w:rsidP="001B2751">
      <w:pPr>
        <w:spacing w:line="403" w:lineRule="auto"/>
        <w:ind w:left="187" w:right="86" w:hanging="187"/>
        <w:rPr>
          <w:color w:val="000000" w:themeColor="text1"/>
        </w:rPr>
      </w:pPr>
      <w:r w:rsidRPr="004F09C9">
        <w:rPr>
          <w:color w:val="000000" w:themeColor="text1"/>
        </w:rPr>
        <w:t>Gomi, T., M. Nagasaka, T. Fukuda, and H. Hagihara.</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77B0C1D6"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53092C9F"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2201AF99" w14:textId="77777777" w:rsidR="00AC10D3" w:rsidRPr="004F09C9" w:rsidRDefault="00E872D5" w:rsidP="001B2751">
      <w:pPr>
        <w:spacing w:line="403" w:lineRule="auto"/>
        <w:ind w:left="187" w:right="86" w:hanging="187"/>
        <w:rPr>
          <w:color w:val="000000" w:themeColor="text1"/>
        </w:rPr>
      </w:pPr>
      <w:r w:rsidRPr="004F09C9">
        <w:rPr>
          <w:color w:val="000000" w:themeColor="text1"/>
        </w:rPr>
        <w:t>Hyde, J., M. A. Martin, P. V. Preckel,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35BA4046"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4540800A"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67CEBD4"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117008F2"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1213F918" w14:textId="77777777" w:rsidR="00313940" w:rsidRPr="004F09C9" w:rsidRDefault="00E872D5" w:rsidP="001B2751">
      <w:pPr>
        <w:spacing w:line="403" w:lineRule="auto"/>
        <w:ind w:left="187" w:right="86" w:hanging="187"/>
        <w:rPr>
          <w:color w:val="000000" w:themeColor="text1"/>
        </w:rPr>
      </w:pPr>
      <w:r w:rsidRPr="004F09C9">
        <w:rPr>
          <w:color w:val="000000" w:themeColor="text1"/>
        </w:rPr>
        <w:t>Lassance, J., A. T. Groot, M. A. Liénard, B. Antony, C. Borgwardt, F. Andersson, E</w:t>
      </w:r>
      <w:r w:rsidR="00697C07">
        <w:rPr>
          <w:color w:val="000000" w:themeColor="text1"/>
        </w:rPr>
        <w:t xml:space="preserve">. </w:t>
      </w:r>
      <w:r w:rsidRPr="004F09C9">
        <w:rPr>
          <w:color w:val="000000" w:themeColor="text1"/>
        </w:rPr>
        <w:t>Hedenström, D. G. Heckel, and C. Löfstedt.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2347C4A5"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134FA6E4"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r w:rsidR="00697C07">
        <w:rPr>
          <w:color w:val="000000" w:themeColor="text1"/>
        </w:rPr>
        <w:t>b</w:t>
      </w:r>
      <w:r w:rsidRPr="004F09C9">
        <w:rPr>
          <w:color w:val="000000" w:themeColor="text1"/>
        </w:rPr>
        <w:t>iological</w:t>
      </w:r>
      <w:r w:rsidR="00BC2E50">
        <w:rPr>
          <w:color w:val="000000" w:themeColor="text1"/>
        </w:rPr>
        <w:t xml:space="preserve"> </w:t>
      </w:r>
      <w:r w:rsidR="00697C07">
        <w:rPr>
          <w:color w:val="000000" w:themeColor="text1"/>
        </w:rPr>
        <w:t>b</w:t>
      </w:r>
      <w:r w:rsidRPr="004F09C9">
        <w:rPr>
          <w:color w:val="000000" w:themeColor="text1"/>
        </w:rPr>
        <w:t>ulletin 124:84</w:t>
      </w:r>
      <w:r w:rsidR="00E26727">
        <w:rPr>
          <w:color w:val="000000" w:themeColor="text1"/>
        </w:rPr>
        <w:t>-</w:t>
      </w:r>
      <w:r w:rsidRPr="004F09C9">
        <w:rPr>
          <w:color w:val="000000" w:themeColor="text1"/>
        </w:rPr>
        <w:t>96.</w:t>
      </w:r>
    </w:p>
    <w:p w14:paraId="71C22E19"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416F7AE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genus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6CCAD9A4"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3D0C4DBB"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1C0EE12B"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p>
    <w:p w14:paraId="01E0E71F"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Nature 399:579</w:t>
      </w:r>
      <w:r w:rsidR="00E26727">
        <w:rPr>
          <w:color w:val="000000" w:themeColor="text1"/>
        </w:rPr>
        <w:t>-</w:t>
      </w:r>
      <w:r w:rsidRPr="004F09C9">
        <w:rPr>
          <w:color w:val="000000" w:themeColor="text1"/>
        </w:rPr>
        <w:t>583.</w:t>
      </w:r>
    </w:p>
    <w:p w14:paraId="2C0F4217"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60673E2E" w14:textId="77777777" w:rsidR="00E872D5" w:rsidRPr="004F09C9" w:rsidRDefault="00E872D5" w:rsidP="001B2751">
      <w:pPr>
        <w:spacing w:line="403" w:lineRule="auto"/>
        <w:ind w:left="187" w:right="86" w:hanging="187"/>
        <w:rPr>
          <w:color w:val="000000" w:themeColor="text1"/>
        </w:rPr>
      </w:pPr>
      <w:r w:rsidRPr="004F09C9">
        <w:rPr>
          <w:color w:val="000000" w:themeColor="text1"/>
        </w:rPr>
        <w:t>Regier, J. C., C. Mitter, M. A. Solis, J. E. Hayden, B. Landry, M. Nuss, T. J. Simonsen, S. H.</w:t>
      </w:r>
      <w:r w:rsidR="00BC2E50">
        <w:rPr>
          <w:color w:val="000000" w:themeColor="text1"/>
        </w:rPr>
        <w:t xml:space="preserve"> </w:t>
      </w:r>
      <w:r w:rsidRPr="004F09C9">
        <w:rPr>
          <w:color w:val="000000" w:themeColor="text1"/>
        </w:rPr>
        <w:t xml:space="preserve">Yen, A. Zwick, and M. P. Cummings. 2012. A molecular phylogeny for the </w:t>
      </w:r>
      <w:r w:rsidR="00697C07">
        <w:rPr>
          <w:color w:val="000000" w:themeColor="text1"/>
        </w:rPr>
        <w:t>p</w:t>
      </w:r>
      <w:r w:rsidRPr="004F09C9">
        <w:rPr>
          <w:color w:val="000000" w:themeColor="text1"/>
        </w:rPr>
        <w:t>yraloid moths</w:t>
      </w:r>
      <w:r w:rsidR="00BC2E50">
        <w:rPr>
          <w:color w:val="000000" w:themeColor="text1"/>
        </w:rPr>
        <w:t xml:space="preserve"> </w:t>
      </w:r>
      <w:r w:rsidRPr="004F09C9">
        <w:rPr>
          <w:color w:val="000000" w:themeColor="text1"/>
        </w:rPr>
        <w:t>(Lepidoptera: Pyraloidea) and its implications for higher-level classification. Systematic Entomology 37:635</w:t>
      </w:r>
      <w:r w:rsidR="00E26727">
        <w:rPr>
          <w:color w:val="000000" w:themeColor="text1"/>
        </w:rPr>
        <w:t>-</w:t>
      </w:r>
      <w:r w:rsidRPr="004F09C9">
        <w:rPr>
          <w:color w:val="000000" w:themeColor="text1"/>
        </w:rPr>
        <w:t>656.</w:t>
      </w:r>
    </w:p>
    <w:p w14:paraId="73C942AD" w14:textId="77777777" w:rsidR="00E872D5" w:rsidRPr="004F09C9" w:rsidRDefault="00E872D5" w:rsidP="001B2751">
      <w:pPr>
        <w:spacing w:line="403" w:lineRule="auto"/>
        <w:ind w:left="187" w:right="86" w:hanging="187"/>
        <w:rPr>
          <w:color w:val="000000" w:themeColor="text1"/>
        </w:rPr>
      </w:pPr>
      <w:r w:rsidRPr="004F09C9">
        <w:rPr>
          <w:color w:val="000000" w:themeColor="text1"/>
        </w:rPr>
        <w:t>Roelofs, W. L., J. W. Du, X. H. Tang, P. S. Robbins, and C. J. Eckenrode.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0B0FCA22" w14:textId="77777777" w:rsidR="0094291C" w:rsidRDefault="00E872D5" w:rsidP="001B2751">
      <w:pPr>
        <w:spacing w:line="403" w:lineRule="auto"/>
        <w:ind w:left="187" w:right="86" w:hanging="187"/>
        <w:rPr>
          <w:color w:val="000000" w:themeColor="text1"/>
        </w:rPr>
      </w:pPr>
      <w:r w:rsidRPr="004F09C9">
        <w:rPr>
          <w:color w:val="000000" w:themeColor="text1"/>
        </w:rPr>
        <w:t>Sakurai, S., M. Kaya, and S. Satake.</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ecdysteroid titer and ecdysteroid-dependent developmental events in the last-larval stadium of the silkworm, </w:t>
      </w:r>
      <w:r w:rsidRPr="00B71FB5">
        <w:rPr>
          <w:i/>
          <w:color w:val="000000" w:themeColor="text1"/>
        </w:rPr>
        <w:t>Bombyx mori</w:t>
      </w:r>
      <w:r w:rsidRPr="004F09C9">
        <w:rPr>
          <w:color w:val="000000" w:themeColor="text1"/>
        </w:rPr>
        <w:t>: Role of low ecdysteroid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7CA2163"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step the diapause programme.</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206FC528"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7AEB6279"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332DBF15"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7D085DAB"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4FE6F8B" w14:textId="77777777" w:rsidR="00E872D5" w:rsidRPr="004F09C9" w:rsidRDefault="00E872D5" w:rsidP="001B2751">
      <w:pPr>
        <w:spacing w:line="403" w:lineRule="auto"/>
        <w:ind w:left="187" w:right="86" w:hanging="187"/>
        <w:rPr>
          <w:color w:val="000000" w:themeColor="text1"/>
        </w:rPr>
      </w:pPr>
      <w:bookmarkStart w:id="229" w:name="_Hlk855380"/>
      <w:r w:rsidRPr="004F09C9">
        <w:rPr>
          <w:color w:val="000000" w:themeColor="text1"/>
        </w:rPr>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29"/>
    <w:p w14:paraId="7009FC3D" w14:textId="77777777" w:rsidR="00E872D5"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4A1E9AB5"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321F6FC"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190CE43C" w14:textId="77777777" w:rsidR="00E872D5" w:rsidRPr="004F09C9" w:rsidRDefault="00E872D5" w:rsidP="001B2751">
      <w:pPr>
        <w:spacing w:line="403" w:lineRule="auto"/>
        <w:ind w:left="187" w:right="86" w:hanging="187"/>
        <w:rPr>
          <w:color w:val="000000" w:themeColor="text1"/>
        </w:rPr>
      </w:pPr>
      <w:bookmarkStart w:id="230" w:name="_Hlk855342"/>
      <w:r w:rsidRPr="004F09C9">
        <w:rPr>
          <w:color w:val="000000" w:themeColor="text1"/>
        </w:rPr>
        <w:t xml:space="preserve">Williams, C. M., K. E. Marshall, H. A. MacMillan, J. D. Dzurisin, J. J. Hellmann, and B. J. Sinclair. 2012. Thermal variability increases the impact of autumnal warming and drives metabolic depression in an overwintering butterfly. PLoS ONE </w:t>
      </w:r>
      <w:proofErr w:type="gramStart"/>
      <w:r w:rsidRPr="004F09C9">
        <w:rPr>
          <w:color w:val="000000" w:themeColor="text1"/>
        </w:rPr>
        <w:t>7:e</w:t>
      </w:r>
      <w:proofErr w:type="gramEnd"/>
      <w:r w:rsidRPr="004F09C9">
        <w:rPr>
          <w:color w:val="000000" w:themeColor="text1"/>
        </w:rPr>
        <w:t>34470.</w:t>
      </w:r>
    </w:p>
    <w:p w14:paraId="1E9C9E9A"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797D3463"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30"/>
    </w:p>
    <w:p w14:paraId="534FADE1" w14:textId="77777777" w:rsidR="00D27C9E" w:rsidRPr="004F09C9" w:rsidRDefault="00D27C9E">
      <w:pPr>
        <w:spacing w:line="259" w:lineRule="auto"/>
        <w:ind w:left="244" w:right="90"/>
        <w:rPr>
          <w:color w:val="000000" w:themeColor="text1"/>
        </w:rPr>
      </w:pPr>
    </w:p>
    <w:p w14:paraId="32CE6A94" w14:textId="77777777" w:rsidR="00D27C9E" w:rsidRPr="004F09C9" w:rsidRDefault="00D27C9E">
      <w:pPr>
        <w:spacing w:line="259" w:lineRule="auto"/>
        <w:ind w:left="244" w:right="90"/>
        <w:rPr>
          <w:color w:val="000000" w:themeColor="text1"/>
        </w:rPr>
      </w:pPr>
    </w:p>
    <w:p w14:paraId="33DB8170" w14:textId="77777777" w:rsidR="00D27C9E" w:rsidRPr="004F09C9" w:rsidRDefault="00D27C9E">
      <w:pPr>
        <w:spacing w:line="259" w:lineRule="auto"/>
        <w:ind w:left="244" w:right="90"/>
        <w:rPr>
          <w:color w:val="000000" w:themeColor="text1"/>
        </w:rPr>
      </w:pPr>
    </w:p>
    <w:p w14:paraId="07017F15" w14:textId="77777777" w:rsidR="00D27C9E" w:rsidRPr="004F09C9" w:rsidRDefault="00D27C9E">
      <w:pPr>
        <w:spacing w:line="259" w:lineRule="auto"/>
        <w:ind w:left="244" w:right="90"/>
        <w:rPr>
          <w:color w:val="000000" w:themeColor="text1"/>
        </w:rPr>
      </w:pPr>
    </w:p>
    <w:p w14:paraId="5F74F07D" w14:textId="77777777" w:rsidR="00D27C9E" w:rsidRPr="004F09C9" w:rsidRDefault="00D27C9E">
      <w:pPr>
        <w:spacing w:line="259" w:lineRule="auto"/>
        <w:ind w:left="244" w:right="90"/>
        <w:rPr>
          <w:color w:val="000000" w:themeColor="text1"/>
        </w:rPr>
      </w:pPr>
    </w:p>
    <w:p w14:paraId="243ADD87" w14:textId="77777777" w:rsidR="00D27C9E" w:rsidRPr="004F09C9" w:rsidRDefault="00D27C9E">
      <w:pPr>
        <w:spacing w:line="259" w:lineRule="auto"/>
        <w:ind w:left="244" w:right="90"/>
        <w:rPr>
          <w:color w:val="000000" w:themeColor="text1"/>
        </w:rPr>
      </w:pPr>
    </w:p>
    <w:p w14:paraId="01515006" w14:textId="77777777" w:rsidR="00D27C9E" w:rsidRPr="004F09C9" w:rsidRDefault="00D27C9E">
      <w:pPr>
        <w:spacing w:line="259" w:lineRule="auto"/>
        <w:ind w:left="244" w:right="90"/>
        <w:rPr>
          <w:color w:val="000000" w:themeColor="text1"/>
        </w:rPr>
      </w:pPr>
    </w:p>
    <w:p w14:paraId="2777B0B3" w14:textId="77777777" w:rsidR="00D27C9E" w:rsidRPr="004F09C9" w:rsidRDefault="00D27C9E">
      <w:pPr>
        <w:spacing w:line="259" w:lineRule="auto"/>
        <w:ind w:left="244" w:right="90"/>
        <w:rPr>
          <w:color w:val="000000" w:themeColor="text1"/>
        </w:rPr>
      </w:pPr>
    </w:p>
    <w:p w14:paraId="35C2978C" w14:textId="77777777" w:rsidR="00D27C9E" w:rsidRDefault="00D27C9E">
      <w:pPr>
        <w:spacing w:line="259" w:lineRule="auto"/>
        <w:ind w:left="244" w:right="90"/>
        <w:rPr>
          <w:color w:val="000000" w:themeColor="text1"/>
        </w:rPr>
      </w:pPr>
    </w:p>
    <w:p w14:paraId="053CB702" w14:textId="77777777" w:rsidR="001B2751" w:rsidRDefault="001B2751">
      <w:pPr>
        <w:spacing w:line="259" w:lineRule="auto"/>
        <w:ind w:left="244" w:right="90"/>
        <w:rPr>
          <w:color w:val="000000" w:themeColor="text1"/>
        </w:rPr>
      </w:pPr>
    </w:p>
    <w:p w14:paraId="05457B22" w14:textId="77777777" w:rsidR="001B2751" w:rsidRDefault="001B2751">
      <w:pPr>
        <w:spacing w:line="259" w:lineRule="auto"/>
        <w:ind w:left="244" w:right="90"/>
        <w:rPr>
          <w:color w:val="000000" w:themeColor="text1"/>
        </w:rPr>
      </w:pPr>
    </w:p>
    <w:p w14:paraId="55916BB1" w14:textId="77777777" w:rsidR="001B2751" w:rsidRDefault="001B2751">
      <w:pPr>
        <w:spacing w:line="259" w:lineRule="auto"/>
        <w:ind w:left="244" w:right="90"/>
        <w:rPr>
          <w:color w:val="000000" w:themeColor="text1"/>
        </w:rPr>
      </w:pPr>
    </w:p>
    <w:p w14:paraId="46DD42D0" w14:textId="77777777" w:rsidR="001B2751" w:rsidRDefault="001B2751">
      <w:pPr>
        <w:spacing w:line="259" w:lineRule="auto"/>
        <w:ind w:left="244" w:right="90"/>
        <w:rPr>
          <w:color w:val="000000" w:themeColor="text1"/>
        </w:rPr>
      </w:pPr>
    </w:p>
    <w:p w14:paraId="3158F36A" w14:textId="77777777" w:rsidR="001B2751" w:rsidRDefault="001B2751">
      <w:pPr>
        <w:spacing w:line="259" w:lineRule="auto"/>
        <w:ind w:left="244" w:right="90"/>
        <w:rPr>
          <w:color w:val="000000" w:themeColor="text1"/>
        </w:rPr>
      </w:pPr>
    </w:p>
    <w:p w14:paraId="3C7EF8C8" w14:textId="77777777" w:rsidR="001B2751" w:rsidRDefault="001B2751">
      <w:pPr>
        <w:spacing w:line="259" w:lineRule="auto"/>
        <w:ind w:left="244" w:right="90"/>
        <w:rPr>
          <w:color w:val="000000" w:themeColor="text1"/>
        </w:rPr>
      </w:pPr>
    </w:p>
    <w:p w14:paraId="6E1AF13D" w14:textId="77777777" w:rsidR="001B2751" w:rsidRPr="004F09C9" w:rsidRDefault="001B2751">
      <w:pPr>
        <w:spacing w:line="259" w:lineRule="auto"/>
        <w:ind w:left="244" w:right="90"/>
        <w:rPr>
          <w:color w:val="000000" w:themeColor="text1"/>
        </w:rPr>
      </w:pPr>
    </w:p>
    <w:p w14:paraId="1AA5902C"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C98A7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7683A54" w14:textId="09362DA8"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 w:date="2019-02-15T09:25:00Z" w:initials="D">
    <w:p w14:paraId="7CA2D429" w14:textId="77777777" w:rsidR="00590864" w:rsidRDefault="00590864">
      <w:pPr>
        <w:pStyle w:val="CommentText"/>
      </w:pPr>
      <w:r>
        <w:rPr>
          <w:rStyle w:val="CommentReference"/>
        </w:rPr>
        <w:annotationRef/>
      </w:r>
      <w:r>
        <w:t xml:space="preserve">Please think about the logic of what you wrote and let’s revisit. </w:t>
      </w:r>
    </w:p>
  </w:comment>
  <w:comment w:id="1" w:author="Brown,James T" w:date="2019-02-15T14:07:00Z" w:initials="BT">
    <w:p w14:paraId="7922E09B" w14:textId="5F62A493" w:rsidR="00590864" w:rsidRDefault="00590864">
      <w:pPr>
        <w:pStyle w:val="CommentText"/>
      </w:pPr>
      <w:r>
        <w:rPr>
          <w:rStyle w:val="CommentReference"/>
        </w:rPr>
        <w:annotationRef/>
      </w:r>
      <w:r>
        <w:t>Witty is fine but make sure you are being accurate</w:t>
      </w:r>
    </w:p>
  </w:comment>
  <w:comment w:id="2" w:author="Brown,James T" w:date="2019-02-05T18:29:00Z" w:initials="BT">
    <w:p w14:paraId="0DB21671" w14:textId="77777777" w:rsidR="00590864" w:rsidRDefault="00590864">
      <w:pPr>
        <w:pStyle w:val="CommentText"/>
      </w:pPr>
      <w:r>
        <w:rPr>
          <w:rStyle w:val="CommentReference"/>
        </w:rPr>
        <w:annotationRef/>
      </w:r>
      <w:r>
        <w:t xml:space="preserve">The page numbers and labels are no longer connected and there may be some discrepancies  </w:t>
      </w:r>
    </w:p>
  </w:comment>
  <w:comment w:id="3" w:author="Brown,James T" w:date="2019-02-05T19:04:00Z" w:initials="BT">
    <w:p w14:paraId="0413B61C" w14:textId="77777777" w:rsidR="00590864" w:rsidRDefault="00590864">
      <w:pPr>
        <w:pStyle w:val="CommentText"/>
      </w:pPr>
      <w:r>
        <w:rPr>
          <w:rStyle w:val="CommentReference"/>
        </w:rPr>
        <w:annotationRef/>
      </w:r>
      <w:r>
        <w:t>This list does not match text</w:t>
      </w:r>
    </w:p>
  </w:comment>
  <w:comment w:id="5" w:author="reviewer" w:date="2019-02-11T10:59:00Z" w:initials="a">
    <w:p w14:paraId="033E0779" w14:textId="77777777" w:rsidR="00590864" w:rsidRDefault="00590864" w:rsidP="00E872D5">
      <w:pPr>
        <w:pStyle w:val="CommentText"/>
      </w:pPr>
      <w:r>
        <w:rPr>
          <w:rStyle w:val="CommentReference"/>
        </w:rPr>
        <w:annotationRef/>
      </w:r>
      <w:r>
        <w:rPr>
          <w:noProof/>
        </w:rPr>
        <w:t>You need to add references here as to what work has been done before - it doesn't have to include ECB.</w:t>
      </w:r>
    </w:p>
  </w:comment>
  <w:comment w:id="6" w:author="reviewer" w:date="2019-02-11T11:05:00Z" w:initials="a">
    <w:p w14:paraId="7DB16261" w14:textId="77777777" w:rsidR="00590864" w:rsidRDefault="00590864" w:rsidP="00E872D5">
      <w:pPr>
        <w:pStyle w:val="CommentText"/>
      </w:pPr>
      <w:r>
        <w:rPr>
          <w:rStyle w:val="CommentReference"/>
        </w:rPr>
        <w:annotationRef/>
      </w:r>
      <w:r>
        <w:rPr>
          <w:noProof/>
        </w:rPr>
        <w:t>And this is where you describe past work with ECB</w:t>
      </w:r>
    </w:p>
  </w:comment>
  <w:comment w:id="20" w:author="Dan" w:date="2019-02-15T09:29:00Z" w:initials="D">
    <w:p w14:paraId="191810A3" w14:textId="77777777" w:rsidR="00590864" w:rsidRDefault="00590864">
      <w:pPr>
        <w:pStyle w:val="CommentText"/>
      </w:pPr>
      <w:r>
        <w:rPr>
          <w:rStyle w:val="CommentReference"/>
        </w:rPr>
        <w:annotationRef/>
      </w:r>
      <w:r>
        <w:t xml:space="preserve">Again, your phrasing is incomplete. Increased protein storage in relation to what? I know you say it at the end of the sentence, but a reader should not have to wait until the end of the sentence to see your comparison. </w:t>
      </w:r>
    </w:p>
  </w:comment>
  <w:comment w:id="22" w:author="Dan" w:date="2019-02-15T12:29:00Z" w:initials="D">
    <w:p w14:paraId="225DF83D" w14:textId="77777777" w:rsidR="00590864" w:rsidRDefault="00590864">
      <w:pPr>
        <w:pStyle w:val="CommentText"/>
      </w:pPr>
      <w:r>
        <w:rPr>
          <w:rStyle w:val="CommentReference"/>
        </w:rPr>
        <w:annotationRef/>
      </w:r>
      <w:r>
        <w:t xml:space="preserve">Here I would like to see you refer to why wet mass cannot discriminate between shallow and deep diapausing larvae within the short-diapause genotype. I think it fits better here than sandwiched in with the CO2 data in the paragraph below. </w:t>
      </w:r>
    </w:p>
  </w:comment>
  <w:comment w:id="23" w:author="Dan" w:date="2019-02-15T12:31:00Z" w:initials="D">
    <w:p w14:paraId="0A0909CA" w14:textId="77777777" w:rsidR="00590864" w:rsidRDefault="00590864">
      <w:pPr>
        <w:pStyle w:val="CommentText"/>
      </w:pPr>
      <w:r>
        <w:rPr>
          <w:rStyle w:val="CommentReference"/>
        </w:rPr>
        <w:annotationRef/>
      </w:r>
      <w:r>
        <w:t xml:space="preserve">Combine this first and second sentence because they do not say anything different from each other. </w:t>
      </w:r>
    </w:p>
  </w:comment>
  <w:comment w:id="24" w:author="Dan" w:date="2019-02-15T12:33:00Z" w:initials="D">
    <w:p w14:paraId="17C944C1" w14:textId="77777777" w:rsidR="00590864" w:rsidRDefault="00590864">
      <w:pPr>
        <w:pStyle w:val="CommentText"/>
      </w:pPr>
      <w:r>
        <w:rPr>
          <w:rStyle w:val="CommentReference"/>
        </w:rPr>
        <w:annotationRef/>
      </w:r>
      <w:r>
        <w:t xml:space="preserve">Why be vague when you can be specific? </w:t>
      </w:r>
    </w:p>
  </w:comment>
  <w:comment w:id="25" w:author="Dan" w:date="2019-02-15T12:40:00Z" w:initials="D">
    <w:p w14:paraId="1F5F66B3" w14:textId="77777777" w:rsidR="00590864" w:rsidRDefault="00590864">
      <w:pPr>
        <w:pStyle w:val="CommentText"/>
      </w:pPr>
      <w:r>
        <w:rPr>
          <w:rStyle w:val="CommentReference"/>
        </w:rPr>
        <w:annotationRef/>
      </w:r>
      <w:r>
        <w:t xml:space="preserve">Get rid of this sentence. Then move the wet mass result up along with the figure reference to the previous paragraph. </w:t>
      </w:r>
    </w:p>
  </w:comment>
  <w:comment w:id="26" w:author="Brown,James T" w:date="2019-02-15T14:09:00Z" w:initials="BT">
    <w:p w14:paraId="6650747D" w14:textId="4CA1C19B" w:rsidR="00590864" w:rsidRDefault="00590864">
      <w:pPr>
        <w:pStyle w:val="CommentText"/>
      </w:pPr>
      <w:r>
        <w:rPr>
          <w:rStyle w:val="CommentReference"/>
        </w:rPr>
        <w:annotationRef/>
      </w:r>
      <w:r>
        <w:t>Do a word find for the word find for the word different and similar and make sure you are being specific</w:t>
      </w:r>
    </w:p>
  </w:comment>
  <w:comment w:id="28" w:author="Brown,James T" w:date="2019-02-15T14:12:00Z" w:initials="BT">
    <w:p w14:paraId="1432BB23" w14:textId="4E7B3A11" w:rsidR="00590864" w:rsidRDefault="00590864">
      <w:pPr>
        <w:pStyle w:val="CommentText"/>
      </w:pPr>
      <w:r>
        <w:rPr>
          <w:rStyle w:val="CommentReference"/>
        </w:rPr>
        <w:annotationRef/>
      </w:r>
      <w:r>
        <w:rPr>
          <w:rStyle w:val="CommentReference"/>
        </w:rPr>
        <w:t>What it reads here is too general</w:t>
      </w:r>
    </w:p>
  </w:comment>
  <w:comment w:id="29" w:author="Brown,James T" w:date="2019-02-15T14:12:00Z" w:initials="BT">
    <w:p w14:paraId="3F1EE133" w14:textId="7184F187" w:rsidR="00590864" w:rsidRDefault="00590864">
      <w:pPr>
        <w:pStyle w:val="CommentText"/>
      </w:pPr>
      <w:r>
        <w:rPr>
          <w:rStyle w:val="CommentReference"/>
        </w:rPr>
        <w:annotationRef/>
      </w:r>
      <w:r>
        <w:t>specify</w:t>
      </w:r>
    </w:p>
  </w:comment>
  <w:comment w:id="31" w:author="Brown,James T" w:date="2019-02-15T14:14:00Z" w:initials="BT">
    <w:p w14:paraId="686F7A56" w14:textId="46EB7CF8" w:rsidR="00590864" w:rsidRDefault="00590864">
      <w:pPr>
        <w:pStyle w:val="CommentText"/>
      </w:pPr>
      <w:r>
        <w:rPr>
          <w:rStyle w:val="CommentReference"/>
        </w:rPr>
        <w:annotationRef/>
      </w:r>
      <w:r>
        <w:t>balance</w:t>
      </w:r>
    </w:p>
  </w:comment>
  <w:comment w:id="30" w:author="Dan" w:date="2019-02-15T12:44:00Z" w:initials="D">
    <w:p w14:paraId="2ED0B942" w14:textId="77777777" w:rsidR="00590864" w:rsidRDefault="00590864">
      <w:pPr>
        <w:pStyle w:val="CommentText"/>
      </w:pPr>
      <w:r>
        <w:rPr>
          <w:rStyle w:val="CommentReference"/>
        </w:rPr>
        <w:annotationRef/>
      </w:r>
      <w:r>
        <w:t xml:space="preserve">I do not understand this sentence or the rest of this paragraph. </w:t>
      </w:r>
    </w:p>
  </w:comment>
  <w:comment w:id="33" w:author="Dan" w:date="2019-02-15T12:48:00Z" w:initials="D">
    <w:p w14:paraId="5DF55934" w14:textId="5F40D36A" w:rsidR="00590864" w:rsidRDefault="00590864">
      <w:pPr>
        <w:pStyle w:val="CommentText"/>
      </w:pPr>
      <w:r>
        <w:rPr>
          <w:rStyle w:val="CommentReference"/>
        </w:rPr>
        <w:annotationRef/>
      </w:r>
      <w:r>
        <w:t xml:space="preserve">Why not flip the emphasis of this sentence and put the result first? When programmed </w:t>
      </w:r>
      <w:proofErr w:type="spellStart"/>
      <w:r>
        <w:t>fro</w:t>
      </w:r>
      <w:proofErr w:type="spellEnd"/>
      <w:r>
        <w:t xml:space="preserve"> non-diapause development, both short-diapause and long diapause larvae wandered 6 days after larval emergence…Similarly, both long-diapause and short-diapause genotype larvae wandered after 10 days of larval growth when programmed for diapause. </w:t>
      </w:r>
    </w:p>
  </w:comment>
  <w:comment w:id="36" w:author="Dan" w:date="2019-02-15T13:12:00Z" w:initials="D">
    <w:p w14:paraId="28178C1E" w14:textId="11F60B7D" w:rsidR="00590864" w:rsidRDefault="00590864">
      <w:pPr>
        <w:pStyle w:val="CommentText"/>
      </w:pPr>
      <w:r>
        <w:rPr>
          <w:rStyle w:val="CommentReference"/>
        </w:rPr>
        <w:annotationRef/>
      </w:r>
      <w:r>
        <w:t>I think these are good ideas, but they are all very general and not concrete. Could you follow these assertions with some specific examples to help the reader understand your concepts better?</w:t>
      </w:r>
    </w:p>
  </w:comment>
  <w:comment w:id="37" w:author="Dan" w:date="2019-01-29T10:05:00Z" w:initials="D">
    <w:p w14:paraId="05C22F96" w14:textId="77777777" w:rsidR="00590864" w:rsidRDefault="00590864" w:rsidP="00BE155D">
      <w:pPr>
        <w:pStyle w:val="CommentText"/>
      </w:pPr>
      <w:r>
        <w:rPr>
          <w:rStyle w:val="CommentReference"/>
        </w:rPr>
        <w:annotationRef/>
      </w:r>
      <w:r>
        <w:t>Also cite my review here.</w:t>
      </w:r>
    </w:p>
  </w:comment>
  <w:comment w:id="38" w:author="Dan" w:date="2019-01-29T10:04:00Z" w:initials="D">
    <w:p w14:paraId="05A84F82" w14:textId="77777777" w:rsidR="00590864" w:rsidRDefault="00590864">
      <w:pPr>
        <w:pStyle w:val="CommentText"/>
      </w:pPr>
      <w:r>
        <w:rPr>
          <w:rStyle w:val="CommentReference"/>
        </w:rPr>
        <w:annotationRef/>
      </w:r>
      <w:r>
        <w:t>Bad editing</w:t>
      </w:r>
    </w:p>
  </w:comment>
  <w:comment w:id="40" w:author="Dan" w:date="2019-01-29T10:27:00Z" w:initials="D">
    <w:p w14:paraId="24FEE2AE" w14:textId="77777777" w:rsidR="00590864" w:rsidRDefault="00590864">
      <w:pPr>
        <w:pStyle w:val="CommentText"/>
      </w:pPr>
      <w:r>
        <w:rPr>
          <w:rStyle w:val="CommentReference"/>
        </w:rPr>
        <w:annotationRef/>
      </w:r>
      <w:r>
        <w:t>You need a citation here.</w:t>
      </w:r>
    </w:p>
  </w:comment>
  <w:comment w:id="41" w:author="Dan" w:date="2019-01-29T10:29:00Z" w:initials="D">
    <w:p w14:paraId="614AE661" w14:textId="77777777" w:rsidR="00590864" w:rsidRDefault="00590864">
      <w:pPr>
        <w:pStyle w:val="CommentText"/>
      </w:pPr>
      <w:r>
        <w:rPr>
          <w:rStyle w:val="CommentReference"/>
        </w:rPr>
        <w:annotationRef/>
      </w:r>
      <w:r>
        <w:t xml:space="preserve">I do not understand this statement. What do you mean. Why do you not cite the Bradshaw study the first time you refer to it? </w:t>
      </w:r>
    </w:p>
  </w:comment>
  <w:comment w:id="42" w:author="Dan" w:date="2019-01-29T10:31:00Z" w:initials="D">
    <w:p w14:paraId="117507C9" w14:textId="77777777" w:rsidR="00590864" w:rsidRDefault="00590864">
      <w:pPr>
        <w:pStyle w:val="CommentText"/>
      </w:pPr>
      <w:r>
        <w:rPr>
          <w:rStyle w:val="CommentReference"/>
        </w:rPr>
        <w:annotationRef/>
      </w:r>
      <w:r>
        <w:t xml:space="preserve">Cut this down and combine it with the previous sentence. </w:t>
      </w:r>
    </w:p>
  </w:comment>
  <w:comment w:id="43" w:author="Dan" w:date="2019-01-29T10:33:00Z" w:initials="D">
    <w:p w14:paraId="51B856C0" w14:textId="77777777" w:rsidR="00590864" w:rsidRDefault="00590864">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45" w:author="Dan" w:date="2019-01-29T10:42:00Z" w:initials="D">
    <w:p w14:paraId="27E4EE73" w14:textId="77777777" w:rsidR="00590864" w:rsidRDefault="00590864">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149C7E6F" w14:textId="77777777" w:rsidR="00590864" w:rsidRDefault="0059086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A2D429" w15:done="0"/>
  <w15:commentEx w15:paraId="7922E09B" w15:paraIdParent="7CA2D429" w15:done="0"/>
  <w15:commentEx w15:paraId="0DB21671" w15:done="0"/>
  <w15:commentEx w15:paraId="0413B61C" w15:done="0"/>
  <w15:commentEx w15:paraId="033E0779" w15:done="0"/>
  <w15:commentEx w15:paraId="7DB16261" w15:done="0"/>
  <w15:commentEx w15:paraId="191810A3" w15:done="0"/>
  <w15:commentEx w15:paraId="225DF83D" w15:done="0"/>
  <w15:commentEx w15:paraId="0A0909CA" w15:done="0"/>
  <w15:commentEx w15:paraId="17C944C1" w15:done="0"/>
  <w15:commentEx w15:paraId="1F5F66B3" w15:done="0"/>
  <w15:commentEx w15:paraId="6650747D" w15:paraIdParent="1F5F66B3" w15:done="0"/>
  <w15:commentEx w15:paraId="1432BB23" w15:done="0"/>
  <w15:commentEx w15:paraId="3F1EE133" w15:done="0"/>
  <w15:commentEx w15:paraId="686F7A56" w15:done="0"/>
  <w15:commentEx w15:paraId="2ED0B942" w15:done="0"/>
  <w15:commentEx w15:paraId="5DF55934" w15:done="0"/>
  <w15:commentEx w15:paraId="28178C1E" w15:done="0"/>
  <w15:commentEx w15:paraId="05C22F96" w15:done="0"/>
  <w15:commentEx w15:paraId="05A84F82" w15:done="0"/>
  <w15:commentEx w15:paraId="24FEE2AE" w15:done="0"/>
  <w15:commentEx w15:paraId="614AE661" w15:done="0"/>
  <w15:commentEx w15:paraId="117507C9" w15:done="0"/>
  <w15:commentEx w15:paraId="51B856C0" w15:done="0"/>
  <w15:commentEx w15:paraId="149C7E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A2D429" w16cid:durableId="20114002"/>
  <w16cid:commentId w16cid:paraId="7922E09B" w16cid:durableId="20114620"/>
  <w16cid:commentId w16cid:paraId="0DB21671" w16cid:durableId="20114003"/>
  <w16cid:commentId w16cid:paraId="0413B61C" w16cid:durableId="20114004"/>
  <w16cid:commentId w16cid:paraId="033E0779" w16cid:durableId="20114005"/>
  <w16cid:commentId w16cid:paraId="7DB16261" w16cid:durableId="20114006"/>
  <w16cid:commentId w16cid:paraId="191810A3" w16cid:durableId="20114007"/>
  <w16cid:commentId w16cid:paraId="225DF83D" w16cid:durableId="2011400A"/>
  <w16cid:commentId w16cid:paraId="0A0909CA" w16cid:durableId="2011400B"/>
  <w16cid:commentId w16cid:paraId="17C944C1" w16cid:durableId="2011400C"/>
  <w16cid:commentId w16cid:paraId="1F5F66B3" w16cid:durableId="2011400D"/>
  <w16cid:commentId w16cid:paraId="6650747D" w16cid:durableId="201146B1"/>
  <w16cid:commentId w16cid:paraId="1432BB23" w16cid:durableId="2011476A"/>
  <w16cid:commentId w16cid:paraId="3F1EE133" w16cid:durableId="20114758"/>
  <w16cid:commentId w16cid:paraId="686F7A56" w16cid:durableId="201147B3"/>
  <w16cid:commentId w16cid:paraId="2ED0B942" w16cid:durableId="20114010"/>
  <w16cid:commentId w16cid:paraId="5DF55934" w16cid:durableId="20114011"/>
  <w16cid:commentId w16cid:paraId="28178C1E" w16cid:durableId="20114012"/>
  <w16cid:commentId w16cid:paraId="05C22F96" w16cid:durableId="20114013"/>
  <w16cid:commentId w16cid:paraId="05A84F82" w16cid:durableId="20114014"/>
  <w16cid:commentId w16cid:paraId="24FEE2AE" w16cid:durableId="20114015"/>
  <w16cid:commentId w16cid:paraId="614AE661" w16cid:durableId="20114016"/>
  <w16cid:commentId w16cid:paraId="117507C9" w16cid:durableId="20114017"/>
  <w16cid:commentId w16cid:paraId="51B856C0" w16cid:durableId="20114018"/>
  <w16cid:commentId w16cid:paraId="149C7E6F" w16cid:durableId="201140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B988F" w14:textId="77777777" w:rsidR="00172C25" w:rsidRDefault="00172C25">
      <w:pPr>
        <w:spacing w:after="0" w:line="240" w:lineRule="auto"/>
      </w:pPr>
      <w:r>
        <w:separator/>
      </w:r>
    </w:p>
  </w:endnote>
  <w:endnote w:type="continuationSeparator" w:id="0">
    <w:p w14:paraId="5A5E0F85" w14:textId="77777777" w:rsidR="00172C25" w:rsidRDefault="00172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D227" w14:textId="77777777" w:rsidR="00590864" w:rsidRDefault="0059086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F942" w14:textId="77777777" w:rsidR="00590864" w:rsidRDefault="00590864">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0B62" w14:textId="77777777" w:rsidR="00590864" w:rsidRDefault="0059086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EBA5B" w14:textId="77777777" w:rsidR="00590864" w:rsidRDefault="00590864">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3B332" w14:textId="77777777" w:rsidR="00590864" w:rsidRDefault="00590864">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1CA04" w14:textId="77777777" w:rsidR="00590864" w:rsidRDefault="00590864">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3859A" w14:textId="77777777" w:rsidR="00590864" w:rsidRDefault="0059086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018E" w14:textId="77777777" w:rsidR="00590864" w:rsidRDefault="00590864">
    <w:pPr>
      <w:spacing w:after="0" w:line="259" w:lineRule="auto"/>
      <w:ind w:left="0" w:right="80" w:firstLine="0"/>
      <w:jc w:val="center"/>
    </w:pPr>
    <w:r>
      <w:fldChar w:fldCharType="begin"/>
    </w:r>
    <w:r>
      <w:instrText xml:space="preserve"> PAGE   \* MERGEFORMAT </w:instrText>
    </w:r>
    <w:r>
      <w:fldChar w:fldCharType="separate"/>
    </w:r>
    <w:r>
      <w:rPr>
        <w:noProof/>
      </w:rPr>
      <w:t>46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6BCF3" w14:textId="77777777" w:rsidR="00590864" w:rsidRDefault="00590864">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0DCF6" w14:textId="77777777" w:rsidR="00172C25" w:rsidRDefault="00172C25">
      <w:pPr>
        <w:spacing w:after="0" w:line="240" w:lineRule="auto"/>
      </w:pPr>
      <w:r>
        <w:separator/>
      </w:r>
    </w:p>
  </w:footnote>
  <w:footnote w:type="continuationSeparator" w:id="0">
    <w:p w14:paraId="19A5382D" w14:textId="77777777" w:rsidR="00172C25" w:rsidRDefault="00172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4064C" w14:textId="77777777" w:rsidR="00590864" w:rsidRDefault="00590864">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D4A8" w14:textId="77777777" w:rsidR="00590864" w:rsidRDefault="00590864">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FC4B0" w14:textId="77777777" w:rsidR="00590864" w:rsidRDefault="00590864">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903D" w14:textId="77777777" w:rsidR="00590864" w:rsidRDefault="00590864">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BEDAE" w14:textId="77777777" w:rsidR="00590864" w:rsidRDefault="00590864">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5919" w14:textId="77777777" w:rsidR="00590864" w:rsidRDefault="00590864">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0C0BC" w14:textId="77777777" w:rsidR="00590864" w:rsidRDefault="00590864">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3B5" w14:textId="77777777" w:rsidR="00590864" w:rsidRDefault="00590864">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C7E" w14:textId="77777777" w:rsidR="00590864" w:rsidRDefault="00590864">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7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 ARS">
    <w15:presenceInfo w15:providerId="AD" w15:userId="S-1-5-21-2064210376-1677799041-60295696-4010"/>
  </w15:person>
  <w15:person w15:author="Brown, James T.">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241BD"/>
    <w:rsid w:val="00047032"/>
    <w:rsid w:val="000472C3"/>
    <w:rsid w:val="00054F53"/>
    <w:rsid w:val="00062423"/>
    <w:rsid w:val="0006372C"/>
    <w:rsid w:val="000978A9"/>
    <w:rsid w:val="000A008B"/>
    <w:rsid w:val="000D6E6E"/>
    <w:rsid w:val="000E1D1C"/>
    <w:rsid w:val="000E69EC"/>
    <w:rsid w:val="000F7BF5"/>
    <w:rsid w:val="001011C2"/>
    <w:rsid w:val="00101994"/>
    <w:rsid w:val="0014256A"/>
    <w:rsid w:val="00147FCB"/>
    <w:rsid w:val="001545B6"/>
    <w:rsid w:val="001600C3"/>
    <w:rsid w:val="00172C25"/>
    <w:rsid w:val="0017795F"/>
    <w:rsid w:val="00182BD7"/>
    <w:rsid w:val="001906B7"/>
    <w:rsid w:val="001A3D3B"/>
    <w:rsid w:val="001B1721"/>
    <w:rsid w:val="001B2751"/>
    <w:rsid w:val="001B705E"/>
    <w:rsid w:val="001C527C"/>
    <w:rsid w:val="001C689C"/>
    <w:rsid w:val="001C6E15"/>
    <w:rsid w:val="001E7880"/>
    <w:rsid w:val="001F72E0"/>
    <w:rsid w:val="001F744C"/>
    <w:rsid w:val="00206B10"/>
    <w:rsid w:val="00210119"/>
    <w:rsid w:val="00213597"/>
    <w:rsid w:val="00236194"/>
    <w:rsid w:val="002407FE"/>
    <w:rsid w:val="00246FC2"/>
    <w:rsid w:val="00247503"/>
    <w:rsid w:val="00251EBA"/>
    <w:rsid w:val="00271B96"/>
    <w:rsid w:val="00274996"/>
    <w:rsid w:val="002959D9"/>
    <w:rsid w:val="002960D2"/>
    <w:rsid w:val="002C384F"/>
    <w:rsid w:val="002C7438"/>
    <w:rsid w:val="002D0CB1"/>
    <w:rsid w:val="002D7BCE"/>
    <w:rsid w:val="002E1D44"/>
    <w:rsid w:val="002E45AE"/>
    <w:rsid w:val="002E461C"/>
    <w:rsid w:val="002F0CE8"/>
    <w:rsid w:val="00303713"/>
    <w:rsid w:val="00313940"/>
    <w:rsid w:val="00315D8F"/>
    <w:rsid w:val="00323875"/>
    <w:rsid w:val="003240C8"/>
    <w:rsid w:val="00333DE5"/>
    <w:rsid w:val="00336675"/>
    <w:rsid w:val="00345E06"/>
    <w:rsid w:val="0035668A"/>
    <w:rsid w:val="00356F97"/>
    <w:rsid w:val="003571AB"/>
    <w:rsid w:val="00365AF1"/>
    <w:rsid w:val="00385FDC"/>
    <w:rsid w:val="003B2371"/>
    <w:rsid w:val="003B73A4"/>
    <w:rsid w:val="003C04C1"/>
    <w:rsid w:val="0041772E"/>
    <w:rsid w:val="004179BB"/>
    <w:rsid w:val="00422199"/>
    <w:rsid w:val="00436603"/>
    <w:rsid w:val="004370E5"/>
    <w:rsid w:val="00445BE1"/>
    <w:rsid w:val="0045069E"/>
    <w:rsid w:val="00451DDE"/>
    <w:rsid w:val="004817D3"/>
    <w:rsid w:val="00483A1B"/>
    <w:rsid w:val="00490123"/>
    <w:rsid w:val="004919E1"/>
    <w:rsid w:val="00495008"/>
    <w:rsid w:val="004A056B"/>
    <w:rsid w:val="004B74F2"/>
    <w:rsid w:val="004C310D"/>
    <w:rsid w:val="004D5603"/>
    <w:rsid w:val="004D56D5"/>
    <w:rsid w:val="004E0D5A"/>
    <w:rsid w:val="004E7673"/>
    <w:rsid w:val="004F09C9"/>
    <w:rsid w:val="004F4745"/>
    <w:rsid w:val="0051573D"/>
    <w:rsid w:val="00527077"/>
    <w:rsid w:val="00534357"/>
    <w:rsid w:val="00560914"/>
    <w:rsid w:val="0056454F"/>
    <w:rsid w:val="0057015C"/>
    <w:rsid w:val="0058403E"/>
    <w:rsid w:val="005877E3"/>
    <w:rsid w:val="00590864"/>
    <w:rsid w:val="00597966"/>
    <w:rsid w:val="005A5F4B"/>
    <w:rsid w:val="005B2DDE"/>
    <w:rsid w:val="005B3839"/>
    <w:rsid w:val="005B385A"/>
    <w:rsid w:val="005C0337"/>
    <w:rsid w:val="005D0A52"/>
    <w:rsid w:val="005D29A0"/>
    <w:rsid w:val="005D47E5"/>
    <w:rsid w:val="005F7D5A"/>
    <w:rsid w:val="006023CB"/>
    <w:rsid w:val="0061542F"/>
    <w:rsid w:val="006200F2"/>
    <w:rsid w:val="006229D9"/>
    <w:rsid w:val="00625D89"/>
    <w:rsid w:val="006322BC"/>
    <w:rsid w:val="0063279C"/>
    <w:rsid w:val="00636639"/>
    <w:rsid w:val="00643F52"/>
    <w:rsid w:val="00647871"/>
    <w:rsid w:val="00652767"/>
    <w:rsid w:val="00667F35"/>
    <w:rsid w:val="006775CF"/>
    <w:rsid w:val="00684AFF"/>
    <w:rsid w:val="00695B9E"/>
    <w:rsid w:val="00697C07"/>
    <w:rsid w:val="006B3D7A"/>
    <w:rsid w:val="006D2398"/>
    <w:rsid w:val="006E4F43"/>
    <w:rsid w:val="006F58EA"/>
    <w:rsid w:val="006F5AD1"/>
    <w:rsid w:val="006F5EF4"/>
    <w:rsid w:val="00702570"/>
    <w:rsid w:val="00706B3A"/>
    <w:rsid w:val="00706DE6"/>
    <w:rsid w:val="007217F9"/>
    <w:rsid w:val="00725EDF"/>
    <w:rsid w:val="007379D9"/>
    <w:rsid w:val="00754F0B"/>
    <w:rsid w:val="00774337"/>
    <w:rsid w:val="007B2067"/>
    <w:rsid w:val="007B4027"/>
    <w:rsid w:val="007B6F1F"/>
    <w:rsid w:val="007C1A3D"/>
    <w:rsid w:val="007C3B04"/>
    <w:rsid w:val="007F477F"/>
    <w:rsid w:val="007F6A28"/>
    <w:rsid w:val="00803A00"/>
    <w:rsid w:val="008262F8"/>
    <w:rsid w:val="00827493"/>
    <w:rsid w:val="00836E2F"/>
    <w:rsid w:val="00844C2B"/>
    <w:rsid w:val="008853EC"/>
    <w:rsid w:val="008A020F"/>
    <w:rsid w:val="008D03F4"/>
    <w:rsid w:val="008E6E23"/>
    <w:rsid w:val="008E70F7"/>
    <w:rsid w:val="008F5C7F"/>
    <w:rsid w:val="00901907"/>
    <w:rsid w:val="00901C16"/>
    <w:rsid w:val="00914942"/>
    <w:rsid w:val="0094006B"/>
    <w:rsid w:val="00941D82"/>
    <w:rsid w:val="0094291C"/>
    <w:rsid w:val="009514F6"/>
    <w:rsid w:val="00952DBE"/>
    <w:rsid w:val="0097178C"/>
    <w:rsid w:val="00973830"/>
    <w:rsid w:val="00990B2E"/>
    <w:rsid w:val="00993EDE"/>
    <w:rsid w:val="009963D9"/>
    <w:rsid w:val="009972D1"/>
    <w:rsid w:val="00997F25"/>
    <w:rsid w:val="009B7A17"/>
    <w:rsid w:val="009C1240"/>
    <w:rsid w:val="009E5A7B"/>
    <w:rsid w:val="009F6006"/>
    <w:rsid w:val="009F77D8"/>
    <w:rsid w:val="00A1298B"/>
    <w:rsid w:val="00A13F24"/>
    <w:rsid w:val="00A21756"/>
    <w:rsid w:val="00A221E4"/>
    <w:rsid w:val="00A32000"/>
    <w:rsid w:val="00A33568"/>
    <w:rsid w:val="00A37F0F"/>
    <w:rsid w:val="00A618CD"/>
    <w:rsid w:val="00A75D96"/>
    <w:rsid w:val="00A87CB6"/>
    <w:rsid w:val="00AA1215"/>
    <w:rsid w:val="00AA6878"/>
    <w:rsid w:val="00AB6EF8"/>
    <w:rsid w:val="00AC10D3"/>
    <w:rsid w:val="00AC406C"/>
    <w:rsid w:val="00AD07F1"/>
    <w:rsid w:val="00AF74AF"/>
    <w:rsid w:val="00B134B2"/>
    <w:rsid w:val="00B155A8"/>
    <w:rsid w:val="00B2050F"/>
    <w:rsid w:val="00B211B5"/>
    <w:rsid w:val="00B22515"/>
    <w:rsid w:val="00B30EA8"/>
    <w:rsid w:val="00B662AB"/>
    <w:rsid w:val="00B71FB5"/>
    <w:rsid w:val="00BC1BD3"/>
    <w:rsid w:val="00BC2E50"/>
    <w:rsid w:val="00BD12C4"/>
    <w:rsid w:val="00BD276A"/>
    <w:rsid w:val="00BD5589"/>
    <w:rsid w:val="00BE155D"/>
    <w:rsid w:val="00BF2F90"/>
    <w:rsid w:val="00BF42BE"/>
    <w:rsid w:val="00BF7588"/>
    <w:rsid w:val="00C01CC2"/>
    <w:rsid w:val="00C040FA"/>
    <w:rsid w:val="00C0546D"/>
    <w:rsid w:val="00C11ECF"/>
    <w:rsid w:val="00C136E2"/>
    <w:rsid w:val="00C34FA8"/>
    <w:rsid w:val="00C41DB6"/>
    <w:rsid w:val="00C66D59"/>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400"/>
    <w:rsid w:val="00D00CC9"/>
    <w:rsid w:val="00D06134"/>
    <w:rsid w:val="00D158A8"/>
    <w:rsid w:val="00D24788"/>
    <w:rsid w:val="00D27C9E"/>
    <w:rsid w:val="00D6319F"/>
    <w:rsid w:val="00D73143"/>
    <w:rsid w:val="00D87B08"/>
    <w:rsid w:val="00D93CAC"/>
    <w:rsid w:val="00D93E90"/>
    <w:rsid w:val="00D9566E"/>
    <w:rsid w:val="00DA0DAB"/>
    <w:rsid w:val="00DA2BAF"/>
    <w:rsid w:val="00DA3145"/>
    <w:rsid w:val="00DA52FB"/>
    <w:rsid w:val="00DB113A"/>
    <w:rsid w:val="00DB42C7"/>
    <w:rsid w:val="00DB78B2"/>
    <w:rsid w:val="00DC14A9"/>
    <w:rsid w:val="00DC3A25"/>
    <w:rsid w:val="00DC6259"/>
    <w:rsid w:val="00DD0E72"/>
    <w:rsid w:val="00DD34A5"/>
    <w:rsid w:val="00DD43B4"/>
    <w:rsid w:val="00DD5FD6"/>
    <w:rsid w:val="00DE7786"/>
    <w:rsid w:val="00DF0903"/>
    <w:rsid w:val="00E01AE6"/>
    <w:rsid w:val="00E01FAA"/>
    <w:rsid w:val="00E21FFA"/>
    <w:rsid w:val="00E26727"/>
    <w:rsid w:val="00E3506E"/>
    <w:rsid w:val="00E3519C"/>
    <w:rsid w:val="00E3698F"/>
    <w:rsid w:val="00E36B65"/>
    <w:rsid w:val="00E371DB"/>
    <w:rsid w:val="00E50ACD"/>
    <w:rsid w:val="00E5235D"/>
    <w:rsid w:val="00E66393"/>
    <w:rsid w:val="00E72777"/>
    <w:rsid w:val="00E819EC"/>
    <w:rsid w:val="00E872D5"/>
    <w:rsid w:val="00E93C90"/>
    <w:rsid w:val="00EB1638"/>
    <w:rsid w:val="00EE093B"/>
    <w:rsid w:val="00EF16C4"/>
    <w:rsid w:val="00EF3DED"/>
    <w:rsid w:val="00F06552"/>
    <w:rsid w:val="00F1002A"/>
    <w:rsid w:val="00F2538A"/>
    <w:rsid w:val="00F416C8"/>
    <w:rsid w:val="00F60F18"/>
    <w:rsid w:val="00F61314"/>
    <w:rsid w:val="00F62B02"/>
    <w:rsid w:val="00F62F69"/>
    <w:rsid w:val="00F67582"/>
    <w:rsid w:val="00F7755A"/>
    <w:rsid w:val="00F87FE4"/>
    <w:rsid w:val="00FA5558"/>
    <w:rsid w:val="00FB53D1"/>
    <w:rsid w:val="00FB7994"/>
    <w:rsid w:val="00FC6EA6"/>
    <w:rsid w:val="00FD2921"/>
    <w:rsid w:val="00FD72A7"/>
    <w:rsid w:val="00FE68A9"/>
    <w:rsid w:val="00FF1362"/>
    <w:rsid w:val="00FF3FA4"/>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85DD4B"/>
  <w15:docId w15:val="{347531A9-EFEF-4843-A200-ABF8DEB21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273E9-ADD6-44EB-84BC-88228788E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73</Pages>
  <Words>36401</Words>
  <Characters>207488</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4</cp:revision>
  <cp:lastPrinted>2019-02-12T17:16:00Z</cp:lastPrinted>
  <dcterms:created xsi:type="dcterms:W3CDTF">2019-02-16T22:53:00Z</dcterms:created>
  <dcterms:modified xsi:type="dcterms:W3CDTF">2019-02-17T02:11:00Z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ies>
</file>