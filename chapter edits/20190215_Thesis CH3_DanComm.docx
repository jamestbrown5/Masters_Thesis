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C3E39">
      <w:pPr>
        <w:spacing w:line="259" w:lineRule="auto"/>
        <w:ind w:left="-5" w:firstLine="0"/>
        <w:jc w:val="center"/>
        <w:rPr>
          <w:color w:val="000000" w:themeColor="text1"/>
        </w:rPr>
        <w:pPrChange w:id="0" w:author="Brown,James T" w:date="2019-02-16T23:37:00Z">
          <w:pPr>
            <w:spacing w:line="259" w:lineRule="auto"/>
            <w:ind w:left="-5"/>
            <w:jc w:val="center"/>
          </w:pPr>
        </w:pPrChange>
      </w:pPr>
      <w:bookmarkStart w:id="1" w:name="_GoBack"/>
      <w:bookmarkEnd w:id="1"/>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2"/>
      <w:commentRangeStart w:id="3"/>
      <w:r w:rsidR="00D27C9E" w:rsidRPr="004F09C9">
        <w:rPr>
          <w:i/>
          <w:color w:val="000000" w:themeColor="text1"/>
        </w:rPr>
        <w:t xml:space="preserve">nubilalis </w:t>
      </w:r>
      <w:r w:rsidR="00D27C9E" w:rsidRPr="004F09C9">
        <w:rPr>
          <w:color w:val="000000" w:themeColor="text1"/>
        </w:rPr>
        <w:t>(LEPIDOPTERA: CRAMBIDAE)</w:t>
      </w:r>
      <w:commentRangeEnd w:id="2"/>
      <w:r w:rsidR="006F5AD1">
        <w:rPr>
          <w:rStyle w:val="CommentReference"/>
        </w:rPr>
        <w:commentReference w:id="2"/>
      </w:r>
      <w:commentRangeEnd w:id="3"/>
      <w:r w:rsidR="00236194">
        <w:rPr>
          <w:rStyle w:val="CommentReference"/>
        </w:rPr>
        <w:commentReference w:id="3"/>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4"/>
      <w:r w:rsidRPr="004F09C9">
        <w:rPr>
          <w:color w:val="000000" w:themeColor="text1"/>
        </w:rPr>
        <w:lastRenderedPageBreak/>
        <w:t>TABLE OF CONTENTS</w:t>
      </w:r>
      <w:commentRangeEnd w:id="4"/>
      <w:r w:rsidR="005D0A52">
        <w:rPr>
          <w:rStyle w:val="CommentReference"/>
        </w:rPr>
        <w:commentReference w:id="4"/>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5"/>
      <w:r w:rsidRPr="004F09C9">
        <w:rPr>
          <w:color w:val="000000" w:themeColor="text1"/>
        </w:rPr>
        <w:lastRenderedPageBreak/>
        <w:t>LIST OF TABLES</w:t>
      </w:r>
      <w:commentRangeEnd w:id="5"/>
      <w:r w:rsidR="001E7880">
        <w:rPr>
          <w:rStyle w:val="CommentReference"/>
        </w:rPr>
        <w:commentReference w:id="5"/>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6"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7"/>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7"/>
      <w:r>
        <w:rPr>
          <w:rStyle w:val="CommentReference"/>
        </w:rPr>
        <w:commentReference w:id="7"/>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8"/>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8"/>
      <w:r>
        <w:rPr>
          <w:rStyle w:val="CommentReference"/>
        </w:rPr>
        <w:commentReference w:id="8"/>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9" w:author="Brown,James T" w:date="2019-02-14T14:28:00Z">
        <w:r w:rsidR="00D00400">
          <w:rPr>
            <w:color w:val="000000" w:themeColor="text1"/>
          </w:rPr>
          <w:t>0</w:t>
        </w:r>
      </w:ins>
      <w:del w:id="10"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3" w:author="Brown,James T" w:date="2019-02-13T22:47:00Z"/>
          <w:color w:val="000000" w:themeColor="text1"/>
        </w:rPr>
      </w:pPr>
      <w:ins w:id="14"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7" w:author="Brown,James T" w:date="2019-02-13T22:47:00Z"/>
          <w:color w:val="000000" w:themeColor="text1"/>
        </w:rPr>
      </w:pPr>
      <w:ins w:id="18"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9"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6"/>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47520780"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ins w:id="20" w:author="Brown, James T. - ARS" w:date="2019-02-16T20:35:00Z">
        <w:r w:rsidR="00590864">
          <w:rPr>
            <w:color w:val="000000" w:themeColor="text1"/>
          </w:rPr>
          <w:t>,</w:t>
        </w:r>
      </w:ins>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w:t>
      </w:r>
      <w:proofErr w:type="spellStart"/>
      <w:r w:rsidR="00CE5B15" w:rsidRPr="006F5AD1">
        <w:rPr>
          <w:color w:val="000000" w:themeColor="text1"/>
        </w:rPr>
        <w:t>DeLucia</w:t>
      </w:r>
      <w:proofErr w:type="spellEnd"/>
      <w:r w:rsidR="00CE5B15" w:rsidRPr="006F5AD1">
        <w:rPr>
          <w:color w:val="000000" w:themeColor="text1"/>
        </w:rPr>
        <w:t xml:space="preserve">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36ABD54E"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ins w:id="21" w:author="Brown,James T" w:date="2019-02-15T14:06:00Z">
        <w:r w:rsidR="00213597">
          <w:rPr>
            <w:color w:val="000000" w:themeColor="text1"/>
          </w:rPr>
          <w:softHyphen/>
        </w:r>
        <w:r w:rsidR="00236194">
          <w:rPr>
            <w:color w:val="000000" w:themeColor="text1"/>
          </w:rPr>
          <w:softHyphen/>
        </w:r>
      </w:ins>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commentRangeStart w:id="22"/>
      <w:r w:rsidR="0051573D" w:rsidRPr="006F5AD1">
        <w:rPr>
          <w:color w:val="000000" w:themeColor="text1"/>
        </w:rPr>
        <w:t>Increased protein storage</w:t>
      </w:r>
      <w:r w:rsidRPr="006F5AD1">
        <w:rPr>
          <w:color w:val="000000" w:themeColor="text1"/>
        </w:rPr>
        <w:t xml:space="preserve"> </w:t>
      </w:r>
      <w:commentRangeEnd w:id="22"/>
      <w:r w:rsidR="006F5AD1">
        <w:rPr>
          <w:rStyle w:val="CommentReference"/>
        </w:rPr>
        <w:commentReference w:id="22"/>
      </w:r>
      <w:r w:rsidRPr="006F5AD1">
        <w:rPr>
          <w:color w:val="000000" w:themeColor="text1"/>
        </w:rPr>
        <w:t>has been reported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increased lipid storage has been reported for the pink bollworm (</w:t>
      </w:r>
      <w:r w:rsidRPr="006F5AD1">
        <w:rPr>
          <w:i/>
          <w:iCs/>
          <w:color w:val="000000" w:themeColor="text1"/>
        </w:rPr>
        <w:t>P</w:t>
      </w:r>
      <w:r w:rsidR="00323875" w:rsidRPr="006F5AD1">
        <w:rPr>
          <w:i/>
          <w:iCs/>
          <w:color w:val="000000" w:themeColor="text1"/>
        </w:rPr>
        <w:t>ectinophora</w:t>
      </w:r>
      <w:r w:rsidRPr="006F5AD1">
        <w:rPr>
          <w:i/>
          <w:iCs/>
          <w:color w:val="000000" w:themeColor="text1"/>
        </w:rPr>
        <w:t xml:space="preserve"> gossypiella</w:t>
      </w:r>
      <w:r w:rsidRPr="006F5AD1">
        <w:rPr>
          <w:color w:val="000000" w:themeColor="text1"/>
        </w:rPr>
        <w:t>) (Adkisson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 xml:space="preserve">Culex </w:t>
      </w:r>
      <w:r w:rsidRPr="006F5AD1">
        <w:rPr>
          <w:i/>
          <w:iCs/>
          <w:color w:val="000000" w:themeColor="text1"/>
        </w:rPr>
        <w:lastRenderedPageBreak/>
        <w:t>pipens</w:t>
      </w:r>
      <w:r w:rsidRPr="006F5AD1">
        <w:rPr>
          <w:iCs/>
          <w:color w:val="000000" w:themeColor="text1"/>
        </w:rPr>
        <w:t xml:space="preserve"> </w:t>
      </w:r>
      <w:r w:rsidRPr="006F5AD1">
        <w:rPr>
          <w:color w:val="000000" w:themeColor="text1"/>
        </w:rPr>
        <w:t>mosquitoes (Mitchell and Briegel</w:t>
      </w:r>
      <w:r w:rsidR="001600C3" w:rsidRPr="006F5AD1">
        <w:rPr>
          <w:color w:val="000000" w:themeColor="text1"/>
        </w:rPr>
        <w:t>,</w:t>
      </w:r>
      <w:r w:rsidRPr="006F5AD1">
        <w:rPr>
          <w:color w:val="000000" w:themeColor="text1"/>
        </w:rPr>
        <w:t xml:space="preserve"> 1989), among others</w:t>
      </w:r>
      <w:r w:rsidR="001545B6" w:rsidRPr="006F5AD1">
        <w:rPr>
          <w:color w:val="000000" w:themeColor="text1"/>
        </w:rPr>
        <w:t xml:space="preserve"> ahead of diapause</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EE3F9F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77777777"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(company, location, product)</w:t>
      </w:r>
      <w:r w:rsidRPr="006F5AD1">
        <w:rPr>
          <w:color w:val="000000" w:themeColor="text1"/>
          <w:lang w:val="en"/>
        </w:rPr>
        <w:t xml:space="preserve">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 xml:space="preserve">weighed 15-mL glass vials (company, location, product)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w:t>
      </w:r>
      <w:r w:rsidR="00CE2926" w:rsidRPr="006F5AD1">
        <w:rPr>
          <w:color w:val="000000" w:themeColor="text1"/>
          <w:lang w:val="en"/>
        </w:rPr>
        <w:lastRenderedPageBreak/>
        <w:t xml:space="preserve">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To 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E9DE989" w14:textId="3EA593E0" w:rsidR="00CE5B15" w:rsidRPr="006F5AD1" w:rsidRDefault="00DD43B4" w:rsidP="00CE5B15">
      <w:pPr>
        <w:ind w:left="-5" w:firstLine="725"/>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r w:rsidR="006F5AD1">
        <w:rPr>
          <w:color w:val="000000" w:themeColor="text1"/>
        </w:rPr>
        <w:t xml:space="preserve">characterized as </w:t>
      </w:r>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F744C" w:rsidRPr="006F5AD1">
        <w:rPr>
          <w:color w:val="000000" w:themeColor="text1"/>
        </w:rPr>
        <w:t xml:space="preserve">being in </w:t>
      </w:r>
      <w:r w:rsidRPr="006F5AD1">
        <w:rPr>
          <w:color w:val="000000" w:themeColor="text1"/>
        </w:rPr>
        <w:t xml:space="preserve">as </w:t>
      </w:r>
      <w:r w:rsidR="004B74F2" w:rsidRPr="006F5AD1">
        <w:rPr>
          <w:color w:val="000000" w:themeColor="text1"/>
        </w:rPr>
        <w:t>shallow-diapause</w:t>
      </w:r>
      <w:r w:rsidRPr="006F5AD1">
        <w:rPr>
          <w:color w:val="000000" w:themeColor="text1"/>
        </w:rPr>
        <w:t xml:space="preserve">. </w:t>
      </w:r>
      <w:r w:rsidR="004C310D" w:rsidRPr="006F5AD1">
        <w:rPr>
          <w:color w:val="000000" w:themeColor="text1"/>
        </w:rPr>
        <w:t>L</w:t>
      </w:r>
      <w:r w:rsidRPr="006F5AD1">
        <w:rPr>
          <w:color w:val="000000" w:themeColor="text1"/>
        </w:rPr>
        <w:t xml:space="preserve">ong-diapause genotype larvae responded to diapause programming as expected with </w:t>
      </w:r>
      <w:r w:rsidR="004B74F2" w:rsidRPr="006F5AD1">
        <w:rPr>
          <w:color w:val="000000" w:themeColor="text1"/>
        </w:rPr>
        <w:t>deep-diapause</w:t>
      </w:r>
      <w:r w:rsidRPr="006F5AD1">
        <w:rPr>
          <w:color w:val="000000" w:themeColor="text1"/>
        </w:rPr>
        <w:t xml:space="preserve"> reported in 100% of individuals. Only 33% of short-diapause genotype larvae stayed in </w:t>
      </w:r>
      <w:r w:rsidR="004B74F2" w:rsidRPr="006F5AD1">
        <w:rPr>
          <w:color w:val="000000" w:themeColor="text1"/>
        </w:rPr>
        <w:t>deep-diapause</w:t>
      </w:r>
      <w:r w:rsidRPr="006F5AD1">
        <w:rPr>
          <w:color w:val="000000" w:themeColor="text1"/>
        </w:rPr>
        <w:t xml:space="preserve"> while 66.6% showed a </w:t>
      </w:r>
      <w:r w:rsidR="004B74F2" w:rsidRPr="006F5AD1">
        <w:rPr>
          <w:color w:val="000000" w:themeColor="text1"/>
        </w:rPr>
        <w:t>shallow-diapause</w:t>
      </w:r>
      <w:r w:rsidRPr="006F5AD1">
        <w:rPr>
          <w:color w:val="000000" w:themeColor="text1"/>
        </w:rPr>
        <w:t xml:space="preserve"> response</w:t>
      </w:r>
      <w:r w:rsidR="006F5AD1">
        <w:rPr>
          <w:color w:val="000000" w:themeColor="text1"/>
        </w:rPr>
        <w:t xml:space="preserve">, pupating before </w:t>
      </w:r>
      <w:r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Pr="006F5AD1">
        <w:rPr>
          <w:color w:val="000000" w:themeColor="text1"/>
        </w:rPr>
        <w:t>3-1</w:t>
      </w:r>
      <w:r w:rsidR="001F744C" w:rsidRPr="006F5AD1">
        <w:rPr>
          <w:color w:val="000000" w:themeColor="text1"/>
        </w:rPr>
        <w:t>)</w:t>
      </w:r>
      <w:r w:rsidRPr="006F5AD1">
        <w:rPr>
          <w:color w:val="000000" w:themeColor="text1"/>
        </w:rPr>
        <w:t xml:space="preserve">. </w:t>
      </w:r>
    </w:p>
    <w:p w14:paraId="7B1508A1" w14:textId="7126C061" w:rsidR="004C310D" w:rsidRPr="006775CF" w:rsidRDefault="00E872D5" w:rsidP="002407FE">
      <w:pPr>
        <w:ind w:left="-5" w:firstLine="725"/>
        <w:rPr>
          <w:color w:val="000000" w:themeColor="text1"/>
        </w:rPr>
      </w:pPr>
      <w:r w:rsidRPr="00DB42C7">
        <w:rPr>
          <w:color w:val="000000" w:themeColor="text1"/>
        </w:rPr>
        <w:t>T</w:t>
      </w:r>
      <w:r w:rsidR="00DD43B4" w:rsidRPr="00DB42C7">
        <w:rPr>
          <w:color w:val="000000" w:themeColor="text1"/>
        </w:rPr>
        <w:t xml:space="preserve">o </w:t>
      </w:r>
      <w:r w:rsidR="00DB42C7">
        <w:rPr>
          <w:color w:val="000000" w:themeColor="text1"/>
        </w:rPr>
        <w:t xml:space="preserve">determine the extent to which I could </w:t>
      </w:r>
      <w:r w:rsidR="00DD43B4" w:rsidRPr="00DB42C7">
        <w:rPr>
          <w:color w:val="000000" w:themeColor="text1"/>
        </w:rPr>
        <w:t>separate shallow from deep diapausing individuals within the short-diapause strain</w:t>
      </w:r>
      <w:r w:rsidR="001F744C" w:rsidRPr="00DB42C7">
        <w:rPr>
          <w:color w:val="000000" w:themeColor="text1"/>
        </w:rPr>
        <w:t xml:space="preserve"> by size</w:t>
      </w:r>
      <w:r w:rsidR="00DD43B4" w:rsidRPr="00DB42C7">
        <w:rPr>
          <w:color w:val="000000" w:themeColor="text1"/>
        </w:rPr>
        <w:t xml:space="preserve">, wet mass was tracked in individuals from each diapause genotype and treatment starting on the day larvae eclosed into the final larval instar. On the day wet mass peaked, </w:t>
      </w:r>
      <w:r w:rsidR="006775CF">
        <w:rPr>
          <w:color w:val="000000" w:themeColor="text1"/>
        </w:rPr>
        <w:t xml:space="preserve">I compared </w:t>
      </w:r>
      <w:r w:rsidR="00DD43B4" w:rsidRPr="00DB42C7">
        <w:rPr>
          <w:color w:val="000000" w:themeColor="text1"/>
        </w:rPr>
        <w:t xml:space="preserve">the timing and the accumulation of wet mass between non-diapause larvae </w:t>
      </w:r>
      <w:r w:rsidR="006775CF">
        <w:rPr>
          <w:color w:val="000000" w:themeColor="text1"/>
        </w:rPr>
        <w:t xml:space="preserve">of both genotypes </w:t>
      </w:r>
      <w:r w:rsidR="00DD43B4" w:rsidRPr="00DB42C7">
        <w:rPr>
          <w:color w:val="000000" w:themeColor="text1"/>
        </w:rPr>
        <w:t xml:space="preserve">in the long-day treatment, as well as deep-diapause larvae and shallow-diapause larvae </w:t>
      </w:r>
      <w:r w:rsidR="006775CF">
        <w:rPr>
          <w:color w:val="000000" w:themeColor="text1"/>
        </w:rPr>
        <w:t>of both genotypes</w:t>
      </w:r>
      <w:r w:rsidR="006775CF" w:rsidRPr="00DB42C7">
        <w:rPr>
          <w:color w:val="000000" w:themeColor="text1"/>
        </w:rPr>
        <w:t xml:space="preserve"> </w:t>
      </w:r>
      <w:r w:rsidR="00DD43B4" w:rsidRPr="00DB42C7">
        <w:rPr>
          <w:color w:val="000000" w:themeColor="text1"/>
        </w:rPr>
        <w:t xml:space="preserve">in the short-day treatment.  In </w:t>
      </w:r>
      <w:r w:rsidR="00DD43B4" w:rsidRPr="00DB42C7">
        <w:rPr>
          <w:color w:val="000000" w:themeColor="text1"/>
        </w:rPr>
        <w:lastRenderedPageBreak/>
        <w:t>the non-diapause treatment, long-diapause genotype individuals peaked in mass on day 5 and short-diapause genotype larvae peaked in mass on day 3</w:t>
      </w:r>
      <w:r w:rsidR="001F744C" w:rsidRPr="00DB42C7">
        <w:rPr>
          <w:color w:val="000000" w:themeColor="text1"/>
        </w:rPr>
        <w:t xml:space="preserve"> (Fig. 3-4A)</w:t>
      </w:r>
      <w:r w:rsidR="00DD43B4" w:rsidRPr="00DB42C7">
        <w:rPr>
          <w:color w:val="000000" w:themeColor="text1"/>
        </w:rPr>
        <w:t>. In diapause-programming conditions, mass peaked in long-</w:t>
      </w:r>
      <w:r w:rsidR="00DD43B4" w:rsidRPr="006775CF">
        <w:rPr>
          <w:color w:val="000000" w:themeColor="text1"/>
        </w:rPr>
        <w:t>diapause genotype larvae on day 9 and short-diapause genotype larvae peaked in mass on day 6</w:t>
      </w:r>
      <w:r w:rsidR="0094006B" w:rsidRPr="006775CF">
        <w:rPr>
          <w:color w:val="000000" w:themeColor="text1"/>
        </w:rPr>
        <w:t xml:space="preserve"> </w:t>
      </w:r>
      <w:commentRangeStart w:id="23"/>
      <w:r w:rsidR="0094006B" w:rsidRPr="006775CF">
        <w:rPr>
          <w:color w:val="000000" w:themeColor="text1"/>
        </w:rPr>
        <w:t>(Fig. 3-4B</w:t>
      </w:r>
      <w:commentRangeEnd w:id="23"/>
      <w:r w:rsidR="006775CF">
        <w:rPr>
          <w:rStyle w:val="CommentReference"/>
        </w:rPr>
        <w:commentReference w:id="23"/>
      </w:r>
      <w:r w:rsidR="0094006B" w:rsidRPr="006775CF">
        <w:rPr>
          <w:color w:val="000000" w:themeColor="text1"/>
        </w:rPr>
        <w:t>)</w:t>
      </w:r>
      <w:r w:rsidR="00DD43B4" w:rsidRPr="006775CF">
        <w:rPr>
          <w:color w:val="000000" w:themeColor="text1"/>
        </w:rPr>
        <w:t xml:space="preserve">. </w:t>
      </w:r>
    </w:p>
    <w:p w14:paraId="70F8FCD9" w14:textId="2F7736B1" w:rsidR="00A221E4" w:rsidRPr="006F5AD1" w:rsidRDefault="00CF1B1E" w:rsidP="00182BD7">
      <w:pPr>
        <w:ind w:left="-5" w:firstLine="725"/>
        <w:rPr>
          <w:color w:val="000000" w:themeColor="text1"/>
        </w:rPr>
      </w:pPr>
      <w:commentRangeStart w:id="24"/>
      <w:r w:rsidRPr="006775CF">
        <w:rPr>
          <w:color w:val="000000" w:themeColor="text1"/>
        </w:rPr>
        <w:t>Comparisons of CO</w:t>
      </w:r>
      <w:r w:rsidRPr="006775CF">
        <w:rPr>
          <w:color w:val="000000" w:themeColor="text1"/>
          <w:vertAlign w:val="subscript"/>
        </w:rPr>
        <w:t>2</w:t>
      </w:r>
      <w:r w:rsidRPr="006775CF">
        <w:rPr>
          <w:color w:val="000000" w:themeColor="text1"/>
        </w:rPr>
        <w:t xml:space="preserve"> production occurred on the day wet mass peaked within each treatment and the CO</w:t>
      </w:r>
      <w:r w:rsidRPr="00647871">
        <w:rPr>
          <w:color w:val="000000" w:themeColor="text1"/>
          <w:vertAlign w:val="subscript"/>
        </w:rPr>
        <w:t>2</w:t>
      </w:r>
      <w:r w:rsidRPr="00647871">
        <w:rPr>
          <w:color w:val="000000" w:themeColor="text1"/>
        </w:rPr>
        <w:t xml:space="preserve"> estimate for each larva was </w:t>
      </w:r>
      <w:r w:rsidR="00647871">
        <w:rPr>
          <w:color w:val="000000" w:themeColor="text1"/>
        </w:rPr>
        <w:t>adjusted</w:t>
      </w:r>
      <w:r w:rsidR="00647871" w:rsidRPr="00647871">
        <w:rPr>
          <w:color w:val="000000" w:themeColor="text1"/>
        </w:rPr>
        <w:t xml:space="preserve"> </w:t>
      </w:r>
      <w:r w:rsidRPr="00647871">
        <w:rPr>
          <w:color w:val="000000" w:themeColor="text1"/>
        </w:rPr>
        <w:t>by wet mass.</w:t>
      </w:r>
      <w:r w:rsidR="00BF42BE" w:rsidRPr="00647871">
        <w:rPr>
          <w:color w:val="000000" w:themeColor="text1"/>
        </w:rPr>
        <w:t xml:space="preserve"> </w:t>
      </w:r>
      <w:r w:rsidR="00C01CC2" w:rsidRPr="00647871">
        <w:rPr>
          <w:color w:val="000000" w:themeColor="text1"/>
        </w:rPr>
        <w:t>The day w</w:t>
      </w:r>
      <w:r w:rsidR="00FB7994" w:rsidRPr="00647871">
        <w:rPr>
          <w:color w:val="000000" w:themeColor="text1"/>
        </w:rPr>
        <w:t xml:space="preserve">et mass peaked </w:t>
      </w:r>
      <w:r w:rsidR="00EE093B" w:rsidRPr="00647871">
        <w:rPr>
          <w:color w:val="000000" w:themeColor="text1"/>
        </w:rPr>
        <w:t>(Fig. 3-5A)</w:t>
      </w:r>
      <w:r w:rsidR="00C01CC2" w:rsidRPr="00647871">
        <w:rPr>
          <w:color w:val="000000" w:themeColor="text1"/>
        </w:rPr>
        <w:t xml:space="preserve"> was calculated</w:t>
      </w:r>
      <w:r w:rsidR="00FB7994" w:rsidRPr="00647871">
        <w:rPr>
          <w:color w:val="000000" w:themeColor="text1"/>
        </w:rPr>
        <w:t xml:space="preserve"> for larvae </w:t>
      </w:r>
      <w:r w:rsidR="00C01CC2" w:rsidRPr="00647871">
        <w:rPr>
          <w:color w:val="000000" w:themeColor="text1"/>
        </w:rPr>
        <w:t xml:space="preserve">in </w:t>
      </w:r>
      <w:r w:rsidR="00FB7994" w:rsidRPr="00647871">
        <w:rPr>
          <w:color w:val="000000" w:themeColor="text1"/>
        </w:rPr>
        <w:t>each treatment,</w:t>
      </w:r>
      <w:r w:rsidR="00C01CC2" w:rsidRPr="00647871">
        <w:rPr>
          <w:color w:val="000000" w:themeColor="text1"/>
        </w:rPr>
        <w:t xml:space="preserve"> then</w:t>
      </w:r>
      <w:r w:rsidR="00EE093B" w:rsidRPr="00647871">
        <w:rPr>
          <w:color w:val="000000" w:themeColor="text1"/>
        </w:rPr>
        <w:t xml:space="preserve"> CO</w:t>
      </w:r>
      <w:r w:rsidR="00EE093B" w:rsidRPr="00647871">
        <w:rPr>
          <w:color w:val="000000" w:themeColor="text1"/>
          <w:vertAlign w:val="subscript"/>
        </w:rPr>
        <w:t>2</w:t>
      </w:r>
      <w:r w:rsidR="00EE093B" w:rsidRPr="00647871">
        <w:rPr>
          <w:color w:val="000000" w:themeColor="text1"/>
        </w:rPr>
        <w:t xml:space="preserve"> production (</w:t>
      </w:r>
      <w:r w:rsidR="002407FE" w:rsidRPr="00647871">
        <w:rPr>
          <w:color w:val="000000" w:themeColor="text1"/>
        </w:rPr>
        <w:t xml:space="preserve">Fig. </w:t>
      </w:r>
      <w:r w:rsidR="00EE093B" w:rsidRPr="00647871">
        <w:rPr>
          <w:color w:val="000000" w:themeColor="text1"/>
        </w:rPr>
        <w:t xml:space="preserve">3-5B) was compared </w:t>
      </w:r>
      <w:r w:rsidR="00DA0DAB" w:rsidRPr="006F5AD1">
        <w:rPr>
          <w:color w:val="000000" w:themeColor="text1"/>
        </w:rPr>
        <w:t xml:space="preserve">between </w:t>
      </w:r>
      <w:r w:rsidR="00247503" w:rsidRPr="006F5AD1">
        <w:rPr>
          <w:color w:val="000000" w:themeColor="text1"/>
        </w:rPr>
        <w:t>long-diapause genotype and short-diapause genotype individual</w:t>
      </w:r>
      <w:r w:rsidR="00EE093B" w:rsidRPr="006F5AD1">
        <w:rPr>
          <w:color w:val="000000" w:themeColor="text1"/>
        </w:rPr>
        <w:t xml:space="preserve">s to capture the </w:t>
      </w:r>
      <w:r w:rsidR="00DD34A5" w:rsidRPr="006F5AD1">
        <w:rPr>
          <w:color w:val="000000" w:themeColor="text1"/>
        </w:rPr>
        <w:t>e</w:t>
      </w:r>
      <w:r w:rsidR="00EE093B" w:rsidRPr="006F5AD1">
        <w:rPr>
          <w:color w:val="000000" w:themeColor="text1"/>
        </w:rPr>
        <w:t>ffect of photoperiod on metabolic activity</w:t>
      </w:r>
      <w:r w:rsidR="00DA0DAB" w:rsidRPr="006F5AD1">
        <w:rPr>
          <w:color w:val="000000" w:themeColor="text1"/>
        </w:rPr>
        <w:t xml:space="preserve">. </w:t>
      </w:r>
      <w:commentRangeEnd w:id="24"/>
      <w:r w:rsidR="00647871">
        <w:rPr>
          <w:rStyle w:val="CommentReference"/>
        </w:rPr>
        <w:commentReference w:id="24"/>
      </w:r>
      <w:r w:rsidR="00560914" w:rsidRPr="00647871">
        <w:rPr>
          <w:color w:val="000000" w:themeColor="text1"/>
        </w:rPr>
        <w:t xml:space="preserve">I found </w:t>
      </w:r>
      <w:r w:rsidR="00647871">
        <w:rPr>
          <w:color w:val="000000" w:themeColor="text1"/>
        </w:rPr>
        <w:t xml:space="preserve">that </w:t>
      </w:r>
      <w:r w:rsidR="00560914" w:rsidRPr="00647871">
        <w:rPr>
          <w:color w:val="000000" w:themeColor="text1"/>
        </w:rPr>
        <w:t xml:space="preserve">long-diapause </w:t>
      </w:r>
      <w:r w:rsidR="00647871">
        <w:rPr>
          <w:color w:val="000000" w:themeColor="text1"/>
        </w:rPr>
        <w:t>larvae</w:t>
      </w:r>
      <w:r w:rsidR="00647871" w:rsidRPr="00647871">
        <w:rPr>
          <w:color w:val="000000" w:themeColor="text1"/>
        </w:rPr>
        <w:t xml:space="preserve"> </w:t>
      </w:r>
      <w:r w:rsidR="00560914" w:rsidRPr="00647871">
        <w:rPr>
          <w:color w:val="000000" w:themeColor="text1"/>
        </w:rPr>
        <w:t>produced less CO</w:t>
      </w:r>
      <w:r w:rsidR="00560914" w:rsidRPr="00647871">
        <w:rPr>
          <w:color w:val="000000" w:themeColor="text1"/>
          <w:vertAlign w:val="subscript"/>
        </w:rPr>
        <w:t>2</w:t>
      </w:r>
      <w:r w:rsidR="00560914" w:rsidRPr="00647871">
        <w:rPr>
          <w:color w:val="000000" w:themeColor="text1"/>
        </w:rPr>
        <w:t xml:space="preserve"> than short-diapause larvae, regardless </w:t>
      </w:r>
      <w:r w:rsidR="00560914" w:rsidRPr="006F5AD1">
        <w:rPr>
          <w:color w:val="000000" w:themeColor="text1"/>
        </w:rPr>
        <w:t>of rearing conditions (diapause programming: t-value=-5.51, Df=26, p-value&lt;0.000; non-diapause: t-value=-3.74, Df=47,</w:t>
      </w:r>
      <w:r w:rsidR="00CC4ED7" w:rsidRPr="006F5AD1">
        <w:rPr>
          <w:color w:val="000000" w:themeColor="text1"/>
        </w:rPr>
        <w:t xml:space="preserve"> </w:t>
      </w:r>
      <w:r w:rsidR="00560914" w:rsidRPr="006F5AD1">
        <w:rPr>
          <w:color w:val="000000" w:themeColor="text1"/>
        </w:rPr>
        <w:t xml:space="preserve">p-value&lt;0.001) (Table 3-1A and 3-1B). </w:t>
      </w:r>
      <w:r w:rsidR="00CC4ED7" w:rsidRPr="006775CF">
        <w:rPr>
          <w:color w:val="000000" w:themeColor="text1"/>
        </w:rPr>
        <w:t>T</w:t>
      </w:r>
      <w:r w:rsidR="00A221E4" w:rsidRPr="006775CF">
        <w:rPr>
          <w:color w:val="000000" w:themeColor="text1"/>
        </w:rPr>
        <w:t>o capture the relationship between photoperiod and metabolic activity</w:t>
      </w:r>
      <w:r w:rsidR="00EE093B" w:rsidRPr="006775CF">
        <w:rPr>
          <w:color w:val="000000" w:themeColor="text1"/>
        </w:rPr>
        <w:t xml:space="preserve"> within each strain</w:t>
      </w:r>
      <w:r w:rsidR="00CC4ED7" w:rsidRPr="006F5AD1">
        <w:rPr>
          <w:color w:val="000000" w:themeColor="text1"/>
        </w:rPr>
        <w:t xml:space="preserve">, </w:t>
      </w:r>
      <w:r w:rsidR="00FB7994" w:rsidRPr="006F5AD1">
        <w:rPr>
          <w:color w:val="000000" w:themeColor="text1"/>
        </w:rPr>
        <w:t xml:space="preserve">I used </w:t>
      </w:r>
      <w:r w:rsidR="00CC4ED7" w:rsidRPr="006F5AD1">
        <w:rPr>
          <w:color w:val="000000" w:themeColor="text1"/>
        </w:rPr>
        <w:t xml:space="preserve">the day wet mass peaked (Fig. 3-6A) </w:t>
      </w:r>
      <w:r w:rsidR="00FB7994" w:rsidRPr="006F5AD1">
        <w:rPr>
          <w:color w:val="000000" w:themeColor="text1"/>
        </w:rPr>
        <w:t xml:space="preserve">to compare </w:t>
      </w:r>
      <w:r w:rsidR="00CC4ED7" w:rsidRPr="00DB42C7">
        <w:rPr>
          <w:color w:val="000000" w:themeColor="text1"/>
        </w:rPr>
        <w:t>CO</w:t>
      </w:r>
      <w:r w:rsidR="00CC4ED7" w:rsidRPr="00DB42C7">
        <w:rPr>
          <w:color w:val="000000" w:themeColor="text1"/>
          <w:vertAlign w:val="subscript"/>
        </w:rPr>
        <w:t>2</w:t>
      </w:r>
      <w:r w:rsidR="00CC4ED7" w:rsidRPr="00DB42C7">
        <w:rPr>
          <w:color w:val="000000" w:themeColor="text1"/>
        </w:rPr>
        <w:t xml:space="preserve"> production (Fig. 3-6B) of diapause-programmed individuals</w:t>
      </w:r>
      <w:r w:rsidR="00A221E4" w:rsidRPr="006775CF">
        <w:rPr>
          <w:color w:val="000000" w:themeColor="text1"/>
        </w:rPr>
        <w:t xml:space="preserve">. </w:t>
      </w:r>
      <w:r w:rsidR="002C7438" w:rsidRPr="006775CF">
        <w:rPr>
          <w:color w:val="000000" w:themeColor="text1"/>
        </w:rPr>
        <w:t>Regardless of diapause genotype, d</w:t>
      </w:r>
      <w:r w:rsidR="00E36B65" w:rsidRPr="006775CF">
        <w:rPr>
          <w:color w:val="000000" w:themeColor="text1"/>
        </w:rPr>
        <w:t xml:space="preserve">iapause-programmed </w:t>
      </w:r>
      <w:r w:rsidR="00DD43B4" w:rsidRPr="006775CF">
        <w:rPr>
          <w:color w:val="000000" w:themeColor="text1"/>
        </w:rPr>
        <w:t>individuals produce</w:t>
      </w:r>
      <w:r w:rsidR="00E36B65" w:rsidRPr="006775CF">
        <w:rPr>
          <w:color w:val="000000" w:themeColor="text1"/>
        </w:rPr>
        <w:t>d</w:t>
      </w:r>
      <w:r w:rsidR="00DD43B4" w:rsidRPr="006775CF">
        <w:rPr>
          <w:color w:val="000000" w:themeColor="text1"/>
        </w:rPr>
        <w:t xml:space="preserve"> significantly less CO</w:t>
      </w:r>
      <w:r w:rsidR="00DD43B4" w:rsidRPr="006775CF">
        <w:rPr>
          <w:color w:val="000000" w:themeColor="text1"/>
          <w:vertAlign w:val="subscript"/>
        </w:rPr>
        <w:t>2</w:t>
      </w:r>
      <w:r w:rsidR="00DD43B4" w:rsidRPr="006775CF">
        <w:rPr>
          <w:color w:val="000000" w:themeColor="text1"/>
        </w:rPr>
        <w:t xml:space="preserve"> </w:t>
      </w:r>
      <w:r w:rsidR="00E36B65" w:rsidRPr="006775CF">
        <w:rPr>
          <w:color w:val="000000" w:themeColor="text1"/>
        </w:rPr>
        <w:t>than</w:t>
      </w:r>
      <w:r w:rsidR="00DD43B4" w:rsidRPr="006775CF">
        <w:rPr>
          <w:color w:val="000000" w:themeColor="text1"/>
        </w:rPr>
        <w:t xml:space="preserve"> their non-diapause counterparts</w:t>
      </w:r>
      <w:r w:rsidR="00E36B65" w:rsidRPr="00647871">
        <w:rPr>
          <w:color w:val="000000" w:themeColor="text1"/>
        </w:rPr>
        <w:t xml:space="preserve"> </w:t>
      </w:r>
      <w:r w:rsidR="00DD43B4" w:rsidRPr="00647871">
        <w:rPr>
          <w:color w:val="000000" w:themeColor="text1"/>
        </w:rPr>
        <w:t>(long-diapause genotype: t-value=4.50, Df=30, p-value&lt;0.000; short-diapause genotype: t-value=5.00, Df=43, p-value&lt;0.000)</w:t>
      </w:r>
      <w:r w:rsidR="00A32000" w:rsidRPr="00647871">
        <w:rPr>
          <w:color w:val="000000" w:themeColor="text1"/>
        </w:rPr>
        <w:t xml:space="preserve"> </w:t>
      </w:r>
      <w:r w:rsidR="00DB113A" w:rsidRPr="00647871">
        <w:rPr>
          <w:color w:val="000000" w:themeColor="text1"/>
        </w:rPr>
        <w:t>(T</w:t>
      </w:r>
      <w:r w:rsidR="00A32000" w:rsidRPr="00647871">
        <w:rPr>
          <w:color w:val="000000" w:themeColor="text1"/>
        </w:rPr>
        <w:t xml:space="preserve">ables </w:t>
      </w:r>
      <w:r w:rsidR="00DD43B4" w:rsidRPr="00647871">
        <w:rPr>
          <w:color w:val="000000" w:themeColor="text1"/>
        </w:rPr>
        <w:t>3-1C</w:t>
      </w:r>
      <w:r w:rsidR="00A32000" w:rsidRPr="00647871">
        <w:rPr>
          <w:color w:val="000000" w:themeColor="text1"/>
        </w:rPr>
        <w:t xml:space="preserve"> and </w:t>
      </w:r>
      <w:r w:rsidR="00DD43B4" w:rsidRPr="00647871">
        <w:rPr>
          <w:color w:val="000000" w:themeColor="text1"/>
        </w:rPr>
        <w:t>3-1D</w:t>
      </w:r>
      <w:r w:rsidR="00DB113A" w:rsidRPr="00647871">
        <w:rPr>
          <w:color w:val="000000" w:themeColor="text1"/>
        </w:rPr>
        <w:t>)</w:t>
      </w:r>
      <w:r w:rsidR="00DD43B4" w:rsidRPr="00647871">
        <w:rPr>
          <w:color w:val="000000" w:themeColor="text1"/>
        </w:rPr>
        <w:t xml:space="preserve">. </w:t>
      </w:r>
      <w:r w:rsidR="00A221E4" w:rsidRPr="00647871">
        <w:rPr>
          <w:color w:val="000000" w:themeColor="text1"/>
        </w:rPr>
        <w:t>Finally,</w:t>
      </w:r>
      <w:r w:rsidR="00DA2BAF" w:rsidRPr="00647871">
        <w:rPr>
          <w:color w:val="000000" w:themeColor="text1"/>
        </w:rPr>
        <w:t xml:space="preserve"> metabolic activity was compared between</w:t>
      </w:r>
      <w:r w:rsidR="00597966" w:rsidRPr="00647871">
        <w:rPr>
          <w:color w:val="000000" w:themeColor="text1"/>
        </w:rPr>
        <w:t xml:space="preserve"> </w:t>
      </w:r>
      <w:r w:rsidR="00DA2BAF" w:rsidRPr="00647871">
        <w:rPr>
          <w:color w:val="000000" w:themeColor="text1"/>
        </w:rPr>
        <w:t>larvae programmed for diapause with</w:t>
      </w:r>
      <w:r w:rsidR="00647871">
        <w:rPr>
          <w:color w:val="000000" w:themeColor="text1"/>
        </w:rPr>
        <w:t>in</w:t>
      </w:r>
      <w:r w:rsidR="00DA2BAF" w:rsidRPr="00647871">
        <w:rPr>
          <w:color w:val="000000" w:themeColor="text1"/>
        </w:rPr>
        <w:t xml:space="preserve"> the short-diapause genotype</w:t>
      </w:r>
      <w:r w:rsidR="00BF2F90" w:rsidRPr="00647871">
        <w:rPr>
          <w:color w:val="000000" w:themeColor="text1"/>
        </w:rPr>
        <w:t xml:space="preserve"> that expressed </w:t>
      </w:r>
      <w:commentRangeStart w:id="25"/>
      <w:r w:rsidR="00647871">
        <w:rPr>
          <w:color w:val="000000" w:themeColor="text1"/>
        </w:rPr>
        <w:t>shallow vs. deep</w:t>
      </w:r>
      <w:r w:rsidR="00647871" w:rsidRPr="00647871">
        <w:rPr>
          <w:color w:val="000000" w:themeColor="text1"/>
        </w:rPr>
        <w:t xml:space="preserve"> </w:t>
      </w:r>
      <w:commentRangeEnd w:id="25"/>
      <w:r w:rsidR="00647871">
        <w:rPr>
          <w:rStyle w:val="CommentReference"/>
        </w:rPr>
        <w:commentReference w:id="25"/>
      </w:r>
      <w:r w:rsidR="00BF2F90" w:rsidRPr="00647871">
        <w:rPr>
          <w:color w:val="000000" w:themeColor="text1"/>
        </w:rPr>
        <w:t>diapause phenot</w:t>
      </w:r>
      <w:r w:rsidR="001B1721" w:rsidRPr="00647871">
        <w:rPr>
          <w:color w:val="000000" w:themeColor="text1"/>
        </w:rPr>
        <w:t>y</w:t>
      </w:r>
      <w:r w:rsidR="00BF2F90" w:rsidRPr="00647871">
        <w:rPr>
          <w:color w:val="000000" w:themeColor="text1"/>
        </w:rPr>
        <w:t>p</w:t>
      </w:r>
      <w:r w:rsidR="001B1721" w:rsidRPr="00647871">
        <w:rPr>
          <w:color w:val="000000" w:themeColor="text1"/>
        </w:rPr>
        <w:t>es</w:t>
      </w:r>
      <w:r w:rsidR="00DA2BAF" w:rsidRPr="00647871">
        <w:rPr>
          <w:color w:val="000000" w:themeColor="text1"/>
        </w:rPr>
        <w:t>.</w:t>
      </w:r>
      <w:r w:rsidR="00597966" w:rsidRPr="00647871">
        <w:rPr>
          <w:color w:val="000000" w:themeColor="text1"/>
        </w:rPr>
        <w:t xml:space="preserve"> </w:t>
      </w:r>
      <w:commentRangeStart w:id="26"/>
      <w:commentRangeStart w:id="27"/>
      <w:r w:rsidR="00DA2BAF" w:rsidRPr="00647871">
        <w:rPr>
          <w:color w:val="000000" w:themeColor="text1"/>
        </w:rPr>
        <w:t>The day wet mass peaked</w:t>
      </w:r>
      <w:r w:rsidR="005D47E5" w:rsidRPr="00647871">
        <w:rPr>
          <w:color w:val="000000" w:themeColor="text1"/>
        </w:rPr>
        <w:t xml:space="preserve"> (Fig. 3-7A) and CO</w:t>
      </w:r>
      <w:r w:rsidR="005D47E5" w:rsidRPr="00647871">
        <w:rPr>
          <w:color w:val="000000" w:themeColor="text1"/>
          <w:vertAlign w:val="subscript"/>
        </w:rPr>
        <w:t>2</w:t>
      </w:r>
      <w:r w:rsidR="005D47E5" w:rsidRPr="00647871">
        <w:rPr>
          <w:color w:val="000000" w:themeColor="text1"/>
        </w:rPr>
        <w:t xml:space="preserve"> production (Fig. 3-7B) were measured</w:t>
      </w:r>
      <w:r w:rsidR="00DA2BAF" w:rsidRPr="00647871">
        <w:rPr>
          <w:color w:val="000000" w:themeColor="text1"/>
        </w:rPr>
        <w:t xml:space="preserve"> for d</w:t>
      </w:r>
      <w:r w:rsidR="00597966" w:rsidRPr="00647871">
        <w:rPr>
          <w:color w:val="000000" w:themeColor="text1"/>
        </w:rPr>
        <w:t>eep-diapause and shallow-diapause</w:t>
      </w:r>
      <w:r w:rsidR="005D47E5" w:rsidRPr="00647871">
        <w:rPr>
          <w:color w:val="000000" w:themeColor="text1"/>
        </w:rPr>
        <w:t xml:space="preserve">. </w:t>
      </w:r>
      <w:commentRangeEnd w:id="26"/>
      <w:r w:rsidR="00F67582">
        <w:rPr>
          <w:rStyle w:val="CommentReference"/>
        </w:rPr>
        <w:commentReference w:id="26"/>
      </w:r>
      <w:commentRangeEnd w:id="27"/>
      <w:r w:rsidR="00236194">
        <w:rPr>
          <w:rStyle w:val="CommentReference"/>
        </w:rPr>
        <w:commentReference w:id="27"/>
      </w:r>
      <w:r w:rsidR="0006372C" w:rsidRPr="00647871">
        <w:rPr>
          <w:color w:val="000000" w:themeColor="text1"/>
        </w:rPr>
        <w:t>Wet</w:t>
      </w:r>
      <w:r w:rsidR="005D47E5" w:rsidRPr="00647871">
        <w:rPr>
          <w:color w:val="000000" w:themeColor="text1"/>
        </w:rPr>
        <w:t xml:space="preserve"> mass</w:t>
      </w:r>
      <w:r w:rsidR="0006372C" w:rsidRPr="00647871">
        <w:rPr>
          <w:color w:val="000000" w:themeColor="text1"/>
        </w:rPr>
        <w:t xml:space="preserve"> could not be used to differentiate between deep and shallow-diapause larvae because it peaked on day 6 in both</w:t>
      </w:r>
      <w:r w:rsidR="005D47E5" w:rsidRPr="00647871">
        <w:rPr>
          <w:color w:val="000000" w:themeColor="text1"/>
        </w:rPr>
        <w:t xml:space="preserve"> </w:t>
      </w:r>
      <w:r w:rsidR="0006372C" w:rsidRPr="00647871">
        <w:rPr>
          <w:color w:val="000000" w:themeColor="text1"/>
        </w:rPr>
        <w:t>groups</w:t>
      </w:r>
      <w:r w:rsidR="00A221E4" w:rsidRPr="006F5AD1">
        <w:rPr>
          <w:color w:val="000000" w:themeColor="text1"/>
        </w:rPr>
        <w:t>.</w:t>
      </w:r>
      <w:r w:rsidR="00E66393" w:rsidRPr="006F5AD1">
        <w:rPr>
          <w:color w:val="000000" w:themeColor="text1"/>
        </w:rPr>
        <w:t xml:space="preserve"> Additionally, </w:t>
      </w:r>
      <w:r w:rsidR="005D47E5" w:rsidRPr="006F5AD1">
        <w:rPr>
          <w:color w:val="000000" w:themeColor="text1"/>
        </w:rPr>
        <w:t xml:space="preserve">I was unable to </w:t>
      </w:r>
      <w:r w:rsidR="00E3506E" w:rsidRPr="006F5AD1">
        <w:rPr>
          <w:color w:val="000000" w:themeColor="text1"/>
        </w:rPr>
        <w:t xml:space="preserve">discriminate between </w:t>
      </w:r>
      <w:r w:rsidR="00A221E4" w:rsidRPr="00DB42C7">
        <w:rPr>
          <w:color w:val="000000" w:themeColor="text1"/>
        </w:rPr>
        <w:t>shallow-diapause individuals and deep-diapause individuals</w:t>
      </w:r>
      <w:r w:rsidR="005D47E5" w:rsidRPr="006775CF">
        <w:rPr>
          <w:color w:val="000000" w:themeColor="text1"/>
        </w:rPr>
        <w:t xml:space="preserve"> using metabolic activity </w:t>
      </w:r>
      <w:r w:rsidR="00E3506E" w:rsidRPr="006775CF">
        <w:rPr>
          <w:color w:val="000000" w:themeColor="text1"/>
        </w:rPr>
        <w:t xml:space="preserve">because there was no significant </w:t>
      </w:r>
      <w:r w:rsidR="005D47E5" w:rsidRPr="006775CF">
        <w:rPr>
          <w:color w:val="000000" w:themeColor="text1"/>
        </w:rPr>
        <w:t>difference in CO</w:t>
      </w:r>
      <w:r w:rsidR="005D47E5" w:rsidRPr="006775CF">
        <w:rPr>
          <w:color w:val="000000" w:themeColor="text1"/>
          <w:vertAlign w:val="subscript"/>
        </w:rPr>
        <w:t>2</w:t>
      </w:r>
      <w:r w:rsidR="005D47E5" w:rsidRPr="006775CF">
        <w:rPr>
          <w:color w:val="000000" w:themeColor="text1"/>
        </w:rPr>
        <w:t xml:space="preserve"> production </w:t>
      </w:r>
      <w:r w:rsidR="00E3506E" w:rsidRPr="006775CF">
        <w:rPr>
          <w:color w:val="000000" w:themeColor="text1"/>
        </w:rPr>
        <w:t>between the two phenotypes</w:t>
      </w:r>
      <w:r w:rsidR="00E5235D" w:rsidRPr="006775CF">
        <w:rPr>
          <w:color w:val="000000" w:themeColor="text1"/>
        </w:rPr>
        <w:t xml:space="preserve"> </w:t>
      </w:r>
      <w:r w:rsidR="00F67582">
        <w:rPr>
          <w:color w:val="000000" w:themeColor="text1"/>
        </w:rPr>
        <w:t xml:space="preserve">on the day wet mass peaked </w:t>
      </w:r>
      <w:r w:rsidR="00E5235D" w:rsidRPr="006F5AD1">
        <w:rPr>
          <w:color w:val="000000" w:themeColor="text1"/>
        </w:rPr>
        <w:t xml:space="preserve">(t-value=-1.03, Df=14, p-value=0.319) (Table 3-1E). </w:t>
      </w:r>
      <w:r w:rsidR="00A221E4" w:rsidRPr="006F5AD1">
        <w:rPr>
          <w:color w:val="000000" w:themeColor="text1"/>
        </w:rPr>
        <w:t xml:space="preserve"> </w:t>
      </w:r>
    </w:p>
    <w:p w14:paraId="1B09147C" w14:textId="6C304140" w:rsidR="002E461C" w:rsidRPr="006F5AD1" w:rsidRDefault="00C01CC2" w:rsidP="00182BD7">
      <w:pPr>
        <w:ind w:left="-5" w:firstLine="725"/>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estimated from</w:t>
      </w:r>
      <w:r w:rsidR="004E7673" w:rsidRPr="006775CF">
        <w:rPr>
          <w:color w:val="000000" w:themeColor="text1"/>
        </w:rPr>
        <w:t xml:space="preserve"> 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w:t>
      </w:r>
      <w:r w:rsidR="004E7673" w:rsidRPr="00647871">
        <w:rPr>
          <w:color w:val="000000" w:themeColor="text1"/>
        </w:rPr>
        <w:lastRenderedPageBreak/>
        <w:t>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F7755A">
        <w:rPr>
          <w:color w:val="000000" w:themeColor="text1"/>
          <w:highlight w:val="yellow"/>
          <w:rPrChange w:id="28" w:author="Brown,James T" w:date="2019-02-15T14:12:00Z">
            <w:rPr>
              <w:color w:val="000000" w:themeColor="text1"/>
            </w:rPr>
          </w:rPrChange>
        </w:rPr>
        <w:t>(results are explained below).</w:t>
      </w:r>
      <w:r w:rsidR="008E70F7" w:rsidRPr="00F67582">
        <w:rPr>
          <w:color w:val="000000" w:themeColor="text1"/>
        </w:rPr>
        <w:t xml:space="preserve"> </w:t>
      </w:r>
      <w:r w:rsidR="003B2371" w:rsidRPr="00F67582">
        <w:rPr>
          <w:color w:val="000000" w:themeColor="text1"/>
        </w:rPr>
        <w:t xml:space="preserve">When </w:t>
      </w:r>
      <w:r w:rsidR="00F67582">
        <w:rPr>
          <w:color w:val="000000" w:themeColor="text1"/>
        </w:rPr>
        <w:t xml:space="preserve">assumed </w:t>
      </w:r>
      <w:r w:rsidR="003B2371" w:rsidRPr="00F67582">
        <w:rPr>
          <w:color w:val="000000" w:themeColor="text1"/>
        </w:rPr>
        <w:t xml:space="preserve">wandering day is used to compare metabolic activity </w:t>
      </w:r>
      <w:commentRangeStart w:id="29"/>
      <w:r w:rsidR="003B2371" w:rsidRPr="00F67582">
        <w:rPr>
          <w:color w:val="000000" w:themeColor="text1"/>
        </w:rPr>
        <w:t xml:space="preserve">between </w:t>
      </w:r>
      <w:commentRangeEnd w:id="29"/>
      <w:r w:rsidR="00F7755A">
        <w:rPr>
          <w:rStyle w:val="CommentReference"/>
        </w:rPr>
        <w:commentReference w:id="29"/>
      </w:r>
      <w:commentRangeStart w:id="30"/>
      <w:r w:rsidR="003B2371" w:rsidRPr="00F67582">
        <w:rPr>
          <w:color w:val="000000" w:themeColor="text1"/>
        </w:rPr>
        <w:t>treatments</w:t>
      </w:r>
      <w:commentRangeEnd w:id="30"/>
      <w:r w:rsidR="00F7755A">
        <w:rPr>
          <w:rStyle w:val="CommentReference"/>
        </w:rPr>
        <w:commentReference w:id="30"/>
      </w:r>
      <w:r w:rsidR="003B2371" w:rsidRPr="00F67582">
        <w:rPr>
          <w:color w:val="000000" w:themeColor="text1"/>
        </w:rPr>
        <w:t xml:space="preserve">, </w:t>
      </w:r>
      <w:commentRangeStart w:id="31"/>
      <w:r w:rsidR="003B2371" w:rsidRPr="00F67582">
        <w:rPr>
          <w:color w:val="000000" w:themeColor="text1"/>
        </w:rPr>
        <w:t>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assumed to wander on </w:t>
      </w:r>
      <w:commentRangeStart w:id="32"/>
      <w:r w:rsidR="003B2371" w:rsidRPr="00F67582">
        <w:rPr>
          <w:color w:val="000000" w:themeColor="text1"/>
        </w:rPr>
        <w:t xml:space="preserve">day 6 </w:t>
      </w:r>
      <w:commentRangeEnd w:id="32"/>
      <w:r w:rsidR="00F7755A">
        <w:rPr>
          <w:rStyle w:val="CommentReference"/>
        </w:rPr>
        <w:commentReference w:id="32"/>
      </w:r>
      <w:r w:rsidR="003B2371" w:rsidRPr="00F67582">
        <w:rPr>
          <w:color w:val="000000" w:themeColor="text1"/>
        </w:rPr>
        <w:t>(t-value=11.85, Df=74, p-</w:t>
      </w:r>
      <w:commentRangeEnd w:id="31"/>
      <w:r w:rsidR="00F67582">
        <w:rPr>
          <w:rStyle w:val="CommentReference"/>
        </w:rPr>
        <w:commentReference w:id="31"/>
      </w:r>
      <w:r w:rsidR="003B2371" w:rsidRPr="00F67582">
        <w:rPr>
          <w:color w:val="000000" w:themeColor="text1"/>
        </w:rPr>
        <w:t xml:space="preserve">value&lt;0.000). </w:t>
      </w:r>
      <w:r w:rsidR="003B73A4" w:rsidRPr="00F67582">
        <w:rPr>
          <w:color w:val="000000" w:themeColor="text1"/>
        </w:rPr>
        <w:t xml:space="preserve">Within each treatment larvae were shown to wander on the same day and a comparison of metabolic activity of larvae from different strains exposed to a </w:t>
      </w:r>
      <w:r w:rsidR="002E461C" w:rsidRPr="006F5AD1">
        <w:rPr>
          <w:color w:val="000000" w:themeColor="text1"/>
        </w:rPr>
        <w:t>single condition</w:t>
      </w:r>
      <w:r w:rsidR="003B73A4" w:rsidRPr="006F5AD1">
        <w:rPr>
          <w:color w:val="000000" w:themeColor="text1"/>
        </w:rPr>
        <w:t xml:space="preserve"> showed no difference in CO</w:t>
      </w:r>
      <w:r w:rsidR="003B73A4" w:rsidRPr="006F5AD1">
        <w:rPr>
          <w:color w:val="000000" w:themeColor="text1"/>
          <w:vertAlign w:val="subscript"/>
        </w:rPr>
        <w:t xml:space="preserve">2 </w:t>
      </w:r>
      <w:r w:rsidR="003B73A4" w:rsidRPr="006F5AD1">
        <w:rPr>
          <w:color w:val="000000" w:themeColor="text1"/>
        </w:rPr>
        <w:t>production (non-diapause condition: t=-0.43, Df=46, p-value=0.673; diapause-programming condition: 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r w:rsidR="003B2371" w:rsidRPr="006F5AD1">
        <w:rPr>
          <w:color w:val="000000" w:themeColor="text1"/>
        </w:rPr>
        <w:t xml:space="preserve">Using wandering day to compare metabolic activity </w:t>
      </w:r>
      <w:r w:rsidR="003B73A4" w:rsidRPr="006F5AD1">
        <w:rPr>
          <w:color w:val="000000" w:themeColor="text1"/>
        </w:rPr>
        <w:t>within each</w:t>
      </w:r>
      <w:r w:rsidR="003B2371" w:rsidRPr="006F5AD1">
        <w:rPr>
          <w:color w:val="000000" w:themeColor="text1"/>
        </w:rPr>
        <w:t xml:space="preserve"> strain showed individuals in diapause-programming conditions produce less CO</w:t>
      </w:r>
      <w:r w:rsidR="003B2371" w:rsidRPr="006F5AD1">
        <w:rPr>
          <w:color w:val="000000" w:themeColor="text1"/>
          <w:vertAlign w:val="subscript"/>
        </w:rPr>
        <w:t>2</w:t>
      </w:r>
      <w:r w:rsidR="003B2371" w:rsidRPr="006F5AD1">
        <w:rPr>
          <w:color w:val="000000" w:themeColor="text1"/>
        </w:rPr>
        <w:t xml:space="preserve"> </w:t>
      </w:r>
      <w:r w:rsidR="003B73A4" w:rsidRPr="006F5AD1">
        <w:rPr>
          <w:color w:val="000000" w:themeColor="text1"/>
        </w:rPr>
        <w:t>than those in non-diapause conditions (long-diapause genotype: t-value=8.12, Df=46, p-value&lt;0.000; short-diapause genotype:</w:t>
      </w:r>
      <w:r w:rsidR="002E461C" w:rsidRPr="006F5AD1">
        <w:rPr>
          <w:color w:val="000000" w:themeColor="text1"/>
        </w:rPr>
        <w:t xml:space="preserve"> </w:t>
      </w:r>
      <w:r w:rsidR="003B73A4" w:rsidRPr="006F5AD1">
        <w:rPr>
          <w:color w:val="000000" w:themeColor="text1"/>
        </w:rPr>
        <w:t>t-value=9.08, Df=26,</w:t>
      </w:r>
      <w:r w:rsidR="002E461C" w:rsidRPr="006F5AD1">
        <w:rPr>
          <w:color w:val="000000" w:themeColor="text1"/>
        </w:rPr>
        <w:t xml:space="preserve"> </w:t>
      </w:r>
      <w:r w:rsidR="003B73A4" w:rsidRPr="006F5AD1">
        <w:rPr>
          <w:color w:val="000000" w:themeColor="text1"/>
        </w:rPr>
        <w:t>p-value&lt;0.000).</w:t>
      </w:r>
      <w:r w:rsidR="003B2371"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6F116BFE" w14:textId="5FAF2A44"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3-3A) and diapause conditions (Fig. 3-3B)</w:t>
      </w:r>
      <w:ins w:id="33" w:author="Dan" w:date="2019-02-15T12:44:00Z">
        <w:r w:rsidR="00436603">
          <w:rPr>
            <w:color w:val="000000" w:themeColor="text1"/>
          </w:rPr>
          <w:t xml:space="preserve"> respectively</w:t>
        </w:r>
      </w:ins>
      <w:r w:rsidR="00C87785" w:rsidRPr="00436603">
        <w:rPr>
          <w:color w:val="000000" w:themeColor="text1"/>
        </w:rPr>
        <w:t>.</w:t>
      </w:r>
      <w:r w:rsidRPr="00436603">
        <w:rPr>
          <w:color w:val="000000" w:themeColor="text1"/>
        </w:rPr>
        <w:t xml:space="preserve"> </w:t>
      </w:r>
      <w:commentRangeStart w:id="34"/>
      <w:r w:rsidR="00AA6878" w:rsidRPr="00436603">
        <w:rPr>
          <w:color w:val="000000" w:themeColor="text1"/>
        </w:rPr>
        <w:t xml:space="preserve">Larvae with </w:t>
      </w:r>
      <w:ins w:id="35" w:author="Dan" w:date="2019-02-15T12:45:00Z">
        <w:r w:rsidR="00436603">
          <w:rPr>
            <w:color w:val="000000" w:themeColor="text1"/>
          </w:rPr>
          <w:t xml:space="preserve">both </w:t>
        </w:r>
      </w:ins>
      <w:r w:rsidR="00AA6878" w:rsidRPr="00436603">
        <w:rPr>
          <w:color w:val="000000" w:themeColor="text1"/>
        </w:rPr>
        <w:t xml:space="preserve">the short diapause </w:t>
      </w:r>
      <w:ins w:id="36" w:author="Dan" w:date="2019-02-15T12:45:00Z">
        <w:r w:rsidR="00436603">
          <w:rPr>
            <w:color w:val="000000" w:themeColor="text1"/>
          </w:rPr>
          <w:t xml:space="preserve">genotype </w:t>
        </w:r>
      </w:ins>
      <w:r w:rsidR="00AA6878" w:rsidRPr="00436603">
        <w:rPr>
          <w:color w:val="000000" w:themeColor="text1"/>
        </w:rPr>
        <w:t>and the long diapause genotype</w:t>
      </w:r>
      <w:r w:rsidR="00C87785" w:rsidRPr="00436603">
        <w:rPr>
          <w:color w:val="000000" w:themeColor="text1"/>
        </w:rPr>
        <w:t xml:space="preserve"> treated in</w:t>
      </w:r>
      <w:r w:rsidRPr="00436603">
        <w:rPr>
          <w:color w:val="000000" w:themeColor="text1"/>
        </w:rPr>
        <w:t xml:space="preserve"> non-diapause conditions </w:t>
      </w:r>
      <w:r w:rsidR="00CD2223" w:rsidRPr="00436603">
        <w:rPr>
          <w:color w:val="000000" w:themeColor="text1"/>
        </w:rPr>
        <w:t xml:space="preserve">both </w:t>
      </w:r>
      <w:r w:rsidR="00C87785" w:rsidRPr="00436603">
        <w:rPr>
          <w:color w:val="000000" w:themeColor="text1"/>
        </w:rPr>
        <w:t>wandered on</w:t>
      </w:r>
      <w:r w:rsidRPr="00436603">
        <w:rPr>
          <w:color w:val="000000" w:themeColor="text1"/>
        </w:rPr>
        <w:t xml:space="preserve"> day 6</w:t>
      </w:r>
      <w:r w:rsidR="00147FCB" w:rsidRPr="00436603">
        <w:rPr>
          <w:color w:val="000000" w:themeColor="text1"/>
        </w:rPr>
        <w:t xml:space="preserve"> (mean=5.89</w:t>
      </w:r>
      <w:r w:rsidR="00CC4ED7" w:rsidRPr="00436603">
        <w:rPr>
          <w:color w:val="000000" w:themeColor="text1"/>
        </w:rPr>
        <w:t xml:space="preserve"> days</w:t>
      </w:r>
      <w:r w:rsidR="00147FCB" w:rsidRPr="00436603">
        <w:rPr>
          <w:color w:val="000000" w:themeColor="text1"/>
        </w:rPr>
        <w:t>, SE=0.60</w:t>
      </w:r>
      <w:r w:rsidR="00CC4ED7" w:rsidRPr="00436603">
        <w:rPr>
          <w:color w:val="000000" w:themeColor="text1"/>
        </w:rPr>
        <w:t xml:space="preserve"> days</w:t>
      </w:r>
      <w:r w:rsidR="00147FCB" w:rsidRPr="00436603">
        <w:rPr>
          <w:color w:val="000000" w:themeColor="text1"/>
        </w:rPr>
        <w:t xml:space="preserve">, </w:t>
      </w:r>
      <w:r w:rsidR="00C87785" w:rsidRPr="00436603">
        <w:rPr>
          <w:color w:val="000000" w:themeColor="text1"/>
        </w:rPr>
        <w:t>p</w:t>
      </w:r>
      <w:r w:rsidR="001B1721" w:rsidRPr="00436603">
        <w:rPr>
          <w:color w:val="000000" w:themeColor="text1"/>
        </w:rPr>
        <w:t>-value</w:t>
      </w:r>
      <w:r w:rsidR="00C87785" w:rsidRPr="00436603">
        <w:rPr>
          <w:color w:val="000000" w:themeColor="text1"/>
        </w:rPr>
        <w:t>=0.663</w:t>
      </w:r>
      <w:r w:rsidR="00147FCB" w:rsidRPr="00436603">
        <w:rPr>
          <w:color w:val="000000" w:themeColor="text1"/>
        </w:rPr>
        <w:t>)</w:t>
      </w:r>
      <w:r w:rsidR="00AA6878" w:rsidRPr="00436603">
        <w:rPr>
          <w:color w:val="000000" w:themeColor="text1"/>
        </w:rPr>
        <w:t xml:space="preserve"> (Table </w:t>
      </w:r>
      <w:r w:rsidR="002407FE" w:rsidRPr="00436603">
        <w:rPr>
          <w:color w:val="000000" w:themeColor="text1"/>
        </w:rPr>
        <w:t>3-1A</w:t>
      </w:r>
      <w:r w:rsidR="00AA6878" w:rsidRPr="00436603">
        <w:rPr>
          <w:color w:val="000000" w:themeColor="text1"/>
        </w:rPr>
        <w:t>).</w:t>
      </w:r>
      <w:r w:rsidRPr="00436603">
        <w:rPr>
          <w:color w:val="000000" w:themeColor="text1"/>
        </w:rPr>
        <w:t xml:space="preserve"> </w:t>
      </w:r>
      <w:commentRangeEnd w:id="34"/>
      <w:r w:rsidR="00436603">
        <w:rPr>
          <w:rStyle w:val="CommentReference"/>
        </w:rPr>
        <w:commentReference w:id="34"/>
      </w:r>
      <w:r w:rsidR="00CD2223" w:rsidRPr="00436603">
        <w:rPr>
          <w:color w:val="000000" w:themeColor="text1"/>
        </w:rPr>
        <w:t xml:space="preserve">Similarly, the </w:t>
      </w:r>
      <w:r w:rsidR="00AA6878" w:rsidRPr="00436603">
        <w:rPr>
          <w:color w:val="000000" w:themeColor="text1"/>
        </w:rPr>
        <w:t>average day of wandering for larvae with the short-diapause and long-diapause genotype</w:t>
      </w:r>
      <w:r w:rsidR="00C0546D" w:rsidRPr="00436603">
        <w:rPr>
          <w:color w:val="000000" w:themeColor="text1"/>
        </w:rPr>
        <w:t xml:space="preserve"> in diapause-programming conditions</w:t>
      </w:r>
      <w:r w:rsidR="00AA6878" w:rsidRPr="00436603">
        <w:rPr>
          <w:color w:val="000000" w:themeColor="text1"/>
        </w:rPr>
        <w:t xml:space="preserve"> was day 10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3-1B</w:t>
      </w:r>
      <w:r w:rsidR="00AA6878" w:rsidRPr="006F5AD1">
        <w:rPr>
          <w:color w:val="000000" w:themeColor="text1"/>
        </w:rPr>
        <w:t>)</w:t>
      </w:r>
      <w:r w:rsidR="00C0546D" w:rsidRPr="006F5AD1">
        <w:rPr>
          <w:color w:val="000000" w:themeColor="text1"/>
        </w:rPr>
        <w:t>.</w:t>
      </w:r>
    </w:p>
    <w:p w14:paraId="0A68D94D" w14:textId="54FB7E65"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t>
      </w:r>
      <w:r w:rsidR="00952DBE" w:rsidRPr="006F5AD1">
        <w:rPr>
          <w:color w:val="000000" w:themeColor="text1"/>
        </w:rPr>
        <w:lastRenderedPageBreak/>
        <w:t xml:space="preserve">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3-5A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3-3A</w:t>
      </w:r>
      <w:r w:rsidR="00DB113A" w:rsidRPr="006F5AD1">
        <w:rPr>
          <w:color w:val="000000" w:themeColor="text1"/>
        </w:rPr>
        <w:t>)</w:t>
      </w:r>
      <w:r w:rsidRPr="006F5AD1">
        <w:rPr>
          <w:color w:val="000000" w:themeColor="text1"/>
        </w:rPr>
        <w:t>. Similarities in lean mass and lipid mass accumulation at the start of the 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7777777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On the 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3-8</w:t>
      </w:r>
      <w:r w:rsidR="00DB113A" w:rsidRPr="006F5AD1">
        <w:rPr>
          <w:color w:val="000000" w:themeColor="text1"/>
        </w:rPr>
        <w:t>) (T</w:t>
      </w:r>
      <w:r w:rsidR="006B3D7A" w:rsidRPr="006F5AD1">
        <w:rPr>
          <w:color w:val="000000" w:themeColor="text1"/>
        </w:rPr>
        <w:t>able</w:t>
      </w:r>
      <w:r w:rsidRPr="006F5AD1">
        <w:rPr>
          <w:color w:val="000000" w:themeColor="text1"/>
        </w:rPr>
        <w:t xml:space="preserve"> 3-3B</w:t>
      </w:r>
      <w:r w:rsidR="00A32000" w:rsidRPr="006F5AD1">
        <w:rPr>
          <w:color w:val="000000" w:themeColor="text1"/>
        </w:rPr>
        <w:t xml:space="preserve"> and </w:t>
      </w:r>
      <w:r w:rsidRPr="006F5AD1">
        <w:rPr>
          <w:color w:val="000000" w:themeColor="text1"/>
        </w:rPr>
        <w:t>3-5B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3-3</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3-5B</w:t>
      </w:r>
      <w:r w:rsidR="00DB113A" w:rsidRPr="006F5AD1">
        <w:rPr>
          <w:color w:val="000000" w:themeColor="text1"/>
        </w:rPr>
        <w:t>)</w:t>
      </w:r>
      <w:r w:rsidRPr="006F5AD1">
        <w:rPr>
          <w:color w:val="000000" w:themeColor="text1"/>
        </w:rPr>
        <w:t>.</w:t>
      </w:r>
    </w:p>
    <w:p w14:paraId="07A415E7" w14:textId="77777777"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3-9</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3-7A</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Df=16.7, p-value=0.0002) </w:t>
      </w:r>
      <w:r w:rsidR="00DB113A" w:rsidRPr="006F5AD1">
        <w:rPr>
          <w:color w:val="000000" w:themeColor="text1"/>
        </w:rPr>
        <w:t xml:space="preserve">(Table </w:t>
      </w:r>
      <w:r w:rsidRPr="006F5AD1">
        <w:rPr>
          <w:color w:val="000000" w:themeColor="text1"/>
        </w:rPr>
        <w:t>3-9A</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w:t>
      </w:r>
      <w:r w:rsidRPr="006F5AD1">
        <w:rPr>
          <w:color w:val="000000" w:themeColor="text1"/>
        </w:rPr>
        <w:lastRenderedPageBreak/>
        <w:t>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3-7B</w:t>
      </w:r>
      <w:r w:rsidR="008E6E23" w:rsidRPr="006F5AD1">
        <w:rPr>
          <w:color w:val="000000" w:themeColor="text1"/>
        </w:rPr>
        <w:t xml:space="preserve"> and 3-7C</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3-9B</w:t>
      </w:r>
      <w:r w:rsidR="008E6E23" w:rsidRPr="006F5AD1">
        <w:rPr>
          <w:color w:val="000000" w:themeColor="text1"/>
        </w:rPr>
        <w:t xml:space="preserve"> and 3-9C</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 xml:space="preserve">diapause </w:t>
      </w:r>
      <w:r w:rsidRPr="001A3D3B">
        <w:rPr>
          <w:color w:val="000000" w:themeColor="text1"/>
        </w:rPr>
        <w:lastRenderedPageBreak/>
        <w:t>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37"/>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37"/>
      <w:r w:rsidR="001A3D3B">
        <w:rPr>
          <w:rStyle w:val="CommentReference"/>
        </w:rPr>
        <w:commentReference w:id="37"/>
      </w:r>
    </w:p>
    <w:p w14:paraId="1BA8F612" w14:textId="249F86C9"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00B468A9" w14:textId="77777777" w:rsidR="00AB6EF8" w:rsidRPr="009963D9" w:rsidRDefault="00AB6EF8" w:rsidP="00062423">
      <w:pPr>
        <w:spacing w:line="480" w:lineRule="auto"/>
        <w:ind w:left="-15" w:right="90" w:firstLine="468"/>
        <w:rPr>
          <w:color w:val="000000" w:themeColor="text1"/>
        </w:rPr>
      </w:pPr>
    </w:p>
    <w:p w14:paraId="3BF4CEBB" w14:textId="77777777" w:rsidR="00BE155D" w:rsidRDefault="00BE155D" w:rsidP="00062423">
      <w:pPr>
        <w:spacing w:line="480" w:lineRule="auto"/>
        <w:ind w:left="-15" w:right="90" w:firstLine="468"/>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(Adkisson et al., 1963; Mitchell and Briegel, </w:t>
      </w:r>
      <w:commentRangeStart w:id="38"/>
      <w:r w:rsidRPr="009963D9">
        <w:rPr>
          <w:color w:val="000000" w:themeColor="text1"/>
        </w:rPr>
        <w:t>1989</w:t>
      </w:r>
      <w:commentRangeEnd w:id="38"/>
      <w:r w:rsidRPr="009963D9">
        <w:rPr>
          <w:rStyle w:val="CommentReference"/>
        </w:rPr>
        <w:commentReference w:id="38"/>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lastRenderedPageBreak/>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39"/>
      <w:r w:rsidR="00D27C9E" w:rsidRPr="004F09C9">
        <w:rPr>
          <w:color w:val="000000" w:themeColor="text1"/>
        </w:rPr>
        <w:t xml:space="preserve">in lipid stores in compared </w:t>
      </w:r>
      <w:commentRangeEnd w:id="39"/>
      <w:r w:rsidR="00FF3FA4">
        <w:rPr>
          <w:rStyle w:val="CommentReference"/>
        </w:rPr>
        <w:commentReference w:id="39"/>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40"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41"/>
      <w:r w:rsidRPr="004F09C9">
        <w:rPr>
          <w:color w:val="000000" w:themeColor="text1"/>
        </w:rPr>
        <w:t>season</w:t>
      </w:r>
      <w:commentRangeEnd w:id="41"/>
      <w:r w:rsidR="009514F6">
        <w:rPr>
          <w:rStyle w:val="CommentReference"/>
        </w:rPr>
        <w:commentReference w:id="41"/>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42"/>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42"/>
      <w:r w:rsidR="009514F6">
        <w:rPr>
          <w:rStyle w:val="CommentReference"/>
        </w:rPr>
        <w:commentReference w:id="42"/>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w:t>
      </w:r>
      <w:r w:rsidRPr="004F09C9">
        <w:rPr>
          <w:color w:val="000000" w:themeColor="text1"/>
        </w:rPr>
        <w:lastRenderedPageBreak/>
        <w:t xml:space="preserve">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43"/>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43"/>
      <w:r w:rsidR="00DB78B2">
        <w:rPr>
          <w:rStyle w:val="CommentReference"/>
        </w:rPr>
        <w:commentReference w:id="43"/>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44"/>
      <w:r w:rsidRPr="004F09C9">
        <w:rPr>
          <w:color w:val="000000" w:themeColor="text1"/>
        </w:rPr>
        <w:t xml:space="preserve">Variation in the response of short-diapause genotype larvae </w:t>
      </w:r>
      <w:commentRangeEnd w:id="44"/>
      <w:r w:rsidR="00DB78B2">
        <w:rPr>
          <w:rStyle w:val="CommentReference"/>
        </w:rPr>
        <w:commentReference w:id="44"/>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w:t>
      </w:r>
      <w:r w:rsidRPr="004F09C9">
        <w:rPr>
          <w:color w:val="000000" w:themeColor="text1"/>
        </w:rPr>
        <w:lastRenderedPageBreak/>
        <w:t xml:space="preserve">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45"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46"/>
      <w:r w:rsidRPr="004F09C9">
        <w:rPr>
          <w:color w:val="000000" w:themeColor="text1"/>
        </w:rPr>
        <w:t>larvae.</w:t>
      </w:r>
      <w:commentRangeEnd w:id="46"/>
      <w:r w:rsidR="00667F35">
        <w:rPr>
          <w:rStyle w:val="CommentReference"/>
        </w:rPr>
        <w:commentReference w:id="46"/>
      </w:r>
    </w:p>
    <w:p w14:paraId="429F0035" w14:textId="77777777" w:rsidR="008262F8" w:rsidRDefault="008262F8" w:rsidP="00CE5B15">
      <w:pPr>
        <w:spacing w:line="480" w:lineRule="auto"/>
        <w:ind w:left="-15" w:right="90" w:firstLine="468"/>
        <w:rPr>
          <w:ins w:id="47" w:author="Brown,James T" w:date="2019-02-14T14:10:00Z"/>
          <w:color w:val="000000" w:themeColor="text1"/>
        </w:rPr>
      </w:pPr>
    </w:p>
    <w:p w14:paraId="68D7B85C" w14:textId="77777777" w:rsidR="008262F8" w:rsidRDefault="008262F8" w:rsidP="00CE5B15">
      <w:pPr>
        <w:spacing w:line="480" w:lineRule="auto"/>
        <w:ind w:left="-15" w:right="90" w:firstLine="468"/>
        <w:rPr>
          <w:ins w:id="48" w:author="Brown,James T" w:date="2019-02-14T14:11:00Z"/>
          <w:color w:val="000000" w:themeColor="text1"/>
        </w:rPr>
      </w:pPr>
    </w:p>
    <w:p w14:paraId="36C889B9" w14:textId="77777777" w:rsidR="008262F8" w:rsidRDefault="008262F8" w:rsidP="00CE5B15">
      <w:pPr>
        <w:spacing w:line="480" w:lineRule="auto"/>
        <w:ind w:left="-15" w:right="90" w:firstLine="468"/>
        <w:rPr>
          <w:ins w:id="49" w:author="Brown,James T" w:date="2019-02-14T14:11:00Z"/>
          <w:color w:val="000000" w:themeColor="text1"/>
        </w:rPr>
      </w:pPr>
    </w:p>
    <w:p w14:paraId="4658520D" w14:textId="77777777" w:rsidR="008262F8" w:rsidRDefault="008262F8" w:rsidP="00CE5B15">
      <w:pPr>
        <w:spacing w:line="480" w:lineRule="auto"/>
        <w:ind w:left="-15" w:right="90" w:firstLine="468"/>
        <w:rPr>
          <w:ins w:id="50"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51"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52" w:author="Brown,James T" w:date="2019-02-13T22:16:00Z">
        <w:r w:rsidRPr="004F09C9" w:rsidDel="00B71FB5">
          <w:rPr>
            <w:color w:val="000000" w:themeColor="text1"/>
          </w:rPr>
          <w:delText>day</w:delText>
        </w:r>
      </w:del>
      <w:ins w:id="53"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54"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55"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56"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57" w:author="Brown, James T." w:date="2019-02-07T10:15:00Z">
        <w:r w:rsidR="004B74F2">
          <w:rPr>
            <w:color w:val="000000" w:themeColor="text1"/>
          </w:rPr>
          <w:t>shallow-diapause</w:t>
        </w:r>
      </w:ins>
      <w:r w:rsidRPr="004F09C9">
        <w:rPr>
          <w:color w:val="000000" w:themeColor="text1"/>
        </w:rPr>
        <w:t xml:space="preserve"> phenotype (orange) and a </w:t>
      </w:r>
      <w:ins w:id="58" w:author="Brown, James T." w:date="2019-02-07T10:14:00Z">
        <w:r w:rsidR="004B74F2">
          <w:rPr>
            <w:color w:val="000000" w:themeColor="text1"/>
          </w:rPr>
          <w:t>deep-diapause</w:t>
        </w:r>
      </w:ins>
      <w:r w:rsidRPr="004F09C9">
        <w:rPr>
          <w:color w:val="000000" w:themeColor="text1"/>
        </w:rPr>
        <w:t xml:space="preserve"> phenotype (blue). Mass peak days: day-6 for </w:t>
      </w:r>
      <w:ins w:id="59" w:author="Brown, James T." w:date="2019-02-07T10:15:00Z">
        <w:r w:rsidR="004B74F2">
          <w:rPr>
            <w:color w:val="000000" w:themeColor="text1"/>
          </w:rPr>
          <w:t>shallow-diapause</w:t>
        </w:r>
      </w:ins>
      <w:r w:rsidRPr="004F09C9">
        <w:rPr>
          <w:color w:val="000000" w:themeColor="text1"/>
        </w:rPr>
        <w:t xml:space="preserve"> larvae and day-6 for </w:t>
      </w:r>
      <w:ins w:id="60"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61" w:author="Brown, James T." w:date="2019-02-07T10:14:00Z">
        <w:r w:rsidR="004B74F2">
          <w:rPr>
            <w:color w:val="000000" w:themeColor="text1"/>
          </w:rPr>
          <w:t>deep-diapause</w:t>
        </w:r>
      </w:ins>
      <w:r w:rsidRPr="004F09C9">
        <w:rPr>
          <w:color w:val="000000" w:themeColor="text1"/>
        </w:rPr>
        <w:t xml:space="preserve"> (black) </w:t>
      </w:r>
      <w:ins w:id="62"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63" w:author="Brown, James T." w:date="2019-02-07T10:15:00Z">
        <w:r w:rsidR="004B74F2">
          <w:rPr>
            <w:color w:val="000000" w:themeColor="text1"/>
          </w:rPr>
          <w:t>shallow-diapause</w:t>
        </w:r>
      </w:ins>
      <w:r w:rsidRPr="004F09C9">
        <w:rPr>
          <w:color w:val="000000" w:themeColor="text1"/>
        </w:rPr>
        <w:t xml:space="preserve"> and </w:t>
      </w:r>
      <w:ins w:id="64"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65" w:author="Brown, James T." w:date="2019-02-12T11:02:00Z">
        <w:del w:id="66"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67" w:author="Brown, James T." w:date="2019-02-12T11:01:00Z">
        <w:r w:rsidR="00E872D5">
          <w:rPr>
            <w:color w:val="000000" w:themeColor="text1"/>
          </w:rPr>
          <w:t>a</w:t>
        </w:r>
      </w:ins>
      <w:r w:rsidRPr="004F09C9">
        <w:rPr>
          <w:color w:val="000000" w:themeColor="text1"/>
        </w:rPr>
        <w:t>ffected by diapause genotype (t-value=6.</w:t>
      </w:r>
      <w:del w:id="68" w:author="Brown,James T" w:date="2019-02-13T22:17:00Z">
        <w:r w:rsidRPr="004F09C9" w:rsidDel="00B71FB5">
          <w:rPr>
            <w:color w:val="000000" w:themeColor="text1"/>
          </w:rPr>
          <w:delText>85,Df</w:delText>
        </w:r>
      </w:del>
      <w:ins w:id="69"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70"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71" w:author="Brown,James T" w:date="2019-02-13T22:17:00Z">
        <w:r w:rsidRPr="004F09C9" w:rsidDel="00B71FB5">
          <w:rPr>
            <w:color w:val="000000" w:themeColor="text1"/>
          </w:rPr>
          <w:delText>7,p</w:delText>
        </w:r>
      </w:del>
      <w:ins w:id="72"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73"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74" w:author="Brown,James T" w:date="2019-02-13T22:17:00Z">
        <w:r w:rsidRPr="004F09C9" w:rsidDel="00B71FB5">
          <w:rPr>
            <w:color w:val="000000" w:themeColor="text1"/>
          </w:rPr>
          <w:delText>effected</w:delText>
        </w:r>
      </w:del>
      <w:ins w:id="75" w:author="Brown,James T" w:date="2019-02-13T22:17:00Z">
        <w:r w:rsidR="00B71FB5" w:rsidRPr="004F09C9">
          <w:rPr>
            <w:color w:val="000000" w:themeColor="text1"/>
          </w:rPr>
          <w:t>affected</w:t>
        </w:r>
      </w:ins>
      <w:r w:rsidRPr="004F09C9">
        <w:rPr>
          <w:color w:val="000000" w:themeColor="text1"/>
        </w:rPr>
        <w:t xml:space="preserve"> lipid mass depletion (t-value=-2.38, Df=14.</w:t>
      </w:r>
      <w:del w:id="76" w:author="Brown,James T" w:date="2019-02-13T22:17:00Z">
        <w:r w:rsidRPr="004F09C9" w:rsidDel="00B71FB5">
          <w:rPr>
            <w:color w:val="000000" w:themeColor="text1"/>
          </w:rPr>
          <w:delText>1,p</w:delText>
        </w:r>
      </w:del>
      <w:ins w:id="77"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78" w:author="Brown,James T" w:date="2019-02-13T22:17:00Z">
        <w:r w:rsidRPr="004F09C9" w:rsidDel="00B71FB5">
          <w:rPr>
            <w:color w:val="000000" w:themeColor="text1"/>
          </w:rPr>
          <w:delText>4,p</w:delText>
        </w:r>
      </w:del>
      <w:ins w:id="79"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0" w:author="Brown,James T" w:date="2019-02-03T13:29:00Z">
        <w:r w:rsidR="00A21756">
          <w:rPr>
            <w:color w:val="000000" w:themeColor="text1"/>
          </w:rPr>
          <w:t>Linear model</w:t>
        </w:r>
      </w:ins>
      <w:ins w:id="81" w:author="Brown,James T" w:date="2019-02-03T13:31:00Z">
        <w:r w:rsidR="00D9566E">
          <w:rPr>
            <w:color w:val="000000" w:themeColor="text1"/>
          </w:rPr>
          <w:t>s</w:t>
        </w:r>
      </w:ins>
      <w:ins w:id="82"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83"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4"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85"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86" w:author="Brown,James T" w:date="2019-02-03T14:12:00Z"/>
          <w:color w:val="000000" w:themeColor="text1"/>
        </w:rPr>
      </w:pPr>
    </w:p>
    <w:p w14:paraId="19D46837" w14:textId="77777777" w:rsidR="00206B10" w:rsidRDefault="00206B10">
      <w:pPr>
        <w:spacing w:line="259" w:lineRule="auto"/>
        <w:ind w:left="1076" w:right="90" w:hanging="1091"/>
        <w:rPr>
          <w:ins w:id="87" w:author="Brown,James T" w:date="2019-02-03T14:12:00Z"/>
          <w:color w:val="000000" w:themeColor="text1"/>
        </w:rPr>
      </w:pPr>
    </w:p>
    <w:p w14:paraId="04AEB44A" w14:textId="77777777" w:rsidR="00206B10" w:rsidRDefault="00206B10">
      <w:pPr>
        <w:spacing w:line="259" w:lineRule="auto"/>
        <w:ind w:left="1076" w:right="90" w:hanging="1091"/>
        <w:rPr>
          <w:ins w:id="88" w:author="Brown,James T" w:date="2019-02-03T14:12:00Z"/>
          <w:color w:val="000000" w:themeColor="text1"/>
        </w:rPr>
      </w:pPr>
    </w:p>
    <w:p w14:paraId="3D47381A" w14:textId="77777777" w:rsidR="00206B10" w:rsidRDefault="00206B10">
      <w:pPr>
        <w:spacing w:line="259" w:lineRule="auto"/>
        <w:ind w:left="1076" w:right="90" w:hanging="1091"/>
        <w:rPr>
          <w:ins w:id="89" w:author="Brown,James T" w:date="2019-02-03T14:12:00Z"/>
          <w:color w:val="000000" w:themeColor="text1"/>
        </w:rPr>
      </w:pPr>
    </w:p>
    <w:p w14:paraId="70400047" w14:textId="77777777" w:rsidR="00206B10" w:rsidRDefault="00206B10">
      <w:pPr>
        <w:spacing w:line="259" w:lineRule="auto"/>
        <w:ind w:left="1076" w:right="90" w:hanging="1091"/>
        <w:rPr>
          <w:ins w:id="90" w:author="Brown,James T" w:date="2019-02-03T14:12:00Z"/>
          <w:color w:val="000000" w:themeColor="text1"/>
        </w:rPr>
      </w:pPr>
    </w:p>
    <w:p w14:paraId="6257A4E5" w14:textId="77777777" w:rsidR="00206B10" w:rsidRDefault="00206B10">
      <w:pPr>
        <w:spacing w:line="259" w:lineRule="auto"/>
        <w:ind w:left="1076" w:right="90" w:hanging="1091"/>
        <w:rPr>
          <w:ins w:id="91" w:author="Brown,James T" w:date="2019-02-03T14:12:00Z"/>
          <w:color w:val="000000" w:themeColor="text1"/>
        </w:rPr>
      </w:pPr>
    </w:p>
    <w:p w14:paraId="575DBDD5" w14:textId="77777777" w:rsidR="00206B10" w:rsidRDefault="00206B10">
      <w:pPr>
        <w:spacing w:line="259" w:lineRule="auto"/>
        <w:ind w:left="1076" w:right="90" w:hanging="1091"/>
        <w:rPr>
          <w:ins w:id="92" w:author="Brown,James T" w:date="2019-02-03T14:12:00Z"/>
          <w:color w:val="000000" w:themeColor="text1"/>
        </w:rPr>
      </w:pPr>
    </w:p>
    <w:p w14:paraId="424869A6" w14:textId="77777777" w:rsidR="00206B10" w:rsidRDefault="00206B10">
      <w:pPr>
        <w:spacing w:line="259" w:lineRule="auto"/>
        <w:ind w:left="1076" w:right="90" w:hanging="1091"/>
        <w:rPr>
          <w:ins w:id="93" w:author="Brown,James T" w:date="2019-02-03T14:12:00Z"/>
          <w:color w:val="000000" w:themeColor="text1"/>
        </w:rPr>
      </w:pPr>
    </w:p>
    <w:p w14:paraId="6F09D3E7" w14:textId="77777777" w:rsidR="00206B10" w:rsidRDefault="00206B10">
      <w:pPr>
        <w:spacing w:line="259" w:lineRule="auto"/>
        <w:ind w:left="1076" w:right="90" w:hanging="1091"/>
        <w:rPr>
          <w:ins w:id="94" w:author="Brown,James T" w:date="2019-02-03T14:12:00Z"/>
          <w:color w:val="000000" w:themeColor="text1"/>
        </w:rPr>
      </w:pPr>
    </w:p>
    <w:p w14:paraId="67133383" w14:textId="77777777" w:rsidR="00206B10" w:rsidRDefault="00206B10">
      <w:pPr>
        <w:spacing w:line="259" w:lineRule="auto"/>
        <w:ind w:left="1076" w:right="90" w:hanging="1091"/>
        <w:rPr>
          <w:ins w:id="95" w:author="Brown,James T" w:date="2019-02-03T14:12:00Z"/>
          <w:color w:val="000000" w:themeColor="text1"/>
        </w:rPr>
      </w:pPr>
    </w:p>
    <w:p w14:paraId="66AC0653" w14:textId="77777777" w:rsidR="00206B10" w:rsidRDefault="00206B10">
      <w:pPr>
        <w:spacing w:line="259" w:lineRule="auto"/>
        <w:ind w:left="1076" w:right="90" w:hanging="1091"/>
        <w:rPr>
          <w:ins w:id="96" w:author="Brown,James T" w:date="2019-02-03T14:12:00Z"/>
          <w:color w:val="000000" w:themeColor="text1"/>
        </w:rPr>
      </w:pPr>
    </w:p>
    <w:p w14:paraId="707B80E8" w14:textId="77777777" w:rsidR="00206B10" w:rsidRDefault="00206B10">
      <w:pPr>
        <w:spacing w:line="259" w:lineRule="auto"/>
        <w:ind w:left="1076" w:right="90" w:hanging="1091"/>
        <w:rPr>
          <w:ins w:id="97" w:author="Brown,James T" w:date="2019-02-03T14:12:00Z"/>
          <w:color w:val="000000" w:themeColor="text1"/>
        </w:rPr>
      </w:pPr>
    </w:p>
    <w:p w14:paraId="4D0D2D8E" w14:textId="77777777" w:rsidR="00206B10" w:rsidRDefault="00206B10">
      <w:pPr>
        <w:spacing w:line="259" w:lineRule="auto"/>
        <w:ind w:left="1076" w:right="90" w:hanging="1091"/>
        <w:rPr>
          <w:ins w:id="98" w:author="Brown,James T" w:date="2019-02-03T14:12:00Z"/>
          <w:color w:val="000000" w:themeColor="text1"/>
        </w:rPr>
      </w:pPr>
    </w:p>
    <w:p w14:paraId="0D99825F" w14:textId="77777777" w:rsidR="00206B10" w:rsidRDefault="00206B10">
      <w:pPr>
        <w:spacing w:line="259" w:lineRule="auto"/>
        <w:ind w:left="1076" w:right="90" w:hanging="1091"/>
        <w:rPr>
          <w:ins w:id="99" w:author="Brown,James T" w:date="2019-02-03T14:12:00Z"/>
          <w:color w:val="000000" w:themeColor="text1"/>
        </w:rPr>
      </w:pPr>
    </w:p>
    <w:p w14:paraId="552B2B8F" w14:textId="77777777" w:rsidR="00206B10" w:rsidRDefault="00206B10">
      <w:pPr>
        <w:spacing w:line="259" w:lineRule="auto"/>
        <w:ind w:left="1076" w:right="90" w:hanging="1091"/>
        <w:rPr>
          <w:ins w:id="100" w:author="Brown,James T" w:date="2019-02-03T14:12:00Z"/>
          <w:color w:val="000000" w:themeColor="text1"/>
        </w:rPr>
      </w:pPr>
    </w:p>
    <w:p w14:paraId="7432FDDD" w14:textId="77777777" w:rsidR="00206B10" w:rsidRDefault="00206B10">
      <w:pPr>
        <w:spacing w:line="259" w:lineRule="auto"/>
        <w:ind w:left="1076" w:right="90" w:hanging="1091"/>
        <w:rPr>
          <w:ins w:id="101" w:author="Brown,James T" w:date="2019-02-03T14:12:00Z"/>
          <w:color w:val="000000" w:themeColor="text1"/>
        </w:rPr>
      </w:pPr>
    </w:p>
    <w:p w14:paraId="6341FD38" w14:textId="77777777" w:rsidR="00206B10" w:rsidRDefault="00206B10">
      <w:pPr>
        <w:spacing w:line="259" w:lineRule="auto"/>
        <w:ind w:left="1076" w:right="90" w:hanging="1091"/>
        <w:rPr>
          <w:ins w:id="102" w:author="Brown,James T" w:date="2019-02-03T14:12:00Z"/>
          <w:color w:val="000000" w:themeColor="text1"/>
        </w:rPr>
      </w:pPr>
    </w:p>
    <w:p w14:paraId="759C49F2" w14:textId="77777777" w:rsidR="00206B10" w:rsidRDefault="00206B10">
      <w:pPr>
        <w:spacing w:line="259" w:lineRule="auto"/>
        <w:ind w:left="1076" w:right="90" w:hanging="1091"/>
        <w:rPr>
          <w:ins w:id="103" w:author="Brown,James T" w:date="2019-02-03T14:12:00Z"/>
          <w:color w:val="000000" w:themeColor="text1"/>
        </w:rPr>
      </w:pPr>
    </w:p>
    <w:p w14:paraId="07CDCBBE" w14:textId="77777777" w:rsidR="00206B10" w:rsidRDefault="00206B10">
      <w:pPr>
        <w:spacing w:line="259" w:lineRule="auto"/>
        <w:ind w:left="1076" w:right="90" w:hanging="1091"/>
        <w:rPr>
          <w:ins w:id="104" w:author="Brown,James T" w:date="2019-02-03T14:12:00Z"/>
          <w:color w:val="000000" w:themeColor="text1"/>
        </w:rPr>
      </w:pPr>
    </w:p>
    <w:p w14:paraId="7D0DF131" w14:textId="77777777" w:rsidR="00206B10" w:rsidRDefault="00206B10">
      <w:pPr>
        <w:spacing w:line="259" w:lineRule="auto"/>
        <w:ind w:left="1076" w:right="90" w:hanging="1091"/>
        <w:rPr>
          <w:ins w:id="105" w:author="Brown,James T" w:date="2019-02-03T14:12:00Z"/>
          <w:color w:val="000000" w:themeColor="text1"/>
        </w:rPr>
      </w:pPr>
    </w:p>
    <w:p w14:paraId="1AEAD558" w14:textId="77777777" w:rsidR="00206B10" w:rsidRDefault="00206B10">
      <w:pPr>
        <w:spacing w:line="259" w:lineRule="auto"/>
        <w:ind w:left="1076" w:right="90" w:hanging="1091"/>
        <w:rPr>
          <w:ins w:id="106" w:author="Brown,James T" w:date="2019-02-03T14:12:00Z"/>
          <w:color w:val="000000" w:themeColor="text1"/>
        </w:rPr>
      </w:pPr>
    </w:p>
    <w:p w14:paraId="3E076437" w14:textId="77777777" w:rsidR="00206B10" w:rsidRDefault="00206B10">
      <w:pPr>
        <w:spacing w:line="259" w:lineRule="auto"/>
        <w:ind w:left="1076" w:right="90" w:hanging="1091"/>
        <w:rPr>
          <w:ins w:id="107" w:author="Brown,James T" w:date="2019-02-03T14:11:00Z"/>
          <w:color w:val="000000" w:themeColor="text1"/>
        </w:rPr>
      </w:pPr>
    </w:p>
    <w:p w14:paraId="3C9C6441" w14:textId="77777777" w:rsidR="00206B10" w:rsidRDefault="00206B10">
      <w:pPr>
        <w:spacing w:line="259" w:lineRule="auto"/>
        <w:ind w:left="1076" w:right="90" w:hanging="1091"/>
        <w:rPr>
          <w:ins w:id="108"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09"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0"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11" w:author="Brown,James T" w:date="2019-02-03T14:12:00Z"/>
          <w:color w:val="000000" w:themeColor="text1"/>
        </w:rPr>
      </w:pPr>
    </w:p>
    <w:p w14:paraId="40C9ABC6" w14:textId="77777777" w:rsidR="00206B10" w:rsidRDefault="00206B10">
      <w:pPr>
        <w:spacing w:line="259" w:lineRule="auto"/>
        <w:ind w:left="1076" w:right="90" w:hanging="1091"/>
        <w:rPr>
          <w:ins w:id="112" w:author="Brown,James T" w:date="2019-02-03T14:13:00Z"/>
          <w:color w:val="000000" w:themeColor="text1"/>
        </w:rPr>
      </w:pPr>
    </w:p>
    <w:p w14:paraId="13CFAD04" w14:textId="77777777" w:rsidR="00206B10" w:rsidRDefault="00206B10">
      <w:pPr>
        <w:spacing w:line="259" w:lineRule="auto"/>
        <w:ind w:left="1076" w:right="90" w:hanging="1091"/>
        <w:rPr>
          <w:ins w:id="113" w:author="Brown,James T" w:date="2019-02-03T14:13:00Z"/>
          <w:color w:val="000000" w:themeColor="text1"/>
        </w:rPr>
      </w:pPr>
    </w:p>
    <w:p w14:paraId="212D1D04" w14:textId="77777777" w:rsidR="00206B10" w:rsidRDefault="00206B10">
      <w:pPr>
        <w:spacing w:line="259" w:lineRule="auto"/>
        <w:ind w:left="1076" w:right="90" w:hanging="1091"/>
        <w:rPr>
          <w:ins w:id="114" w:author="Brown,James T" w:date="2019-02-03T14:13:00Z"/>
          <w:color w:val="000000" w:themeColor="text1"/>
        </w:rPr>
      </w:pPr>
    </w:p>
    <w:p w14:paraId="5ABEDC85" w14:textId="77777777" w:rsidR="00206B10" w:rsidRDefault="00206B10">
      <w:pPr>
        <w:spacing w:line="259" w:lineRule="auto"/>
        <w:ind w:left="1076" w:right="90" w:hanging="1091"/>
        <w:rPr>
          <w:ins w:id="115" w:author="Brown,James T" w:date="2019-02-03T14:13:00Z"/>
          <w:color w:val="000000" w:themeColor="text1"/>
        </w:rPr>
      </w:pPr>
    </w:p>
    <w:p w14:paraId="671ED1C0" w14:textId="77777777" w:rsidR="00206B10" w:rsidRDefault="00206B10">
      <w:pPr>
        <w:spacing w:line="259" w:lineRule="auto"/>
        <w:ind w:left="1076" w:right="90" w:hanging="1091"/>
        <w:rPr>
          <w:ins w:id="116" w:author="Brown,James T" w:date="2019-02-03T14:13:00Z"/>
          <w:color w:val="000000" w:themeColor="text1"/>
        </w:rPr>
      </w:pPr>
    </w:p>
    <w:p w14:paraId="2461A11F" w14:textId="77777777" w:rsidR="00206B10" w:rsidRDefault="00206B10">
      <w:pPr>
        <w:spacing w:line="259" w:lineRule="auto"/>
        <w:ind w:left="1076" w:right="90" w:hanging="1091"/>
        <w:rPr>
          <w:ins w:id="117" w:author="Brown,James T" w:date="2019-02-03T14:13:00Z"/>
          <w:color w:val="000000" w:themeColor="text1"/>
        </w:rPr>
      </w:pPr>
    </w:p>
    <w:p w14:paraId="506EEB17" w14:textId="77777777" w:rsidR="00206B10" w:rsidRDefault="00206B10">
      <w:pPr>
        <w:spacing w:line="259" w:lineRule="auto"/>
        <w:ind w:left="1076" w:right="90" w:hanging="1091"/>
        <w:rPr>
          <w:ins w:id="118" w:author="Brown,James T" w:date="2019-02-03T14:13:00Z"/>
          <w:color w:val="000000" w:themeColor="text1"/>
        </w:rPr>
      </w:pPr>
    </w:p>
    <w:p w14:paraId="4A3DC079" w14:textId="77777777" w:rsidR="00206B10" w:rsidRDefault="00206B10">
      <w:pPr>
        <w:spacing w:line="259" w:lineRule="auto"/>
        <w:ind w:left="1076" w:right="90" w:hanging="1091"/>
        <w:rPr>
          <w:ins w:id="119" w:author="Brown,James T" w:date="2019-02-03T14:13:00Z"/>
          <w:color w:val="000000" w:themeColor="text1"/>
        </w:rPr>
      </w:pPr>
    </w:p>
    <w:p w14:paraId="3E0DCA1C" w14:textId="77777777" w:rsidR="00206B10" w:rsidRDefault="00206B10">
      <w:pPr>
        <w:spacing w:line="259" w:lineRule="auto"/>
        <w:ind w:left="1076" w:right="90" w:hanging="1091"/>
        <w:rPr>
          <w:ins w:id="120" w:author="Brown,James T" w:date="2019-02-03T14:13:00Z"/>
          <w:color w:val="000000" w:themeColor="text1"/>
        </w:rPr>
      </w:pPr>
    </w:p>
    <w:p w14:paraId="320F5A15" w14:textId="77777777" w:rsidR="00206B10" w:rsidRDefault="00206B10">
      <w:pPr>
        <w:spacing w:line="259" w:lineRule="auto"/>
        <w:ind w:left="1076" w:right="90" w:hanging="1091"/>
        <w:rPr>
          <w:ins w:id="121" w:author="Brown,James T" w:date="2019-02-03T14:13:00Z"/>
          <w:color w:val="000000" w:themeColor="text1"/>
        </w:rPr>
      </w:pPr>
    </w:p>
    <w:p w14:paraId="11FF9D2A" w14:textId="77777777" w:rsidR="00206B10" w:rsidRDefault="00206B10">
      <w:pPr>
        <w:spacing w:line="259" w:lineRule="auto"/>
        <w:ind w:left="1076" w:right="90" w:hanging="1091"/>
        <w:rPr>
          <w:ins w:id="122" w:author="Brown,James T" w:date="2019-02-03T14:13:00Z"/>
          <w:color w:val="000000" w:themeColor="text1"/>
        </w:rPr>
      </w:pPr>
    </w:p>
    <w:p w14:paraId="163D1D51" w14:textId="77777777" w:rsidR="00206B10" w:rsidRDefault="00206B10">
      <w:pPr>
        <w:spacing w:line="259" w:lineRule="auto"/>
        <w:ind w:left="1076" w:right="90" w:hanging="1091"/>
        <w:rPr>
          <w:ins w:id="123" w:author="Brown,James T" w:date="2019-02-03T14:13:00Z"/>
          <w:color w:val="000000" w:themeColor="text1"/>
        </w:rPr>
      </w:pPr>
    </w:p>
    <w:p w14:paraId="419A63B9" w14:textId="77777777" w:rsidR="00206B10" w:rsidRDefault="00206B10">
      <w:pPr>
        <w:spacing w:line="259" w:lineRule="auto"/>
        <w:ind w:left="1076" w:right="90" w:hanging="1091"/>
        <w:rPr>
          <w:ins w:id="124" w:author="Brown,James T" w:date="2019-02-03T14:13:00Z"/>
          <w:color w:val="000000" w:themeColor="text1"/>
        </w:rPr>
      </w:pPr>
    </w:p>
    <w:p w14:paraId="5AF08BFE" w14:textId="77777777" w:rsidR="00206B10" w:rsidRDefault="00206B10">
      <w:pPr>
        <w:spacing w:line="259" w:lineRule="auto"/>
        <w:ind w:left="1076" w:right="90" w:hanging="1091"/>
        <w:rPr>
          <w:ins w:id="125" w:author="Brown,James T" w:date="2019-02-03T14:13:00Z"/>
          <w:color w:val="000000" w:themeColor="text1"/>
        </w:rPr>
      </w:pPr>
    </w:p>
    <w:p w14:paraId="59377CAB" w14:textId="77777777" w:rsidR="00206B10" w:rsidRDefault="00206B10">
      <w:pPr>
        <w:spacing w:line="259" w:lineRule="auto"/>
        <w:ind w:left="1076" w:right="90" w:hanging="1091"/>
        <w:rPr>
          <w:ins w:id="126" w:author="Brown,James T" w:date="2019-02-03T14:13:00Z"/>
          <w:color w:val="000000" w:themeColor="text1"/>
        </w:rPr>
      </w:pPr>
    </w:p>
    <w:p w14:paraId="40B68D74" w14:textId="77777777" w:rsidR="00206B10" w:rsidRDefault="00206B10">
      <w:pPr>
        <w:spacing w:line="259" w:lineRule="auto"/>
        <w:ind w:left="1076" w:right="90" w:hanging="1091"/>
        <w:rPr>
          <w:ins w:id="127" w:author="Brown,James T" w:date="2019-02-03T14:13:00Z"/>
          <w:color w:val="000000" w:themeColor="text1"/>
        </w:rPr>
      </w:pPr>
    </w:p>
    <w:p w14:paraId="365D731B" w14:textId="77777777" w:rsidR="00206B10" w:rsidRDefault="00206B10">
      <w:pPr>
        <w:spacing w:line="259" w:lineRule="auto"/>
        <w:ind w:left="1076" w:right="90" w:hanging="1091"/>
        <w:rPr>
          <w:ins w:id="128" w:author="Brown,James T" w:date="2019-02-03T14:13:00Z"/>
          <w:color w:val="000000" w:themeColor="text1"/>
        </w:rPr>
      </w:pPr>
    </w:p>
    <w:p w14:paraId="3A15B617" w14:textId="77777777" w:rsidR="00206B10" w:rsidRDefault="00206B10">
      <w:pPr>
        <w:spacing w:line="259" w:lineRule="auto"/>
        <w:ind w:left="1076" w:right="90" w:hanging="1091"/>
        <w:rPr>
          <w:ins w:id="129" w:author="Brown,James T" w:date="2019-02-03T14:13:00Z"/>
          <w:color w:val="000000" w:themeColor="text1"/>
        </w:rPr>
      </w:pPr>
    </w:p>
    <w:p w14:paraId="6DF75DAE" w14:textId="77777777" w:rsidR="00206B10" w:rsidRDefault="00206B10">
      <w:pPr>
        <w:spacing w:line="259" w:lineRule="auto"/>
        <w:ind w:left="1076" w:right="90" w:hanging="1091"/>
        <w:rPr>
          <w:ins w:id="130" w:author="Brown,James T" w:date="2019-02-03T14:13:00Z"/>
          <w:color w:val="000000" w:themeColor="text1"/>
        </w:rPr>
      </w:pPr>
    </w:p>
    <w:p w14:paraId="45D1C76F" w14:textId="77777777" w:rsidR="00206B10" w:rsidRDefault="00206B10">
      <w:pPr>
        <w:spacing w:line="259" w:lineRule="auto"/>
        <w:ind w:left="1076" w:right="90" w:hanging="1091"/>
        <w:rPr>
          <w:ins w:id="131" w:author="Brown,James T" w:date="2019-02-03T14:13:00Z"/>
          <w:color w:val="000000" w:themeColor="text1"/>
        </w:rPr>
      </w:pPr>
    </w:p>
    <w:p w14:paraId="1BDCC478" w14:textId="77777777" w:rsidR="00206B10" w:rsidRDefault="00206B10">
      <w:pPr>
        <w:spacing w:line="259" w:lineRule="auto"/>
        <w:ind w:left="1076" w:right="90" w:hanging="1091"/>
        <w:rPr>
          <w:ins w:id="132" w:author="Brown,James T" w:date="2019-02-03T14:13:00Z"/>
          <w:color w:val="000000" w:themeColor="text1"/>
        </w:rPr>
      </w:pPr>
    </w:p>
    <w:p w14:paraId="7F69EC95" w14:textId="77777777" w:rsidR="00206B10" w:rsidRDefault="00206B10">
      <w:pPr>
        <w:spacing w:line="259" w:lineRule="auto"/>
        <w:ind w:left="1076" w:right="90" w:hanging="1091"/>
        <w:rPr>
          <w:ins w:id="133" w:author="Brown,James T" w:date="2019-02-03T14:13:00Z"/>
          <w:color w:val="000000" w:themeColor="text1"/>
        </w:rPr>
      </w:pPr>
    </w:p>
    <w:p w14:paraId="1DA60ACA" w14:textId="77777777" w:rsidR="00206B10" w:rsidRDefault="00206B10">
      <w:pPr>
        <w:spacing w:line="259" w:lineRule="auto"/>
        <w:ind w:left="1076" w:right="90" w:hanging="1091"/>
        <w:rPr>
          <w:ins w:id="134" w:author="Brown,James T" w:date="2019-02-03T14:13:00Z"/>
          <w:color w:val="000000" w:themeColor="text1"/>
        </w:rPr>
      </w:pPr>
    </w:p>
    <w:p w14:paraId="05F8A833" w14:textId="77777777" w:rsidR="00206B10" w:rsidRDefault="00206B10">
      <w:pPr>
        <w:spacing w:line="259" w:lineRule="auto"/>
        <w:ind w:left="1076" w:right="90" w:hanging="1091"/>
        <w:rPr>
          <w:ins w:id="135" w:author="Brown,James T" w:date="2019-02-03T14:13:00Z"/>
          <w:color w:val="000000" w:themeColor="text1"/>
        </w:rPr>
      </w:pPr>
    </w:p>
    <w:p w14:paraId="2F596493" w14:textId="77777777" w:rsidR="00206B10" w:rsidRDefault="00206B10">
      <w:pPr>
        <w:spacing w:line="259" w:lineRule="auto"/>
        <w:ind w:left="1076" w:right="90" w:hanging="1091"/>
        <w:rPr>
          <w:ins w:id="136" w:author="Brown,James T" w:date="2019-02-03T14:13:00Z"/>
          <w:color w:val="000000" w:themeColor="text1"/>
        </w:rPr>
      </w:pPr>
    </w:p>
    <w:p w14:paraId="13743026" w14:textId="77777777" w:rsidR="00206B10" w:rsidRDefault="00206B10">
      <w:pPr>
        <w:spacing w:line="259" w:lineRule="auto"/>
        <w:ind w:left="1076" w:right="90" w:hanging="1091"/>
        <w:rPr>
          <w:ins w:id="137" w:author="Brown,James T" w:date="2019-02-03T14:13:00Z"/>
          <w:color w:val="000000" w:themeColor="text1"/>
        </w:rPr>
      </w:pPr>
    </w:p>
    <w:p w14:paraId="6B67E5FD" w14:textId="77777777" w:rsidR="00206B10" w:rsidRDefault="00206B10">
      <w:pPr>
        <w:spacing w:line="259" w:lineRule="auto"/>
        <w:ind w:left="1076" w:right="90" w:hanging="1091"/>
        <w:rPr>
          <w:ins w:id="138" w:author="Brown,James T" w:date="2019-02-03T14:13:00Z"/>
          <w:color w:val="000000" w:themeColor="text1"/>
        </w:rPr>
      </w:pPr>
    </w:p>
    <w:p w14:paraId="0BEEFFFE" w14:textId="77777777" w:rsidR="00206B10" w:rsidRDefault="00206B10">
      <w:pPr>
        <w:spacing w:line="259" w:lineRule="auto"/>
        <w:ind w:left="1076" w:right="90" w:hanging="1091"/>
        <w:rPr>
          <w:ins w:id="139" w:author="Brown,James T" w:date="2019-02-03T14:13:00Z"/>
          <w:color w:val="000000" w:themeColor="text1"/>
        </w:rPr>
      </w:pPr>
    </w:p>
    <w:p w14:paraId="6ADF6818" w14:textId="77777777" w:rsidR="00206B10" w:rsidRDefault="00206B10">
      <w:pPr>
        <w:spacing w:line="259" w:lineRule="auto"/>
        <w:ind w:left="1076" w:right="90" w:hanging="1091"/>
        <w:rPr>
          <w:ins w:id="140"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1"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42"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43" w:author="Brown,James T" w:date="2019-02-03T14:13:00Z"/>
          <w:color w:val="000000" w:themeColor="text1"/>
        </w:rPr>
      </w:pPr>
    </w:p>
    <w:p w14:paraId="6CF81985" w14:textId="77777777" w:rsidR="00206B10" w:rsidRDefault="00206B10">
      <w:pPr>
        <w:spacing w:line="259" w:lineRule="auto"/>
        <w:ind w:left="1076" w:right="90" w:hanging="1091"/>
        <w:rPr>
          <w:ins w:id="144" w:author="Brown,James T" w:date="2019-02-03T14:14:00Z"/>
          <w:color w:val="000000" w:themeColor="text1"/>
        </w:rPr>
      </w:pPr>
    </w:p>
    <w:p w14:paraId="04F7E34E" w14:textId="77777777" w:rsidR="00206B10" w:rsidRDefault="00206B10">
      <w:pPr>
        <w:spacing w:line="259" w:lineRule="auto"/>
        <w:ind w:left="1076" w:right="90" w:hanging="1091"/>
        <w:rPr>
          <w:ins w:id="145" w:author="Brown,James T" w:date="2019-02-03T14:14:00Z"/>
          <w:color w:val="000000" w:themeColor="text1"/>
        </w:rPr>
      </w:pPr>
    </w:p>
    <w:p w14:paraId="34D7CEAD" w14:textId="77777777" w:rsidR="00206B10" w:rsidRDefault="00206B10">
      <w:pPr>
        <w:spacing w:line="259" w:lineRule="auto"/>
        <w:ind w:left="1076" w:right="90" w:hanging="1091"/>
        <w:rPr>
          <w:ins w:id="146" w:author="Brown,James T" w:date="2019-02-03T14:14:00Z"/>
          <w:color w:val="000000" w:themeColor="text1"/>
        </w:rPr>
      </w:pPr>
    </w:p>
    <w:p w14:paraId="5620842F" w14:textId="77777777" w:rsidR="00206B10" w:rsidRDefault="00206B10">
      <w:pPr>
        <w:spacing w:line="259" w:lineRule="auto"/>
        <w:ind w:left="1076" w:right="90" w:hanging="1091"/>
        <w:rPr>
          <w:ins w:id="147" w:author="Brown,James T" w:date="2019-02-03T14:14:00Z"/>
          <w:color w:val="000000" w:themeColor="text1"/>
        </w:rPr>
      </w:pPr>
    </w:p>
    <w:p w14:paraId="387BE7E6" w14:textId="77777777" w:rsidR="00206B10" w:rsidRDefault="00206B10">
      <w:pPr>
        <w:spacing w:line="259" w:lineRule="auto"/>
        <w:ind w:left="1076" w:right="90" w:hanging="1091"/>
        <w:rPr>
          <w:ins w:id="148" w:author="Brown,James T" w:date="2019-02-03T14:14:00Z"/>
          <w:color w:val="000000" w:themeColor="text1"/>
        </w:rPr>
      </w:pPr>
    </w:p>
    <w:p w14:paraId="047C40D2" w14:textId="77777777" w:rsidR="00206B10" w:rsidRDefault="00206B10">
      <w:pPr>
        <w:spacing w:line="259" w:lineRule="auto"/>
        <w:ind w:left="1076" w:right="90" w:hanging="1091"/>
        <w:rPr>
          <w:ins w:id="149" w:author="Brown,James T" w:date="2019-02-03T14:14:00Z"/>
          <w:color w:val="000000" w:themeColor="text1"/>
        </w:rPr>
      </w:pPr>
    </w:p>
    <w:p w14:paraId="2DCF58BC" w14:textId="77777777" w:rsidR="00206B10" w:rsidRDefault="00206B10">
      <w:pPr>
        <w:spacing w:line="259" w:lineRule="auto"/>
        <w:ind w:left="1076" w:right="90" w:hanging="1091"/>
        <w:rPr>
          <w:ins w:id="150" w:author="Brown,James T" w:date="2019-02-03T14:14:00Z"/>
          <w:color w:val="000000" w:themeColor="text1"/>
        </w:rPr>
      </w:pPr>
    </w:p>
    <w:p w14:paraId="068BF0BA" w14:textId="77777777" w:rsidR="00206B10" w:rsidRDefault="00206B10">
      <w:pPr>
        <w:spacing w:line="259" w:lineRule="auto"/>
        <w:ind w:left="1076" w:right="90" w:hanging="1091"/>
        <w:rPr>
          <w:ins w:id="151" w:author="Brown,James T" w:date="2019-02-03T14:14:00Z"/>
          <w:color w:val="000000" w:themeColor="text1"/>
        </w:rPr>
      </w:pPr>
    </w:p>
    <w:p w14:paraId="419ECD89" w14:textId="77777777" w:rsidR="00206B10" w:rsidRDefault="00206B10">
      <w:pPr>
        <w:spacing w:line="259" w:lineRule="auto"/>
        <w:ind w:left="1076" w:right="90" w:hanging="1091"/>
        <w:rPr>
          <w:ins w:id="152" w:author="Brown,James T" w:date="2019-02-03T14:14:00Z"/>
          <w:color w:val="000000" w:themeColor="text1"/>
        </w:rPr>
      </w:pPr>
    </w:p>
    <w:p w14:paraId="043FE2EE" w14:textId="77777777" w:rsidR="00206B10" w:rsidRDefault="00206B10">
      <w:pPr>
        <w:spacing w:line="259" w:lineRule="auto"/>
        <w:ind w:left="1076" w:right="90" w:hanging="1091"/>
        <w:rPr>
          <w:ins w:id="153" w:author="Brown,James T" w:date="2019-02-03T14:14:00Z"/>
          <w:color w:val="000000" w:themeColor="text1"/>
        </w:rPr>
      </w:pPr>
    </w:p>
    <w:p w14:paraId="21F175FE" w14:textId="77777777" w:rsidR="00206B10" w:rsidRDefault="00206B10">
      <w:pPr>
        <w:spacing w:line="259" w:lineRule="auto"/>
        <w:ind w:left="1076" w:right="90" w:hanging="1091"/>
        <w:rPr>
          <w:ins w:id="154" w:author="Brown,James T" w:date="2019-02-03T14:14:00Z"/>
          <w:color w:val="000000" w:themeColor="text1"/>
        </w:rPr>
      </w:pPr>
    </w:p>
    <w:p w14:paraId="47484739" w14:textId="77777777" w:rsidR="00206B10" w:rsidRDefault="00206B10">
      <w:pPr>
        <w:spacing w:line="259" w:lineRule="auto"/>
        <w:ind w:left="1076" w:right="90" w:hanging="1091"/>
        <w:rPr>
          <w:ins w:id="155" w:author="Brown,James T" w:date="2019-02-03T14:14:00Z"/>
          <w:color w:val="000000" w:themeColor="text1"/>
        </w:rPr>
      </w:pPr>
    </w:p>
    <w:p w14:paraId="3AE12728" w14:textId="77777777" w:rsidR="00206B10" w:rsidRDefault="00206B10">
      <w:pPr>
        <w:spacing w:line="259" w:lineRule="auto"/>
        <w:ind w:left="1076" w:right="90" w:hanging="1091"/>
        <w:rPr>
          <w:ins w:id="156" w:author="Brown,James T" w:date="2019-02-03T14:14:00Z"/>
          <w:color w:val="000000" w:themeColor="text1"/>
        </w:rPr>
      </w:pPr>
    </w:p>
    <w:p w14:paraId="6AA7EE03" w14:textId="77777777" w:rsidR="00206B10" w:rsidRDefault="00206B10">
      <w:pPr>
        <w:spacing w:line="259" w:lineRule="auto"/>
        <w:ind w:left="1076" w:right="90" w:hanging="1091"/>
        <w:rPr>
          <w:ins w:id="157" w:author="Brown,James T" w:date="2019-02-03T14:14:00Z"/>
          <w:color w:val="000000" w:themeColor="text1"/>
        </w:rPr>
      </w:pPr>
    </w:p>
    <w:p w14:paraId="4762EA0B" w14:textId="77777777" w:rsidR="00206B10" w:rsidRDefault="00206B10">
      <w:pPr>
        <w:spacing w:line="259" w:lineRule="auto"/>
        <w:ind w:left="1076" w:right="90" w:hanging="1091"/>
        <w:rPr>
          <w:ins w:id="158" w:author="Brown,James T" w:date="2019-02-03T14:14:00Z"/>
          <w:color w:val="000000" w:themeColor="text1"/>
        </w:rPr>
      </w:pPr>
    </w:p>
    <w:p w14:paraId="38B972A0" w14:textId="77777777" w:rsidR="00206B10" w:rsidRDefault="00206B10">
      <w:pPr>
        <w:spacing w:line="259" w:lineRule="auto"/>
        <w:ind w:left="1076" w:right="90" w:hanging="1091"/>
        <w:rPr>
          <w:ins w:id="159" w:author="Brown,James T" w:date="2019-02-03T14:14:00Z"/>
          <w:color w:val="000000" w:themeColor="text1"/>
        </w:rPr>
      </w:pPr>
    </w:p>
    <w:p w14:paraId="3D6F3AAB" w14:textId="77777777" w:rsidR="00206B10" w:rsidRDefault="00206B10">
      <w:pPr>
        <w:spacing w:line="259" w:lineRule="auto"/>
        <w:ind w:left="1076" w:right="90" w:hanging="1091"/>
        <w:rPr>
          <w:ins w:id="160" w:author="Brown,James T" w:date="2019-02-03T14:14:00Z"/>
          <w:color w:val="000000" w:themeColor="text1"/>
        </w:rPr>
      </w:pPr>
    </w:p>
    <w:p w14:paraId="6F2A8417" w14:textId="77777777" w:rsidR="00206B10" w:rsidRDefault="00206B10">
      <w:pPr>
        <w:spacing w:line="259" w:lineRule="auto"/>
        <w:ind w:left="1076" w:right="90" w:hanging="1091"/>
        <w:rPr>
          <w:ins w:id="161" w:author="Brown,James T" w:date="2019-02-03T14:14:00Z"/>
          <w:color w:val="000000" w:themeColor="text1"/>
        </w:rPr>
      </w:pPr>
    </w:p>
    <w:p w14:paraId="4D1A5B9E" w14:textId="77777777" w:rsidR="00206B10" w:rsidRDefault="00206B10">
      <w:pPr>
        <w:spacing w:line="259" w:lineRule="auto"/>
        <w:ind w:left="1076" w:right="90" w:hanging="1091"/>
        <w:rPr>
          <w:ins w:id="162" w:author="Brown,James T" w:date="2019-02-03T14:14:00Z"/>
          <w:color w:val="000000" w:themeColor="text1"/>
        </w:rPr>
      </w:pPr>
    </w:p>
    <w:p w14:paraId="0739A095" w14:textId="77777777" w:rsidR="00206B10" w:rsidRDefault="00206B10">
      <w:pPr>
        <w:spacing w:line="259" w:lineRule="auto"/>
        <w:ind w:left="1076" w:right="90" w:hanging="1091"/>
        <w:rPr>
          <w:ins w:id="163" w:author="Brown,James T" w:date="2019-02-03T14:14:00Z"/>
          <w:color w:val="000000" w:themeColor="text1"/>
        </w:rPr>
      </w:pPr>
    </w:p>
    <w:p w14:paraId="48D221FC" w14:textId="77777777" w:rsidR="00206B10" w:rsidRDefault="00206B10">
      <w:pPr>
        <w:spacing w:line="259" w:lineRule="auto"/>
        <w:ind w:left="1076" w:right="90" w:hanging="1091"/>
        <w:rPr>
          <w:ins w:id="164" w:author="Brown,James T" w:date="2019-02-03T14:14:00Z"/>
          <w:color w:val="000000" w:themeColor="text1"/>
        </w:rPr>
      </w:pPr>
    </w:p>
    <w:p w14:paraId="406EA0AE" w14:textId="77777777" w:rsidR="00206B10" w:rsidRDefault="00206B10">
      <w:pPr>
        <w:spacing w:line="259" w:lineRule="auto"/>
        <w:ind w:left="1076" w:right="90" w:hanging="1091"/>
        <w:rPr>
          <w:ins w:id="165" w:author="Brown,James T" w:date="2019-02-03T14:14:00Z"/>
          <w:color w:val="000000" w:themeColor="text1"/>
        </w:rPr>
      </w:pPr>
    </w:p>
    <w:p w14:paraId="6F170EC5" w14:textId="77777777" w:rsidR="00206B10" w:rsidRDefault="00206B10">
      <w:pPr>
        <w:spacing w:line="259" w:lineRule="auto"/>
        <w:ind w:left="1076" w:right="90" w:hanging="1091"/>
        <w:rPr>
          <w:ins w:id="166" w:author="Brown,James T" w:date="2019-02-03T14:14:00Z"/>
          <w:color w:val="000000" w:themeColor="text1"/>
        </w:rPr>
      </w:pPr>
    </w:p>
    <w:p w14:paraId="629E9A6B" w14:textId="77777777" w:rsidR="00206B10" w:rsidRDefault="00206B10">
      <w:pPr>
        <w:spacing w:line="259" w:lineRule="auto"/>
        <w:ind w:left="1076" w:right="90" w:hanging="1091"/>
        <w:rPr>
          <w:ins w:id="167" w:author="Brown,James T" w:date="2019-02-03T14:14:00Z"/>
          <w:color w:val="000000" w:themeColor="text1"/>
        </w:rPr>
      </w:pPr>
    </w:p>
    <w:p w14:paraId="7996E8A3" w14:textId="77777777" w:rsidR="00206B10" w:rsidRDefault="00206B10">
      <w:pPr>
        <w:spacing w:line="259" w:lineRule="auto"/>
        <w:ind w:left="1076" w:right="90" w:hanging="1091"/>
        <w:rPr>
          <w:ins w:id="168" w:author="Brown,James T" w:date="2019-02-03T14:13:00Z"/>
          <w:color w:val="000000" w:themeColor="text1"/>
        </w:rPr>
      </w:pPr>
    </w:p>
    <w:p w14:paraId="2D67B964" w14:textId="77777777" w:rsidR="00206B10" w:rsidRDefault="00206B10">
      <w:pPr>
        <w:spacing w:line="259" w:lineRule="auto"/>
        <w:ind w:left="1076" w:right="90" w:hanging="1091"/>
        <w:rPr>
          <w:ins w:id="169"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0"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71"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72" w:author="Brown,James T" w:date="2019-02-03T14:14:00Z"/>
          <w:color w:val="000000" w:themeColor="text1"/>
        </w:rPr>
      </w:pPr>
    </w:p>
    <w:p w14:paraId="03228891" w14:textId="77777777" w:rsidR="00206B10" w:rsidRDefault="00206B10">
      <w:pPr>
        <w:spacing w:line="259" w:lineRule="auto"/>
        <w:ind w:left="1076" w:right="90" w:hanging="1091"/>
        <w:rPr>
          <w:ins w:id="173" w:author="Brown,James T" w:date="2019-02-03T14:14:00Z"/>
          <w:color w:val="000000" w:themeColor="text1"/>
        </w:rPr>
      </w:pPr>
    </w:p>
    <w:p w14:paraId="5EDDE044" w14:textId="77777777" w:rsidR="00206B10" w:rsidRDefault="00206B10">
      <w:pPr>
        <w:spacing w:line="259" w:lineRule="auto"/>
        <w:ind w:left="1076" w:right="90" w:hanging="1091"/>
        <w:rPr>
          <w:ins w:id="174" w:author="Brown,James T" w:date="2019-02-03T14:14:00Z"/>
          <w:color w:val="000000" w:themeColor="text1"/>
        </w:rPr>
      </w:pPr>
    </w:p>
    <w:p w14:paraId="00F17663" w14:textId="77777777" w:rsidR="00206B10" w:rsidRDefault="00206B10">
      <w:pPr>
        <w:spacing w:line="259" w:lineRule="auto"/>
        <w:ind w:left="1076" w:right="90" w:hanging="1091"/>
        <w:rPr>
          <w:ins w:id="175" w:author="Brown,James T" w:date="2019-02-03T14:14:00Z"/>
          <w:color w:val="000000" w:themeColor="text1"/>
        </w:rPr>
      </w:pPr>
    </w:p>
    <w:p w14:paraId="4A576ABD" w14:textId="77777777" w:rsidR="00206B10" w:rsidRDefault="00206B10">
      <w:pPr>
        <w:spacing w:line="259" w:lineRule="auto"/>
        <w:ind w:left="1076" w:right="90" w:hanging="1091"/>
        <w:rPr>
          <w:ins w:id="176" w:author="Brown,James T" w:date="2019-02-03T14:14:00Z"/>
          <w:color w:val="000000" w:themeColor="text1"/>
        </w:rPr>
      </w:pPr>
    </w:p>
    <w:p w14:paraId="16A6A609" w14:textId="77777777" w:rsidR="00206B10" w:rsidRDefault="00206B10">
      <w:pPr>
        <w:spacing w:line="259" w:lineRule="auto"/>
        <w:ind w:left="1076" w:right="90" w:hanging="1091"/>
        <w:rPr>
          <w:ins w:id="177" w:author="Brown,James T" w:date="2019-02-03T14:14:00Z"/>
          <w:color w:val="000000" w:themeColor="text1"/>
        </w:rPr>
      </w:pPr>
    </w:p>
    <w:p w14:paraId="123C7041" w14:textId="77777777" w:rsidR="00206B10" w:rsidRDefault="00206B10">
      <w:pPr>
        <w:spacing w:line="259" w:lineRule="auto"/>
        <w:ind w:left="1076" w:right="90" w:hanging="1091"/>
        <w:rPr>
          <w:ins w:id="178" w:author="Brown,James T" w:date="2019-02-03T14:14:00Z"/>
          <w:color w:val="000000" w:themeColor="text1"/>
        </w:rPr>
      </w:pPr>
    </w:p>
    <w:p w14:paraId="33AB1DF1" w14:textId="77777777" w:rsidR="00206B10" w:rsidRDefault="00206B10">
      <w:pPr>
        <w:spacing w:line="259" w:lineRule="auto"/>
        <w:ind w:left="1076" w:right="90" w:hanging="1091"/>
        <w:rPr>
          <w:ins w:id="179" w:author="Brown,James T" w:date="2019-02-03T14:14:00Z"/>
          <w:color w:val="000000" w:themeColor="text1"/>
        </w:rPr>
      </w:pPr>
    </w:p>
    <w:p w14:paraId="46A88675" w14:textId="77777777" w:rsidR="00206B10" w:rsidRDefault="00206B10">
      <w:pPr>
        <w:spacing w:line="259" w:lineRule="auto"/>
        <w:ind w:left="1076" w:right="90" w:hanging="1091"/>
        <w:rPr>
          <w:ins w:id="180" w:author="Brown,James T" w:date="2019-02-03T14:14:00Z"/>
          <w:color w:val="000000" w:themeColor="text1"/>
        </w:rPr>
      </w:pPr>
    </w:p>
    <w:p w14:paraId="4A3B2386" w14:textId="77777777" w:rsidR="00206B10" w:rsidRDefault="00206B10">
      <w:pPr>
        <w:spacing w:line="259" w:lineRule="auto"/>
        <w:ind w:left="1076" w:right="90" w:hanging="1091"/>
        <w:rPr>
          <w:ins w:id="181" w:author="Brown,James T" w:date="2019-02-03T14:14:00Z"/>
          <w:color w:val="000000" w:themeColor="text1"/>
        </w:rPr>
      </w:pPr>
    </w:p>
    <w:p w14:paraId="59CEB088" w14:textId="77777777" w:rsidR="00206B10" w:rsidRDefault="00206B10">
      <w:pPr>
        <w:spacing w:line="259" w:lineRule="auto"/>
        <w:ind w:left="1076" w:right="90" w:hanging="1091"/>
        <w:rPr>
          <w:ins w:id="182" w:author="Brown,James T" w:date="2019-02-03T14:14:00Z"/>
          <w:color w:val="000000" w:themeColor="text1"/>
        </w:rPr>
      </w:pPr>
    </w:p>
    <w:p w14:paraId="69573DFA" w14:textId="77777777" w:rsidR="00206B10" w:rsidRDefault="00206B10">
      <w:pPr>
        <w:spacing w:line="259" w:lineRule="auto"/>
        <w:ind w:left="1076" w:right="90" w:hanging="1091"/>
        <w:rPr>
          <w:ins w:id="183" w:author="Brown,James T" w:date="2019-02-03T14:14:00Z"/>
          <w:color w:val="000000" w:themeColor="text1"/>
        </w:rPr>
      </w:pPr>
    </w:p>
    <w:p w14:paraId="52F1813A" w14:textId="77777777" w:rsidR="00206B10" w:rsidRDefault="00206B10">
      <w:pPr>
        <w:spacing w:line="259" w:lineRule="auto"/>
        <w:ind w:left="1076" w:right="90" w:hanging="1091"/>
        <w:rPr>
          <w:ins w:id="184" w:author="Brown,James T" w:date="2019-02-03T14:14:00Z"/>
          <w:color w:val="000000" w:themeColor="text1"/>
        </w:rPr>
      </w:pPr>
    </w:p>
    <w:p w14:paraId="15F76D02" w14:textId="77777777" w:rsidR="00206B10" w:rsidRDefault="00206B10">
      <w:pPr>
        <w:spacing w:line="259" w:lineRule="auto"/>
        <w:ind w:left="1076" w:right="90" w:hanging="1091"/>
        <w:rPr>
          <w:ins w:id="185" w:author="Brown,James T" w:date="2019-02-03T14:14:00Z"/>
          <w:color w:val="000000" w:themeColor="text1"/>
        </w:rPr>
      </w:pPr>
    </w:p>
    <w:p w14:paraId="501D9E86" w14:textId="77777777" w:rsidR="00206B10" w:rsidRDefault="00206B10">
      <w:pPr>
        <w:spacing w:line="259" w:lineRule="auto"/>
        <w:ind w:left="1076" w:right="90" w:hanging="1091"/>
        <w:rPr>
          <w:ins w:id="186" w:author="Brown,James T" w:date="2019-02-03T14:14:00Z"/>
          <w:color w:val="000000" w:themeColor="text1"/>
        </w:rPr>
      </w:pPr>
    </w:p>
    <w:p w14:paraId="1B574862" w14:textId="77777777" w:rsidR="00206B10" w:rsidRDefault="00206B10">
      <w:pPr>
        <w:spacing w:line="259" w:lineRule="auto"/>
        <w:ind w:left="1076" w:right="90" w:hanging="1091"/>
        <w:rPr>
          <w:ins w:id="187" w:author="Brown,James T" w:date="2019-02-03T14:14:00Z"/>
          <w:color w:val="000000" w:themeColor="text1"/>
        </w:rPr>
      </w:pPr>
    </w:p>
    <w:p w14:paraId="7E8098EF" w14:textId="77777777" w:rsidR="00206B10" w:rsidRDefault="00206B10">
      <w:pPr>
        <w:spacing w:line="259" w:lineRule="auto"/>
        <w:ind w:left="1076" w:right="90" w:hanging="1091"/>
        <w:rPr>
          <w:ins w:id="188" w:author="Brown,James T" w:date="2019-02-03T14:14:00Z"/>
          <w:color w:val="000000" w:themeColor="text1"/>
        </w:rPr>
      </w:pPr>
    </w:p>
    <w:p w14:paraId="26781804" w14:textId="77777777" w:rsidR="00206B10" w:rsidRDefault="00206B10">
      <w:pPr>
        <w:spacing w:line="259" w:lineRule="auto"/>
        <w:ind w:left="1076" w:right="90" w:hanging="1091"/>
        <w:rPr>
          <w:ins w:id="189" w:author="Brown,James T" w:date="2019-02-03T14:14:00Z"/>
          <w:color w:val="000000" w:themeColor="text1"/>
        </w:rPr>
      </w:pPr>
    </w:p>
    <w:p w14:paraId="683E096C" w14:textId="77777777" w:rsidR="00206B10" w:rsidRDefault="00206B10">
      <w:pPr>
        <w:spacing w:line="259" w:lineRule="auto"/>
        <w:ind w:left="1076" w:right="90" w:hanging="1091"/>
        <w:rPr>
          <w:ins w:id="190" w:author="Brown,James T" w:date="2019-02-03T14:14:00Z"/>
          <w:color w:val="000000" w:themeColor="text1"/>
        </w:rPr>
      </w:pPr>
    </w:p>
    <w:p w14:paraId="2EFC6860" w14:textId="77777777" w:rsidR="00206B10" w:rsidRDefault="00206B10">
      <w:pPr>
        <w:spacing w:line="259" w:lineRule="auto"/>
        <w:ind w:left="1076" w:right="90" w:hanging="1091"/>
        <w:rPr>
          <w:ins w:id="191" w:author="Brown,James T" w:date="2019-02-03T14:14:00Z"/>
          <w:color w:val="000000" w:themeColor="text1"/>
        </w:rPr>
      </w:pPr>
    </w:p>
    <w:p w14:paraId="243CF32F" w14:textId="77777777" w:rsidR="00206B10" w:rsidRDefault="00206B10">
      <w:pPr>
        <w:spacing w:line="259" w:lineRule="auto"/>
        <w:ind w:left="1076" w:right="90" w:hanging="1091"/>
        <w:rPr>
          <w:ins w:id="192" w:author="Brown,James T" w:date="2019-02-03T14:14:00Z"/>
          <w:color w:val="000000" w:themeColor="text1"/>
        </w:rPr>
      </w:pPr>
    </w:p>
    <w:p w14:paraId="514A106A" w14:textId="77777777" w:rsidR="00206B10" w:rsidRDefault="00206B10">
      <w:pPr>
        <w:spacing w:line="259" w:lineRule="auto"/>
        <w:ind w:left="1076" w:right="90" w:hanging="1091"/>
        <w:rPr>
          <w:ins w:id="193" w:author="Brown,James T" w:date="2019-02-03T14:14:00Z"/>
          <w:color w:val="000000" w:themeColor="text1"/>
        </w:rPr>
      </w:pPr>
    </w:p>
    <w:p w14:paraId="21649125" w14:textId="77777777" w:rsidR="00206B10" w:rsidRDefault="00206B10">
      <w:pPr>
        <w:spacing w:line="259" w:lineRule="auto"/>
        <w:ind w:left="1076" w:right="90" w:hanging="1091"/>
        <w:rPr>
          <w:ins w:id="194" w:author="Brown,James T" w:date="2019-02-03T14:14:00Z"/>
          <w:color w:val="000000" w:themeColor="text1"/>
        </w:rPr>
      </w:pPr>
    </w:p>
    <w:p w14:paraId="2A20FBBB" w14:textId="77777777" w:rsidR="00206B10" w:rsidRDefault="00206B10">
      <w:pPr>
        <w:spacing w:line="259" w:lineRule="auto"/>
        <w:ind w:left="1076" w:right="90" w:hanging="1091"/>
        <w:rPr>
          <w:ins w:id="195" w:author="Brown,James T" w:date="2019-02-03T14:14:00Z"/>
          <w:color w:val="000000" w:themeColor="text1"/>
        </w:rPr>
      </w:pPr>
    </w:p>
    <w:p w14:paraId="4E65ECC1" w14:textId="77777777" w:rsidR="00206B10" w:rsidRDefault="00206B10">
      <w:pPr>
        <w:spacing w:line="259" w:lineRule="auto"/>
        <w:ind w:left="1076" w:right="90" w:hanging="1091"/>
        <w:rPr>
          <w:ins w:id="196" w:author="Brown,James T" w:date="2019-02-03T14:14:00Z"/>
          <w:color w:val="000000" w:themeColor="text1"/>
        </w:rPr>
      </w:pPr>
    </w:p>
    <w:p w14:paraId="37388E51" w14:textId="77777777" w:rsidR="00206B10" w:rsidRDefault="00206B10">
      <w:pPr>
        <w:spacing w:line="259" w:lineRule="auto"/>
        <w:ind w:left="1076" w:right="90" w:hanging="1091"/>
        <w:rPr>
          <w:ins w:id="197" w:author="Brown,James T" w:date="2019-02-03T14:14:00Z"/>
          <w:color w:val="000000" w:themeColor="text1"/>
        </w:rPr>
      </w:pPr>
    </w:p>
    <w:p w14:paraId="0FB889FA" w14:textId="77777777" w:rsidR="00206B10" w:rsidRDefault="00206B10">
      <w:pPr>
        <w:spacing w:line="259" w:lineRule="auto"/>
        <w:ind w:left="1076" w:right="90" w:hanging="1091"/>
        <w:rPr>
          <w:ins w:id="198" w:author="Brown,James T" w:date="2019-02-03T14:14:00Z"/>
          <w:color w:val="000000" w:themeColor="text1"/>
        </w:rPr>
      </w:pPr>
    </w:p>
    <w:p w14:paraId="3591F96A" w14:textId="77777777" w:rsidR="00206B10" w:rsidRDefault="00206B10">
      <w:pPr>
        <w:spacing w:line="259" w:lineRule="auto"/>
        <w:ind w:left="1076" w:right="90" w:hanging="1091"/>
        <w:rPr>
          <w:ins w:id="199" w:author="Brown,James T" w:date="2019-02-03T14:14:00Z"/>
          <w:color w:val="000000" w:themeColor="text1"/>
        </w:rPr>
      </w:pPr>
    </w:p>
    <w:p w14:paraId="3C1A16D3" w14:textId="77777777" w:rsidR="00206B10" w:rsidRDefault="00206B10">
      <w:pPr>
        <w:spacing w:line="259" w:lineRule="auto"/>
        <w:ind w:left="1076" w:right="90" w:hanging="1091"/>
        <w:rPr>
          <w:ins w:id="200" w:author="Brown,James T" w:date="2019-02-03T14:14:00Z"/>
          <w:color w:val="000000" w:themeColor="text1"/>
        </w:rPr>
      </w:pPr>
    </w:p>
    <w:p w14:paraId="4FEA62C9" w14:textId="77777777" w:rsidR="00206B10" w:rsidRDefault="00206B10">
      <w:pPr>
        <w:spacing w:line="259" w:lineRule="auto"/>
        <w:ind w:left="1076" w:right="90" w:hanging="1091"/>
        <w:rPr>
          <w:ins w:id="201" w:author="Brown,James T" w:date="2019-02-03T14:14:00Z"/>
          <w:color w:val="000000" w:themeColor="text1"/>
        </w:rPr>
      </w:pPr>
    </w:p>
    <w:p w14:paraId="6DDC9375" w14:textId="77777777" w:rsidR="00206B10" w:rsidRDefault="00206B10">
      <w:pPr>
        <w:spacing w:line="259" w:lineRule="auto"/>
        <w:ind w:left="1076" w:right="90" w:hanging="1091"/>
        <w:rPr>
          <w:ins w:id="202"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03"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04"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205" w:author="Brown,James T" w:date="2019-02-03T14:15:00Z"/>
          <w:color w:val="000000" w:themeColor="text1"/>
        </w:rPr>
      </w:pPr>
    </w:p>
    <w:p w14:paraId="54FF98B1" w14:textId="77777777" w:rsidR="00206B10" w:rsidRDefault="00206B10">
      <w:pPr>
        <w:spacing w:line="259" w:lineRule="auto"/>
        <w:ind w:left="1076" w:right="90" w:hanging="1091"/>
        <w:rPr>
          <w:ins w:id="206" w:author="Brown,James T" w:date="2019-02-03T14:15:00Z"/>
          <w:color w:val="000000" w:themeColor="text1"/>
        </w:rPr>
      </w:pPr>
    </w:p>
    <w:p w14:paraId="6C918EFF" w14:textId="77777777" w:rsidR="00206B10" w:rsidRDefault="00206B10">
      <w:pPr>
        <w:spacing w:line="259" w:lineRule="auto"/>
        <w:ind w:left="1076" w:right="90" w:hanging="1091"/>
        <w:rPr>
          <w:ins w:id="207" w:author="Brown,James T" w:date="2019-02-03T14:15:00Z"/>
          <w:color w:val="000000" w:themeColor="text1"/>
        </w:rPr>
      </w:pPr>
    </w:p>
    <w:p w14:paraId="2727BE88" w14:textId="77777777" w:rsidR="00206B10" w:rsidRDefault="00206B10">
      <w:pPr>
        <w:spacing w:line="259" w:lineRule="auto"/>
        <w:ind w:left="1076" w:right="90" w:hanging="1091"/>
        <w:rPr>
          <w:ins w:id="208" w:author="Brown,James T" w:date="2019-02-03T14:15:00Z"/>
          <w:color w:val="000000" w:themeColor="text1"/>
        </w:rPr>
      </w:pPr>
    </w:p>
    <w:p w14:paraId="3AC51E7B" w14:textId="77777777" w:rsidR="00206B10" w:rsidRDefault="00206B10">
      <w:pPr>
        <w:spacing w:line="259" w:lineRule="auto"/>
        <w:ind w:left="1076" w:right="90" w:hanging="1091"/>
        <w:rPr>
          <w:ins w:id="209" w:author="Brown,James T" w:date="2019-02-03T14:15:00Z"/>
          <w:color w:val="000000" w:themeColor="text1"/>
        </w:rPr>
      </w:pPr>
    </w:p>
    <w:p w14:paraId="372F1B91" w14:textId="77777777" w:rsidR="00206B10" w:rsidRDefault="00206B10">
      <w:pPr>
        <w:spacing w:line="259" w:lineRule="auto"/>
        <w:ind w:left="1076" w:right="90" w:hanging="1091"/>
        <w:rPr>
          <w:ins w:id="210" w:author="Brown,James T" w:date="2019-02-03T14:15:00Z"/>
          <w:color w:val="000000" w:themeColor="text1"/>
        </w:rPr>
      </w:pPr>
    </w:p>
    <w:p w14:paraId="25415D13" w14:textId="77777777" w:rsidR="00206B10" w:rsidRDefault="00206B10">
      <w:pPr>
        <w:spacing w:line="259" w:lineRule="auto"/>
        <w:ind w:left="1076" w:right="90" w:hanging="1091"/>
        <w:rPr>
          <w:ins w:id="211" w:author="Brown,James T" w:date="2019-02-03T14:15:00Z"/>
          <w:color w:val="000000" w:themeColor="text1"/>
        </w:rPr>
      </w:pPr>
    </w:p>
    <w:p w14:paraId="579C5BBF" w14:textId="77777777" w:rsidR="00206B10" w:rsidRDefault="00206B10">
      <w:pPr>
        <w:spacing w:line="259" w:lineRule="auto"/>
        <w:ind w:left="1076" w:right="90" w:hanging="1091"/>
        <w:rPr>
          <w:ins w:id="212"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3"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14"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5"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16"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17" w:author="Brown,James T" w:date="2019-02-10T17:35:00Z"/>
          <w:color w:val="000000" w:themeColor="text1"/>
        </w:rPr>
      </w:pPr>
    </w:p>
    <w:p w14:paraId="3E0296AC" w14:textId="77777777" w:rsidR="00C34FA8" w:rsidRDefault="00C34FA8">
      <w:pPr>
        <w:spacing w:line="259" w:lineRule="auto"/>
        <w:ind w:left="1076" w:right="90" w:hanging="1091"/>
        <w:rPr>
          <w:ins w:id="218" w:author="Brown,James T" w:date="2019-02-10T17:35:00Z"/>
          <w:color w:val="000000" w:themeColor="text1"/>
        </w:rPr>
      </w:pPr>
    </w:p>
    <w:p w14:paraId="045B1FC0" w14:textId="77777777" w:rsidR="00C34FA8" w:rsidRDefault="00C34FA8">
      <w:pPr>
        <w:spacing w:line="259" w:lineRule="auto"/>
        <w:ind w:left="1076" w:right="90" w:hanging="1091"/>
        <w:rPr>
          <w:ins w:id="219" w:author="Brown,James T" w:date="2019-02-10T17:35:00Z"/>
          <w:color w:val="000000" w:themeColor="text1"/>
        </w:rPr>
      </w:pPr>
    </w:p>
    <w:p w14:paraId="36DDC55E" w14:textId="77777777" w:rsidR="00C34FA8" w:rsidRDefault="00C34FA8">
      <w:pPr>
        <w:spacing w:line="259" w:lineRule="auto"/>
        <w:ind w:left="1076" w:right="90" w:hanging="1091"/>
        <w:rPr>
          <w:ins w:id="220"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21"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22" w:author="Brown,James T" w:date="2019-02-10T17:35:00Z"/>
          <w:color w:val="000000" w:themeColor="text1"/>
        </w:rPr>
      </w:pPr>
    </w:p>
    <w:p w14:paraId="49821C92" w14:textId="77777777" w:rsidR="00C34FA8" w:rsidRDefault="00C34FA8">
      <w:pPr>
        <w:spacing w:after="174" w:line="259" w:lineRule="auto"/>
        <w:ind w:right="80"/>
        <w:jc w:val="center"/>
        <w:rPr>
          <w:ins w:id="223" w:author="Brown,James T" w:date="2019-02-10T17:35:00Z"/>
          <w:color w:val="000000" w:themeColor="text1"/>
        </w:rPr>
      </w:pPr>
    </w:p>
    <w:p w14:paraId="1F8EEE13" w14:textId="77777777" w:rsidR="00C34FA8" w:rsidRDefault="00C34FA8">
      <w:pPr>
        <w:spacing w:after="174" w:line="259" w:lineRule="auto"/>
        <w:ind w:right="80"/>
        <w:jc w:val="center"/>
        <w:rPr>
          <w:ins w:id="224" w:author="Brown,James T" w:date="2019-02-10T17:35:00Z"/>
          <w:color w:val="000000" w:themeColor="text1"/>
        </w:rPr>
      </w:pPr>
    </w:p>
    <w:p w14:paraId="49500AFF" w14:textId="77777777" w:rsidR="00C34FA8" w:rsidRDefault="00C34FA8">
      <w:pPr>
        <w:spacing w:after="174" w:line="259" w:lineRule="auto"/>
        <w:ind w:right="80"/>
        <w:jc w:val="center"/>
        <w:rPr>
          <w:ins w:id="225" w:author="Brown,James T" w:date="2019-02-10T17:35:00Z"/>
          <w:color w:val="000000" w:themeColor="text1"/>
        </w:rPr>
      </w:pPr>
    </w:p>
    <w:p w14:paraId="1EC2A60A" w14:textId="77777777" w:rsidR="00C34FA8" w:rsidRDefault="00C34FA8">
      <w:pPr>
        <w:spacing w:after="174" w:line="259" w:lineRule="auto"/>
        <w:ind w:right="80"/>
        <w:jc w:val="center"/>
        <w:rPr>
          <w:ins w:id="226" w:author="Brown,James T" w:date="2019-02-10T17:35:00Z"/>
          <w:color w:val="000000" w:themeColor="text1"/>
        </w:rPr>
      </w:pPr>
    </w:p>
    <w:p w14:paraId="2C689976" w14:textId="77777777" w:rsidR="00C34FA8" w:rsidRDefault="00C34FA8">
      <w:pPr>
        <w:spacing w:after="174" w:line="259" w:lineRule="auto"/>
        <w:ind w:right="80"/>
        <w:jc w:val="center"/>
        <w:rPr>
          <w:ins w:id="227" w:author="Brown,James T" w:date="2019-02-10T17:35:00Z"/>
          <w:color w:val="000000" w:themeColor="text1"/>
        </w:rPr>
      </w:pPr>
    </w:p>
    <w:p w14:paraId="43D416D0" w14:textId="77777777" w:rsidR="00C34FA8" w:rsidRDefault="00C34FA8">
      <w:pPr>
        <w:spacing w:after="174" w:line="259" w:lineRule="auto"/>
        <w:ind w:right="80"/>
        <w:jc w:val="center"/>
        <w:rPr>
          <w:ins w:id="228" w:author="Brown,James T" w:date="2019-02-10T17:35:00Z"/>
          <w:color w:val="000000" w:themeColor="text1"/>
        </w:rPr>
      </w:pPr>
    </w:p>
    <w:p w14:paraId="3A7C0653" w14:textId="77777777" w:rsidR="00C34FA8" w:rsidRDefault="00C34FA8">
      <w:pPr>
        <w:spacing w:after="174" w:line="259" w:lineRule="auto"/>
        <w:ind w:right="80"/>
        <w:jc w:val="center"/>
        <w:rPr>
          <w:ins w:id="229"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30"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30"/>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31"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31"/>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736D7C2F"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an" w:date="2019-02-15T09:25:00Z" w:initials="D">
    <w:p w14:paraId="7CA2D429" w14:textId="77777777" w:rsidR="00FC3E39" w:rsidRDefault="00FC3E39">
      <w:pPr>
        <w:pStyle w:val="CommentText"/>
      </w:pPr>
      <w:r>
        <w:rPr>
          <w:rStyle w:val="CommentReference"/>
        </w:rPr>
        <w:annotationRef/>
      </w:r>
      <w:r>
        <w:t xml:space="preserve">Please think about the logic of what you wrote and let’s revisit. </w:t>
      </w:r>
    </w:p>
  </w:comment>
  <w:comment w:id="3" w:author="Brown,James T" w:date="2019-02-15T14:07:00Z" w:initials="BT">
    <w:p w14:paraId="7922E09B" w14:textId="5F62A493" w:rsidR="00FC3E39" w:rsidRDefault="00FC3E39">
      <w:pPr>
        <w:pStyle w:val="CommentText"/>
      </w:pPr>
      <w:r>
        <w:rPr>
          <w:rStyle w:val="CommentReference"/>
        </w:rPr>
        <w:annotationRef/>
      </w:r>
      <w:r>
        <w:t>Witty is fine but make sure you are being accurate</w:t>
      </w:r>
    </w:p>
  </w:comment>
  <w:comment w:id="4" w:author="Brown,James T" w:date="2019-02-05T18:29:00Z" w:initials="BT">
    <w:p w14:paraId="0DB21671" w14:textId="77777777" w:rsidR="00FC3E39" w:rsidRDefault="00FC3E39">
      <w:pPr>
        <w:pStyle w:val="CommentText"/>
      </w:pPr>
      <w:r>
        <w:rPr>
          <w:rStyle w:val="CommentReference"/>
        </w:rPr>
        <w:annotationRef/>
      </w:r>
      <w:r>
        <w:t xml:space="preserve">The page numbers and labels are no longer connected and there may be some discrepancies  </w:t>
      </w:r>
    </w:p>
  </w:comment>
  <w:comment w:id="5" w:author="Brown,James T" w:date="2019-02-05T19:04:00Z" w:initials="BT">
    <w:p w14:paraId="0413B61C" w14:textId="77777777" w:rsidR="00FC3E39" w:rsidRDefault="00FC3E39">
      <w:pPr>
        <w:pStyle w:val="CommentText"/>
      </w:pPr>
      <w:r>
        <w:rPr>
          <w:rStyle w:val="CommentReference"/>
        </w:rPr>
        <w:annotationRef/>
      </w:r>
      <w:r>
        <w:t>This list does not match text</w:t>
      </w:r>
    </w:p>
  </w:comment>
  <w:comment w:id="7" w:author="reviewer" w:date="2019-02-11T10:59:00Z" w:initials="a">
    <w:p w14:paraId="033E0779" w14:textId="77777777" w:rsidR="00FC3E39" w:rsidRDefault="00FC3E39" w:rsidP="00E872D5">
      <w:pPr>
        <w:pStyle w:val="CommentText"/>
      </w:pPr>
      <w:r>
        <w:rPr>
          <w:rStyle w:val="CommentReference"/>
        </w:rPr>
        <w:annotationRef/>
      </w:r>
      <w:r>
        <w:rPr>
          <w:noProof/>
        </w:rPr>
        <w:t>You need to add references here as to what work has been done before - it doesn't have to include ECB.</w:t>
      </w:r>
    </w:p>
  </w:comment>
  <w:comment w:id="8" w:author="reviewer" w:date="2019-02-11T11:05:00Z" w:initials="a">
    <w:p w14:paraId="7DB16261" w14:textId="77777777" w:rsidR="00FC3E39" w:rsidRDefault="00FC3E39" w:rsidP="00E872D5">
      <w:pPr>
        <w:pStyle w:val="CommentText"/>
      </w:pPr>
      <w:r>
        <w:rPr>
          <w:rStyle w:val="CommentReference"/>
        </w:rPr>
        <w:annotationRef/>
      </w:r>
      <w:r>
        <w:rPr>
          <w:noProof/>
        </w:rPr>
        <w:t>And this is where you describe past work with ECB</w:t>
      </w:r>
    </w:p>
  </w:comment>
  <w:comment w:id="22" w:author="Dan" w:date="2019-02-15T09:29:00Z" w:initials="D">
    <w:p w14:paraId="191810A3" w14:textId="77777777" w:rsidR="00FC3E39" w:rsidRDefault="00FC3E39">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23" w:author="Dan" w:date="2019-02-15T12:29:00Z" w:initials="D">
    <w:p w14:paraId="225DF83D" w14:textId="77777777" w:rsidR="00FC3E39" w:rsidRDefault="00FC3E39">
      <w:pPr>
        <w:pStyle w:val="CommentText"/>
      </w:pPr>
      <w:r>
        <w:rPr>
          <w:rStyle w:val="CommentReference"/>
        </w:rPr>
        <w:annotationRef/>
      </w:r>
      <w:r>
        <w:t xml:space="preserve">Here I would like to see you refer to why wet mass cannot discriminate between shallow and deep diapausing larvae within the short-diapause genotype. I think it fits better here than sandwiched in with the CO2 data in the paragraph below. </w:t>
      </w:r>
    </w:p>
  </w:comment>
  <w:comment w:id="24" w:author="Dan" w:date="2019-02-15T12:31:00Z" w:initials="D">
    <w:p w14:paraId="0A0909CA" w14:textId="77777777" w:rsidR="00FC3E39" w:rsidRDefault="00FC3E39">
      <w:pPr>
        <w:pStyle w:val="CommentText"/>
      </w:pPr>
      <w:r>
        <w:rPr>
          <w:rStyle w:val="CommentReference"/>
        </w:rPr>
        <w:annotationRef/>
      </w:r>
      <w:r>
        <w:t xml:space="preserve">Combine this first and second sentence because they do not say anything different from each other. </w:t>
      </w:r>
    </w:p>
  </w:comment>
  <w:comment w:id="25" w:author="Dan" w:date="2019-02-15T12:33:00Z" w:initials="D">
    <w:p w14:paraId="17C944C1" w14:textId="77777777" w:rsidR="00FC3E39" w:rsidRDefault="00FC3E39">
      <w:pPr>
        <w:pStyle w:val="CommentText"/>
      </w:pPr>
      <w:r>
        <w:rPr>
          <w:rStyle w:val="CommentReference"/>
        </w:rPr>
        <w:annotationRef/>
      </w:r>
      <w:r>
        <w:t xml:space="preserve">Why be vague when you can be specific? </w:t>
      </w:r>
    </w:p>
  </w:comment>
  <w:comment w:id="26" w:author="Dan" w:date="2019-02-15T12:40:00Z" w:initials="D">
    <w:p w14:paraId="1F5F66B3" w14:textId="77777777" w:rsidR="00FC3E39" w:rsidRDefault="00FC3E39">
      <w:pPr>
        <w:pStyle w:val="CommentText"/>
      </w:pPr>
      <w:r>
        <w:rPr>
          <w:rStyle w:val="CommentReference"/>
        </w:rPr>
        <w:annotationRef/>
      </w:r>
      <w:r>
        <w:t xml:space="preserve">Get rid of this sentence. Then move the wet mass result up along with the figure reference to the previous paragraph. </w:t>
      </w:r>
    </w:p>
  </w:comment>
  <w:comment w:id="27" w:author="Brown,James T" w:date="2019-02-15T14:09:00Z" w:initials="BT">
    <w:p w14:paraId="6650747D" w14:textId="4CA1C19B" w:rsidR="00FC3E39" w:rsidRDefault="00FC3E39">
      <w:pPr>
        <w:pStyle w:val="CommentText"/>
      </w:pPr>
      <w:r>
        <w:rPr>
          <w:rStyle w:val="CommentReference"/>
        </w:rPr>
        <w:annotationRef/>
      </w:r>
      <w:r>
        <w:t>Do a word find for the word find for the word different and similar and make sure you are being specific</w:t>
      </w:r>
    </w:p>
  </w:comment>
  <w:comment w:id="29" w:author="Brown,James T" w:date="2019-02-15T14:12:00Z" w:initials="BT">
    <w:p w14:paraId="1432BB23" w14:textId="4E7B3A11" w:rsidR="00FC3E39" w:rsidRDefault="00FC3E39">
      <w:pPr>
        <w:pStyle w:val="CommentText"/>
      </w:pPr>
      <w:r>
        <w:rPr>
          <w:rStyle w:val="CommentReference"/>
        </w:rPr>
        <w:annotationRef/>
      </w:r>
      <w:r>
        <w:rPr>
          <w:rStyle w:val="CommentReference"/>
        </w:rPr>
        <w:t>What it reads here is too general</w:t>
      </w:r>
    </w:p>
  </w:comment>
  <w:comment w:id="30" w:author="Brown,James T" w:date="2019-02-15T14:12:00Z" w:initials="BT">
    <w:p w14:paraId="3F1EE133" w14:textId="7184F187" w:rsidR="00FC3E39" w:rsidRDefault="00FC3E39">
      <w:pPr>
        <w:pStyle w:val="CommentText"/>
      </w:pPr>
      <w:r>
        <w:rPr>
          <w:rStyle w:val="CommentReference"/>
        </w:rPr>
        <w:annotationRef/>
      </w:r>
      <w:r>
        <w:t>specify</w:t>
      </w:r>
    </w:p>
  </w:comment>
  <w:comment w:id="32" w:author="Brown,James T" w:date="2019-02-15T14:14:00Z" w:initials="BT">
    <w:p w14:paraId="686F7A56" w14:textId="46EB7CF8" w:rsidR="00FC3E39" w:rsidRDefault="00FC3E39">
      <w:pPr>
        <w:pStyle w:val="CommentText"/>
      </w:pPr>
      <w:r>
        <w:rPr>
          <w:rStyle w:val="CommentReference"/>
        </w:rPr>
        <w:annotationRef/>
      </w:r>
      <w:r>
        <w:t>balance</w:t>
      </w:r>
    </w:p>
  </w:comment>
  <w:comment w:id="31" w:author="Dan" w:date="2019-02-15T12:44:00Z" w:initials="D">
    <w:p w14:paraId="2ED0B942" w14:textId="77777777" w:rsidR="00FC3E39" w:rsidRDefault="00FC3E39">
      <w:pPr>
        <w:pStyle w:val="CommentText"/>
      </w:pPr>
      <w:r>
        <w:rPr>
          <w:rStyle w:val="CommentReference"/>
        </w:rPr>
        <w:annotationRef/>
      </w:r>
      <w:r>
        <w:t xml:space="preserve">I do not understand this sentence or the rest of this paragraph. </w:t>
      </w:r>
    </w:p>
  </w:comment>
  <w:comment w:id="34" w:author="Dan" w:date="2019-02-15T12:48:00Z" w:initials="D">
    <w:p w14:paraId="5DF55934" w14:textId="5F40D36A" w:rsidR="00FC3E39" w:rsidRDefault="00FC3E39">
      <w:pPr>
        <w:pStyle w:val="CommentText"/>
      </w:pPr>
      <w:r>
        <w:rPr>
          <w:rStyle w:val="CommentReference"/>
        </w:rPr>
        <w:annotationRef/>
      </w:r>
      <w:r>
        <w:t xml:space="preserve">Why not flip the emphasis of this sentence and put the result first? When programmed </w:t>
      </w:r>
      <w:proofErr w:type="spellStart"/>
      <w:r>
        <w:t>fro</w:t>
      </w:r>
      <w:proofErr w:type="spellEnd"/>
      <w:r>
        <w:t xml:space="preserve"> non-diapause development, both short-diapause and long diapause larvae wandered 6 days after larval emergence…Similarly, both long-diapause and short-diapause genotype larvae wandered after 10 days of larval growth when programmed for diapause. </w:t>
      </w:r>
    </w:p>
  </w:comment>
  <w:comment w:id="37" w:author="Dan" w:date="2019-02-15T13:12:00Z" w:initials="D">
    <w:p w14:paraId="28178C1E" w14:textId="11F60B7D" w:rsidR="00FC3E39" w:rsidRDefault="00FC3E39">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38" w:author="Dan" w:date="2019-01-29T10:05:00Z" w:initials="D">
    <w:p w14:paraId="05C22F96" w14:textId="77777777" w:rsidR="00FC3E39" w:rsidRDefault="00FC3E39" w:rsidP="00BE155D">
      <w:pPr>
        <w:pStyle w:val="CommentText"/>
      </w:pPr>
      <w:r>
        <w:rPr>
          <w:rStyle w:val="CommentReference"/>
        </w:rPr>
        <w:annotationRef/>
      </w:r>
      <w:r>
        <w:t>Also cite my review here.</w:t>
      </w:r>
    </w:p>
  </w:comment>
  <w:comment w:id="39" w:author="Dan" w:date="2019-01-29T10:04:00Z" w:initials="D">
    <w:p w14:paraId="05A84F82" w14:textId="77777777" w:rsidR="00FC3E39" w:rsidRDefault="00FC3E39">
      <w:pPr>
        <w:pStyle w:val="CommentText"/>
      </w:pPr>
      <w:r>
        <w:rPr>
          <w:rStyle w:val="CommentReference"/>
        </w:rPr>
        <w:annotationRef/>
      </w:r>
      <w:r>
        <w:t>Bad editing</w:t>
      </w:r>
    </w:p>
  </w:comment>
  <w:comment w:id="41" w:author="Dan" w:date="2019-01-29T10:27:00Z" w:initials="D">
    <w:p w14:paraId="24FEE2AE" w14:textId="77777777" w:rsidR="00FC3E39" w:rsidRDefault="00FC3E39">
      <w:pPr>
        <w:pStyle w:val="CommentText"/>
      </w:pPr>
      <w:r>
        <w:rPr>
          <w:rStyle w:val="CommentReference"/>
        </w:rPr>
        <w:annotationRef/>
      </w:r>
      <w:r>
        <w:t>You need a citation here.</w:t>
      </w:r>
    </w:p>
  </w:comment>
  <w:comment w:id="42" w:author="Dan" w:date="2019-01-29T10:29:00Z" w:initials="D">
    <w:p w14:paraId="614AE661" w14:textId="77777777" w:rsidR="00FC3E39" w:rsidRDefault="00FC3E39">
      <w:pPr>
        <w:pStyle w:val="CommentText"/>
      </w:pPr>
      <w:r>
        <w:rPr>
          <w:rStyle w:val="CommentReference"/>
        </w:rPr>
        <w:annotationRef/>
      </w:r>
      <w:r>
        <w:t xml:space="preserve">I do not understand this statement. What do you mean. Why do you not cite the Bradshaw study the first time you refer to it? </w:t>
      </w:r>
    </w:p>
  </w:comment>
  <w:comment w:id="43" w:author="Dan" w:date="2019-01-29T10:31:00Z" w:initials="D">
    <w:p w14:paraId="117507C9" w14:textId="77777777" w:rsidR="00FC3E39" w:rsidRDefault="00FC3E39">
      <w:pPr>
        <w:pStyle w:val="CommentText"/>
      </w:pPr>
      <w:r>
        <w:rPr>
          <w:rStyle w:val="CommentReference"/>
        </w:rPr>
        <w:annotationRef/>
      </w:r>
      <w:r>
        <w:t xml:space="preserve">Cut this down and combine it with the previous sentence. </w:t>
      </w:r>
    </w:p>
  </w:comment>
  <w:comment w:id="44" w:author="Dan" w:date="2019-01-29T10:33:00Z" w:initials="D">
    <w:p w14:paraId="51B856C0" w14:textId="77777777" w:rsidR="00FC3E39" w:rsidRDefault="00FC3E39">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46" w:author="Dan" w:date="2019-01-29T10:42:00Z" w:initials="D">
    <w:p w14:paraId="27E4EE73" w14:textId="77777777" w:rsidR="00FC3E39" w:rsidRDefault="00FC3E39">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FC3E39" w:rsidRDefault="00FC3E3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25DF83D" w15:done="0"/>
  <w15:commentEx w15:paraId="0A0909CA" w15:done="0"/>
  <w15:commentEx w15:paraId="17C944C1" w15:done="0"/>
  <w15:commentEx w15:paraId="1F5F66B3" w15:done="0"/>
  <w15:commentEx w15:paraId="6650747D" w15:paraIdParent="1F5F66B3" w15:done="0"/>
  <w15:commentEx w15:paraId="1432BB23" w15:done="0"/>
  <w15:commentEx w15:paraId="3F1EE133" w15:done="0"/>
  <w15:commentEx w15:paraId="686F7A56" w15:done="0"/>
  <w15:commentEx w15:paraId="2ED0B942" w15:done="0"/>
  <w15:commentEx w15:paraId="5DF55934"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25DF83D" w16cid:durableId="2011400A"/>
  <w16cid:commentId w16cid:paraId="0A0909CA" w16cid:durableId="2011400B"/>
  <w16cid:commentId w16cid:paraId="17C944C1" w16cid:durableId="2011400C"/>
  <w16cid:commentId w16cid:paraId="1F5F66B3" w16cid:durableId="2011400D"/>
  <w16cid:commentId w16cid:paraId="6650747D" w16cid:durableId="201146B1"/>
  <w16cid:commentId w16cid:paraId="1432BB23" w16cid:durableId="2011476A"/>
  <w16cid:commentId w16cid:paraId="3F1EE133" w16cid:durableId="20114758"/>
  <w16cid:commentId w16cid:paraId="686F7A56" w16cid:durableId="201147B3"/>
  <w16cid:commentId w16cid:paraId="2ED0B942" w16cid:durableId="20114010"/>
  <w16cid:commentId w16cid:paraId="5DF55934" w16cid:durableId="20114011"/>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5A03F" w14:textId="77777777" w:rsidR="00825808" w:rsidRDefault="00825808">
      <w:pPr>
        <w:spacing w:after="0" w:line="240" w:lineRule="auto"/>
      </w:pPr>
      <w:r>
        <w:separator/>
      </w:r>
    </w:p>
  </w:endnote>
  <w:endnote w:type="continuationSeparator" w:id="0">
    <w:p w14:paraId="50CCBE29" w14:textId="77777777" w:rsidR="00825808" w:rsidRDefault="0082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FC3E39" w:rsidRDefault="00FC3E3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FC3E39" w:rsidRDefault="00FC3E3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FC3E39" w:rsidRDefault="00FC3E3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FC3E39" w:rsidRDefault="00FC3E39">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FC3E39" w:rsidRDefault="00FC3E39">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FC3E39" w:rsidRDefault="00FC3E39">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FC3E39" w:rsidRDefault="00FC3E3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FC3E39" w:rsidRDefault="00FC3E39">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FC3E39" w:rsidRDefault="00FC3E3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228FC" w14:textId="77777777" w:rsidR="00825808" w:rsidRDefault="00825808">
      <w:pPr>
        <w:spacing w:after="0" w:line="240" w:lineRule="auto"/>
      </w:pPr>
      <w:r>
        <w:separator/>
      </w:r>
    </w:p>
  </w:footnote>
  <w:footnote w:type="continuationSeparator" w:id="0">
    <w:p w14:paraId="668D74C5" w14:textId="77777777" w:rsidR="00825808" w:rsidRDefault="00825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FC3E39" w:rsidRDefault="00FC3E3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FC3E39" w:rsidRDefault="00FC3E3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FC3E39" w:rsidRDefault="00FC3E3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FC3E39" w:rsidRDefault="00FC3E39">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FC3E39" w:rsidRDefault="00FC3E39">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FC3E39" w:rsidRDefault="00FC3E39">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FC3E39" w:rsidRDefault="00FC3E39">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FC3E39" w:rsidRDefault="00FC3E39">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FC3E39" w:rsidRDefault="00FC3E3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0F7BF5"/>
    <w:rsid w:val="001011C2"/>
    <w:rsid w:val="00101994"/>
    <w:rsid w:val="0014256A"/>
    <w:rsid w:val="00147FCB"/>
    <w:rsid w:val="001545B6"/>
    <w:rsid w:val="001600C3"/>
    <w:rsid w:val="00172C25"/>
    <w:rsid w:val="0017795F"/>
    <w:rsid w:val="00182BD7"/>
    <w:rsid w:val="001906B7"/>
    <w:rsid w:val="001A3D3B"/>
    <w:rsid w:val="001B1721"/>
    <w:rsid w:val="001B2751"/>
    <w:rsid w:val="001B705E"/>
    <w:rsid w:val="001C527C"/>
    <w:rsid w:val="001C689C"/>
    <w:rsid w:val="001C6E15"/>
    <w:rsid w:val="001E7880"/>
    <w:rsid w:val="001F72E0"/>
    <w:rsid w:val="001F744C"/>
    <w:rsid w:val="00206B10"/>
    <w:rsid w:val="00210119"/>
    <w:rsid w:val="00213597"/>
    <w:rsid w:val="00236194"/>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5AF1"/>
    <w:rsid w:val="00385FDC"/>
    <w:rsid w:val="003B2371"/>
    <w:rsid w:val="003B73A4"/>
    <w:rsid w:val="003C04C1"/>
    <w:rsid w:val="0041772E"/>
    <w:rsid w:val="004179BB"/>
    <w:rsid w:val="00422199"/>
    <w:rsid w:val="00436603"/>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0864"/>
    <w:rsid w:val="00597966"/>
    <w:rsid w:val="005A5F4B"/>
    <w:rsid w:val="005B2DDE"/>
    <w:rsid w:val="005B3839"/>
    <w:rsid w:val="005B385A"/>
    <w:rsid w:val="005C0337"/>
    <w:rsid w:val="005D0A52"/>
    <w:rsid w:val="005D29A0"/>
    <w:rsid w:val="005D47E5"/>
    <w:rsid w:val="005E12E0"/>
    <w:rsid w:val="005F7D5A"/>
    <w:rsid w:val="006023CB"/>
    <w:rsid w:val="0061542F"/>
    <w:rsid w:val="006200F2"/>
    <w:rsid w:val="006229D9"/>
    <w:rsid w:val="00625D89"/>
    <w:rsid w:val="006322BC"/>
    <w:rsid w:val="0063279C"/>
    <w:rsid w:val="00636639"/>
    <w:rsid w:val="00643F52"/>
    <w:rsid w:val="00647871"/>
    <w:rsid w:val="00652767"/>
    <w:rsid w:val="00667F35"/>
    <w:rsid w:val="006775CF"/>
    <w:rsid w:val="00684AFF"/>
    <w:rsid w:val="00695B9E"/>
    <w:rsid w:val="00697C07"/>
    <w:rsid w:val="006B3D7A"/>
    <w:rsid w:val="006D2398"/>
    <w:rsid w:val="006E4F43"/>
    <w:rsid w:val="006F58EA"/>
    <w:rsid w:val="006F5AD1"/>
    <w:rsid w:val="006F5EF4"/>
    <w:rsid w:val="00702570"/>
    <w:rsid w:val="00706B3A"/>
    <w:rsid w:val="00706DE6"/>
    <w:rsid w:val="007217F9"/>
    <w:rsid w:val="00725EDF"/>
    <w:rsid w:val="007379D9"/>
    <w:rsid w:val="00754F0B"/>
    <w:rsid w:val="00774337"/>
    <w:rsid w:val="007B2067"/>
    <w:rsid w:val="007B4027"/>
    <w:rsid w:val="007B6F1F"/>
    <w:rsid w:val="007C1A3D"/>
    <w:rsid w:val="007C3B04"/>
    <w:rsid w:val="007F477F"/>
    <w:rsid w:val="007F6A28"/>
    <w:rsid w:val="00803A00"/>
    <w:rsid w:val="00825808"/>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63D9"/>
    <w:rsid w:val="009972D1"/>
    <w:rsid w:val="00997F25"/>
    <w:rsid w:val="009B7A17"/>
    <w:rsid w:val="009C1240"/>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6878"/>
    <w:rsid w:val="00AB6EF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67582"/>
    <w:rsid w:val="00F7755A"/>
    <w:rsid w:val="00F87FE4"/>
    <w:rsid w:val="00FA5558"/>
    <w:rsid w:val="00FB53D1"/>
    <w:rsid w:val="00FB7994"/>
    <w:rsid w:val="00FC3E39"/>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3C7E3-069A-9142-80C6-0EBD91AA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73</Pages>
  <Words>36401</Words>
  <Characters>207488</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5</cp:revision>
  <cp:lastPrinted>2019-02-12T17:16:00Z</cp:lastPrinted>
  <dcterms:created xsi:type="dcterms:W3CDTF">2019-02-16T22:53:00Z</dcterms:created>
  <dcterms:modified xsi:type="dcterms:W3CDTF">2019-02-17T13:24:00Z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