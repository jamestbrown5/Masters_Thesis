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7777777"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671FA333"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43C4C5B3"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EE14CA0"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544585D8" w14:textId="77777777" w:rsidR="00E872D5" w:rsidRDefault="00E872D5" w:rsidP="00E872D5">
      <w:pPr>
        <w:ind w:left="0" w:right="90" w:firstLine="0"/>
        <w:rPr>
          <w:color w:val="000000" w:themeColor="text1"/>
        </w:rPr>
      </w:pPr>
      <w:r>
        <w:rPr>
          <w:color w:val="000000" w:themeColor="text1"/>
        </w:rPr>
        <w:tab/>
      </w:r>
      <w:commentRangeStart w:id="5"/>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5"/>
      <w:r>
        <w:rPr>
          <w:rStyle w:val="CommentReference"/>
        </w:rPr>
        <w:commentReference w:id="5"/>
      </w:r>
      <w:r>
        <w:rPr>
          <w:color w:val="000000" w:themeColor="text1"/>
        </w:rPr>
        <w:t xml:space="preserve"> </w:t>
      </w:r>
    </w:p>
    <w:p w14:paraId="0A2C82B8"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89F78C0"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48E84886"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33104E"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C0528B9"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7CF8175F"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54A5935E"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6F1360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5572A8C5"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2AC1684E"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58CB50E6"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0AEB7C3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07094312"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095EAB09"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0FD4332B"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5ABBA341"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6B72DC03"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06F5268"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39B9283D" w14:textId="77777777" w:rsidR="00B134B2" w:rsidRPr="00B134B2" w:rsidRDefault="00B134B2" w:rsidP="00B134B2">
      <w:pPr>
        <w:ind w:left="0" w:right="90" w:firstLine="0"/>
        <w:rPr>
          <w:b/>
          <w:color w:val="000000" w:themeColor="text1"/>
        </w:rPr>
      </w:pPr>
    </w:p>
    <w:p w14:paraId="0F497871"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109E3715"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0B3E4AB"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305824E7" w14:textId="77777777" w:rsidR="00E872D5" w:rsidRDefault="00E872D5" w:rsidP="002C384F">
      <w:pPr>
        <w:ind w:left="0" w:right="90" w:firstLine="720"/>
        <w:rPr>
          <w:color w:val="000000" w:themeColor="text1"/>
        </w:rPr>
      </w:pPr>
      <w:commentRangeStart w:id="6"/>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6"/>
      <w:r>
        <w:rPr>
          <w:rStyle w:val="CommentReference"/>
        </w:rPr>
        <w:commentReference w:id="6"/>
      </w: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32F5BCC4"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85782DF"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7" w:author="Brown,James T" w:date="2019-02-14T14:28:00Z">
        <w:r w:rsidR="00D00400">
          <w:rPr>
            <w:color w:val="000000" w:themeColor="text1"/>
          </w:rPr>
          <w:t>0</w:t>
        </w:r>
      </w:ins>
      <w:del w:id="8"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446C6A" w14:textId="77777777" w:rsidR="00BD12C4" w:rsidRPr="00B134B2" w:rsidRDefault="00BD12C4" w:rsidP="00BD12C4">
      <w:pPr>
        <w:ind w:left="0" w:right="90" w:firstLine="720"/>
        <w:rPr>
          <w:ins w:id="9" w:author="Brown,James T" w:date="2019-02-13T22:47:00Z"/>
          <w:color w:val="000000" w:themeColor="text1"/>
        </w:rPr>
      </w:pPr>
      <w:ins w:id="10"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C0022AF"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clinally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7C3F56EE" w14:textId="77777777" w:rsidR="00BD12C4" w:rsidRPr="00B134B2" w:rsidRDefault="00BD12C4" w:rsidP="00BD12C4">
      <w:pPr>
        <w:ind w:left="0" w:right="90" w:firstLine="0"/>
        <w:rPr>
          <w:ins w:id="13" w:author="Brown,James T" w:date="2019-02-13T22:47:00Z"/>
          <w:color w:val="000000" w:themeColor="text1"/>
        </w:rPr>
      </w:pPr>
      <w:ins w:id="14"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24F6F3FB"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30FAA00D" w14:textId="77777777" w:rsidR="00E872D5" w:rsidRDefault="00BD12C4" w:rsidP="00BD12C4">
      <w:pPr>
        <w:ind w:left="-15" w:right="90" w:firstLine="468"/>
        <w:rPr>
          <w:color w:val="000000" w:themeColor="text1"/>
        </w:rPr>
      </w:pPr>
      <w:ins w:id="17" w:author="Brown,James T" w:date="2019-02-13T22:47:00Z">
        <w:r w:rsidRPr="00B134B2">
          <w:rPr>
            <w:color w:val="000000" w:themeColor="text1"/>
          </w:rPr>
          <w:t>Hypothetically, longer and warmer growing seasons could extend the duration of suitable environments and available resources for insects.</w:t>
        </w:r>
      </w:ins>
    </w:p>
    <w:p w14:paraId="19DAF196"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F72B951"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6F3C509C"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77ED57FF" w14:textId="77777777" w:rsidR="00E872D5" w:rsidRPr="004F09C9" w:rsidRDefault="00E872D5" w:rsidP="00E872D5">
      <w:pPr>
        <w:ind w:left="-15" w:right="90" w:firstLine="468"/>
        <w:rPr>
          <w:color w:val="000000" w:themeColor="text1"/>
        </w:rPr>
      </w:pPr>
    </w:p>
    <w:p w14:paraId="6755BE0E"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5F6918FE"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DF0B66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00A05704"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2236F51E"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1665060" w14:textId="77777777" w:rsidR="00E872D5" w:rsidRPr="004F09C9" w:rsidRDefault="00E872D5" w:rsidP="00E872D5">
      <w:pPr>
        <w:ind w:left="-15" w:right="90" w:firstLine="468"/>
        <w:rPr>
          <w:color w:val="000000" w:themeColor="text1"/>
        </w:rPr>
      </w:pPr>
    </w:p>
    <w:p w14:paraId="3D263500"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7DCC1315"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904F921"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ED61B10"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5227A2E5" w14:textId="77777777" w:rsidR="006F58EA" w:rsidRPr="006F5AD1" w:rsidRDefault="00D27C9E" w:rsidP="00DD43B4">
      <w:pPr>
        <w:spacing w:after="0" w:line="263" w:lineRule="auto"/>
        <w:ind w:right="80"/>
        <w:jc w:val="center"/>
        <w:rPr>
          <w:color w:val="000000" w:themeColor="text1"/>
        </w:rPr>
      </w:pPr>
      <w:r w:rsidRPr="006F5AD1">
        <w:rPr>
          <w:color w:val="000000" w:themeColor="text1"/>
        </w:rPr>
        <w:lastRenderedPageBreak/>
        <w:t>CHAPTER 3</w:t>
      </w:r>
    </w:p>
    <w:p w14:paraId="55A0FB24" w14:textId="77777777" w:rsidR="006F58EA" w:rsidRPr="006F5AD1" w:rsidRDefault="00D27C9E" w:rsidP="00DD43B4">
      <w:pPr>
        <w:spacing w:line="259" w:lineRule="auto"/>
        <w:ind w:left="-5" w:right="90"/>
        <w:jc w:val="center"/>
        <w:rPr>
          <w:color w:val="000000" w:themeColor="text1"/>
        </w:rPr>
      </w:pPr>
      <w:r w:rsidRPr="006F5AD1">
        <w:rPr>
          <w:color w:val="000000" w:themeColor="text1"/>
        </w:rPr>
        <w:t>EUROPEAN CORN BORER: THE RELATIONSHIP BETWEEN STORED RESOURCES AND</w:t>
      </w:r>
    </w:p>
    <w:p w14:paraId="1BCF66A7" w14:textId="77777777" w:rsidR="006F58EA" w:rsidRPr="006F5AD1" w:rsidRDefault="00D27C9E">
      <w:pPr>
        <w:spacing w:after="162" w:line="263" w:lineRule="auto"/>
        <w:ind w:right="80"/>
        <w:jc w:val="center"/>
        <w:rPr>
          <w:color w:val="000000" w:themeColor="text1"/>
        </w:rPr>
      </w:pPr>
      <w:r w:rsidRPr="006F5AD1">
        <w:rPr>
          <w:color w:val="000000" w:themeColor="text1"/>
        </w:rPr>
        <w:t>DIAPAUSE TIMING</w:t>
      </w:r>
    </w:p>
    <w:p w14:paraId="7EA1CE96" w14:textId="77777777" w:rsidR="006023CB" w:rsidRPr="006F5AD1" w:rsidRDefault="006023CB">
      <w:pPr>
        <w:spacing w:after="162" w:line="263" w:lineRule="auto"/>
        <w:ind w:right="80"/>
        <w:jc w:val="center"/>
        <w:rPr>
          <w:color w:val="000000" w:themeColor="text1"/>
        </w:rPr>
      </w:pPr>
    </w:p>
    <w:p w14:paraId="207F39FE"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
      </w:pPr>
      <w:r w:rsidRPr="006F5AD1">
        <w:rPr>
          <w:color w:val="000000" w:themeColor="text1"/>
        </w:rPr>
        <w:t>3.1</w:t>
      </w:r>
      <w:r w:rsidR="00DD43B4" w:rsidRPr="006F5AD1">
        <w:rPr>
          <w:color w:val="000000" w:themeColor="text1"/>
        </w:rPr>
        <w:t xml:space="preserve">     </w:t>
      </w:r>
      <w:r w:rsidRPr="006F5AD1">
        <w:rPr>
          <w:color w:val="000000" w:themeColor="text1"/>
        </w:rPr>
        <w:t>Background</w:t>
      </w:r>
    </w:p>
    <w:p w14:paraId="4BE09585" w14:textId="47520780" w:rsidR="004F09C9" w:rsidRPr="006F5AD1" w:rsidRDefault="004F09C9" w:rsidP="00DD43B4">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
        <w:t>(</w:t>
      </w:r>
      <w:r w:rsidR="00DA3145" w:rsidRPr="006F5AD1">
        <w:rPr>
          <w:color w:val="000000" w:themeColor="text1"/>
        </w:rPr>
        <w:t>NOAA</w:t>
      </w:r>
      <w:r w:rsidR="001600C3" w:rsidRPr="006F5AD1">
        <w:rPr>
          <w:color w:val="000000" w:themeColor="text1"/>
        </w:rPr>
        <w:t>,</w:t>
      </w:r>
      <w:r w:rsidR="00DA3145" w:rsidRPr="006F5AD1">
        <w:rPr>
          <w:color w:val="000000" w:themeColor="text1"/>
        </w:rPr>
        <w:t xml:space="preserve"> 2017</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DeLucia</w:t>
      </w:r>
      <w:r w:rsidR="001600C3" w:rsidRPr="006F5AD1">
        <w:rPr>
          <w:color w:val="000000" w:themeColor="text1"/>
        </w:rPr>
        <w:t xml:space="preserve">, </w:t>
      </w:r>
      <w:r w:rsidR="00DA3145" w:rsidRPr="006F5AD1">
        <w:rPr>
          <w:color w:val="000000" w:themeColor="text1"/>
        </w:rPr>
        <w:t>2008</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IPCC</w:t>
      </w:r>
      <w:r w:rsidR="001600C3" w:rsidRPr="006F5AD1">
        <w:rPr>
          <w:color w:val="000000" w:themeColor="text1"/>
        </w:rPr>
        <w:t>,</w:t>
      </w:r>
      <w:r w:rsidR="00DA3145" w:rsidRPr="006F5AD1">
        <w:rPr>
          <w:color w:val="000000" w:themeColor="text1"/>
        </w:rPr>
        <w:t xml:space="preserve"> 2013</w:t>
      </w:r>
      <w:r w:rsidR="00CE5B15" w:rsidRPr="006F5AD1">
        <w:rPr>
          <w:color w:val="000000" w:themeColor="text1"/>
        </w:rPr>
        <w:t>)</w:t>
      </w:r>
      <w:r w:rsidRPr="006F5AD1">
        <w:rPr>
          <w:color w:val="000000" w:themeColor="text1"/>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
        <w:t>(NOAA</w:t>
      </w:r>
      <w:ins w:id="18" w:author="Brown, James T. - ARS" w:date="2019-02-16T20:35:00Z">
        <w:r w:rsidR="00590864">
          <w:rPr>
            <w:color w:val="000000" w:themeColor="text1"/>
          </w:rPr>
          <w:t>,</w:t>
        </w:r>
      </w:ins>
      <w:r w:rsidR="00CE5B15" w:rsidRPr="006F5AD1">
        <w:rPr>
          <w:color w:val="000000" w:themeColor="text1"/>
        </w:rPr>
        <w:t xml:space="preserve"> 2016</w:t>
      </w:r>
      <w:r w:rsidR="001600C3" w:rsidRPr="006F5AD1">
        <w:rPr>
          <w:color w:val="000000" w:themeColor="text1"/>
        </w:rPr>
        <w:t>;</w:t>
      </w:r>
      <w:r w:rsidR="00CE5B15" w:rsidRPr="006F5AD1">
        <w:rPr>
          <w:color w:val="000000" w:themeColor="text1"/>
        </w:rPr>
        <w:t xml:space="preserve"> DeLucia et al.</w:t>
      </w:r>
      <w:r w:rsidR="001600C3" w:rsidRPr="006F5AD1">
        <w:rPr>
          <w:color w:val="000000" w:themeColor="text1"/>
        </w:rPr>
        <w:t>,</w:t>
      </w:r>
      <w:r w:rsidR="00CE5B15" w:rsidRPr="006F5AD1">
        <w:rPr>
          <w:color w:val="000000" w:themeColor="text1"/>
        </w:rPr>
        <w:t xml:space="preserve"> 2008)</w:t>
      </w:r>
      <w:r w:rsidRPr="006F5AD1">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
        <w:t>(Koštál</w:t>
      </w:r>
      <w:r w:rsidR="001600C3" w:rsidRPr="006F5AD1">
        <w:rPr>
          <w:color w:val="000000" w:themeColor="text1"/>
        </w:rPr>
        <w:t>,</w:t>
      </w:r>
      <w:r w:rsidR="00CE5B15" w:rsidRPr="006F5AD1">
        <w:rPr>
          <w:color w:val="000000" w:themeColor="text1"/>
        </w:rPr>
        <w:t xml:space="preserve"> 2006)</w:t>
      </w:r>
      <w:r w:rsidRPr="006F5AD1">
        <w:rPr>
          <w:color w:val="000000" w:themeColor="text1"/>
        </w:rPr>
        <w:t xml:space="preserve">. </w:t>
      </w:r>
    </w:p>
    <w:p w14:paraId="01D4FDC4" w14:textId="748686C7" w:rsidR="004F09C9" w:rsidRPr="006F5AD1" w:rsidRDefault="004F09C9" w:rsidP="00DD43B4">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
        <w:t>(</w:t>
      </w:r>
      <w:r w:rsidR="00DA3145" w:rsidRPr="006F5AD1">
        <w:rPr>
          <w:color w:val="000000" w:themeColor="text1"/>
        </w:rPr>
        <w:t>Nechols</w:t>
      </w:r>
      <w:r w:rsidR="00F1002A" w:rsidRPr="006F5AD1">
        <w:rPr>
          <w:color w:val="000000" w:themeColor="text1"/>
        </w:rPr>
        <w:t xml:space="preserve"> </w:t>
      </w:r>
      <w:r w:rsidR="004B74F2" w:rsidRPr="006F5AD1">
        <w:rPr>
          <w:color w:val="000000" w:themeColor="text1"/>
        </w:rPr>
        <w:t>et al.</w:t>
      </w:r>
      <w:r w:rsidR="001600C3" w:rsidRPr="006F5AD1">
        <w:rPr>
          <w:color w:val="000000" w:themeColor="text1"/>
        </w:rPr>
        <w:t>,</w:t>
      </w:r>
      <w:r w:rsidR="00DA3145" w:rsidRPr="006F5AD1">
        <w:rPr>
          <w:color w:val="000000" w:themeColor="text1"/>
        </w:rPr>
        <w:t xml:space="preserve"> 1999</w:t>
      </w:r>
      <w:r w:rsidR="001600C3" w:rsidRPr="006F5AD1">
        <w:rPr>
          <w:color w:val="000000" w:themeColor="text1"/>
        </w:rPr>
        <w:t>;</w:t>
      </w:r>
      <w:r w:rsidR="00CE5B15" w:rsidRPr="006F5AD1">
        <w:rPr>
          <w:color w:val="000000" w:themeColor="text1"/>
        </w:rPr>
        <w:t xml:space="preserve"> Hahn and Denlinger</w:t>
      </w:r>
      <w:r w:rsidR="001600C3" w:rsidRPr="006F5AD1">
        <w:rPr>
          <w:color w:val="000000" w:themeColor="text1"/>
        </w:rPr>
        <w:t>,</w:t>
      </w:r>
      <w:r w:rsidR="00CE5B15" w:rsidRPr="006F5AD1">
        <w:rPr>
          <w:color w:val="000000" w:themeColor="text1"/>
        </w:rPr>
        <w:t xml:space="preserve"> 2007)</w:t>
      </w:r>
      <w:r w:rsidRPr="006F5AD1">
        <w:rPr>
          <w:color w:val="000000" w:themeColor="text1"/>
        </w:rPr>
        <w:t xml:space="preserve">. Before the environment becomes unfavorable, insects prepare for diapause by accumulating and storing nutrients in the form of lipids, proteins, and carbohydrates </w:t>
      </w:r>
      <w:r w:rsidR="004A056B" w:rsidRPr="006F5AD1">
        <w:rPr>
          <w:color w:val="000000" w:themeColor="text1"/>
        </w:rPr>
        <w:t>(</w:t>
      </w:r>
      <w:r w:rsidR="006229D9" w:rsidRPr="006F5AD1">
        <w:rPr>
          <w:color w:val="000000" w:themeColor="text1"/>
        </w:rPr>
        <w:t>Hahn and Denlinger</w:t>
      </w:r>
      <w:r w:rsidR="001600C3" w:rsidRPr="006F5AD1">
        <w:rPr>
          <w:color w:val="000000" w:themeColor="text1"/>
        </w:rPr>
        <w:t>,</w:t>
      </w:r>
      <w:r w:rsidR="006229D9" w:rsidRPr="006F5AD1">
        <w:rPr>
          <w:color w:val="000000" w:themeColor="text1"/>
        </w:rPr>
        <w:t xml:space="preserve"> 2007</w:t>
      </w:r>
      <w:r w:rsidR="001600C3" w:rsidRPr="006F5AD1">
        <w:rPr>
          <w:color w:val="000000" w:themeColor="text1"/>
        </w:rPr>
        <w:t>;</w:t>
      </w:r>
      <w:r w:rsidR="006229D9" w:rsidRPr="006F5AD1">
        <w:rPr>
          <w:color w:val="000000" w:themeColor="text1"/>
        </w:rPr>
        <w:t xml:space="preserve"> Hahn and </w:t>
      </w:r>
      <w:r w:rsidR="00213597">
        <w:rPr>
          <w:color w:val="000000" w:themeColor="text1"/>
        </w:rPr>
        <w:softHyphen/>
      </w:r>
      <w:r w:rsidR="00236194">
        <w:rPr>
          <w:color w:val="000000" w:themeColor="text1"/>
        </w:rPr>
        <w:softHyphen/>
      </w:r>
      <w:r w:rsidR="006229D9" w:rsidRPr="006F5AD1">
        <w:rPr>
          <w:color w:val="000000" w:themeColor="text1"/>
        </w:rPr>
        <w:t>Denlinger</w:t>
      </w:r>
      <w:r w:rsidR="001600C3" w:rsidRPr="006F5AD1">
        <w:rPr>
          <w:color w:val="000000" w:themeColor="text1"/>
        </w:rPr>
        <w:t>,</w:t>
      </w:r>
      <w:r w:rsidR="006229D9" w:rsidRPr="006F5AD1">
        <w:rPr>
          <w:color w:val="000000" w:themeColor="text1"/>
        </w:rPr>
        <w:t xml:space="preserve"> 2011</w:t>
      </w:r>
      <w:r w:rsidR="004A056B" w:rsidRPr="006F5AD1">
        <w:rPr>
          <w:color w:val="000000" w:themeColor="text1"/>
        </w:rPr>
        <w:t>)</w:t>
      </w:r>
      <w:r w:rsidRPr="006F5AD1">
        <w:rPr>
          <w:color w:val="000000" w:themeColor="text1"/>
        </w:rPr>
        <w:t xml:space="preserve">. </w:t>
      </w:r>
      <w:r w:rsidR="00505FA1">
        <w:rPr>
          <w:color w:val="000000" w:themeColor="text1"/>
        </w:rPr>
        <w:t xml:space="preserve">Increases in nutrient storage ahead of diapause has been reported as </w:t>
      </w:r>
      <w:r w:rsidR="008F69F1">
        <w:rPr>
          <w:color w:val="000000" w:themeColor="text1"/>
        </w:rPr>
        <w:t>i</w:t>
      </w:r>
      <w:commentRangeStart w:id="19"/>
      <w:r w:rsidR="0051573D" w:rsidRPr="006F5AD1">
        <w:rPr>
          <w:color w:val="000000" w:themeColor="text1"/>
        </w:rPr>
        <w:t>ncreased protein storage</w:t>
      </w:r>
      <w:r w:rsidRPr="006F5AD1">
        <w:rPr>
          <w:color w:val="000000" w:themeColor="text1"/>
        </w:rPr>
        <w:t xml:space="preserve"> </w:t>
      </w:r>
      <w:commentRangeEnd w:id="19"/>
      <w:r w:rsidR="006F5AD1">
        <w:rPr>
          <w:rStyle w:val="CommentReference"/>
        </w:rPr>
        <w:commentReference w:id="19"/>
      </w:r>
      <w:r w:rsidRPr="006F5AD1">
        <w:rPr>
          <w:color w:val="000000" w:themeColor="text1"/>
        </w:rPr>
        <w:t xml:space="preserve"> in Colorado potato beetles (</w:t>
      </w:r>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decemlineata</w:t>
      </w:r>
      <w:r w:rsidRPr="006F5AD1">
        <w:rPr>
          <w:color w:val="000000" w:themeColor="text1"/>
        </w:rPr>
        <w:t>) (Kort and Koopmanschap</w:t>
      </w:r>
      <w:r w:rsidR="004B74F2" w:rsidRPr="006F5AD1">
        <w:rPr>
          <w:color w:val="000000" w:themeColor="text1"/>
        </w:rPr>
        <w:t>,</w:t>
      </w:r>
      <w:r w:rsidRPr="006F5AD1">
        <w:rPr>
          <w:color w:val="000000" w:themeColor="text1"/>
        </w:rPr>
        <w:t xml:space="preserve"> 1994) and southwestern corn borers (</w:t>
      </w:r>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r w:rsidRPr="006F5AD1">
        <w:rPr>
          <w:i/>
          <w:color w:val="000000" w:themeColor="text1"/>
        </w:rPr>
        <w:t xml:space="preserve"> grandiosella</w:t>
      </w:r>
      <w:r w:rsidRPr="006F5AD1">
        <w:rPr>
          <w:color w:val="000000" w:themeColor="text1"/>
        </w:rPr>
        <w:t xml:space="preserve">) (Brown and Chippendale 1978), </w:t>
      </w:r>
      <w:r w:rsidR="0051573D" w:rsidRPr="006F5AD1">
        <w:rPr>
          <w:color w:val="000000" w:themeColor="text1"/>
        </w:rPr>
        <w:t xml:space="preserve">and </w:t>
      </w:r>
      <w:r w:rsidRPr="006F5AD1">
        <w:rPr>
          <w:color w:val="000000" w:themeColor="text1"/>
        </w:rPr>
        <w:t xml:space="preserve">increased lipid storage </w:t>
      </w:r>
      <w:r w:rsidR="00505FA1">
        <w:rPr>
          <w:color w:val="000000" w:themeColor="text1"/>
        </w:rPr>
        <w:t xml:space="preserve">in the </w:t>
      </w:r>
      <w:r w:rsidRPr="006F5AD1">
        <w:rPr>
          <w:color w:val="000000" w:themeColor="text1"/>
        </w:rPr>
        <w:t>pink bollworm (</w:t>
      </w:r>
      <w:r w:rsidRPr="006F5AD1">
        <w:rPr>
          <w:i/>
          <w:iCs/>
          <w:color w:val="000000" w:themeColor="text1"/>
        </w:rPr>
        <w:t>P</w:t>
      </w:r>
      <w:r w:rsidR="00323875" w:rsidRPr="006F5AD1">
        <w:rPr>
          <w:i/>
          <w:iCs/>
          <w:color w:val="000000" w:themeColor="text1"/>
        </w:rPr>
        <w:t>ectinophora</w:t>
      </w:r>
      <w:r w:rsidRPr="006F5AD1">
        <w:rPr>
          <w:i/>
          <w:iCs/>
          <w:color w:val="000000" w:themeColor="text1"/>
        </w:rPr>
        <w:t xml:space="preserve"> gossypiella</w:t>
      </w:r>
      <w:r w:rsidRPr="006F5AD1">
        <w:rPr>
          <w:color w:val="000000" w:themeColor="text1"/>
        </w:rPr>
        <w:t xml:space="preserve">) </w:t>
      </w:r>
      <w:r w:rsidRPr="006F5AD1">
        <w:rPr>
          <w:color w:val="000000" w:themeColor="text1"/>
        </w:rPr>
        <w:lastRenderedPageBreak/>
        <w:t>(Adkisson et al.</w:t>
      </w:r>
      <w:r w:rsidR="001600C3" w:rsidRPr="006F5AD1">
        <w:rPr>
          <w:color w:val="000000" w:themeColor="text1"/>
        </w:rPr>
        <w:t>,</w:t>
      </w:r>
      <w:r w:rsidRPr="006F5AD1">
        <w:rPr>
          <w:color w:val="000000" w:themeColor="text1"/>
        </w:rPr>
        <w:t xml:space="preserve"> 1963) and </w:t>
      </w:r>
      <w:r w:rsidRPr="006F5AD1">
        <w:rPr>
          <w:i/>
          <w:iCs/>
          <w:color w:val="000000" w:themeColor="text1"/>
        </w:rPr>
        <w:t>Culex pipens</w:t>
      </w:r>
      <w:r w:rsidRPr="006F5AD1">
        <w:rPr>
          <w:iCs/>
          <w:color w:val="000000" w:themeColor="text1"/>
        </w:rPr>
        <w:t xml:space="preserve"> </w:t>
      </w:r>
      <w:r w:rsidRPr="006F5AD1">
        <w:rPr>
          <w:color w:val="000000" w:themeColor="text1"/>
        </w:rPr>
        <w:t>mosquitoes (Mitchell and Briegel</w:t>
      </w:r>
      <w:r w:rsidR="001600C3" w:rsidRPr="006F5AD1">
        <w:rPr>
          <w:color w:val="000000" w:themeColor="text1"/>
        </w:rPr>
        <w:t>,</w:t>
      </w:r>
      <w:r w:rsidRPr="006F5AD1">
        <w:rPr>
          <w:color w:val="000000" w:themeColor="text1"/>
        </w:rPr>
        <w:t xml:space="preserve"> 1989), among other</w:t>
      </w:r>
      <w:r w:rsidR="003C3E0E">
        <w:rPr>
          <w:color w:val="000000" w:themeColor="text1"/>
        </w:rPr>
        <w:t>s</w:t>
      </w:r>
      <w:r w:rsidR="00505FA1">
        <w:rPr>
          <w:color w:val="000000" w:themeColor="text1"/>
        </w:rPr>
        <w:t>.</w:t>
      </w:r>
      <w:r w:rsidRPr="006F5AD1">
        <w:rPr>
          <w:color w:val="000000" w:themeColor="text1"/>
        </w:rPr>
        <w:t xml:space="preserve"> </w:t>
      </w:r>
      <w:r w:rsidR="004B74F2" w:rsidRPr="006F5AD1">
        <w:rPr>
          <w:color w:val="000000" w:themeColor="text1"/>
        </w:rPr>
        <w:t>The e</w:t>
      </w:r>
      <w:r w:rsidRPr="006F5AD1">
        <w:rPr>
          <w:color w:val="000000" w:themeColor="text1"/>
        </w:rPr>
        <w:t>nergy</w:t>
      </w:r>
      <w:r w:rsidR="004B74F2" w:rsidRPr="006F5AD1">
        <w:rPr>
          <w:color w:val="000000" w:themeColor="text1"/>
        </w:rPr>
        <w:t xml:space="preserve"> insects</w:t>
      </w:r>
      <w:r w:rsidRPr="006F5AD1">
        <w:rPr>
          <w:color w:val="000000" w:themeColor="text1"/>
        </w:rPr>
        <w:t xml:space="preserve"> store</w:t>
      </w:r>
      <w:r w:rsidR="004B74F2" w:rsidRPr="006F5AD1">
        <w:rPr>
          <w:color w:val="000000" w:themeColor="text1"/>
        </w:rPr>
        <w:t xml:space="preserve"> during diapause preparation</w:t>
      </w:r>
      <w:r w:rsidRPr="006F5AD1">
        <w:rPr>
          <w:color w:val="000000" w:themeColor="text1"/>
        </w:rPr>
        <w:t xml:space="preserve"> fuel insect metabolism during diapause</w:t>
      </w:r>
      <w:r w:rsidR="002407FE" w:rsidRPr="006F5AD1">
        <w:rPr>
          <w:color w:val="000000" w:themeColor="text1"/>
        </w:rPr>
        <w:t>,</w:t>
      </w:r>
      <w:r w:rsidRPr="006F5AD1">
        <w:rPr>
          <w:color w:val="000000" w:themeColor="text1"/>
        </w:rPr>
        <w:t xml:space="preserve"> and after diapause these stored resources are redirected to accomplish post-diapause functions. However, metabolic activity for many insects is temperature dependent</w:t>
      </w:r>
      <w:r w:rsidR="00BC1BD3" w:rsidRPr="006F5AD1">
        <w:rPr>
          <w:color w:val="000000" w:themeColor="text1"/>
        </w:rPr>
        <w:t>. Thus,</w:t>
      </w:r>
      <w:r w:rsidRPr="006F5AD1">
        <w:rPr>
          <w:color w:val="000000" w:themeColor="text1"/>
        </w:rPr>
        <w:t xml:space="preserve"> insects preparing for diapause in warmer environments may struggle to meet the energy demands of increased metabolism and possibly divert resources away from storage. </w:t>
      </w:r>
    </w:p>
    <w:p w14:paraId="6317F1A3" w14:textId="77777777" w:rsidR="004F09C9" w:rsidRPr="006F5AD1" w:rsidRDefault="004F09C9" w:rsidP="00DD43B4">
      <w:pPr>
        <w:spacing w:line="480" w:lineRule="auto"/>
        <w:ind w:left="-15" w:right="165" w:firstLine="468"/>
        <w:rPr>
          <w:color w:val="000000" w:themeColor="text1"/>
        </w:rPr>
      </w:pPr>
      <w:r w:rsidRPr="006F5AD1">
        <w:rPr>
          <w:color w:val="000000" w:themeColor="text1"/>
        </w:rPr>
        <w:t>Insects entering diapause without adequate nutrition stores may exit diapause before winter ends</w:t>
      </w:r>
      <w:r w:rsidR="00BC1BD3" w:rsidRPr="006F5AD1">
        <w:rPr>
          <w:color w:val="000000" w:themeColor="text1"/>
        </w:rPr>
        <w:t>,</w:t>
      </w:r>
      <w:r w:rsidRPr="006F5AD1">
        <w:rPr>
          <w:color w:val="000000" w:themeColor="text1"/>
        </w:rPr>
        <w:t xml:space="preserve"> leaving them exposed to an unfavorable environment and thereby increasing mortality. A study using </w:t>
      </w:r>
      <w:r w:rsidR="00BC1BD3" w:rsidRPr="006F5AD1">
        <w:rPr>
          <w:color w:val="000000" w:themeColor="text1"/>
        </w:rPr>
        <w:t xml:space="preserve">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The authors found that when diet was restricted</w:t>
      </w:r>
      <w:r w:rsidR="000E1D1C" w:rsidRPr="006F5AD1">
        <w:rPr>
          <w:color w:val="000000" w:themeColor="text1"/>
        </w:rPr>
        <w:t>,</w:t>
      </w:r>
      <w:r w:rsidRPr="006F5AD1">
        <w:rPr>
          <w:color w:val="000000" w:themeColor="text1"/>
        </w:rPr>
        <w:t xml:space="preserve"> larvae entered diapause with less mass and remained in diapause for a shorter period </w:t>
      </w:r>
      <w:r w:rsidR="001B705E" w:rsidRPr="006F5AD1">
        <w:rPr>
          <w:color w:val="000000" w:themeColor="text1"/>
        </w:rPr>
        <w:t xml:space="preserve">compared to </w:t>
      </w:r>
      <w:r w:rsidRPr="006F5AD1">
        <w:rPr>
          <w:color w:val="000000" w:themeColor="text1"/>
        </w:rPr>
        <w:t xml:space="preserve">larvae given an unrestricted diet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
        <w:t>(</w:t>
      </w:r>
      <w:r w:rsidR="00CE5B15" w:rsidRPr="006F5AD1">
        <w:rPr>
          <w:color w:val="000000" w:themeColor="text1"/>
        </w:rPr>
        <w:t>Hahn and Denlinger</w:t>
      </w:r>
      <w:r w:rsidR="001600C3" w:rsidRPr="006F5AD1">
        <w:rPr>
          <w:color w:val="000000" w:themeColor="text1"/>
        </w:rPr>
        <w:t>,</w:t>
      </w:r>
      <w:r w:rsidR="00CE5B15" w:rsidRPr="006F5AD1">
        <w:rPr>
          <w:color w:val="000000" w:themeColor="text1"/>
        </w:rPr>
        <w:t xml:space="preserve"> 2007</w:t>
      </w:r>
      <w:r w:rsidR="001600C3" w:rsidRPr="006F5AD1">
        <w:rPr>
          <w:color w:val="000000" w:themeColor="text1"/>
        </w:rPr>
        <w:t>;</w:t>
      </w:r>
      <w:r w:rsidR="00CE5B15" w:rsidRPr="006F5AD1">
        <w:rPr>
          <w:color w:val="000000" w:themeColor="text1"/>
        </w:rPr>
        <w:t xml:space="preserve"> Sinclair</w:t>
      </w:r>
      <w:r w:rsidR="001600C3" w:rsidRPr="006F5AD1">
        <w:rPr>
          <w:color w:val="000000" w:themeColor="text1"/>
        </w:rPr>
        <w:t>,</w:t>
      </w:r>
      <w:r w:rsidR="00CE5B15" w:rsidRPr="006F5AD1">
        <w:rPr>
          <w:color w:val="000000" w:themeColor="text1"/>
        </w:rPr>
        <w:t xml:space="preserve"> </w:t>
      </w:r>
      <w:r w:rsidR="00643F52" w:rsidRPr="006F5AD1">
        <w:rPr>
          <w:color w:val="000000" w:themeColor="text1"/>
        </w:rPr>
        <w:t>2015)</w:t>
      </w:r>
      <w:r w:rsidRPr="006F5AD1">
        <w:rPr>
          <w:color w:val="000000" w:themeColor="text1"/>
        </w:rPr>
        <w:t>.</w:t>
      </w:r>
    </w:p>
    <w:p w14:paraId="289DE537" w14:textId="7EE3F9F7" w:rsidR="00101994" w:rsidRPr="006F5AD1" w:rsidRDefault="00101994" w:rsidP="00101994">
      <w:pPr>
        <w:spacing w:line="480" w:lineRule="auto"/>
        <w:ind w:left="-15" w:right="165" w:firstLine="468"/>
        <w:rPr>
          <w:color w:val="000000" w:themeColor="text1"/>
        </w:rPr>
      </w:pPr>
      <w:r w:rsidRPr="006F5AD1">
        <w:rPr>
          <w:color w:val="000000" w:themeColor="text1"/>
        </w:rPr>
        <w:t>Warmer and more variable fall and winter temperatures will increase insect metabolic activity and could deplete nutrition stores because insect metabolism</w:t>
      </w:r>
      <w:r w:rsidR="000E1D1C" w:rsidRPr="006F5AD1">
        <w:rPr>
          <w:color w:val="000000" w:themeColor="text1"/>
        </w:rPr>
        <w:t xml:space="preserve"> is</w:t>
      </w:r>
      <w:r w:rsidRPr="006F5AD1">
        <w:rPr>
          <w:color w:val="000000" w:themeColor="text1"/>
        </w:rPr>
        <w:t xml:space="preserve"> proportional to </w:t>
      </w:r>
      <w:r w:rsidR="000E1D1C" w:rsidRPr="006F5AD1">
        <w:rPr>
          <w:color w:val="000000" w:themeColor="text1"/>
        </w:rPr>
        <w:t xml:space="preserve">the </w:t>
      </w:r>
      <w:r w:rsidRPr="006F5AD1">
        <w:rPr>
          <w:color w:val="000000" w:themeColor="text1"/>
        </w:rPr>
        <w:t>environmental temperatures they experience (Bradshaw and Holzapfel</w:t>
      </w:r>
      <w:r w:rsidR="001600C3" w:rsidRPr="006F5AD1">
        <w:rPr>
          <w:color w:val="000000" w:themeColor="text1"/>
        </w:rPr>
        <w:t>,</w:t>
      </w:r>
      <w:r w:rsidRPr="006F5AD1">
        <w:rPr>
          <w:color w:val="000000" w:themeColor="text1"/>
        </w:rPr>
        <w:t xml:space="preserve"> 2006</w:t>
      </w:r>
      <w:r w:rsidR="001600C3" w:rsidRPr="006F5AD1">
        <w:rPr>
          <w:color w:val="000000" w:themeColor="text1"/>
        </w:rPr>
        <w:t>;</w:t>
      </w:r>
      <w:r w:rsidRPr="006F5AD1">
        <w:rPr>
          <w:color w:val="000000" w:themeColor="text1"/>
        </w:rPr>
        <w:t xml:space="preserve"> Hahn and Denlinger</w:t>
      </w:r>
      <w:r w:rsidR="001600C3" w:rsidRPr="006F5AD1">
        <w:rPr>
          <w:color w:val="000000" w:themeColor="text1"/>
        </w:rPr>
        <w:t>,</w:t>
      </w:r>
      <w:r w:rsidRPr="006F5AD1">
        <w:rPr>
          <w:color w:val="000000" w:themeColor="text1"/>
        </w:rPr>
        <w:t xml:space="preserve"> 2011</w:t>
      </w:r>
      <w:r w:rsidR="001600C3" w:rsidRPr="006F5AD1">
        <w:rPr>
          <w:color w:val="000000" w:themeColor="text1"/>
        </w:rPr>
        <w:t>;</w:t>
      </w:r>
      <w:r w:rsidRPr="006F5AD1">
        <w:rPr>
          <w:color w:val="000000" w:themeColor="text1"/>
        </w:rPr>
        <w:t xml:space="preserve"> Scriber 2014, Sinclair</w:t>
      </w:r>
      <w:r w:rsidR="001600C3" w:rsidRPr="006F5AD1">
        <w:rPr>
          <w:color w:val="000000" w:themeColor="text1"/>
        </w:rPr>
        <w:t>,</w:t>
      </w:r>
      <w:r w:rsidRPr="006F5AD1">
        <w:rPr>
          <w:color w:val="000000" w:themeColor="text1"/>
        </w:rPr>
        <w:t xml:space="preserve"> 2018). </w:t>
      </w:r>
      <w:r w:rsidR="000E1D1C" w:rsidRPr="006F5AD1">
        <w:rPr>
          <w:color w:val="000000" w:themeColor="text1"/>
        </w:rPr>
        <w:t xml:space="preserve">For example, </w:t>
      </w:r>
      <w:r w:rsidR="001B705E" w:rsidRPr="006F5AD1">
        <w:rPr>
          <w:color w:val="000000" w:themeColor="text1"/>
        </w:rPr>
        <w:t>Thompson and Davis (1981)</w:t>
      </w:r>
      <w:r w:rsidRPr="006F5AD1">
        <w:rPr>
          <w:color w:val="000000" w:themeColor="text1"/>
        </w:rPr>
        <w:t xml:space="preserve"> reared </w:t>
      </w:r>
      <w:r w:rsidR="00B71FB5" w:rsidRPr="006F5AD1">
        <w:rPr>
          <w:i/>
          <w:color w:val="000000" w:themeColor="text1"/>
        </w:rPr>
        <w:t>Diatraea</w:t>
      </w:r>
      <w:r w:rsidRPr="006F5AD1">
        <w:rPr>
          <w:i/>
          <w:color w:val="000000" w:themeColor="text1"/>
        </w:rPr>
        <w:t xml:space="preserve"> grandiosella</w:t>
      </w:r>
      <w:r w:rsidR="001B705E" w:rsidRPr="006F5AD1">
        <w:rPr>
          <w:color w:val="000000" w:themeColor="text1"/>
        </w:rPr>
        <w:t xml:space="preserve"> </w:t>
      </w:r>
      <w:r w:rsidRPr="006F5AD1">
        <w:rPr>
          <w:color w:val="000000" w:themeColor="text1"/>
        </w:rPr>
        <w:t>Dyar</w:t>
      </w:r>
      <w:r w:rsidR="001B705E" w:rsidRPr="006F5AD1">
        <w:rPr>
          <w:color w:val="000000" w:themeColor="text1"/>
        </w:rPr>
        <w:t xml:space="preserve"> moths</w:t>
      </w:r>
      <w:r w:rsidRPr="006F5AD1">
        <w:rPr>
          <w:color w:val="000000" w:themeColor="text1"/>
        </w:rPr>
        <w:t xml:space="preserve"> at stable temperatures during </w:t>
      </w:r>
      <w:r w:rsidR="000E1D1C" w:rsidRPr="006F5AD1">
        <w:rPr>
          <w:color w:val="000000" w:themeColor="text1"/>
        </w:rPr>
        <w:t xml:space="preserve">larval feeding and </w:t>
      </w:r>
      <w:r w:rsidRPr="006F5AD1">
        <w:rPr>
          <w:color w:val="000000" w:themeColor="text1"/>
        </w:rPr>
        <w:t xml:space="preserve">diapause preparation. </w:t>
      </w:r>
      <w:r w:rsidR="001B705E" w:rsidRPr="006F5AD1">
        <w:rPr>
          <w:color w:val="000000" w:themeColor="text1"/>
        </w:rPr>
        <w:t>Then at</w:t>
      </w:r>
      <w:r w:rsidRPr="006F5AD1">
        <w:rPr>
          <w:color w:val="000000" w:themeColor="text1"/>
        </w:rPr>
        <w:t xml:space="preserve"> the onset of</w:t>
      </w:r>
      <w:r w:rsidR="00054F53" w:rsidRPr="006F5AD1">
        <w:rPr>
          <w:color w:val="000000" w:themeColor="text1"/>
        </w:rPr>
        <w:t xml:space="preserve"> larval</w:t>
      </w:r>
      <w:r w:rsidRPr="006F5AD1">
        <w:rPr>
          <w:color w:val="000000" w:themeColor="text1"/>
        </w:rPr>
        <w:t xml:space="preserve"> diapause, some moths were held at warmer and more variable temperatures while others were held in cooler and more stable temperatures. </w:t>
      </w:r>
      <w:r w:rsidRPr="006F5AD1">
        <w:rPr>
          <w:color w:val="000000" w:themeColor="text1"/>
        </w:rPr>
        <w:lastRenderedPageBreak/>
        <w:t xml:space="preserve">Between the two groups, the moths held in warmer and more variable conditions depleted significantly more lipids by the end of </w:t>
      </w:r>
      <w:r w:rsidR="007F477F" w:rsidRPr="006F5AD1">
        <w:rPr>
          <w:color w:val="000000" w:themeColor="text1"/>
        </w:rPr>
        <w:t xml:space="preserve">larval </w:t>
      </w:r>
      <w:r w:rsidRPr="006F5AD1">
        <w:rPr>
          <w:color w:val="000000" w:themeColor="text1"/>
        </w:rPr>
        <w:t>diapause (Thompson and Davis</w:t>
      </w:r>
      <w:r w:rsidR="001600C3" w:rsidRPr="006F5AD1">
        <w:rPr>
          <w:color w:val="000000" w:themeColor="text1"/>
        </w:rPr>
        <w:t>,</w:t>
      </w:r>
      <w:r w:rsidRPr="006F5AD1">
        <w:rPr>
          <w:color w:val="000000" w:themeColor="text1"/>
        </w:rPr>
        <w:t xml:space="preserve"> 1981).</w:t>
      </w:r>
      <w:r w:rsidR="001B705E" w:rsidRPr="006F5AD1">
        <w:rPr>
          <w:color w:val="000000" w:themeColor="text1"/>
        </w:rPr>
        <w:t xml:space="preserve"> </w:t>
      </w:r>
      <w:r w:rsidR="00702570" w:rsidRPr="006F5AD1">
        <w:rPr>
          <w:color w:val="000000" w:themeColor="text1"/>
        </w:rPr>
        <w:t>They</w:t>
      </w:r>
      <w:r w:rsidR="001B705E" w:rsidRPr="006F5AD1">
        <w:rPr>
          <w:color w:val="000000" w:themeColor="text1"/>
        </w:rPr>
        <w:t xml:space="preserve"> showed that insects </w:t>
      </w:r>
      <w:r w:rsidR="000D6E6E" w:rsidRPr="006F5AD1">
        <w:rPr>
          <w:color w:val="000000" w:themeColor="text1"/>
        </w:rPr>
        <w:t>deplete</w:t>
      </w:r>
      <w:r w:rsidR="001B705E" w:rsidRPr="006F5AD1">
        <w:rPr>
          <w:color w:val="000000" w:themeColor="text1"/>
        </w:rPr>
        <w:t xml:space="preserve"> their nutrition stores differently based on the temperatures they experience </w:t>
      </w:r>
      <w:r w:rsidR="007F477F" w:rsidRPr="006F5AD1">
        <w:rPr>
          <w:color w:val="000000" w:themeColor="text1"/>
        </w:rPr>
        <w:t>during</w:t>
      </w:r>
      <w:r w:rsidR="00054F53" w:rsidRPr="006F5AD1">
        <w:rPr>
          <w:color w:val="000000" w:themeColor="text1"/>
        </w:rPr>
        <w:t xml:space="preserve"> the diapause period</w:t>
      </w:r>
      <w:r w:rsidR="001B705E" w:rsidRPr="006F5AD1">
        <w:rPr>
          <w:color w:val="000000" w:themeColor="text1"/>
        </w:rPr>
        <w:t xml:space="preserve"> (Thompson and Davis</w:t>
      </w:r>
      <w:r w:rsidR="001600C3" w:rsidRPr="006F5AD1">
        <w:rPr>
          <w:color w:val="000000" w:themeColor="text1"/>
        </w:rPr>
        <w:t>,</w:t>
      </w:r>
      <w:r w:rsidR="001B705E" w:rsidRPr="006F5AD1">
        <w:rPr>
          <w:color w:val="000000" w:themeColor="text1"/>
        </w:rPr>
        <w:t xml:space="preserve"> 1981).</w:t>
      </w:r>
    </w:p>
    <w:p w14:paraId="4C6F4825" w14:textId="77777777" w:rsidR="004F09C9" w:rsidRPr="006F5AD1" w:rsidRDefault="004F09C9" w:rsidP="00DD43B4">
      <w:pPr>
        <w:spacing w:line="480" w:lineRule="auto"/>
        <w:ind w:left="-15" w:right="165" w:firstLine="468"/>
        <w:rPr>
          <w:color w:val="000000" w:themeColor="text1"/>
        </w:rPr>
      </w:pPr>
      <w:r w:rsidRPr="006F5AD1">
        <w:rPr>
          <w:color w:val="000000" w:themeColor="text1"/>
        </w:rPr>
        <w:t>Warmer</w:t>
      </w:r>
      <w:r w:rsidR="00101994" w:rsidRPr="006F5AD1">
        <w:rPr>
          <w:color w:val="000000" w:themeColor="text1"/>
        </w:rPr>
        <w:t xml:space="preserve"> fall</w:t>
      </w:r>
      <w:r w:rsidRPr="006F5AD1">
        <w:rPr>
          <w:color w:val="000000" w:themeColor="text1"/>
        </w:rPr>
        <w:t xml:space="preserve"> temperatures during diapause preparation could increase metabolic rates and redirect resources away from nutrient storage. </w:t>
      </w:r>
      <w:r w:rsidR="009E5A7B" w:rsidRPr="006F5AD1">
        <w:rPr>
          <w:color w:val="000000" w:themeColor="text1"/>
        </w:rPr>
        <w:t>Insects</w:t>
      </w:r>
      <w:r w:rsidRPr="006F5AD1">
        <w:rPr>
          <w:color w:val="000000" w:themeColor="text1"/>
        </w:rPr>
        <w:t xml:space="preserve"> unable to build up enough stored energy before the onset of </w:t>
      </w:r>
      <w:r w:rsidR="00101994" w:rsidRPr="006F5AD1">
        <w:rPr>
          <w:color w:val="000000" w:themeColor="text1"/>
        </w:rPr>
        <w:t xml:space="preserve">winter may be unable to </w:t>
      </w:r>
      <w:r w:rsidRPr="006F5AD1">
        <w:rPr>
          <w:color w:val="000000" w:themeColor="text1"/>
        </w:rPr>
        <w:t xml:space="preserve">enter diapause. Similarly, warmer winter temperatures could increase the </w:t>
      </w:r>
      <w:r w:rsidR="00702570" w:rsidRPr="006F5AD1">
        <w:rPr>
          <w:color w:val="000000" w:themeColor="text1"/>
        </w:rPr>
        <w:t xml:space="preserve">metabolic rate </w:t>
      </w:r>
      <w:r w:rsidRPr="006F5AD1">
        <w:rPr>
          <w:color w:val="000000" w:themeColor="text1"/>
        </w:rPr>
        <w:t>of diapausing insects, causing them to deplete stored energy before environmental conditions become favorable</w:t>
      </w:r>
      <w:r w:rsidR="000E1D1C" w:rsidRPr="006F5AD1">
        <w:rPr>
          <w:color w:val="000000" w:themeColor="text1"/>
        </w:rPr>
        <w:t xml:space="preserve">, </w:t>
      </w:r>
      <w:r w:rsidR="00702570" w:rsidRPr="006F5AD1">
        <w:rPr>
          <w:color w:val="000000" w:themeColor="text1"/>
        </w:rPr>
        <w:t>and this could lead to</w:t>
      </w:r>
      <w:r w:rsidRPr="006F5AD1">
        <w:rPr>
          <w:color w:val="000000" w:themeColor="text1"/>
        </w:rPr>
        <w:t xml:space="preserve"> mortality. Surviving diapause with reduced resources could </w:t>
      </w:r>
      <w:r w:rsidR="007F477F" w:rsidRPr="006F5AD1">
        <w:rPr>
          <w:color w:val="000000" w:themeColor="text1"/>
        </w:rPr>
        <w:t xml:space="preserve">also </w:t>
      </w:r>
      <w:r w:rsidR="00101994" w:rsidRPr="006F5AD1">
        <w:rPr>
          <w:color w:val="000000" w:themeColor="text1"/>
        </w:rPr>
        <w:t>affect</w:t>
      </w:r>
      <w:r w:rsidRPr="006F5AD1">
        <w:rPr>
          <w:color w:val="000000" w:themeColor="text1"/>
        </w:rPr>
        <w:t xml:space="preserve"> </w:t>
      </w:r>
      <w:r w:rsidR="007F477F" w:rsidRPr="006F5AD1">
        <w:rPr>
          <w:color w:val="000000" w:themeColor="text1"/>
        </w:rPr>
        <w:t xml:space="preserve">the performance of </w:t>
      </w:r>
      <w:r w:rsidR="00101994" w:rsidRPr="006F5AD1">
        <w:rPr>
          <w:color w:val="000000" w:themeColor="text1"/>
        </w:rPr>
        <w:t>insects</w:t>
      </w:r>
      <w:r w:rsidR="000E1D1C" w:rsidRPr="006F5AD1">
        <w:rPr>
          <w:color w:val="000000" w:themeColor="text1"/>
        </w:rPr>
        <w:t xml:space="preserve"> after </w:t>
      </w:r>
      <w:r w:rsidRPr="006F5AD1">
        <w:rPr>
          <w:color w:val="000000" w:themeColor="text1"/>
        </w:rPr>
        <w:t>diapause</w:t>
      </w:r>
      <w:r w:rsidR="00101994" w:rsidRPr="006F5AD1">
        <w:rPr>
          <w:color w:val="000000" w:themeColor="text1"/>
        </w:rPr>
        <w:t xml:space="preserve">, </w:t>
      </w:r>
      <w:r w:rsidRPr="006F5AD1">
        <w:rPr>
          <w:color w:val="000000" w:themeColor="text1"/>
        </w:rPr>
        <w:t>limit</w:t>
      </w:r>
      <w:r w:rsidR="00101994" w:rsidRPr="006F5AD1">
        <w:rPr>
          <w:color w:val="000000" w:themeColor="text1"/>
        </w:rPr>
        <w:t>ing</w:t>
      </w:r>
      <w:r w:rsidRPr="006F5AD1">
        <w:rPr>
          <w:color w:val="000000" w:themeColor="text1"/>
        </w:rPr>
        <w:t xml:space="preserve"> critical functions like dispersal, mating, and </w:t>
      </w:r>
      <w:r w:rsidR="00702570" w:rsidRPr="006F5AD1">
        <w:rPr>
          <w:color w:val="000000" w:themeColor="text1"/>
        </w:rPr>
        <w:t>fecundity</w:t>
      </w:r>
      <w:r w:rsidRPr="006F5AD1">
        <w:rPr>
          <w:color w:val="000000" w:themeColor="text1"/>
        </w:rPr>
        <w:t xml:space="preserve">. </w:t>
      </w:r>
    </w:p>
    <w:p w14:paraId="642F931F" w14:textId="77777777" w:rsidR="004F09C9" w:rsidRPr="006F5AD1" w:rsidRDefault="004F09C9" w:rsidP="00DD43B4">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
        <w:t xml:space="preserve"> conditions in some sites</w:t>
      </w:r>
      <w:r w:rsidRPr="006F5AD1">
        <w:rPr>
          <w:color w:val="000000" w:themeColor="text1"/>
        </w:rPr>
        <w:t xml:space="preserve">, however each strain expresses a </w:t>
      </w:r>
      <w:r w:rsidR="000E1D1C" w:rsidRPr="006F5AD1">
        <w:rPr>
          <w:color w:val="000000" w:themeColor="text1"/>
        </w:rPr>
        <w:t xml:space="preserve">different </w:t>
      </w:r>
      <w:r w:rsidRPr="006F5AD1">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102C0ABE" w14:textId="77777777" w:rsidR="004F09C9" w:rsidRPr="006F5AD1" w:rsidRDefault="004F09C9" w:rsidP="00DD43B4">
      <w:pPr>
        <w:spacing w:line="480" w:lineRule="auto"/>
        <w:ind w:left="-15" w:right="165" w:firstLine="468"/>
        <w:rPr>
          <w:color w:val="000000" w:themeColor="text1"/>
        </w:rPr>
      </w:pPr>
      <w:r w:rsidRPr="006F5AD1">
        <w:rPr>
          <w:color w:val="000000" w:themeColor="text1"/>
        </w:rPr>
        <w:t>European corn borers with the short-diapause genotype could provide an example of how climate</w:t>
      </w:r>
      <w:r w:rsidR="000D6E6E" w:rsidRPr="006F5AD1">
        <w:rPr>
          <w:color w:val="000000" w:themeColor="text1"/>
        </w:rPr>
        <w:t xml:space="preserve"> change</w:t>
      </w:r>
      <w:r w:rsidRPr="006F5AD1">
        <w:rPr>
          <w:color w:val="000000" w:themeColor="text1"/>
        </w:rPr>
        <w:t xml:space="preserve"> might negatively impact insect populations</w:t>
      </w:r>
      <w:r w:rsidR="000D6E6E" w:rsidRPr="006F5AD1">
        <w:rPr>
          <w:color w:val="000000" w:themeColor="text1"/>
        </w:rPr>
        <w:t xml:space="preserve">. </w:t>
      </w:r>
      <w:r w:rsidR="00DC6259" w:rsidRPr="006F5AD1">
        <w:rPr>
          <w:color w:val="000000" w:themeColor="text1"/>
        </w:rPr>
        <w:t>Because warmer temperatures are increase metabolic activity in insects, climate change for larvae with the</w:t>
      </w:r>
      <w:r w:rsidR="000D6E6E" w:rsidRPr="006F5AD1">
        <w:rPr>
          <w:color w:val="000000" w:themeColor="text1"/>
        </w:rPr>
        <w:t xml:space="preserve"> short-diapause genotype </w:t>
      </w:r>
      <w:r w:rsidR="00DC6259" w:rsidRPr="006F5AD1">
        <w:rPr>
          <w:color w:val="000000" w:themeColor="text1"/>
        </w:rPr>
        <w:t xml:space="preserve">may deplete </w:t>
      </w:r>
      <w:r w:rsidR="000D6E6E" w:rsidRPr="006F5AD1">
        <w:rPr>
          <w:color w:val="000000" w:themeColor="text1"/>
        </w:rPr>
        <w:t>their</w:t>
      </w:r>
      <w:r w:rsidRPr="006F5AD1">
        <w:rPr>
          <w:color w:val="000000" w:themeColor="text1"/>
        </w:rPr>
        <w:t xml:space="preserve"> nutrient stores prematurely</w:t>
      </w:r>
      <w:r w:rsidR="000E1D1C" w:rsidRPr="006F5AD1">
        <w:rPr>
          <w:color w:val="000000" w:themeColor="text1"/>
        </w:rPr>
        <w:t>,</w:t>
      </w:r>
      <w:r w:rsidR="000D6E6E" w:rsidRPr="006F5AD1">
        <w:rPr>
          <w:color w:val="000000" w:themeColor="text1"/>
        </w:rPr>
        <w:t xml:space="preserve"> </w:t>
      </w:r>
      <w:r w:rsidR="007F477F" w:rsidRPr="006F5AD1">
        <w:rPr>
          <w:color w:val="000000" w:themeColor="text1"/>
        </w:rPr>
        <w:t xml:space="preserve">causing diapausing larvae to </w:t>
      </w:r>
      <w:r w:rsidR="000D6E6E" w:rsidRPr="006F5AD1">
        <w:rPr>
          <w:color w:val="000000" w:themeColor="text1"/>
        </w:rPr>
        <w:t>exit diapause early and be exposed to unfavorable seasonal stress</w:t>
      </w:r>
      <w:r w:rsidRPr="006F5AD1">
        <w:rPr>
          <w:color w:val="000000" w:themeColor="text1"/>
        </w:rPr>
        <w:t xml:space="preserve">. </w:t>
      </w:r>
      <w:r w:rsidR="00702570" w:rsidRPr="006F5AD1">
        <w:rPr>
          <w:color w:val="000000" w:themeColor="text1"/>
        </w:rPr>
        <w:t>T</w:t>
      </w:r>
      <w:r w:rsidRPr="006F5AD1">
        <w:rPr>
          <w:color w:val="000000" w:themeColor="text1"/>
        </w:rPr>
        <w:t xml:space="preserve">he effects of climate change could also be positive for some insects. If the effects of warmer diapause temperatures can be mitigated by larger nutrient stores, then insects that utilize </w:t>
      </w:r>
      <w:r w:rsidR="00101994" w:rsidRPr="006F5AD1">
        <w:rPr>
          <w:color w:val="000000" w:themeColor="text1"/>
        </w:rPr>
        <w:t xml:space="preserve">a </w:t>
      </w:r>
      <w:r w:rsidRPr="006F5AD1">
        <w:rPr>
          <w:color w:val="000000" w:themeColor="text1"/>
        </w:rPr>
        <w:t>strategy</w:t>
      </w:r>
      <w:r w:rsidR="00101994" w:rsidRPr="006F5AD1">
        <w:rPr>
          <w:color w:val="000000" w:themeColor="text1"/>
        </w:rPr>
        <w:t xml:space="preserve"> of storing more nutrients </w:t>
      </w:r>
      <w:r w:rsidR="00725EDF" w:rsidRPr="006F5AD1">
        <w:rPr>
          <w:color w:val="000000" w:themeColor="text1"/>
        </w:rPr>
        <w:t xml:space="preserve">ahead of </w:t>
      </w:r>
      <w:r w:rsidR="00101994" w:rsidRPr="006F5AD1">
        <w:rPr>
          <w:color w:val="000000" w:themeColor="text1"/>
        </w:rPr>
        <w:t>diapause</w:t>
      </w:r>
      <w:r w:rsidR="007F477F" w:rsidRPr="006F5AD1">
        <w:rPr>
          <w:color w:val="000000" w:themeColor="text1"/>
        </w:rPr>
        <w:t xml:space="preserve"> may thrive</w:t>
      </w:r>
      <w:r w:rsidR="00101994" w:rsidRPr="006F5AD1">
        <w:rPr>
          <w:color w:val="000000" w:themeColor="text1"/>
        </w:rPr>
        <w:t>,</w:t>
      </w:r>
      <w:r w:rsidRPr="006F5AD1">
        <w:rPr>
          <w:color w:val="000000" w:themeColor="text1"/>
        </w:rPr>
        <w:t xml:space="preserve"> like long-diapause </w:t>
      </w:r>
      <w:r w:rsidR="007F477F" w:rsidRPr="006F5AD1">
        <w:rPr>
          <w:color w:val="000000" w:themeColor="text1"/>
        </w:rPr>
        <w:t xml:space="preserve">genotype </w:t>
      </w:r>
      <w:r w:rsidRPr="006F5AD1">
        <w:rPr>
          <w:color w:val="000000" w:themeColor="text1"/>
        </w:rPr>
        <w:t xml:space="preserve">European corn borers. </w:t>
      </w:r>
    </w:p>
    <w:p w14:paraId="04A4E5E1" w14:textId="77777777" w:rsidR="00643F52" w:rsidRPr="006F5AD1" w:rsidRDefault="004F09C9" w:rsidP="005A5F4B">
      <w:pPr>
        <w:spacing w:line="480" w:lineRule="auto"/>
        <w:ind w:left="-15" w:right="165" w:firstLine="468"/>
        <w:rPr>
          <w:color w:val="000000" w:themeColor="text1"/>
        </w:rPr>
      </w:pPr>
      <w:r w:rsidRPr="006F5AD1">
        <w:rPr>
          <w:color w:val="000000" w:themeColor="text1"/>
        </w:rPr>
        <w:t>Warmer fall temperatures experienced by the two strains of European corn</w:t>
      </w:r>
      <w:r w:rsidR="00DC6259" w:rsidRPr="006F5AD1">
        <w:rPr>
          <w:color w:val="000000" w:themeColor="text1"/>
        </w:rPr>
        <w:t xml:space="preserve"> borers</w:t>
      </w:r>
      <w:r w:rsidRPr="006F5AD1">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 xml:space="preserve">of diapause compared to larvae with the short-diapause genotype. </w:t>
      </w:r>
      <w:r w:rsidR="000E1D1C" w:rsidRPr="006F5AD1">
        <w:rPr>
          <w:color w:val="000000" w:themeColor="text1"/>
        </w:rPr>
        <w:t xml:space="preserve">I did not detect a difference between the two strains in </w:t>
      </w:r>
      <w:r w:rsidRPr="006F5AD1">
        <w:rPr>
          <w:color w:val="000000" w:themeColor="text1"/>
        </w:rPr>
        <w:t>the rate of lipid depletion during diapause.</w:t>
      </w:r>
    </w:p>
    <w:p w14:paraId="4513ADD2" w14:textId="77777777" w:rsidR="007F6A28" w:rsidRPr="006F5AD1" w:rsidRDefault="007F6A28">
      <w:pPr>
        <w:ind w:left="-15" w:right="165" w:firstLine="468"/>
        <w:rPr>
          <w:color w:val="000000" w:themeColor="text1"/>
        </w:rPr>
      </w:pPr>
    </w:p>
    <w:p w14:paraId="1F003D43" w14:textId="77777777" w:rsidR="006F58EA" w:rsidRPr="006F5AD1" w:rsidRDefault="00D27C9E">
      <w:pPr>
        <w:tabs>
          <w:tab w:val="center" w:pos="4059"/>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673B035C" w14:textId="77777777" w:rsidR="006F58EA" w:rsidRPr="006F5AD1" w:rsidRDefault="00D27C9E">
      <w:pPr>
        <w:tabs>
          <w:tab w:val="center" w:pos="1712"/>
        </w:tabs>
        <w:spacing w:after="212" w:line="253" w:lineRule="auto"/>
        <w:ind w:left="-15" w:firstLine="0"/>
        <w:rPr>
          <w:color w:val="000000" w:themeColor="text1"/>
        </w:rPr>
      </w:pPr>
      <w:r w:rsidRPr="006F5AD1">
        <w:rPr>
          <w:color w:val="000000" w:themeColor="text1"/>
        </w:rPr>
        <w:t>3.2.1</w:t>
      </w:r>
      <w:r w:rsidRPr="006F5AD1">
        <w:rPr>
          <w:color w:val="000000" w:themeColor="text1"/>
        </w:rPr>
        <w:tab/>
        <w:t>General Rearing</w:t>
      </w:r>
    </w:p>
    <w:p w14:paraId="5DFCE053"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
        <w:t xml:space="preserve">State </w:t>
      </w:r>
      <w:r w:rsidRPr="006F5AD1">
        <w:rPr>
          <w:rFonts w:asciiTheme="minorHAnsi" w:eastAsiaTheme="minorEastAsia" w:hAnsiTheme="minorHAnsi" w:cstheme="minorHAnsi"/>
          <w:bCs/>
          <w:szCs w:val="24"/>
        </w:rPr>
        <w:t>prior to 2015 and kept as separate colonies</w:t>
      </w:r>
      <w:r w:rsidR="00DA3145" w:rsidRPr="006F5AD1">
        <w:rPr>
          <w:rFonts w:asciiTheme="minorHAnsi" w:eastAsiaTheme="minorEastAsia" w:hAnsiTheme="minorHAnsi" w:cstheme="minorHAnsi"/>
          <w:bCs/>
          <w:szCs w:val="24"/>
        </w:rPr>
        <w:t xml:space="preserve"> (Wadsworth et al.</w:t>
      </w:r>
      <w:r w:rsidR="001600C3" w:rsidRPr="006F5AD1">
        <w:rPr>
          <w:rFonts w:asciiTheme="minorHAnsi" w:eastAsiaTheme="minorEastAsia" w:hAnsiTheme="minorHAnsi" w:cstheme="minorHAnsi"/>
          <w:bCs/>
          <w:szCs w:val="24"/>
        </w:rPr>
        <w:t xml:space="preserve">, </w:t>
      </w:r>
      <w:r w:rsidR="00DA3145" w:rsidRPr="006F5AD1">
        <w:rPr>
          <w:rFonts w:asciiTheme="minorHAnsi" w:eastAsiaTheme="minorEastAsia" w:hAnsiTheme="minorHAnsi" w:cstheme="minorHAnsi"/>
          <w:bCs/>
          <w:szCs w:val="24"/>
        </w:rPr>
        <w:t>2005)</w:t>
      </w:r>
      <w:r w:rsidRPr="006F5AD1">
        <w:rPr>
          <w:rFonts w:asciiTheme="minorHAnsi" w:eastAsiaTheme="minorEastAsia" w:hAnsiTheme="minorHAnsi" w:cstheme="minorHAnsi"/>
          <w:bCs/>
          <w:szCs w:val="24"/>
        </w:rPr>
        <w:t xml:space="preserve">.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
        <w:t>blend and</w:t>
      </w:r>
      <w:r w:rsidRPr="006F5AD1">
        <w:rPr>
          <w:rFonts w:asciiTheme="minorHAnsi" w:eastAsiaTheme="minorEastAsia" w:hAnsiTheme="minorHAnsi" w:cstheme="minorHAnsi"/>
          <w:bCs/>
          <w:szCs w:val="24"/>
        </w:rPr>
        <w:t xml:space="preserve">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w:t>
      </w:r>
      <w:r w:rsidR="00101994" w:rsidRPr="006F5AD1">
        <w:rPr>
          <w:rFonts w:asciiTheme="minorHAnsi" w:eastAsiaTheme="minorEastAsia" w:hAnsiTheme="minorHAnsi" w:cstheme="minorHAnsi"/>
          <w:bCs/>
          <w:szCs w:val="24"/>
        </w:rPr>
        <w:t>Z-</w:t>
      </w:r>
      <w:r w:rsidRPr="006F5AD1">
        <w:rPr>
          <w:rFonts w:asciiTheme="minorHAnsi" w:eastAsiaTheme="minorEastAsia" w:hAnsiTheme="minorHAnsi" w:cstheme="minorHAnsi"/>
          <w:bCs/>
          <w:szCs w:val="24"/>
        </w:rPr>
        <w:t>strain</w:t>
      </w:r>
      <w:r w:rsidR="00A13F24" w:rsidRPr="006F5AD1">
        <w:rPr>
          <w:rFonts w:asciiTheme="minorHAnsi" w:eastAsiaTheme="minorEastAsia" w:hAnsiTheme="minorHAnsi" w:cstheme="minorHAnsi"/>
          <w:bCs/>
          <w:szCs w:val="24"/>
        </w:rPr>
        <w:t xml:space="preserve"> larvae</w:t>
      </w:r>
      <w:r w:rsidRPr="006F5AD1">
        <w:rPr>
          <w:rFonts w:asciiTheme="minorHAnsi" w:eastAsiaTheme="minorEastAsia" w:hAnsiTheme="minorHAnsi" w:cstheme="minorHAnsi"/>
          <w:bCs/>
          <w:szCs w:val="24"/>
        </w:rPr>
        <w:t xml:space="preserv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w:t>
      </w:r>
      <w:r w:rsidR="00725EDF" w:rsidRPr="006F5AD1">
        <w:rPr>
          <w:rFonts w:asciiTheme="minorHAnsi" w:eastAsiaTheme="minorEastAsia" w:hAnsiTheme="minorHAnsi" w:cstheme="minorHAnsi"/>
          <w:bCs/>
          <w:szCs w:val="24"/>
        </w:rPr>
        <w:t xml:space="preserve"> the</w:t>
      </w:r>
      <w:r w:rsidRPr="006F5AD1">
        <w:rPr>
          <w:rFonts w:asciiTheme="minorHAnsi" w:eastAsiaTheme="minorEastAsia" w:hAnsiTheme="minorHAnsi" w:cstheme="minorHAnsi"/>
          <w:bCs/>
          <w:szCs w:val="24"/>
        </w:rPr>
        <w:t xml:space="preserve"> E</w:t>
      </w:r>
      <w:r w:rsidR="00A13F24"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strain larvae, and each allele produces a distinct pheromone blend</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4936AC50"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17D62E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
      </w:pPr>
    </w:p>
    <w:p w14:paraId="52495DEA" w14:textId="77777777" w:rsidR="006F58EA" w:rsidRPr="006F5AD1" w:rsidRDefault="00D27C9E">
      <w:pPr>
        <w:spacing w:after="187" w:line="253"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00DD43B4" w:rsidRPr="006F5AD1">
        <w:rPr>
          <w:iCs/>
          <w:color w:val="000000" w:themeColor="text1"/>
          <w:lang w:val="en"/>
        </w:rPr>
        <w:t>Estimating the Onset of Diapause and Using Metabolic Activity to Classify the Intensity of Diapause</w:t>
      </w:r>
      <w:r w:rsidR="007F477F" w:rsidRPr="006F5AD1">
        <w:rPr>
          <w:iCs/>
          <w:color w:val="000000" w:themeColor="text1"/>
          <w:lang w:val="en"/>
        </w:rPr>
        <w:t>-</w:t>
      </w:r>
      <w:r w:rsidR="00DD43B4" w:rsidRPr="006F5AD1">
        <w:rPr>
          <w:iCs/>
          <w:color w:val="000000" w:themeColor="text1"/>
          <w:lang w:val="en"/>
        </w:rPr>
        <w:t>Programmed Larvae</w:t>
      </w:r>
    </w:p>
    <w:p w14:paraId="63A4B3D8"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w:t>
      </w:r>
      <w:r w:rsidR="00C82911" w:rsidRPr="006F5AD1">
        <w:rPr>
          <w:color w:val="000000" w:themeColor="text1"/>
          <w:lang w:val="en"/>
        </w:rPr>
        <w:t>inducing</w:t>
      </w:r>
      <w:r w:rsidRPr="006F5AD1">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
        <w:t>-</w:t>
      </w:r>
      <w:r w:rsidRPr="006F5AD1">
        <w:rPr>
          <w:color w:val="000000" w:themeColor="text1"/>
          <w:lang w:val="en"/>
        </w:rPr>
        <w:t>programmed larvae that pupated after the estimated onset of diapause but before the end of the 40-day trial were classified as shallow</w:t>
      </w:r>
      <w:r w:rsidR="007F477F" w:rsidRPr="006F5AD1">
        <w:rPr>
          <w:color w:val="000000" w:themeColor="text1"/>
          <w:lang w:val="en"/>
        </w:rPr>
        <w:t>-</w:t>
      </w:r>
      <w:r w:rsidRPr="006F5AD1">
        <w:rPr>
          <w:color w:val="000000" w:themeColor="text1"/>
          <w:lang w:val="en"/>
        </w:rPr>
        <w:t xml:space="preserve">diapause </w:t>
      </w:r>
      <w:r w:rsidR="007F477F" w:rsidRPr="006F5AD1">
        <w:rPr>
          <w:color w:val="000000" w:themeColor="text1"/>
          <w:lang w:val="en"/>
        </w:rPr>
        <w:t>larvae</w:t>
      </w:r>
      <w:r w:rsidRPr="006F5AD1">
        <w:rPr>
          <w:color w:val="000000" w:themeColor="text1"/>
          <w:lang w:val="en"/>
        </w:rPr>
        <w:t>, and larvae that did not pupate during the 40-day trial were classified as deep</w:t>
      </w:r>
      <w:r w:rsidR="007F477F" w:rsidRPr="006F5AD1">
        <w:rPr>
          <w:color w:val="000000" w:themeColor="text1"/>
          <w:lang w:val="en"/>
        </w:rPr>
        <w:t>-</w:t>
      </w:r>
      <w:r w:rsidRPr="006F5AD1">
        <w:rPr>
          <w:color w:val="000000" w:themeColor="text1"/>
          <w:lang w:val="en"/>
        </w:rPr>
        <w:t xml:space="preserve">diapause larvae. </w:t>
      </w:r>
      <w:r w:rsidRPr="006F5AD1">
        <w:rPr>
          <w:color w:val="000000" w:themeColor="text1"/>
        </w:rPr>
        <w:t xml:space="preserve"> </w:t>
      </w:r>
    </w:p>
    <w:p w14:paraId="40945D81"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w:t>
      </w:r>
      <w:r w:rsidR="00725EDF" w:rsidRPr="006F5AD1">
        <w:rPr>
          <w:color w:val="000000" w:themeColor="text1"/>
          <w:lang w:val="en"/>
        </w:rPr>
        <w:t>-</w:t>
      </w:r>
      <w:r w:rsidRPr="006F5AD1">
        <w:rPr>
          <w:color w:val="000000" w:themeColor="text1"/>
          <w:lang w:val="en"/>
        </w:rPr>
        <w:t>position stopcock. A single larva was placed into a chamber</w:t>
      </w:r>
      <w:r w:rsidR="00A13F24" w:rsidRPr="006F5AD1">
        <w:rPr>
          <w:color w:val="000000" w:themeColor="text1"/>
          <w:lang w:val="en"/>
        </w:rPr>
        <w:t xml:space="preserve"> filled with CO</w:t>
      </w:r>
      <w:r w:rsidR="00A13F24" w:rsidRPr="006F5AD1">
        <w:rPr>
          <w:color w:val="000000" w:themeColor="text1"/>
          <w:vertAlign w:val="subscript"/>
          <w:lang w:val="en"/>
        </w:rPr>
        <w:t xml:space="preserve">2 </w:t>
      </w:r>
      <w:r w:rsidR="00A13F24" w:rsidRPr="006F5AD1">
        <w:rPr>
          <w:color w:val="000000" w:themeColor="text1"/>
          <w:lang w:val="en"/>
        </w:rPr>
        <w:t>-free air. To remove CO</w:t>
      </w:r>
      <w:r w:rsidR="00A13F24" w:rsidRPr="006F5AD1">
        <w:rPr>
          <w:color w:val="000000" w:themeColor="text1"/>
          <w:vertAlign w:val="subscript"/>
          <w:lang w:val="en"/>
        </w:rPr>
        <w:t>2</w:t>
      </w:r>
      <w:r w:rsidR="00A13F24" w:rsidRPr="006F5AD1">
        <w:rPr>
          <w:color w:val="000000" w:themeColor="text1"/>
          <w:lang w:val="en"/>
        </w:rPr>
        <w:t>, a</w:t>
      </w:r>
      <w:r w:rsidRPr="006F5AD1">
        <w:rPr>
          <w:color w:val="000000" w:themeColor="text1"/>
          <w:lang w:val="en"/>
        </w:rPr>
        <w:t>tmospheric air was</w:t>
      </w:r>
      <w:r w:rsidR="00A13F24" w:rsidRPr="006F5AD1">
        <w:rPr>
          <w:color w:val="000000" w:themeColor="text1"/>
          <w:lang w:val="en"/>
        </w:rPr>
        <w:t xml:space="preserve"> pumped through a column of </w:t>
      </w:r>
      <w:r w:rsidR="001011C2" w:rsidRPr="006F5AD1">
        <w:rPr>
          <w:color w:val="000000" w:themeColor="text1"/>
          <w:lang w:val="en"/>
        </w:rPr>
        <w:t>D</w:t>
      </w:r>
      <w:r w:rsidR="00A13F24" w:rsidRPr="006F5AD1">
        <w:rPr>
          <w:color w:val="000000" w:themeColor="text1"/>
          <w:lang w:val="en"/>
        </w:rPr>
        <w:t>rierite</w:t>
      </w:r>
      <w:r w:rsidR="001011C2" w:rsidRPr="006F5AD1">
        <w:rPr>
          <w:color w:val="000000" w:themeColor="text1"/>
          <w:lang w:val="en"/>
        </w:rPr>
        <w:t xml:space="preserve"> (W.A. Hammond Drierite, Xena, OH., stock 24025)</w:t>
      </w:r>
      <w:r w:rsidR="00A13F24" w:rsidRPr="006F5AD1">
        <w:rPr>
          <w:color w:val="000000" w:themeColor="text1"/>
          <w:lang w:val="en"/>
        </w:rPr>
        <w:t xml:space="preserve"> to absorb moisture from the airstream and a column of </w:t>
      </w:r>
      <w:r w:rsidR="001011C2" w:rsidRPr="006F5AD1">
        <w:rPr>
          <w:color w:val="000000" w:themeColor="text1"/>
          <w:lang w:val="en"/>
        </w:rPr>
        <w:t>A</w:t>
      </w:r>
      <w:r w:rsidR="00A13F24" w:rsidRPr="006F5AD1">
        <w:rPr>
          <w:color w:val="000000" w:themeColor="text1"/>
          <w:lang w:val="en"/>
        </w:rPr>
        <w:t>scarite</w:t>
      </w:r>
      <w:r w:rsidR="001011C2" w:rsidRPr="006F5AD1">
        <w:rPr>
          <w:color w:val="000000" w:themeColor="text1"/>
          <w:lang w:val="en"/>
        </w:rPr>
        <w:t xml:space="preserve"> (</w:t>
      </w:r>
      <w:r w:rsidR="000472C3" w:rsidRPr="006F5AD1">
        <w:rPr>
          <w:color w:val="000000" w:themeColor="text1"/>
          <w:lang w:val="en"/>
        </w:rPr>
        <w:t>Fisher Scientific</w:t>
      </w:r>
      <w:r w:rsidR="001011C2" w:rsidRPr="006F5AD1">
        <w:rPr>
          <w:color w:val="000000" w:themeColor="text1"/>
          <w:lang w:val="en"/>
        </w:rPr>
        <w:t xml:space="preserve">, </w:t>
      </w:r>
      <w:r w:rsidR="000472C3" w:rsidRPr="006F5AD1">
        <w:rPr>
          <w:color w:val="000000" w:themeColor="text1"/>
          <w:lang w:val="en"/>
        </w:rPr>
        <w:lastRenderedPageBreak/>
        <w:t xml:space="preserve">Waltman, WA., </w:t>
      </w:r>
      <w:r w:rsidR="000472C3" w:rsidRPr="006F5AD1">
        <w:t>catalog AC208081000</w:t>
      </w:r>
      <w:r w:rsidR="001011C2" w:rsidRPr="006F5AD1">
        <w:rPr>
          <w:color w:val="000000" w:themeColor="text1"/>
          <w:lang w:val="en"/>
        </w:rPr>
        <w:t>)</w:t>
      </w:r>
      <w:r w:rsidR="00A13F24" w:rsidRPr="006F5AD1">
        <w:rPr>
          <w:color w:val="000000" w:themeColor="text1"/>
          <w:lang w:val="en"/>
        </w:rPr>
        <w:t xml:space="preserve"> to remove CO</w:t>
      </w:r>
      <w:r w:rsidR="00A13F24" w:rsidRPr="006F5AD1">
        <w:rPr>
          <w:color w:val="000000" w:themeColor="text1"/>
          <w:vertAlign w:val="subscript"/>
          <w:lang w:val="en"/>
        </w:rPr>
        <w:t>2</w:t>
      </w:r>
      <w:r w:rsidR="00A13F24" w:rsidRPr="006F5AD1">
        <w:rPr>
          <w:color w:val="000000" w:themeColor="text1"/>
          <w:lang w:val="en"/>
        </w:rPr>
        <w:t>. The airstream was then</w:t>
      </w:r>
      <w:r w:rsidRPr="006F5AD1">
        <w:rPr>
          <w:color w:val="000000" w:themeColor="text1"/>
          <w:lang w:val="en"/>
        </w:rPr>
        <w:t xml:space="preserve"> bubbled through water with a pH of 4 to humidify the air. This CO</w:t>
      </w:r>
      <w:r w:rsidRPr="006F5AD1">
        <w:rPr>
          <w:color w:val="000000" w:themeColor="text1"/>
          <w:vertAlign w:val="subscript"/>
          <w:lang w:val="en"/>
        </w:rPr>
        <w:t>2</w:t>
      </w:r>
      <w:r w:rsidR="00E26727" w:rsidRPr="006F5AD1">
        <w:rPr>
          <w:color w:val="000000" w:themeColor="text1"/>
          <w:lang w:val="en"/>
        </w:rPr>
        <w:t>-</w:t>
      </w:r>
      <w:r w:rsidRPr="006F5AD1">
        <w:rPr>
          <w:color w:val="000000" w:themeColor="text1"/>
          <w:lang w:val="en"/>
        </w:rPr>
        <w:t>free air was then pumped into the respirometry chamber to replace the atmospheric air in the chamber</w:t>
      </w:r>
      <w:r w:rsidR="007F477F" w:rsidRPr="006F5AD1">
        <w:rPr>
          <w:color w:val="000000" w:themeColor="text1"/>
          <w:lang w:val="en"/>
        </w:rPr>
        <w:t>,</w:t>
      </w:r>
      <w:r w:rsidRPr="006F5AD1">
        <w:rPr>
          <w:color w:val="000000" w:themeColor="text1"/>
          <w:lang w:val="en"/>
        </w:rPr>
        <w:t xml:space="preserve"> and finally larvae </w:t>
      </w:r>
      <w:r w:rsidR="00725EDF" w:rsidRPr="006F5AD1">
        <w:rPr>
          <w:color w:val="000000" w:themeColor="text1"/>
          <w:lang w:val="en"/>
        </w:rPr>
        <w:t xml:space="preserve">were </w:t>
      </w:r>
      <w:r w:rsidRPr="006F5AD1">
        <w:rPr>
          <w:color w:val="000000" w:themeColor="text1"/>
          <w:lang w:val="en"/>
        </w:rPr>
        <w:t>sealed into</w:t>
      </w:r>
      <w:r w:rsidR="00725EDF" w:rsidRPr="006F5AD1">
        <w:rPr>
          <w:color w:val="000000" w:themeColor="text1"/>
          <w:lang w:val="en"/>
        </w:rPr>
        <w:t xml:space="preserve"> the</w:t>
      </w:r>
      <w:r w:rsidRPr="006F5AD1">
        <w:rPr>
          <w:color w:val="000000" w:themeColor="text1"/>
          <w:lang w:val="en"/>
        </w:rPr>
        <w:t xml:space="preserve"> CO</w:t>
      </w:r>
      <w:r w:rsidRPr="006F5AD1">
        <w:rPr>
          <w:color w:val="000000" w:themeColor="text1"/>
          <w:vertAlign w:val="subscript"/>
          <w:lang w:val="en"/>
        </w:rPr>
        <w:t xml:space="preserve">2 </w:t>
      </w:r>
      <w:r w:rsidR="00E26727" w:rsidRPr="006F5AD1">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1 hour </w:t>
      </w:r>
      <w:r w:rsidR="000472C3" w:rsidRPr="006F5AD1">
        <w:rPr>
          <w:color w:val="000000" w:themeColor="text1"/>
          <w:lang w:val="en"/>
        </w:rPr>
        <w:t xml:space="preserve">and </w:t>
      </w:r>
      <w:r w:rsidRPr="006F5AD1">
        <w:rPr>
          <w:color w:val="000000" w:themeColor="text1"/>
          <w:lang w:val="en"/>
        </w:rPr>
        <w:t>the exact hold time</w:t>
      </w:r>
      <w:r w:rsidR="000472C3" w:rsidRPr="006F5AD1">
        <w:rPr>
          <w:color w:val="000000" w:themeColor="text1"/>
          <w:lang w:val="en"/>
        </w:rPr>
        <w:t xml:space="preserve"> of</w:t>
      </w:r>
      <w:r w:rsidRPr="006F5AD1">
        <w:rPr>
          <w:color w:val="000000" w:themeColor="text1"/>
          <w:lang w:val="en"/>
        </w:rPr>
        <w:t xml:space="preserve"> each individual larvae </w:t>
      </w:r>
      <w:r w:rsidR="00C82911" w:rsidRPr="006F5AD1">
        <w:rPr>
          <w:color w:val="000000" w:themeColor="text1"/>
          <w:lang w:val="en"/>
        </w:rPr>
        <w:t xml:space="preserve">was </w:t>
      </w:r>
      <w:r w:rsidRPr="006F5AD1">
        <w:rPr>
          <w:color w:val="000000" w:themeColor="text1"/>
          <w:lang w:val="en"/>
        </w:rPr>
        <w:t>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16D3F741" w14:textId="77777777" w:rsidR="007F6A28" w:rsidRPr="006F5AD1" w:rsidRDefault="007F6A28">
      <w:pPr>
        <w:ind w:left="-15" w:right="90" w:firstLine="468"/>
        <w:rPr>
          <w:color w:val="000000" w:themeColor="text1"/>
        </w:rPr>
      </w:pPr>
    </w:p>
    <w:p w14:paraId="5CC146D6"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
      </w:pPr>
      <w:r w:rsidRPr="006F5AD1">
        <w:rPr>
          <w:color w:val="000000" w:themeColor="text1"/>
        </w:rPr>
        <w:t>3.2.3</w:t>
      </w:r>
      <w:r w:rsidRPr="006F5AD1">
        <w:rPr>
          <w:color w:val="000000" w:themeColor="text1"/>
        </w:rPr>
        <w:tab/>
      </w:r>
      <w:r w:rsidR="00E3519C" w:rsidRPr="006F5AD1">
        <w:rPr>
          <w:color w:val="000000" w:themeColor="text1"/>
        </w:rPr>
        <w:tab/>
      </w:r>
      <w:r w:rsidRPr="006F5AD1">
        <w:rPr>
          <w:color w:val="000000" w:themeColor="text1"/>
        </w:rPr>
        <w:t xml:space="preserve">Experiment 2: </w:t>
      </w:r>
      <w:r w:rsidR="00DD43B4" w:rsidRPr="006F5AD1">
        <w:rPr>
          <w:color w:val="000000" w:themeColor="text1"/>
        </w:rPr>
        <w:t xml:space="preserve">Estimating the Onset </w:t>
      </w:r>
      <w:r w:rsidR="000472C3" w:rsidRPr="006F5AD1">
        <w:rPr>
          <w:color w:val="000000" w:themeColor="text1"/>
        </w:rPr>
        <w:t>o</w:t>
      </w:r>
      <w:r w:rsidR="00DD43B4" w:rsidRPr="006F5AD1">
        <w:rPr>
          <w:color w:val="000000" w:themeColor="text1"/>
        </w:rPr>
        <w:t>f Wandering and Sampling Larvae for Lean Mass and Lipid Mass</w:t>
      </w:r>
    </w:p>
    <w:p w14:paraId="7DC771DB"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
        <w:t xml:space="preserve"> </w:t>
      </w:r>
      <w:r w:rsidR="001B705E" w:rsidRPr="006F5AD1">
        <w:rPr>
          <w:color w:val="000000" w:themeColor="text1"/>
          <w:lang w:val="en"/>
        </w:rPr>
        <w:t>(</w:t>
      </w:r>
      <w:r w:rsidR="00DA3145" w:rsidRPr="006F5AD1">
        <w:rPr>
          <w:color w:val="000000" w:themeColor="text1"/>
          <w:lang w:val="en"/>
        </w:rPr>
        <w:t>Sakurai</w:t>
      </w:r>
      <w:r w:rsidR="001B705E" w:rsidRPr="006F5AD1">
        <w:rPr>
          <w:color w:val="000000" w:themeColor="text1"/>
          <w:lang w:val="en"/>
        </w:rPr>
        <w:t xml:space="preserve"> et al.</w:t>
      </w:r>
      <w:r w:rsidR="001600C3" w:rsidRPr="006F5AD1">
        <w:rPr>
          <w:color w:val="000000" w:themeColor="text1"/>
          <w:lang w:val="en"/>
        </w:rPr>
        <w:t>,</w:t>
      </w:r>
      <w:r w:rsidR="00DA3145" w:rsidRPr="006F5AD1">
        <w:rPr>
          <w:color w:val="000000" w:themeColor="text1"/>
          <w:lang w:val="en"/>
        </w:rPr>
        <w:t xml:space="preserve"> 1998</w:t>
      </w:r>
      <w:r w:rsidR="001B705E" w:rsidRPr="006F5AD1">
        <w:rPr>
          <w:color w:val="000000" w:themeColor="text1"/>
          <w:lang w:val="en"/>
        </w:rPr>
        <w:t>)</w:t>
      </w:r>
      <w:r w:rsidRPr="006F5AD1">
        <w:rPr>
          <w:color w:val="000000" w:themeColor="text1"/>
          <w:lang w:val="en"/>
        </w:rPr>
        <w:t xml:space="preserve">. </w:t>
      </w:r>
      <w:r w:rsidR="00C82E8F" w:rsidRPr="006F5AD1">
        <w:rPr>
          <w:color w:val="000000" w:themeColor="text1"/>
          <w:lang w:val="en"/>
        </w:rPr>
        <w:t>L</w:t>
      </w:r>
      <w:r w:rsidRPr="006F5AD1">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
        <w:t xml:space="preserve">the </w:t>
      </w:r>
      <w:r w:rsidRPr="006F5AD1">
        <w:rPr>
          <w:color w:val="000000" w:themeColor="text1"/>
          <w:lang w:val="en"/>
        </w:rPr>
        <w:t xml:space="preserve">following developmental events: 1) the day that larvae eclose into the final instar, 2) the wandering day, and 3) pupation. All larval samples intended for lean mass and lipid </w:t>
      </w:r>
      <w:r w:rsidRPr="006F5AD1">
        <w:rPr>
          <w:color w:val="000000" w:themeColor="text1"/>
          <w:lang w:val="en"/>
        </w:rPr>
        <w:lastRenderedPageBreak/>
        <w:t>measurements were assayed for wandering only once and larvae determined not to be wandering were removed from the experiment.</w:t>
      </w:r>
      <w:r w:rsidRPr="006F5AD1">
        <w:rPr>
          <w:color w:val="000000" w:themeColor="text1"/>
        </w:rPr>
        <w:t xml:space="preserve"> </w:t>
      </w:r>
    </w:p>
    <w:p w14:paraId="6767D0E6" w14:textId="77777777" w:rsidR="00DD43B4" w:rsidRPr="006F5AD1" w:rsidRDefault="00DD43B4" w:rsidP="00DD43B4">
      <w:pPr>
        <w:spacing w:line="480" w:lineRule="auto"/>
        <w:ind w:left="-15" w:right="90" w:firstLine="468"/>
        <w:rPr>
          <w:color w:val="000000" w:themeColor="text1"/>
        </w:rPr>
      </w:pPr>
      <w:r w:rsidRPr="006F5AD1">
        <w:rPr>
          <w:color w:val="000000" w:themeColor="text1"/>
          <w:lang w:val="en"/>
        </w:rPr>
        <w:t>To investigate the relationship between nutritio</w:t>
      </w:r>
      <w:r w:rsidR="00DA3145" w:rsidRPr="006F5AD1">
        <w:rPr>
          <w:color w:val="000000" w:themeColor="text1"/>
          <w:lang w:val="en"/>
        </w:rPr>
        <w:t>n</w:t>
      </w:r>
      <w:r w:rsidRPr="006F5AD1">
        <w:rPr>
          <w:color w:val="000000" w:themeColor="text1"/>
          <w:lang w:val="en"/>
        </w:rPr>
        <w:t xml:space="preserve"> stores and diapause length genotype, lean mass and lipid mass were measured in larvae from each treatment</w:t>
      </w:r>
      <w:r w:rsidR="00B2050F" w:rsidRPr="006F5AD1">
        <w:rPr>
          <w:color w:val="000000" w:themeColor="text1"/>
          <w:lang w:val="en"/>
        </w:rPr>
        <w:t xml:space="preserve"> </w:t>
      </w:r>
      <w:r w:rsidR="00C82911" w:rsidRPr="006F5AD1">
        <w:rPr>
          <w:color w:val="000000" w:themeColor="text1"/>
          <w:lang w:val="en"/>
        </w:rPr>
        <w:t>at the onset of the last instar, at the onset of diapau</w:t>
      </w:r>
      <w:r w:rsidR="000241BD" w:rsidRPr="006F5AD1">
        <w:rPr>
          <w:color w:val="000000" w:themeColor="text1"/>
          <w:lang w:val="en"/>
        </w:rPr>
        <w:t>s</w:t>
      </w:r>
      <w:r w:rsidR="00C82911" w:rsidRPr="006F5AD1">
        <w:rPr>
          <w:color w:val="000000" w:themeColor="text1"/>
          <w:lang w:val="en"/>
        </w:rPr>
        <w:t xml:space="preserve">e, </w:t>
      </w:r>
      <w:r w:rsidR="00B2050F" w:rsidRPr="006F5AD1">
        <w:rPr>
          <w:color w:val="000000" w:themeColor="text1"/>
          <w:lang w:val="en"/>
        </w:rPr>
        <w:t xml:space="preserve">and </w:t>
      </w:r>
      <w:r w:rsidR="00C82911" w:rsidRPr="006F5AD1">
        <w:rPr>
          <w:color w:val="000000" w:themeColor="text1"/>
          <w:lang w:val="en"/>
        </w:rPr>
        <w:t xml:space="preserve">at several points </w:t>
      </w:r>
      <w:r w:rsidR="00B2050F" w:rsidRPr="006F5AD1">
        <w:rPr>
          <w:color w:val="000000" w:themeColor="text1"/>
          <w:lang w:val="en"/>
        </w:rPr>
        <w:t>during diapause</w:t>
      </w:r>
      <w:r w:rsidRPr="006F5AD1">
        <w:rPr>
          <w:color w:val="000000" w:themeColor="text1"/>
          <w:lang w:val="en"/>
        </w:rPr>
        <w:t xml:space="preserve">. </w:t>
      </w:r>
      <w:r w:rsidR="00C82E8F" w:rsidRPr="006F5AD1">
        <w:rPr>
          <w:color w:val="000000" w:themeColor="text1"/>
          <w:lang w:val="en"/>
        </w:rPr>
        <w:t>A</w:t>
      </w:r>
      <w:r w:rsidR="000472C3" w:rsidRPr="006F5AD1">
        <w:rPr>
          <w:color w:val="000000" w:themeColor="text1"/>
          <w:lang w:val="en"/>
        </w:rPr>
        <w:t xml:space="preserve"> subset of larvae </w:t>
      </w:r>
      <w:r w:rsidR="00B71FB5" w:rsidRPr="006F5AD1">
        <w:rPr>
          <w:color w:val="000000" w:themeColor="text1"/>
          <w:lang w:val="en"/>
        </w:rPr>
        <w:t>was</w:t>
      </w:r>
      <w:r w:rsidR="00DE7786" w:rsidRPr="006F5AD1">
        <w:rPr>
          <w:color w:val="000000" w:themeColor="text1"/>
          <w:lang w:val="en"/>
        </w:rPr>
        <w:t xml:space="preserve"> sampled</w:t>
      </w:r>
      <w:r w:rsidRPr="006F5AD1">
        <w:rPr>
          <w:color w:val="000000" w:themeColor="text1"/>
          <w:lang w:val="en"/>
        </w:rPr>
        <w:t xml:space="preserve"> on the first day of the final larval instar</w:t>
      </w:r>
      <w:r w:rsidR="00B2050F" w:rsidRPr="006F5AD1">
        <w:rPr>
          <w:color w:val="000000" w:themeColor="text1"/>
          <w:lang w:val="en"/>
        </w:rPr>
        <w:t xml:space="preserve"> to measure the amount of lipid and lean mass stored at the beginning of the final larval instar</w:t>
      </w:r>
      <w:r w:rsidR="00DE7786" w:rsidRPr="006F5AD1">
        <w:rPr>
          <w:color w:val="000000" w:themeColor="text1"/>
          <w:lang w:val="en"/>
        </w:rPr>
        <w:t xml:space="preserve"> growth stage, a critical life</w:t>
      </w:r>
      <w:r w:rsidR="000241BD" w:rsidRPr="006F5AD1">
        <w:rPr>
          <w:color w:val="000000" w:themeColor="text1"/>
          <w:lang w:val="en"/>
        </w:rPr>
        <w:t xml:space="preserve"> </w:t>
      </w:r>
      <w:r w:rsidR="00DE7786" w:rsidRPr="006F5AD1">
        <w:rPr>
          <w:color w:val="000000" w:themeColor="text1"/>
          <w:lang w:val="en"/>
        </w:rPr>
        <w:t>stage for most holometabolous insects</w:t>
      </w:r>
      <w:r w:rsidR="00B2050F" w:rsidRPr="006F5AD1">
        <w:rPr>
          <w:color w:val="000000" w:themeColor="text1"/>
          <w:lang w:val="en"/>
        </w:rPr>
        <w:t>.</w:t>
      </w:r>
      <w:r w:rsidRPr="006F5AD1">
        <w:rPr>
          <w:color w:val="000000" w:themeColor="text1"/>
          <w:lang w:val="en"/>
        </w:rPr>
        <w:t xml:space="preserve"> </w:t>
      </w:r>
      <w:r w:rsidR="00B2050F" w:rsidRPr="006F5AD1">
        <w:rPr>
          <w:color w:val="000000" w:themeColor="text1"/>
          <w:lang w:val="en"/>
        </w:rPr>
        <w:t>Then, a</w:t>
      </w:r>
      <w:r w:rsidR="000472C3" w:rsidRPr="006F5AD1">
        <w:rPr>
          <w:color w:val="000000" w:themeColor="text1"/>
          <w:lang w:val="en"/>
        </w:rPr>
        <w:t xml:space="preserve">nother subset of larvae </w:t>
      </w:r>
      <w:r w:rsidR="00B2050F" w:rsidRPr="006F5AD1">
        <w:rPr>
          <w:color w:val="000000" w:themeColor="text1"/>
          <w:lang w:val="en"/>
        </w:rPr>
        <w:t>was</w:t>
      </w:r>
      <w:r w:rsidR="000472C3" w:rsidRPr="006F5AD1">
        <w:rPr>
          <w:color w:val="000000" w:themeColor="text1"/>
          <w:lang w:val="en"/>
        </w:rPr>
        <w:t xml:space="preserve"> sampled</w:t>
      </w:r>
      <w:r w:rsidRPr="006F5AD1">
        <w:rPr>
          <w:color w:val="000000" w:themeColor="text1"/>
          <w:lang w:val="en"/>
        </w:rPr>
        <w:t xml:space="preserve"> on the wandering day of the final larval instar to capture the peak of lipid mass and lean mass</w:t>
      </w:r>
      <w:r w:rsidR="00B2050F" w:rsidRPr="006F5AD1">
        <w:rPr>
          <w:color w:val="000000" w:themeColor="text1"/>
          <w:lang w:val="en"/>
        </w:rPr>
        <w:t xml:space="preserve"> at the onset of diapause</w:t>
      </w:r>
      <w:r w:rsidR="00DE7786" w:rsidRPr="006F5AD1">
        <w:rPr>
          <w:color w:val="000000" w:themeColor="text1"/>
          <w:lang w:val="en"/>
        </w:rPr>
        <w:t xml:space="preserve"> or non-diapause development</w:t>
      </w:r>
      <w:r w:rsidRPr="006F5AD1">
        <w:rPr>
          <w:color w:val="000000" w:themeColor="text1"/>
          <w:lang w:val="en"/>
        </w:rPr>
        <w:t xml:space="preserve">. </w:t>
      </w:r>
      <w:r w:rsidR="00B2050F" w:rsidRPr="006F5AD1">
        <w:rPr>
          <w:color w:val="000000" w:themeColor="text1"/>
          <w:lang w:val="en"/>
        </w:rPr>
        <w:t>Finally, to</w:t>
      </w:r>
      <w:r w:rsidRPr="006F5AD1">
        <w:rPr>
          <w:color w:val="000000" w:themeColor="text1"/>
          <w:lang w:val="en"/>
        </w:rPr>
        <w:t xml:space="preserve"> capture the rate of nutrition depletion during diapause, diapause</w:t>
      </w:r>
      <w:r w:rsidR="004B74F2" w:rsidRPr="006F5AD1">
        <w:rPr>
          <w:color w:val="000000" w:themeColor="text1"/>
          <w:lang w:val="en"/>
        </w:rPr>
        <w:t>-</w:t>
      </w:r>
      <w:r w:rsidRPr="006F5AD1">
        <w:rPr>
          <w:color w:val="000000" w:themeColor="text1"/>
          <w:lang w:val="en"/>
        </w:rPr>
        <w:t xml:space="preserve">programmed larvae were sampled 15, 20, </w:t>
      </w:r>
      <w:r w:rsidR="00DE7786" w:rsidRPr="006F5AD1">
        <w:rPr>
          <w:color w:val="000000" w:themeColor="text1"/>
          <w:lang w:val="en"/>
        </w:rPr>
        <w:t xml:space="preserve">or </w:t>
      </w:r>
      <w:r w:rsidRPr="006F5AD1">
        <w:rPr>
          <w:color w:val="000000" w:themeColor="text1"/>
          <w:lang w:val="en"/>
        </w:rPr>
        <w:t xml:space="preserve">30 days after </w:t>
      </w:r>
      <w:r w:rsidR="00B2050F" w:rsidRPr="006F5AD1">
        <w:rPr>
          <w:color w:val="000000" w:themeColor="text1"/>
          <w:lang w:val="en"/>
        </w:rPr>
        <w:t>the onset of diapause</w:t>
      </w:r>
      <w:r w:rsidRPr="006F5AD1">
        <w:rPr>
          <w:color w:val="000000" w:themeColor="text1"/>
          <w:lang w:val="en"/>
        </w:rPr>
        <w:t>.</w:t>
      </w:r>
      <w:r w:rsidRPr="006F5AD1">
        <w:rPr>
          <w:color w:val="000000" w:themeColor="text1"/>
        </w:rPr>
        <w:t xml:space="preserve"> </w:t>
      </w:r>
    </w:p>
    <w:p w14:paraId="14C5E897" w14:textId="2C9534A4" w:rsidR="006F58EA" w:rsidRPr="006F5AD1" w:rsidRDefault="00DD43B4" w:rsidP="00DD43B4">
      <w:pPr>
        <w:spacing w:line="480" w:lineRule="auto"/>
        <w:ind w:left="-15" w:right="90" w:firstLine="468"/>
        <w:rPr>
          <w:color w:val="000000" w:themeColor="text1"/>
          <w:lang w:val="en"/>
        </w:rPr>
      </w:pPr>
      <w:r w:rsidRPr="006F5AD1">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
        <w:t>the final</w:t>
      </w:r>
      <w:r w:rsidR="00EB1638" w:rsidRPr="006F5AD1">
        <w:rPr>
          <w:color w:val="000000" w:themeColor="text1"/>
          <w:lang w:val="en"/>
        </w:rPr>
        <w:t xml:space="preserve"> </w:t>
      </w:r>
      <w:r w:rsidRPr="006F5AD1">
        <w:rPr>
          <w:color w:val="000000" w:themeColor="text1"/>
          <w:lang w:val="en"/>
        </w:rPr>
        <w:t xml:space="preserve">dry mass </w:t>
      </w:r>
      <w:r w:rsidR="00EB1638" w:rsidRPr="006F5AD1">
        <w:rPr>
          <w:color w:val="000000" w:themeColor="text1"/>
          <w:lang w:val="en"/>
        </w:rPr>
        <w:t xml:space="preserve">measurement </w:t>
      </w:r>
      <w:r w:rsidRPr="006F5AD1">
        <w:rPr>
          <w:color w:val="000000" w:themeColor="text1"/>
          <w:lang w:val="en"/>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
        <w:t>First, l</w:t>
      </w:r>
      <w:r w:rsidR="009C1240" w:rsidRPr="006F5AD1">
        <w:rPr>
          <w:color w:val="000000" w:themeColor="text1"/>
          <w:lang w:val="en"/>
        </w:rPr>
        <w:t xml:space="preserve">ean mass was separated from </w:t>
      </w:r>
      <w:r w:rsidRPr="006F5AD1">
        <w:rPr>
          <w:color w:val="000000" w:themeColor="text1"/>
          <w:lang w:val="en"/>
        </w:rPr>
        <w:t>lipid mass using a slightly modified Folch liquid-liquid extraction method (</w:t>
      </w:r>
      <w:r w:rsidR="00AC10D3" w:rsidRPr="006F5AD1">
        <w:rPr>
          <w:color w:val="000000" w:themeColor="text1"/>
          <w:lang w:val="en"/>
        </w:rPr>
        <w:t xml:space="preserve">Folch </w:t>
      </w:r>
      <w:r w:rsidRPr="006F5AD1">
        <w:rPr>
          <w:color w:val="000000" w:themeColor="text1"/>
          <w:lang w:val="en"/>
        </w:rPr>
        <w:t>et al.</w:t>
      </w:r>
      <w:r w:rsidR="001600C3" w:rsidRPr="006F5AD1">
        <w:rPr>
          <w:color w:val="000000" w:themeColor="text1"/>
          <w:lang w:val="en"/>
        </w:rPr>
        <w:t>,</w:t>
      </w:r>
      <w:r w:rsidRPr="006F5AD1">
        <w:rPr>
          <w:color w:val="000000" w:themeColor="text1"/>
          <w:lang w:val="en"/>
        </w:rPr>
        <w:t xml:space="preserve"> </w:t>
      </w:r>
      <w:r w:rsidR="00AC10D3" w:rsidRPr="006F5AD1">
        <w:rPr>
          <w:color w:val="000000" w:themeColor="text1"/>
          <w:lang w:val="en"/>
        </w:rPr>
        <w:t>1957</w:t>
      </w:r>
      <w:r w:rsidRPr="006F5AD1">
        <w:rPr>
          <w:color w:val="000000" w:themeColor="text1"/>
          <w:lang w:val="en"/>
        </w:rPr>
        <w:t xml:space="preserve">). </w:t>
      </w:r>
      <w:r w:rsidR="00EB1638" w:rsidRPr="006F5AD1">
        <w:rPr>
          <w:color w:val="000000" w:themeColor="text1"/>
          <w:lang w:val="en"/>
        </w:rPr>
        <w:t>L</w:t>
      </w:r>
      <w:r w:rsidRPr="006F5AD1">
        <w:rPr>
          <w:color w:val="000000" w:themeColor="text1"/>
          <w:lang w:val="en"/>
        </w:rPr>
        <w:t>arva</w:t>
      </w:r>
      <w:r w:rsidR="00DE7786" w:rsidRPr="006F5AD1">
        <w:rPr>
          <w:color w:val="000000" w:themeColor="text1"/>
          <w:lang w:val="en"/>
        </w:rPr>
        <w:t>l</w:t>
      </w:r>
      <w:r w:rsidRPr="006F5AD1">
        <w:rPr>
          <w:color w:val="000000" w:themeColor="text1"/>
          <w:lang w:val="en"/>
        </w:rPr>
        <w:t xml:space="preserve"> samples </w:t>
      </w:r>
      <w:r w:rsidR="00DE7786" w:rsidRPr="006F5AD1">
        <w:rPr>
          <w:color w:val="000000" w:themeColor="text1"/>
          <w:lang w:val="en"/>
        </w:rPr>
        <w:t xml:space="preserve">were </w:t>
      </w:r>
      <w:r w:rsidRPr="006F5AD1">
        <w:rPr>
          <w:color w:val="000000" w:themeColor="text1"/>
          <w:lang w:val="en"/>
        </w:rPr>
        <w:t>solubilized</w:t>
      </w:r>
      <w:r w:rsidR="00941D82" w:rsidRPr="006F5AD1">
        <w:rPr>
          <w:color w:val="000000" w:themeColor="text1"/>
          <w:lang w:val="en"/>
        </w:rPr>
        <w:t xml:space="preserve"> in pre-weighed </w:t>
      </w:r>
      <w:r w:rsidR="00D24788" w:rsidRPr="006F5AD1">
        <w:rPr>
          <w:color w:val="000000" w:themeColor="text1"/>
          <w:lang w:val="en"/>
        </w:rPr>
        <w:t>microcentrifuge tubes (</w:t>
      </w:r>
      <w:r w:rsidR="004D5999">
        <w:rPr>
          <w:color w:val="000000" w:themeColor="text1"/>
          <w:lang w:val="en"/>
        </w:rPr>
        <w:t xml:space="preserve">USA Scientific, Ocala, FL., 1420-8700) </w:t>
      </w:r>
      <w:r w:rsidR="00941D82" w:rsidRPr="006F5AD1">
        <w:rPr>
          <w:color w:val="000000" w:themeColor="text1"/>
          <w:lang w:val="en"/>
        </w:rPr>
        <w:t xml:space="preserve">using </w:t>
      </w:r>
      <w:r w:rsidRPr="006F5AD1">
        <w:rPr>
          <w:color w:val="000000" w:themeColor="text1"/>
          <w:lang w:val="en"/>
        </w:rPr>
        <w:t>a 3:1 solvent mixture of hexanes and methanol</w:t>
      </w:r>
      <w:r w:rsidR="00D24788" w:rsidRPr="006F5AD1">
        <w:rPr>
          <w:color w:val="000000" w:themeColor="text1"/>
          <w:lang w:val="en"/>
        </w:rPr>
        <w:t>.</w:t>
      </w:r>
      <w:r w:rsidR="00CE2926" w:rsidRPr="006F5AD1">
        <w:rPr>
          <w:color w:val="000000" w:themeColor="text1"/>
          <w:lang w:val="en"/>
        </w:rPr>
        <w:t xml:space="preserve"> </w:t>
      </w:r>
      <w:r w:rsidR="00D24788" w:rsidRPr="006F5AD1">
        <w:rPr>
          <w:color w:val="000000" w:themeColor="text1"/>
          <w:lang w:val="en"/>
        </w:rPr>
        <w:t>T</w:t>
      </w:r>
      <w:r w:rsidR="009C1240" w:rsidRPr="006F5AD1">
        <w:rPr>
          <w:color w:val="000000" w:themeColor="text1"/>
          <w:lang w:val="en"/>
        </w:rPr>
        <w:t>he</w:t>
      </w:r>
      <w:r w:rsidR="00CE2926" w:rsidRPr="006F5AD1">
        <w:rPr>
          <w:color w:val="000000" w:themeColor="text1"/>
          <w:lang w:val="en"/>
        </w:rPr>
        <w:t xml:space="preserve"> hexanes layer </w:t>
      </w:r>
      <w:r w:rsidR="009C1240" w:rsidRPr="006F5AD1">
        <w:rPr>
          <w:color w:val="000000" w:themeColor="text1"/>
          <w:lang w:val="en"/>
        </w:rPr>
        <w:t xml:space="preserve">containing lipids </w:t>
      </w:r>
      <w:r w:rsidR="00DE7786" w:rsidRPr="006F5AD1">
        <w:rPr>
          <w:color w:val="000000" w:themeColor="text1"/>
          <w:lang w:val="en"/>
        </w:rPr>
        <w:t>was</w:t>
      </w:r>
      <w:r w:rsidR="00CE2926" w:rsidRPr="006F5AD1">
        <w:rPr>
          <w:color w:val="000000" w:themeColor="text1"/>
          <w:lang w:val="en"/>
        </w:rPr>
        <w:t xml:space="preserve"> siphoned away from the methanol layer</w:t>
      </w:r>
      <w:r w:rsidR="00D24788" w:rsidRPr="006F5AD1">
        <w:rPr>
          <w:color w:val="000000" w:themeColor="text1"/>
          <w:lang w:val="en"/>
        </w:rPr>
        <w:t xml:space="preserve"> and collected in pre</w:t>
      </w:r>
      <w:r w:rsidR="00D00CC9" w:rsidRPr="006F5AD1">
        <w:rPr>
          <w:color w:val="000000" w:themeColor="text1"/>
          <w:lang w:val="en"/>
        </w:rPr>
        <w:t>-</w:t>
      </w:r>
      <w:r w:rsidR="00D24788" w:rsidRPr="006F5AD1">
        <w:rPr>
          <w:color w:val="000000" w:themeColor="text1"/>
          <w:lang w:val="en"/>
        </w:rPr>
        <w:t>weighed 15-mL glass vials (</w:t>
      </w:r>
      <w:r w:rsidR="004D5999">
        <w:rPr>
          <w:color w:val="000000" w:themeColor="text1"/>
          <w:lang w:val="en"/>
        </w:rPr>
        <w:t>Milipore-Sigma</w:t>
      </w:r>
      <w:r w:rsidR="00D24788" w:rsidRPr="006F5AD1">
        <w:rPr>
          <w:color w:val="000000" w:themeColor="text1"/>
          <w:lang w:val="en"/>
        </w:rPr>
        <w:t xml:space="preserve">, </w:t>
      </w:r>
      <w:r w:rsidR="004D5999">
        <w:rPr>
          <w:color w:val="000000" w:themeColor="text1"/>
          <w:lang w:val="en"/>
        </w:rPr>
        <w:t>St. Louis, MO.</w:t>
      </w:r>
      <w:r w:rsidR="00D24788" w:rsidRPr="006F5AD1">
        <w:rPr>
          <w:color w:val="000000" w:themeColor="text1"/>
          <w:lang w:val="en"/>
        </w:rPr>
        <w:t xml:space="preserve">, </w:t>
      </w:r>
      <w:r w:rsidR="004D5999">
        <w:rPr>
          <w:color w:val="000000" w:themeColor="text1"/>
          <w:lang w:val="en"/>
        </w:rPr>
        <w:t>27347</w:t>
      </w:r>
      <w:r w:rsidR="00D24788" w:rsidRPr="006F5AD1">
        <w:rPr>
          <w:color w:val="000000" w:themeColor="text1"/>
          <w:lang w:val="en"/>
        </w:rPr>
        <w:t xml:space="preserve">) and </w:t>
      </w:r>
      <w:r w:rsidR="009C1240" w:rsidRPr="006F5AD1">
        <w:rPr>
          <w:color w:val="000000" w:themeColor="text1"/>
          <w:lang w:val="en"/>
        </w:rPr>
        <w:t xml:space="preserve">both layers </w:t>
      </w:r>
      <w:r w:rsidR="00DE7786" w:rsidRPr="006F5AD1">
        <w:rPr>
          <w:color w:val="000000" w:themeColor="text1"/>
          <w:lang w:val="en"/>
        </w:rPr>
        <w:t>were</w:t>
      </w:r>
      <w:r w:rsidR="009C1240" w:rsidRPr="006F5AD1">
        <w:rPr>
          <w:color w:val="000000" w:themeColor="text1"/>
          <w:lang w:val="en"/>
        </w:rPr>
        <w:t xml:space="preserve"> saved</w:t>
      </w:r>
      <w:r w:rsidR="00CE2926" w:rsidRPr="006F5AD1">
        <w:rPr>
          <w:color w:val="000000" w:themeColor="text1"/>
          <w:lang w:val="en"/>
        </w:rPr>
        <w:t>.</w:t>
      </w:r>
      <w:r w:rsidR="009C1240" w:rsidRPr="006F5AD1">
        <w:rPr>
          <w:color w:val="000000" w:themeColor="text1"/>
          <w:lang w:val="en"/>
        </w:rPr>
        <w:t xml:space="preserve"> L</w:t>
      </w:r>
      <w:r w:rsidR="00CE2926" w:rsidRPr="006F5AD1">
        <w:rPr>
          <w:color w:val="000000" w:themeColor="text1"/>
          <w:lang w:val="en"/>
        </w:rPr>
        <w:t>ean mass</w:t>
      </w:r>
      <w:r w:rsidR="009C1240" w:rsidRPr="006F5AD1">
        <w:rPr>
          <w:color w:val="000000" w:themeColor="text1"/>
          <w:lang w:val="en"/>
        </w:rPr>
        <w:t xml:space="preserve"> </w:t>
      </w:r>
      <w:r w:rsidR="00CE2926" w:rsidRPr="006F5AD1">
        <w:rPr>
          <w:color w:val="000000" w:themeColor="text1"/>
          <w:lang w:val="en"/>
        </w:rPr>
        <w:t>was</w:t>
      </w:r>
      <w:r w:rsidR="009C1240" w:rsidRPr="006F5AD1">
        <w:rPr>
          <w:color w:val="000000" w:themeColor="text1"/>
          <w:lang w:val="en"/>
        </w:rPr>
        <w:t xml:space="preserve"> </w:t>
      </w:r>
      <w:r w:rsidR="00CE2926" w:rsidRPr="006F5AD1">
        <w:rPr>
          <w:color w:val="000000" w:themeColor="text1"/>
          <w:lang w:val="en"/>
        </w:rPr>
        <w:t xml:space="preserve">estimated by drying away the methanol from the </w:t>
      </w:r>
      <w:r w:rsidR="009C1240" w:rsidRPr="006F5AD1">
        <w:rPr>
          <w:color w:val="000000" w:themeColor="text1"/>
          <w:lang w:val="en"/>
        </w:rPr>
        <w:t>solubilized</w:t>
      </w:r>
      <w:r w:rsidR="00CE2926" w:rsidRPr="006F5AD1">
        <w:rPr>
          <w:color w:val="000000" w:themeColor="text1"/>
          <w:lang w:val="en"/>
        </w:rPr>
        <w:t xml:space="preserve"> insect tissue </w:t>
      </w:r>
      <w:r w:rsidR="009C1240" w:rsidRPr="006F5AD1">
        <w:rPr>
          <w:color w:val="000000" w:themeColor="text1"/>
          <w:lang w:val="en"/>
        </w:rPr>
        <w:t>and weighing the dry tissue</w:t>
      </w:r>
      <w:r w:rsidR="00DE7786" w:rsidRPr="006F5AD1">
        <w:rPr>
          <w:color w:val="000000" w:themeColor="text1"/>
          <w:lang w:val="en"/>
        </w:rPr>
        <w:t xml:space="preserve"> powder</w:t>
      </w:r>
      <w:r w:rsidR="00CE2926" w:rsidRPr="006F5AD1">
        <w:rPr>
          <w:color w:val="000000" w:themeColor="text1"/>
          <w:lang w:val="en"/>
        </w:rPr>
        <w:t xml:space="preserve">. To </w:t>
      </w:r>
      <w:r w:rsidR="00CE2926" w:rsidRPr="006F5AD1">
        <w:rPr>
          <w:color w:val="000000" w:themeColor="text1"/>
          <w:lang w:val="en"/>
        </w:rPr>
        <w:lastRenderedPageBreak/>
        <w:t>estimate lipid mass</w:t>
      </w:r>
      <w:r w:rsidR="009C1240" w:rsidRPr="006F5AD1">
        <w:rPr>
          <w:color w:val="000000" w:themeColor="text1"/>
          <w:lang w:val="en"/>
        </w:rPr>
        <w:t xml:space="preserve">, </w:t>
      </w:r>
      <w:r w:rsidRPr="006F5AD1">
        <w:rPr>
          <w:color w:val="000000" w:themeColor="text1"/>
          <w:lang w:val="en"/>
        </w:rPr>
        <w:t xml:space="preserve">the hexanes </w:t>
      </w:r>
      <w:r w:rsidR="009C1240" w:rsidRPr="006F5AD1">
        <w:rPr>
          <w:color w:val="000000" w:themeColor="text1"/>
          <w:lang w:val="en"/>
        </w:rPr>
        <w:t xml:space="preserve">were dried away from the lipids </w:t>
      </w:r>
      <w:r w:rsidR="00C82E8F" w:rsidRPr="006F5AD1">
        <w:rPr>
          <w:color w:val="000000" w:themeColor="text1"/>
          <w:lang w:val="en"/>
        </w:rPr>
        <w:t xml:space="preserve">and </w:t>
      </w:r>
      <w:r w:rsidR="009C1240" w:rsidRPr="006F5AD1">
        <w:rPr>
          <w:color w:val="000000" w:themeColor="text1"/>
          <w:lang w:val="en"/>
        </w:rPr>
        <w:t>the dry lipids were weighed</w:t>
      </w:r>
      <w:r w:rsidRPr="006F5AD1">
        <w:rPr>
          <w:color w:val="000000" w:themeColor="text1"/>
          <w:lang w:val="en"/>
        </w:rPr>
        <w:t xml:space="preserve">. </w:t>
      </w:r>
    </w:p>
    <w:p w14:paraId="0778A4F4" w14:textId="77777777" w:rsidR="007F6A28" w:rsidRPr="006F5AD1" w:rsidRDefault="007F6A28">
      <w:pPr>
        <w:ind w:left="-15" w:right="90" w:firstLine="468"/>
        <w:rPr>
          <w:color w:val="000000" w:themeColor="text1"/>
        </w:rPr>
      </w:pPr>
    </w:p>
    <w:p w14:paraId="3A5CCBAE" w14:textId="77777777" w:rsidR="006F58EA" w:rsidRPr="006F5AD1" w:rsidRDefault="00D27C9E">
      <w:pPr>
        <w:tabs>
          <w:tab w:val="center" w:pos="1903"/>
        </w:tabs>
        <w:spacing w:after="187" w:line="253" w:lineRule="auto"/>
        <w:ind w:left="-15" w:firstLine="0"/>
        <w:rPr>
          <w:color w:val="000000" w:themeColor="text1"/>
        </w:rPr>
      </w:pPr>
      <w:r w:rsidRPr="006F5AD1">
        <w:rPr>
          <w:color w:val="000000" w:themeColor="text1"/>
        </w:rPr>
        <w:t>3.2.4</w:t>
      </w:r>
      <w:r w:rsidRPr="006F5AD1">
        <w:rPr>
          <w:color w:val="000000" w:themeColor="text1"/>
        </w:rPr>
        <w:tab/>
        <w:t>Statistical Analyses</w:t>
      </w:r>
    </w:p>
    <w:p w14:paraId="14FE9E0B" w14:textId="77777777" w:rsidR="00DD43B4" w:rsidRPr="006F5AD1" w:rsidRDefault="00DD43B4" w:rsidP="00DD43B4">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
        <w:t xml:space="preserve"> remained</w:t>
      </w:r>
      <w:r w:rsidRPr="006F5AD1">
        <w:rPr>
          <w:color w:val="000000" w:themeColor="text1"/>
        </w:rPr>
        <w:t xml:space="preserve"> larva divided by the total number of individuals alive (larvae and pupa). </w:t>
      </w:r>
      <w:r w:rsidR="00B30EA8" w:rsidRPr="006F5AD1">
        <w:rPr>
          <w:color w:val="000000" w:themeColor="text1"/>
        </w:rPr>
        <w:t>M</w:t>
      </w:r>
      <w:r w:rsidRPr="006F5AD1">
        <w:rPr>
          <w:color w:val="000000" w:themeColor="text1"/>
        </w:rPr>
        <w:t>easurements</w:t>
      </w:r>
      <w:r w:rsidR="00B30EA8" w:rsidRPr="006F5AD1">
        <w:rPr>
          <w:color w:val="000000" w:themeColor="text1"/>
        </w:rPr>
        <w:t xml:space="preserve"> of</w:t>
      </w:r>
      <w:r w:rsidRPr="006F5AD1">
        <w:rPr>
          <w:color w:val="000000" w:themeColor="text1"/>
        </w:rPr>
        <w:t xml:space="preserve"> CO</w:t>
      </w:r>
      <w:r w:rsidRPr="006F5AD1">
        <w:rPr>
          <w:color w:val="000000" w:themeColor="text1"/>
          <w:vertAlign w:val="subscript"/>
        </w:rPr>
        <w:t>2</w:t>
      </w:r>
      <w:r w:rsidRPr="006F5AD1">
        <w:rPr>
          <w:color w:val="000000" w:themeColor="text1"/>
        </w:rPr>
        <w:t xml:space="preserve"> production</w:t>
      </w:r>
      <w:r w:rsidR="00B30EA8" w:rsidRPr="006F5AD1">
        <w:rPr>
          <w:color w:val="000000" w:themeColor="text1"/>
        </w:rPr>
        <w:t xml:space="preserve"> and wet mass</w:t>
      </w:r>
      <w:r w:rsidRPr="006F5AD1">
        <w:rPr>
          <w:color w:val="000000" w:themeColor="text1"/>
        </w:rPr>
        <w:t xml:space="preserve"> were taken for 100 individuals and analyzed using a</w:t>
      </w:r>
      <w:r w:rsidR="000472C3" w:rsidRPr="006F5AD1">
        <w:rPr>
          <w:color w:val="000000" w:themeColor="text1"/>
        </w:rPr>
        <w:t xml:space="preserve"> </w:t>
      </w:r>
      <w:r w:rsidRPr="006F5AD1">
        <w:rPr>
          <w:color w:val="000000" w:themeColor="text1"/>
        </w:rPr>
        <w:t>linea</w:t>
      </w:r>
      <w:r w:rsidR="0063279C" w:rsidRPr="006F5AD1">
        <w:rPr>
          <w:color w:val="000000" w:themeColor="text1"/>
        </w:rPr>
        <w:t xml:space="preserve">r </w:t>
      </w:r>
      <w:r w:rsidRPr="006F5AD1">
        <w:rPr>
          <w:color w:val="000000" w:themeColor="text1"/>
        </w:rPr>
        <w:t xml:space="preserve">model. </w:t>
      </w:r>
      <w:r w:rsidR="00FD2921" w:rsidRPr="006F5AD1">
        <w:rPr>
          <w:color w:val="000000" w:themeColor="text1"/>
        </w:rPr>
        <w:t xml:space="preserve">The </w:t>
      </w:r>
      <w:r w:rsidR="003240C8" w:rsidRPr="006F5AD1">
        <w:rPr>
          <w:color w:val="000000" w:themeColor="text1"/>
        </w:rPr>
        <w:t xml:space="preserve">production of </w:t>
      </w:r>
      <w:r w:rsidR="00652767" w:rsidRPr="006F5AD1">
        <w:rPr>
          <w:color w:val="000000" w:themeColor="text1"/>
        </w:rPr>
        <w:t>CO</w:t>
      </w:r>
      <w:r w:rsidR="00652767" w:rsidRPr="006F5AD1">
        <w:rPr>
          <w:color w:val="000000" w:themeColor="text1"/>
          <w:vertAlign w:val="subscript"/>
        </w:rPr>
        <w:t>2</w:t>
      </w:r>
      <w:r w:rsidR="00FD2921" w:rsidRPr="006F5AD1">
        <w:rPr>
          <w:color w:val="000000" w:themeColor="text1"/>
        </w:rPr>
        <w:t xml:space="preserve"> </w:t>
      </w:r>
      <w:r w:rsidR="003240C8" w:rsidRPr="006F5AD1">
        <w:rPr>
          <w:color w:val="000000" w:themeColor="text1"/>
        </w:rPr>
        <w:t xml:space="preserve">was weighted by wet mass and photoperiod, diapause genotype, and diapause phenotype </w:t>
      </w:r>
      <w:r w:rsidR="0063279C" w:rsidRPr="006F5AD1">
        <w:rPr>
          <w:color w:val="000000" w:themeColor="text1"/>
        </w:rPr>
        <w:t>were each independent variables used to</w:t>
      </w:r>
      <w:r w:rsidR="003240C8" w:rsidRPr="006F5AD1">
        <w:rPr>
          <w:color w:val="000000" w:themeColor="text1"/>
        </w:rPr>
        <w:t xml:space="preserve"> explain the response of CO</w:t>
      </w:r>
      <w:r w:rsidR="003240C8" w:rsidRPr="006F5AD1">
        <w:rPr>
          <w:color w:val="000000" w:themeColor="text1"/>
          <w:vertAlign w:val="subscript"/>
        </w:rPr>
        <w:t>2</w:t>
      </w:r>
      <w:r w:rsidR="003240C8" w:rsidRPr="006F5AD1">
        <w:rPr>
          <w:color w:val="000000" w:themeColor="text1"/>
        </w:rPr>
        <w:t xml:space="preserve"> production</w:t>
      </w:r>
      <w:r w:rsidR="0063279C" w:rsidRPr="006F5AD1">
        <w:rPr>
          <w:color w:val="000000" w:themeColor="text1"/>
        </w:rPr>
        <w:t xml:space="preserve"> </w:t>
      </w:r>
      <w:r w:rsidR="0014256A" w:rsidRPr="006F5AD1">
        <w:rPr>
          <w:color w:val="000000" w:themeColor="text1"/>
        </w:rPr>
        <w:t xml:space="preserve">(Table </w:t>
      </w:r>
      <w:r w:rsidR="0063279C" w:rsidRPr="006F5AD1">
        <w:rPr>
          <w:color w:val="000000" w:themeColor="text1"/>
        </w:rPr>
        <w:t>3-1</w:t>
      </w:r>
      <w:r w:rsidR="0014256A" w:rsidRPr="006F5AD1">
        <w:rPr>
          <w:color w:val="000000" w:themeColor="text1"/>
        </w:rPr>
        <w:t>).</w:t>
      </w:r>
    </w:p>
    <w:p w14:paraId="0701B895" w14:textId="77777777" w:rsidR="005D29A0" w:rsidRPr="006F5AD1" w:rsidRDefault="00DD43B4" w:rsidP="005D29A0">
      <w:pPr>
        <w:spacing w:line="480" w:lineRule="auto"/>
        <w:ind w:left="-15" w:right="90" w:firstLine="468"/>
        <w:rPr>
          <w:color w:val="000000" w:themeColor="text1"/>
        </w:rPr>
      </w:pPr>
      <w:r w:rsidRPr="006F5AD1">
        <w:rPr>
          <w:color w:val="000000" w:themeColor="text1"/>
        </w:rPr>
        <w:t>In experiment 2,</w:t>
      </w:r>
      <w:r w:rsidR="006200F2" w:rsidRPr="006F5AD1">
        <w:rPr>
          <w:color w:val="000000" w:themeColor="text1"/>
        </w:rPr>
        <w:t xml:space="preserve"> wandering day</w:t>
      </w:r>
      <w:r w:rsidR="0057015C" w:rsidRPr="006F5AD1">
        <w:rPr>
          <w:color w:val="000000" w:themeColor="text1"/>
        </w:rPr>
        <w:t xml:space="preserve"> was calculated as the total number of days between eclosion into the final larval instar and the day frass production ended for each sampled larva.</w:t>
      </w:r>
      <w:r w:rsidR="006200F2" w:rsidRPr="006F5AD1">
        <w:rPr>
          <w:color w:val="000000" w:themeColor="text1"/>
        </w:rPr>
        <w:t xml:space="preserve"> </w:t>
      </w:r>
      <w:r w:rsidR="004817D3" w:rsidRPr="006F5AD1">
        <w:rPr>
          <w:color w:val="000000" w:themeColor="text1"/>
        </w:rPr>
        <w:t>W</w:t>
      </w:r>
      <w:r w:rsidR="0057015C" w:rsidRPr="006F5AD1">
        <w:rPr>
          <w:color w:val="000000" w:themeColor="text1"/>
        </w:rPr>
        <w:t>andering day</w:t>
      </w:r>
      <w:r w:rsidR="004817D3" w:rsidRPr="006F5AD1">
        <w:rPr>
          <w:color w:val="000000" w:themeColor="text1"/>
        </w:rPr>
        <w:t xml:space="preserve"> was measured</w:t>
      </w:r>
      <w:r w:rsidR="0057015C" w:rsidRPr="006F5AD1">
        <w:rPr>
          <w:color w:val="000000" w:themeColor="text1"/>
        </w:rPr>
        <w:t xml:space="preserve"> in </w:t>
      </w:r>
      <w:r w:rsidR="002E1D44" w:rsidRPr="006F5AD1">
        <w:rPr>
          <w:color w:val="000000" w:themeColor="text1"/>
        </w:rPr>
        <w:t>48</w:t>
      </w:r>
      <w:r w:rsidR="0057015C" w:rsidRPr="006F5AD1">
        <w:rPr>
          <w:color w:val="000000" w:themeColor="text1"/>
        </w:rPr>
        <w:t xml:space="preserve"> individuals and analyzed using a generalized linear mixed effects model. The statistical model to explain difference</w:t>
      </w:r>
      <w:r w:rsidR="004817D3" w:rsidRPr="006F5AD1">
        <w:rPr>
          <w:color w:val="000000" w:themeColor="text1"/>
        </w:rPr>
        <w:t>s</w:t>
      </w:r>
      <w:r w:rsidR="0057015C" w:rsidRPr="006F5AD1">
        <w:rPr>
          <w:color w:val="000000" w:themeColor="text1"/>
        </w:rPr>
        <w:t xml:space="preserve"> in wandering day included: diapause genotype and </w:t>
      </w:r>
      <w:r w:rsidR="001545B6" w:rsidRPr="006F5AD1">
        <w:rPr>
          <w:color w:val="000000" w:themeColor="text1"/>
        </w:rPr>
        <w:t>photoperiod</w:t>
      </w:r>
      <w:r w:rsidR="0057015C" w:rsidRPr="006F5AD1">
        <w:rPr>
          <w:color w:val="000000" w:themeColor="text1"/>
        </w:rPr>
        <w:t xml:space="preserve"> as fixed effects, diapause genotype and </w:t>
      </w:r>
      <w:r w:rsidR="00C82E8F" w:rsidRPr="006F5AD1">
        <w:rPr>
          <w:color w:val="000000" w:themeColor="text1"/>
        </w:rPr>
        <w:t xml:space="preserve">photoperiod </w:t>
      </w:r>
      <w:r w:rsidR="0057015C" w:rsidRPr="006F5AD1">
        <w:rPr>
          <w:color w:val="000000" w:themeColor="text1"/>
        </w:rPr>
        <w:t xml:space="preserve">as interacting effects, and biological cohort </w:t>
      </w:r>
      <w:r w:rsidR="004817D3" w:rsidRPr="006F5AD1">
        <w:rPr>
          <w:color w:val="000000" w:themeColor="text1"/>
        </w:rPr>
        <w:t>as</w:t>
      </w:r>
      <w:r w:rsidR="0057015C" w:rsidRPr="006F5AD1">
        <w:rPr>
          <w:color w:val="000000" w:themeColor="text1"/>
        </w:rPr>
        <w:t xml:space="preserve"> </w:t>
      </w:r>
      <w:r w:rsidR="002E1D44" w:rsidRPr="006F5AD1">
        <w:rPr>
          <w:color w:val="000000" w:themeColor="text1"/>
        </w:rPr>
        <w:t>a random factor</w:t>
      </w:r>
      <w:r w:rsidR="004817D3" w:rsidRPr="006F5AD1">
        <w:rPr>
          <w:color w:val="000000" w:themeColor="text1"/>
        </w:rPr>
        <w:t xml:space="preserve"> (Table 3-2)</w:t>
      </w:r>
      <w:r w:rsidR="002E1D44" w:rsidRPr="006F5AD1">
        <w:rPr>
          <w:color w:val="000000" w:themeColor="text1"/>
        </w:rPr>
        <w:t>.</w:t>
      </w:r>
      <w:r w:rsidRPr="006F5AD1">
        <w:rPr>
          <w:color w:val="000000" w:themeColor="text1"/>
        </w:rPr>
        <w:t xml:space="preserve"> Lipid stores were measured in 266 individuals and analyzed using a</w:t>
      </w:r>
      <w:r w:rsidR="000472C3" w:rsidRPr="006F5AD1">
        <w:rPr>
          <w:color w:val="000000" w:themeColor="text1"/>
        </w:rPr>
        <w:t xml:space="preserve"> generalized</w:t>
      </w:r>
      <w:r w:rsidRPr="006F5AD1">
        <w:rPr>
          <w:color w:val="000000" w:themeColor="text1"/>
        </w:rPr>
        <w:t xml:space="preserve"> linear mixed effects model. </w:t>
      </w:r>
      <w:r w:rsidR="005D29A0" w:rsidRPr="006F5AD1">
        <w:rPr>
          <w:color w:val="000000" w:themeColor="text1"/>
        </w:rPr>
        <w:t>The statistical model to explain lipid mass prior to the onset of diapause included:</w:t>
      </w:r>
      <w:r w:rsidRPr="006F5AD1">
        <w:rPr>
          <w:color w:val="000000" w:themeColor="text1"/>
        </w:rPr>
        <w:t xml:space="preserve"> diapause genotype</w:t>
      </w:r>
      <w:r w:rsidR="009972D1" w:rsidRPr="006F5AD1">
        <w:rPr>
          <w:color w:val="000000" w:themeColor="text1"/>
        </w:rPr>
        <w:t xml:space="preserve"> </w:t>
      </w:r>
      <w:r w:rsidRPr="006F5AD1">
        <w:rPr>
          <w:color w:val="000000" w:themeColor="text1"/>
        </w:rPr>
        <w:t>and</w:t>
      </w:r>
      <w:r w:rsidR="009972D1" w:rsidRPr="006F5AD1">
        <w:rPr>
          <w:color w:val="000000" w:themeColor="text1"/>
        </w:rPr>
        <w:t xml:space="preserve"> </w:t>
      </w:r>
      <w:r w:rsidR="001545B6" w:rsidRPr="006F5AD1">
        <w:rPr>
          <w:color w:val="000000" w:themeColor="text1"/>
        </w:rPr>
        <w:t>photoperiod</w:t>
      </w:r>
      <w:r w:rsidRPr="006F5AD1">
        <w:rPr>
          <w:color w:val="000000" w:themeColor="text1"/>
        </w:rPr>
        <w:t xml:space="preserve"> </w:t>
      </w:r>
      <w:r w:rsidR="00AA1215" w:rsidRPr="006F5AD1">
        <w:rPr>
          <w:color w:val="000000" w:themeColor="text1"/>
        </w:rPr>
        <w:t>as</w:t>
      </w:r>
      <w:r w:rsidRPr="006F5AD1">
        <w:rPr>
          <w:color w:val="000000" w:themeColor="text1"/>
        </w:rPr>
        <w:t xml:space="preserve"> fixed effects, diapause genotype and </w:t>
      </w:r>
      <w:r w:rsidR="001545B6" w:rsidRPr="006F5AD1">
        <w:rPr>
          <w:color w:val="000000" w:themeColor="text1"/>
        </w:rPr>
        <w:t>photoperiod</w:t>
      </w:r>
      <w:r w:rsidRPr="006F5AD1">
        <w:rPr>
          <w:color w:val="000000" w:themeColor="text1"/>
        </w:rPr>
        <w:t xml:space="preserve"> </w:t>
      </w:r>
      <w:r w:rsidR="00AA1215" w:rsidRPr="006F5AD1">
        <w:rPr>
          <w:color w:val="000000" w:themeColor="text1"/>
        </w:rPr>
        <w:t xml:space="preserve">as </w:t>
      </w:r>
      <w:r w:rsidRPr="006F5AD1">
        <w:rPr>
          <w:color w:val="000000" w:themeColor="text1"/>
        </w:rPr>
        <w:t>interacting fixed effects, and lean mass was a covariate</w:t>
      </w:r>
      <w:r w:rsidR="00652767" w:rsidRPr="006F5AD1">
        <w:rPr>
          <w:color w:val="000000" w:themeColor="text1"/>
        </w:rPr>
        <w:t xml:space="preserve"> (Table 3-</w:t>
      </w:r>
      <w:r w:rsidR="002407FE" w:rsidRPr="006F5AD1">
        <w:rPr>
          <w:color w:val="000000" w:themeColor="text1"/>
        </w:rPr>
        <w:t>3</w:t>
      </w:r>
      <w:r w:rsidR="00652767" w:rsidRPr="006F5AD1">
        <w:rPr>
          <w:color w:val="000000" w:themeColor="text1"/>
        </w:rPr>
        <w:t>)</w:t>
      </w:r>
      <w:r w:rsidR="005D29A0" w:rsidRPr="006F5AD1">
        <w:rPr>
          <w:color w:val="000000" w:themeColor="text1"/>
        </w:rPr>
        <w:t>.</w:t>
      </w:r>
      <w:r w:rsidR="009972D1" w:rsidRPr="006F5AD1">
        <w:rPr>
          <w:color w:val="000000" w:themeColor="text1"/>
        </w:rPr>
        <w:t xml:space="preserve"> </w:t>
      </w:r>
      <w:r w:rsidR="005D29A0" w:rsidRPr="006F5AD1">
        <w:rPr>
          <w:color w:val="000000" w:themeColor="text1"/>
        </w:rPr>
        <w:t>The model t</w:t>
      </w:r>
      <w:r w:rsidR="009972D1" w:rsidRPr="006F5AD1">
        <w:rPr>
          <w:color w:val="000000" w:themeColor="text1"/>
        </w:rPr>
        <w:t>o explain lipid mass depletion during diapause</w:t>
      </w:r>
      <w:r w:rsidR="005D29A0" w:rsidRPr="006F5AD1">
        <w:rPr>
          <w:color w:val="000000" w:themeColor="text1"/>
        </w:rPr>
        <w:t xml:space="preserve"> included:</w:t>
      </w:r>
      <w:r w:rsidR="009972D1" w:rsidRPr="006F5AD1">
        <w:rPr>
          <w:color w:val="000000" w:themeColor="text1"/>
        </w:rPr>
        <w:t xml:space="preserve"> diapause genotype and sample day </w:t>
      </w:r>
      <w:r w:rsidR="00AA1215" w:rsidRPr="006F5AD1">
        <w:rPr>
          <w:color w:val="000000" w:themeColor="text1"/>
        </w:rPr>
        <w:t>as</w:t>
      </w:r>
      <w:r w:rsidR="009972D1" w:rsidRPr="006F5AD1">
        <w:rPr>
          <w:color w:val="000000" w:themeColor="text1"/>
        </w:rPr>
        <w:t xml:space="preserve"> fixed effects, diapause genotype and sample day </w:t>
      </w:r>
      <w:r w:rsidR="00AA1215" w:rsidRPr="006F5AD1">
        <w:rPr>
          <w:color w:val="000000" w:themeColor="text1"/>
        </w:rPr>
        <w:t>as</w:t>
      </w:r>
      <w:r w:rsidR="009972D1" w:rsidRPr="006F5AD1">
        <w:rPr>
          <w:color w:val="000000" w:themeColor="text1"/>
        </w:rPr>
        <w:t xml:space="preserve"> interacting fixed effects, and lean mass was a covariate</w:t>
      </w:r>
      <w:r w:rsidR="00652767" w:rsidRPr="006F5AD1">
        <w:rPr>
          <w:color w:val="000000" w:themeColor="text1"/>
        </w:rPr>
        <w:t xml:space="preserve"> (Table 3-</w:t>
      </w:r>
      <w:r w:rsidR="002407FE" w:rsidRPr="006F5AD1">
        <w:rPr>
          <w:color w:val="000000" w:themeColor="text1"/>
        </w:rPr>
        <w:t>4</w:t>
      </w:r>
      <w:r w:rsidR="00652767" w:rsidRPr="006F5AD1">
        <w:rPr>
          <w:color w:val="000000" w:themeColor="text1"/>
        </w:rPr>
        <w:t>)</w:t>
      </w:r>
      <w:r w:rsidR="005D29A0" w:rsidRPr="006F5AD1">
        <w:rPr>
          <w:color w:val="000000" w:themeColor="text1"/>
        </w:rPr>
        <w:t>.</w:t>
      </w:r>
      <w:r w:rsidRPr="006F5AD1">
        <w:rPr>
          <w:color w:val="000000" w:themeColor="text1"/>
        </w:rPr>
        <w:t xml:space="preserve"> Lean mass was measured in </w:t>
      </w:r>
      <w:r w:rsidRPr="006F5AD1">
        <w:rPr>
          <w:color w:val="000000" w:themeColor="text1"/>
        </w:rPr>
        <w:lastRenderedPageBreak/>
        <w:t xml:space="preserve">338 individuals and analyzed using a </w:t>
      </w:r>
      <w:r w:rsidR="005D29A0" w:rsidRPr="006F5AD1">
        <w:rPr>
          <w:color w:val="000000" w:themeColor="text1"/>
        </w:rPr>
        <w:t xml:space="preserve">generalized </w:t>
      </w:r>
      <w:r w:rsidRPr="006F5AD1">
        <w:rPr>
          <w:color w:val="000000" w:themeColor="text1"/>
        </w:rPr>
        <w:t>linear mixed effects model. The statistical model</w:t>
      </w:r>
      <w:r w:rsidR="005D29A0" w:rsidRPr="006F5AD1">
        <w:rPr>
          <w:color w:val="000000" w:themeColor="text1"/>
        </w:rPr>
        <w:t xml:space="preserve"> to explain lean mass prior to the onset of diapause </w:t>
      </w:r>
      <w:r w:rsidRPr="006F5AD1">
        <w:rPr>
          <w:color w:val="000000" w:themeColor="text1"/>
        </w:rPr>
        <w:t xml:space="preserve">included: diapause genotype and </w:t>
      </w:r>
      <w:r w:rsidR="001545B6" w:rsidRPr="006F5AD1">
        <w:rPr>
          <w:color w:val="000000" w:themeColor="text1"/>
        </w:rPr>
        <w:t>photoperiod</w:t>
      </w:r>
      <w:r w:rsidR="00AA1215" w:rsidRPr="006F5AD1">
        <w:rPr>
          <w:color w:val="000000" w:themeColor="text1"/>
        </w:rPr>
        <w:t xml:space="preserve"> as</w:t>
      </w:r>
      <w:r w:rsidRPr="006F5AD1">
        <w:rPr>
          <w:color w:val="000000" w:themeColor="text1"/>
        </w:rPr>
        <w:t xml:space="preserve"> fixed effects</w:t>
      </w:r>
      <w:r w:rsidR="00AA1215" w:rsidRPr="006F5AD1">
        <w:rPr>
          <w:color w:val="000000" w:themeColor="text1"/>
        </w:rPr>
        <w:t xml:space="preserve"> and </w:t>
      </w:r>
      <w:r w:rsidRPr="006F5AD1">
        <w:rPr>
          <w:color w:val="000000" w:themeColor="text1"/>
        </w:rPr>
        <w:t xml:space="preserve">diapause genotype and </w:t>
      </w:r>
      <w:r w:rsidR="001545B6" w:rsidRPr="006F5AD1">
        <w:rPr>
          <w:color w:val="000000" w:themeColor="text1"/>
        </w:rPr>
        <w:t>photoperiod</w:t>
      </w:r>
      <w:r w:rsidR="00AA1215" w:rsidRPr="006F5AD1">
        <w:rPr>
          <w:color w:val="000000" w:themeColor="text1"/>
        </w:rPr>
        <w:t xml:space="preserve"> as </w:t>
      </w:r>
      <w:r w:rsidRPr="006F5AD1">
        <w:rPr>
          <w:color w:val="000000" w:themeColor="text1"/>
        </w:rPr>
        <w:t>interacting fixed effects</w:t>
      </w:r>
      <w:r w:rsidR="00652767" w:rsidRPr="006F5AD1">
        <w:rPr>
          <w:color w:val="000000" w:themeColor="text1"/>
        </w:rPr>
        <w:t xml:space="preserve"> (Table 3-</w:t>
      </w:r>
      <w:r w:rsidR="002407FE" w:rsidRPr="006F5AD1">
        <w:rPr>
          <w:color w:val="000000" w:themeColor="text1"/>
        </w:rPr>
        <w:t>5</w:t>
      </w:r>
      <w:r w:rsidR="00652767" w:rsidRPr="006F5AD1">
        <w:rPr>
          <w:color w:val="000000" w:themeColor="text1"/>
        </w:rPr>
        <w:t>)</w:t>
      </w:r>
      <w:r w:rsidR="00AA1215" w:rsidRPr="006F5AD1">
        <w:rPr>
          <w:color w:val="000000" w:themeColor="text1"/>
        </w:rPr>
        <w:t>.</w:t>
      </w:r>
      <w:r w:rsidRPr="006F5AD1">
        <w:rPr>
          <w:color w:val="000000" w:themeColor="text1"/>
        </w:rPr>
        <w:t xml:space="preserve"> </w:t>
      </w:r>
      <w:r w:rsidR="00AA1215" w:rsidRPr="006F5AD1">
        <w:rPr>
          <w:color w:val="000000" w:themeColor="text1"/>
        </w:rPr>
        <w:t>The model to explain</w:t>
      </w:r>
      <w:r w:rsidR="005D29A0" w:rsidRPr="006F5AD1">
        <w:rPr>
          <w:color w:val="000000" w:themeColor="text1"/>
        </w:rPr>
        <w:t xml:space="preserve"> lean mass</w:t>
      </w:r>
      <w:r w:rsidR="00AA1215" w:rsidRPr="006F5AD1">
        <w:rPr>
          <w:color w:val="000000" w:themeColor="text1"/>
        </w:rPr>
        <w:t xml:space="preserve"> depletion</w:t>
      </w:r>
      <w:r w:rsidR="005D29A0" w:rsidRPr="006F5AD1">
        <w:rPr>
          <w:color w:val="000000" w:themeColor="text1"/>
        </w:rPr>
        <w:t xml:space="preserve"> during diapause included</w:t>
      </w:r>
      <w:r w:rsidR="00AA1215" w:rsidRPr="006F5AD1">
        <w:rPr>
          <w:color w:val="000000" w:themeColor="text1"/>
        </w:rPr>
        <w:t>: diapause genotype and sample day as fixed effects and diapause genotype and sample day as interacting fixed effects</w:t>
      </w:r>
      <w:r w:rsidR="00652767" w:rsidRPr="006F5AD1">
        <w:rPr>
          <w:color w:val="000000" w:themeColor="text1"/>
        </w:rPr>
        <w:t xml:space="preserve"> (Table 3-</w:t>
      </w:r>
      <w:r w:rsidR="002407FE" w:rsidRPr="006F5AD1">
        <w:rPr>
          <w:color w:val="000000" w:themeColor="text1"/>
        </w:rPr>
        <w:t>6</w:t>
      </w:r>
      <w:r w:rsidR="00652767" w:rsidRPr="006F5AD1">
        <w:rPr>
          <w:color w:val="000000" w:themeColor="text1"/>
        </w:rPr>
        <w:t>)</w:t>
      </w:r>
      <w:r w:rsidR="00AA1215" w:rsidRPr="006F5AD1">
        <w:rPr>
          <w:color w:val="000000" w:themeColor="text1"/>
        </w:rPr>
        <w:t xml:space="preserve">. </w:t>
      </w:r>
      <w:r w:rsidR="005D29A0" w:rsidRPr="006F5AD1">
        <w:rPr>
          <w:color w:val="000000" w:themeColor="text1"/>
        </w:rPr>
        <w:t xml:space="preserve"> Biological cohort was also included in each generalized linear model as nested within extraction cohort, and extraction cohort was used as a random factor.</w:t>
      </w:r>
    </w:p>
    <w:p w14:paraId="6812E286" w14:textId="77777777" w:rsidR="007F6A28" w:rsidRPr="006F5AD1" w:rsidRDefault="007F6A28">
      <w:pPr>
        <w:ind w:left="-15" w:right="90" w:firstLine="468"/>
        <w:rPr>
          <w:color w:val="000000" w:themeColor="text1"/>
        </w:rPr>
      </w:pPr>
    </w:p>
    <w:p w14:paraId="378929F0" w14:textId="77777777" w:rsidR="006F58EA" w:rsidRPr="006F5AD1" w:rsidRDefault="00D27C9E">
      <w:pPr>
        <w:tabs>
          <w:tab w:val="center" w:pos="4145"/>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241AAE50" w14:textId="77777777" w:rsidR="006F58EA" w:rsidRPr="006F5AD1" w:rsidRDefault="00D27C9E" w:rsidP="00CE5B15">
      <w:pPr>
        <w:tabs>
          <w:tab w:val="left" w:pos="1080"/>
          <w:tab w:val="center" w:pos="2694"/>
        </w:tabs>
        <w:spacing w:after="187" w:line="253"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AC6B177" w14:textId="7A7E8701" w:rsidR="0023404A" w:rsidRDefault="00DD43B4" w:rsidP="001945C9">
      <w:pPr>
        <w:ind w:left="0" w:firstLine="720"/>
        <w:rPr>
          <w:color w:val="000000" w:themeColor="text1"/>
        </w:rPr>
      </w:pPr>
      <w:r w:rsidRPr="006F5AD1">
        <w:rPr>
          <w:color w:val="000000" w:themeColor="text1"/>
        </w:rPr>
        <w:t xml:space="preserve">Individuals in diapause programming conditions </w:t>
      </w:r>
      <w:r w:rsidR="002E461C" w:rsidRPr="006F5AD1">
        <w:rPr>
          <w:color w:val="000000" w:themeColor="text1"/>
        </w:rPr>
        <w:t>were</w:t>
      </w:r>
      <w:r w:rsidRPr="006F5AD1">
        <w:rPr>
          <w:color w:val="000000" w:themeColor="text1"/>
        </w:rPr>
        <w:t xml:space="preserve"> </w:t>
      </w:r>
      <w:r w:rsidR="006F5AD1">
        <w:rPr>
          <w:color w:val="000000" w:themeColor="text1"/>
        </w:rPr>
        <w:t>characterized as</w:t>
      </w:r>
      <w:r w:rsidR="006B6BE0">
        <w:rPr>
          <w:color w:val="000000" w:themeColor="text1"/>
        </w:rPr>
        <w:t xml:space="preserve"> being</w:t>
      </w:r>
      <w:r w:rsidR="006F5AD1">
        <w:rPr>
          <w:color w:val="000000" w:themeColor="text1"/>
        </w:rPr>
        <w:t xml:space="preserve"> </w:t>
      </w:r>
      <w:r w:rsidRPr="006F5AD1">
        <w:rPr>
          <w:color w:val="000000" w:themeColor="text1"/>
        </w:rPr>
        <w:t xml:space="preserve">in </w:t>
      </w:r>
      <w:r w:rsidR="004B74F2" w:rsidRPr="006F5AD1">
        <w:rPr>
          <w:color w:val="000000" w:themeColor="text1"/>
        </w:rPr>
        <w:t>deep-diapause</w:t>
      </w:r>
      <w:r w:rsidRPr="006F5AD1">
        <w:rPr>
          <w:color w:val="000000" w:themeColor="text1"/>
        </w:rPr>
        <w:t xml:space="preserve"> if they remained in the larval stage throughout the 30-day post-feeding trial period. </w:t>
      </w:r>
      <w:r w:rsidR="001545B6" w:rsidRPr="006F5AD1">
        <w:rPr>
          <w:color w:val="000000" w:themeColor="text1"/>
        </w:rPr>
        <w:t>Diapause-programmed l</w:t>
      </w:r>
      <w:r w:rsidRPr="006F5AD1">
        <w:rPr>
          <w:color w:val="000000" w:themeColor="text1"/>
        </w:rPr>
        <w:t xml:space="preserve">arvae that pupated before the end of the 30-day trial period, but after </w:t>
      </w:r>
      <w:r w:rsidR="002407FE" w:rsidRPr="006F5AD1">
        <w:rPr>
          <w:color w:val="000000" w:themeColor="text1"/>
        </w:rPr>
        <w:t>all the larvae in</w:t>
      </w:r>
      <w:r w:rsidRPr="006F5AD1">
        <w:rPr>
          <w:color w:val="000000" w:themeColor="text1"/>
        </w:rPr>
        <w:t xml:space="preserve"> the non-diapause treatment group</w:t>
      </w:r>
      <w:r w:rsidR="001545B6" w:rsidRPr="006F5AD1">
        <w:rPr>
          <w:color w:val="000000" w:themeColor="text1"/>
        </w:rPr>
        <w:t xml:space="preserve"> </w:t>
      </w:r>
      <w:r w:rsidR="002407FE" w:rsidRPr="006F5AD1">
        <w:rPr>
          <w:color w:val="000000" w:themeColor="text1"/>
        </w:rPr>
        <w:t>pupated</w:t>
      </w:r>
      <w:r w:rsidRPr="006F5AD1">
        <w:rPr>
          <w:color w:val="000000" w:themeColor="text1"/>
        </w:rPr>
        <w:t xml:space="preserve">, were characterized </w:t>
      </w:r>
      <w:r w:rsidR="001945C9">
        <w:rPr>
          <w:color w:val="000000" w:themeColor="text1"/>
        </w:rPr>
        <w:t xml:space="preserve">as </w:t>
      </w:r>
      <w:r w:rsidR="001F744C" w:rsidRPr="006F5AD1">
        <w:rPr>
          <w:color w:val="000000" w:themeColor="text1"/>
        </w:rPr>
        <w:t xml:space="preserve">being in </w:t>
      </w:r>
      <w:r w:rsidR="004B74F2" w:rsidRPr="006F5AD1">
        <w:rPr>
          <w:color w:val="000000" w:themeColor="text1"/>
        </w:rPr>
        <w:t>shallow-diapause</w:t>
      </w:r>
      <w:r w:rsidRPr="006F5AD1">
        <w:rPr>
          <w:color w:val="000000" w:themeColor="text1"/>
        </w:rPr>
        <w:t xml:space="preserve">. </w:t>
      </w:r>
      <w:r w:rsidR="007F71BB">
        <w:rPr>
          <w:color w:val="000000" w:themeColor="text1"/>
        </w:rPr>
        <w:t>Wet mass was measured throughout the metabolic assay</w:t>
      </w:r>
      <w:r w:rsidR="006B6BE0">
        <w:rPr>
          <w:color w:val="000000" w:themeColor="text1"/>
        </w:rPr>
        <w:t xml:space="preserve"> and</w:t>
      </w:r>
      <w:r w:rsidR="007F71BB">
        <w:rPr>
          <w:color w:val="000000" w:themeColor="text1"/>
        </w:rPr>
        <w:t xml:space="preserve"> t</w:t>
      </w:r>
      <w:r w:rsidR="0023404A" w:rsidRPr="00647871">
        <w:rPr>
          <w:color w:val="000000" w:themeColor="text1"/>
        </w:rPr>
        <w:t>he day wet mass peaked (Fig. 3-</w:t>
      </w:r>
      <w:r w:rsidR="004917BE">
        <w:rPr>
          <w:color w:val="000000" w:themeColor="text1"/>
        </w:rPr>
        <w:t>1</w:t>
      </w:r>
      <w:r w:rsidR="0023404A" w:rsidRPr="00647871">
        <w:rPr>
          <w:color w:val="000000" w:themeColor="text1"/>
        </w:rPr>
        <w:t xml:space="preserve">) was calculated for </w:t>
      </w:r>
      <w:r w:rsidR="006B6BE0">
        <w:rPr>
          <w:color w:val="000000" w:themeColor="text1"/>
        </w:rPr>
        <w:t xml:space="preserve">diapause-programmed </w:t>
      </w:r>
      <w:r w:rsidR="0023404A" w:rsidRPr="00647871">
        <w:rPr>
          <w:color w:val="000000" w:themeColor="text1"/>
        </w:rPr>
        <w:t xml:space="preserve">larvae </w:t>
      </w:r>
      <w:r w:rsidR="006B6BE0">
        <w:rPr>
          <w:color w:val="000000" w:themeColor="text1"/>
        </w:rPr>
        <w:t>and non</w:t>
      </w:r>
      <w:r w:rsidR="00B04401">
        <w:rPr>
          <w:color w:val="000000" w:themeColor="text1"/>
        </w:rPr>
        <w:t>-</w:t>
      </w:r>
      <w:r w:rsidR="006B6BE0">
        <w:rPr>
          <w:color w:val="000000" w:themeColor="text1"/>
        </w:rPr>
        <w:t xml:space="preserve">diapause larvae </w:t>
      </w:r>
      <w:r w:rsidR="0023404A" w:rsidRPr="00647871">
        <w:rPr>
          <w:color w:val="000000" w:themeColor="text1"/>
        </w:rPr>
        <w:t xml:space="preserve">in </w:t>
      </w:r>
      <w:r w:rsidR="0023404A">
        <w:rPr>
          <w:color w:val="000000" w:themeColor="text1"/>
        </w:rPr>
        <w:t>short-day and long day conditions</w:t>
      </w:r>
      <w:r w:rsidR="007F71BB">
        <w:rPr>
          <w:color w:val="000000" w:themeColor="text1"/>
        </w:rPr>
        <w:t>.</w:t>
      </w:r>
      <w:r w:rsidR="00B04401">
        <w:rPr>
          <w:color w:val="000000" w:themeColor="text1"/>
        </w:rPr>
        <w:t xml:space="preserve"> </w:t>
      </w:r>
      <w:r w:rsidR="00771B0C" w:rsidRPr="00DB42C7">
        <w:rPr>
          <w:color w:val="000000" w:themeColor="text1"/>
        </w:rPr>
        <w:t>In the non-diapause treatment, long-diapause genotype individuals peaked in mass on day 5 and short-diapause genotype larvae peaked in mass on day 3 (Fig. 3-</w:t>
      </w:r>
      <w:r w:rsidR="004917BE">
        <w:rPr>
          <w:color w:val="000000" w:themeColor="text1"/>
        </w:rPr>
        <w:t>2</w:t>
      </w:r>
      <w:r w:rsidR="00771B0C" w:rsidRPr="00DB42C7">
        <w:rPr>
          <w:color w:val="000000" w:themeColor="text1"/>
        </w:rPr>
        <w:t>A). In diapause-programming conditions, mass peaked in long-</w:t>
      </w:r>
      <w:r w:rsidR="00771B0C" w:rsidRPr="006775CF">
        <w:rPr>
          <w:color w:val="000000" w:themeColor="text1"/>
        </w:rPr>
        <w:t>diapause genotype larvae on day 9 and short-diapause genotype larvae peaked in mass on day 6 (Fig. 3-</w:t>
      </w:r>
      <w:r w:rsidR="004917BE">
        <w:rPr>
          <w:color w:val="000000" w:themeColor="text1"/>
        </w:rPr>
        <w:t>2</w:t>
      </w:r>
      <w:r w:rsidR="00771B0C" w:rsidRPr="006775CF">
        <w:rPr>
          <w:color w:val="000000" w:themeColor="text1"/>
        </w:rPr>
        <w:t>B).</w:t>
      </w:r>
      <w:r w:rsidR="00771B0C">
        <w:rPr>
          <w:color w:val="000000" w:themeColor="text1"/>
        </w:rPr>
        <w:t xml:space="preserve"> </w:t>
      </w:r>
      <w:r w:rsidR="00B04401">
        <w:rPr>
          <w:color w:val="000000" w:themeColor="text1"/>
        </w:rPr>
        <w:t>The amount of</w:t>
      </w:r>
      <w:r w:rsidR="007F71BB">
        <w:rPr>
          <w:color w:val="000000" w:themeColor="text1"/>
        </w:rPr>
        <w:t xml:space="preserve"> </w:t>
      </w:r>
      <w:r w:rsidR="0023404A" w:rsidRPr="00647871">
        <w:rPr>
          <w:color w:val="000000" w:themeColor="text1"/>
        </w:rPr>
        <w:t>CO</w:t>
      </w:r>
      <w:r w:rsidR="0023404A" w:rsidRPr="00647871">
        <w:rPr>
          <w:color w:val="000000" w:themeColor="text1"/>
          <w:vertAlign w:val="subscript"/>
        </w:rPr>
        <w:t>2</w:t>
      </w:r>
      <w:r w:rsidR="0023404A" w:rsidRPr="00647871">
        <w:rPr>
          <w:color w:val="000000" w:themeColor="text1"/>
        </w:rPr>
        <w:t xml:space="preserve"> </w:t>
      </w:r>
      <w:r w:rsidR="00B04401">
        <w:rPr>
          <w:color w:val="000000" w:themeColor="text1"/>
        </w:rPr>
        <w:t>produced</w:t>
      </w:r>
      <w:r w:rsidR="00B04401" w:rsidRPr="00647871">
        <w:rPr>
          <w:color w:val="000000" w:themeColor="text1"/>
        </w:rPr>
        <w:t xml:space="preserve"> </w:t>
      </w:r>
      <w:r w:rsidR="0023404A" w:rsidRPr="00647871">
        <w:rPr>
          <w:color w:val="000000" w:themeColor="text1"/>
        </w:rPr>
        <w:t>(Fig. 3-</w:t>
      </w:r>
      <w:r w:rsidR="004917BE">
        <w:rPr>
          <w:color w:val="000000" w:themeColor="text1"/>
        </w:rPr>
        <w:t>3</w:t>
      </w:r>
      <w:r w:rsidR="0023404A" w:rsidRPr="00647871">
        <w:rPr>
          <w:color w:val="000000" w:themeColor="text1"/>
        </w:rPr>
        <w:t xml:space="preserve">) was </w:t>
      </w:r>
      <w:r w:rsidR="0023404A">
        <w:rPr>
          <w:color w:val="000000" w:themeColor="text1"/>
        </w:rPr>
        <w:t xml:space="preserve">weighted by wet mass and </w:t>
      </w:r>
      <w:r w:rsidR="0023404A" w:rsidRPr="00647871">
        <w:rPr>
          <w:color w:val="000000" w:themeColor="text1"/>
        </w:rPr>
        <w:t xml:space="preserve">compared </w:t>
      </w:r>
      <w:r w:rsidR="0023404A" w:rsidRPr="006F5AD1">
        <w:rPr>
          <w:color w:val="000000" w:themeColor="text1"/>
        </w:rPr>
        <w:t>between</w:t>
      </w:r>
      <w:r w:rsidR="00EA0CCB">
        <w:rPr>
          <w:color w:val="000000" w:themeColor="text1"/>
        </w:rPr>
        <w:t xml:space="preserve"> diapause genotypes and photoperiod treatments to capture the effect of </w:t>
      </w:r>
      <w:r w:rsidR="007F71BB">
        <w:rPr>
          <w:color w:val="000000" w:themeColor="text1"/>
        </w:rPr>
        <w:t>day length</w:t>
      </w:r>
      <w:r w:rsidR="0023404A" w:rsidRPr="006F5AD1">
        <w:rPr>
          <w:color w:val="000000" w:themeColor="text1"/>
        </w:rPr>
        <w:t xml:space="preserve"> on metabolic activity. </w:t>
      </w:r>
      <w:r w:rsidR="0023404A" w:rsidRPr="00647871">
        <w:rPr>
          <w:color w:val="000000" w:themeColor="text1"/>
        </w:rPr>
        <w:t>I found</w:t>
      </w:r>
      <w:r w:rsidR="00B04401">
        <w:rPr>
          <w:color w:val="000000" w:themeColor="text1"/>
        </w:rPr>
        <w:t xml:space="preserve"> that r</w:t>
      </w:r>
      <w:r w:rsidR="00B04401" w:rsidRPr="006775CF">
        <w:rPr>
          <w:color w:val="000000" w:themeColor="text1"/>
        </w:rPr>
        <w:t xml:space="preserve">egardless of diapause genotype, </w:t>
      </w:r>
      <w:r w:rsidR="00362A5A">
        <w:rPr>
          <w:color w:val="000000" w:themeColor="text1"/>
        </w:rPr>
        <w:t>on the day wet mass peaked (Fig. 3-</w:t>
      </w:r>
      <w:r w:rsidR="004917BE">
        <w:rPr>
          <w:color w:val="000000" w:themeColor="text1"/>
        </w:rPr>
        <w:t>4</w:t>
      </w:r>
      <w:r w:rsidR="00362A5A">
        <w:rPr>
          <w:color w:val="000000" w:themeColor="text1"/>
        </w:rPr>
        <w:t xml:space="preserve">A) </w:t>
      </w:r>
      <w:r w:rsidR="00B04401" w:rsidRPr="006775CF">
        <w:rPr>
          <w:color w:val="000000" w:themeColor="text1"/>
        </w:rPr>
        <w:t>diapause-programmed individuals produced significantly less CO</w:t>
      </w:r>
      <w:r w:rsidR="00B04401" w:rsidRPr="006775CF">
        <w:rPr>
          <w:color w:val="000000" w:themeColor="text1"/>
          <w:vertAlign w:val="subscript"/>
        </w:rPr>
        <w:t>2</w:t>
      </w:r>
      <w:r w:rsidR="00B04401" w:rsidRPr="006775CF">
        <w:rPr>
          <w:color w:val="000000" w:themeColor="text1"/>
        </w:rPr>
        <w:t xml:space="preserve"> than their non-diapause counterparts</w:t>
      </w:r>
      <w:r w:rsidR="00B04401" w:rsidRPr="00647871">
        <w:rPr>
          <w:color w:val="000000" w:themeColor="text1"/>
        </w:rPr>
        <w:t xml:space="preserve"> (long-diapause genotype: t-value=4.50, Df=30, p-value&lt;0.000; short-diapause genotype: t-</w:t>
      </w:r>
      <w:r w:rsidR="00B04401" w:rsidRPr="00647871">
        <w:rPr>
          <w:color w:val="000000" w:themeColor="text1"/>
        </w:rPr>
        <w:lastRenderedPageBreak/>
        <w:t xml:space="preserve">value=5.00, Df=43, p-value&lt;0.000) </w:t>
      </w:r>
      <w:r w:rsidR="00362A5A">
        <w:rPr>
          <w:color w:val="000000" w:themeColor="text1"/>
        </w:rPr>
        <w:t>(Fig. 3-</w:t>
      </w:r>
      <w:r w:rsidR="004917BE">
        <w:rPr>
          <w:color w:val="000000" w:themeColor="text1"/>
        </w:rPr>
        <w:t>4</w:t>
      </w:r>
      <w:r w:rsidR="00362A5A">
        <w:rPr>
          <w:color w:val="000000" w:themeColor="text1"/>
        </w:rPr>
        <w:t xml:space="preserve">B) </w:t>
      </w:r>
      <w:r w:rsidR="00B04401" w:rsidRPr="00647871">
        <w:rPr>
          <w:color w:val="000000" w:themeColor="text1"/>
        </w:rPr>
        <w:t>(Tables 3-1</w:t>
      </w:r>
      <w:r w:rsidR="004917BE">
        <w:rPr>
          <w:color w:val="000000" w:themeColor="text1"/>
        </w:rPr>
        <w:t>A</w:t>
      </w:r>
      <w:r w:rsidR="00B04401" w:rsidRPr="00647871">
        <w:rPr>
          <w:color w:val="000000" w:themeColor="text1"/>
        </w:rPr>
        <w:t xml:space="preserve"> and 3-1</w:t>
      </w:r>
      <w:r w:rsidR="004917BE">
        <w:rPr>
          <w:color w:val="000000" w:themeColor="text1"/>
        </w:rPr>
        <w:t>B</w:t>
      </w:r>
      <w:r w:rsidR="00B04401" w:rsidRPr="00647871">
        <w:rPr>
          <w:color w:val="000000" w:themeColor="text1"/>
        </w:rPr>
        <w:t>).</w:t>
      </w:r>
      <w:r w:rsidR="001945C9">
        <w:rPr>
          <w:color w:val="000000" w:themeColor="text1"/>
        </w:rPr>
        <w:t xml:space="preserve"> L</w:t>
      </w:r>
      <w:r w:rsidR="0023404A" w:rsidRPr="00647871">
        <w:rPr>
          <w:color w:val="000000" w:themeColor="text1"/>
        </w:rPr>
        <w:t xml:space="preserve">ong-diapause </w:t>
      </w:r>
      <w:r w:rsidR="0023404A">
        <w:rPr>
          <w:color w:val="000000" w:themeColor="text1"/>
        </w:rPr>
        <w:t>larvae</w:t>
      </w:r>
      <w:r w:rsidR="0023404A" w:rsidRPr="00647871">
        <w:rPr>
          <w:color w:val="000000" w:themeColor="text1"/>
        </w:rPr>
        <w:t xml:space="preserve"> produced less CO</w:t>
      </w:r>
      <w:r w:rsidR="0023404A" w:rsidRPr="00647871">
        <w:rPr>
          <w:color w:val="000000" w:themeColor="text1"/>
          <w:vertAlign w:val="subscript"/>
        </w:rPr>
        <w:t>2</w:t>
      </w:r>
      <w:r w:rsidR="0023404A" w:rsidRPr="00647871">
        <w:rPr>
          <w:color w:val="000000" w:themeColor="text1"/>
        </w:rPr>
        <w:t xml:space="preserve"> than short-diapause larvae</w:t>
      </w:r>
      <w:r w:rsidR="001945C9">
        <w:rPr>
          <w:color w:val="000000" w:themeColor="text1"/>
        </w:rPr>
        <w:t xml:space="preserve"> </w:t>
      </w:r>
      <w:r w:rsidR="00D46D38">
        <w:rPr>
          <w:color w:val="000000" w:themeColor="text1"/>
        </w:rPr>
        <w:t>in</w:t>
      </w:r>
      <w:r w:rsidR="001945C9">
        <w:rPr>
          <w:color w:val="000000" w:themeColor="text1"/>
        </w:rPr>
        <w:t xml:space="preserve"> each photoperiod treatment</w:t>
      </w:r>
      <w:r w:rsidR="0023404A" w:rsidRPr="006F5AD1">
        <w:rPr>
          <w:color w:val="000000" w:themeColor="text1"/>
        </w:rPr>
        <w:t xml:space="preserve"> (diapause programming: t-value=-5.51, Df=26, p-value&lt;0.000; non-diapause: t-value=-3.74, Df=47, p-value&lt;0.001) (Table 3-1</w:t>
      </w:r>
      <w:r w:rsidR="004917BE">
        <w:rPr>
          <w:color w:val="000000" w:themeColor="text1"/>
        </w:rPr>
        <w:t>C</w:t>
      </w:r>
      <w:r w:rsidR="0023404A" w:rsidRPr="006F5AD1">
        <w:rPr>
          <w:color w:val="000000" w:themeColor="text1"/>
        </w:rPr>
        <w:t xml:space="preserve"> and 3-1</w:t>
      </w:r>
      <w:r w:rsidR="004917BE">
        <w:rPr>
          <w:color w:val="000000" w:themeColor="text1"/>
        </w:rPr>
        <w:t>D</w:t>
      </w:r>
      <w:r w:rsidR="0023404A" w:rsidRPr="006F5AD1">
        <w:rPr>
          <w:color w:val="000000" w:themeColor="text1"/>
        </w:rPr>
        <w:t xml:space="preserve">). </w:t>
      </w:r>
    </w:p>
    <w:p w14:paraId="4E027D3A" w14:textId="22A842BA" w:rsidR="008C20D0" w:rsidRDefault="00D46D38" w:rsidP="008C20D0">
      <w:pPr>
        <w:ind w:left="0" w:firstLine="720"/>
        <w:rPr>
          <w:color w:val="000000" w:themeColor="text1"/>
        </w:rPr>
      </w:pPr>
      <w:r>
        <w:rPr>
          <w:color w:val="000000" w:themeColor="text1"/>
        </w:rPr>
        <w:t xml:space="preserve">The </w:t>
      </w:r>
      <w:r w:rsidR="00771B0C">
        <w:rPr>
          <w:color w:val="000000" w:themeColor="text1"/>
        </w:rPr>
        <w:t>day wet mass peaked (Fig. 3-</w:t>
      </w:r>
      <w:r w:rsidR="004917BE">
        <w:rPr>
          <w:color w:val="000000" w:themeColor="text1"/>
        </w:rPr>
        <w:t>5</w:t>
      </w:r>
      <w:r w:rsidR="00771B0C">
        <w:rPr>
          <w:color w:val="000000" w:themeColor="text1"/>
        </w:rPr>
        <w:t>A) was used to compare CO2 production (Fig. 3-</w:t>
      </w:r>
      <w:r w:rsidR="004917BE">
        <w:rPr>
          <w:color w:val="000000" w:themeColor="text1"/>
        </w:rPr>
        <w:t>5</w:t>
      </w:r>
      <w:r w:rsidR="00771B0C">
        <w:rPr>
          <w:color w:val="000000" w:themeColor="text1"/>
        </w:rPr>
        <w:t xml:space="preserve">B) </w:t>
      </w:r>
      <w:r>
        <w:rPr>
          <w:color w:val="000000" w:themeColor="text1"/>
        </w:rPr>
        <w:t xml:space="preserve">between diapause programmed larvae that </w:t>
      </w:r>
      <w:r w:rsidR="00115239" w:rsidRPr="00647871">
        <w:rPr>
          <w:color w:val="000000" w:themeColor="text1"/>
        </w:rPr>
        <w:t xml:space="preserve">expressed </w:t>
      </w:r>
      <w:r>
        <w:rPr>
          <w:color w:val="000000" w:themeColor="text1"/>
        </w:rPr>
        <w:t xml:space="preserve">the </w:t>
      </w:r>
      <w:r w:rsidR="00115239">
        <w:rPr>
          <w:color w:val="000000" w:themeColor="text1"/>
        </w:rPr>
        <w:t>shallow</w:t>
      </w:r>
      <w:r>
        <w:rPr>
          <w:color w:val="000000" w:themeColor="text1"/>
        </w:rPr>
        <w:t xml:space="preserve"> and</w:t>
      </w:r>
      <w:r w:rsidR="00115239">
        <w:rPr>
          <w:color w:val="000000" w:themeColor="text1"/>
        </w:rPr>
        <w:t xml:space="preserve"> deep</w:t>
      </w:r>
      <w:r w:rsidR="00115239" w:rsidRPr="00647871">
        <w:rPr>
          <w:color w:val="000000" w:themeColor="text1"/>
        </w:rPr>
        <w:t xml:space="preserve"> diapause phenotypes</w:t>
      </w:r>
      <w:r>
        <w:rPr>
          <w:color w:val="000000" w:themeColor="text1"/>
        </w:rPr>
        <w:t xml:space="preserve"> to</w:t>
      </w:r>
      <w:r>
        <w:rPr>
          <w:color w:val="000000" w:themeColor="text1"/>
        </w:rPr>
        <w:t xml:space="preserve"> determine the extent to which</w:t>
      </w:r>
      <w:r w:rsidRPr="00647871">
        <w:rPr>
          <w:color w:val="000000" w:themeColor="text1"/>
        </w:rPr>
        <w:t xml:space="preserve"> </w:t>
      </w:r>
      <w:r>
        <w:rPr>
          <w:color w:val="000000" w:themeColor="text1"/>
        </w:rPr>
        <w:t>metabolic activity could be used to separate the</w:t>
      </w:r>
      <w:r>
        <w:rPr>
          <w:color w:val="000000" w:themeColor="text1"/>
        </w:rPr>
        <w:t xml:space="preserve"> two phenotypes</w:t>
      </w:r>
      <w:r w:rsidR="00115239">
        <w:rPr>
          <w:color w:val="000000" w:themeColor="text1"/>
        </w:rPr>
        <w:t>.</w:t>
      </w:r>
      <w:r w:rsidR="006B6BE0">
        <w:rPr>
          <w:color w:val="000000" w:themeColor="text1"/>
        </w:rPr>
        <w:t xml:space="preserve"> </w:t>
      </w:r>
      <w:r w:rsidR="00362A5A" w:rsidRPr="006F5AD1">
        <w:rPr>
          <w:color w:val="000000" w:themeColor="text1"/>
        </w:rPr>
        <w:t xml:space="preserve">Long-diapause genotype larvae responded to diapause programming as expected with deep-diapause reported in 100% of individuals. </w:t>
      </w:r>
      <w:r w:rsidR="00DD43B4" w:rsidRPr="006F5AD1">
        <w:rPr>
          <w:color w:val="000000" w:themeColor="text1"/>
        </w:rPr>
        <w:t xml:space="preserve">Only 33% of short-diapause genotype larvae stayed in </w:t>
      </w:r>
      <w:r w:rsidR="004B74F2" w:rsidRPr="006F5AD1">
        <w:rPr>
          <w:color w:val="000000" w:themeColor="text1"/>
        </w:rPr>
        <w:t>deep-diapause</w:t>
      </w:r>
      <w:r w:rsidR="00DD43B4" w:rsidRPr="006F5AD1">
        <w:rPr>
          <w:color w:val="000000" w:themeColor="text1"/>
        </w:rPr>
        <w:t xml:space="preserve"> while 66.6% showed a </w:t>
      </w:r>
      <w:r w:rsidR="004B74F2" w:rsidRPr="006F5AD1">
        <w:rPr>
          <w:color w:val="000000" w:themeColor="text1"/>
        </w:rPr>
        <w:t>shallow-diapause</w:t>
      </w:r>
      <w:r w:rsidR="00DD43B4" w:rsidRPr="006F5AD1">
        <w:rPr>
          <w:color w:val="000000" w:themeColor="text1"/>
        </w:rPr>
        <w:t xml:space="preserve"> response</w:t>
      </w:r>
      <w:r w:rsidR="006F5AD1">
        <w:rPr>
          <w:color w:val="000000" w:themeColor="text1"/>
        </w:rPr>
        <w:t xml:space="preserve">, pupating before </w:t>
      </w:r>
      <w:r w:rsidR="00DD43B4" w:rsidRPr="006F5AD1">
        <w:rPr>
          <w:color w:val="000000" w:themeColor="text1"/>
        </w:rPr>
        <w:t>the end of the 30-day trial period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00DD43B4" w:rsidRPr="006F5AD1">
        <w:rPr>
          <w:color w:val="000000" w:themeColor="text1"/>
        </w:rPr>
        <w:t>3-</w:t>
      </w:r>
      <w:r w:rsidR="004917BE">
        <w:rPr>
          <w:color w:val="000000" w:themeColor="text1"/>
        </w:rPr>
        <w:t>6</w:t>
      </w:r>
      <w:r w:rsidR="001F744C" w:rsidRPr="006F5AD1">
        <w:rPr>
          <w:color w:val="000000" w:themeColor="text1"/>
        </w:rPr>
        <w:t>)</w:t>
      </w:r>
      <w:r w:rsidR="00DD43B4" w:rsidRPr="006F5AD1">
        <w:rPr>
          <w:color w:val="000000" w:themeColor="text1"/>
        </w:rPr>
        <w:t xml:space="preserve">. </w:t>
      </w:r>
      <w:r w:rsidR="008C20D0">
        <w:rPr>
          <w:color w:val="000000" w:themeColor="text1"/>
        </w:rPr>
        <w:t>T</w:t>
      </w:r>
      <w:r w:rsidR="00DD43B4" w:rsidRPr="00DB42C7">
        <w:rPr>
          <w:color w:val="000000" w:themeColor="text1"/>
        </w:rPr>
        <w:t xml:space="preserve">he timing and the accumulation of wet mass </w:t>
      </w:r>
      <w:r w:rsidR="008C20D0">
        <w:rPr>
          <w:color w:val="000000" w:themeColor="text1"/>
        </w:rPr>
        <w:t>among diapause-programmed larvae with the short-diapause genotype occurred on day 6 (</w:t>
      </w:r>
      <w:r w:rsidR="004917BE">
        <w:rPr>
          <w:color w:val="000000" w:themeColor="text1"/>
        </w:rPr>
        <w:t xml:space="preserve">Fig. </w:t>
      </w:r>
      <w:r w:rsidR="008C20D0">
        <w:rPr>
          <w:color w:val="000000" w:themeColor="text1"/>
        </w:rPr>
        <w:t>3-</w:t>
      </w:r>
      <w:r w:rsidR="004917BE">
        <w:rPr>
          <w:color w:val="000000" w:themeColor="text1"/>
        </w:rPr>
        <w:t>7</w:t>
      </w:r>
      <w:r w:rsidR="008C20D0">
        <w:rPr>
          <w:color w:val="000000" w:themeColor="text1"/>
        </w:rPr>
        <w:t xml:space="preserve">A), regardless of diapause phenotype </w:t>
      </w:r>
      <w:r w:rsidR="00690360">
        <w:rPr>
          <w:color w:val="000000" w:themeColor="text1"/>
        </w:rPr>
        <w:t>and there was no</w:t>
      </w:r>
      <w:r w:rsidR="0007129A" w:rsidRPr="006775CF">
        <w:rPr>
          <w:color w:val="000000" w:themeColor="text1"/>
        </w:rPr>
        <w:t xml:space="preserve"> significant difference in CO</w:t>
      </w:r>
      <w:r w:rsidR="0007129A" w:rsidRPr="006775CF">
        <w:rPr>
          <w:color w:val="000000" w:themeColor="text1"/>
          <w:vertAlign w:val="subscript"/>
        </w:rPr>
        <w:t>2</w:t>
      </w:r>
      <w:r w:rsidR="0007129A" w:rsidRPr="006775CF">
        <w:rPr>
          <w:color w:val="000000" w:themeColor="text1"/>
        </w:rPr>
        <w:t xml:space="preserve"> production between the two phenotypes </w:t>
      </w:r>
      <w:r w:rsidR="0007129A" w:rsidRPr="006F5AD1">
        <w:rPr>
          <w:color w:val="000000" w:themeColor="text1"/>
        </w:rPr>
        <w:t xml:space="preserve">(t-value=-1.03, Df=14, p-value=0.319) </w:t>
      </w:r>
      <w:r w:rsidR="00690360">
        <w:rPr>
          <w:color w:val="000000" w:themeColor="text1"/>
        </w:rPr>
        <w:t>(Fig. 3-</w:t>
      </w:r>
      <w:r w:rsidR="004917BE">
        <w:rPr>
          <w:color w:val="000000" w:themeColor="text1"/>
        </w:rPr>
        <w:t>7</w:t>
      </w:r>
      <w:r w:rsidR="00690360">
        <w:rPr>
          <w:color w:val="000000" w:themeColor="text1"/>
        </w:rPr>
        <w:t xml:space="preserve">B) </w:t>
      </w:r>
      <w:r w:rsidR="0007129A" w:rsidRPr="006F5AD1">
        <w:rPr>
          <w:color w:val="000000" w:themeColor="text1"/>
        </w:rPr>
        <w:t xml:space="preserve">(Table 3-1E).  </w:t>
      </w:r>
    </w:p>
    <w:p w14:paraId="1B09147C" w14:textId="08BB69B4" w:rsidR="002E461C" w:rsidRPr="006F5AD1" w:rsidRDefault="00C01CC2" w:rsidP="006746F1">
      <w:pPr>
        <w:ind w:left="0" w:firstLine="720"/>
        <w:rPr>
          <w:color w:val="000000" w:themeColor="text1"/>
        </w:rPr>
      </w:pPr>
      <w:r w:rsidRPr="006775CF">
        <w:rPr>
          <w:color w:val="000000" w:themeColor="text1"/>
        </w:rPr>
        <w:t>Larvae used in the metabolic activity experiment were not assayed for wandering day</w:t>
      </w:r>
      <w:r w:rsidR="00F67582">
        <w:rPr>
          <w:color w:val="000000" w:themeColor="text1"/>
        </w:rPr>
        <w:t>.</w:t>
      </w:r>
      <w:r w:rsidRPr="006775CF">
        <w:rPr>
          <w:color w:val="000000" w:themeColor="text1"/>
        </w:rPr>
        <w:t xml:space="preserve"> </w:t>
      </w:r>
      <w:r w:rsidR="004E7673" w:rsidRPr="006775CF">
        <w:rPr>
          <w:color w:val="000000" w:themeColor="text1"/>
        </w:rPr>
        <w:t>However, when the wandering day (</w:t>
      </w:r>
      <w:r w:rsidR="00F67582">
        <w:rPr>
          <w:color w:val="000000" w:themeColor="text1"/>
        </w:rPr>
        <w:t xml:space="preserve">estimated </w:t>
      </w:r>
      <w:r w:rsidR="00F30860">
        <w:rPr>
          <w:color w:val="000000" w:themeColor="text1"/>
        </w:rPr>
        <w:t>in</w:t>
      </w:r>
      <w:r w:rsidR="00F30860" w:rsidRPr="006775CF">
        <w:rPr>
          <w:color w:val="000000" w:themeColor="text1"/>
        </w:rPr>
        <w:t xml:space="preserve"> </w:t>
      </w:r>
      <w:r w:rsidR="004E7673" w:rsidRPr="006775CF">
        <w:rPr>
          <w:color w:val="000000" w:themeColor="text1"/>
        </w:rPr>
        <w:t xml:space="preserve">experiment 2) is used </w:t>
      </w:r>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metabolic assay can be interpreted differently. W</w:t>
      </w:r>
      <w:r w:rsidR="008E70F7" w:rsidRPr="00647871">
        <w:rPr>
          <w:color w:val="000000" w:themeColor="text1"/>
        </w:rPr>
        <w:t>ander</w:t>
      </w:r>
      <w:r w:rsidR="004E7673" w:rsidRPr="00647871">
        <w:rPr>
          <w:color w:val="000000" w:themeColor="text1"/>
        </w:rPr>
        <w:t>ing</w:t>
      </w:r>
      <w:r w:rsidR="008E70F7" w:rsidRPr="00647871">
        <w:rPr>
          <w:color w:val="000000" w:themeColor="text1"/>
        </w:rPr>
        <w:t xml:space="preserve"> </w:t>
      </w:r>
      <w:r w:rsidR="004E7673" w:rsidRPr="00647871">
        <w:rPr>
          <w:color w:val="000000" w:themeColor="text1"/>
        </w:rPr>
        <w:t xml:space="preserve">day for larvae in non-diapause conditions was calculated as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w:t>
      </w:r>
      <w:r w:rsidR="008E70F7" w:rsidRPr="002B1BE1">
        <w:rPr>
          <w:color w:val="000000" w:themeColor="text1"/>
        </w:rPr>
        <w:t xml:space="preserve">(results are explained </w:t>
      </w:r>
      <w:r w:rsidR="00F30860">
        <w:rPr>
          <w:color w:val="000000" w:themeColor="text1"/>
        </w:rPr>
        <w:t>in experiment 2</w:t>
      </w:r>
      <w:r w:rsidR="008E70F7" w:rsidRPr="002B1BE1">
        <w:rPr>
          <w:color w:val="000000" w:themeColor="text1"/>
        </w:rPr>
        <w:t>).</w:t>
      </w:r>
      <w:r w:rsidR="008E70F7" w:rsidRPr="00F67582">
        <w:rPr>
          <w:color w:val="000000" w:themeColor="text1"/>
        </w:rPr>
        <w:t xml:space="preserve"> </w:t>
      </w:r>
      <w:r w:rsidR="003B2371" w:rsidRPr="00F67582">
        <w:rPr>
          <w:color w:val="000000" w:themeColor="text1"/>
        </w:rPr>
        <w:t xml:space="preserve">When wandering day is used to compare metabolic activity </w:t>
      </w:r>
      <w:r w:rsidR="003657F6">
        <w:rPr>
          <w:color w:val="000000" w:themeColor="text1"/>
        </w:rPr>
        <w:t>of larvae in diapause programming conditions to larvae in non-diapause conditions</w:t>
      </w:r>
      <w:r w:rsidR="003B2371" w:rsidRPr="00F67582">
        <w:rPr>
          <w:color w:val="000000" w:themeColor="text1"/>
        </w:rPr>
        <w:t>, diapause</w:t>
      </w:r>
      <w:r w:rsidR="00F62B02" w:rsidRPr="00F67582">
        <w:rPr>
          <w:color w:val="000000" w:themeColor="text1"/>
        </w:rPr>
        <w:t>-programmed</w:t>
      </w:r>
      <w:r w:rsidR="003B2371" w:rsidRPr="00F67582">
        <w:rPr>
          <w:color w:val="000000" w:themeColor="text1"/>
        </w:rPr>
        <w:t xml:space="preserve"> larvae </w:t>
      </w:r>
      <w:r w:rsidR="00F62B02" w:rsidRPr="00F67582">
        <w:rPr>
          <w:color w:val="000000" w:themeColor="text1"/>
        </w:rPr>
        <w:t>produced significantly less CO</w:t>
      </w:r>
      <w:r w:rsidR="00F62B02" w:rsidRPr="00F67582">
        <w:rPr>
          <w:color w:val="000000" w:themeColor="text1"/>
          <w:vertAlign w:val="subscript"/>
        </w:rPr>
        <w:t>2</w:t>
      </w:r>
      <w:r w:rsidR="00F62B02" w:rsidRPr="00F67582">
        <w:rPr>
          <w:color w:val="000000" w:themeColor="text1"/>
        </w:rPr>
        <w:t xml:space="preserve"> than their non-diapause counterparts</w:t>
      </w:r>
      <w:r w:rsidR="003B2371" w:rsidRPr="00F67582">
        <w:rPr>
          <w:color w:val="000000" w:themeColor="text1"/>
        </w:rPr>
        <w:t xml:space="preserve"> (t-value=11.85, Df=74, p-value&lt;0.000). </w:t>
      </w:r>
      <w:r w:rsidR="003657F6" w:rsidRPr="006F5AD1">
        <w:rPr>
          <w:color w:val="000000" w:themeColor="text1"/>
        </w:rPr>
        <w:t xml:space="preserve">Using wandering day to </w:t>
      </w:r>
      <w:r w:rsidR="006736AE">
        <w:rPr>
          <w:color w:val="000000" w:themeColor="text1"/>
        </w:rPr>
        <w:t>characterize the effect of day length on</w:t>
      </w:r>
      <w:r w:rsidR="003657F6" w:rsidRPr="006F5AD1">
        <w:rPr>
          <w:color w:val="000000" w:themeColor="text1"/>
        </w:rPr>
        <w:t xml:space="preserve"> metabolic activity </w:t>
      </w:r>
      <w:r w:rsidR="006736AE">
        <w:rPr>
          <w:color w:val="000000" w:themeColor="text1"/>
        </w:rPr>
        <w:t xml:space="preserve">within each strain </w:t>
      </w:r>
      <w:r w:rsidR="003657F6" w:rsidRPr="006F5AD1">
        <w:rPr>
          <w:color w:val="000000" w:themeColor="text1"/>
        </w:rPr>
        <w:t>showed</w:t>
      </w:r>
      <w:r w:rsidR="006736AE">
        <w:rPr>
          <w:color w:val="000000" w:themeColor="text1"/>
        </w:rPr>
        <w:t xml:space="preserve"> diapause programmed</w:t>
      </w:r>
      <w:r w:rsidR="003657F6" w:rsidRPr="006F5AD1">
        <w:rPr>
          <w:color w:val="000000" w:themeColor="text1"/>
        </w:rPr>
        <w:t xml:space="preserve"> individuals produce less CO</w:t>
      </w:r>
      <w:r w:rsidR="003657F6" w:rsidRPr="006F5AD1">
        <w:rPr>
          <w:color w:val="000000" w:themeColor="text1"/>
          <w:vertAlign w:val="subscript"/>
        </w:rPr>
        <w:t>2</w:t>
      </w:r>
      <w:r w:rsidR="003657F6" w:rsidRPr="006F5AD1">
        <w:rPr>
          <w:color w:val="000000" w:themeColor="text1"/>
        </w:rPr>
        <w:t xml:space="preserve"> than </w:t>
      </w:r>
      <w:r w:rsidR="006736AE">
        <w:rPr>
          <w:color w:val="000000" w:themeColor="text1"/>
        </w:rPr>
        <w:t>their</w:t>
      </w:r>
      <w:r w:rsidR="003657F6" w:rsidRPr="006F5AD1">
        <w:rPr>
          <w:color w:val="000000" w:themeColor="text1"/>
        </w:rPr>
        <w:t xml:space="preserve"> non-diapaus</w:t>
      </w:r>
      <w:r w:rsidR="006736AE">
        <w:rPr>
          <w:color w:val="000000" w:themeColor="text1"/>
        </w:rPr>
        <w:t xml:space="preserve">ing counterparts </w:t>
      </w:r>
      <w:r w:rsidR="003657F6" w:rsidRPr="006F5AD1">
        <w:rPr>
          <w:color w:val="000000" w:themeColor="text1"/>
        </w:rPr>
        <w:t xml:space="preserve">(long-diapause genotype: t-value=8.12, Df=46, p-value&lt;0.000; short-diapause genotype: t-value=9.08, Df=26, p-value&lt;0.000). </w:t>
      </w:r>
      <w:r w:rsidR="006736AE">
        <w:rPr>
          <w:color w:val="000000" w:themeColor="text1"/>
        </w:rPr>
        <w:t>M</w:t>
      </w:r>
      <w:r w:rsidR="00E000B5">
        <w:rPr>
          <w:color w:val="000000" w:themeColor="text1"/>
        </w:rPr>
        <w:t xml:space="preserve">etabolic activity </w:t>
      </w:r>
      <w:r w:rsidR="006736AE">
        <w:rPr>
          <w:color w:val="000000" w:themeColor="text1"/>
        </w:rPr>
        <w:t xml:space="preserve">for </w:t>
      </w:r>
      <w:r w:rsidR="00F30860">
        <w:rPr>
          <w:color w:val="000000" w:themeColor="text1"/>
        </w:rPr>
        <w:t xml:space="preserve">long-diapause and short-diapause genotype </w:t>
      </w:r>
      <w:r w:rsidR="006736AE">
        <w:rPr>
          <w:color w:val="000000" w:themeColor="text1"/>
        </w:rPr>
        <w:t>larvae in non-</w:t>
      </w:r>
      <w:r w:rsidR="006736AE">
        <w:rPr>
          <w:color w:val="000000" w:themeColor="text1"/>
        </w:rPr>
        <w:lastRenderedPageBreak/>
        <w:t xml:space="preserve">diapause conditions was compared on day 6 </w:t>
      </w:r>
      <w:r w:rsidR="00F30860">
        <w:rPr>
          <w:color w:val="000000" w:themeColor="text1"/>
        </w:rPr>
        <w:t xml:space="preserve">and </w:t>
      </w:r>
      <w:r w:rsidR="00E000B5">
        <w:rPr>
          <w:color w:val="000000" w:themeColor="text1"/>
        </w:rPr>
        <w:t>revealed no significant difference in CO2 production (</w:t>
      </w:r>
      <w:r w:rsidR="00E000B5" w:rsidRPr="006F5AD1">
        <w:rPr>
          <w:color w:val="000000" w:themeColor="text1"/>
        </w:rPr>
        <w:t>t=-0.43, Df=46, p-value=0.673</w:t>
      </w:r>
      <w:r w:rsidR="00E000B5">
        <w:rPr>
          <w:color w:val="000000" w:themeColor="text1"/>
        </w:rPr>
        <w:t xml:space="preserve">). </w:t>
      </w:r>
      <w:r w:rsidR="00F30860">
        <w:rPr>
          <w:color w:val="000000" w:themeColor="text1"/>
        </w:rPr>
        <w:t>In diapause programming conditions</w:t>
      </w:r>
      <w:r w:rsidR="00E000B5">
        <w:rPr>
          <w:color w:val="000000" w:themeColor="text1"/>
        </w:rPr>
        <w:t>,</w:t>
      </w:r>
      <w:r w:rsidR="003B73A4" w:rsidRPr="00F67582">
        <w:rPr>
          <w:color w:val="000000" w:themeColor="text1"/>
        </w:rPr>
        <w:t xml:space="preserve"> metabolic activity</w:t>
      </w:r>
      <w:r w:rsidR="00F30860">
        <w:rPr>
          <w:color w:val="000000" w:themeColor="text1"/>
        </w:rPr>
        <w:t xml:space="preserve"> was compared on day 10 and there was no detectable difference</w:t>
      </w:r>
      <w:r w:rsidR="003B73A4" w:rsidRPr="006F5AD1">
        <w:rPr>
          <w:color w:val="000000" w:themeColor="text1"/>
        </w:rPr>
        <w:t xml:space="preserve"> in CO</w:t>
      </w:r>
      <w:r w:rsidR="003B73A4" w:rsidRPr="006F5AD1">
        <w:rPr>
          <w:color w:val="000000" w:themeColor="text1"/>
          <w:vertAlign w:val="subscript"/>
        </w:rPr>
        <w:t xml:space="preserve">2 </w:t>
      </w:r>
      <w:r w:rsidR="003B73A4" w:rsidRPr="006F5AD1">
        <w:rPr>
          <w:color w:val="000000" w:themeColor="text1"/>
        </w:rPr>
        <w:t xml:space="preserve">production </w:t>
      </w:r>
      <w:r w:rsidR="00F30860">
        <w:rPr>
          <w:color w:val="000000" w:themeColor="text1"/>
        </w:rPr>
        <w:t xml:space="preserve">between long-diapause and short-diapause larvae </w:t>
      </w:r>
      <w:r w:rsidR="003B73A4" w:rsidRPr="006F5AD1">
        <w:rPr>
          <w:color w:val="000000" w:themeColor="text1"/>
        </w:rPr>
        <w:t>(t-value=0.91, Df=</w:t>
      </w:r>
      <w:r w:rsidR="002E461C" w:rsidRPr="006F5AD1">
        <w:rPr>
          <w:color w:val="000000" w:themeColor="text1"/>
        </w:rPr>
        <w:t>26</w:t>
      </w:r>
      <w:r w:rsidR="003B73A4" w:rsidRPr="006F5AD1">
        <w:rPr>
          <w:color w:val="000000" w:themeColor="text1"/>
        </w:rPr>
        <w:t>, p-value</w:t>
      </w:r>
      <w:r w:rsidR="002E461C" w:rsidRPr="006F5AD1">
        <w:rPr>
          <w:color w:val="000000" w:themeColor="text1"/>
        </w:rPr>
        <w:t>=0.369</w:t>
      </w:r>
      <w:r w:rsidR="003B73A4" w:rsidRPr="006F5AD1">
        <w:rPr>
          <w:color w:val="000000" w:themeColor="text1"/>
        </w:rPr>
        <w:t xml:space="preserve">). </w:t>
      </w:r>
    </w:p>
    <w:p w14:paraId="46639211" w14:textId="77777777" w:rsidR="00AC406C" w:rsidRPr="006F5AD1" w:rsidRDefault="00AC406C" w:rsidP="002E461C">
      <w:pPr>
        <w:ind w:left="-5" w:firstLine="725"/>
        <w:rPr>
          <w:color w:val="000000" w:themeColor="text1"/>
        </w:rPr>
      </w:pPr>
    </w:p>
    <w:p w14:paraId="74E778C7" w14:textId="77777777" w:rsidR="006F58EA" w:rsidRPr="006F5AD1" w:rsidRDefault="00D27C9E" w:rsidP="00DD34A5">
      <w:pPr>
        <w:tabs>
          <w:tab w:val="left" w:pos="1080"/>
          <w:tab w:val="center" w:pos="2404"/>
        </w:tabs>
        <w:spacing w:after="187" w:line="253" w:lineRule="auto"/>
        <w:ind w:left="0" w:firstLine="0"/>
        <w:rPr>
          <w:color w:val="000000" w:themeColor="text1"/>
        </w:rPr>
      </w:pPr>
      <w:r w:rsidRPr="006F5AD1">
        <w:rPr>
          <w:color w:val="000000" w:themeColor="text1"/>
        </w:rPr>
        <w:t>3.3.2</w:t>
      </w:r>
      <w:r w:rsidR="00CE5B15" w:rsidRPr="006F5AD1">
        <w:rPr>
          <w:color w:val="000000" w:themeColor="text1"/>
        </w:rPr>
        <w:t xml:space="preserve">     </w:t>
      </w:r>
      <w:r w:rsidRPr="006F5AD1">
        <w:rPr>
          <w:color w:val="000000" w:themeColor="text1"/>
        </w:rPr>
        <w:tab/>
      </w:r>
      <w:r w:rsidR="00CE5B15" w:rsidRPr="006F5AD1">
        <w:rPr>
          <w:color w:val="000000" w:themeColor="text1"/>
        </w:rPr>
        <w:t xml:space="preserve">  </w:t>
      </w:r>
      <w:r w:rsidRPr="006F5AD1">
        <w:rPr>
          <w:color w:val="000000" w:themeColor="text1"/>
        </w:rPr>
        <w:t>Experiment 2: Stored Lipids</w:t>
      </w:r>
      <w:r w:rsidR="00DD43B4" w:rsidRPr="006F5AD1">
        <w:rPr>
          <w:color w:val="000000" w:themeColor="text1"/>
        </w:rPr>
        <w:t xml:space="preserve"> and Lean Mass</w:t>
      </w:r>
    </w:p>
    <w:p w14:paraId="6F116BFE" w14:textId="7B646E3E" w:rsidR="00DD43B4" w:rsidRPr="006F5AD1" w:rsidRDefault="00DD43B4" w:rsidP="00CE5B15">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
        <w:t>terminate feeding</w:t>
      </w:r>
      <w:r w:rsidRPr="006F5AD1">
        <w:rPr>
          <w:color w:val="000000" w:themeColor="text1"/>
        </w:rPr>
        <w:t xml:space="preserve"> after eclosion into the final larval instar</w:t>
      </w:r>
      <w:r w:rsidR="00C87785" w:rsidRPr="006F5AD1">
        <w:rPr>
          <w:color w:val="000000" w:themeColor="text1"/>
        </w:rPr>
        <w:t xml:space="preserve"> in non-diapause conditions (Fig. 3-</w:t>
      </w:r>
      <w:r w:rsidR="004917BE">
        <w:rPr>
          <w:color w:val="000000" w:themeColor="text1"/>
        </w:rPr>
        <w:t>8</w:t>
      </w:r>
      <w:r w:rsidR="00C87785" w:rsidRPr="006F5AD1">
        <w:rPr>
          <w:color w:val="000000" w:themeColor="text1"/>
        </w:rPr>
        <w:t>A) and diapause conditions (Fig. 3-</w:t>
      </w:r>
      <w:r w:rsidR="004917BE">
        <w:rPr>
          <w:color w:val="000000" w:themeColor="text1"/>
        </w:rPr>
        <w:t>8</w:t>
      </w:r>
      <w:r w:rsidR="00C87785" w:rsidRPr="006F5AD1">
        <w:rPr>
          <w:color w:val="000000" w:themeColor="text1"/>
        </w:rPr>
        <w:t>B)</w:t>
      </w:r>
      <w:r w:rsidR="00436603">
        <w:rPr>
          <w:color w:val="000000" w:themeColor="text1"/>
        </w:rPr>
        <w:t xml:space="preserve"> respectively</w:t>
      </w:r>
      <w:r w:rsidR="00C87785" w:rsidRPr="00436603">
        <w:rPr>
          <w:color w:val="000000" w:themeColor="text1"/>
        </w:rPr>
        <w:t>.</w:t>
      </w:r>
      <w:r w:rsidRPr="00436603">
        <w:rPr>
          <w:color w:val="000000" w:themeColor="text1"/>
        </w:rPr>
        <w:t xml:space="preserve"> </w:t>
      </w:r>
      <w:r w:rsidR="00815FCF">
        <w:rPr>
          <w:color w:val="000000" w:themeColor="text1"/>
        </w:rPr>
        <w:t xml:space="preserve">Short-diapause and long-diapause larvae in </w:t>
      </w:r>
      <w:r w:rsidR="003E7766">
        <w:rPr>
          <w:color w:val="000000" w:themeColor="text1"/>
        </w:rPr>
        <w:t>long</w:t>
      </w:r>
      <w:r w:rsidR="00815FCF">
        <w:rPr>
          <w:color w:val="000000" w:themeColor="text1"/>
        </w:rPr>
        <w:t>-day conditions wandered 6 days after entering the final larval instar</w:t>
      </w:r>
      <w:r w:rsidR="003E7766">
        <w:rPr>
          <w:color w:val="000000" w:themeColor="text1"/>
        </w:rPr>
        <w:t xml:space="preserve"> </w:t>
      </w:r>
      <w:r w:rsidR="003E7766" w:rsidRPr="00436603">
        <w:rPr>
          <w:color w:val="000000" w:themeColor="text1"/>
        </w:rPr>
        <w:t>(mean=5.89 days, SE=0.60 days, p-value=0.663) (Table 3-</w:t>
      </w:r>
      <w:r w:rsidR="004917BE">
        <w:rPr>
          <w:color w:val="000000" w:themeColor="text1"/>
        </w:rPr>
        <w:t>2</w:t>
      </w:r>
      <w:r w:rsidR="003E7766" w:rsidRPr="00436603">
        <w:rPr>
          <w:color w:val="000000" w:themeColor="text1"/>
        </w:rPr>
        <w:t>A)</w:t>
      </w:r>
      <w:r w:rsidR="00815FCF">
        <w:rPr>
          <w:color w:val="000000" w:themeColor="text1"/>
        </w:rPr>
        <w:t xml:space="preserve">. Similarly, both short-diapause and long-diapause larvae in non-diapause conditions wander 10 days after </w:t>
      </w:r>
      <w:r w:rsidR="003E7766">
        <w:rPr>
          <w:color w:val="000000" w:themeColor="text1"/>
        </w:rPr>
        <w:t>entering the last larval instar</w:t>
      </w:r>
      <w:r w:rsidR="00AA6878" w:rsidRPr="00436603">
        <w:rPr>
          <w:color w:val="000000" w:themeColor="text1"/>
        </w:rPr>
        <w:t xml:space="preserve">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w:t>
      </w:r>
      <w:r w:rsidR="004917BE">
        <w:rPr>
          <w:color w:val="000000" w:themeColor="text1"/>
        </w:rPr>
        <w:t>2</w:t>
      </w:r>
      <w:r w:rsidR="002407FE" w:rsidRPr="00436603">
        <w:rPr>
          <w:color w:val="000000" w:themeColor="text1"/>
        </w:rPr>
        <w:t>B</w:t>
      </w:r>
      <w:r w:rsidR="00AA6878" w:rsidRPr="006F5AD1">
        <w:rPr>
          <w:color w:val="000000" w:themeColor="text1"/>
        </w:rPr>
        <w:t>)</w:t>
      </w:r>
      <w:r w:rsidR="00C0546D" w:rsidRPr="006F5AD1">
        <w:rPr>
          <w:color w:val="000000" w:themeColor="text1"/>
        </w:rPr>
        <w:t>.</w:t>
      </w:r>
    </w:p>
    <w:p w14:paraId="0A68D94D" w14:textId="585CA7C4" w:rsidR="00DD43B4" w:rsidRPr="006F5AD1" w:rsidRDefault="00DD43B4" w:rsidP="00CE5B15">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w:t>
      </w:r>
      <w:r w:rsidR="00952DBE" w:rsidRPr="006F5AD1">
        <w:rPr>
          <w:color w:val="000000" w:themeColor="text1"/>
        </w:rPr>
        <w:t xml:space="preserve">in both genotypes, but there was no genotype-specific difference on day one </w:t>
      </w:r>
      <w:r w:rsidRPr="006F5AD1">
        <w:rPr>
          <w:color w:val="000000" w:themeColor="text1"/>
        </w:rPr>
        <w:t>(t value=</w:t>
      </w:r>
      <w:r w:rsidR="00047032" w:rsidRPr="006F5AD1">
        <w:rPr>
          <w:color w:val="000000" w:themeColor="text1"/>
        </w:rPr>
        <w:t xml:space="preserve"> </w:t>
      </w:r>
      <w:r w:rsidRPr="006F5AD1">
        <w:rPr>
          <w:color w:val="000000" w:themeColor="text1"/>
        </w:rPr>
        <w:t>-2.73, Df=</w:t>
      </w:r>
      <w:r w:rsidR="00047032" w:rsidRPr="006F5AD1">
        <w:rPr>
          <w:color w:val="000000" w:themeColor="text1"/>
        </w:rPr>
        <w:t xml:space="preserve"> </w:t>
      </w:r>
      <w:r w:rsidRPr="006F5AD1">
        <w:rPr>
          <w:color w:val="000000" w:themeColor="text1"/>
        </w:rPr>
        <w:t>75.9, p-value=</w:t>
      </w:r>
      <w:r w:rsidR="00047032" w:rsidRPr="006F5AD1">
        <w:rPr>
          <w:color w:val="000000" w:themeColor="text1"/>
        </w:rPr>
        <w:t xml:space="preserve"> </w:t>
      </w:r>
      <w:r w:rsidRPr="006F5AD1">
        <w:rPr>
          <w:color w:val="000000" w:themeColor="text1"/>
        </w:rPr>
        <w:t>0.008</w:t>
      </w:r>
      <w:r w:rsidR="009F6006" w:rsidRPr="006F5AD1">
        <w:rPr>
          <w:color w:val="000000" w:themeColor="text1"/>
        </w:rPr>
        <w:t>,</w:t>
      </w:r>
      <w:r w:rsidR="00A32000" w:rsidRPr="006F5AD1">
        <w:rPr>
          <w:color w:val="000000" w:themeColor="text1"/>
        </w:rPr>
        <w:t xml:space="preserve"> </w:t>
      </w:r>
      <w:r w:rsidR="00DB113A" w:rsidRPr="006F5AD1">
        <w:rPr>
          <w:color w:val="000000" w:themeColor="text1"/>
        </w:rPr>
        <w:t>(T</w:t>
      </w:r>
      <w:r w:rsidR="00A32000" w:rsidRPr="006F5AD1">
        <w:rPr>
          <w:color w:val="000000" w:themeColor="text1"/>
        </w:rPr>
        <w:t>able 3-</w:t>
      </w:r>
      <w:r w:rsidR="004917BE">
        <w:rPr>
          <w:color w:val="000000" w:themeColor="text1"/>
        </w:rPr>
        <w:t>3</w:t>
      </w:r>
      <w:r w:rsidR="00A32000" w:rsidRPr="006F5AD1">
        <w:rPr>
          <w:color w:val="000000" w:themeColor="text1"/>
        </w:rPr>
        <w:t>A</w:t>
      </w:r>
      <w:r w:rsidR="009F6006" w:rsidRPr="006F5AD1">
        <w:rPr>
          <w:color w:val="000000" w:themeColor="text1"/>
        </w:rPr>
        <w:t>)</w:t>
      </w:r>
      <w:r w:rsidRPr="006F5AD1">
        <w:rPr>
          <w:color w:val="000000" w:themeColor="text1"/>
        </w:rPr>
        <w:t xml:space="preserve">. Lean mass on the first day of the final larval instar was </w:t>
      </w:r>
      <w:r w:rsidR="00436603">
        <w:rPr>
          <w:color w:val="000000" w:themeColor="text1"/>
        </w:rPr>
        <w:t xml:space="preserve">also </w:t>
      </w:r>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
        <w:t>rearing conditions (t-value=</w:t>
      </w:r>
      <w:r w:rsidR="006B3D7A" w:rsidRPr="006F5AD1">
        <w:rPr>
          <w:color w:val="000000" w:themeColor="text1"/>
        </w:rPr>
        <w:t xml:space="preserve"> </w:t>
      </w:r>
      <w:r w:rsidRPr="006F5AD1">
        <w:rPr>
          <w:color w:val="000000" w:themeColor="text1"/>
        </w:rPr>
        <w:t>2.03, Df=</w:t>
      </w:r>
      <w:r w:rsidR="006B3D7A" w:rsidRPr="006F5AD1">
        <w:rPr>
          <w:color w:val="000000" w:themeColor="text1"/>
        </w:rPr>
        <w:t xml:space="preserve"> </w:t>
      </w:r>
      <w:r w:rsidRPr="006F5AD1">
        <w:rPr>
          <w:color w:val="000000" w:themeColor="text1"/>
        </w:rPr>
        <w:t>5.9, p-value=</w:t>
      </w:r>
      <w:r w:rsidR="006B3D7A" w:rsidRPr="006F5AD1">
        <w:rPr>
          <w:color w:val="000000" w:themeColor="text1"/>
        </w:rPr>
        <w:t xml:space="preserve"> </w:t>
      </w:r>
      <w:r w:rsidRPr="006F5AD1">
        <w:rPr>
          <w:color w:val="000000" w:themeColor="text1"/>
        </w:rPr>
        <w:t>0.089)</w:t>
      </w:r>
      <w:r w:rsidR="006B3D7A" w:rsidRPr="006F5AD1">
        <w:rPr>
          <w:color w:val="000000" w:themeColor="text1"/>
        </w:rPr>
        <w:t xml:space="preserve"> </w:t>
      </w:r>
      <w:r w:rsidR="00DB113A" w:rsidRPr="006F5AD1">
        <w:rPr>
          <w:color w:val="000000" w:themeColor="text1"/>
        </w:rPr>
        <w:t>(T</w:t>
      </w:r>
      <w:r w:rsidR="006B3D7A" w:rsidRPr="006F5AD1">
        <w:rPr>
          <w:color w:val="000000" w:themeColor="text1"/>
        </w:rPr>
        <w:t xml:space="preserve">able </w:t>
      </w:r>
      <w:r w:rsidRPr="006F5AD1">
        <w:rPr>
          <w:color w:val="000000" w:themeColor="text1"/>
        </w:rPr>
        <w:t>3-3</w:t>
      </w:r>
      <w:r w:rsidR="004917BE">
        <w:rPr>
          <w:color w:val="000000" w:themeColor="text1"/>
        </w:rPr>
        <w:t>B</w:t>
      </w:r>
      <w:r w:rsidR="00DB113A" w:rsidRPr="006F5AD1">
        <w:rPr>
          <w:color w:val="000000" w:themeColor="text1"/>
        </w:rPr>
        <w:t>)</w:t>
      </w:r>
      <w:r w:rsidRPr="006F5AD1">
        <w:rPr>
          <w:color w:val="000000" w:themeColor="text1"/>
        </w:rPr>
        <w:t>. Similarities in lean mass and lipid mass accumulation at the start of the final larval instar suggest that the two contrasting diapause genotypes begin th</w:t>
      </w:r>
      <w:r w:rsidR="00952DBE" w:rsidRPr="006F5AD1">
        <w:rPr>
          <w:color w:val="000000" w:themeColor="text1"/>
        </w:rPr>
        <w:t>e</w:t>
      </w:r>
      <w:r w:rsidRPr="006F5AD1">
        <w:rPr>
          <w:color w:val="000000" w:themeColor="text1"/>
        </w:rPr>
        <w:t xml:space="preserve"> final larval instar with the same amount of stored nutrition.</w:t>
      </w:r>
    </w:p>
    <w:p w14:paraId="73651358" w14:textId="67958F64" w:rsidR="00DD43B4" w:rsidRPr="006F5AD1" w:rsidRDefault="00DD43B4" w:rsidP="00CE5B15">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
        <w:t xml:space="preserve">On the </w:t>
      </w:r>
      <w:r w:rsidR="006B3D7A" w:rsidRPr="006F5AD1">
        <w:rPr>
          <w:color w:val="000000" w:themeColor="text1"/>
        </w:rPr>
        <w:lastRenderedPageBreak/>
        <w:t>wandering day, l</w:t>
      </w:r>
      <w:r w:rsidRPr="006F5AD1">
        <w:rPr>
          <w:color w:val="000000" w:themeColor="text1"/>
        </w:rPr>
        <w:t>arvae</w:t>
      </w:r>
      <w:r w:rsidR="006B3D7A" w:rsidRPr="006F5AD1">
        <w:rPr>
          <w:color w:val="000000" w:themeColor="text1"/>
        </w:rPr>
        <w:t xml:space="preserve"> with </w:t>
      </w:r>
      <w:r w:rsidR="00A87CB6" w:rsidRPr="006F5AD1">
        <w:rPr>
          <w:color w:val="000000" w:themeColor="text1"/>
        </w:rPr>
        <w:t xml:space="preserve">both </w:t>
      </w:r>
      <w:r w:rsidR="006B3D7A" w:rsidRPr="006F5AD1">
        <w:rPr>
          <w:color w:val="000000" w:themeColor="text1"/>
        </w:rPr>
        <w:t>the long-diapause genotype and the short-diapause genotype</w:t>
      </w:r>
      <w:r w:rsidRPr="006F5AD1">
        <w:rPr>
          <w:color w:val="000000" w:themeColor="text1"/>
        </w:rPr>
        <w:t xml:space="preserve"> in diapause-programming conditions accumulated more lean mass and stored more fat than their counterparts in non-diapause conditions</w:t>
      </w:r>
      <w:r w:rsidR="006B3D7A" w:rsidRPr="006F5AD1">
        <w:rPr>
          <w:color w:val="000000" w:themeColor="text1"/>
        </w:rPr>
        <w:t xml:space="preserve"> </w:t>
      </w:r>
      <w:r w:rsidRPr="006F5AD1">
        <w:rPr>
          <w:color w:val="000000" w:themeColor="text1"/>
        </w:rPr>
        <w:t>(lean mass: t-value=</w:t>
      </w:r>
      <w:r w:rsidR="006B3D7A" w:rsidRPr="006F5AD1">
        <w:rPr>
          <w:color w:val="000000" w:themeColor="text1"/>
        </w:rPr>
        <w:t xml:space="preserve"> </w:t>
      </w:r>
      <w:r w:rsidRPr="006F5AD1">
        <w:rPr>
          <w:color w:val="000000" w:themeColor="text1"/>
        </w:rPr>
        <w:t>-9.70, Df=133.3, p-value&lt;</w:t>
      </w:r>
      <w:r w:rsidR="006B3D7A" w:rsidRPr="006F5AD1">
        <w:rPr>
          <w:color w:val="000000" w:themeColor="text1"/>
        </w:rPr>
        <w:t xml:space="preserve"> </w:t>
      </w:r>
      <w:r w:rsidRPr="006F5AD1">
        <w:rPr>
          <w:color w:val="000000" w:themeColor="text1"/>
        </w:rPr>
        <w:t>0.000; lipid mass: t-value=</w:t>
      </w:r>
      <w:r w:rsidR="006B3D7A" w:rsidRPr="006F5AD1">
        <w:rPr>
          <w:color w:val="000000" w:themeColor="text1"/>
        </w:rPr>
        <w:t xml:space="preserve"> </w:t>
      </w:r>
      <w:r w:rsidRPr="006F5AD1">
        <w:rPr>
          <w:color w:val="000000" w:themeColor="text1"/>
        </w:rPr>
        <w:t>-10.23, Df=</w:t>
      </w:r>
      <w:r w:rsidR="006B3D7A" w:rsidRPr="006F5AD1">
        <w:rPr>
          <w:color w:val="000000" w:themeColor="text1"/>
        </w:rPr>
        <w:t xml:space="preserve"> </w:t>
      </w:r>
      <w:r w:rsidRPr="006F5AD1">
        <w:rPr>
          <w:color w:val="000000" w:themeColor="text1"/>
        </w:rPr>
        <w:t>191.6, p-value&lt;</w:t>
      </w:r>
      <w:r w:rsidR="006B3D7A" w:rsidRPr="006F5AD1">
        <w:rPr>
          <w:color w:val="000000" w:themeColor="text1"/>
        </w:rPr>
        <w:t xml:space="preserve"> </w:t>
      </w:r>
      <w:r w:rsidRPr="006F5AD1">
        <w:rPr>
          <w:color w:val="000000" w:themeColor="text1"/>
        </w:rPr>
        <w:t>0.000)</w:t>
      </w:r>
      <w:r w:rsidR="006B3D7A" w:rsidRPr="006F5AD1">
        <w:rPr>
          <w:color w:val="000000" w:themeColor="text1"/>
        </w:rPr>
        <w:t xml:space="preserve"> </w:t>
      </w:r>
      <w:r w:rsidR="00DB113A" w:rsidRPr="006F5AD1">
        <w:rPr>
          <w:color w:val="000000" w:themeColor="text1"/>
        </w:rPr>
        <w:t>(F</w:t>
      </w:r>
      <w:r w:rsidR="00047032" w:rsidRPr="006F5AD1">
        <w:rPr>
          <w:color w:val="000000" w:themeColor="text1"/>
        </w:rPr>
        <w:t>ig 3-</w:t>
      </w:r>
      <w:r w:rsidR="004917BE">
        <w:rPr>
          <w:color w:val="000000" w:themeColor="text1"/>
        </w:rPr>
        <w:t>9</w:t>
      </w:r>
      <w:r w:rsidR="00DB113A" w:rsidRPr="006F5AD1">
        <w:rPr>
          <w:color w:val="000000" w:themeColor="text1"/>
        </w:rPr>
        <w:t>) (T</w:t>
      </w:r>
      <w:r w:rsidR="006B3D7A" w:rsidRPr="006F5AD1">
        <w:rPr>
          <w:color w:val="000000" w:themeColor="text1"/>
        </w:rPr>
        <w:t>able</w:t>
      </w:r>
      <w:r w:rsidRPr="006F5AD1">
        <w:rPr>
          <w:color w:val="000000" w:themeColor="text1"/>
        </w:rPr>
        <w:t xml:space="preserve"> 3-</w:t>
      </w:r>
      <w:r w:rsidR="004917BE">
        <w:rPr>
          <w:color w:val="000000" w:themeColor="text1"/>
        </w:rPr>
        <w:t>4</w:t>
      </w:r>
      <w:r w:rsidRPr="006F5AD1">
        <w:rPr>
          <w:color w:val="000000" w:themeColor="text1"/>
        </w:rPr>
        <w:t>B</w:t>
      </w:r>
      <w:r w:rsidR="00A32000" w:rsidRPr="006F5AD1">
        <w:rPr>
          <w:color w:val="000000" w:themeColor="text1"/>
        </w:rPr>
        <w:t xml:space="preserve"> and </w:t>
      </w:r>
      <w:r w:rsidRPr="006F5AD1">
        <w:rPr>
          <w:color w:val="000000" w:themeColor="text1"/>
        </w:rPr>
        <w:t>3-</w:t>
      </w:r>
      <w:r w:rsidR="004917BE">
        <w:rPr>
          <w:color w:val="000000" w:themeColor="text1"/>
        </w:rPr>
        <w:t>4</w:t>
      </w:r>
      <w:r w:rsidRPr="006F5AD1">
        <w:rPr>
          <w:color w:val="000000" w:themeColor="text1"/>
        </w:rPr>
        <w:t>B</w:t>
      </w:r>
      <w:r w:rsidR="00DB113A" w:rsidRPr="006F5AD1">
        <w:rPr>
          <w:color w:val="000000" w:themeColor="text1"/>
        </w:rPr>
        <w:t>)</w:t>
      </w:r>
      <w:r w:rsidRPr="006F5AD1">
        <w:rPr>
          <w:color w:val="000000" w:themeColor="text1"/>
        </w:rPr>
        <w:t xml:space="preserve">. Additionally, long-diapause </w:t>
      </w:r>
      <w:r w:rsidR="00A87CB6" w:rsidRPr="006F5AD1">
        <w:rPr>
          <w:color w:val="000000" w:themeColor="text1"/>
        </w:rPr>
        <w:t xml:space="preserve">genotype </w:t>
      </w:r>
      <w:r w:rsidRPr="006F5AD1">
        <w:rPr>
          <w:color w:val="000000" w:themeColor="text1"/>
        </w:rPr>
        <w:t>individuals in diapause-programming and</w:t>
      </w:r>
      <w:r w:rsidR="00047032" w:rsidRPr="006F5AD1">
        <w:rPr>
          <w:color w:val="000000" w:themeColor="text1"/>
        </w:rPr>
        <w:t xml:space="preserve"> </w:t>
      </w:r>
      <w:r w:rsidRPr="006F5AD1">
        <w:rPr>
          <w:color w:val="000000" w:themeColor="text1"/>
        </w:rPr>
        <w:t>non-diapause conditions had greater lean mass and bigger fat stores compared to short-diapause genotype individuals</w:t>
      </w:r>
      <w:r w:rsidR="00047032" w:rsidRPr="006F5AD1">
        <w:rPr>
          <w:color w:val="000000" w:themeColor="text1"/>
        </w:rPr>
        <w:t xml:space="preserve"> in those same conditions</w:t>
      </w:r>
      <w:r w:rsidRPr="006F5AD1">
        <w:rPr>
          <w:color w:val="000000" w:themeColor="text1"/>
        </w:rPr>
        <w:t xml:space="preserve"> (lean mass:</w:t>
      </w:r>
      <w:r w:rsidR="00047032" w:rsidRPr="006F5AD1">
        <w:rPr>
          <w:color w:val="000000" w:themeColor="text1"/>
        </w:rPr>
        <w:t xml:space="preserve"> </w:t>
      </w:r>
      <w:r w:rsidRPr="006F5AD1">
        <w:rPr>
          <w:color w:val="000000" w:themeColor="text1"/>
        </w:rPr>
        <w:t>t-value=</w:t>
      </w:r>
      <w:r w:rsidR="00047032" w:rsidRPr="006F5AD1">
        <w:rPr>
          <w:color w:val="000000" w:themeColor="text1"/>
        </w:rPr>
        <w:t xml:space="preserve"> </w:t>
      </w:r>
      <w:r w:rsidRPr="006F5AD1">
        <w:rPr>
          <w:color w:val="000000" w:themeColor="text1"/>
        </w:rPr>
        <w:t>6.85,</w:t>
      </w:r>
      <w:r w:rsidR="002E461C" w:rsidRPr="006F5AD1">
        <w:rPr>
          <w:color w:val="000000" w:themeColor="text1"/>
        </w:rPr>
        <w:t xml:space="preserve"> </w:t>
      </w:r>
      <w:r w:rsidRPr="006F5AD1">
        <w:rPr>
          <w:color w:val="000000" w:themeColor="text1"/>
        </w:rPr>
        <w:t>Df=</w:t>
      </w:r>
      <w:r w:rsidR="00047032" w:rsidRPr="006F5AD1">
        <w:rPr>
          <w:color w:val="000000" w:themeColor="text1"/>
        </w:rPr>
        <w:t xml:space="preserve"> </w:t>
      </w:r>
      <w:r w:rsidRPr="006F5AD1">
        <w:rPr>
          <w:color w:val="000000" w:themeColor="text1"/>
        </w:rPr>
        <w:t>10.9, p-value&lt;</w:t>
      </w:r>
      <w:r w:rsidR="00047032" w:rsidRPr="006F5AD1">
        <w:rPr>
          <w:color w:val="000000" w:themeColor="text1"/>
        </w:rPr>
        <w:t xml:space="preserve"> </w:t>
      </w:r>
      <w:r w:rsidRPr="006F5AD1">
        <w:rPr>
          <w:color w:val="000000" w:themeColor="text1"/>
        </w:rPr>
        <w:t>0.000; lipid mass: t-value=</w:t>
      </w:r>
      <w:r w:rsidR="00047032" w:rsidRPr="006F5AD1">
        <w:rPr>
          <w:color w:val="000000" w:themeColor="text1"/>
        </w:rPr>
        <w:t xml:space="preserve"> </w:t>
      </w:r>
      <w:r w:rsidRPr="006F5AD1">
        <w:rPr>
          <w:color w:val="000000" w:themeColor="text1"/>
        </w:rPr>
        <w:t>4.08, DF=</w:t>
      </w:r>
      <w:r w:rsidR="00047032" w:rsidRPr="006F5AD1">
        <w:rPr>
          <w:color w:val="000000" w:themeColor="text1"/>
        </w:rPr>
        <w:t xml:space="preserve"> </w:t>
      </w:r>
      <w:r w:rsidRPr="006F5AD1">
        <w:rPr>
          <w:color w:val="000000" w:themeColor="text1"/>
        </w:rPr>
        <w:t>186.8,p-value</w:t>
      </w:r>
      <w:r w:rsidR="00047032" w:rsidRPr="006F5AD1">
        <w:rPr>
          <w:color w:val="000000" w:themeColor="text1"/>
        </w:rPr>
        <w:t xml:space="preserve"> </w:t>
      </w:r>
      <w:r w:rsidRPr="006F5AD1">
        <w:rPr>
          <w:color w:val="000000" w:themeColor="text1"/>
        </w:rPr>
        <w:t xml:space="preserve">&lt;0.000) </w:t>
      </w:r>
      <w:r w:rsidR="00DB113A" w:rsidRPr="006F5AD1">
        <w:rPr>
          <w:color w:val="000000" w:themeColor="text1"/>
        </w:rPr>
        <w:t>(Fig.</w:t>
      </w:r>
      <w:r w:rsidR="00047032" w:rsidRPr="006F5AD1">
        <w:rPr>
          <w:color w:val="000000" w:themeColor="text1"/>
        </w:rPr>
        <w:t xml:space="preserve"> </w:t>
      </w:r>
      <w:r w:rsidRPr="006F5AD1">
        <w:rPr>
          <w:color w:val="000000" w:themeColor="text1"/>
        </w:rPr>
        <w:t>3-8</w:t>
      </w:r>
      <w:r w:rsidR="00DB113A" w:rsidRPr="006F5AD1">
        <w:rPr>
          <w:color w:val="000000" w:themeColor="text1"/>
        </w:rPr>
        <w:t>)</w:t>
      </w:r>
      <w:r w:rsidR="00047032" w:rsidRPr="006F5AD1">
        <w:rPr>
          <w:color w:val="000000" w:themeColor="text1"/>
        </w:rPr>
        <w:t xml:space="preserve"> </w:t>
      </w:r>
      <w:r w:rsidR="00DB113A" w:rsidRPr="006F5AD1">
        <w:rPr>
          <w:color w:val="000000" w:themeColor="text1"/>
        </w:rPr>
        <w:t>(T</w:t>
      </w:r>
      <w:r w:rsidR="00047032" w:rsidRPr="006F5AD1">
        <w:rPr>
          <w:color w:val="000000" w:themeColor="text1"/>
        </w:rPr>
        <w:t xml:space="preserve">able </w:t>
      </w:r>
      <w:r w:rsidRPr="006F5AD1">
        <w:rPr>
          <w:color w:val="000000" w:themeColor="text1"/>
        </w:rPr>
        <w:t>3-</w:t>
      </w:r>
      <w:r w:rsidR="004917BE">
        <w:rPr>
          <w:color w:val="000000" w:themeColor="text1"/>
        </w:rPr>
        <w:t>5</w:t>
      </w:r>
      <w:r w:rsidR="00DB113A" w:rsidRPr="006F5AD1">
        <w:rPr>
          <w:color w:val="000000" w:themeColor="text1"/>
        </w:rPr>
        <w:t xml:space="preserve">B </w:t>
      </w:r>
      <w:r w:rsidR="00A32000" w:rsidRPr="006F5AD1">
        <w:rPr>
          <w:color w:val="000000" w:themeColor="text1"/>
        </w:rPr>
        <w:t xml:space="preserve">and </w:t>
      </w:r>
      <w:r w:rsidRPr="006F5AD1">
        <w:rPr>
          <w:color w:val="000000" w:themeColor="text1"/>
        </w:rPr>
        <w:t>3-</w:t>
      </w:r>
      <w:r w:rsidR="004917BE">
        <w:rPr>
          <w:color w:val="000000" w:themeColor="text1"/>
        </w:rPr>
        <w:t>5</w:t>
      </w:r>
      <w:r w:rsidRPr="006F5AD1">
        <w:rPr>
          <w:color w:val="000000" w:themeColor="text1"/>
        </w:rPr>
        <w:t>B</w:t>
      </w:r>
      <w:r w:rsidR="00DB113A" w:rsidRPr="006F5AD1">
        <w:rPr>
          <w:color w:val="000000" w:themeColor="text1"/>
        </w:rPr>
        <w:t>)</w:t>
      </w:r>
      <w:r w:rsidRPr="006F5AD1">
        <w:rPr>
          <w:color w:val="000000" w:themeColor="text1"/>
        </w:rPr>
        <w:t>.</w:t>
      </w:r>
    </w:p>
    <w:p w14:paraId="07A415E7" w14:textId="3AC37289" w:rsidR="007F6A28" w:rsidRPr="006F5AD1" w:rsidRDefault="00DD43B4" w:rsidP="00CE5B15">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
        <w:t xml:space="preserve">(Fig. </w:t>
      </w:r>
      <w:r w:rsidRPr="006F5AD1">
        <w:rPr>
          <w:color w:val="000000" w:themeColor="text1"/>
        </w:rPr>
        <w:t>3-</w:t>
      </w:r>
      <w:r w:rsidR="004917BE">
        <w:rPr>
          <w:color w:val="000000" w:themeColor="text1"/>
        </w:rPr>
        <w:t>10</w:t>
      </w:r>
      <w:r w:rsidR="00DB113A" w:rsidRPr="006F5AD1">
        <w:rPr>
          <w:color w:val="000000" w:themeColor="text1"/>
        </w:rPr>
        <w:t>)</w:t>
      </w:r>
      <w:r w:rsidRPr="006F5AD1">
        <w:rPr>
          <w:color w:val="000000" w:themeColor="text1"/>
        </w:rPr>
        <w:t xml:space="preserve">. Long-diapause individuals had significantly more lean mass at the onset of diapause than short-diapause larvae (t-value=2.45, Df=10.7, p- value=0.033) </w:t>
      </w:r>
      <w:r w:rsidR="00DB113A" w:rsidRPr="006F5AD1">
        <w:rPr>
          <w:color w:val="000000" w:themeColor="text1"/>
        </w:rPr>
        <w:t xml:space="preserve">(Table </w:t>
      </w:r>
      <w:r w:rsidRPr="006F5AD1">
        <w:rPr>
          <w:color w:val="000000" w:themeColor="text1"/>
        </w:rPr>
        <w:t>3-</w:t>
      </w:r>
      <w:r w:rsidR="004917BE">
        <w:rPr>
          <w:color w:val="000000" w:themeColor="text1"/>
        </w:rPr>
        <w:t>6</w:t>
      </w:r>
      <w:r w:rsidR="00DB113A" w:rsidRPr="006F5AD1">
        <w:rPr>
          <w:color w:val="000000" w:themeColor="text1"/>
        </w:rPr>
        <w:t>)</w:t>
      </w:r>
      <w:r w:rsidRPr="006F5AD1">
        <w:rPr>
          <w:color w:val="000000" w:themeColor="text1"/>
        </w:rPr>
        <w:t xml:space="preserve">. Long-diapause genotype individuals also had larger fat stores at the onset of diapause than short-diapause larvae (t-value=4.74, Df=16.7, p-value=0.0002) </w:t>
      </w:r>
      <w:r w:rsidR="00DB113A" w:rsidRPr="006F5AD1">
        <w:rPr>
          <w:color w:val="000000" w:themeColor="text1"/>
        </w:rPr>
        <w:t xml:space="preserve">(Table </w:t>
      </w:r>
      <w:r w:rsidRPr="006F5AD1">
        <w:rPr>
          <w:color w:val="000000" w:themeColor="text1"/>
        </w:rPr>
        <w:t>3-</w:t>
      </w:r>
      <w:r w:rsidR="002B1BE1">
        <w:rPr>
          <w:color w:val="000000" w:themeColor="text1"/>
        </w:rPr>
        <w:t>7</w:t>
      </w:r>
      <w:r w:rsidR="00DB113A" w:rsidRPr="006F5AD1">
        <w:rPr>
          <w:color w:val="000000" w:themeColor="text1"/>
        </w:rPr>
        <w:t>)</w:t>
      </w:r>
      <w:r w:rsidRPr="006F5AD1">
        <w:rPr>
          <w:color w:val="000000" w:themeColor="text1"/>
        </w:rPr>
        <w:t>. However, within each diapause genotype</w:t>
      </w:r>
      <w:r w:rsidR="00952DBE" w:rsidRPr="006F5AD1">
        <w:rPr>
          <w:color w:val="000000" w:themeColor="text1"/>
        </w:rPr>
        <w:t>,</w:t>
      </w:r>
      <w:r w:rsidRPr="006F5AD1">
        <w:rPr>
          <w:color w:val="000000" w:themeColor="text1"/>
        </w:rPr>
        <w:t xml:space="preserve"> lean mass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w:t>
      </w:r>
      <w:r w:rsidR="002B1BE1">
        <w:rPr>
          <w:color w:val="000000" w:themeColor="text1"/>
        </w:rPr>
        <w:t>8A</w:t>
      </w:r>
      <w:r w:rsidR="008E6E23" w:rsidRPr="006F5AD1">
        <w:rPr>
          <w:color w:val="000000" w:themeColor="text1"/>
        </w:rPr>
        <w:t xml:space="preserve"> and 3-</w:t>
      </w:r>
      <w:r w:rsidR="002B1BE1">
        <w:rPr>
          <w:color w:val="000000" w:themeColor="text1"/>
        </w:rPr>
        <w:t>8B</w:t>
      </w:r>
      <w:r w:rsidR="00A32000" w:rsidRPr="006F5AD1">
        <w:rPr>
          <w:color w:val="000000" w:themeColor="text1"/>
        </w:rPr>
        <w:t>)</w:t>
      </w:r>
      <w:r w:rsidRPr="006F5AD1">
        <w:rPr>
          <w:color w:val="000000" w:themeColor="text1"/>
        </w:rPr>
        <w:t xml:space="preserve"> and fat stores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w:t>
      </w:r>
      <w:r w:rsidR="002B1BE1">
        <w:rPr>
          <w:color w:val="000000" w:themeColor="text1"/>
        </w:rPr>
        <w:t>9A</w:t>
      </w:r>
      <w:r w:rsidR="008E6E23" w:rsidRPr="006F5AD1">
        <w:rPr>
          <w:color w:val="000000" w:themeColor="text1"/>
        </w:rPr>
        <w:t xml:space="preserve"> and 3-</w:t>
      </w:r>
      <w:r w:rsidR="002B1BE1">
        <w:rPr>
          <w:color w:val="000000" w:themeColor="text1"/>
        </w:rPr>
        <w:t>9B</w:t>
      </w:r>
      <w:r w:rsidR="00A32000" w:rsidRPr="006F5AD1">
        <w:rPr>
          <w:color w:val="000000" w:themeColor="text1"/>
        </w:rPr>
        <w:t>)</w:t>
      </w:r>
      <w:r w:rsidRPr="006F5AD1">
        <w:rPr>
          <w:color w:val="000000" w:themeColor="text1"/>
        </w:rPr>
        <w:t xml:space="preserve"> did not significantly decline during diapause</w:t>
      </w:r>
      <w:r w:rsidR="008E6E23" w:rsidRPr="006F5AD1">
        <w:rPr>
          <w:color w:val="000000" w:themeColor="text1"/>
        </w:rPr>
        <w:t xml:space="preserve">, </w:t>
      </w:r>
      <w:r w:rsidRPr="006F5AD1">
        <w:rPr>
          <w:color w:val="000000" w:themeColor="text1"/>
        </w:rPr>
        <w:t>with one notable exception. Fat stores among short-diapause individuals were significantly lower when sampled 15 days after wandering in comparison to other sample days (t-value=-3.90, Df=111.4, p-value&lt;0.000)</w:t>
      </w:r>
      <w:r w:rsidR="008E6E23" w:rsidRPr="006F5AD1">
        <w:rPr>
          <w:color w:val="000000" w:themeColor="text1"/>
        </w:rPr>
        <w:t xml:space="preserve"> </w:t>
      </w:r>
      <w:r w:rsidR="0094006B" w:rsidRPr="006F5AD1">
        <w:rPr>
          <w:color w:val="000000" w:themeColor="text1"/>
        </w:rPr>
        <w:t>(Table</w:t>
      </w:r>
      <w:r w:rsidRPr="006F5AD1">
        <w:rPr>
          <w:color w:val="000000" w:themeColor="text1"/>
        </w:rPr>
        <w:t xml:space="preserve"> 3-9C</w:t>
      </w:r>
      <w:r w:rsidR="0094006B" w:rsidRPr="006F5AD1">
        <w:rPr>
          <w:color w:val="000000" w:themeColor="text1"/>
        </w:rPr>
        <w:t>)</w:t>
      </w:r>
      <w:r w:rsidRPr="006F5AD1">
        <w:rPr>
          <w:color w:val="000000" w:themeColor="text1"/>
        </w:rPr>
        <w:t>.</w:t>
      </w:r>
    </w:p>
    <w:p w14:paraId="3CE8E701" w14:textId="77777777" w:rsidR="002E461C" w:rsidRPr="00E50ACD" w:rsidRDefault="002E461C" w:rsidP="00CE5B15">
      <w:pPr>
        <w:spacing w:line="480" w:lineRule="auto"/>
        <w:ind w:left="-15" w:right="90" w:firstLine="468"/>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w:t>
      </w:r>
      <w:r w:rsidRPr="00AB6EF8">
        <w:rPr>
          <w:color w:val="000000" w:themeColor="text1"/>
        </w:rPr>
        <w:lastRenderedPageBreak/>
        <w:t>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140840C1" w14:textId="3F602679"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20"/>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20"/>
      <w:r w:rsidR="001A3D3B">
        <w:rPr>
          <w:rStyle w:val="CommentReference"/>
        </w:rPr>
        <w:commentReference w:id="20"/>
      </w:r>
    </w:p>
    <w:p w14:paraId="1BA8F612" w14:textId="249F86C9" w:rsidR="00062423" w:rsidRPr="00AB6EF8" w:rsidRDefault="00445BE1" w:rsidP="00062423">
      <w:pPr>
        <w:spacing w:line="480" w:lineRule="auto"/>
        <w:ind w:left="-15" w:right="90" w:firstLine="468"/>
        <w:rPr>
          <w:color w:val="000000" w:themeColor="text1"/>
        </w:rPr>
      </w:pPr>
      <w:r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w:t>
      </w:r>
      <w:r w:rsidR="00062423" w:rsidRPr="001A3D3B">
        <w:rPr>
          <w:color w:val="000000" w:themeColor="text1"/>
        </w:rPr>
        <w:lastRenderedPageBreak/>
        <w:t xml:space="preserve">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Vukašinović et al. (2013) and my current study </w:t>
      </w:r>
      <w:r w:rsidR="00062423" w:rsidRPr="00365AF1">
        <w:rPr>
          <w:color w:val="000000" w:themeColor="text1"/>
        </w:rPr>
        <w:t xml:space="preserve">point to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1FBB8A" w14:textId="0F0BAC95" w:rsidR="00AB6EF8" w:rsidRDefault="00AB6EF8" w:rsidP="00AB6EF8">
      <w:pPr>
        <w:spacing w:line="480" w:lineRule="auto"/>
        <w:ind w:left="-15" w:right="90" w:firstLine="0"/>
        <w:rPr>
          <w:color w:val="000000" w:themeColor="text1"/>
        </w:rPr>
      </w:pPr>
      <w:r>
        <w:rPr>
          <w:color w:val="000000" w:themeColor="text1"/>
        </w:rPr>
        <w:t xml:space="preserve">I STOPPED EDITING HERE on 2-15-19. I do not understand why the sentence below was just dangling out there. </w:t>
      </w:r>
    </w:p>
    <w:p w14:paraId="00B468A9" w14:textId="77777777" w:rsidR="00AB6EF8" w:rsidRPr="009963D9" w:rsidRDefault="00AB6EF8" w:rsidP="00062423">
      <w:pPr>
        <w:spacing w:line="480" w:lineRule="auto"/>
        <w:ind w:left="-15" w:right="90" w:firstLine="468"/>
        <w:rPr>
          <w:color w:val="000000" w:themeColor="text1"/>
        </w:rPr>
      </w:pPr>
    </w:p>
    <w:p w14:paraId="3BF4CEBB" w14:textId="77777777" w:rsidR="00BE155D" w:rsidRDefault="00BE155D" w:rsidP="00062423">
      <w:pPr>
        <w:spacing w:line="480" w:lineRule="auto"/>
        <w:ind w:left="-15" w:right="90" w:firstLine="468"/>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(Adkisson et al., 1963; Mitchell and Briegel, </w:t>
      </w:r>
      <w:commentRangeStart w:id="22"/>
      <w:r w:rsidRPr="009963D9">
        <w:rPr>
          <w:color w:val="000000" w:themeColor="text1"/>
        </w:rPr>
        <w:t>1989</w:t>
      </w:r>
      <w:commentRangeEnd w:id="22"/>
      <w:r w:rsidRPr="009963D9">
        <w:rPr>
          <w:rStyle w:val="CommentReference"/>
        </w:rPr>
        <w:commentReference w:id="22"/>
      </w:r>
      <w:r w:rsidRPr="009963D9">
        <w:rPr>
          <w:color w:val="000000" w:themeColor="text1"/>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23"/>
      <w:r w:rsidR="00D27C9E" w:rsidRPr="004F09C9">
        <w:rPr>
          <w:color w:val="000000" w:themeColor="text1"/>
        </w:rPr>
        <w:t xml:space="preserve">in lipid stores in compared </w:t>
      </w:r>
      <w:commentRangeEnd w:id="23"/>
      <w:r w:rsidR="00FF3FA4">
        <w:rPr>
          <w:rStyle w:val="CommentReference"/>
        </w:rPr>
        <w:commentReference w:id="23"/>
      </w:r>
      <w:r w:rsidR="00D27C9E" w:rsidRPr="004F09C9">
        <w:rPr>
          <w:color w:val="000000" w:themeColor="text1"/>
        </w:rPr>
        <w:t xml:space="preserve">to larvae not programmed for diapause (Wipking et al., 1995). </w:t>
      </w:r>
    </w:p>
    <w:p w14:paraId="5204FCAC" w14:textId="1CAD56F6" w:rsidR="00062423" w:rsidDel="00AB6EF8" w:rsidRDefault="00062423" w:rsidP="00062423">
      <w:pPr>
        <w:spacing w:line="480" w:lineRule="auto"/>
        <w:ind w:left="-15" w:right="90" w:firstLine="0"/>
        <w:rPr>
          <w:del w:id="24" w:author="Dan" w:date="2019-02-15T12:51:00Z"/>
          <w:color w:val="000000" w:themeColor="text1"/>
        </w:rPr>
      </w:pPr>
    </w:p>
    <w:p w14:paraId="245E3FBB" w14:textId="77777777" w:rsidR="006F58EA" w:rsidRPr="004F09C9" w:rsidRDefault="00D27C9E" w:rsidP="00B155A8">
      <w:pPr>
        <w:spacing w:line="480" w:lineRule="auto"/>
        <w:ind w:left="-15" w:right="90" w:firstLine="0"/>
        <w:rPr>
          <w:color w:val="000000" w:themeColor="text1"/>
        </w:rPr>
      </w:pPr>
      <w:r w:rsidRPr="004F09C9">
        <w:rPr>
          <w:color w:val="000000" w:themeColor="text1"/>
        </w:rPr>
        <w:t xml:space="preserve">As fall temperatures increase, the degree to which these stores are accumulated in preparation for diapause may be compromised by the higher metabolic rates. Similarly, warmer temperatures during diapause in winter could prematurely drain stored energy causing insects </w:t>
      </w:r>
      <w:r w:rsidRPr="004F09C9">
        <w:rPr>
          <w:color w:val="000000" w:themeColor="text1"/>
        </w:rPr>
        <w:lastRenderedPageBreak/>
        <w:t>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25"/>
      <w:r w:rsidRPr="004F09C9">
        <w:rPr>
          <w:color w:val="000000" w:themeColor="text1"/>
        </w:rPr>
        <w:t>season</w:t>
      </w:r>
      <w:commentRangeEnd w:id="25"/>
      <w:r w:rsidR="009514F6">
        <w:rPr>
          <w:rStyle w:val="CommentReference"/>
        </w:rPr>
        <w:commentReference w:id="25"/>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26"/>
      <w:r w:rsidRPr="004F09C9">
        <w:rPr>
          <w:color w:val="000000" w:themeColor="text1"/>
        </w:rPr>
        <w:t xml:space="preserve">The indirect association between increasing seasonal temperatures and the </w:t>
      </w:r>
      <w:r w:rsidRPr="004F09C9">
        <w:rPr>
          <w:color w:val="000000" w:themeColor="text1"/>
        </w:rPr>
        <w:lastRenderedPageBreak/>
        <w:t xml:space="preserve">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26"/>
      <w:r w:rsidR="009514F6">
        <w:rPr>
          <w:rStyle w:val="CommentReference"/>
        </w:rPr>
        <w:commentReference w:id="26"/>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27"/>
      <w:r w:rsidRPr="004F09C9">
        <w:rPr>
          <w:color w:val="000000" w:themeColor="text1"/>
        </w:rPr>
        <w:lastRenderedPageBreak/>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27"/>
      <w:r w:rsidR="00DB78B2">
        <w:rPr>
          <w:rStyle w:val="CommentReference"/>
        </w:rPr>
        <w:commentReference w:id="27"/>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28"/>
      <w:r w:rsidRPr="004F09C9">
        <w:rPr>
          <w:color w:val="000000" w:themeColor="text1"/>
        </w:rPr>
        <w:t xml:space="preserve">Variation in the response of short-diapause genotype larvae </w:t>
      </w:r>
      <w:commentRangeEnd w:id="28"/>
      <w:r w:rsidR="00DB78B2">
        <w:rPr>
          <w:rStyle w:val="CommentReference"/>
        </w:rPr>
        <w:commentReference w:id="28"/>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77777777" w:rsidR="006F58EA" w:rsidRDefault="00D27C9E" w:rsidP="00CE5B15">
      <w:pPr>
        <w:spacing w:line="480" w:lineRule="auto"/>
        <w:ind w:left="-15" w:right="90" w:firstLine="468"/>
        <w:rPr>
          <w:ins w:id="29" w:author="Brown,James T" w:date="2019-02-14T14:10:00Z"/>
          <w:color w:val="000000" w:themeColor="text1"/>
        </w:rPr>
      </w:pPr>
      <w:r w:rsidRPr="004F09C9">
        <w:rPr>
          <w:color w:val="000000" w:themeColor="text1"/>
        </w:rPr>
        <w:lastRenderedPageBreak/>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30"/>
      <w:r w:rsidRPr="004F09C9">
        <w:rPr>
          <w:color w:val="000000" w:themeColor="text1"/>
        </w:rPr>
        <w:t>larvae.</w:t>
      </w:r>
      <w:commentRangeEnd w:id="30"/>
      <w:r w:rsidR="00667F35">
        <w:rPr>
          <w:rStyle w:val="CommentReference"/>
        </w:rPr>
        <w:commentReference w:id="30"/>
      </w:r>
    </w:p>
    <w:p w14:paraId="429F0035" w14:textId="77777777" w:rsidR="008262F8" w:rsidRDefault="008262F8" w:rsidP="00CE5B15">
      <w:pPr>
        <w:spacing w:line="480" w:lineRule="auto"/>
        <w:ind w:left="-15" w:right="90" w:firstLine="468"/>
        <w:rPr>
          <w:ins w:id="31" w:author="Brown,James T" w:date="2019-02-14T14:10:00Z"/>
          <w:color w:val="000000" w:themeColor="text1"/>
        </w:rPr>
      </w:pPr>
    </w:p>
    <w:p w14:paraId="68D7B85C" w14:textId="77777777" w:rsidR="008262F8" w:rsidRDefault="008262F8" w:rsidP="00CE5B15">
      <w:pPr>
        <w:spacing w:line="480" w:lineRule="auto"/>
        <w:ind w:left="-15" w:right="90" w:firstLine="468"/>
        <w:rPr>
          <w:ins w:id="32" w:author="Brown,James T" w:date="2019-02-14T14:11:00Z"/>
          <w:color w:val="000000" w:themeColor="text1"/>
        </w:rPr>
      </w:pPr>
    </w:p>
    <w:p w14:paraId="36C889B9" w14:textId="77777777" w:rsidR="008262F8" w:rsidRDefault="008262F8" w:rsidP="00CE5B15">
      <w:pPr>
        <w:spacing w:line="480" w:lineRule="auto"/>
        <w:ind w:left="-15" w:right="90" w:firstLine="468"/>
        <w:rPr>
          <w:ins w:id="33" w:author="Brown,James T" w:date="2019-02-14T14:11:00Z"/>
          <w:color w:val="000000" w:themeColor="text1"/>
        </w:rPr>
      </w:pPr>
    </w:p>
    <w:p w14:paraId="4658520D" w14:textId="77777777" w:rsidR="008262F8" w:rsidRDefault="008262F8" w:rsidP="00CE5B15">
      <w:pPr>
        <w:spacing w:line="480" w:lineRule="auto"/>
        <w:ind w:left="-15" w:right="90" w:firstLine="468"/>
        <w:rPr>
          <w:ins w:id="34" w:author="Brown,James T" w:date="2019-02-14T14:11:00Z"/>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35"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36" w:author="Brown,James T" w:date="2019-02-13T22:16:00Z">
        <w:r w:rsidRPr="004F09C9" w:rsidDel="00B71FB5">
          <w:rPr>
            <w:color w:val="000000" w:themeColor="text1"/>
          </w:rPr>
          <w:delText>day</w:delText>
        </w:r>
      </w:del>
      <w:ins w:id="37"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38"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39"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40"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41" w:author="Brown, James T." w:date="2019-02-07T10:15:00Z">
        <w:r w:rsidR="004B74F2">
          <w:rPr>
            <w:color w:val="000000" w:themeColor="text1"/>
          </w:rPr>
          <w:t>shallow-diapause</w:t>
        </w:r>
      </w:ins>
      <w:r w:rsidRPr="004F09C9">
        <w:rPr>
          <w:color w:val="000000" w:themeColor="text1"/>
        </w:rPr>
        <w:t xml:space="preserve"> phenotype (orange) and a </w:t>
      </w:r>
      <w:ins w:id="42" w:author="Brown, James T." w:date="2019-02-07T10:14:00Z">
        <w:r w:rsidR="004B74F2">
          <w:rPr>
            <w:color w:val="000000" w:themeColor="text1"/>
          </w:rPr>
          <w:t>deep-diapause</w:t>
        </w:r>
      </w:ins>
      <w:r w:rsidRPr="004F09C9">
        <w:rPr>
          <w:color w:val="000000" w:themeColor="text1"/>
        </w:rPr>
        <w:t xml:space="preserve"> phenotype (blue). Mass peak days: day-6 for </w:t>
      </w:r>
      <w:ins w:id="43" w:author="Brown, James T." w:date="2019-02-07T10:15:00Z">
        <w:r w:rsidR="004B74F2">
          <w:rPr>
            <w:color w:val="000000" w:themeColor="text1"/>
          </w:rPr>
          <w:t>shallow-diapause</w:t>
        </w:r>
      </w:ins>
      <w:r w:rsidRPr="004F09C9">
        <w:rPr>
          <w:color w:val="000000" w:themeColor="text1"/>
        </w:rPr>
        <w:t xml:space="preserve"> larvae and day-6 for </w:t>
      </w:r>
      <w:ins w:id="44"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45" w:author="Brown, James T." w:date="2019-02-07T10:14:00Z">
        <w:r w:rsidR="004B74F2">
          <w:rPr>
            <w:color w:val="000000" w:themeColor="text1"/>
          </w:rPr>
          <w:t>deep-diapause</w:t>
        </w:r>
      </w:ins>
      <w:r w:rsidRPr="004F09C9">
        <w:rPr>
          <w:color w:val="000000" w:themeColor="text1"/>
        </w:rPr>
        <w:t xml:space="preserve"> (black) </w:t>
      </w:r>
      <w:ins w:id="46"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47" w:author="Brown, James T." w:date="2019-02-07T10:15:00Z">
        <w:r w:rsidR="004B74F2">
          <w:rPr>
            <w:color w:val="000000" w:themeColor="text1"/>
          </w:rPr>
          <w:t>shallow-diapause</w:t>
        </w:r>
      </w:ins>
      <w:r w:rsidRPr="004F09C9">
        <w:rPr>
          <w:color w:val="000000" w:themeColor="text1"/>
        </w:rPr>
        <w:t xml:space="preserve"> and </w:t>
      </w:r>
      <w:ins w:id="48"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49" w:author="Brown, James T." w:date="2019-02-12T11:02:00Z">
        <w:del w:id="50"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51" w:author="Brown, James T." w:date="2019-02-12T11:01:00Z">
        <w:r w:rsidR="00E872D5">
          <w:rPr>
            <w:color w:val="000000" w:themeColor="text1"/>
          </w:rPr>
          <w:t>a</w:t>
        </w:r>
      </w:ins>
      <w:r w:rsidRPr="004F09C9">
        <w:rPr>
          <w:color w:val="000000" w:themeColor="text1"/>
        </w:rPr>
        <w:t>ffected by diapause genotype (t-value=6.</w:t>
      </w:r>
      <w:del w:id="52" w:author="Brown,James T" w:date="2019-02-13T22:17:00Z">
        <w:r w:rsidRPr="004F09C9" w:rsidDel="00B71FB5">
          <w:rPr>
            <w:color w:val="000000" w:themeColor="text1"/>
          </w:rPr>
          <w:delText>85,Df</w:delText>
        </w:r>
      </w:del>
      <w:ins w:id="53"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54"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55" w:author="Brown,James T" w:date="2019-02-13T22:17:00Z">
        <w:r w:rsidRPr="004F09C9" w:rsidDel="00B71FB5">
          <w:rPr>
            <w:color w:val="000000" w:themeColor="text1"/>
          </w:rPr>
          <w:delText>7,p</w:delText>
        </w:r>
      </w:del>
      <w:ins w:id="56"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57"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58" w:author="Brown,James T" w:date="2019-02-13T22:17:00Z">
        <w:r w:rsidRPr="004F09C9" w:rsidDel="00B71FB5">
          <w:rPr>
            <w:color w:val="000000" w:themeColor="text1"/>
          </w:rPr>
          <w:delText>effected</w:delText>
        </w:r>
      </w:del>
      <w:ins w:id="59" w:author="Brown,James T" w:date="2019-02-13T22:17:00Z">
        <w:r w:rsidR="00B71FB5" w:rsidRPr="004F09C9">
          <w:rPr>
            <w:color w:val="000000" w:themeColor="text1"/>
          </w:rPr>
          <w:t>affected</w:t>
        </w:r>
      </w:ins>
      <w:r w:rsidRPr="004F09C9">
        <w:rPr>
          <w:color w:val="000000" w:themeColor="text1"/>
        </w:rPr>
        <w:t xml:space="preserve"> lipid mass depletion (t-value=-2.38, Df=14.</w:t>
      </w:r>
      <w:del w:id="60" w:author="Brown,James T" w:date="2019-02-13T22:17:00Z">
        <w:r w:rsidRPr="004F09C9" w:rsidDel="00B71FB5">
          <w:rPr>
            <w:color w:val="000000" w:themeColor="text1"/>
          </w:rPr>
          <w:delText>1,p</w:delText>
        </w:r>
      </w:del>
      <w:ins w:id="61"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62" w:author="Brown,James T" w:date="2019-02-13T22:17:00Z">
        <w:r w:rsidRPr="004F09C9" w:rsidDel="00B71FB5">
          <w:rPr>
            <w:color w:val="000000" w:themeColor="text1"/>
          </w:rPr>
          <w:delText>4,p</w:delText>
        </w:r>
      </w:del>
      <w:ins w:id="63"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64" w:author="Brown,James T" w:date="2019-02-03T13:29:00Z">
        <w:r w:rsidR="00A21756">
          <w:rPr>
            <w:color w:val="000000" w:themeColor="text1"/>
          </w:rPr>
          <w:t>Linear model</w:t>
        </w:r>
      </w:ins>
      <w:ins w:id="65" w:author="Brown,James T" w:date="2019-02-03T13:31:00Z">
        <w:r w:rsidR="00D9566E">
          <w:rPr>
            <w:color w:val="000000" w:themeColor="text1"/>
          </w:rPr>
          <w:t>s</w:t>
        </w:r>
      </w:ins>
      <w:ins w:id="66"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67"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68"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69"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70" w:author="Brown,James T" w:date="2019-02-03T14:12:00Z"/>
          <w:color w:val="000000" w:themeColor="text1"/>
        </w:rPr>
      </w:pPr>
    </w:p>
    <w:p w14:paraId="19D46837" w14:textId="77777777" w:rsidR="00206B10" w:rsidRDefault="00206B10">
      <w:pPr>
        <w:spacing w:line="259" w:lineRule="auto"/>
        <w:ind w:left="1076" w:right="90" w:hanging="1091"/>
        <w:rPr>
          <w:ins w:id="71" w:author="Brown,James T" w:date="2019-02-03T14:12:00Z"/>
          <w:color w:val="000000" w:themeColor="text1"/>
        </w:rPr>
      </w:pPr>
    </w:p>
    <w:p w14:paraId="04AEB44A" w14:textId="77777777" w:rsidR="00206B10" w:rsidRDefault="00206B10">
      <w:pPr>
        <w:spacing w:line="259" w:lineRule="auto"/>
        <w:ind w:left="1076" w:right="90" w:hanging="1091"/>
        <w:rPr>
          <w:ins w:id="72" w:author="Brown,James T" w:date="2019-02-03T14:12:00Z"/>
          <w:color w:val="000000" w:themeColor="text1"/>
        </w:rPr>
      </w:pPr>
    </w:p>
    <w:p w14:paraId="3D47381A" w14:textId="77777777" w:rsidR="00206B10" w:rsidRDefault="00206B10">
      <w:pPr>
        <w:spacing w:line="259" w:lineRule="auto"/>
        <w:ind w:left="1076" w:right="90" w:hanging="1091"/>
        <w:rPr>
          <w:ins w:id="73" w:author="Brown,James T" w:date="2019-02-03T14:12:00Z"/>
          <w:color w:val="000000" w:themeColor="text1"/>
        </w:rPr>
      </w:pPr>
    </w:p>
    <w:p w14:paraId="70400047" w14:textId="77777777" w:rsidR="00206B10" w:rsidRDefault="00206B10">
      <w:pPr>
        <w:spacing w:line="259" w:lineRule="auto"/>
        <w:ind w:left="1076" w:right="90" w:hanging="1091"/>
        <w:rPr>
          <w:ins w:id="74" w:author="Brown,James T" w:date="2019-02-03T14:12:00Z"/>
          <w:color w:val="000000" w:themeColor="text1"/>
        </w:rPr>
      </w:pPr>
    </w:p>
    <w:p w14:paraId="6257A4E5" w14:textId="77777777" w:rsidR="00206B10" w:rsidRDefault="00206B10">
      <w:pPr>
        <w:spacing w:line="259" w:lineRule="auto"/>
        <w:ind w:left="1076" w:right="90" w:hanging="1091"/>
        <w:rPr>
          <w:ins w:id="75" w:author="Brown,James T" w:date="2019-02-03T14:12:00Z"/>
          <w:color w:val="000000" w:themeColor="text1"/>
        </w:rPr>
      </w:pPr>
    </w:p>
    <w:p w14:paraId="575DBDD5" w14:textId="77777777" w:rsidR="00206B10" w:rsidRDefault="00206B10">
      <w:pPr>
        <w:spacing w:line="259" w:lineRule="auto"/>
        <w:ind w:left="1076" w:right="90" w:hanging="1091"/>
        <w:rPr>
          <w:ins w:id="76" w:author="Brown,James T" w:date="2019-02-03T14:12:00Z"/>
          <w:color w:val="000000" w:themeColor="text1"/>
        </w:rPr>
      </w:pPr>
    </w:p>
    <w:p w14:paraId="424869A6" w14:textId="77777777" w:rsidR="00206B10" w:rsidRDefault="00206B10">
      <w:pPr>
        <w:spacing w:line="259" w:lineRule="auto"/>
        <w:ind w:left="1076" w:right="90" w:hanging="1091"/>
        <w:rPr>
          <w:ins w:id="77" w:author="Brown,James T" w:date="2019-02-03T14:12:00Z"/>
          <w:color w:val="000000" w:themeColor="text1"/>
        </w:rPr>
      </w:pPr>
    </w:p>
    <w:p w14:paraId="6F09D3E7" w14:textId="77777777" w:rsidR="00206B10" w:rsidRDefault="00206B10">
      <w:pPr>
        <w:spacing w:line="259" w:lineRule="auto"/>
        <w:ind w:left="1076" w:right="90" w:hanging="1091"/>
        <w:rPr>
          <w:ins w:id="78" w:author="Brown,James T" w:date="2019-02-03T14:12:00Z"/>
          <w:color w:val="000000" w:themeColor="text1"/>
        </w:rPr>
      </w:pPr>
    </w:p>
    <w:p w14:paraId="67133383" w14:textId="77777777" w:rsidR="00206B10" w:rsidRDefault="00206B10">
      <w:pPr>
        <w:spacing w:line="259" w:lineRule="auto"/>
        <w:ind w:left="1076" w:right="90" w:hanging="1091"/>
        <w:rPr>
          <w:ins w:id="79" w:author="Brown,James T" w:date="2019-02-03T14:12:00Z"/>
          <w:color w:val="000000" w:themeColor="text1"/>
        </w:rPr>
      </w:pPr>
    </w:p>
    <w:p w14:paraId="66AC0653" w14:textId="77777777" w:rsidR="00206B10" w:rsidRDefault="00206B10">
      <w:pPr>
        <w:spacing w:line="259" w:lineRule="auto"/>
        <w:ind w:left="1076" w:right="90" w:hanging="1091"/>
        <w:rPr>
          <w:ins w:id="80" w:author="Brown,James T" w:date="2019-02-03T14:12:00Z"/>
          <w:color w:val="000000" w:themeColor="text1"/>
        </w:rPr>
      </w:pPr>
    </w:p>
    <w:p w14:paraId="707B80E8" w14:textId="77777777" w:rsidR="00206B10" w:rsidRDefault="00206B10">
      <w:pPr>
        <w:spacing w:line="259" w:lineRule="auto"/>
        <w:ind w:left="1076" w:right="90" w:hanging="1091"/>
        <w:rPr>
          <w:ins w:id="81" w:author="Brown,James T" w:date="2019-02-03T14:12:00Z"/>
          <w:color w:val="000000" w:themeColor="text1"/>
        </w:rPr>
      </w:pPr>
    </w:p>
    <w:p w14:paraId="4D0D2D8E" w14:textId="77777777" w:rsidR="00206B10" w:rsidRDefault="00206B10">
      <w:pPr>
        <w:spacing w:line="259" w:lineRule="auto"/>
        <w:ind w:left="1076" w:right="90" w:hanging="1091"/>
        <w:rPr>
          <w:ins w:id="82" w:author="Brown,James T" w:date="2019-02-03T14:12:00Z"/>
          <w:color w:val="000000" w:themeColor="text1"/>
        </w:rPr>
      </w:pPr>
    </w:p>
    <w:p w14:paraId="0D99825F" w14:textId="77777777" w:rsidR="00206B10" w:rsidRDefault="00206B10">
      <w:pPr>
        <w:spacing w:line="259" w:lineRule="auto"/>
        <w:ind w:left="1076" w:right="90" w:hanging="1091"/>
        <w:rPr>
          <w:ins w:id="83" w:author="Brown,James T" w:date="2019-02-03T14:12:00Z"/>
          <w:color w:val="000000" w:themeColor="text1"/>
        </w:rPr>
      </w:pPr>
    </w:p>
    <w:p w14:paraId="552B2B8F" w14:textId="77777777" w:rsidR="00206B10" w:rsidRDefault="00206B10">
      <w:pPr>
        <w:spacing w:line="259" w:lineRule="auto"/>
        <w:ind w:left="1076" w:right="90" w:hanging="1091"/>
        <w:rPr>
          <w:ins w:id="84" w:author="Brown,James T" w:date="2019-02-03T14:12:00Z"/>
          <w:color w:val="000000" w:themeColor="text1"/>
        </w:rPr>
      </w:pPr>
    </w:p>
    <w:p w14:paraId="7432FDDD" w14:textId="77777777" w:rsidR="00206B10" w:rsidRDefault="00206B10">
      <w:pPr>
        <w:spacing w:line="259" w:lineRule="auto"/>
        <w:ind w:left="1076" w:right="90" w:hanging="1091"/>
        <w:rPr>
          <w:ins w:id="85" w:author="Brown,James T" w:date="2019-02-03T14:12:00Z"/>
          <w:color w:val="000000" w:themeColor="text1"/>
        </w:rPr>
      </w:pPr>
    </w:p>
    <w:p w14:paraId="6341FD38" w14:textId="77777777" w:rsidR="00206B10" w:rsidRDefault="00206B10">
      <w:pPr>
        <w:spacing w:line="259" w:lineRule="auto"/>
        <w:ind w:left="1076" w:right="90" w:hanging="1091"/>
        <w:rPr>
          <w:ins w:id="86" w:author="Brown,James T" w:date="2019-02-03T14:12:00Z"/>
          <w:color w:val="000000" w:themeColor="text1"/>
        </w:rPr>
      </w:pPr>
    </w:p>
    <w:p w14:paraId="759C49F2" w14:textId="77777777" w:rsidR="00206B10" w:rsidRDefault="00206B10">
      <w:pPr>
        <w:spacing w:line="259" w:lineRule="auto"/>
        <w:ind w:left="1076" w:right="90" w:hanging="1091"/>
        <w:rPr>
          <w:ins w:id="87" w:author="Brown,James T" w:date="2019-02-03T14:12:00Z"/>
          <w:color w:val="000000" w:themeColor="text1"/>
        </w:rPr>
      </w:pPr>
    </w:p>
    <w:p w14:paraId="07CDCBBE" w14:textId="77777777" w:rsidR="00206B10" w:rsidRDefault="00206B10">
      <w:pPr>
        <w:spacing w:line="259" w:lineRule="auto"/>
        <w:ind w:left="1076" w:right="90" w:hanging="1091"/>
        <w:rPr>
          <w:ins w:id="88" w:author="Brown,James T" w:date="2019-02-03T14:12:00Z"/>
          <w:color w:val="000000" w:themeColor="text1"/>
        </w:rPr>
      </w:pPr>
    </w:p>
    <w:p w14:paraId="7D0DF131" w14:textId="77777777" w:rsidR="00206B10" w:rsidRDefault="00206B10">
      <w:pPr>
        <w:spacing w:line="259" w:lineRule="auto"/>
        <w:ind w:left="1076" w:right="90" w:hanging="1091"/>
        <w:rPr>
          <w:ins w:id="89" w:author="Brown,James T" w:date="2019-02-03T14:12:00Z"/>
          <w:color w:val="000000" w:themeColor="text1"/>
        </w:rPr>
      </w:pPr>
    </w:p>
    <w:p w14:paraId="1AEAD558" w14:textId="77777777" w:rsidR="00206B10" w:rsidRDefault="00206B10">
      <w:pPr>
        <w:spacing w:line="259" w:lineRule="auto"/>
        <w:ind w:left="1076" w:right="90" w:hanging="1091"/>
        <w:rPr>
          <w:ins w:id="90" w:author="Brown,James T" w:date="2019-02-03T14:12:00Z"/>
          <w:color w:val="000000" w:themeColor="text1"/>
        </w:rPr>
      </w:pPr>
    </w:p>
    <w:p w14:paraId="3E076437" w14:textId="77777777" w:rsidR="00206B10" w:rsidRDefault="00206B10">
      <w:pPr>
        <w:spacing w:line="259" w:lineRule="auto"/>
        <w:ind w:left="1076" w:right="90" w:hanging="1091"/>
        <w:rPr>
          <w:ins w:id="91" w:author="Brown,James T" w:date="2019-02-03T14:11:00Z"/>
          <w:color w:val="000000" w:themeColor="text1"/>
        </w:rPr>
      </w:pPr>
    </w:p>
    <w:p w14:paraId="3C9C6441" w14:textId="77777777" w:rsidR="00206B10" w:rsidRDefault="00206B10">
      <w:pPr>
        <w:spacing w:line="259" w:lineRule="auto"/>
        <w:ind w:left="1076" w:right="90" w:hanging="1091"/>
        <w:rPr>
          <w:ins w:id="92"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3"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94"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95" w:author="Brown,James T" w:date="2019-02-03T14:12:00Z"/>
          <w:color w:val="000000" w:themeColor="text1"/>
        </w:rPr>
      </w:pPr>
    </w:p>
    <w:p w14:paraId="40C9ABC6" w14:textId="77777777" w:rsidR="00206B10" w:rsidRDefault="00206B10">
      <w:pPr>
        <w:spacing w:line="259" w:lineRule="auto"/>
        <w:ind w:left="1076" w:right="90" w:hanging="1091"/>
        <w:rPr>
          <w:ins w:id="96" w:author="Brown,James T" w:date="2019-02-03T14:13:00Z"/>
          <w:color w:val="000000" w:themeColor="text1"/>
        </w:rPr>
      </w:pPr>
    </w:p>
    <w:p w14:paraId="13CFAD04" w14:textId="77777777" w:rsidR="00206B10" w:rsidRDefault="00206B10">
      <w:pPr>
        <w:spacing w:line="259" w:lineRule="auto"/>
        <w:ind w:left="1076" w:right="90" w:hanging="1091"/>
        <w:rPr>
          <w:ins w:id="97" w:author="Brown,James T" w:date="2019-02-03T14:13:00Z"/>
          <w:color w:val="000000" w:themeColor="text1"/>
        </w:rPr>
      </w:pPr>
    </w:p>
    <w:p w14:paraId="212D1D04" w14:textId="77777777" w:rsidR="00206B10" w:rsidRDefault="00206B10">
      <w:pPr>
        <w:spacing w:line="259" w:lineRule="auto"/>
        <w:ind w:left="1076" w:right="90" w:hanging="1091"/>
        <w:rPr>
          <w:ins w:id="98" w:author="Brown,James T" w:date="2019-02-03T14:13:00Z"/>
          <w:color w:val="000000" w:themeColor="text1"/>
        </w:rPr>
      </w:pPr>
    </w:p>
    <w:p w14:paraId="5ABEDC85" w14:textId="77777777" w:rsidR="00206B10" w:rsidRDefault="00206B10">
      <w:pPr>
        <w:spacing w:line="259" w:lineRule="auto"/>
        <w:ind w:left="1076" w:right="90" w:hanging="1091"/>
        <w:rPr>
          <w:ins w:id="99" w:author="Brown,James T" w:date="2019-02-03T14:13:00Z"/>
          <w:color w:val="000000" w:themeColor="text1"/>
        </w:rPr>
      </w:pPr>
    </w:p>
    <w:p w14:paraId="671ED1C0" w14:textId="77777777" w:rsidR="00206B10" w:rsidRDefault="00206B10">
      <w:pPr>
        <w:spacing w:line="259" w:lineRule="auto"/>
        <w:ind w:left="1076" w:right="90" w:hanging="1091"/>
        <w:rPr>
          <w:ins w:id="100" w:author="Brown,James T" w:date="2019-02-03T14:13:00Z"/>
          <w:color w:val="000000" w:themeColor="text1"/>
        </w:rPr>
      </w:pPr>
    </w:p>
    <w:p w14:paraId="2461A11F" w14:textId="77777777" w:rsidR="00206B10" w:rsidRDefault="00206B10">
      <w:pPr>
        <w:spacing w:line="259" w:lineRule="auto"/>
        <w:ind w:left="1076" w:right="90" w:hanging="1091"/>
        <w:rPr>
          <w:ins w:id="101" w:author="Brown,James T" w:date="2019-02-03T14:13:00Z"/>
          <w:color w:val="000000" w:themeColor="text1"/>
        </w:rPr>
      </w:pPr>
    </w:p>
    <w:p w14:paraId="506EEB17" w14:textId="77777777" w:rsidR="00206B10" w:rsidRDefault="00206B10">
      <w:pPr>
        <w:spacing w:line="259" w:lineRule="auto"/>
        <w:ind w:left="1076" w:right="90" w:hanging="1091"/>
        <w:rPr>
          <w:ins w:id="102" w:author="Brown,James T" w:date="2019-02-03T14:13:00Z"/>
          <w:color w:val="000000" w:themeColor="text1"/>
        </w:rPr>
      </w:pPr>
    </w:p>
    <w:p w14:paraId="4A3DC079" w14:textId="77777777" w:rsidR="00206B10" w:rsidRDefault="00206B10">
      <w:pPr>
        <w:spacing w:line="259" w:lineRule="auto"/>
        <w:ind w:left="1076" w:right="90" w:hanging="1091"/>
        <w:rPr>
          <w:ins w:id="103" w:author="Brown,James T" w:date="2019-02-03T14:13:00Z"/>
          <w:color w:val="000000" w:themeColor="text1"/>
        </w:rPr>
      </w:pPr>
    </w:p>
    <w:p w14:paraId="3E0DCA1C" w14:textId="77777777" w:rsidR="00206B10" w:rsidRDefault="00206B10">
      <w:pPr>
        <w:spacing w:line="259" w:lineRule="auto"/>
        <w:ind w:left="1076" w:right="90" w:hanging="1091"/>
        <w:rPr>
          <w:ins w:id="104" w:author="Brown,James T" w:date="2019-02-03T14:13:00Z"/>
          <w:color w:val="000000" w:themeColor="text1"/>
        </w:rPr>
      </w:pPr>
    </w:p>
    <w:p w14:paraId="320F5A15" w14:textId="77777777" w:rsidR="00206B10" w:rsidRDefault="00206B10">
      <w:pPr>
        <w:spacing w:line="259" w:lineRule="auto"/>
        <w:ind w:left="1076" w:right="90" w:hanging="1091"/>
        <w:rPr>
          <w:ins w:id="105" w:author="Brown,James T" w:date="2019-02-03T14:13:00Z"/>
          <w:color w:val="000000" w:themeColor="text1"/>
        </w:rPr>
      </w:pPr>
    </w:p>
    <w:p w14:paraId="11FF9D2A" w14:textId="77777777" w:rsidR="00206B10" w:rsidRDefault="00206B10">
      <w:pPr>
        <w:spacing w:line="259" w:lineRule="auto"/>
        <w:ind w:left="1076" w:right="90" w:hanging="1091"/>
        <w:rPr>
          <w:ins w:id="106" w:author="Brown,James T" w:date="2019-02-03T14:13:00Z"/>
          <w:color w:val="000000" w:themeColor="text1"/>
        </w:rPr>
      </w:pPr>
    </w:p>
    <w:p w14:paraId="163D1D51" w14:textId="77777777" w:rsidR="00206B10" w:rsidRDefault="00206B10">
      <w:pPr>
        <w:spacing w:line="259" w:lineRule="auto"/>
        <w:ind w:left="1076" w:right="90" w:hanging="1091"/>
        <w:rPr>
          <w:ins w:id="107" w:author="Brown,James T" w:date="2019-02-03T14:13:00Z"/>
          <w:color w:val="000000" w:themeColor="text1"/>
        </w:rPr>
      </w:pPr>
    </w:p>
    <w:p w14:paraId="419A63B9" w14:textId="77777777" w:rsidR="00206B10" w:rsidRDefault="00206B10">
      <w:pPr>
        <w:spacing w:line="259" w:lineRule="auto"/>
        <w:ind w:left="1076" w:right="90" w:hanging="1091"/>
        <w:rPr>
          <w:ins w:id="108" w:author="Brown,James T" w:date="2019-02-03T14:13:00Z"/>
          <w:color w:val="000000" w:themeColor="text1"/>
        </w:rPr>
      </w:pPr>
    </w:p>
    <w:p w14:paraId="5AF08BFE" w14:textId="77777777" w:rsidR="00206B10" w:rsidRDefault="00206B10">
      <w:pPr>
        <w:spacing w:line="259" w:lineRule="auto"/>
        <w:ind w:left="1076" w:right="90" w:hanging="1091"/>
        <w:rPr>
          <w:ins w:id="109" w:author="Brown,James T" w:date="2019-02-03T14:13:00Z"/>
          <w:color w:val="000000" w:themeColor="text1"/>
        </w:rPr>
      </w:pPr>
    </w:p>
    <w:p w14:paraId="59377CAB" w14:textId="77777777" w:rsidR="00206B10" w:rsidRDefault="00206B10">
      <w:pPr>
        <w:spacing w:line="259" w:lineRule="auto"/>
        <w:ind w:left="1076" w:right="90" w:hanging="1091"/>
        <w:rPr>
          <w:ins w:id="110" w:author="Brown,James T" w:date="2019-02-03T14:13:00Z"/>
          <w:color w:val="000000" w:themeColor="text1"/>
        </w:rPr>
      </w:pPr>
    </w:p>
    <w:p w14:paraId="40B68D74" w14:textId="77777777" w:rsidR="00206B10" w:rsidRDefault="00206B10">
      <w:pPr>
        <w:spacing w:line="259" w:lineRule="auto"/>
        <w:ind w:left="1076" w:right="90" w:hanging="1091"/>
        <w:rPr>
          <w:ins w:id="111" w:author="Brown,James T" w:date="2019-02-03T14:13:00Z"/>
          <w:color w:val="000000" w:themeColor="text1"/>
        </w:rPr>
      </w:pPr>
    </w:p>
    <w:p w14:paraId="365D731B" w14:textId="77777777" w:rsidR="00206B10" w:rsidRDefault="00206B10">
      <w:pPr>
        <w:spacing w:line="259" w:lineRule="auto"/>
        <w:ind w:left="1076" w:right="90" w:hanging="1091"/>
        <w:rPr>
          <w:ins w:id="112" w:author="Brown,James T" w:date="2019-02-03T14:13:00Z"/>
          <w:color w:val="000000" w:themeColor="text1"/>
        </w:rPr>
      </w:pPr>
    </w:p>
    <w:p w14:paraId="3A15B617" w14:textId="77777777" w:rsidR="00206B10" w:rsidRDefault="00206B10">
      <w:pPr>
        <w:spacing w:line="259" w:lineRule="auto"/>
        <w:ind w:left="1076" w:right="90" w:hanging="1091"/>
        <w:rPr>
          <w:ins w:id="113" w:author="Brown,James T" w:date="2019-02-03T14:13:00Z"/>
          <w:color w:val="000000" w:themeColor="text1"/>
        </w:rPr>
      </w:pPr>
    </w:p>
    <w:p w14:paraId="6DF75DAE" w14:textId="77777777" w:rsidR="00206B10" w:rsidRDefault="00206B10">
      <w:pPr>
        <w:spacing w:line="259" w:lineRule="auto"/>
        <w:ind w:left="1076" w:right="90" w:hanging="1091"/>
        <w:rPr>
          <w:ins w:id="114" w:author="Brown,James T" w:date="2019-02-03T14:13:00Z"/>
          <w:color w:val="000000" w:themeColor="text1"/>
        </w:rPr>
      </w:pPr>
    </w:p>
    <w:p w14:paraId="45D1C76F" w14:textId="77777777" w:rsidR="00206B10" w:rsidRDefault="00206B10">
      <w:pPr>
        <w:spacing w:line="259" w:lineRule="auto"/>
        <w:ind w:left="1076" w:right="90" w:hanging="1091"/>
        <w:rPr>
          <w:ins w:id="115" w:author="Brown,James T" w:date="2019-02-03T14:13:00Z"/>
          <w:color w:val="000000" w:themeColor="text1"/>
        </w:rPr>
      </w:pPr>
    </w:p>
    <w:p w14:paraId="1BDCC478" w14:textId="77777777" w:rsidR="00206B10" w:rsidRDefault="00206B10">
      <w:pPr>
        <w:spacing w:line="259" w:lineRule="auto"/>
        <w:ind w:left="1076" w:right="90" w:hanging="1091"/>
        <w:rPr>
          <w:ins w:id="116" w:author="Brown,James T" w:date="2019-02-03T14:13:00Z"/>
          <w:color w:val="000000" w:themeColor="text1"/>
        </w:rPr>
      </w:pPr>
    </w:p>
    <w:p w14:paraId="7F69EC95" w14:textId="77777777" w:rsidR="00206B10" w:rsidRDefault="00206B10">
      <w:pPr>
        <w:spacing w:line="259" w:lineRule="auto"/>
        <w:ind w:left="1076" w:right="90" w:hanging="1091"/>
        <w:rPr>
          <w:ins w:id="117" w:author="Brown,James T" w:date="2019-02-03T14:13:00Z"/>
          <w:color w:val="000000" w:themeColor="text1"/>
        </w:rPr>
      </w:pPr>
    </w:p>
    <w:p w14:paraId="1DA60ACA" w14:textId="77777777" w:rsidR="00206B10" w:rsidRDefault="00206B10">
      <w:pPr>
        <w:spacing w:line="259" w:lineRule="auto"/>
        <w:ind w:left="1076" w:right="90" w:hanging="1091"/>
        <w:rPr>
          <w:ins w:id="118" w:author="Brown,James T" w:date="2019-02-03T14:13:00Z"/>
          <w:color w:val="000000" w:themeColor="text1"/>
        </w:rPr>
      </w:pPr>
    </w:p>
    <w:p w14:paraId="05F8A833" w14:textId="77777777" w:rsidR="00206B10" w:rsidRDefault="00206B10">
      <w:pPr>
        <w:spacing w:line="259" w:lineRule="auto"/>
        <w:ind w:left="1076" w:right="90" w:hanging="1091"/>
        <w:rPr>
          <w:ins w:id="119" w:author="Brown,James T" w:date="2019-02-03T14:13:00Z"/>
          <w:color w:val="000000" w:themeColor="text1"/>
        </w:rPr>
      </w:pPr>
    </w:p>
    <w:p w14:paraId="2F596493" w14:textId="77777777" w:rsidR="00206B10" w:rsidRDefault="00206B10">
      <w:pPr>
        <w:spacing w:line="259" w:lineRule="auto"/>
        <w:ind w:left="1076" w:right="90" w:hanging="1091"/>
        <w:rPr>
          <w:ins w:id="120" w:author="Brown,James T" w:date="2019-02-03T14:13:00Z"/>
          <w:color w:val="000000" w:themeColor="text1"/>
        </w:rPr>
      </w:pPr>
    </w:p>
    <w:p w14:paraId="13743026" w14:textId="77777777" w:rsidR="00206B10" w:rsidRDefault="00206B10">
      <w:pPr>
        <w:spacing w:line="259" w:lineRule="auto"/>
        <w:ind w:left="1076" w:right="90" w:hanging="1091"/>
        <w:rPr>
          <w:ins w:id="121" w:author="Brown,James T" w:date="2019-02-03T14:13:00Z"/>
          <w:color w:val="000000" w:themeColor="text1"/>
        </w:rPr>
      </w:pPr>
    </w:p>
    <w:p w14:paraId="6B67E5FD" w14:textId="77777777" w:rsidR="00206B10" w:rsidRDefault="00206B10">
      <w:pPr>
        <w:spacing w:line="259" w:lineRule="auto"/>
        <w:ind w:left="1076" w:right="90" w:hanging="1091"/>
        <w:rPr>
          <w:ins w:id="122" w:author="Brown,James T" w:date="2019-02-03T14:13:00Z"/>
          <w:color w:val="000000" w:themeColor="text1"/>
        </w:rPr>
      </w:pPr>
    </w:p>
    <w:p w14:paraId="0BEEFFFE" w14:textId="77777777" w:rsidR="00206B10" w:rsidRDefault="00206B10">
      <w:pPr>
        <w:spacing w:line="259" w:lineRule="auto"/>
        <w:ind w:left="1076" w:right="90" w:hanging="1091"/>
        <w:rPr>
          <w:ins w:id="123" w:author="Brown,James T" w:date="2019-02-03T14:13:00Z"/>
          <w:color w:val="000000" w:themeColor="text1"/>
        </w:rPr>
      </w:pPr>
    </w:p>
    <w:p w14:paraId="6ADF6818" w14:textId="77777777" w:rsidR="00206B10" w:rsidRDefault="00206B10">
      <w:pPr>
        <w:spacing w:line="259" w:lineRule="auto"/>
        <w:ind w:left="1076" w:right="90" w:hanging="1091"/>
        <w:rPr>
          <w:ins w:id="124"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25"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26"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27" w:author="Brown,James T" w:date="2019-02-03T14:13:00Z"/>
          <w:color w:val="000000" w:themeColor="text1"/>
        </w:rPr>
      </w:pPr>
    </w:p>
    <w:p w14:paraId="6CF81985" w14:textId="77777777" w:rsidR="00206B10" w:rsidRDefault="00206B10">
      <w:pPr>
        <w:spacing w:line="259" w:lineRule="auto"/>
        <w:ind w:left="1076" w:right="90" w:hanging="1091"/>
        <w:rPr>
          <w:ins w:id="128" w:author="Brown,James T" w:date="2019-02-03T14:14:00Z"/>
          <w:color w:val="000000" w:themeColor="text1"/>
        </w:rPr>
      </w:pPr>
    </w:p>
    <w:p w14:paraId="04F7E34E" w14:textId="77777777" w:rsidR="00206B10" w:rsidRDefault="00206B10">
      <w:pPr>
        <w:spacing w:line="259" w:lineRule="auto"/>
        <w:ind w:left="1076" w:right="90" w:hanging="1091"/>
        <w:rPr>
          <w:ins w:id="129" w:author="Brown,James T" w:date="2019-02-03T14:14:00Z"/>
          <w:color w:val="000000" w:themeColor="text1"/>
        </w:rPr>
      </w:pPr>
    </w:p>
    <w:p w14:paraId="34D7CEAD" w14:textId="77777777" w:rsidR="00206B10" w:rsidRDefault="00206B10">
      <w:pPr>
        <w:spacing w:line="259" w:lineRule="auto"/>
        <w:ind w:left="1076" w:right="90" w:hanging="1091"/>
        <w:rPr>
          <w:ins w:id="130" w:author="Brown,James T" w:date="2019-02-03T14:14:00Z"/>
          <w:color w:val="000000" w:themeColor="text1"/>
        </w:rPr>
      </w:pPr>
    </w:p>
    <w:p w14:paraId="5620842F" w14:textId="77777777" w:rsidR="00206B10" w:rsidRDefault="00206B10">
      <w:pPr>
        <w:spacing w:line="259" w:lineRule="auto"/>
        <w:ind w:left="1076" w:right="90" w:hanging="1091"/>
        <w:rPr>
          <w:ins w:id="131" w:author="Brown,James T" w:date="2019-02-03T14:14:00Z"/>
          <w:color w:val="000000" w:themeColor="text1"/>
        </w:rPr>
      </w:pPr>
    </w:p>
    <w:p w14:paraId="387BE7E6" w14:textId="77777777" w:rsidR="00206B10" w:rsidRDefault="00206B10">
      <w:pPr>
        <w:spacing w:line="259" w:lineRule="auto"/>
        <w:ind w:left="1076" w:right="90" w:hanging="1091"/>
        <w:rPr>
          <w:ins w:id="132" w:author="Brown,James T" w:date="2019-02-03T14:14:00Z"/>
          <w:color w:val="000000" w:themeColor="text1"/>
        </w:rPr>
      </w:pPr>
    </w:p>
    <w:p w14:paraId="047C40D2" w14:textId="77777777" w:rsidR="00206B10" w:rsidRDefault="00206B10">
      <w:pPr>
        <w:spacing w:line="259" w:lineRule="auto"/>
        <w:ind w:left="1076" w:right="90" w:hanging="1091"/>
        <w:rPr>
          <w:ins w:id="133" w:author="Brown,James T" w:date="2019-02-03T14:14:00Z"/>
          <w:color w:val="000000" w:themeColor="text1"/>
        </w:rPr>
      </w:pPr>
    </w:p>
    <w:p w14:paraId="2DCF58BC" w14:textId="77777777" w:rsidR="00206B10" w:rsidRDefault="00206B10">
      <w:pPr>
        <w:spacing w:line="259" w:lineRule="auto"/>
        <w:ind w:left="1076" w:right="90" w:hanging="1091"/>
        <w:rPr>
          <w:ins w:id="134" w:author="Brown,James T" w:date="2019-02-03T14:14:00Z"/>
          <w:color w:val="000000" w:themeColor="text1"/>
        </w:rPr>
      </w:pPr>
    </w:p>
    <w:p w14:paraId="068BF0BA" w14:textId="77777777" w:rsidR="00206B10" w:rsidRDefault="00206B10">
      <w:pPr>
        <w:spacing w:line="259" w:lineRule="auto"/>
        <w:ind w:left="1076" w:right="90" w:hanging="1091"/>
        <w:rPr>
          <w:ins w:id="135" w:author="Brown,James T" w:date="2019-02-03T14:14:00Z"/>
          <w:color w:val="000000" w:themeColor="text1"/>
        </w:rPr>
      </w:pPr>
    </w:p>
    <w:p w14:paraId="419ECD89" w14:textId="77777777" w:rsidR="00206B10" w:rsidRDefault="00206B10">
      <w:pPr>
        <w:spacing w:line="259" w:lineRule="auto"/>
        <w:ind w:left="1076" w:right="90" w:hanging="1091"/>
        <w:rPr>
          <w:ins w:id="136" w:author="Brown,James T" w:date="2019-02-03T14:14:00Z"/>
          <w:color w:val="000000" w:themeColor="text1"/>
        </w:rPr>
      </w:pPr>
    </w:p>
    <w:p w14:paraId="043FE2EE" w14:textId="77777777" w:rsidR="00206B10" w:rsidRDefault="00206B10">
      <w:pPr>
        <w:spacing w:line="259" w:lineRule="auto"/>
        <w:ind w:left="1076" w:right="90" w:hanging="1091"/>
        <w:rPr>
          <w:ins w:id="137" w:author="Brown,James T" w:date="2019-02-03T14:14:00Z"/>
          <w:color w:val="000000" w:themeColor="text1"/>
        </w:rPr>
      </w:pPr>
    </w:p>
    <w:p w14:paraId="21F175FE" w14:textId="77777777" w:rsidR="00206B10" w:rsidRDefault="00206B10">
      <w:pPr>
        <w:spacing w:line="259" w:lineRule="auto"/>
        <w:ind w:left="1076" w:right="90" w:hanging="1091"/>
        <w:rPr>
          <w:ins w:id="138" w:author="Brown,James T" w:date="2019-02-03T14:14:00Z"/>
          <w:color w:val="000000" w:themeColor="text1"/>
        </w:rPr>
      </w:pPr>
    </w:p>
    <w:p w14:paraId="47484739" w14:textId="77777777" w:rsidR="00206B10" w:rsidRDefault="00206B10">
      <w:pPr>
        <w:spacing w:line="259" w:lineRule="auto"/>
        <w:ind w:left="1076" w:right="90" w:hanging="1091"/>
        <w:rPr>
          <w:ins w:id="139" w:author="Brown,James T" w:date="2019-02-03T14:14:00Z"/>
          <w:color w:val="000000" w:themeColor="text1"/>
        </w:rPr>
      </w:pPr>
    </w:p>
    <w:p w14:paraId="3AE12728" w14:textId="77777777" w:rsidR="00206B10" w:rsidRDefault="00206B10">
      <w:pPr>
        <w:spacing w:line="259" w:lineRule="auto"/>
        <w:ind w:left="1076" w:right="90" w:hanging="1091"/>
        <w:rPr>
          <w:ins w:id="140" w:author="Brown,James T" w:date="2019-02-03T14:14:00Z"/>
          <w:color w:val="000000" w:themeColor="text1"/>
        </w:rPr>
      </w:pPr>
    </w:p>
    <w:p w14:paraId="6AA7EE03" w14:textId="77777777" w:rsidR="00206B10" w:rsidRDefault="00206B10">
      <w:pPr>
        <w:spacing w:line="259" w:lineRule="auto"/>
        <w:ind w:left="1076" w:right="90" w:hanging="1091"/>
        <w:rPr>
          <w:ins w:id="141" w:author="Brown,James T" w:date="2019-02-03T14:14:00Z"/>
          <w:color w:val="000000" w:themeColor="text1"/>
        </w:rPr>
      </w:pPr>
    </w:p>
    <w:p w14:paraId="4762EA0B" w14:textId="77777777" w:rsidR="00206B10" w:rsidRDefault="00206B10">
      <w:pPr>
        <w:spacing w:line="259" w:lineRule="auto"/>
        <w:ind w:left="1076" w:right="90" w:hanging="1091"/>
        <w:rPr>
          <w:ins w:id="142" w:author="Brown,James T" w:date="2019-02-03T14:14:00Z"/>
          <w:color w:val="000000" w:themeColor="text1"/>
        </w:rPr>
      </w:pPr>
    </w:p>
    <w:p w14:paraId="38B972A0" w14:textId="77777777" w:rsidR="00206B10" w:rsidRDefault="00206B10">
      <w:pPr>
        <w:spacing w:line="259" w:lineRule="auto"/>
        <w:ind w:left="1076" w:right="90" w:hanging="1091"/>
        <w:rPr>
          <w:ins w:id="143" w:author="Brown,James T" w:date="2019-02-03T14:14:00Z"/>
          <w:color w:val="000000" w:themeColor="text1"/>
        </w:rPr>
      </w:pPr>
    </w:p>
    <w:p w14:paraId="3D6F3AAB" w14:textId="77777777" w:rsidR="00206B10" w:rsidRDefault="00206B10">
      <w:pPr>
        <w:spacing w:line="259" w:lineRule="auto"/>
        <w:ind w:left="1076" w:right="90" w:hanging="1091"/>
        <w:rPr>
          <w:ins w:id="144" w:author="Brown,James T" w:date="2019-02-03T14:14:00Z"/>
          <w:color w:val="000000" w:themeColor="text1"/>
        </w:rPr>
      </w:pPr>
    </w:p>
    <w:p w14:paraId="6F2A8417" w14:textId="77777777" w:rsidR="00206B10" w:rsidRDefault="00206B10">
      <w:pPr>
        <w:spacing w:line="259" w:lineRule="auto"/>
        <w:ind w:left="1076" w:right="90" w:hanging="1091"/>
        <w:rPr>
          <w:ins w:id="145" w:author="Brown,James T" w:date="2019-02-03T14:14:00Z"/>
          <w:color w:val="000000" w:themeColor="text1"/>
        </w:rPr>
      </w:pPr>
    </w:p>
    <w:p w14:paraId="4D1A5B9E" w14:textId="77777777" w:rsidR="00206B10" w:rsidRDefault="00206B10">
      <w:pPr>
        <w:spacing w:line="259" w:lineRule="auto"/>
        <w:ind w:left="1076" w:right="90" w:hanging="1091"/>
        <w:rPr>
          <w:ins w:id="146" w:author="Brown,James T" w:date="2019-02-03T14:14:00Z"/>
          <w:color w:val="000000" w:themeColor="text1"/>
        </w:rPr>
      </w:pPr>
    </w:p>
    <w:p w14:paraId="0739A095" w14:textId="77777777" w:rsidR="00206B10" w:rsidRDefault="00206B10">
      <w:pPr>
        <w:spacing w:line="259" w:lineRule="auto"/>
        <w:ind w:left="1076" w:right="90" w:hanging="1091"/>
        <w:rPr>
          <w:ins w:id="147" w:author="Brown,James T" w:date="2019-02-03T14:14:00Z"/>
          <w:color w:val="000000" w:themeColor="text1"/>
        </w:rPr>
      </w:pPr>
    </w:p>
    <w:p w14:paraId="48D221FC" w14:textId="77777777" w:rsidR="00206B10" w:rsidRDefault="00206B10">
      <w:pPr>
        <w:spacing w:line="259" w:lineRule="auto"/>
        <w:ind w:left="1076" w:right="90" w:hanging="1091"/>
        <w:rPr>
          <w:ins w:id="148" w:author="Brown,James T" w:date="2019-02-03T14:14:00Z"/>
          <w:color w:val="000000" w:themeColor="text1"/>
        </w:rPr>
      </w:pPr>
    </w:p>
    <w:p w14:paraId="406EA0AE" w14:textId="77777777" w:rsidR="00206B10" w:rsidRDefault="00206B10">
      <w:pPr>
        <w:spacing w:line="259" w:lineRule="auto"/>
        <w:ind w:left="1076" w:right="90" w:hanging="1091"/>
        <w:rPr>
          <w:ins w:id="149" w:author="Brown,James T" w:date="2019-02-03T14:14:00Z"/>
          <w:color w:val="000000" w:themeColor="text1"/>
        </w:rPr>
      </w:pPr>
    </w:p>
    <w:p w14:paraId="6F170EC5" w14:textId="77777777" w:rsidR="00206B10" w:rsidRDefault="00206B10">
      <w:pPr>
        <w:spacing w:line="259" w:lineRule="auto"/>
        <w:ind w:left="1076" w:right="90" w:hanging="1091"/>
        <w:rPr>
          <w:ins w:id="150" w:author="Brown,James T" w:date="2019-02-03T14:14:00Z"/>
          <w:color w:val="000000" w:themeColor="text1"/>
        </w:rPr>
      </w:pPr>
    </w:p>
    <w:p w14:paraId="629E9A6B" w14:textId="77777777" w:rsidR="00206B10" w:rsidRDefault="00206B10">
      <w:pPr>
        <w:spacing w:line="259" w:lineRule="auto"/>
        <w:ind w:left="1076" w:right="90" w:hanging="1091"/>
        <w:rPr>
          <w:ins w:id="151" w:author="Brown,James T" w:date="2019-02-03T14:14:00Z"/>
          <w:color w:val="000000" w:themeColor="text1"/>
        </w:rPr>
      </w:pPr>
    </w:p>
    <w:p w14:paraId="7996E8A3" w14:textId="77777777" w:rsidR="00206B10" w:rsidRDefault="00206B10">
      <w:pPr>
        <w:spacing w:line="259" w:lineRule="auto"/>
        <w:ind w:left="1076" w:right="90" w:hanging="1091"/>
        <w:rPr>
          <w:ins w:id="152" w:author="Brown,James T" w:date="2019-02-03T14:13:00Z"/>
          <w:color w:val="000000" w:themeColor="text1"/>
        </w:rPr>
      </w:pPr>
    </w:p>
    <w:p w14:paraId="2D67B964" w14:textId="77777777" w:rsidR="00206B10" w:rsidRDefault="00206B10">
      <w:pPr>
        <w:spacing w:line="259" w:lineRule="auto"/>
        <w:ind w:left="1076" w:right="90" w:hanging="1091"/>
        <w:rPr>
          <w:ins w:id="153"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54"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55"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56" w:author="Brown,James T" w:date="2019-02-03T14:14:00Z"/>
          <w:color w:val="000000" w:themeColor="text1"/>
        </w:rPr>
      </w:pPr>
    </w:p>
    <w:p w14:paraId="03228891" w14:textId="77777777" w:rsidR="00206B10" w:rsidRDefault="00206B10">
      <w:pPr>
        <w:spacing w:line="259" w:lineRule="auto"/>
        <w:ind w:left="1076" w:right="90" w:hanging="1091"/>
        <w:rPr>
          <w:ins w:id="157" w:author="Brown,James T" w:date="2019-02-03T14:14:00Z"/>
          <w:color w:val="000000" w:themeColor="text1"/>
        </w:rPr>
      </w:pPr>
    </w:p>
    <w:p w14:paraId="5EDDE044" w14:textId="77777777" w:rsidR="00206B10" w:rsidRDefault="00206B10">
      <w:pPr>
        <w:spacing w:line="259" w:lineRule="auto"/>
        <w:ind w:left="1076" w:right="90" w:hanging="1091"/>
        <w:rPr>
          <w:ins w:id="158" w:author="Brown,James T" w:date="2019-02-03T14:14:00Z"/>
          <w:color w:val="000000" w:themeColor="text1"/>
        </w:rPr>
      </w:pPr>
    </w:p>
    <w:p w14:paraId="00F17663" w14:textId="77777777" w:rsidR="00206B10" w:rsidRDefault="00206B10">
      <w:pPr>
        <w:spacing w:line="259" w:lineRule="auto"/>
        <w:ind w:left="1076" w:right="90" w:hanging="1091"/>
        <w:rPr>
          <w:ins w:id="159" w:author="Brown,James T" w:date="2019-02-03T14:14:00Z"/>
          <w:color w:val="000000" w:themeColor="text1"/>
        </w:rPr>
      </w:pPr>
    </w:p>
    <w:p w14:paraId="4A576ABD" w14:textId="77777777" w:rsidR="00206B10" w:rsidRDefault="00206B10">
      <w:pPr>
        <w:spacing w:line="259" w:lineRule="auto"/>
        <w:ind w:left="1076" w:right="90" w:hanging="1091"/>
        <w:rPr>
          <w:ins w:id="160" w:author="Brown,James T" w:date="2019-02-03T14:14:00Z"/>
          <w:color w:val="000000" w:themeColor="text1"/>
        </w:rPr>
      </w:pPr>
    </w:p>
    <w:p w14:paraId="16A6A609" w14:textId="77777777" w:rsidR="00206B10" w:rsidRDefault="00206B10">
      <w:pPr>
        <w:spacing w:line="259" w:lineRule="auto"/>
        <w:ind w:left="1076" w:right="90" w:hanging="1091"/>
        <w:rPr>
          <w:ins w:id="161" w:author="Brown,James T" w:date="2019-02-03T14:14:00Z"/>
          <w:color w:val="000000" w:themeColor="text1"/>
        </w:rPr>
      </w:pPr>
    </w:p>
    <w:p w14:paraId="123C7041" w14:textId="77777777" w:rsidR="00206B10" w:rsidRDefault="00206B10">
      <w:pPr>
        <w:spacing w:line="259" w:lineRule="auto"/>
        <w:ind w:left="1076" w:right="90" w:hanging="1091"/>
        <w:rPr>
          <w:ins w:id="162" w:author="Brown,James T" w:date="2019-02-03T14:14:00Z"/>
          <w:color w:val="000000" w:themeColor="text1"/>
        </w:rPr>
      </w:pPr>
    </w:p>
    <w:p w14:paraId="33AB1DF1" w14:textId="77777777" w:rsidR="00206B10" w:rsidRDefault="00206B10">
      <w:pPr>
        <w:spacing w:line="259" w:lineRule="auto"/>
        <w:ind w:left="1076" w:right="90" w:hanging="1091"/>
        <w:rPr>
          <w:ins w:id="163" w:author="Brown,James T" w:date="2019-02-03T14:14:00Z"/>
          <w:color w:val="000000" w:themeColor="text1"/>
        </w:rPr>
      </w:pPr>
    </w:p>
    <w:p w14:paraId="46A88675" w14:textId="77777777" w:rsidR="00206B10" w:rsidRDefault="00206B10">
      <w:pPr>
        <w:spacing w:line="259" w:lineRule="auto"/>
        <w:ind w:left="1076" w:right="90" w:hanging="1091"/>
        <w:rPr>
          <w:ins w:id="164" w:author="Brown,James T" w:date="2019-02-03T14:14:00Z"/>
          <w:color w:val="000000" w:themeColor="text1"/>
        </w:rPr>
      </w:pPr>
    </w:p>
    <w:p w14:paraId="4A3B2386" w14:textId="77777777" w:rsidR="00206B10" w:rsidRDefault="00206B10">
      <w:pPr>
        <w:spacing w:line="259" w:lineRule="auto"/>
        <w:ind w:left="1076" w:right="90" w:hanging="1091"/>
        <w:rPr>
          <w:ins w:id="165" w:author="Brown,James T" w:date="2019-02-03T14:14:00Z"/>
          <w:color w:val="000000" w:themeColor="text1"/>
        </w:rPr>
      </w:pPr>
    </w:p>
    <w:p w14:paraId="59CEB088" w14:textId="77777777" w:rsidR="00206B10" w:rsidRDefault="00206B10">
      <w:pPr>
        <w:spacing w:line="259" w:lineRule="auto"/>
        <w:ind w:left="1076" w:right="90" w:hanging="1091"/>
        <w:rPr>
          <w:ins w:id="166" w:author="Brown,James T" w:date="2019-02-03T14:14:00Z"/>
          <w:color w:val="000000" w:themeColor="text1"/>
        </w:rPr>
      </w:pPr>
    </w:p>
    <w:p w14:paraId="69573DFA" w14:textId="77777777" w:rsidR="00206B10" w:rsidRDefault="00206B10">
      <w:pPr>
        <w:spacing w:line="259" w:lineRule="auto"/>
        <w:ind w:left="1076" w:right="90" w:hanging="1091"/>
        <w:rPr>
          <w:ins w:id="167" w:author="Brown,James T" w:date="2019-02-03T14:14:00Z"/>
          <w:color w:val="000000" w:themeColor="text1"/>
        </w:rPr>
      </w:pPr>
    </w:p>
    <w:p w14:paraId="52F1813A" w14:textId="77777777" w:rsidR="00206B10" w:rsidRDefault="00206B10">
      <w:pPr>
        <w:spacing w:line="259" w:lineRule="auto"/>
        <w:ind w:left="1076" w:right="90" w:hanging="1091"/>
        <w:rPr>
          <w:ins w:id="168" w:author="Brown,James T" w:date="2019-02-03T14:14:00Z"/>
          <w:color w:val="000000" w:themeColor="text1"/>
        </w:rPr>
      </w:pPr>
    </w:p>
    <w:p w14:paraId="15F76D02" w14:textId="77777777" w:rsidR="00206B10" w:rsidRDefault="00206B10">
      <w:pPr>
        <w:spacing w:line="259" w:lineRule="auto"/>
        <w:ind w:left="1076" w:right="90" w:hanging="1091"/>
        <w:rPr>
          <w:ins w:id="169" w:author="Brown,James T" w:date="2019-02-03T14:14:00Z"/>
          <w:color w:val="000000" w:themeColor="text1"/>
        </w:rPr>
      </w:pPr>
    </w:p>
    <w:p w14:paraId="501D9E86" w14:textId="77777777" w:rsidR="00206B10" w:rsidRDefault="00206B10">
      <w:pPr>
        <w:spacing w:line="259" w:lineRule="auto"/>
        <w:ind w:left="1076" w:right="90" w:hanging="1091"/>
        <w:rPr>
          <w:ins w:id="170" w:author="Brown,James T" w:date="2019-02-03T14:14:00Z"/>
          <w:color w:val="000000" w:themeColor="text1"/>
        </w:rPr>
      </w:pPr>
    </w:p>
    <w:p w14:paraId="1B574862" w14:textId="77777777" w:rsidR="00206B10" w:rsidRDefault="00206B10">
      <w:pPr>
        <w:spacing w:line="259" w:lineRule="auto"/>
        <w:ind w:left="1076" w:right="90" w:hanging="1091"/>
        <w:rPr>
          <w:ins w:id="171" w:author="Brown,James T" w:date="2019-02-03T14:14:00Z"/>
          <w:color w:val="000000" w:themeColor="text1"/>
        </w:rPr>
      </w:pPr>
    </w:p>
    <w:p w14:paraId="7E8098EF" w14:textId="77777777" w:rsidR="00206B10" w:rsidRDefault="00206B10">
      <w:pPr>
        <w:spacing w:line="259" w:lineRule="auto"/>
        <w:ind w:left="1076" w:right="90" w:hanging="1091"/>
        <w:rPr>
          <w:ins w:id="172" w:author="Brown,James T" w:date="2019-02-03T14:14:00Z"/>
          <w:color w:val="000000" w:themeColor="text1"/>
        </w:rPr>
      </w:pPr>
    </w:p>
    <w:p w14:paraId="26781804" w14:textId="77777777" w:rsidR="00206B10" w:rsidRDefault="00206B10">
      <w:pPr>
        <w:spacing w:line="259" w:lineRule="auto"/>
        <w:ind w:left="1076" w:right="90" w:hanging="1091"/>
        <w:rPr>
          <w:ins w:id="173" w:author="Brown,James T" w:date="2019-02-03T14:14:00Z"/>
          <w:color w:val="000000" w:themeColor="text1"/>
        </w:rPr>
      </w:pPr>
    </w:p>
    <w:p w14:paraId="683E096C" w14:textId="77777777" w:rsidR="00206B10" w:rsidRDefault="00206B10">
      <w:pPr>
        <w:spacing w:line="259" w:lineRule="auto"/>
        <w:ind w:left="1076" w:right="90" w:hanging="1091"/>
        <w:rPr>
          <w:ins w:id="174" w:author="Brown,James T" w:date="2019-02-03T14:14:00Z"/>
          <w:color w:val="000000" w:themeColor="text1"/>
        </w:rPr>
      </w:pPr>
    </w:p>
    <w:p w14:paraId="2EFC6860" w14:textId="77777777" w:rsidR="00206B10" w:rsidRDefault="00206B10">
      <w:pPr>
        <w:spacing w:line="259" w:lineRule="auto"/>
        <w:ind w:left="1076" w:right="90" w:hanging="1091"/>
        <w:rPr>
          <w:ins w:id="175" w:author="Brown,James T" w:date="2019-02-03T14:14:00Z"/>
          <w:color w:val="000000" w:themeColor="text1"/>
        </w:rPr>
      </w:pPr>
    </w:p>
    <w:p w14:paraId="243CF32F" w14:textId="77777777" w:rsidR="00206B10" w:rsidRDefault="00206B10">
      <w:pPr>
        <w:spacing w:line="259" w:lineRule="auto"/>
        <w:ind w:left="1076" w:right="90" w:hanging="1091"/>
        <w:rPr>
          <w:ins w:id="176" w:author="Brown,James T" w:date="2019-02-03T14:14:00Z"/>
          <w:color w:val="000000" w:themeColor="text1"/>
        </w:rPr>
      </w:pPr>
    </w:p>
    <w:p w14:paraId="514A106A" w14:textId="77777777" w:rsidR="00206B10" w:rsidRDefault="00206B10">
      <w:pPr>
        <w:spacing w:line="259" w:lineRule="auto"/>
        <w:ind w:left="1076" w:right="90" w:hanging="1091"/>
        <w:rPr>
          <w:ins w:id="177" w:author="Brown,James T" w:date="2019-02-03T14:14:00Z"/>
          <w:color w:val="000000" w:themeColor="text1"/>
        </w:rPr>
      </w:pPr>
    </w:p>
    <w:p w14:paraId="21649125" w14:textId="77777777" w:rsidR="00206B10" w:rsidRDefault="00206B10">
      <w:pPr>
        <w:spacing w:line="259" w:lineRule="auto"/>
        <w:ind w:left="1076" w:right="90" w:hanging="1091"/>
        <w:rPr>
          <w:ins w:id="178" w:author="Brown,James T" w:date="2019-02-03T14:14:00Z"/>
          <w:color w:val="000000" w:themeColor="text1"/>
        </w:rPr>
      </w:pPr>
    </w:p>
    <w:p w14:paraId="2A20FBBB" w14:textId="77777777" w:rsidR="00206B10" w:rsidRDefault="00206B10">
      <w:pPr>
        <w:spacing w:line="259" w:lineRule="auto"/>
        <w:ind w:left="1076" w:right="90" w:hanging="1091"/>
        <w:rPr>
          <w:ins w:id="179" w:author="Brown,James T" w:date="2019-02-03T14:14:00Z"/>
          <w:color w:val="000000" w:themeColor="text1"/>
        </w:rPr>
      </w:pPr>
    </w:p>
    <w:p w14:paraId="4E65ECC1" w14:textId="77777777" w:rsidR="00206B10" w:rsidRDefault="00206B10">
      <w:pPr>
        <w:spacing w:line="259" w:lineRule="auto"/>
        <w:ind w:left="1076" w:right="90" w:hanging="1091"/>
        <w:rPr>
          <w:ins w:id="180" w:author="Brown,James T" w:date="2019-02-03T14:14:00Z"/>
          <w:color w:val="000000" w:themeColor="text1"/>
        </w:rPr>
      </w:pPr>
    </w:p>
    <w:p w14:paraId="37388E51" w14:textId="77777777" w:rsidR="00206B10" w:rsidRDefault="00206B10">
      <w:pPr>
        <w:spacing w:line="259" w:lineRule="auto"/>
        <w:ind w:left="1076" w:right="90" w:hanging="1091"/>
        <w:rPr>
          <w:ins w:id="181" w:author="Brown,James T" w:date="2019-02-03T14:14:00Z"/>
          <w:color w:val="000000" w:themeColor="text1"/>
        </w:rPr>
      </w:pPr>
    </w:p>
    <w:p w14:paraId="0FB889FA" w14:textId="77777777" w:rsidR="00206B10" w:rsidRDefault="00206B10">
      <w:pPr>
        <w:spacing w:line="259" w:lineRule="auto"/>
        <w:ind w:left="1076" w:right="90" w:hanging="1091"/>
        <w:rPr>
          <w:ins w:id="182" w:author="Brown,James T" w:date="2019-02-03T14:14:00Z"/>
          <w:color w:val="000000" w:themeColor="text1"/>
        </w:rPr>
      </w:pPr>
    </w:p>
    <w:p w14:paraId="3591F96A" w14:textId="77777777" w:rsidR="00206B10" w:rsidRDefault="00206B10">
      <w:pPr>
        <w:spacing w:line="259" w:lineRule="auto"/>
        <w:ind w:left="1076" w:right="90" w:hanging="1091"/>
        <w:rPr>
          <w:ins w:id="183" w:author="Brown,James T" w:date="2019-02-03T14:14:00Z"/>
          <w:color w:val="000000" w:themeColor="text1"/>
        </w:rPr>
      </w:pPr>
    </w:p>
    <w:p w14:paraId="3C1A16D3" w14:textId="77777777" w:rsidR="00206B10" w:rsidRDefault="00206B10">
      <w:pPr>
        <w:spacing w:line="259" w:lineRule="auto"/>
        <w:ind w:left="1076" w:right="90" w:hanging="1091"/>
        <w:rPr>
          <w:ins w:id="184" w:author="Brown,James T" w:date="2019-02-03T14:14:00Z"/>
          <w:color w:val="000000" w:themeColor="text1"/>
        </w:rPr>
      </w:pPr>
    </w:p>
    <w:p w14:paraId="4FEA62C9" w14:textId="77777777" w:rsidR="00206B10" w:rsidRDefault="00206B10">
      <w:pPr>
        <w:spacing w:line="259" w:lineRule="auto"/>
        <w:ind w:left="1076" w:right="90" w:hanging="1091"/>
        <w:rPr>
          <w:ins w:id="185" w:author="Brown,James T" w:date="2019-02-03T14:14:00Z"/>
          <w:color w:val="000000" w:themeColor="text1"/>
        </w:rPr>
      </w:pPr>
    </w:p>
    <w:p w14:paraId="6DDC9375" w14:textId="77777777" w:rsidR="00206B10" w:rsidRDefault="00206B10">
      <w:pPr>
        <w:spacing w:line="259" w:lineRule="auto"/>
        <w:ind w:left="1076" w:right="90" w:hanging="1091"/>
        <w:rPr>
          <w:ins w:id="186"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87"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188"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189" w:author="Brown,James T" w:date="2019-02-03T14:15:00Z"/>
          <w:color w:val="000000" w:themeColor="text1"/>
        </w:rPr>
      </w:pPr>
    </w:p>
    <w:p w14:paraId="54FF98B1" w14:textId="77777777" w:rsidR="00206B10" w:rsidRDefault="00206B10">
      <w:pPr>
        <w:spacing w:line="259" w:lineRule="auto"/>
        <w:ind w:left="1076" w:right="90" w:hanging="1091"/>
        <w:rPr>
          <w:ins w:id="190" w:author="Brown,James T" w:date="2019-02-03T14:15:00Z"/>
          <w:color w:val="000000" w:themeColor="text1"/>
        </w:rPr>
      </w:pPr>
    </w:p>
    <w:p w14:paraId="6C918EFF" w14:textId="77777777" w:rsidR="00206B10" w:rsidRDefault="00206B10">
      <w:pPr>
        <w:spacing w:line="259" w:lineRule="auto"/>
        <w:ind w:left="1076" w:right="90" w:hanging="1091"/>
        <w:rPr>
          <w:ins w:id="191" w:author="Brown,James T" w:date="2019-02-03T14:15:00Z"/>
          <w:color w:val="000000" w:themeColor="text1"/>
        </w:rPr>
      </w:pPr>
    </w:p>
    <w:p w14:paraId="2727BE88" w14:textId="77777777" w:rsidR="00206B10" w:rsidRDefault="00206B10">
      <w:pPr>
        <w:spacing w:line="259" w:lineRule="auto"/>
        <w:ind w:left="1076" w:right="90" w:hanging="1091"/>
        <w:rPr>
          <w:ins w:id="192" w:author="Brown,James T" w:date="2019-02-03T14:15:00Z"/>
          <w:color w:val="000000" w:themeColor="text1"/>
        </w:rPr>
      </w:pPr>
    </w:p>
    <w:p w14:paraId="3AC51E7B" w14:textId="77777777" w:rsidR="00206B10" w:rsidRDefault="00206B10">
      <w:pPr>
        <w:spacing w:line="259" w:lineRule="auto"/>
        <w:ind w:left="1076" w:right="90" w:hanging="1091"/>
        <w:rPr>
          <w:ins w:id="193" w:author="Brown,James T" w:date="2019-02-03T14:15:00Z"/>
          <w:color w:val="000000" w:themeColor="text1"/>
        </w:rPr>
      </w:pPr>
    </w:p>
    <w:p w14:paraId="372F1B91" w14:textId="77777777" w:rsidR="00206B10" w:rsidRDefault="00206B10">
      <w:pPr>
        <w:spacing w:line="259" w:lineRule="auto"/>
        <w:ind w:left="1076" w:right="90" w:hanging="1091"/>
        <w:rPr>
          <w:ins w:id="194" w:author="Brown,James T" w:date="2019-02-03T14:15:00Z"/>
          <w:color w:val="000000" w:themeColor="text1"/>
        </w:rPr>
      </w:pPr>
    </w:p>
    <w:p w14:paraId="25415D13" w14:textId="77777777" w:rsidR="00206B10" w:rsidRDefault="00206B10">
      <w:pPr>
        <w:spacing w:line="259" w:lineRule="auto"/>
        <w:ind w:left="1076" w:right="90" w:hanging="1091"/>
        <w:rPr>
          <w:ins w:id="195" w:author="Brown,James T" w:date="2019-02-03T14:15:00Z"/>
          <w:color w:val="000000" w:themeColor="text1"/>
        </w:rPr>
      </w:pPr>
    </w:p>
    <w:p w14:paraId="579C5BBF" w14:textId="77777777" w:rsidR="00206B10" w:rsidRDefault="00206B10">
      <w:pPr>
        <w:spacing w:line="259" w:lineRule="auto"/>
        <w:ind w:left="1076" w:right="90" w:hanging="1091"/>
        <w:rPr>
          <w:ins w:id="196"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97"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198"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99"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00"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01" w:author="Brown,James T" w:date="2019-02-10T17:35:00Z"/>
          <w:color w:val="000000" w:themeColor="text1"/>
        </w:rPr>
      </w:pPr>
    </w:p>
    <w:p w14:paraId="3E0296AC" w14:textId="77777777" w:rsidR="00C34FA8" w:rsidRDefault="00C34FA8">
      <w:pPr>
        <w:spacing w:line="259" w:lineRule="auto"/>
        <w:ind w:left="1076" w:right="90" w:hanging="1091"/>
        <w:rPr>
          <w:ins w:id="202" w:author="Brown,James T" w:date="2019-02-10T17:35:00Z"/>
          <w:color w:val="000000" w:themeColor="text1"/>
        </w:rPr>
      </w:pPr>
    </w:p>
    <w:p w14:paraId="045B1FC0" w14:textId="77777777" w:rsidR="00C34FA8" w:rsidRDefault="00C34FA8">
      <w:pPr>
        <w:spacing w:line="259" w:lineRule="auto"/>
        <w:ind w:left="1076" w:right="90" w:hanging="1091"/>
        <w:rPr>
          <w:ins w:id="203" w:author="Brown,James T" w:date="2019-02-10T17:35:00Z"/>
          <w:color w:val="000000" w:themeColor="text1"/>
        </w:rPr>
      </w:pPr>
    </w:p>
    <w:p w14:paraId="36DDC55E" w14:textId="77777777" w:rsidR="00C34FA8" w:rsidRDefault="00C34FA8">
      <w:pPr>
        <w:spacing w:line="259" w:lineRule="auto"/>
        <w:ind w:left="1076" w:right="90" w:hanging="1091"/>
        <w:rPr>
          <w:ins w:id="204"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05"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06" w:author="Brown,James T" w:date="2019-02-10T17:35:00Z"/>
          <w:color w:val="000000" w:themeColor="text1"/>
        </w:rPr>
      </w:pPr>
    </w:p>
    <w:p w14:paraId="49821C92" w14:textId="77777777" w:rsidR="00C34FA8" w:rsidRDefault="00C34FA8">
      <w:pPr>
        <w:spacing w:after="174" w:line="259" w:lineRule="auto"/>
        <w:ind w:right="80"/>
        <w:jc w:val="center"/>
        <w:rPr>
          <w:ins w:id="207" w:author="Brown,James T" w:date="2019-02-10T17:35:00Z"/>
          <w:color w:val="000000" w:themeColor="text1"/>
        </w:rPr>
      </w:pPr>
    </w:p>
    <w:p w14:paraId="1F8EEE13" w14:textId="77777777" w:rsidR="00C34FA8" w:rsidRDefault="00C34FA8">
      <w:pPr>
        <w:spacing w:after="174" w:line="259" w:lineRule="auto"/>
        <w:ind w:right="80"/>
        <w:jc w:val="center"/>
        <w:rPr>
          <w:ins w:id="208" w:author="Brown,James T" w:date="2019-02-10T17:35:00Z"/>
          <w:color w:val="000000" w:themeColor="text1"/>
        </w:rPr>
      </w:pPr>
    </w:p>
    <w:p w14:paraId="49500AFF" w14:textId="77777777" w:rsidR="00C34FA8" w:rsidRDefault="00C34FA8">
      <w:pPr>
        <w:spacing w:after="174" w:line="259" w:lineRule="auto"/>
        <w:ind w:right="80"/>
        <w:jc w:val="center"/>
        <w:rPr>
          <w:ins w:id="209" w:author="Brown,James T" w:date="2019-02-10T17:35:00Z"/>
          <w:color w:val="000000" w:themeColor="text1"/>
        </w:rPr>
      </w:pPr>
    </w:p>
    <w:p w14:paraId="1EC2A60A" w14:textId="77777777" w:rsidR="00C34FA8" w:rsidRDefault="00C34FA8">
      <w:pPr>
        <w:spacing w:after="174" w:line="259" w:lineRule="auto"/>
        <w:ind w:right="80"/>
        <w:jc w:val="center"/>
        <w:rPr>
          <w:ins w:id="210" w:author="Brown,James T" w:date="2019-02-10T17:35:00Z"/>
          <w:color w:val="000000" w:themeColor="text1"/>
        </w:rPr>
      </w:pPr>
    </w:p>
    <w:p w14:paraId="2C689976" w14:textId="77777777" w:rsidR="00C34FA8" w:rsidRDefault="00C34FA8">
      <w:pPr>
        <w:spacing w:after="174" w:line="259" w:lineRule="auto"/>
        <w:ind w:right="80"/>
        <w:jc w:val="center"/>
        <w:rPr>
          <w:ins w:id="211" w:author="Brown,James T" w:date="2019-02-10T17:35:00Z"/>
          <w:color w:val="000000" w:themeColor="text1"/>
        </w:rPr>
      </w:pPr>
    </w:p>
    <w:p w14:paraId="43D416D0" w14:textId="77777777" w:rsidR="00C34FA8" w:rsidRDefault="00C34FA8">
      <w:pPr>
        <w:spacing w:after="174" w:line="259" w:lineRule="auto"/>
        <w:ind w:right="80"/>
        <w:jc w:val="center"/>
        <w:rPr>
          <w:ins w:id="212" w:author="Brown,James T" w:date="2019-02-10T17:35:00Z"/>
          <w:color w:val="000000" w:themeColor="text1"/>
        </w:rPr>
      </w:pPr>
    </w:p>
    <w:p w14:paraId="3A7C0653" w14:textId="77777777" w:rsidR="00C34FA8" w:rsidRDefault="00C34FA8">
      <w:pPr>
        <w:spacing w:after="174" w:line="259" w:lineRule="auto"/>
        <w:ind w:right="80"/>
        <w:jc w:val="center"/>
        <w:rPr>
          <w:ins w:id="213"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lipides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14"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14"/>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15"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15"/>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2BBE6340"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8F69F1" w:rsidRDefault="008F69F1">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8F69F1" w:rsidRDefault="008F69F1">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8F69F1" w:rsidRDefault="008F69F1">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8F69F1" w:rsidRDefault="008F69F1">
      <w:pPr>
        <w:pStyle w:val="CommentText"/>
      </w:pPr>
      <w:r>
        <w:rPr>
          <w:rStyle w:val="CommentReference"/>
        </w:rPr>
        <w:annotationRef/>
      </w:r>
      <w:r>
        <w:t>This list does not match text</w:t>
      </w:r>
    </w:p>
  </w:comment>
  <w:comment w:id="5" w:author="reviewer" w:date="2019-02-11T10:59:00Z" w:initials="a">
    <w:p w14:paraId="033E0779" w14:textId="77777777" w:rsidR="008F69F1" w:rsidRDefault="008F69F1" w:rsidP="00E872D5">
      <w:pPr>
        <w:pStyle w:val="CommentText"/>
      </w:pPr>
      <w:r>
        <w:rPr>
          <w:rStyle w:val="CommentReference"/>
        </w:rPr>
        <w:annotationRef/>
      </w:r>
      <w:r>
        <w:rPr>
          <w:noProof/>
        </w:rPr>
        <w:t>You need to add references here as to what work has been done before - it doesn't have to include ECB.</w:t>
      </w:r>
    </w:p>
  </w:comment>
  <w:comment w:id="6" w:author="reviewer" w:date="2019-02-11T11:05:00Z" w:initials="a">
    <w:p w14:paraId="7DB16261" w14:textId="77777777" w:rsidR="008F69F1" w:rsidRDefault="008F69F1" w:rsidP="00E872D5">
      <w:pPr>
        <w:pStyle w:val="CommentText"/>
      </w:pPr>
      <w:r>
        <w:rPr>
          <w:rStyle w:val="CommentReference"/>
        </w:rPr>
        <w:annotationRef/>
      </w:r>
      <w:r>
        <w:rPr>
          <w:noProof/>
        </w:rPr>
        <w:t>And this is where you describe past work with ECB</w:t>
      </w:r>
    </w:p>
  </w:comment>
  <w:comment w:id="19" w:author="Dan" w:date="2019-02-15T09:29:00Z" w:initials="D">
    <w:p w14:paraId="191810A3" w14:textId="77777777" w:rsidR="008F69F1" w:rsidRDefault="008F69F1">
      <w:pPr>
        <w:pStyle w:val="CommentText"/>
      </w:pPr>
      <w:r>
        <w:rPr>
          <w:rStyle w:val="CommentReference"/>
        </w:rPr>
        <w:annotationRef/>
      </w:r>
      <w:r>
        <w:t xml:space="preserve">Again, your phrasing is incomplete. Increased protein storage in relation to what? I know you say it at the end of the sentence, but a reader should not have to wait until the end of the sentence to see your comparison. </w:t>
      </w:r>
    </w:p>
  </w:comment>
  <w:comment w:id="20" w:author="Dan" w:date="2019-02-15T13:12:00Z" w:initials="D">
    <w:p w14:paraId="28178C1E" w14:textId="11F60B7D" w:rsidR="008F69F1" w:rsidRDefault="008F69F1">
      <w:pPr>
        <w:pStyle w:val="CommentText"/>
      </w:pPr>
      <w:bookmarkStart w:id="21" w:name="_GoBack"/>
      <w:bookmarkEnd w:id="21"/>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22" w:author="Dan" w:date="2019-01-29T10:05:00Z" w:initials="D">
    <w:p w14:paraId="05C22F96" w14:textId="77777777" w:rsidR="008F69F1" w:rsidRDefault="008F69F1" w:rsidP="00BE155D">
      <w:pPr>
        <w:pStyle w:val="CommentText"/>
      </w:pPr>
      <w:r>
        <w:rPr>
          <w:rStyle w:val="CommentReference"/>
        </w:rPr>
        <w:annotationRef/>
      </w:r>
      <w:r>
        <w:t>Also cite my review here.</w:t>
      </w:r>
    </w:p>
  </w:comment>
  <w:comment w:id="23" w:author="Dan" w:date="2019-01-29T10:04:00Z" w:initials="D">
    <w:p w14:paraId="05A84F82" w14:textId="77777777" w:rsidR="008F69F1" w:rsidRDefault="008F69F1">
      <w:pPr>
        <w:pStyle w:val="CommentText"/>
      </w:pPr>
      <w:r>
        <w:rPr>
          <w:rStyle w:val="CommentReference"/>
        </w:rPr>
        <w:annotationRef/>
      </w:r>
      <w:r>
        <w:t>Bad editing</w:t>
      </w:r>
    </w:p>
  </w:comment>
  <w:comment w:id="25" w:author="Dan" w:date="2019-01-29T10:27:00Z" w:initials="D">
    <w:p w14:paraId="24FEE2AE" w14:textId="77777777" w:rsidR="008F69F1" w:rsidRDefault="008F69F1">
      <w:pPr>
        <w:pStyle w:val="CommentText"/>
      </w:pPr>
      <w:r>
        <w:rPr>
          <w:rStyle w:val="CommentReference"/>
        </w:rPr>
        <w:annotationRef/>
      </w:r>
      <w:r>
        <w:t>You need a citation here.</w:t>
      </w:r>
    </w:p>
  </w:comment>
  <w:comment w:id="26" w:author="Dan" w:date="2019-01-29T10:29:00Z" w:initials="D">
    <w:p w14:paraId="614AE661" w14:textId="77777777" w:rsidR="008F69F1" w:rsidRDefault="008F69F1">
      <w:pPr>
        <w:pStyle w:val="CommentText"/>
      </w:pPr>
      <w:r>
        <w:rPr>
          <w:rStyle w:val="CommentReference"/>
        </w:rPr>
        <w:annotationRef/>
      </w:r>
      <w:r>
        <w:t xml:space="preserve">I do not understand this statement. What do you mean. Why do you not cite the Bradshaw study the first time you refer to it? </w:t>
      </w:r>
    </w:p>
  </w:comment>
  <w:comment w:id="27" w:author="Dan" w:date="2019-01-29T10:31:00Z" w:initials="D">
    <w:p w14:paraId="117507C9" w14:textId="77777777" w:rsidR="008F69F1" w:rsidRDefault="008F69F1">
      <w:pPr>
        <w:pStyle w:val="CommentText"/>
      </w:pPr>
      <w:r>
        <w:rPr>
          <w:rStyle w:val="CommentReference"/>
        </w:rPr>
        <w:annotationRef/>
      </w:r>
      <w:r>
        <w:t xml:space="preserve">Cut this down and combine it with the previous sentence. </w:t>
      </w:r>
    </w:p>
  </w:comment>
  <w:comment w:id="28" w:author="Dan" w:date="2019-01-29T10:33:00Z" w:initials="D">
    <w:p w14:paraId="51B856C0" w14:textId="77777777" w:rsidR="008F69F1" w:rsidRDefault="008F69F1">
      <w:pPr>
        <w:pStyle w:val="CommentText"/>
      </w:pPr>
      <w:r>
        <w:rPr>
          <w:rStyle w:val="CommentReference"/>
        </w:rPr>
        <w:annotationRef/>
      </w:r>
      <w:r>
        <w:t xml:space="preserve">Be clear about what you mean here. I think you are referring to the fact that the short-diapause genotype also had shallow and deep-diapausers where the long-diapause genotype only showed deep-diapause. Cut out useless se4ntences like this one and get right to the heart of the matter as you do below. </w:t>
      </w:r>
    </w:p>
  </w:comment>
  <w:comment w:id="30" w:author="Dan" w:date="2019-01-29T10:42:00Z" w:initials="D">
    <w:p w14:paraId="27E4EE73" w14:textId="77777777" w:rsidR="008F69F1" w:rsidRDefault="008F69F1">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49C7E6F" w14:textId="77777777" w:rsidR="008F69F1" w:rsidRDefault="008F69F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033E0779" w15:done="0"/>
  <w15:commentEx w15:paraId="7DB16261" w15:done="0"/>
  <w15:commentEx w15:paraId="191810A3" w15:done="0"/>
  <w15:commentEx w15:paraId="28178C1E" w15:done="0"/>
  <w15:commentEx w15:paraId="05C22F96" w15:done="0"/>
  <w15:commentEx w15:paraId="05A84F82" w15:done="0"/>
  <w15:commentEx w15:paraId="24FEE2AE" w15:done="0"/>
  <w15:commentEx w15:paraId="614AE661" w15:done="0"/>
  <w15:commentEx w15:paraId="117507C9" w15:done="0"/>
  <w15:commentEx w15:paraId="51B856C0" w15:done="0"/>
  <w15:commentEx w15:paraId="149C7E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3E0779" w16cid:durableId="20114005"/>
  <w16cid:commentId w16cid:paraId="7DB16261" w16cid:durableId="20114006"/>
  <w16cid:commentId w16cid:paraId="191810A3" w16cid:durableId="20114007"/>
  <w16cid:commentId w16cid:paraId="28178C1E" w16cid:durableId="20114012"/>
  <w16cid:commentId w16cid:paraId="05C22F96" w16cid:durableId="20114013"/>
  <w16cid:commentId w16cid:paraId="05A84F82" w16cid:durableId="20114014"/>
  <w16cid:commentId w16cid:paraId="24FEE2AE" w16cid:durableId="20114015"/>
  <w16cid:commentId w16cid:paraId="614AE661" w16cid:durableId="20114016"/>
  <w16cid:commentId w16cid:paraId="117507C9" w16cid:durableId="20114017"/>
  <w16cid:commentId w16cid:paraId="51B856C0" w16cid:durableId="20114018"/>
  <w16cid:commentId w16cid:paraId="149C7E6F" w16cid:durableId="201140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4DD25" w14:textId="77777777" w:rsidR="009969C4" w:rsidRDefault="009969C4">
      <w:pPr>
        <w:spacing w:after="0" w:line="240" w:lineRule="auto"/>
      </w:pPr>
      <w:r>
        <w:separator/>
      </w:r>
    </w:p>
  </w:endnote>
  <w:endnote w:type="continuationSeparator" w:id="0">
    <w:p w14:paraId="469025DB" w14:textId="77777777" w:rsidR="009969C4" w:rsidRDefault="0099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8F69F1" w:rsidRDefault="008F69F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8F69F1" w:rsidRDefault="008F69F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8F69F1" w:rsidRDefault="008F69F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E9A07" w14:textId="77777777" w:rsidR="009969C4" w:rsidRDefault="009969C4">
      <w:pPr>
        <w:spacing w:after="0" w:line="240" w:lineRule="auto"/>
      </w:pPr>
      <w:r>
        <w:separator/>
      </w:r>
    </w:p>
  </w:footnote>
  <w:footnote w:type="continuationSeparator" w:id="0">
    <w:p w14:paraId="7AC895D6" w14:textId="77777777" w:rsidR="009969C4" w:rsidRDefault="009969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8F69F1" w:rsidRDefault="008F69F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8F69F1" w:rsidRDefault="008F69F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8F69F1" w:rsidRDefault="008F69F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8F69F1" w:rsidRDefault="008F69F1">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8F69F1" w:rsidRDefault="008F69F1">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8F69F1" w:rsidRDefault="008F69F1">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8F69F1" w:rsidRDefault="008F69F1">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8F69F1" w:rsidRDefault="008F69F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8F69F1" w:rsidRDefault="008F69F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 ARS">
    <w15:presenceInfo w15:providerId="AD" w15:userId="S-1-5-21-2064210376-1677799041-60295696-4010"/>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7129A"/>
    <w:rsid w:val="000978A9"/>
    <w:rsid w:val="000A008B"/>
    <w:rsid w:val="000D6E6E"/>
    <w:rsid w:val="000E1D1C"/>
    <w:rsid w:val="000E69EC"/>
    <w:rsid w:val="000F7BF5"/>
    <w:rsid w:val="001011C2"/>
    <w:rsid w:val="00101994"/>
    <w:rsid w:val="00115239"/>
    <w:rsid w:val="0014256A"/>
    <w:rsid w:val="00147FCB"/>
    <w:rsid w:val="001545B6"/>
    <w:rsid w:val="001600C3"/>
    <w:rsid w:val="00172C25"/>
    <w:rsid w:val="0017795F"/>
    <w:rsid w:val="00182BD7"/>
    <w:rsid w:val="001906B7"/>
    <w:rsid w:val="001945C9"/>
    <w:rsid w:val="001A3D3B"/>
    <w:rsid w:val="001B1721"/>
    <w:rsid w:val="001B2751"/>
    <w:rsid w:val="001B705E"/>
    <w:rsid w:val="001C527C"/>
    <w:rsid w:val="001C689C"/>
    <w:rsid w:val="001C6E15"/>
    <w:rsid w:val="001E7880"/>
    <w:rsid w:val="001F72E0"/>
    <w:rsid w:val="001F744C"/>
    <w:rsid w:val="00206B10"/>
    <w:rsid w:val="00210119"/>
    <w:rsid w:val="00213597"/>
    <w:rsid w:val="0023404A"/>
    <w:rsid w:val="00236194"/>
    <w:rsid w:val="002407FE"/>
    <w:rsid w:val="00246FC2"/>
    <w:rsid w:val="00247503"/>
    <w:rsid w:val="00251EBA"/>
    <w:rsid w:val="00271B96"/>
    <w:rsid w:val="00274996"/>
    <w:rsid w:val="002852DB"/>
    <w:rsid w:val="002959D9"/>
    <w:rsid w:val="002960D2"/>
    <w:rsid w:val="002B1BE1"/>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2A5A"/>
    <w:rsid w:val="00362E05"/>
    <w:rsid w:val="003657F6"/>
    <w:rsid w:val="00365AF1"/>
    <w:rsid w:val="00385FDC"/>
    <w:rsid w:val="003B2371"/>
    <w:rsid w:val="003B73A4"/>
    <w:rsid w:val="003C04C1"/>
    <w:rsid w:val="003C3E0E"/>
    <w:rsid w:val="003E7766"/>
    <w:rsid w:val="0041772E"/>
    <w:rsid w:val="004179BB"/>
    <w:rsid w:val="00422199"/>
    <w:rsid w:val="00436603"/>
    <w:rsid w:val="004370E5"/>
    <w:rsid w:val="00445BE1"/>
    <w:rsid w:val="0045069E"/>
    <w:rsid w:val="00451DDE"/>
    <w:rsid w:val="004817D3"/>
    <w:rsid w:val="00483A1B"/>
    <w:rsid w:val="00490123"/>
    <w:rsid w:val="004917BE"/>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509FF"/>
    <w:rsid w:val="00560914"/>
    <w:rsid w:val="0056454F"/>
    <w:rsid w:val="0057015C"/>
    <w:rsid w:val="0058403E"/>
    <w:rsid w:val="005877E3"/>
    <w:rsid w:val="00590864"/>
    <w:rsid w:val="00597966"/>
    <w:rsid w:val="005A5F4B"/>
    <w:rsid w:val="005B2DDE"/>
    <w:rsid w:val="005B3839"/>
    <w:rsid w:val="005B385A"/>
    <w:rsid w:val="005C0337"/>
    <w:rsid w:val="005D0A52"/>
    <w:rsid w:val="005D279F"/>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36AE"/>
    <w:rsid w:val="006746F1"/>
    <w:rsid w:val="006775CF"/>
    <w:rsid w:val="00684AFF"/>
    <w:rsid w:val="00690360"/>
    <w:rsid w:val="00695B9E"/>
    <w:rsid w:val="00697C07"/>
    <w:rsid w:val="006B3D7A"/>
    <w:rsid w:val="006B6BE0"/>
    <w:rsid w:val="006D2398"/>
    <w:rsid w:val="006E4F43"/>
    <w:rsid w:val="006F58EA"/>
    <w:rsid w:val="006F5AD1"/>
    <w:rsid w:val="006F5EF4"/>
    <w:rsid w:val="00702570"/>
    <w:rsid w:val="00706B3A"/>
    <w:rsid w:val="00706DE6"/>
    <w:rsid w:val="007217F9"/>
    <w:rsid w:val="00725EDF"/>
    <w:rsid w:val="007379D9"/>
    <w:rsid w:val="00754F0B"/>
    <w:rsid w:val="00771B0C"/>
    <w:rsid w:val="00774337"/>
    <w:rsid w:val="007B2067"/>
    <w:rsid w:val="007B4027"/>
    <w:rsid w:val="007B6F1F"/>
    <w:rsid w:val="007C1A3D"/>
    <w:rsid w:val="007C3B04"/>
    <w:rsid w:val="007F477F"/>
    <w:rsid w:val="007F6A28"/>
    <w:rsid w:val="007F71BB"/>
    <w:rsid w:val="00803A00"/>
    <w:rsid w:val="00815FCF"/>
    <w:rsid w:val="008179E2"/>
    <w:rsid w:val="008262F8"/>
    <w:rsid w:val="00827493"/>
    <w:rsid w:val="008364BC"/>
    <w:rsid w:val="00836E2F"/>
    <w:rsid w:val="00844C2B"/>
    <w:rsid w:val="008853EC"/>
    <w:rsid w:val="008A020F"/>
    <w:rsid w:val="008C20D0"/>
    <w:rsid w:val="008D03F4"/>
    <w:rsid w:val="008E6E23"/>
    <w:rsid w:val="008E70F7"/>
    <w:rsid w:val="008F5C7F"/>
    <w:rsid w:val="008F69F1"/>
    <w:rsid w:val="00901907"/>
    <w:rsid w:val="00901C16"/>
    <w:rsid w:val="00914942"/>
    <w:rsid w:val="0094006B"/>
    <w:rsid w:val="00941D82"/>
    <w:rsid w:val="0094291C"/>
    <w:rsid w:val="009514F6"/>
    <w:rsid w:val="00952DBE"/>
    <w:rsid w:val="0097178C"/>
    <w:rsid w:val="00973830"/>
    <w:rsid w:val="00983588"/>
    <w:rsid w:val="00990B2E"/>
    <w:rsid w:val="00993EDE"/>
    <w:rsid w:val="009963D9"/>
    <w:rsid w:val="009969C4"/>
    <w:rsid w:val="009972D1"/>
    <w:rsid w:val="00997F25"/>
    <w:rsid w:val="009B7A17"/>
    <w:rsid w:val="009C1240"/>
    <w:rsid w:val="009C22D2"/>
    <w:rsid w:val="009E5A7B"/>
    <w:rsid w:val="009F6006"/>
    <w:rsid w:val="009F77D8"/>
    <w:rsid w:val="00A1298B"/>
    <w:rsid w:val="00A13F24"/>
    <w:rsid w:val="00A21756"/>
    <w:rsid w:val="00A221E4"/>
    <w:rsid w:val="00A32000"/>
    <w:rsid w:val="00A33568"/>
    <w:rsid w:val="00A37F0F"/>
    <w:rsid w:val="00A618CD"/>
    <w:rsid w:val="00A75D96"/>
    <w:rsid w:val="00A87CB6"/>
    <w:rsid w:val="00AA1215"/>
    <w:rsid w:val="00AA5659"/>
    <w:rsid w:val="00AA6878"/>
    <w:rsid w:val="00AB6EF8"/>
    <w:rsid w:val="00AC10D3"/>
    <w:rsid w:val="00AC406C"/>
    <w:rsid w:val="00AD07F1"/>
    <w:rsid w:val="00AF74AF"/>
    <w:rsid w:val="00B04401"/>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BF7E6C"/>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46D38"/>
    <w:rsid w:val="00D6319F"/>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00B5"/>
    <w:rsid w:val="00E01AE6"/>
    <w:rsid w:val="00E01FAA"/>
    <w:rsid w:val="00E21FFA"/>
    <w:rsid w:val="00E26727"/>
    <w:rsid w:val="00E3506E"/>
    <w:rsid w:val="00E3519C"/>
    <w:rsid w:val="00E3698F"/>
    <w:rsid w:val="00E36B65"/>
    <w:rsid w:val="00E371DB"/>
    <w:rsid w:val="00E50ACD"/>
    <w:rsid w:val="00E5235D"/>
    <w:rsid w:val="00E66393"/>
    <w:rsid w:val="00E72777"/>
    <w:rsid w:val="00E819EC"/>
    <w:rsid w:val="00E872D5"/>
    <w:rsid w:val="00E93C90"/>
    <w:rsid w:val="00EA0CCB"/>
    <w:rsid w:val="00EB1638"/>
    <w:rsid w:val="00EC3B40"/>
    <w:rsid w:val="00EE093B"/>
    <w:rsid w:val="00EF16C4"/>
    <w:rsid w:val="00EF3DED"/>
    <w:rsid w:val="00F06552"/>
    <w:rsid w:val="00F1002A"/>
    <w:rsid w:val="00F2538A"/>
    <w:rsid w:val="00F30860"/>
    <w:rsid w:val="00F416C8"/>
    <w:rsid w:val="00F60F18"/>
    <w:rsid w:val="00F61314"/>
    <w:rsid w:val="00F62B02"/>
    <w:rsid w:val="00F62F69"/>
    <w:rsid w:val="00F67582"/>
    <w:rsid w:val="00F7755A"/>
    <w:rsid w:val="00F87FE4"/>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75A42-783E-AB43-8803-6925BD864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73</Pages>
  <Words>36299</Words>
  <Characters>206905</Characters>
  <Application>Microsoft Office Word</Application>
  <DocSecurity>0</DocSecurity>
  <Lines>1724</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4</cp:revision>
  <cp:lastPrinted>2019-02-12T17:16:00Z</cp:lastPrinted>
  <dcterms:created xsi:type="dcterms:W3CDTF">2019-02-17T04:36:00Z</dcterms:created>
  <dcterms:modified xsi:type="dcterms:W3CDTF">2019-02-17T18:56:00Z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