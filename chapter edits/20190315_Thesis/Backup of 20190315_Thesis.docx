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Chen, Nausheena Baig, and Dr. Caitlin Rering for their assistance with experimental design,</w:t>
      </w:r>
      <w:r w:rsidR="006B5074">
        <w:rPr>
          <w:color w:val="000000" w:themeColor="text1"/>
        </w:rPr>
        <w:t xml:space="preserve"> </w:t>
      </w: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 . . .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 . . .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 . . .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28099070"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ins w:id="0" w:author="Brown,James T" w:date="2019-03-13T20:16:00Z">
        <w:r w:rsidR="00B97B31">
          <w:rPr>
            <w:color w:val="000000" w:themeColor="text1"/>
          </w:rPr>
          <w:t>31</w:t>
        </w:r>
      </w:ins>
      <w:del w:id="1" w:author="Brown,James T" w:date="2019-03-13T20:16:00Z">
        <w:r w:rsidRPr="004F09C9" w:rsidDel="00B97B31">
          <w:rPr>
            <w:color w:val="000000" w:themeColor="text1"/>
          </w:rPr>
          <w:delText>19</w:delText>
        </w:r>
      </w:del>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6EFCDA06" w14:textId="131F0361"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C04AF4">
        <w:rPr>
          <w:color w:val="000000" w:themeColor="text1"/>
        </w:rPr>
        <w:t>32</w:t>
      </w:r>
    </w:p>
    <w:p w14:paraId="64676EB0" w14:textId="18B94394" w:rsidR="00F0109B" w:rsidRDefault="00F0109B" w:rsidP="00576488">
      <w:pPr>
        <w:tabs>
          <w:tab w:val="center" w:pos="3529"/>
          <w:tab w:val="center" w:pos="7752"/>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w:t>
      </w:r>
      <w:r w:rsidR="00576488">
        <w:rPr>
          <w:color w:val="000000" w:themeColor="text1"/>
        </w:rPr>
        <w:t>2</w:t>
      </w:r>
      <w:r>
        <w:rPr>
          <w:color w:val="000000" w:themeColor="text1"/>
        </w:rPr>
        <w:t xml:space="preserve">   </w:t>
      </w:r>
      <w:r>
        <w:rPr>
          <w:color w:val="000000" w:themeColor="text1"/>
        </w:rPr>
        <w:tab/>
        <w:t>Predicted relationship between nutrition stores and diapause genotype</w:t>
      </w:r>
      <w:r w:rsidRPr="004F09C9">
        <w:rPr>
          <w:color w:val="000000" w:themeColor="text1"/>
        </w:rPr>
        <w:t>. . . . . . . . .</w:t>
      </w:r>
      <w:r>
        <w:rPr>
          <w:color w:val="000000" w:themeColor="text1"/>
        </w:rPr>
        <w:tab/>
      </w:r>
      <w:r w:rsidR="00576488">
        <w:rPr>
          <w:color w:val="000000" w:themeColor="text1"/>
        </w:rPr>
        <w:t>33</w:t>
      </w:r>
    </w:p>
    <w:p w14:paraId="734A2170" w14:textId="278FFB33"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55</w:t>
      </w:r>
    </w:p>
    <w:p w14:paraId="3C39707E" w14:textId="59A4ADF7"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w:t>
      </w:r>
      <w:r w:rsidR="00FC0790" w:rsidRPr="00576488">
        <w:rPr>
          <w:color w:val="000000" w:themeColor="text1"/>
          <w:vertAlign w:val="subscript"/>
        </w:rPr>
        <w:t>2</w:t>
      </w:r>
      <w:r w:rsidR="00FC0790">
        <w:rPr>
          <w:color w:val="000000" w:themeColor="text1"/>
        </w:rPr>
        <w:t xml:space="preserve">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r>
      <w:r w:rsidR="00576488">
        <w:rPr>
          <w:color w:val="000000" w:themeColor="text1"/>
        </w:rPr>
        <w:t>56</w:t>
      </w:r>
    </w:p>
    <w:p w14:paraId="6D38EC11" w14:textId="6D7460CD"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 xml:space="preserve">Comparing </w:t>
      </w:r>
      <w:r w:rsidR="00576488">
        <w:rPr>
          <w:color w:val="000000" w:themeColor="text1"/>
        </w:rPr>
        <w:t>CO</w:t>
      </w:r>
      <w:r w:rsidR="00576488" w:rsidRPr="003672F4">
        <w:rPr>
          <w:color w:val="000000" w:themeColor="text1"/>
          <w:vertAlign w:val="subscript"/>
        </w:rPr>
        <w:t>2</w:t>
      </w:r>
      <w:r w:rsidR="00576488">
        <w:rPr>
          <w:color w:val="000000" w:themeColor="text1"/>
          <w:vertAlign w:val="subscript"/>
        </w:rPr>
        <w:t xml:space="preserve"> </w:t>
      </w:r>
      <w:r w:rsidR="00FC0790">
        <w:rPr>
          <w:color w:val="000000" w:themeColor="text1"/>
        </w:rPr>
        <w:t>production between larvae with the same diapause genotypes when reared under different photoperiods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w:t>
      </w:r>
      <w:r w:rsidRPr="004F09C9">
        <w:rPr>
          <w:color w:val="000000" w:themeColor="text1"/>
        </w:rPr>
        <w:tab/>
      </w:r>
      <w:r w:rsidR="00576488">
        <w:rPr>
          <w:color w:val="000000" w:themeColor="text1"/>
        </w:rPr>
        <w:t>57</w:t>
      </w:r>
    </w:p>
    <w:p w14:paraId="168E46EC" w14:textId="24B2900F"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4</w:t>
      </w:r>
      <w:r w:rsidR="00705C52">
        <w:rPr>
          <w:color w:val="000000" w:themeColor="text1"/>
        </w:rPr>
        <w:t xml:space="preserve">  </w:t>
      </w:r>
      <w:r w:rsidR="00FC0790">
        <w:rPr>
          <w:color w:val="000000" w:themeColor="text1"/>
        </w:rPr>
        <w:t>Observations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r>
      <w:r w:rsidR="00576488">
        <w:rPr>
          <w:color w:val="000000" w:themeColor="text1"/>
        </w:rPr>
        <w:t>58</w:t>
      </w:r>
    </w:p>
    <w:p w14:paraId="6B438461" w14:textId="714D656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 xml:space="preserve">shallow-diapause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r w:rsidRPr="004F09C9">
        <w:rPr>
          <w:color w:val="000000" w:themeColor="text1"/>
        </w:rPr>
        <w:tab/>
      </w:r>
      <w:r w:rsidR="00576488">
        <w:rPr>
          <w:color w:val="000000" w:themeColor="text1"/>
        </w:rPr>
        <w:t>59</w:t>
      </w:r>
    </w:p>
    <w:p w14:paraId="183A635E" w14:textId="4137944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00576488">
        <w:rPr>
          <w:color w:val="000000" w:themeColor="text1"/>
        </w:rPr>
        <w:t>60</w:t>
      </w:r>
    </w:p>
    <w:p w14:paraId="1302D6CE" w14:textId="0C4057D0"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r w:rsidR="001174EB">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r>
      <w:r w:rsidR="00576488">
        <w:rPr>
          <w:color w:val="000000" w:themeColor="text1"/>
        </w:rPr>
        <w:t>61</w:t>
      </w:r>
    </w:p>
    <w:p w14:paraId="6EF76584" w14:textId="1B758F3F"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r w:rsidRPr="004F09C9">
        <w:rPr>
          <w:color w:val="000000" w:themeColor="text1"/>
        </w:rPr>
        <w:tab/>
      </w:r>
      <w:r w:rsidR="00705C52">
        <w:rPr>
          <w:color w:val="000000" w:themeColor="text1"/>
        </w:rPr>
        <w:t xml:space="preserve">  </w:t>
      </w:r>
      <w:r w:rsidR="001803F0" w:rsidRPr="004F09C9">
        <w:rPr>
          <w:color w:val="000000" w:themeColor="text1"/>
        </w:rPr>
        <w:t>The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00576488">
        <w:rPr>
          <w:color w:val="000000" w:themeColor="text1"/>
        </w:rPr>
        <w:t>62</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73834392"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ins w:id="2" w:author="Brown,James T" w:date="2019-03-13T20:18:00Z">
        <w:r w:rsidR="00B97B31">
          <w:rPr>
            <w:color w:val="000000" w:themeColor="text1"/>
          </w:rPr>
          <w:t xml:space="preserve">play an important role </w:t>
        </w:r>
      </w:ins>
      <w:del w:id="3" w:author="Brown,James T" w:date="2019-03-13T20:18:00Z">
        <w:r w:rsidR="008109E0" w:rsidDel="00B97B31">
          <w:rPr>
            <w:color w:val="000000" w:themeColor="text1"/>
          </w:rPr>
          <w:delText xml:space="preserve">could be crucial </w:delText>
        </w:r>
      </w:del>
      <w:r w:rsidR="008109E0">
        <w:rPr>
          <w:color w:val="000000" w:themeColor="text1"/>
        </w:rPr>
        <w:t>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r w:rsidR="008109E0" w:rsidRPr="004F09C9">
        <w:rPr>
          <w:i/>
          <w:color w:val="000000" w:themeColor="text1"/>
        </w:rPr>
        <w:t xml:space="preserve">Ostrinia nubilalis </w:t>
      </w:r>
      <w:r w:rsidR="008109E0" w:rsidRPr="004F09C9">
        <w:rPr>
          <w:color w:val="000000" w:themeColor="text1"/>
        </w:rPr>
        <w:t>(</w:t>
      </w:r>
      <w:proofErr w:type="spellStart"/>
      <w:r w:rsidR="008109E0" w:rsidRPr="004F09C9">
        <w:rPr>
          <w:color w:val="000000" w:themeColor="text1"/>
        </w:rPr>
        <w:t>H</w:t>
      </w:r>
      <w:r w:rsidR="000243CC" w:rsidRPr="004F09C9">
        <w:rPr>
          <w:color w:val="000000" w:themeColor="text1"/>
        </w:rPr>
        <w:t>ü</w:t>
      </w:r>
      <w:r w:rsidR="008109E0" w:rsidRPr="004F09C9">
        <w:rPr>
          <w:color w:val="000000" w:themeColor="text1"/>
        </w:rPr>
        <w:t>bner</w:t>
      </w:r>
      <w:proofErr w:type="spellEnd"/>
      <w:r w:rsidR="008109E0" w:rsidRPr="004F09C9">
        <w:rPr>
          <w:color w:val="000000" w:themeColor="text1"/>
        </w:rPr>
        <w:t>)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w:t>
      </w:r>
      <w:r w:rsidR="00246FC2">
        <w:rPr>
          <w:color w:val="000000" w:themeColor="text1"/>
        </w:rPr>
        <w:lastRenderedPageBreak/>
        <w:t>diapause 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08730241"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 xml:space="preserve">According to the National Oceanic and Atmospheric Administration, </w:t>
      </w:r>
      <w:commentRangeStart w:id="4"/>
      <w:ins w:id="5" w:author="Brown,James T" w:date="2019-03-13T20:19:00Z">
        <w:r w:rsidR="00B97B31" w:rsidRPr="00A4103C">
          <w:rPr>
            <w:rFonts w:asciiTheme="minorHAnsi" w:hAnsiTheme="minorHAnsi"/>
            <w:color w:val="auto"/>
          </w:rPr>
          <w:t>2016 was the warmest year on record</w:t>
        </w:r>
        <w:r w:rsidR="00B97B31">
          <w:rPr>
            <w:rFonts w:asciiTheme="minorHAnsi" w:hAnsiTheme="minorHAnsi"/>
            <w:color w:val="auto"/>
          </w:rPr>
          <w:t>.</w:t>
        </w:r>
        <w:commentRangeEnd w:id="4"/>
        <w:r w:rsidR="00B97B31">
          <w:rPr>
            <w:rStyle w:val="CommentReference"/>
          </w:rPr>
          <w:commentReference w:id="4"/>
        </w:r>
      </w:ins>
      <w:del w:id="6" w:author="Brown,James T" w:date="2019-03-13T20:19:00Z">
        <w:r w:rsidRPr="00A4103C" w:rsidDel="00B97B31">
          <w:rPr>
            <w:rFonts w:asciiTheme="minorHAnsi" w:hAnsiTheme="minorHAnsi"/>
            <w:color w:val="auto"/>
          </w:rPr>
          <w:delText>2016 was the warmest year on record</w:delText>
        </w:r>
      </w:del>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w:t>
      </w:r>
      <w:r w:rsidR="00CF5040">
        <w:rPr>
          <w:rFonts w:asciiTheme="minorHAnsi" w:hAnsiTheme="minorHAnsi"/>
          <w:color w:val="auto"/>
        </w:rPr>
        <w:t>L</w:t>
      </w:r>
      <w:r w:rsidR="00311790">
        <w:rPr>
          <w:rFonts w:asciiTheme="minorHAnsi" w:hAnsiTheme="minorHAnsi"/>
          <w:color w:val="auto"/>
        </w:rPr>
        <w:t>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595217AB"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w:t>
      </w:r>
      <w:ins w:id="7" w:author="Brown,James T" w:date="2019-03-13T20:19:00Z">
        <w:r w:rsidR="00B97B31">
          <w:rPr>
            <w:color w:val="000000" w:themeColor="text1"/>
          </w:rPr>
          <w:t xml:space="preserve">effectively </w:t>
        </w:r>
      </w:ins>
      <w:r w:rsidRPr="00B134B2">
        <w:rPr>
          <w:color w:val="000000" w:themeColor="text1"/>
        </w:rPr>
        <w:t>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w:t>
      </w:r>
      <w:ins w:id="8" w:author="Brown,James T" w:date="2019-03-13T20:22:00Z">
        <w:r w:rsidR="004D4C1F">
          <w:rPr>
            <w:color w:val="000000" w:themeColor="text1"/>
          </w:rPr>
          <w:t xml:space="preserve"> </w:t>
        </w:r>
      </w:ins>
      <w:commentRangeStart w:id="9"/>
      <w:ins w:id="10" w:author="Brown,James T" w:date="2019-03-13T20:26:00Z">
        <w:r w:rsidR="00F3548A">
          <w:rPr>
            <w:color w:val="000000" w:themeColor="text1"/>
          </w:rPr>
          <w:t>F</w:t>
        </w:r>
      </w:ins>
      <w:ins w:id="11" w:author="Brown,James T" w:date="2019-03-13T20:24:00Z">
        <w:r w:rsidR="004D4C1F">
          <w:rPr>
            <w:color w:val="000000" w:themeColor="text1"/>
          </w:rPr>
          <w:t>or insects</w:t>
        </w:r>
      </w:ins>
      <w:ins w:id="12" w:author="Brown,James T" w:date="2019-03-13T20:27:00Z">
        <w:r w:rsidR="00F3548A">
          <w:rPr>
            <w:color w:val="000000" w:themeColor="text1"/>
          </w:rPr>
          <w:t xml:space="preserve">, the effects of a changing climate </w:t>
        </w:r>
      </w:ins>
      <w:ins w:id="13" w:author="Brown,James T" w:date="2019-03-13T20:24:00Z">
        <w:r w:rsidR="004D4C1F">
          <w:rPr>
            <w:color w:val="000000" w:themeColor="text1"/>
          </w:rPr>
          <w:t xml:space="preserve">could be positive or negative. Insects that </w:t>
        </w:r>
      </w:ins>
      <w:ins w:id="14" w:author="Brown,James T" w:date="2019-03-13T20:25:00Z">
        <w:r w:rsidR="004D4C1F">
          <w:rPr>
            <w:color w:val="000000" w:themeColor="text1"/>
          </w:rPr>
          <w:t xml:space="preserve">are </w:t>
        </w:r>
      </w:ins>
      <w:ins w:id="15" w:author="Brown,James T" w:date="2019-03-13T20:27:00Z">
        <w:r w:rsidR="00F3548A">
          <w:rPr>
            <w:color w:val="000000" w:themeColor="text1"/>
          </w:rPr>
          <w:t>a</w:t>
        </w:r>
      </w:ins>
      <w:ins w:id="16" w:author="Brown,James T" w:date="2019-03-13T20:25:00Z">
        <w:r w:rsidR="004D4C1F">
          <w:rPr>
            <w:color w:val="000000" w:themeColor="text1"/>
          </w:rPr>
          <w:t xml:space="preserve">ffected positively by climate change can be termed winners and those insects negatively </w:t>
        </w:r>
      </w:ins>
      <w:ins w:id="17" w:author="Brown,James T" w:date="2019-03-13T20:26:00Z">
        <w:r w:rsidR="004D4C1F">
          <w:rPr>
            <w:color w:val="000000" w:themeColor="text1"/>
          </w:rPr>
          <w:t>affected</w:t>
        </w:r>
      </w:ins>
      <w:ins w:id="18" w:author="Brown,James T" w:date="2019-03-13T20:25:00Z">
        <w:r w:rsidR="004D4C1F">
          <w:rPr>
            <w:color w:val="000000" w:themeColor="text1"/>
          </w:rPr>
          <w:t xml:space="preserve"> by </w:t>
        </w:r>
      </w:ins>
      <w:ins w:id="19" w:author="Brown,James T" w:date="2019-03-13T20:26:00Z">
        <w:r w:rsidR="004D4C1F">
          <w:rPr>
            <w:color w:val="000000" w:themeColor="text1"/>
          </w:rPr>
          <w:t>climate change</w:t>
        </w:r>
      </w:ins>
      <w:ins w:id="20" w:author="Brown,James T" w:date="2019-03-13T20:25:00Z">
        <w:r w:rsidR="004D4C1F">
          <w:rPr>
            <w:color w:val="000000" w:themeColor="text1"/>
          </w:rPr>
          <w:t xml:space="preserve"> can be termed </w:t>
        </w:r>
        <w:r w:rsidR="004D4C1F">
          <w:rPr>
            <w:color w:val="000000" w:themeColor="text1"/>
          </w:rPr>
          <w:lastRenderedPageBreak/>
          <w:t xml:space="preserve">losers. </w:t>
        </w:r>
      </w:ins>
      <w:commentRangeEnd w:id="9"/>
      <w:ins w:id="21" w:author="Brown,James T" w:date="2019-03-13T20:28:00Z">
        <w:r w:rsidR="00F3548A">
          <w:rPr>
            <w:rStyle w:val="CommentReference"/>
          </w:rPr>
          <w:commentReference w:id="9"/>
        </w:r>
      </w:ins>
      <w:del w:id="22" w:author="Brown,James T" w:date="2019-03-13T20:26:00Z">
        <w:r w:rsidRPr="00B134B2" w:rsidDel="004D4C1F">
          <w:rPr>
            <w:color w:val="000000" w:themeColor="text1"/>
          </w:rPr>
          <w:delText xml:space="preserve"> </w:delText>
        </w:r>
      </w:del>
      <w:r w:rsidRPr="00B134B2">
        <w:rPr>
          <w:color w:val="000000" w:themeColor="text1"/>
        </w:rPr>
        <w:t>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3336B03"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w:t>
      </w:r>
      <w:r w:rsidR="000243CC">
        <w:rPr>
          <w:color w:val="000000" w:themeColor="text1"/>
        </w:rPr>
        <w:t>,</w:t>
      </w:r>
      <w:r w:rsidR="004757C2" w:rsidRPr="004757C2">
        <w:rPr>
          <w:color w:val="000000" w:themeColor="text1"/>
        </w:rPr>
        <w:t xml:space="preserve">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w:t>
      </w:r>
      <w:r w:rsidR="000243CC">
        <w:rPr>
          <w:color w:val="000000" w:themeColor="text1"/>
        </w:rPr>
        <w:t>,</w:t>
      </w:r>
      <w:r w:rsidR="004757C2" w:rsidRPr="004757C2">
        <w:rPr>
          <w:color w:val="000000" w:themeColor="text1"/>
        </w:rPr>
        <w:t xml:space="preserve">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 xml:space="preserve">nsects in temperate regions use the consistent, incremental changes in </w:t>
      </w:r>
      <w:r w:rsidR="00F52AD1" w:rsidRPr="00B134B2">
        <w:rPr>
          <w:color w:val="000000" w:themeColor="text1"/>
        </w:rPr>
        <w:lastRenderedPageBreak/>
        <w:t>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w:t>
      </w:r>
      <w:r w:rsidR="000243CC">
        <w:rPr>
          <w:color w:val="000000" w:themeColor="text1"/>
        </w:rPr>
        <w:t>,</w:t>
      </w:r>
      <w:r w:rsidR="003056BF">
        <w:rPr>
          <w:color w:val="000000" w:themeColor="text1"/>
        </w:rPr>
        <w:t xml:space="preserve">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1716CE11"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w:t>
      </w:r>
      <w:r w:rsidR="000243CC">
        <w:rPr>
          <w:color w:val="000000" w:themeColor="text1"/>
        </w:rPr>
        <w:t>,</w:t>
      </w:r>
      <w:r w:rsidR="00BE3435" w:rsidRPr="00BE3435">
        <w:rPr>
          <w:color w:val="000000" w:themeColor="text1"/>
        </w:rPr>
        <w:t xml:space="preserve">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w:t>
      </w:r>
      <w:r w:rsidRPr="00B134B2">
        <w:rPr>
          <w:color w:val="000000" w:themeColor="text1"/>
        </w:rPr>
        <w:lastRenderedPageBreak/>
        <w:t>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w:t>
      </w:r>
      <w:r w:rsidR="000243CC">
        <w:rPr>
          <w:color w:val="000000" w:themeColor="text1"/>
        </w:rPr>
        <w:t>,</w:t>
      </w:r>
      <w:r w:rsidR="003056BF">
        <w:rPr>
          <w:color w:val="000000" w:themeColor="text1"/>
        </w:rPr>
        <w:t xml:space="preserve"> 2011</w:t>
      </w:r>
      <w:r w:rsidR="000243CC">
        <w:rPr>
          <w:color w:val="000000" w:themeColor="text1"/>
        </w:rPr>
        <w:t>;</w:t>
      </w:r>
      <w:r w:rsidR="006007B8">
        <w:rPr>
          <w:color w:val="000000" w:themeColor="text1"/>
        </w:rPr>
        <w:t xml:space="preserve"> </w:t>
      </w:r>
      <w:r w:rsidR="006007B8" w:rsidRPr="00B134B2">
        <w:rPr>
          <w:color w:val="000000" w:themeColor="text1"/>
        </w:rPr>
        <w:t>Koštál</w:t>
      </w:r>
      <w:r w:rsidR="000243CC">
        <w:rPr>
          <w:color w:val="000000" w:themeColor="text1"/>
        </w:rPr>
        <w:t>,</w:t>
      </w:r>
      <w:r w:rsidR="006007B8" w:rsidRPr="00B134B2">
        <w:rPr>
          <w:color w:val="000000" w:themeColor="text1"/>
        </w:rPr>
        <w:t xml:space="preserve">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0243CC">
        <w:rPr>
          <w:color w:val="000000" w:themeColor="text1"/>
        </w:rPr>
        <w:t>;</w:t>
      </w:r>
      <w:r w:rsidR="006F1F58">
        <w:rPr>
          <w:color w:val="000000" w:themeColor="text1"/>
        </w:rPr>
        <w:t xml:space="preserve"> Hahn and Denlinger</w:t>
      </w:r>
      <w:r w:rsidR="000243CC">
        <w:rPr>
          <w:color w:val="000000" w:themeColor="text1"/>
        </w:rPr>
        <w:t>,</w:t>
      </w:r>
      <w:r w:rsidR="006F1F58">
        <w:rPr>
          <w:color w:val="000000" w:themeColor="text1"/>
        </w:rPr>
        <w:t xml:space="preserve">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w:t>
      </w:r>
      <w:r w:rsidR="000243CC">
        <w:rPr>
          <w:color w:val="000000" w:themeColor="text1"/>
        </w:rPr>
        <w:t>,</w:t>
      </w:r>
      <w:r w:rsidR="00BD09F0">
        <w:rPr>
          <w:color w:val="000000" w:themeColor="text1"/>
        </w:rPr>
        <w:t xml:space="preserve"> 2011</w:t>
      </w:r>
      <w:r w:rsidR="000243CC">
        <w:rPr>
          <w:color w:val="000000" w:themeColor="text1"/>
        </w:rPr>
        <w:t>;</w:t>
      </w:r>
      <w:r w:rsidR="00BD09F0">
        <w:rPr>
          <w:color w:val="000000" w:themeColor="text1"/>
        </w:rPr>
        <w:t xml:space="preserve"> Denlinger</w:t>
      </w:r>
      <w:r w:rsidR="000243CC">
        <w:rPr>
          <w:color w:val="000000" w:themeColor="text1"/>
        </w:rPr>
        <w:t>,</w:t>
      </w:r>
      <w:r w:rsidR="00BD09F0">
        <w:rPr>
          <w:color w:val="000000" w:themeColor="text1"/>
        </w:rPr>
        <w:t xml:space="preserve">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BE3435">
        <w:rPr>
          <w:color w:val="000000" w:themeColor="text1"/>
        </w:rPr>
        <w:t xml:space="preserve">; </w:t>
      </w:r>
      <w:r w:rsidR="006F1F58" w:rsidRPr="00B134B2">
        <w:rPr>
          <w:color w:val="000000" w:themeColor="text1"/>
        </w:rPr>
        <w:t>Koštál</w:t>
      </w:r>
      <w:r w:rsidR="000243CC">
        <w:rPr>
          <w:color w:val="000000" w:themeColor="text1"/>
        </w:rPr>
        <w:t>,</w:t>
      </w:r>
      <w:r w:rsidR="006F1F58" w:rsidRPr="00B134B2">
        <w:rPr>
          <w:color w:val="000000" w:themeColor="text1"/>
        </w:rPr>
        <w:t xml:space="preserve"> 2006</w:t>
      </w:r>
      <w:r w:rsidR="00C1387E">
        <w:rPr>
          <w:color w:val="000000" w:themeColor="text1"/>
        </w:rPr>
        <w:t>)</w:t>
      </w:r>
      <w:r w:rsidRPr="00B134B2">
        <w:rPr>
          <w:color w:val="000000" w:themeColor="text1"/>
        </w:rPr>
        <w:t xml:space="preserve">. </w:t>
      </w:r>
    </w:p>
    <w:p w14:paraId="06C6DD99" w14:textId="7A3BA717"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w:t>
      </w:r>
      <w:r w:rsidR="000243CC">
        <w:rPr>
          <w:color w:val="000000" w:themeColor="text1"/>
        </w:rPr>
        <w:t>,</w:t>
      </w:r>
      <w:r w:rsidR="00BE3435" w:rsidRPr="00BE3435">
        <w:rPr>
          <w:color w:val="000000" w:themeColor="text1"/>
        </w:rPr>
        <w:t xml:space="preserve">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w:t>
      </w:r>
      <w:r w:rsidR="000243CC">
        <w:rPr>
          <w:color w:val="000000" w:themeColor="text1"/>
        </w:rPr>
        <w:t>,</w:t>
      </w:r>
      <w:r w:rsidR="006007B8">
        <w:rPr>
          <w:color w:val="000000" w:themeColor="text1"/>
        </w:rPr>
        <w:t xml:space="preserve">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xml:space="preserve">. Before diapause can be induced, an individual must reach a genetically determined sensitive period. Sensitive insects can perceive the environmental cue or cues that induce diapause, and during this period they are physiologically competent to </w:t>
      </w:r>
      <w:r w:rsidRPr="00B134B2">
        <w:rPr>
          <w:color w:val="000000" w:themeColor="text1"/>
        </w:rPr>
        <w:lastRenderedPageBreak/>
        <w:t>respond to that cue or cues</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w:t>
      </w:r>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162FF261" w14:textId="5D8617C9"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w:t>
      </w:r>
    </w:p>
    <w:p w14:paraId="487224C4" w14:textId="277F7C65"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w:t>
      </w:r>
      <w:r w:rsidR="000243CC">
        <w:rPr>
          <w:color w:val="000000" w:themeColor="text1"/>
        </w:rPr>
        <w:t>,</w:t>
      </w:r>
      <w:r w:rsidR="0035632D" w:rsidRPr="0035632D">
        <w:rPr>
          <w:color w:val="000000" w:themeColor="text1"/>
        </w:rPr>
        <w:t xml:space="preserve"> 1981</w:t>
      </w:r>
      <w:r w:rsidR="000243CC">
        <w:rPr>
          <w:color w:val="000000" w:themeColor="text1"/>
        </w:rPr>
        <w:t>;</w:t>
      </w:r>
      <w:r w:rsidR="0035632D" w:rsidRPr="0035632D">
        <w:rPr>
          <w:color w:val="000000" w:themeColor="text1"/>
        </w:rPr>
        <w:t xml:space="preserve"> 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0243CC" w:rsidRPr="0035632D">
        <w:rPr>
          <w:color w:val="000000" w:themeColor="text1"/>
        </w:rPr>
        <w:t xml:space="preserve">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After diapause is terminated, the potential to resume development exists. However, </w:t>
      </w:r>
      <w:r w:rsidRPr="00B134B2">
        <w:rPr>
          <w:color w:val="000000" w:themeColor="text1"/>
        </w:rPr>
        <w:lastRenderedPageBreak/>
        <w:t>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Denlinger</w:t>
      </w:r>
      <w:r w:rsidR="000243CC">
        <w:rPr>
          <w:color w:val="000000" w:themeColor="text1"/>
        </w:rPr>
        <w:t>,</w:t>
      </w:r>
      <w:r w:rsidR="0035632D" w:rsidRPr="0035632D">
        <w:rPr>
          <w:color w:val="000000" w:themeColor="text1"/>
        </w:rPr>
        <w:t xml:space="preserve"> 2002)</w:t>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120CB7" w:rsidRPr="00120CB7">
        <w:rPr>
          <w:color w:val="000000" w:themeColor="text1"/>
        </w:rPr>
        <w:t>(Koštál, 2006; Denlinger, 2002)</w:t>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120CB7" w:rsidRPr="0035632D">
        <w:rPr>
          <w:color w:val="000000" w:themeColor="text1"/>
        </w:rPr>
        <w:t>(Koštál</w:t>
      </w:r>
      <w:r w:rsidR="00120CB7">
        <w:rPr>
          <w:color w:val="000000" w:themeColor="text1"/>
        </w:rPr>
        <w:t>,</w:t>
      </w:r>
      <w:r w:rsidR="00120CB7" w:rsidRPr="0035632D">
        <w:rPr>
          <w:color w:val="000000" w:themeColor="text1"/>
        </w:rPr>
        <w:t xml:space="preserve"> 2006</w:t>
      </w:r>
      <w:r w:rsidR="00120CB7">
        <w:rPr>
          <w:color w:val="000000" w:themeColor="text1"/>
        </w:rPr>
        <w:t>;</w:t>
      </w:r>
      <w:r w:rsidR="00120CB7" w:rsidRPr="0035632D">
        <w:rPr>
          <w:color w:val="000000" w:themeColor="text1"/>
        </w:rPr>
        <w:t xml:space="preserve"> Denlinger</w:t>
      </w:r>
      <w:r w:rsidR="00120CB7">
        <w:rPr>
          <w:color w:val="000000" w:themeColor="text1"/>
        </w:rPr>
        <w:t>,</w:t>
      </w:r>
      <w:r w:rsidR="00120CB7" w:rsidRPr="0035632D">
        <w:rPr>
          <w:color w:val="000000" w:themeColor="text1"/>
        </w:rPr>
        <w:t xml:space="preserve"> 2002)</w:t>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66B6F79E"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w:t>
      </w:r>
      <w:r w:rsidRPr="00B134B2">
        <w:rPr>
          <w:color w:val="000000" w:themeColor="text1"/>
        </w:rPr>
        <w:lastRenderedPageBreak/>
        <w:t xml:space="preserve">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p>
    <w:p w14:paraId="406C4C67" w14:textId="6B36CF8C"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55ACCDE5"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In 1972, the critical photoperiod of larva</w:t>
      </w:r>
      <w:r>
        <w:rPr>
          <w:color w:val="000000" w:themeColor="text1"/>
        </w:rPr>
        <w:t>l</w:t>
      </w:r>
      <w:r w:rsidRPr="00B134B2">
        <w:rPr>
          <w:color w:val="000000" w:themeColor="text1"/>
        </w:rPr>
        <w:t xml:space="preserve"> populations collected at 50 </w:t>
      </w:r>
      <w:r w:rsidRPr="00B134B2">
        <w:rPr>
          <w:color w:val="000000" w:themeColor="text1"/>
        </w:rPr>
        <w:lastRenderedPageBreak/>
        <w:t>°N, averaged 15.79 hours while the critical photoperiod of larva</w:t>
      </w:r>
      <w:r>
        <w:rPr>
          <w:color w:val="000000" w:themeColor="text1"/>
        </w:rPr>
        <w:t>l</w:t>
      </w:r>
      <w:r w:rsidRPr="00B134B2">
        <w:rPr>
          <w:color w:val="000000" w:themeColor="text1"/>
        </w:rPr>
        <w:t xml:space="preserve"> populations collected in 1996 at the same latitude averaged 15.19 hours. </w:t>
      </w:r>
    </w:p>
    <w:p w14:paraId="6123AB81" w14:textId="61D2F4A3"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w:t>
      </w:r>
      <w:r w:rsidR="002F2314">
        <w:rPr>
          <w:color w:val="000000" w:themeColor="text1"/>
        </w:rPr>
        <w:t>,</w:t>
      </w:r>
      <w:r w:rsidR="0095462D" w:rsidRPr="00B134B2">
        <w:rPr>
          <w:color w:val="000000" w:themeColor="text1"/>
        </w:rPr>
        <w:t xml:space="preserve"> 2001)</w:t>
      </w:r>
      <w:r w:rsidRPr="00B134B2">
        <w:rPr>
          <w:color w:val="000000" w:themeColor="text1"/>
        </w:rPr>
        <w:t xml:space="preserve">. Northern pitcher plant mosquitoes, on average, are delaying diapause by approximately </w:t>
      </w:r>
      <w:ins w:id="23" w:author="Brown,James T" w:date="2019-03-13T20:31:00Z">
        <w:r w:rsidR="00F3548A">
          <w:rPr>
            <w:color w:val="000000" w:themeColor="text1"/>
          </w:rPr>
          <w:t>nine</w:t>
        </w:r>
        <w:r w:rsidR="00F3548A" w:rsidRPr="00B134B2">
          <w:rPr>
            <w:color w:val="000000" w:themeColor="text1"/>
          </w:rPr>
          <w:t xml:space="preserve"> </w:t>
        </w:r>
        <w:r w:rsidR="00F3548A">
          <w:rPr>
            <w:rStyle w:val="CommentReference"/>
          </w:rPr>
          <w:commentReference w:id="24"/>
        </w:r>
        <w:commentRangeStart w:id="25"/>
        <w:commentRangeEnd w:id="25"/>
        <w:r w:rsidR="00F3548A">
          <w:rPr>
            <w:rStyle w:val="CommentReference"/>
          </w:rPr>
          <w:commentReference w:id="25"/>
        </w:r>
      </w:ins>
      <w:del w:id="26" w:author="Brown,James T" w:date="2019-03-13T20:30:00Z">
        <w:r w:rsidRPr="00B134B2" w:rsidDel="00F3548A">
          <w:rPr>
            <w:color w:val="000000" w:themeColor="text1"/>
          </w:rPr>
          <w:delText>9</w:delText>
        </w:r>
      </w:del>
      <w:del w:id="27" w:author="Brown,James T" w:date="2019-03-13T20:31:00Z">
        <w:r w:rsidRPr="00B134B2" w:rsidDel="00F3548A">
          <w:rPr>
            <w:color w:val="000000" w:themeColor="text1"/>
          </w:rPr>
          <w:delText xml:space="preserve"> </w:delText>
        </w:r>
      </w:del>
      <w:r w:rsidRPr="00B134B2">
        <w:rPr>
          <w:color w:val="000000" w:themeColor="text1"/>
        </w:rPr>
        <w:t xml:space="preserve">days and this shift correlates with the average increase in the number of warmer days experienced in this region </w:t>
      </w:r>
      <w:r w:rsidR="008B11EF" w:rsidRPr="008B11EF">
        <w:rPr>
          <w:color w:val="000000" w:themeColor="text1"/>
        </w:rPr>
        <w:t>(Bale and Hayward</w:t>
      </w:r>
      <w:r w:rsidR="002F2314">
        <w:rPr>
          <w:color w:val="000000" w:themeColor="text1"/>
        </w:rPr>
        <w:t>,</w:t>
      </w:r>
      <w:r w:rsidR="008B11EF" w:rsidRPr="008B11EF">
        <w:rPr>
          <w:color w:val="000000" w:themeColor="text1"/>
        </w:rPr>
        <w:t xml:space="preserve"> 2010)</w:t>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w:t>
      </w:r>
      <w:ins w:id="28" w:author="Brown,James T" w:date="2019-03-13T20:30:00Z">
        <w:r w:rsidR="00F3548A">
          <w:rPr>
            <w:color w:val="000000" w:themeColor="text1"/>
          </w:rPr>
          <w:t>nine</w:t>
        </w:r>
      </w:ins>
      <w:del w:id="29" w:author="Brown,James T" w:date="2019-03-13T20:30:00Z">
        <w:r w:rsidRPr="00B134B2" w:rsidDel="00F3548A">
          <w:rPr>
            <w:color w:val="000000" w:themeColor="text1"/>
          </w:rPr>
          <w:delText>9</w:delText>
        </w:r>
      </w:del>
      <w:r w:rsidRPr="00B134B2">
        <w:rPr>
          <w:color w:val="000000" w:themeColor="text1"/>
        </w:rPr>
        <w:t xml:space="preserve">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w:t>
      </w:r>
      <w:r>
        <w:rPr>
          <w:color w:val="000000" w:themeColor="text1"/>
        </w:rPr>
        <w:lastRenderedPageBreak/>
        <w:t xml:space="preserve">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490C7A1F"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during </w:t>
      </w:r>
      <w:r>
        <w:rPr>
          <w:color w:val="000000" w:themeColor="text1"/>
        </w:rPr>
        <w:t>the course of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w:t>
      </w:r>
      <w:r w:rsidR="002F2314">
        <w:rPr>
          <w:color w:val="000000" w:themeColor="text1"/>
        </w:rPr>
        <w:t>,</w:t>
      </w:r>
      <w:r w:rsidR="006007B8">
        <w:rPr>
          <w:color w:val="000000" w:themeColor="text1"/>
        </w:rPr>
        <w:t xml:space="preserve"> 2002</w:t>
      </w:r>
      <w:r w:rsidR="002F2314">
        <w:rPr>
          <w:color w:val="000000" w:themeColor="text1"/>
        </w:rPr>
        <w:t>;</w:t>
      </w:r>
      <w:r w:rsidR="006007B8">
        <w:rPr>
          <w:color w:val="000000" w:themeColor="text1"/>
        </w:rPr>
        <w:t xml:space="preserve"> Hahn and Denlinger</w:t>
      </w:r>
      <w:r w:rsidR="002F2314">
        <w:rPr>
          <w:color w:val="000000" w:themeColor="text1"/>
        </w:rPr>
        <w:t>,</w:t>
      </w:r>
      <w:r w:rsidR="006007B8">
        <w:rPr>
          <w:color w:val="000000" w:themeColor="text1"/>
        </w:rPr>
        <w:t xml:space="preserve">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w:t>
      </w:r>
      <w:r w:rsidR="002F2314">
        <w:rPr>
          <w:color w:val="000000" w:themeColor="text1"/>
        </w:rPr>
        <w:t>,</w:t>
      </w:r>
      <w:r w:rsidR="003032CA">
        <w:rPr>
          <w:color w:val="000000" w:themeColor="text1"/>
        </w:rPr>
        <w:t xml:space="preserve">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2F2314">
        <w:rPr>
          <w:color w:val="000000" w:themeColor="text1"/>
        </w:rPr>
        <w:t>;</w:t>
      </w:r>
      <w:r w:rsidR="00824B44" w:rsidRPr="00824B44">
        <w:rPr>
          <w:color w:val="000000" w:themeColor="text1"/>
        </w:rPr>
        <w:t xml:space="preserve"> Hahn and Denlinger</w:t>
      </w:r>
      <w:r w:rsidR="002F2314">
        <w:rPr>
          <w:color w:val="000000" w:themeColor="text1"/>
        </w:rPr>
        <w:t>,</w:t>
      </w:r>
      <w:r w:rsidR="00824B44" w:rsidRPr="00824B44">
        <w:rPr>
          <w:color w:val="000000" w:themeColor="text1"/>
        </w:rPr>
        <w:t xml:space="preserve">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(Hahn and Denlinger</w:t>
      </w:r>
      <w:r w:rsidR="002F2314">
        <w:rPr>
          <w:color w:val="000000" w:themeColor="text1"/>
        </w:rPr>
        <w:t>,</w:t>
      </w:r>
      <w:r w:rsidR="00824B44" w:rsidRPr="00824B44">
        <w:rPr>
          <w:color w:val="000000" w:themeColor="text1"/>
        </w:rPr>
        <w:t xml:space="preserve"> 2007</w:t>
      </w:r>
      <w:r w:rsidR="002F2314">
        <w:rPr>
          <w:color w:val="000000" w:themeColor="text1"/>
        </w:rPr>
        <w:t>;</w:t>
      </w:r>
      <w:r w:rsidR="00824B44" w:rsidRPr="00824B44">
        <w:rPr>
          <w:color w:val="000000" w:themeColor="text1"/>
        </w:rPr>
        <w:t xml:space="preserve">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F71873" w:rsidRPr="00B134B2">
        <w:rPr>
          <w:color w:val="000000" w:themeColor="text1"/>
        </w:rPr>
        <w:t xml:space="preserve">. Amino acids are generally stored as </w:t>
      </w:r>
      <w:commentRangeStart w:id="30"/>
      <w:commentRangeStart w:id="31"/>
      <w:ins w:id="32" w:author="Brown,James T" w:date="2019-03-13T20:32:00Z">
        <w:r w:rsidR="009F7E80" w:rsidRPr="00B134B2">
          <w:rPr>
            <w:color w:val="000000" w:themeColor="text1"/>
          </w:rPr>
          <w:t>hexamerin</w:t>
        </w:r>
      </w:ins>
      <w:ins w:id="33" w:author="Brown,James T" w:date="2019-03-13T20:33:00Z">
        <w:r w:rsidR="009F7E80">
          <w:rPr>
            <w:color w:val="000000" w:themeColor="text1"/>
          </w:rPr>
          <w:t xml:space="preserve">s, </w:t>
        </w:r>
        <w:r w:rsidR="009F7E80" w:rsidRPr="00B134B2">
          <w:rPr>
            <w:color w:val="000000" w:themeColor="text1"/>
          </w:rPr>
          <w:t>multimeric</w:t>
        </w:r>
        <w:commentRangeEnd w:id="30"/>
        <w:r w:rsidR="009F7E80">
          <w:rPr>
            <w:color w:val="000000" w:themeColor="text1"/>
          </w:rPr>
          <w:t xml:space="preserve"> </w:t>
        </w:r>
      </w:ins>
      <w:ins w:id="34" w:author="Brown,James T" w:date="2019-03-13T20:32:00Z">
        <w:r w:rsidR="009F7E80">
          <w:rPr>
            <w:rStyle w:val="CommentReference"/>
          </w:rPr>
          <w:commentReference w:id="30"/>
        </w:r>
        <w:commentRangeEnd w:id="31"/>
        <w:r w:rsidR="009F7E80">
          <w:rPr>
            <w:rStyle w:val="CommentReference"/>
          </w:rPr>
          <w:commentReference w:id="31"/>
        </w:r>
        <w:r w:rsidR="009F7E80" w:rsidRPr="00B134B2">
          <w:rPr>
            <w:color w:val="000000" w:themeColor="text1"/>
          </w:rPr>
          <w:t>proteins</w:t>
        </w:r>
        <w:r w:rsidR="009F7E80">
          <w:rPr>
            <w:color w:val="000000" w:themeColor="text1"/>
          </w:rPr>
          <w:t xml:space="preserve"> </w:t>
        </w:r>
      </w:ins>
      <w:del w:id="35" w:author="Brown,James T" w:date="2019-03-13T20:32:00Z">
        <w:r w:rsidR="00F71873" w:rsidRPr="00B134B2" w:rsidDel="009F7E80">
          <w:rPr>
            <w:color w:val="000000" w:themeColor="text1"/>
          </w:rPr>
          <w:delText>multimeric hexamerin proteins</w:delText>
        </w:r>
        <w:r w:rsidR="0095462D" w:rsidDel="009F7E80">
          <w:rPr>
            <w:color w:val="000000" w:themeColor="text1"/>
          </w:rPr>
          <w:delText xml:space="preserve"> </w:delText>
        </w:r>
      </w:del>
      <w:r w:rsidR="0095462D">
        <w:rPr>
          <w:color w:val="000000" w:themeColor="text1"/>
        </w:rPr>
        <w:t>(</w:t>
      </w:r>
      <w:r w:rsidR="003032CA">
        <w:rPr>
          <w:color w:val="000000" w:themeColor="text1"/>
        </w:rPr>
        <w:t>Denlinger</w:t>
      </w:r>
      <w:r w:rsidR="002F2314">
        <w:rPr>
          <w:color w:val="000000" w:themeColor="text1"/>
        </w:rPr>
        <w:t>,</w:t>
      </w:r>
      <w:r w:rsidR="003032CA">
        <w:rPr>
          <w:color w:val="000000" w:themeColor="text1"/>
        </w:rPr>
        <w:t xml:space="preserve">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2F2314">
        <w:rPr>
          <w:color w:val="000000" w:themeColor="text1"/>
        </w:rPr>
        <w:t>,</w:t>
      </w:r>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Carbohydrates are polymerized and stored as </w:t>
      </w:r>
      <w:r w:rsidR="00F71873" w:rsidRPr="00B134B2">
        <w:rPr>
          <w:color w:val="000000" w:themeColor="text1"/>
        </w:rPr>
        <w:lastRenderedPageBreak/>
        <w:t xml:space="preserve">glycogen in the fat body or as trehalose in the hemolymph </w:t>
      </w:r>
      <w:r w:rsidR="00B3760B" w:rsidRPr="00B3760B">
        <w:rPr>
          <w:color w:val="000000" w:themeColor="text1"/>
        </w:rPr>
        <w:t>(Hahn and Denlinger</w:t>
      </w:r>
      <w:r w:rsidR="002F2314">
        <w:rPr>
          <w:color w:val="000000" w:themeColor="text1"/>
        </w:rPr>
        <w:t>,</w:t>
      </w:r>
      <w:r w:rsidR="00B3760B" w:rsidRPr="00B3760B">
        <w:rPr>
          <w:color w:val="000000" w:themeColor="text1"/>
        </w:rPr>
        <w:t xml:space="preserve"> 2007</w:t>
      </w:r>
      <w:r w:rsidR="002F2314">
        <w:rPr>
          <w:color w:val="000000" w:themeColor="text1"/>
        </w:rPr>
        <w:t>;</w:t>
      </w:r>
      <w:r w:rsidR="00B3760B" w:rsidRPr="00B3760B">
        <w:rPr>
          <w:color w:val="000000" w:themeColor="text1"/>
        </w:rPr>
        <w:t xml:space="preserve">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2F2314">
        <w:rPr>
          <w:color w:val="000000" w:themeColor="text1"/>
        </w:rPr>
        <w:t>,</w:t>
      </w:r>
      <w:r w:rsidR="00B3760B" w:rsidRPr="00B3760B">
        <w:rPr>
          <w:color w:val="000000" w:themeColor="text1"/>
        </w:rPr>
        <w:t xml:space="preserve"> 2010)</w:t>
      </w:r>
      <w:r w:rsidR="00F71873" w:rsidRPr="00B134B2">
        <w:rPr>
          <w:color w:val="000000" w:themeColor="text1"/>
        </w:rPr>
        <w:t xml:space="preserve">. </w:t>
      </w:r>
    </w:p>
    <w:p w14:paraId="7A519017" w14:textId="63E1B5DB"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Culex pipens</w:t>
      </w:r>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(De Kort and Koopmanschap</w:t>
      </w:r>
      <w:r w:rsidR="002F2314">
        <w:rPr>
          <w:color w:val="000000" w:themeColor="text1"/>
        </w:rPr>
        <w:t>,</w:t>
      </w:r>
      <w:r w:rsidR="00F957CE" w:rsidRPr="00F957CE">
        <w:rPr>
          <w:color w:val="000000" w:themeColor="text1"/>
        </w:rPr>
        <w:t xml:space="preserve"> 1994)</w:t>
      </w:r>
      <w:r w:rsidRPr="00B134B2">
        <w:rPr>
          <w:color w:val="000000" w:themeColor="text1"/>
        </w:rPr>
        <w:t xml:space="preserve">. </w:t>
      </w:r>
    </w:p>
    <w:p w14:paraId="6906DC24" w14:textId="3EEAC0EC" w:rsidR="002F40F9" w:rsidRDefault="00F71873" w:rsidP="00C1387E">
      <w:pPr>
        <w:spacing w:line="480" w:lineRule="auto"/>
        <w:ind w:left="0" w:right="90" w:firstLine="720"/>
        <w:rPr>
          <w:color w:val="000000" w:themeColor="text1"/>
        </w:rPr>
      </w:pPr>
      <w:r w:rsidRPr="00B134B2">
        <w:rPr>
          <w:color w:val="000000" w:themeColor="text1"/>
        </w:rPr>
        <w:t>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w:t>
      </w:r>
      <w:ins w:id="36" w:author="Brown,James T" w:date="2019-03-13T20:40:00Z">
        <w:r w:rsidR="00A508E8">
          <w:rPr>
            <w:color w:val="000000" w:themeColor="text1"/>
          </w:rPr>
          <w:t xml:space="preserve"> (</w:t>
        </w:r>
      </w:ins>
      <w:proofErr w:type="spellStart"/>
      <w:ins w:id="37" w:author="Brown,James T" w:date="2019-03-13T20:54:00Z">
        <w:r w:rsidR="00654B62" w:rsidRPr="001A3D3B">
          <w:rPr>
            <w:color w:val="000000" w:themeColor="text1"/>
          </w:rPr>
          <w:t>Adkisson</w:t>
        </w:r>
        <w:proofErr w:type="spellEnd"/>
        <w:r w:rsidR="00654B62" w:rsidRPr="001A3D3B">
          <w:rPr>
            <w:color w:val="000000" w:themeColor="text1"/>
          </w:rPr>
          <w:t xml:space="preserve"> et al. 1963; Williams et al., 2012; </w:t>
        </w:r>
        <w:proofErr w:type="spellStart"/>
        <w:r w:rsidR="00654B62" w:rsidRPr="001A3D3B">
          <w:rPr>
            <w:color w:val="000000" w:themeColor="text1"/>
          </w:rPr>
          <w:t>Wipking</w:t>
        </w:r>
        <w:proofErr w:type="spellEnd"/>
        <w:r w:rsidR="00654B62" w:rsidRPr="001A3D3B">
          <w:rPr>
            <w:color w:val="000000" w:themeColor="text1"/>
          </w:rPr>
          <w:t xml:space="preserve"> et al., 1995</w:t>
        </w:r>
      </w:ins>
      <w:ins w:id="38" w:author="Brown,James T" w:date="2019-03-13T20:40:00Z">
        <w:r w:rsidR="00A508E8">
          <w:rPr>
            <w:color w:val="000000" w:themeColor="text1"/>
          </w:rPr>
          <w:t>)</w:t>
        </w:r>
      </w:ins>
      <w:r w:rsidRPr="00B134B2">
        <w:rPr>
          <w:color w:val="000000" w:themeColor="text1"/>
        </w:rPr>
        <w:t xml:space="preserve">. These changes could potentially affect both survival through diapause and/or post-diapause performance. In preparation for diapause, climate change losers could be unable </w:t>
      </w:r>
      <w:r w:rsidRPr="00B134B2">
        <w:rPr>
          <w:color w:val="000000" w:themeColor="text1"/>
        </w:rPr>
        <w:lastRenderedPageBreak/>
        <w:t xml:space="preserve">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w:t>
      </w:r>
      <w:commentRangeStart w:id="39"/>
      <w:ins w:id="40" w:author="Brown,James T" w:date="2019-03-13T20:40:00Z">
        <w:r w:rsidR="00A508E8" w:rsidRPr="00B134B2">
          <w:rPr>
            <w:color w:val="000000" w:themeColor="text1"/>
          </w:rPr>
          <w:t xml:space="preserve">increased metabolism during diapause </w:t>
        </w:r>
        <w:commentRangeEnd w:id="39"/>
        <w:r w:rsidR="00A508E8">
          <w:rPr>
            <w:rStyle w:val="CommentReference"/>
          </w:rPr>
          <w:commentReference w:id="39"/>
        </w:r>
        <w:r w:rsidR="00A508E8" w:rsidRPr="00B134B2">
          <w:rPr>
            <w:color w:val="000000" w:themeColor="text1"/>
          </w:rPr>
          <w:t xml:space="preserve">could be </w:t>
        </w:r>
        <w:commentRangeStart w:id="41"/>
        <w:commentRangeStart w:id="42"/>
        <w:r w:rsidR="00A508E8" w:rsidRPr="00B134B2">
          <w:rPr>
            <w:color w:val="000000" w:themeColor="text1"/>
          </w:rPr>
          <w:t>winners as climate changes</w:t>
        </w:r>
        <w:commentRangeEnd w:id="41"/>
        <w:r w:rsidR="00A508E8">
          <w:rPr>
            <w:rStyle w:val="CommentReference"/>
          </w:rPr>
          <w:commentReference w:id="41"/>
        </w:r>
      </w:ins>
      <w:commentRangeEnd w:id="42"/>
      <w:ins w:id="43" w:author="Brown,James T" w:date="2019-03-13T20:54:00Z">
        <w:r w:rsidR="00654B62">
          <w:rPr>
            <w:rStyle w:val="CommentReference"/>
          </w:rPr>
          <w:commentReference w:id="42"/>
        </w:r>
      </w:ins>
      <w:ins w:id="44" w:author="Brown,James T" w:date="2019-03-13T20:40:00Z">
        <w:r w:rsidR="00A508E8" w:rsidRPr="00B134B2">
          <w:rPr>
            <w:color w:val="000000" w:themeColor="text1"/>
          </w:rPr>
          <w:t>.</w:t>
        </w:r>
      </w:ins>
      <w:del w:id="45" w:author="Brown,James T" w:date="2019-03-13T20:40:00Z">
        <w:r w:rsidRPr="00B134B2" w:rsidDel="00A508E8">
          <w:rPr>
            <w:color w:val="000000" w:themeColor="text1"/>
          </w:rPr>
          <w:delText>increased metabolism during diapause could be winners as climate changes.</w:delText>
        </w:r>
      </w:del>
      <w:r w:rsidRPr="00B134B2">
        <w:rPr>
          <w:color w:val="000000" w:themeColor="text1"/>
        </w:rPr>
        <w:t xml:space="preserve">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w:t>
      </w:r>
      <w:r w:rsidR="00F0109B">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0DC0EE61" w14:textId="7E48934B" w:rsidR="000942CD" w:rsidRPr="004F09C9" w:rsidRDefault="000942CD" w:rsidP="000942CD">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w:t>
      </w:r>
      <w:r w:rsidR="00CF5040">
        <w:rPr>
          <w:color w:val="000000" w:themeColor="text1"/>
        </w:rPr>
        <w:t>,</w:t>
      </w:r>
      <w:r w:rsidRPr="004F09C9">
        <w:rPr>
          <w:color w:val="000000" w:themeColor="text1"/>
        </w:rPr>
        <w:t xml:space="preserve">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(Regier et al.</w:t>
      </w:r>
      <w:r w:rsidR="00CF5040">
        <w:rPr>
          <w:color w:val="000000" w:themeColor="text1"/>
        </w:rPr>
        <w:t>,</w:t>
      </w:r>
      <w:r w:rsidRPr="004F09C9">
        <w:rPr>
          <w:color w:val="000000" w:themeColor="text1"/>
        </w:rPr>
        <w:t xml:space="preserve"> 2012</w:t>
      </w:r>
      <w:r w:rsidR="00CF5040">
        <w:rPr>
          <w:color w:val="000000" w:themeColor="text1"/>
        </w:rPr>
        <w:t>;</w:t>
      </w:r>
      <w:r>
        <w:rPr>
          <w:color w:val="000000" w:themeColor="text1"/>
        </w:rPr>
        <w:t xml:space="preserve"> </w:t>
      </w:r>
      <w:r w:rsidRPr="004F09C9">
        <w:rPr>
          <w:color w:val="000000" w:themeColor="text1"/>
        </w:rPr>
        <w:t>Wahlberg et al.</w:t>
      </w:r>
      <w:r w:rsidR="00CF5040">
        <w:rPr>
          <w:color w:val="000000" w:themeColor="text1"/>
        </w:rPr>
        <w:t>,</w:t>
      </w:r>
      <w:r>
        <w:rPr>
          <w:color w:val="000000" w:themeColor="text1"/>
        </w:rPr>
        <w:t xml:space="preserve"> </w:t>
      </w:r>
      <w:r w:rsidRPr="004F09C9">
        <w:rPr>
          <w:color w:val="000000" w:themeColor="text1"/>
        </w:rPr>
        <w:t>2013). Since its divergence, Pyraloidea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Pyraloidea moths are major pests of crops, invasive plants, forests, ornamentals, and stored foods (Dugdale</w:t>
      </w:r>
      <w:r w:rsidR="00CF5040">
        <w:rPr>
          <w:color w:val="000000" w:themeColor="text1"/>
        </w:rPr>
        <w:t>,</w:t>
      </w:r>
      <w:r w:rsidRPr="004F09C9">
        <w:rPr>
          <w:color w:val="000000" w:themeColor="text1"/>
        </w:rPr>
        <w:t xml:space="preserve"> 1995</w:t>
      </w:r>
      <w:r w:rsidR="00CF5040">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2012). The divergence of the superfamily Pyraloidea occurred approximately 100 million years ago during the Cretaceous period (Wahlberg et al.</w:t>
      </w:r>
      <w:r w:rsidR="00CF5040">
        <w:rPr>
          <w:color w:val="000000" w:themeColor="text1"/>
        </w:rPr>
        <w:t>,</w:t>
      </w:r>
      <w:r w:rsidRPr="004F09C9">
        <w:rPr>
          <w:color w:val="000000" w:themeColor="text1"/>
        </w:rPr>
        <w:t xml:space="preserve"> 2013). Broadly, Pyraloidea moths share morphological synapomorphies including scales at the base of their proboscis, similar wing structures, and paired tympanal organs (Regier et al.</w:t>
      </w:r>
      <w:r w:rsidR="00CF5040">
        <w:rPr>
          <w:color w:val="000000" w:themeColor="text1"/>
        </w:rPr>
        <w:t>,</w:t>
      </w:r>
      <w:r w:rsidRPr="004F09C9">
        <w:rPr>
          <w:color w:val="000000" w:themeColor="text1"/>
        </w:rPr>
        <w:t xml:space="preserve">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w:t>
      </w:r>
      <w:r w:rsidR="00CF5040">
        <w:rPr>
          <w:color w:val="000000" w:themeColor="text1"/>
        </w:rPr>
        <w:t>,</w:t>
      </w:r>
      <w:r w:rsidRPr="004F09C9">
        <w:rPr>
          <w:color w:val="000000" w:themeColor="text1"/>
        </w:rPr>
        <w:t xml:space="preserve"> 2007). Differences in tympanal structures, wing venation, and male gen</w:t>
      </w:r>
      <w:r>
        <w:rPr>
          <w:color w:val="000000" w:themeColor="text1"/>
        </w:rPr>
        <w:t>i</w:t>
      </w:r>
      <w:r w:rsidRPr="004F09C9">
        <w:rPr>
          <w:color w:val="000000" w:themeColor="text1"/>
        </w:rPr>
        <w:t>talia differentiate these two families (Solis</w:t>
      </w:r>
      <w:r w:rsidR="00CF5040">
        <w:rPr>
          <w:color w:val="000000" w:themeColor="text1"/>
        </w:rPr>
        <w:t>,</w:t>
      </w:r>
      <w:r w:rsidRPr="004F09C9">
        <w:rPr>
          <w:color w:val="000000" w:themeColor="text1"/>
        </w:rPr>
        <w:t xml:space="preserve"> 2007). Species in Crambidae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8CAFEB2"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Crambidae.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 Group I includes a single member, the American species </w:t>
      </w:r>
      <w:r w:rsidRPr="004F09C9">
        <w:rPr>
          <w:i/>
          <w:color w:val="000000" w:themeColor="text1"/>
        </w:rPr>
        <w:lastRenderedPageBreak/>
        <w:t xml:space="preserve">Ostrinia penitalis </w:t>
      </w:r>
      <w:r w:rsidRPr="004F09C9">
        <w:rPr>
          <w:color w:val="000000" w:themeColor="text1"/>
        </w:rPr>
        <w:t>(Grote) characterized by having an "unarmed" sacculus and a trifid juxta in the male genitalia (Allison and Cardé</w:t>
      </w:r>
      <w:r w:rsidR="00CF5040">
        <w:rPr>
          <w:color w:val="000000" w:themeColor="text1"/>
        </w:rPr>
        <w:t>,</w:t>
      </w:r>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(Hübner)</w:t>
      </w:r>
      <w:r w:rsidRPr="004F09C9">
        <w:rPr>
          <w:color w:val="000000" w:themeColor="text1"/>
        </w:rPr>
        <w:t xml:space="preserve">, the European corn borer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w:t>
      </w:r>
      <w:r w:rsidR="00CF5040">
        <w:rPr>
          <w:color w:val="000000" w:themeColor="text1"/>
        </w:rPr>
        <w:t>;</w:t>
      </w:r>
      <w:r w:rsidRPr="004F09C9">
        <w:rPr>
          <w:color w:val="000000" w:themeColor="text1"/>
        </w:rPr>
        <w:t xml:space="preserve"> Kim et al.</w:t>
      </w:r>
      <w:r w:rsidR="00CF5040">
        <w:rPr>
          <w:color w:val="000000" w:themeColor="text1"/>
        </w:rPr>
        <w:t>,</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scapulalis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(Frolov et al.</w:t>
      </w:r>
      <w:r w:rsidR="00CF5040">
        <w:rPr>
          <w:color w:val="000000" w:themeColor="text1"/>
        </w:rPr>
        <w:t>,</w:t>
      </w:r>
      <w:r w:rsidR="000942CD" w:rsidRPr="004F09C9">
        <w:rPr>
          <w:color w:val="000000" w:themeColor="text1"/>
        </w:rPr>
        <w:t xml:space="preserve"> 2007). Across </w:t>
      </w:r>
      <w:r w:rsidR="000942CD">
        <w:rPr>
          <w:color w:val="000000" w:themeColor="text1"/>
        </w:rPr>
        <w:t>G</w:t>
      </w:r>
      <w:r w:rsidR="000942CD" w:rsidRPr="004F09C9">
        <w:rPr>
          <w:color w:val="000000" w:themeColor="text1"/>
        </w:rPr>
        <w:t xml:space="preserve">roup III specific isomers of tetradecyl-acetate (14:OAc) are produced at species-specific concentrations </w:t>
      </w:r>
      <w:r w:rsidR="000942CD">
        <w:rPr>
          <w:color w:val="000000" w:themeColor="text1"/>
        </w:rPr>
        <w:t xml:space="preserve">that </w:t>
      </w:r>
      <w:r w:rsidR="000942CD" w:rsidRPr="004F09C9">
        <w:rPr>
          <w:color w:val="000000" w:themeColor="text1"/>
        </w:rPr>
        <w:t>drive male attraction to females (Frolov et al.</w:t>
      </w:r>
      <w:r w:rsidR="00CF5040">
        <w:rPr>
          <w:color w:val="000000" w:themeColor="text1"/>
        </w:rPr>
        <w:t>,</w:t>
      </w:r>
      <w:r w:rsidR="000942CD" w:rsidRPr="004F09C9">
        <w:rPr>
          <w:color w:val="000000" w:themeColor="text1"/>
        </w:rPr>
        <w:t xml:space="preserve">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9D84541" w14:textId="6F77C950"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w:t>
      </w:r>
      <w:r w:rsidR="00CF5040">
        <w:rPr>
          <w:color w:val="000000" w:themeColor="text1"/>
        </w:rPr>
        <w:t>,</w:t>
      </w:r>
      <w:r w:rsidRPr="004F09C9">
        <w:rPr>
          <w:color w:val="000000" w:themeColor="text1"/>
        </w:rPr>
        <w:t xml:space="preserve"> 1961</w:t>
      </w:r>
      <w:r w:rsidR="00CF5040">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00CF5040">
        <w:rPr>
          <w:color w:val="000000" w:themeColor="text1"/>
        </w:rPr>
        <w:t>,</w:t>
      </w:r>
      <w:r w:rsidRPr="004F09C9">
        <w:rPr>
          <w:color w:val="000000" w:themeColor="text1"/>
        </w:rPr>
        <w:t xml:space="preserve"> 2010</w:t>
      </w:r>
      <w:r w:rsidR="00CF5040">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00CF5040">
        <w:rPr>
          <w:color w:val="000000" w:themeColor="text1"/>
        </w:rPr>
        <w:t>,</w:t>
      </w:r>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w:t>
      </w:r>
      <w:r w:rsidR="00B07C76" w:rsidRPr="004F09C9">
        <w:rPr>
          <w:color w:val="000000" w:themeColor="text1"/>
        </w:rPr>
        <w:lastRenderedPageBreak/>
        <w:t>European corn borer is particularly wide and includes grasses, vegetables, and other herbaceous plants with a stem large enough for the larvae to enter (Capinera</w:t>
      </w:r>
      <w:r w:rsidR="00CF5040">
        <w:rPr>
          <w:color w:val="000000" w:themeColor="text1"/>
        </w:rPr>
        <w:t>,</w:t>
      </w:r>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$2 billion dollars, annually (Hyde et al.</w:t>
      </w:r>
      <w:r w:rsidR="00CF5040">
        <w:rPr>
          <w:color w:val="000000" w:themeColor="text1"/>
        </w:rPr>
        <w:t>,</w:t>
      </w:r>
      <w:r w:rsidR="00B07C76" w:rsidRPr="004F09C9">
        <w:rPr>
          <w:color w:val="000000" w:themeColor="text1"/>
        </w:rPr>
        <w:t xml:space="preserve">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(Capinera</w:t>
      </w:r>
      <w:r w:rsidR="00CF5040">
        <w:rPr>
          <w:color w:val="000000" w:themeColor="text1"/>
        </w:rPr>
        <w:t>,</w:t>
      </w:r>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(Capinera</w:t>
      </w:r>
      <w:r w:rsidR="00CF5040">
        <w:rPr>
          <w:color w:val="000000" w:themeColor="text1"/>
        </w:rPr>
        <w:t>,</w:t>
      </w:r>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w:t>
      </w:r>
      <w:r w:rsidR="00CF5040">
        <w:rPr>
          <w:color w:val="000000" w:themeColor="text1"/>
        </w:rPr>
        <w:t>,</w:t>
      </w:r>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29CB4823"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Malausa</w:t>
      </w:r>
      <w:proofErr w:type="spellEnd"/>
      <w:r>
        <w:rPr>
          <w:color w:val="000000" w:themeColor="text1"/>
        </w:rPr>
        <w:t xml:space="preserve">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w:t>
      </w:r>
      <w:r w:rsidR="00CF5040">
        <w:rPr>
          <w:color w:val="000000" w:themeColor="text1"/>
        </w:rPr>
        <w:t>;</w:t>
      </w:r>
      <w:r>
        <w:rPr>
          <w:color w:val="000000" w:themeColor="text1"/>
        </w:rPr>
        <w:t xml:space="preserve"> </w:t>
      </w:r>
      <w:proofErr w:type="spellStart"/>
      <w:r>
        <w:rPr>
          <w:color w:val="000000" w:themeColor="text1"/>
        </w:rPr>
        <w:t>Frolov</w:t>
      </w:r>
      <w:proofErr w:type="spellEnd"/>
      <w:r>
        <w:rPr>
          <w:color w:val="000000" w:themeColor="text1"/>
        </w:rPr>
        <w:t xml:space="preserve"> et al.</w:t>
      </w:r>
      <w:r w:rsidR="00CF5040">
        <w:rPr>
          <w:color w:val="000000" w:themeColor="text1"/>
        </w:rPr>
        <w:t>,</w:t>
      </w:r>
      <w:r>
        <w:rPr>
          <w:color w:val="000000" w:themeColor="text1"/>
        </w:rPr>
        <w:t xml:space="preserve"> 2012</w:t>
      </w:r>
      <w:r w:rsidR="00CF5040">
        <w:rPr>
          <w:color w:val="000000" w:themeColor="text1"/>
        </w:rPr>
        <w:t>;</w:t>
      </w:r>
      <w:r>
        <w:rPr>
          <w:color w:val="000000" w:themeColor="text1"/>
        </w:rPr>
        <w:t xml:space="preserve"> </w:t>
      </w:r>
      <w:proofErr w:type="spellStart"/>
      <w:r>
        <w:rPr>
          <w:color w:val="000000" w:themeColor="text1"/>
        </w:rPr>
        <w:t>Bourguet</w:t>
      </w:r>
      <w:proofErr w:type="spellEnd"/>
      <w:r>
        <w:rPr>
          <w:color w:val="000000" w:themeColor="text1"/>
        </w:rPr>
        <w:t xml:space="preserve"> et al.</w:t>
      </w:r>
      <w:r w:rsidR="00CF5040">
        <w:rPr>
          <w:color w:val="000000" w:themeColor="text1"/>
        </w:rPr>
        <w:t>,</w:t>
      </w:r>
      <w:r>
        <w:rPr>
          <w:color w:val="000000" w:themeColor="text1"/>
        </w:rPr>
        <w:t xml:space="preserve"> 2014</w:t>
      </w:r>
      <w:r w:rsidR="00CF5040">
        <w:rPr>
          <w:color w:val="000000" w:themeColor="text1"/>
        </w:rPr>
        <w:t>;</w:t>
      </w:r>
      <w:r>
        <w:rPr>
          <w:color w:val="000000" w:themeColor="text1"/>
        </w:rPr>
        <w:t xml:space="preserve"> Calcagno et al.</w:t>
      </w:r>
      <w:r w:rsidR="00CF5040">
        <w:rPr>
          <w:color w:val="000000" w:themeColor="text1"/>
        </w:rPr>
        <w:t>,</w:t>
      </w:r>
      <w:r>
        <w:rPr>
          <w:color w:val="000000" w:themeColor="text1"/>
        </w:rPr>
        <w:t xml:space="preserve"> 2007), sex pheromone production by females (Thomas et al.</w:t>
      </w:r>
      <w:r w:rsidR="00CF5040">
        <w:rPr>
          <w:color w:val="000000" w:themeColor="text1"/>
        </w:rPr>
        <w:t>,</w:t>
      </w:r>
      <w:r>
        <w:rPr>
          <w:color w:val="000000" w:themeColor="text1"/>
        </w:rPr>
        <w:t xml:space="preserve"> 2003</w:t>
      </w:r>
      <w:r w:rsidR="00CF5040">
        <w:rPr>
          <w:color w:val="000000" w:themeColor="text1"/>
        </w:rPr>
        <w:t>;</w:t>
      </w:r>
      <w:r>
        <w:rPr>
          <w:color w:val="000000" w:themeColor="text1"/>
        </w:rPr>
        <w:t xml:space="preserve"> Tabata and Ishikawa</w:t>
      </w:r>
      <w:r w:rsidR="00CF5040">
        <w:rPr>
          <w:color w:val="000000" w:themeColor="text1"/>
        </w:rPr>
        <w:t>,</w:t>
      </w:r>
      <w:r>
        <w:rPr>
          <w:color w:val="000000" w:themeColor="text1"/>
        </w:rPr>
        <w:t xml:space="preserve"> 2011</w:t>
      </w:r>
      <w:r w:rsidR="00CF5040">
        <w:rPr>
          <w:color w:val="000000" w:themeColor="text1"/>
        </w:rPr>
        <w:t>;</w:t>
      </w:r>
      <w:r>
        <w:rPr>
          <w:color w:val="000000" w:themeColor="text1"/>
        </w:rPr>
        <w:t xml:space="preserve"> </w:t>
      </w:r>
      <w:proofErr w:type="spellStart"/>
      <w:r>
        <w:rPr>
          <w:color w:val="000000" w:themeColor="text1"/>
        </w:rPr>
        <w:t>Koutroumpa</w:t>
      </w:r>
      <w:proofErr w:type="spellEnd"/>
      <w:r>
        <w:rPr>
          <w:color w:val="000000" w:themeColor="text1"/>
        </w:rPr>
        <w:t xml:space="preserve"> et al.</w:t>
      </w:r>
      <w:r w:rsidR="00CF5040">
        <w:rPr>
          <w:color w:val="000000" w:themeColor="text1"/>
        </w:rPr>
        <w:t>,</w:t>
      </w:r>
      <w:r>
        <w:rPr>
          <w:color w:val="000000" w:themeColor="text1"/>
        </w:rPr>
        <w:t xml:space="preserve"> 2016</w:t>
      </w:r>
      <w:r w:rsidR="00CF5040">
        <w:rPr>
          <w:color w:val="000000" w:themeColor="text1"/>
        </w:rPr>
        <w:t>;</w:t>
      </w:r>
      <w:r>
        <w:rPr>
          <w:color w:val="000000" w:themeColor="text1"/>
        </w:rPr>
        <w:t xml:space="preserve"> Martin et al.</w:t>
      </w:r>
      <w:r w:rsidR="00CF5040">
        <w:rPr>
          <w:color w:val="000000" w:themeColor="text1"/>
        </w:rPr>
        <w:t>,</w:t>
      </w:r>
      <w:r>
        <w:rPr>
          <w:color w:val="000000" w:themeColor="text1"/>
        </w:rPr>
        <w:t xml:space="preserve"> 2016), or diapause induction and termination (Showers et al.</w:t>
      </w:r>
      <w:r w:rsidR="00CF5040">
        <w:rPr>
          <w:color w:val="000000" w:themeColor="text1"/>
        </w:rPr>
        <w:t>,</w:t>
      </w:r>
      <w:r>
        <w:rPr>
          <w:color w:val="000000" w:themeColor="text1"/>
        </w:rPr>
        <w:t xml:space="preserve"> 1975</w:t>
      </w:r>
      <w:r w:rsidR="00CF5040">
        <w:rPr>
          <w:color w:val="000000" w:themeColor="text1"/>
        </w:rPr>
        <w:t>;</w:t>
      </w:r>
      <w:r>
        <w:rPr>
          <w:color w:val="000000" w:themeColor="text1"/>
        </w:rPr>
        <w:t xml:space="preserve"> McLeod</w:t>
      </w:r>
      <w:r w:rsidR="00CF5040">
        <w:rPr>
          <w:color w:val="000000" w:themeColor="text1"/>
        </w:rPr>
        <w:t>,</w:t>
      </w:r>
      <w:r>
        <w:rPr>
          <w:color w:val="000000" w:themeColor="text1"/>
        </w:rPr>
        <w:t xml:space="preserve"> 1976, 1978</w:t>
      </w:r>
      <w:r w:rsidR="00CF5040">
        <w:rPr>
          <w:color w:val="000000" w:themeColor="text1"/>
        </w:rPr>
        <w:t>;</w:t>
      </w:r>
      <w:r>
        <w:rPr>
          <w:color w:val="000000" w:themeColor="text1"/>
        </w:rPr>
        <w:t xml:space="preserve"> Huang et al.</w:t>
      </w:r>
      <w:r w:rsidR="00CF5040">
        <w:rPr>
          <w:color w:val="000000" w:themeColor="text1"/>
        </w:rPr>
        <w:t>,</w:t>
      </w:r>
      <w:r>
        <w:rPr>
          <w:color w:val="000000" w:themeColor="text1"/>
        </w:rPr>
        <w:t xml:space="preserve"> 2013).</w:t>
      </w:r>
    </w:p>
    <w:p w14:paraId="71E64BB2" w14:textId="769B3756"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w:t>
      </w:r>
      <w:r w:rsidR="00CF5040">
        <w:rPr>
          <w:color w:val="000000" w:themeColor="text1"/>
        </w:rPr>
        <w:t>,</w:t>
      </w:r>
      <w:r w:rsidR="00995D5E">
        <w:rPr>
          <w:color w:val="000000" w:themeColor="text1"/>
        </w:rPr>
        <w:t xml:space="preserve"> 2007).</w:t>
      </w:r>
      <w:r w:rsidR="008C262C">
        <w:rPr>
          <w:color w:val="000000" w:themeColor="text1"/>
        </w:rPr>
        <w:t xml:space="preserve"> </w:t>
      </w:r>
      <w:r w:rsidR="00A57DB0">
        <w:rPr>
          <w:color w:val="000000" w:themeColor="text1"/>
        </w:rPr>
        <w:t xml:space="preserve">Bethenod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(Bethenod et al.</w:t>
      </w:r>
      <w:r w:rsidR="00431110">
        <w:rPr>
          <w:color w:val="000000" w:themeColor="text1"/>
        </w:rPr>
        <w:t>,</w:t>
      </w:r>
      <w:r w:rsidR="00274023">
        <w:rPr>
          <w:color w:val="000000" w:themeColor="text1"/>
        </w:rPr>
        <w:t xml:space="preserve">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w:t>
      </w:r>
      <w:r w:rsidR="00431110">
        <w:rPr>
          <w:color w:val="000000" w:themeColor="text1"/>
        </w:rPr>
        <w:t>,</w:t>
      </w:r>
      <w:r w:rsidR="00495D36">
        <w:rPr>
          <w:color w:val="000000" w:themeColor="text1"/>
        </w:rPr>
        <w:t xml:space="preserve"> 2007).</w:t>
      </w:r>
    </w:p>
    <w:p w14:paraId="64B87989" w14:textId="6FDA9BFE"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w:t>
      </w:r>
      <w:r w:rsidR="00F71873" w:rsidRPr="00C10B7C">
        <w:rPr>
          <w:i/>
          <w:color w:val="000000" w:themeColor="text1"/>
          <w:rPrChange w:id="46" w:author="Brown,James T" w:date="2019-03-13T20:42:00Z">
            <w:rPr>
              <w:color w:val="000000" w:themeColor="text1"/>
            </w:rPr>
          </w:rPrChange>
        </w:rPr>
        <w:t>(E)</w:t>
      </w:r>
      <w:r w:rsidR="00F71873" w:rsidRPr="00B134B2">
        <w:rPr>
          <w:color w:val="000000" w:themeColor="text1"/>
        </w:rPr>
        <w:t xml:space="preserve">-11-tetradecenoyl and </w:t>
      </w:r>
      <w:r w:rsidR="00F71873" w:rsidRPr="00A508E8">
        <w:rPr>
          <w:i/>
          <w:color w:val="000000" w:themeColor="text1"/>
          <w:rPrChange w:id="47" w:author="Brown,James T" w:date="2019-03-13T20:42:00Z">
            <w:rPr>
              <w:color w:val="000000" w:themeColor="text1"/>
            </w:rPr>
          </w:rPrChange>
        </w:rPr>
        <w:t>(Z)</w:t>
      </w:r>
      <w:r w:rsidR="00F71873" w:rsidRPr="00B134B2">
        <w:rPr>
          <w:color w:val="000000" w:themeColor="text1"/>
        </w:rPr>
        <w:t xml:space="preserve">-11-tetradecenoyl precursors </w:t>
      </w:r>
      <w:r w:rsidR="00F71873" w:rsidRPr="00B134B2">
        <w:rPr>
          <w:color w:val="000000" w:themeColor="text1"/>
        </w:rPr>
        <w:lastRenderedPageBreak/>
        <w:t xml:space="preserve">which can be reduced into their corresponding fatty alcohols then acylated into a pheromone molecule </w:t>
      </w:r>
      <w:r w:rsidR="00431110">
        <w:rPr>
          <w:color w:val="000000" w:themeColor="text1"/>
        </w:rPr>
        <w:t>(</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gene responsible for pheromone synthesis has two different alleles. The higher </w:t>
      </w:r>
      <w:commentRangeStart w:id="48"/>
      <w:r w:rsidR="000E4D09" w:rsidRPr="00B134B2">
        <w:rPr>
          <w:color w:val="000000" w:themeColor="text1"/>
        </w:rPr>
        <w:t xml:space="preserve">concentration </w:t>
      </w:r>
      <w:commentRangeEnd w:id="48"/>
      <w:r w:rsidR="000E4D09">
        <w:rPr>
          <w:rStyle w:val="CommentReference"/>
        </w:rPr>
        <w:commentReference w:id="48"/>
      </w:r>
      <w:r w:rsidR="00F71873" w:rsidRPr="00B134B2">
        <w:rPr>
          <w:color w:val="000000" w:themeColor="text1"/>
        </w:rPr>
        <w:t xml:space="preserve">of </w:t>
      </w:r>
      <w:r w:rsidR="00F71873" w:rsidRPr="000E4D09">
        <w:rPr>
          <w:i/>
          <w:color w:val="000000" w:themeColor="text1"/>
        </w:rPr>
        <w:t>(Z)</w:t>
      </w:r>
      <w:r w:rsidR="00F71873" w:rsidRPr="00B134B2">
        <w:rPr>
          <w:color w:val="000000" w:themeColor="text1"/>
        </w:rPr>
        <w:t>-11-tetradecenyl acetate in the Z</w:t>
      </w:r>
      <w:r w:rsidR="00823BB6">
        <w:rPr>
          <w:color w:val="000000" w:themeColor="text1"/>
        </w:rPr>
        <w:t>-</w:t>
      </w:r>
      <w:r w:rsidR="00F71873" w:rsidRPr="001E56DF">
        <w:rPr>
          <w:color w:val="000000" w:themeColor="text1"/>
        </w:rPr>
        <w:t>strain</w:t>
      </w:r>
      <w:r w:rsidR="00F71873" w:rsidRPr="00B134B2">
        <w:rPr>
          <w:color w:val="000000" w:themeColor="text1"/>
        </w:rPr>
        <w:t xml:space="preserve"> sex pheromone blend is due to the affinity of </w:t>
      </w:r>
      <w:r w:rsidR="00F71873" w:rsidRPr="000E4D09">
        <w:rPr>
          <w:i/>
          <w:color w:val="000000" w:themeColor="text1"/>
        </w:rPr>
        <w:t>(Z)</w:t>
      </w:r>
      <w:r w:rsidR="00F71873" w:rsidRPr="00B134B2">
        <w:rPr>
          <w:color w:val="000000" w:themeColor="text1"/>
        </w:rPr>
        <w:t xml:space="preserve">-11-tetradecenoyl precursors to the fatty acid reductase enzyme produced from the </w:t>
      </w:r>
      <w:r w:rsidR="00F71873" w:rsidRPr="00B134B2">
        <w:rPr>
          <w:i/>
          <w:color w:val="000000" w:themeColor="text1"/>
        </w:rPr>
        <w:t xml:space="preserve">pgFAR-Z </w:t>
      </w:r>
      <w:r w:rsidR="00F71873" w:rsidRPr="00B134B2">
        <w:rPr>
          <w:color w:val="000000" w:themeColor="text1"/>
        </w:rPr>
        <w:t xml:space="preserve">allele </w:t>
      </w:r>
      <w:r w:rsidR="008A3F66">
        <w:rPr>
          <w:color w:val="000000" w:themeColor="text1"/>
        </w:rPr>
        <w:t>(</w:t>
      </w:r>
      <w:r w:rsidR="008A3F66" w:rsidRPr="00B134B2">
        <w:rPr>
          <w:color w:val="000000" w:themeColor="text1"/>
        </w:rPr>
        <w:t>Lassance et al.</w:t>
      </w:r>
      <w:r w:rsidR="00431110">
        <w:rPr>
          <w:color w:val="000000" w:themeColor="text1"/>
        </w:rPr>
        <w:t>,</w:t>
      </w:r>
      <w:r w:rsidR="008A3F66" w:rsidRPr="00B134B2">
        <w:rPr>
          <w:color w:val="000000" w:themeColor="text1"/>
        </w:rPr>
        <w:t xml:space="preserve"> 2010)</w:t>
      </w:r>
      <w:r w:rsidR="00F71873" w:rsidRPr="00B134B2">
        <w:rPr>
          <w:color w:val="000000" w:themeColor="text1"/>
        </w:rPr>
        <w:t xml:space="preserve">. Alternatively, the high </w:t>
      </w:r>
      <w:commentRangeStart w:id="49"/>
      <w:r w:rsidR="000E4D09" w:rsidRPr="00B134B2">
        <w:rPr>
          <w:color w:val="000000" w:themeColor="text1"/>
        </w:rPr>
        <w:t xml:space="preserve">concentration </w:t>
      </w:r>
      <w:commentRangeEnd w:id="49"/>
      <w:r w:rsidR="000E4D09">
        <w:rPr>
          <w:rStyle w:val="CommentReference"/>
        </w:rPr>
        <w:commentReference w:id="49"/>
      </w:r>
      <w:r w:rsidR="00F71873" w:rsidRPr="00B134B2">
        <w:rPr>
          <w:color w:val="000000" w:themeColor="text1"/>
        </w:rPr>
        <w:t xml:space="preserve">of </w:t>
      </w:r>
      <w:r w:rsidR="00F71873" w:rsidRPr="000E4D09">
        <w:rPr>
          <w:i/>
          <w:color w:val="000000" w:themeColor="text1"/>
        </w:rPr>
        <w:t>(E)</w:t>
      </w:r>
      <w:r w:rsidR="00F71873" w:rsidRPr="00B134B2">
        <w:rPr>
          <w:color w:val="000000" w:themeColor="text1"/>
        </w:rPr>
        <w:t xml:space="preserve">-11-tetradecenyl acetate characteristic of the </w:t>
      </w:r>
      <w:commentRangeStart w:id="50"/>
      <w:commentRangeStart w:id="51"/>
      <w:ins w:id="52" w:author="Brown,James T" w:date="2019-03-13T21:05:00Z">
        <w:r w:rsidR="001E56DF" w:rsidRPr="006F5AD1">
          <w:rPr>
            <w:rFonts w:asciiTheme="minorHAnsi" w:eastAsiaTheme="minorEastAsia" w:hAnsiTheme="minorHAnsi" w:cstheme="minorHAnsi"/>
            <w:bCs/>
            <w:szCs w:val="24"/>
          </w:rPr>
          <w:t>E-</w:t>
        </w:r>
        <w:commentRangeEnd w:id="50"/>
        <w:r w:rsidR="001E56DF">
          <w:rPr>
            <w:rStyle w:val="CommentReference"/>
          </w:rPr>
          <w:commentReference w:id="50"/>
        </w:r>
        <w:commentRangeEnd w:id="51"/>
        <w:r w:rsidR="001E56DF">
          <w:rPr>
            <w:rStyle w:val="CommentReference"/>
          </w:rPr>
          <w:commentReference w:id="51"/>
        </w:r>
      </w:ins>
      <w:del w:id="53" w:author="Brown,James T" w:date="2019-03-13T21:05:00Z">
        <w:r w:rsidR="00F71873" w:rsidRPr="00B134B2" w:rsidDel="001E56DF">
          <w:rPr>
            <w:color w:val="000000" w:themeColor="text1"/>
          </w:rPr>
          <w:delText>E</w:delText>
        </w:r>
        <w:r w:rsidR="00823BB6" w:rsidDel="001E56DF">
          <w:rPr>
            <w:color w:val="000000" w:themeColor="text1"/>
          </w:rPr>
          <w:delText>-</w:delText>
        </w:r>
      </w:del>
      <w:r w:rsidR="00F71873" w:rsidRPr="00B134B2">
        <w:rPr>
          <w:color w:val="000000" w:themeColor="text1"/>
        </w:rPr>
        <w:t xml:space="preserve">strain is due to the increased affinity of </w:t>
      </w:r>
      <w:r w:rsidR="00F71873" w:rsidRPr="000E4D09">
        <w:rPr>
          <w:i/>
          <w:color w:val="000000" w:themeColor="text1"/>
        </w:rPr>
        <w:t>(E)</w:t>
      </w:r>
      <w:r w:rsidR="00F71873" w:rsidRPr="00B134B2">
        <w:rPr>
          <w:color w:val="000000" w:themeColor="text1"/>
        </w:rPr>
        <w:t xml:space="preserve">-11-tetradecenoyl precursors to the fatty acid reductase produced from the </w:t>
      </w:r>
      <w:r w:rsidR="00F71873" w:rsidRPr="00B134B2">
        <w:rPr>
          <w:i/>
          <w:color w:val="000000" w:themeColor="text1"/>
        </w:rPr>
        <w:t>pgFAR-E</w:t>
      </w:r>
      <w:r w:rsidR="00F71873" w:rsidRPr="00B134B2">
        <w:rPr>
          <w:color w:val="000000" w:themeColor="text1"/>
        </w:rPr>
        <w:t xml:space="preserve"> allele</w:t>
      </w:r>
      <w:r w:rsidR="000942CD">
        <w:t xml:space="preserve"> </w:t>
      </w:r>
      <w:r w:rsidR="008A3F66">
        <w:t>(</w:t>
      </w:r>
      <w:r w:rsidR="008A3F66" w:rsidRPr="008A3F66">
        <w:t>Lassance et al.</w:t>
      </w:r>
      <w:r w:rsidR="00431110">
        <w:t>,</w:t>
      </w:r>
      <w:r w:rsidR="008A3F66" w:rsidRPr="008A3F66">
        <w:t xml:space="preserve"> 2010)</w:t>
      </w:r>
      <w:r w:rsidR="000942CD" w:rsidRPr="00B134B2">
        <w:rPr>
          <w:color w:val="000000" w:themeColor="text1"/>
        </w:rPr>
        <w:t xml:space="preserve">. </w:t>
      </w:r>
      <w:r w:rsidR="00327D76">
        <w:rPr>
          <w:color w:val="000000" w:themeColor="text1"/>
        </w:rPr>
        <w:t xml:space="preserve">Adult males </w:t>
      </w:r>
      <w:r w:rsidR="007929DB">
        <w:rPr>
          <w:color w:val="000000" w:themeColor="text1"/>
        </w:rPr>
        <w:t>selectively respond to the pheromone blend produced by adult females of the same strain (</w:t>
      </w:r>
      <w:r w:rsidR="003A04B8">
        <w:rPr>
          <w:color w:val="000000" w:themeColor="text1"/>
        </w:rPr>
        <w:t xml:space="preserve">Roelofs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pheromone production by females and the perception of the pheromone by males</w:t>
      </w:r>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(Roelofs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Ostrinia nubilalis</w:t>
      </w:r>
    </w:p>
    <w:p w14:paraId="2EB841B7" w14:textId="3262AECD"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w:t>
      </w:r>
      <w:r w:rsidR="00431110">
        <w:rPr>
          <w:color w:val="000000" w:themeColor="text1"/>
        </w:rPr>
        <w:t>,</w:t>
      </w:r>
      <w:r w:rsidR="008A3F66" w:rsidRPr="008A3F66">
        <w:rPr>
          <w:color w:val="000000" w:themeColor="text1"/>
        </w:rPr>
        <w:t xml:space="preserve">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w:t>
      </w:r>
      <w:r w:rsidR="00431110">
        <w:rPr>
          <w:color w:val="000000" w:themeColor="text1"/>
        </w:rPr>
        <w:t>,</w:t>
      </w:r>
      <w:r w:rsidR="00BB7848" w:rsidRPr="00BB7848">
        <w:rPr>
          <w:color w:val="000000" w:themeColor="text1"/>
        </w:rPr>
        <w:t xml:space="preserv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4A9D0D96"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w:t>
      </w:r>
      <w:r w:rsidR="00431110">
        <w:rPr>
          <w:color w:val="000000" w:themeColor="text1"/>
        </w:rPr>
        <w:t>,</w:t>
      </w:r>
      <w:r w:rsidRPr="00B134B2">
        <w:rPr>
          <w:color w:val="000000" w:themeColor="text1"/>
        </w:rPr>
        <w:t xml:space="preserve">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r w:rsidR="000942CD" w:rsidRPr="00B134B2">
        <w:rPr>
          <w:i/>
          <w:color w:val="000000" w:themeColor="text1"/>
        </w:rPr>
        <w:t>Pdd</w:t>
      </w:r>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w:t>
      </w:r>
      <w:r w:rsidR="00431110">
        <w:rPr>
          <w:color w:val="000000" w:themeColor="text1"/>
        </w:rPr>
        <w:t>,</w:t>
      </w:r>
      <w:r w:rsidR="000942CD" w:rsidRPr="004F09C9">
        <w:rPr>
          <w:color w:val="000000" w:themeColor="text1"/>
        </w:rPr>
        <w:t xml:space="preserve">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w:t>
      </w:r>
      <w:r w:rsidR="00431110">
        <w:rPr>
          <w:color w:val="000000" w:themeColor="text1"/>
        </w:rPr>
        <w:t>,</w:t>
      </w:r>
      <w:r w:rsidR="000942CD">
        <w:rPr>
          <w:color w:val="000000" w:themeColor="text1"/>
        </w:rPr>
        <w:t xml:space="preserve">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w:t>
      </w:r>
      <w:r w:rsidR="00431110">
        <w:rPr>
          <w:color w:val="000000" w:themeColor="text1"/>
        </w:rPr>
        <w:t>,</w:t>
      </w:r>
      <w:r w:rsidR="000942CD">
        <w:rPr>
          <w:color w:val="000000" w:themeColor="text1"/>
        </w:rPr>
        <w:t xml:space="preserve">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572D2B2D"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r w:rsidRPr="004F09C9">
        <w:rPr>
          <w:i/>
          <w:color w:val="000000" w:themeColor="text1"/>
        </w:rPr>
        <w:t xml:space="preserve">Ostrinia nubilalis </w:t>
      </w:r>
      <w:r w:rsidRPr="004F09C9">
        <w:rPr>
          <w:color w:val="000000" w:themeColor="text1"/>
        </w:rPr>
        <w:t>(</w:t>
      </w:r>
      <w:proofErr w:type="spellStart"/>
      <w:r w:rsidRPr="004F09C9">
        <w:rPr>
          <w:color w:val="000000" w:themeColor="text1"/>
        </w:rPr>
        <w:t>H</w:t>
      </w:r>
      <w:r w:rsidR="00431110" w:rsidRPr="004F09C9">
        <w:rPr>
          <w:color w:val="000000" w:themeColor="text1"/>
        </w:rPr>
        <w:t>ü</w:t>
      </w:r>
      <w:r w:rsidRPr="004F09C9">
        <w:rPr>
          <w:color w:val="000000" w:themeColor="text1"/>
        </w:rPr>
        <w:t>bner</w:t>
      </w:r>
      <w:proofErr w:type="spellEnd"/>
      <w:r w:rsidRPr="004F09C9">
        <w:rPr>
          <w:color w:val="000000" w:themeColor="text1"/>
        </w:rPr>
        <w:t xml:space="preserve">) reared in conditions that induce diapause and measuring lipid storage, </w:t>
      </w:r>
      <w:r w:rsidR="00BB7848">
        <w:rPr>
          <w:color w:val="000000" w:themeColor="text1"/>
        </w:rPr>
        <w:t>my research was broadly designed to investigate the association between diapause length and nutrition storage among diapause programmed larvae. 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w:t>
      </w:r>
      <w:r w:rsidR="00431110">
        <w:rPr>
          <w:color w:val="000000" w:themeColor="text1"/>
        </w:rPr>
        <w:t>,</w:t>
      </w:r>
      <w:r w:rsidR="008A3C7F" w:rsidRPr="004F09C9">
        <w:rPr>
          <w:color w:val="000000" w:themeColor="text1"/>
        </w:rPr>
        <w:t xml:space="preserve"> 2007</w:t>
      </w:r>
      <w:r w:rsidR="00431110">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w:t>
      </w:r>
      <w:r w:rsidR="00431110">
        <w:rPr>
          <w:color w:val="000000" w:themeColor="text1"/>
        </w:rPr>
        <w:t>,</w:t>
      </w:r>
      <w:r w:rsidR="008A3C7F" w:rsidRPr="004F09C9">
        <w:rPr>
          <w:color w:val="000000" w:themeColor="text1"/>
        </w:rPr>
        <w:t xml:space="preserve">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w:t>
      </w:r>
      <w:r w:rsidR="00431110">
        <w:rPr>
          <w:color w:val="000000" w:themeColor="text1"/>
        </w:rPr>
        <w:t>,</w:t>
      </w:r>
      <w:r w:rsidR="008A3C7F">
        <w:rPr>
          <w:color w:val="000000" w:themeColor="text1"/>
        </w:rPr>
        <w:t xml:space="preserve">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w:t>
      </w:r>
      <w:r w:rsidR="00431110">
        <w:rPr>
          <w:color w:val="000000" w:themeColor="text1"/>
        </w:rPr>
        <w:t>,</w:t>
      </w:r>
      <w:r w:rsidR="008A3C7F">
        <w:rPr>
          <w:color w:val="000000" w:themeColor="text1"/>
        </w:rPr>
        <w:t xml:space="preserve">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w:t>
      </w:r>
      <w:r w:rsidR="00431110">
        <w:rPr>
          <w:color w:val="000000" w:themeColor="text1"/>
        </w:rPr>
        <w:t>,</w:t>
      </w:r>
      <w:r w:rsidR="008A3C7F">
        <w:rPr>
          <w:color w:val="000000" w:themeColor="text1"/>
        </w:rPr>
        <w:t xml:space="preserve"> 2015</w:t>
      </w:r>
      <w:r w:rsidR="00431110">
        <w:rPr>
          <w:color w:val="000000" w:themeColor="text1"/>
        </w:rPr>
        <w:t>;</w:t>
      </w:r>
      <w:r w:rsidR="008A3C7F">
        <w:rPr>
          <w:color w:val="000000" w:themeColor="text1"/>
        </w:rPr>
        <w:t xml:space="preserve"> </w:t>
      </w:r>
      <w:proofErr w:type="spellStart"/>
      <w:r w:rsidR="008A3C7F">
        <w:rPr>
          <w:color w:val="000000" w:themeColor="text1"/>
        </w:rPr>
        <w:t>Ikten</w:t>
      </w:r>
      <w:proofErr w:type="spellEnd"/>
      <w:r w:rsidR="008A3C7F">
        <w:rPr>
          <w:color w:val="000000" w:themeColor="text1"/>
        </w:rPr>
        <w:t xml:space="preserve"> et al.</w:t>
      </w:r>
      <w:r w:rsidR="00431110">
        <w:rPr>
          <w:color w:val="000000" w:themeColor="text1"/>
        </w:rPr>
        <w:t>,</w:t>
      </w:r>
      <w:r w:rsidR="008A3C7F">
        <w:rPr>
          <w:color w:val="000000" w:themeColor="text1"/>
        </w:rPr>
        <w:t xml:space="preserve">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w:t>
      </w:r>
      <w:r w:rsidR="00431110">
        <w:rPr>
          <w:color w:val="000000" w:themeColor="text1"/>
        </w:rPr>
        <w:t>,</w:t>
      </w:r>
      <w:r w:rsidR="008A3C7F">
        <w:rPr>
          <w:color w:val="000000" w:themeColor="text1"/>
        </w:rPr>
        <w:t xml:space="preserve"> 2015)</w:t>
      </w:r>
      <w:r w:rsidR="008A3C7F" w:rsidRPr="004F09C9">
        <w:rPr>
          <w:color w:val="000000" w:themeColor="text1"/>
        </w:rPr>
        <w:t>. Those insects with the shorter diapause length exit diapause earlier in the spring and the longer diapausing insects exit diapause later in the spring (Levy et al.</w:t>
      </w:r>
      <w:r w:rsidR="00431110">
        <w:rPr>
          <w:color w:val="000000" w:themeColor="text1"/>
        </w:rPr>
        <w:t>,</w:t>
      </w:r>
      <w:r w:rsidR="008A3C7F" w:rsidRPr="004F09C9">
        <w:rPr>
          <w:color w:val="000000" w:themeColor="text1"/>
        </w:rPr>
        <w:t xml:space="preserve"> 2015</w:t>
      </w:r>
      <w:r w:rsidR="00431110">
        <w:rPr>
          <w:color w:val="000000" w:themeColor="text1"/>
        </w:rPr>
        <w:t>;</w:t>
      </w:r>
      <w:r w:rsidR="008A3C7F" w:rsidRPr="004F09C9">
        <w:rPr>
          <w:color w:val="000000" w:themeColor="text1"/>
        </w:rPr>
        <w:t xml:space="preserve"> Showers et al.</w:t>
      </w:r>
      <w:r w:rsidR="00431110">
        <w:rPr>
          <w:color w:val="000000" w:themeColor="text1"/>
        </w:rPr>
        <w:t>,</w:t>
      </w:r>
      <w:r w:rsidR="008A3C7F" w:rsidRPr="004F09C9">
        <w:rPr>
          <w:color w:val="000000" w:themeColor="text1"/>
        </w:rPr>
        <w:t xml:space="preserve">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401AA11C"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r>
        <w:t>Taski et al.</w:t>
      </w:r>
      <w:r w:rsidR="002E4E07">
        <w:t>,</w:t>
      </w:r>
      <w:r>
        <w:t xml:space="preserve"> 2004</w:t>
      </w:r>
      <w:r w:rsidR="002E4E07">
        <w:rPr>
          <w:color w:val="000000" w:themeColor="text1"/>
        </w:rPr>
        <w:t>;</w:t>
      </w:r>
      <w:r>
        <w:rPr>
          <w:color w:val="000000" w:themeColor="text1"/>
        </w:rPr>
        <w:t xml:space="preserve"> </w:t>
      </w:r>
      <w:proofErr w:type="spellStart"/>
      <w:r>
        <w:t>Vukašinović</w:t>
      </w:r>
      <w:proofErr w:type="spellEnd"/>
      <w:r>
        <w:t xml:space="preserve"> et al.</w:t>
      </w:r>
      <w:r w:rsidR="002E4E07">
        <w:t>,</w:t>
      </w:r>
      <w:r>
        <w:t xml:space="preserve"> 201</w:t>
      </w:r>
      <w:ins w:id="54" w:author="Brown,James T" w:date="2019-03-13T21:02:00Z">
        <w:r w:rsidR="000E4D09">
          <w:t>3</w:t>
        </w:r>
      </w:ins>
      <w:del w:id="55" w:author="Brown,James T" w:date="2019-03-13T21:02:00Z">
        <w:r w:rsidDel="000E4D09">
          <w:delText>8</w:delText>
        </w:r>
      </w:del>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(Figure 2-2A)</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3A76786B"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w:t>
      </w:r>
      <w:r w:rsidR="002E4E07">
        <w:rPr>
          <w:rFonts w:asciiTheme="minorHAnsi" w:hAnsiTheme="minorHAnsi"/>
          <w:color w:val="auto"/>
        </w:rPr>
        <w:t>,</w:t>
      </w:r>
      <w:r w:rsidR="00D406F9" w:rsidRPr="00D406F9">
        <w:rPr>
          <w:rFonts w:asciiTheme="minorHAnsi" w:hAnsiTheme="minorHAnsi"/>
          <w:color w:val="auto"/>
        </w:rPr>
        <w:t xml:space="preserve">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2E4E07">
        <w:rPr>
          <w:rFonts w:asciiTheme="minorHAnsi" w:hAnsiTheme="minorHAnsi"/>
          <w:color w:val="auto"/>
        </w:rPr>
        <w:t>,</w:t>
      </w:r>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w:t>
      </w:r>
      <w:r w:rsidR="002E4E07">
        <w:rPr>
          <w:rFonts w:asciiTheme="minorHAnsi" w:hAnsiTheme="minorHAnsi"/>
          <w:color w:val="auto"/>
        </w:rPr>
        <w:t>,</w:t>
      </w:r>
      <w:r w:rsidR="00CD06FE" w:rsidRPr="00CD06FE">
        <w:rPr>
          <w:rFonts w:asciiTheme="minorHAnsi" w:hAnsiTheme="minorHAnsi"/>
          <w:color w:val="auto"/>
        </w:rPr>
        <w:t xml:space="preserve">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25555834"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w:t>
      </w:r>
      <w:r w:rsidR="002E4E07">
        <w:rPr>
          <w:color w:val="000000" w:themeColor="text1"/>
        </w:rPr>
        <w:t>and</w:t>
      </w:r>
      <w:r w:rsidRPr="004F09C9">
        <w:rPr>
          <w:color w:val="000000" w:themeColor="text1"/>
        </w:rPr>
        <w:t xml:space="preserve">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14953ECA" w:rsidR="00E872D5" w:rsidRPr="004F09C9" w:rsidRDefault="0076305E" w:rsidP="00E872D5">
      <w:pPr>
        <w:spacing w:after="227" w:line="259" w:lineRule="auto"/>
        <w:ind w:left="0" w:firstLine="0"/>
        <w:rPr>
          <w:color w:val="000000" w:themeColor="text1"/>
        </w:rPr>
      </w:pPr>
      <w:commentRangeStart w:id="56"/>
      <w:r>
        <w:rPr>
          <w:noProof/>
          <w:color w:val="000000" w:themeColor="text1"/>
        </w:rPr>
        <w:lastRenderedPageBreak/>
        <w:drawing>
          <wp:inline distT="0" distB="0" distL="0" distR="0" wp14:anchorId="5BB5BC7E" wp14:editId="01D36F0C">
            <wp:extent cx="5993037" cy="2951508"/>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ros.png"/>
                    <pic:cNvPicPr/>
                  </pic:nvPicPr>
                  <pic:blipFill rotWithShape="1">
                    <a:blip r:embed="rId12"/>
                    <a:srcRect t="3331" b="58611"/>
                    <a:stretch/>
                  </pic:blipFill>
                  <pic:spPr bwMode="auto">
                    <a:xfrm>
                      <a:off x="0" y="0"/>
                      <a:ext cx="5994400" cy="2952179"/>
                    </a:xfrm>
                    <a:prstGeom prst="rect">
                      <a:avLst/>
                    </a:prstGeom>
                    <a:ln>
                      <a:noFill/>
                    </a:ln>
                    <a:extLst>
                      <a:ext uri="{53640926-AAD7-44D8-BBD7-CCE9431645EC}">
                        <a14:shadowObscured xmlns:a14="http://schemas.microsoft.com/office/drawing/2010/main"/>
                      </a:ext>
                    </a:extLst>
                  </pic:spPr>
                </pic:pic>
              </a:graphicData>
            </a:graphic>
          </wp:inline>
        </w:drawing>
      </w:r>
      <w:commentRangeEnd w:id="56"/>
      <w:r w:rsidR="00576488">
        <w:rPr>
          <w:rStyle w:val="CommentReference"/>
        </w:rPr>
        <w:commentReference w:id="56"/>
      </w:r>
    </w:p>
    <w:p w14:paraId="2B910BF5" w14:textId="2A4057B2" w:rsidR="006F58EA" w:rsidRDefault="00E872D5" w:rsidP="00576488">
      <w:pPr>
        <w:spacing w:after="3" w:line="238" w:lineRule="auto"/>
        <w:ind w:left="1163" w:right="98" w:hanging="1178"/>
        <w:jc w:val="both"/>
        <w:rPr>
          <w:color w:val="000000" w:themeColor="text1"/>
        </w:rPr>
      </w:pPr>
      <w:r w:rsidRPr="004F09C9">
        <w:rPr>
          <w:color w:val="000000" w:themeColor="text1"/>
        </w:rPr>
        <w:t xml:space="preserve">Figure 2-1. (A) Chemical structure of </w:t>
      </w:r>
      <w:r w:rsidRPr="00C10B7C">
        <w:rPr>
          <w:i/>
          <w:color w:val="000000" w:themeColor="text1"/>
          <w:rPrChange w:id="57" w:author="Brown,James T" w:date="2019-03-13T20:42:00Z">
            <w:rPr>
              <w:color w:val="000000" w:themeColor="text1"/>
            </w:rPr>
          </w:rPrChange>
        </w:rPr>
        <w:t>(</w:t>
      </w:r>
      <w:r w:rsidRPr="00C10B7C">
        <w:rPr>
          <w:i/>
          <w:color w:val="000000" w:themeColor="text1"/>
        </w:rPr>
        <w:t>Z</w:t>
      </w:r>
      <w:r w:rsidRPr="00C10B7C">
        <w:rPr>
          <w:i/>
          <w:color w:val="000000" w:themeColor="text1"/>
          <w:rPrChange w:id="58" w:author="Brown,James T" w:date="2019-03-13T20:42:00Z">
            <w:rPr>
              <w:color w:val="000000" w:themeColor="text1"/>
            </w:rPr>
          </w:rPrChange>
        </w:rPr>
        <w:t>)</w:t>
      </w:r>
      <w:r w:rsidRPr="004F09C9">
        <w:rPr>
          <w:color w:val="000000" w:themeColor="text1"/>
        </w:rPr>
        <w:t>-11-tetradecenyl acetate, the major sex pheromone molecule produced primarily by Z</w:t>
      </w:r>
      <w:r w:rsidR="00C5592A">
        <w:rPr>
          <w:color w:val="000000" w:themeColor="text1"/>
        </w:rPr>
        <w:t>-</w:t>
      </w:r>
      <w:r w:rsidRPr="004F09C9">
        <w:rPr>
          <w:color w:val="000000" w:themeColor="text1"/>
        </w:rPr>
        <w:t>strain females. (B) Chemical structure of (</w:t>
      </w:r>
      <w:r w:rsidRPr="00576488">
        <w:rPr>
          <w:i/>
          <w:color w:val="000000" w:themeColor="text1"/>
        </w:rPr>
        <w:t>E</w:t>
      </w:r>
      <w:r w:rsidRPr="004F09C9">
        <w:rPr>
          <w:color w:val="000000" w:themeColor="text1"/>
        </w:rPr>
        <w:t>)-11-tetradecenyl acetate, the major sex pheromone molecule produced by E</w:t>
      </w:r>
      <w:r w:rsidR="00C5592A">
        <w:rPr>
          <w:color w:val="000000" w:themeColor="text1"/>
        </w:rPr>
        <w:t>-s</w:t>
      </w:r>
      <w:r w:rsidRPr="004F09C9">
        <w:rPr>
          <w:color w:val="000000" w:themeColor="text1"/>
        </w:rPr>
        <w:t>train females.</w:t>
      </w:r>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3"/>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6C5664EB" w:rsidR="000C1702" w:rsidRPr="006F5AD1" w:rsidRDefault="000E4D09" w:rsidP="004861D9">
      <w:pPr>
        <w:spacing w:line="480" w:lineRule="auto"/>
        <w:ind w:left="-15" w:right="165" w:firstLine="468"/>
        <w:rPr>
          <w:color w:val="000000" w:themeColor="text1"/>
        </w:rPr>
      </w:pPr>
      <w:commentRangeStart w:id="59"/>
      <w:ins w:id="60" w:author="Brown,James T" w:date="2019-03-13T21:03:00Z">
        <w:r w:rsidRPr="006F5AD1">
          <w:rPr>
            <w:color w:val="000000" w:themeColor="text1"/>
          </w:rPr>
          <w:t xml:space="preserve">According to the National Oceanic and Atmospheric Administration, 2016 was the warmest year on record and temperature increases are expected to continue through the year 2100 </w:t>
        </w:r>
        <w:commentRangeEnd w:id="59"/>
        <w:r>
          <w:rPr>
            <w:rStyle w:val="CommentReference"/>
          </w:rPr>
          <w:commentReference w:id="59"/>
        </w:r>
      </w:ins>
      <w:del w:id="61" w:author="Brown,James T" w:date="2019-03-13T21:03:00Z">
        <w:r w:rsidR="000C1702" w:rsidRPr="006F5AD1" w:rsidDel="000E4D09">
          <w:rPr>
            <w:color w:val="000000" w:themeColor="text1"/>
          </w:rPr>
          <w:delText xml:space="preserve">According to the National Oceanic and Atmospheric Administration, 2016 was the warmest year on record and temperature increases are expected to continue through the year 2100 </w:delText>
        </w:r>
      </w:del>
      <w:r w:rsidR="000C1702" w:rsidRPr="006F5AD1">
        <w:rPr>
          <w:color w:val="000000" w:themeColor="text1"/>
        </w:rPr>
        <w:t xml:space="preserve">(NOAA, 2017; </w:t>
      </w:r>
      <w:proofErr w:type="spellStart"/>
      <w:r w:rsidR="000C1702" w:rsidRPr="006F5AD1">
        <w:rPr>
          <w:color w:val="000000" w:themeColor="text1"/>
        </w:rPr>
        <w:t>DeLucia</w:t>
      </w:r>
      <w:proofErr w:type="spellEnd"/>
      <w:r w:rsidR="000C1702" w:rsidRPr="006F5AD1">
        <w:rPr>
          <w:color w:val="000000" w:themeColor="text1"/>
        </w:rPr>
        <w:t>, 2008; IPCC, 2013). As seasonal temperatures increase, the duration of warm summers will expand, cool winters will contract, and temperatures during the spring and fall will become less predictable (NOAA</w:t>
      </w:r>
      <w:r w:rsidR="000C1702">
        <w:rPr>
          <w:color w:val="000000" w:themeColor="text1"/>
        </w:rPr>
        <w:t>,</w:t>
      </w:r>
      <w:r w:rsidR="000C1702"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36983DE9"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002E4E07">
        <w:rPr>
          <w:color w:val="000000" w:themeColor="text1"/>
        </w:rPr>
        <w:t xml:space="preserve"> (Say)</w:t>
      </w:r>
      <w:r w:rsidR="00120CB7">
        <w:rPr>
          <w:color w:val="000000" w:themeColor="text1"/>
        </w:rPr>
        <w:t>)</w:t>
      </w:r>
      <w:r w:rsidRPr="006F5AD1">
        <w:rPr>
          <w:color w:val="000000" w:themeColor="text1"/>
        </w:rPr>
        <w:t xml:space="preserve">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r w:rsidRPr="006F5AD1">
        <w:rPr>
          <w:i/>
          <w:color w:val="000000" w:themeColor="text1"/>
        </w:rPr>
        <w:t>Diatraea grandiosella</w:t>
      </w:r>
      <w:r w:rsidR="002E4E07">
        <w:rPr>
          <w:color w:val="000000" w:themeColor="text1"/>
        </w:rPr>
        <w:t xml:space="preserve"> Dyar</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lastRenderedPageBreak/>
        <w:t>gossypiella</w:t>
      </w:r>
      <w:proofErr w:type="spellEnd"/>
      <w:r w:rsidR="002E4E07">
        <w:rPr>
          <w:color w:val="000000" w:themeColor="text1"/>
        </w:rPr>
        <w:t xml:space="preserve"> (Saunders)</w:t>
      </w:r>
      <w:r w:rsidR="00120CB7">
        <w:rPr>
          <w:color w:val="000000" w:themeColor="text1"/>
        </w:rPr>
        <w:t>)</w:t>
      </w:r>
      <w:r w:rsidRPr="006F5AD1">
        <w:rPr>
          <w:color w:val="000000" w:themeColor="text1"/>
        </w:rPr>
        <w:t xml:space="preserve"> (</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Culex pipens</w:t>
      </w:r>
      <w:r w:rsidRPr="006F5AD1">
        <w:rPr>
          <w:iCs/>
          <w:color w:val="000000" w:themeColor="text1"/>
        </w:rPr>
        <w:t xml:space="preserve"> </w:t>
      </w:r>
      <w:r w:rsidR="001673A5">
        <w:rPr>
          <w:iCs/>
          <w:color w:val="000000" w:themeColor="text1"/>
        </w:rPr>
        <w:t xml:space="preserve">L.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098BE386"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w:t>
      </w:r>
      <w:r w:rsidRPr="006F5AD1">
        <w:rPr>
          <w:color w:val="000000" w:themeColor="text1"/>
        </w:rPr>
        <w:lastRenderedPageBreak/>
        <w:t xml:space="preserve">variable temperatures while others were held in cooler and more stable 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6803D6F3"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w:t>
      </w:r>
      <w:commentRangeStart w:id="62"/>
      <w:commentRangeStart w:id="63"/>
      <w:ins w:id="64" w:author="Brown,James T" w:date="2019-03-13T21:08:00Z">
        <w:r w:rsidR="001E56DF" w:rsidRPr="006F5AD1">
          <w:rPr>
            <w:rFonts w:asciiTheme="minorHAnsi" w:eastAsiaTheme="minorEastAsia" w:hAnsiTheme="minorHAnsi" w:cstheme="minorHAnsi"/>
            <w:bCs/>
            <w:szCs w:val="24"/>
          </w:rPr>
          <w:t>26</w:t>
        </w:r>
        <w:r w:rsidR="001E56DF">
          <w:rPr>
            <w:rFonts w:asciiTheme="minorHAnsi" w:eastAsiaTheme="minorEastAsia" w:hAnsiTheme="minorHAnsi" w:cstheme="minorHAnsi"/>
            <w:bCs/>
            <w:szCs w:val="24"/>
          </w:rPr>
          <w:t xml:space="preserve"> </w:t>
        </w:r>
        <w:r w:rsidR="001E56DF" w:rsidRPr="006F5AD1">
          <w:rPr>
            <w:rFonts w:asciiTheme="minorHAnsi" w:eastAsiaTheme="minorEastAsia" w:hAnsiTheme="minorHAnsi" w:cstheme="minorHAnsi"/>
            <w:bCs/>
            <w:szCs w:val="24"/>
          </w:rPr>
          <w:sym w:font="Symbol" w:char="F0B0"/>
        </w:r>
        <w:r w:rsidR="001E56DF" w:rsidRPr="006F5AD1">
          <w:rPr>
            <w:rFonts w:asciiTheme="minorHAnsi" w:eastAsiaTheme="minorEastAsia" w:hAnsiTheme="minorHAnsi" w:cstheme="minorHAnsi"/>
            <w:bCs/>
            <w:szCs w:val="24"/>
          </w:rPr>
          <w:t xml:space="preserve">C </w:t>
        </w:r>
        <w:commentRangeEnd w:id="62"/>
        <w:r w:rsidR="001E56DF">
          <w:rPr>
            <w:rStyle w:val="CommentReference"/>
          </w:rPr>
          <w:commentReference w:id="62"/>
        </w:r>
        <w:commentRangeEnd w:id="63"/>
        <w:r w:rsidR="001E56DF">
          <w:rPr>
            <w:rStyle w:val="CommentReference"/>
          </w:rPr>
          <w:commentReference w:id="63"/>
        </w:r>
      </w:ins>
      <w:del w:id="65" w:author="Brown,James T" w:date="2019-03-13T21:08:00Z">
        <w:r w:rsidRPr="006F5AD1" w:rsidDel="001E56DF">
          <w:rPr>
            <w:rFonts w:asciiTheme="minorHAnsi" w:eastAsiaTheme="minorEastAsia" w:hAnsiTheme="minorHAnsi" w:cstheme="minorHAnsi"/>
            <w:bCs/>
            <w:szCs w:val="24"/>
          </w:rPr>
          <w:delText>26</w:delText>
        </w:r>
        <w:r w:rsidRPr="006F5AD1" w:rsidDel="001E56DF">
          <w:rPr>
            <w:rFonts w:asciiTheme="minorHAnsi" w:eastAsiaTheme="minorEastAsia" w:hAnsiTheme="minorHAnsi" w:cstheme="minorHAnsi"/>
            <w:bCs/>
            <w:szCs w:val="24"/>
          </w:rPr>
          <w:sym w:font="Symbol" w:char="F0B0"/>
        </w:r>
        <w:r w:rsidRPr="006F5AD1" w:rsidDel="001E56DF">
          <w:rPr>
            <w:rFonts w:asciiTheme="minorHAnsi" w:eastAsiaTheme="minorEastAsia" w:hAnsiTheme="minorHAnsi" w:cstheme="minorHAnsi"/>
            <w:bCs/>
            <w:szCs w:val="24"/>
          </w:rPr>
          <w:delText xml:space="preserve">C </w:delText>
        </w:r>
      </w:del>
      <w:r w:rsidRPr="006F5AD1">
        <w:rPr>
          <w:rFonts w:asciiTheme="minorHAnsi" w:eastAsiaTheme="minorEastAsia" w:hAnsiTheme="minorHAnsi" w:cstheme="minorHAnsi"/>
          <w:bCs/>
          <w:szCs w:val="24"/>
        </w:rPr>
        <w:t xml:space="preserve">under a 16L:8D photoperiod to promote continuous development. </w:t>
      </w:r>
    </w:p>
    <w:p w14:paraId="37D0C971" w14:textId="2B66BAF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ins w:id="66" w:author="Brown,James T" w:date="2019-03-13T21:09:00Z">
        <w:r w:rsidR="001E56DF">
          <w:rPr>
            <w:rFonts w:asciiTheme="minorHAnsi" w:eastAsiaTheme="minorEastAsia" w:hAnsiTheme="minorHAnsi" w:cstheme="minorHAnsi"/>
            <w:bCs/>
            <w:szCs w:val="24"/>
          </w:rPr>
          <w:t xml:space="preserve"> </w:t>
        </w:r>
      </w:ins>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ins w:id="67" w:author="Brown,James T" w:date="2019-03-13T21:09:00Z">
        <w:r w:rsidR="001E56DF">
          <w:rPr>
            <w:rFonts w:asciiTheme="minorHAnsi" w:eastAsiaTheme="minorEastAsia" w:hAnsiTheme="minorHAnsi" w:cstheme="minorHAnsi"/>
            <w:bCs/>
            <w:szCs w:val="24"/>
          </w:rPr>
          <w:t xml:space="preserve"> </w:t>
        </w:r>
      </w:ins>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ins w:id="68" w:author="Brown,James T" w:date="2019-03-13T21:09:00Z">
        <w:r w:rsidR="001E56DF">
          <w:rPr>
            <w:rFonts w:asciiTheme="minorHAnsi" w:eastAsiaTheme="minorEastAsia" w:hAnsiTheme="minorHAnsi" w:cstheme="minorHAnsi"/>
            <w:bCs/>
            <w:szCs w:val="24"/>
          </w:rPr>
          <w:t xml:space="preserve"> </w:t>
        </w:r>
      </w:ins>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75E65243"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xml:space="preserve">. The airstream was then bubbled through water with a pH of </w:t>
      </w:r>
      <w:ins w:id="69" w:author="Brown,James T" w:date="2019-03-13T20:45:00Z">
        <w:r w:rsidR="00C10B7C">
          <w:rPr>
            <w:color w:val="000000" w:themeColor="text1"/>
            <w:lang w:val="en"/>
          </w:rPr>
          <w:t>four</w:t>
        </w:r>
      </w:ins>
      <w:del w:id="70" w:author="Brown,James T" w:date="2019-03-13T20:45:00Z">
        <w:r w:rsidRPr="006F5AD1" w:rsidDel="00C10B7C">
          <w:rPr>
            <w:color w:val="000000" w:themeColor="text1"/>
            <w:lang w:val="en"/>
          </w:rPr>
          <w:delText>4</w:delText>
        </w:r>
      </w:del>
      <w:r w:rsidRPr="006F5AD1">
        <w:rPr>
          <w:color w:val="000000" w:themeColor="text1"/>
          <w:lang w:val="en"/>
        </w:rPr>
        <w:t xml:space="preserve">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2</w:t>
      </w:r>
      <w:del w:id="71" w:author="Brown,James T" w:date="2019-03-13T21:13:00Z">
        <w:r w:rsidRPr="00AD52DE" w:rsidDel="00AD52DE">
          <w:rPr>
            <w:color w:val="000000" w:themeColor="text1"/>
            <w:lang w:val="en"/>
            <w:rPrChange w:id="72" w:author="Brown,James T" w:date="2019-03-13T21:13:00Z">
              <w:rPr>
                <w:color w:val="000000" w:themeColor="text1"/>
                <w:vertAlign w:val="subscript"/>
                <w:lang w:val="en"/>
              </w:rPr>
            </w:rPrChange>
          </w:rPr>
          <w:delText xml:space="preserve"> </w:delText>
        </w:r>
        <w:r w:rsidRPr="00AD52DE" w:rsidDel="00AD52DE">
          <w:rPr>
            <w:color w:val="000000" w:themeColor="text1"/>
            <w:lang w:val="en"/>
          </w:rPr>
          <w:delText>-</w:delText>
        </w:r>
      </w:del>
      <w:ins w:id="73" w:author="Brown,James T" w:date="2019-03-13T21:13:00Z">
        <w:r w:rsidR="00AD52DE">
          <w:rPr>
            <w:color w:val="000000" w:themeColor="text1"/>
            <w:lang w:val="en"/>
          </w:rPr>
          <w:t>-</w:t>
        </w:r>
      </w:ins>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w:t>
      </w:r>
      <w:ins w:id="74" w:author="Brown,James T" w:date="2019-03-13T20:43:00Z">
        <w:r w:rsidR="00C10B7C">
          <w:rPr>
            <w:color w:val="000000" w:themeColor="text1"/>
            <w:lang w:val="en"/>
          </w:rPr>
          <w:t>one</w:t>
        </w:r>
      </w:ins>
      <w:del w:id="75" w:author="Brown,James T" w:date="2019-03-13T20:43:00Z">
        <w:r w:rsidRPr="006F5AD1" w:rsidDel="00C10B7C">
          <w:rPr>
            <w:color w:val="000000" w:themeColor="text1"/>
            <w:lang w:val="en"/>
          </w:rPr>
          <w:delText>1</w:delText>
        </w:r>
      </w:del>
      <w:r w:rsidRPr="006F5AD1">
        <w:rPr>
          <w:color w:val="000000" w:themeColor="text1"/>
          <w:lang w:val="en"/>
        </w:rPr>
        <w:t xml:space="preserve"> hour and the exact hold time of each individual larvae was recorded. After the hold time elapsed, each sealed chamber was attached to a gas analyzer (Li-</w:t>
      </w:r>
      <w:r w:rsidR="001673A5">
        <w:rPr>
          <w:color w:val="000000" w:themeColor="text1"/>
          <w:lang w:val="en"/>
        </w:rPr>
        <w:t>C</w:t>
      </w:r>
      <w:r w:rsidRPr="006F5AD1">
        <w:rPr>
          <w:color w:val="000000" w:themeColor="text1"/>
          <w:lang w:val="en"/>
        </w:rPr>
        <w:t>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6431623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ins w:id="76" w:author="Brown,James T" w:date="2019-03-13T21:10:00Z">
        <w:r w:rsidR="00AD52DE">
          <w:rPr>
            <w:color w:val="000000" w:themeColor="text1"/>
            <w:lang w:val="en"/>
          </w:rPr>
          <w:t xml:space="preserve"> </w:t>
        </w:r>
      </w:ins>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w:t>
      </w:r>
      <w:r w:rsidR="001673A5">
        <w:rPr>
          <w:color w:val="000000" w:themeColor="text1"/>
          <w:lang w:val="en"/>
        </w:rPr>
        <w:t>l</w:t>
      </w:r>
      <w:r>
        <w:rPr>
          <w:color w:val="000000" w:themeColor="text1"/>
          <w:lang w:val="en"/>
        </w:rPr>
        <w:t>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68A718D3"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 xml:space="preserve">In the non-diapause treatment, long-diapause genotype individuals peaked in mass on day </w:t>
      </w:r>
      <w:ins w:id="77" w:author="Brown,James T" w:date="2019-03-13T20:45:00Z">
        <w:r w:rsidR="00C10B7C">
          <w:rPr>
            <w:color w:val="000000" w:themeColor="text1"/>
          </w:rPr>
          <w:t>five</w:t>
        </w:r>
      </w:ins>
      <w:del w:id="78" w:author="Brown,James T" w:date="2019-03-13T20:45:00Z">
        <w:r w:rsidRPr="00DB42C7" w:rsidDel="00C10B7C">
          <w:rPr>
            <w:color w:val="000000" w:themeColor="text1"/>
          </w:rPr>
          <w:delText>5</w:delText>
        </w:r>
      </w:del>
      <w:r w:rsidRPr="00DB42C7">
        <w:rPr>
          <w:color w:val="000000" w:themeColor="text1"/>
        </w:rPr>
        <w:t xml:space="preserve"> and short-diapause genotype larvae peaked in mass on day </w:t>
      </w:r>
      <w:ins w:id="79" w:author="Brown,James T" w:date="2019-03-13T20:44:00Z">
        <w:r w:rsidR="00C10B7C">
          <w:rPr>
            <w:color w:val="000000" w:themeColor="text1"/>
          </w:rPr>
          <w:t>three</w:t>
        </w:r>
      </w:ins>
      <w:del w:id="80" w:author="Brown,James T" w:date="2019-03-13T20:44:00Z">
        <w:r w:rsidRPr="00DB42C7" w:rsidDel="00C10B7C">
          <w:rPr>
            <w:color w:val="000000" w:themeColor="text1"/>
          </w:rPr>
          <w:delText>3</w:delText>
        </w:r>
      </w:del>
      <w:r w:rsidRPr="00DB42C7">
        <w:rPr>
          <w:color w:val="000000" w:themeColor="text1"/>
        </w:rPr>
        <w:t xml:space="preserve">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 xml:space="preserve">diapause genotype larvae on day </w:t>
      </w:r>
      <w:del w:id="81" w:author="Brown,James T" w:date="2019-03-13T20:49:00Z">
        <w:r w:rsidRPr="006775CF" w:rsidDel="00D9545E">
          <w:rPr>
            <w:color w:val="000000" w:themeColor="text1"/>
          </w:rPr>
          <w:delText xml:space="preserve">9 </w:delText>
        </w:r>
      </w:del>
      <w:proofErr w:type="spellStart"/>
      <w:ins w:id="82" w:author="Brown,James T" w:date="2019-03-13T20:49:00Z">
        <w:r w:rsidR="00D9545E">
          <w:rPr>
            <w:color w:val="000000" w:themeColor="text1"/>
          </w:rPr>
          <w:t>nine</w:t>
        </w:r>
      </w:ins>
      <w:r w:rsidRPr="006775CF">
        <w:rPr>
          <w:color w:val="000000" w:themeColor="text1"/>
        </w:rPr>
        <w:t>and</w:t>
      </w:r>
      <w:proofErr w:type="spellEnd"/>
      <w:r w:rsidRPr="006775CF">
        <w:rPr>
          <w:color w:val="000000" w:themeColor="text1"/>
        </w:rPr>
        <w:t xml:space="preserve"> short-diapause genotype larvae peaked in mass on day </w:t>
      </w:r>
      <w:ins w:id="83" w:author="Brown,James T" w:date="2019-03-13T20:47:00Z">
        <w:r w:rsidR="00C10B7C">
          <w:rPr>
            <w:color w:val="000000" w:themeColor="text1"/>
          </w:rPr>
          <w:t>six</w:t>
        </w:r>
      </w:ins>
      <w:del w:id="84" w:author="Brown,James T" w:date="2019-03-13T20:47:00Z">
        <w:r w:rsidRPr="006775CF" w:rsidDel="00C10B7C">
          <w:rPr>
            <w:color w:val="000000" w:themeColor="text1"/>
          </w:rPr>
          <w:delText>6</w:delText>
        </w:r>
      </w:del>
      <w:r w:rsidRPr="006775CF">
        <w:rPr>
          <w:color w:val="000000" w:themeColor="text1"/>
        </w:rPr>
        <w:t xml:space="preserve">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w:t>
      </w:r>
      <w:r w:rsidR="00314E0B">
        <w:rPr>
          <w:color w:val="000000" w:themeColor="text1"/>
        </w:rPr>
        <w:t>&lt;0.001</w:t>
      </w:r>
      <w:r w:rsidRPr="00647871">
        <w:rPr>
          <w:color w:val="000000" w:themeColor="text1"/>
        </w:rPr>
        <w:t>; short-diapause genotype: t-value=5.00, Df=43,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r w:rsidR="004A6F9A">
        <w:rPr>
          <w:color w:val="000000" w:themeColor="text1"/>
        </w:rPr>
        <w:t xml:space="preserve">on the day that wet mass peaked </w:t>
      </w:r>
      <w:r>
        <w:rPr>
          <w:color w:val="000000" w:themeColor="text1"/>
        </w:rPr>
        <w:t>in each photoperiod treatment</w:t>
      </w:r>
      <w:r w:rsidRPr="006F5AD1">
        <w:rPr>
          <w:color w:val="000000" w:themeColor="text1"/>
        </w:rPr>
        <w:t xml:space="preserve"> (diapause programming: t-value=-5.51, Df=26, p-value</w:t>
      </w:r>
      <w:r w:rsidR="00314E0B">
        <w:rPr>
          <w:color w:val="000000" w:themeColor="text1"/>
        </w:rPr>
        <w:t>&lt;0.001</w:t>
      </w:r>
      <w:r w:rsidRPr="006F5AD1">
        <w:rPr>
          <w:color w:val="000000" w:themeColor="text1"/>
        </w:rPr>
        <w:t xml:space="preserve">; non-diapause: t-value=-3.74, Df=47,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Df=14,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4994F284"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w:t>
      </w:r>
      <w:ins w:id="85" w:author="Brown,James T" w:date="2019-03-13T20:47:00Z">
        <w:r w:rsidR="00C10B7C">
          <w:rPr>
            <w:color w:val="000000" w:themeColor="text1"/>
          </w:rPr>
          <w:t>six</w:t>
        </w:r>
      </w:ins>
      <w:del w:id="86" w:author="Brown,James T" w:date="2019-03-13T20:47:00Z">
        <w:r w:rsidRPr="00647871" w:rsidDel="00C10B7C">
          <w:rPr>
            <w:color w:val="000000" w:themeColor="text1"/>
          </w:rPr>
          <w:delText>6</w:delText>
        </w:r>
      </w:del>
      <w:r w:rsidRPr="00647871">
        <w:rPr>
          <w:color w:val="000000" w:themeColor="text1"/>
        </w:rPr>
        <w:t xml:space="preserve">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(long-diapause genotype: t-value=8.12, Df=46, p-value</w:t>
      </w:r>
      <w:r w:rsidR="00314E0B">
        <w:rPr>
          <w:color w:val="000000" w:themeColor="text1"/>
        </w:rPr>
        <w:t>&lt;0.001</w:t>
      </w:r>
      <w:r w:rsidRPr="006F5AD1">
        <w:rPr>
          <w:color w:val="000000" w:themeColor="text1"/>
        </w:rPr>
        <w:t>; short-diapause genotype: t-value=9.08, Df=26,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 xml:space="preserve">Metabolic activity for long-diapause and short-diapause genotype larvae in non-diapause conditions was compared on day </w:t>
      </w:r>
      <w:ins w:id="87" w:author="Brown,James T" w:date="2019-03-13T20:47:00Z">
        <w:r w:rsidR="00C10B7C">
          <w:rPr>
            <w:color w:val="000000" w:themeColor="text1"/>
          </w:rPr>
          <w:t>six</w:t>
        </w:r>
      </w:ins>
      <w:del w:id="88" w:author="Brown,James T" w:date="2019-03-13T20:47:00Z">
        <w:r w:rsidDel="00C10B7C">
          <w:rPr>
            <w:color w:val="000000" w:themeColor="text1"/>
          </w:rPr>
          <w:delText>6</w:delText>
        </w:r>
      </w:del>
      <w:r>
        <w:rPr>
          <w:color w:val="000000" w:themeColor="text1"/>
        </w:rPr>
        <w:t xml:space="preserve">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(t-value=0.91, Df=26,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w:t>
      </w:r>
      <w:commentRangeStart w:id="89"/>
      <w:r>
        <w:rPr>
          <w:color w:val="000000" w:themeColor="text1"/>
        </w:rPr>
        <w:t>CO</w:t>
      </w:r>
      <w:r w:rsidRPr="00AD52DE">
        <w:rPr>
          <w:color w:val="000000" w:themeColor="text1"/>
          <w:vertAlign w:val="subscript"/>
          <w:rPrChange w:id="90" w:author="Brown,James T" w:date="2019-03-13T21:13:00Z">
            <w:rPr>
              <w:color w:val="000000" w:themeColor="text1"/>
            </w:rPr>
          </w:rPrChange>
        </w:rPr>
        <w:t>2</w:t>
      </w:r>
      <w:commentRangeEnd w:id="89"/>
      <w:r w:rsidR="00AD52DE">
        <w:rPr>
          <w:rStyle w:val="CommentReference"/>
        </w:rPr>
        <w:commentReference w:id="89"/>
      </w:r>
      <w:r>
        <w:rPr>
          <w:color w:val="000000" w:themeColor="text1"/>
        </w:rPr>
        <w:t xml:space="preserve"> production on days </w:t>
      </w:r>
      <w:del w:id="91" w:author="Brown,James T" w:date="2019-03-13T20:49:00Z">
        <w:r w:rsidDel="00D9545E">
          <w:rPr>
            <w:color w:val="000000" w:themeColor="text1"/>
          </w:rPr>
          <w:delText xml:space="preserve">9 </w:delText>
        </w:r>
      </w:del>
      <w:ins w:id="92" w:author="Brown,James T" w:date="2019-03-13T20:50:00Z">
        <w:r w:rsidR="00D9545E">
          <w:rPr>
            <w:color w:val="000000" w:themeColor="text1"/>
          </w:rPr>
          <w:t xml:space="preserve">9 </w:t>
        </w:r>
      </w:ins>
      <w:r>
        <w:rPr>
          <w:color w:val="000000" w:themeColor="text1"/>
        </w:rPr>
        <w:t xml:space="preserve">and 11 </w:t>
      </w:r>
      <w:r w:rsidR="0077482C">
        <w:rPr>
          <w:color w:val="000000" w:themeColor="text1"/>
        </w:rPr>
        <w:t xml:space="preserve">between short-diapause genotype larvae expressing the shallow and deep-diapause phenotype shows no significant difference in metabolic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0C1812DE" w14:textId="3CB5CBD7"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w:t>
      </w:r>
      <w:ins w:id="93" w:author="Brown,James T" w:date="2019-03-13T20:47:00Z">
        <w:r w:rsidR="00C10B7C">
          <w:rPr>
            <w:color w:val="000000" w:themeColor="text1"/>
          </w:rPr>
          <w:t>six</w:t>
        </w:r>
      </w:ins>
      <w:del w:id="94" w:author="Brown,James T" w:date="2019-03-13T20:47:00Z">
        <w:r w:rsidDel="00C10B7C">
          <w:rPr>
            <w:color w:val="000000" w:themeColor="text1"/>
          </w:rPr>
          <w:delText>6</w:delText>
        </w:r>
      </w:del>
      <w:r>
        <w:rPr>
          <w:color w:val="000000" w:themeColor="text1"/>
        </w:rPr>
        <w:t xml:space="preserve">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4D2FC2AC"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w:t>
      </w:r>
      <w:proofErr w:type="spellStart"/>
      <w:r w:rsidRPr="006F5AD1">
        <w:rPr>
          <w:color w:val="000000" w:themeColor="text1"/>
        </w:rPr>
        <w:t>Df</w:t>
      </w:r>
      <w:proofErr w:type="spellEnd"/>
      <w:r w:rsidRPr="006F5AD1">
        <w:rPr>
          <w:color w:val="000000" w:themeColor="text1"/>
        </w:rPr>
        <w:t xml:space="preserve">= 191.6, p-value&lt; </w:t>
      </w:r>
      <w:commentRangeStart w:id="95"/>
      <w:commentRangeStart w:id="96"/>
      <w:ins w:id="97" w:author="Brown,James T" w:date="2019-03-13T21:16:00Z">
        <w:r w:rsidR="00F50AAA" w:rsidRPr="006F5AD1">
          <w:rPr>
            <w:color w:val="000000" w:themeColor="text1"/>
          </w:rPr>
          <w:t>0.000)</w:t>
        </w:r>
        <w:commentRangeEnd w:id="95"/>
        <w:r w:rsidR="00F50AAA">
          <w:rPr>
            <w:rStyle w:val="CommentReference"/>
          </w:rPr>
          <w:commentReference w:id="95"/>
        </w:r>
        <w:commentRangeEnd w:id="96"/>
        <w:r w:rsidR="00F50AAA">
          <w:rPr>
            <w:rStyle w:val="CommentReference"/>
          </w:rPr>
          <w:commentReference w:id="96"/>
        </w:r>
      </w:ins>
      <w:del w:id="98" w:author="Brown,James T" w:date="2019-03-13T21:16:00Z">
        <w:r w:rsidRPr="006F5AD1" w:rsidDel="00F50AAA">
          <w:rPr>
            <w:color w:val="000000" w:themeColor="text1"/>
          </w:rPr>
          <w:delText>0.000)</w:delText>
        </w:r>
      </w:del>
      <w:r w:rsidRPr="006F5AD1">
        <w:rPr>
          <w:color w:val="000000" w:themeColor="text1"/>
        </w:rPr>
        <w:t xml:space="preserve">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Df=16.7,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600AB8DE"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Ikten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t>
      </w:r>
      <w:commentRangeStart w:id="99"/>
      <w:ins w:id="100" w:author="Brown,James T" w:date="2019-03-13T21:17:00Z">
        <w:r w:rsidR="00F50AAA">
          <w:rPr>
            <w:color w:val="000000" w:themeColor="text1"/>
          </w:rPr>
          <w:t>larvae with the short-diapause genotype could show either a deep-diapause or a shallow-diapause phenotype</w:t>
        </w:r>
        <w:commentRangeEnd w:id="99"/>
        <w:r w:rsidR="00F50AAA">
          <w:rPr>
            <w:rStyle w:val="CommentReference"/>
          </w:rPr>
          <w:commentReference w:id="99"/>
        </w:r>
      </w:ins>
      <w:del w:id="101" w:author="Brown,James T" w:date="2019-03-13T21:17:00Z">
        <w:r w:rsidR="00683FE6" w:rsidDel="00F50AAA">
          <w:rPr>
            <w:color w:val="000000" w:themeColor="text1"/>
          </w:rPr>
          <w:delText xml:space="preserve">while larvae with the short-diapause genotype </w:delText>
        </w:r>
        <w:r w:rsidR="0082240F" w:rsidDel="00F50AAA">
          <w:rPr>
            <w:color w:val="000000" w:themeColor="text1"/>
          </w:rPr>
          <w:delText xml:space="preserve">could show either </w:delText>
        </w:r>
        <w:r w:rsidR="0025134A" w:rsidDel="00F50AAA">
          <w:rPr>
            <w:color w:val="000000" w:themeColor="text1"/>
          </w:rPr>
          <w:delText>a</w:delText>
        </w:r>
        <w:r w:rsidR="00683FE6" w:rsidDel="00F50AAA">
          <w:rPr>
            <w:color w:val="000000" w:themeColor="text1"/>
          </w:rPr>
          <w:delText xml:space="preserve"> </w:delText>
        </w:r>
        <w:r w:rsidR="0025134A" w:rsidDel="00F50AAA">
          <w:rPr>
            <w:color w:val="000000" w:themeColor="text1"/>
          </w:rPr>
          <w:delText>deep</w:delText>
        </w:r>
        <w:r w:rsidR="00683FE6" w:rsidDel="00F50AAA">
          <w:rPr>
            <w:color w:val="000000" w:themeColor="text1"/>
          </w:rPr>
          <w:delText xml:space="preserve">-diapause </w:delText>
        </w:r>
        <w:r w:rsidR="0082240F" w:rsidDel="00F50AAA">
          <w:rPr>
            <w:color w:val="000000" w:themeColor="text1"/>
          </w:rPr>
          <w:delText xml:space="preserve">or </w:delText>
        </w:r>
        <w:r w:rsidR="00683FE6" w:rsidDel="00F50AAA">
          <w:rPr>
            <w:color w:val="000000" w:themeColor="text1"/>
          </w:rPr>
          <w:delText xml:space="preserve">a </w:delText>
        </w:r>
        <w:r w:rsidR="0025134A" w:rsidDel="00F50AAA">
          <w:rPr>
            <w:color w:val="000000" w:themeColor="text1"/>
          </w:rPr>
          <w:delText>shallow</w:delText>
        </w:r>
        <w:r w:rsidR="00683FE6" w:rsidDel="00F50AAA">
          <w:rPr>
            <w:color w:val="000000" w:themeColor="text1"/>
          </w:rPr>
          <w:delText>-diapause phenotype</w:delText>
        </w:r>
      </w:del>
      <w:r w:rsidR="00683FE6">
        <w:rPr>
          <w:color w:val="000000" w:themeColor="text1"/>
        </w:rPr>
        <w:t xml:space="preserv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579524A8" w:rsidR="00F702ED" w:rsidRPr="004F09C9" w:rsidRDefault="0082240F" w:rsidP="00F702ED">
      <w:pPr>
        <w:spacing w:line="480" w:lineRule="auto"/>
        <w:ind w:left="-15" w:right="90" w:firstLine="468"/>
        <w:rPr>
          <w:color w:val="000000" w:themeColor="text1"/>
        </w:rPr>
      </w:pPr>
      <w:r>
        <w:rPr>
          <w:color w:val="000000" w:themeColor="text1"/>
        </w:rPr>
        <w:t>Understanding the relationship between diapause length and nutrient storage has several applications with regard to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(Adkisson et al.</w:t>
      </w:r>
      <w:r w:rsidR="004212DA">
        <w:rPr>
          <w:color w:val="000000" w:themeColor="text1"/>
        </w:rPr>
        <w:t>,</w:t>
      </w:r>
      <w:r w:rsidR="003A4B1B" w:rsidRPr="001A3D3B">
        <w:rPr>
          <w:color w:val="000000" w:themeColor="text1"/>
        </w:rPr>
        <w:t xml:space="preserve"> 1963; Williams et al., 2012; Wipking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150154C0"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 xml:space="preserve">(Scudder and Burgess)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 xml:space="preserve">thermal regimens. Larvae reared in stable conditions stored significantly more lipids and entered dormancy </w:t>
      </w:r>
      <w:ins w:id="102" w:author="Brown,James T" w:date="2019-03-13T20:44:00Z">
        <w:r w:rsidR="00C10B7C">
          <w:rPr>
            <w:color w:val="000000" w:themeColor="text1"/>
          </w:rPr>
          <w:t>three</w:t>
        </w:r>
      </w:ins>
      <w:del w:id="103" w:author="Brown,James T" w:date="2019-03-13T20:44:00Z">
        <w:r w:rsidR="00F702ED" w:rsidRPr="004F09C9" w:rsidDel="00C10B7C">
          <w:rPr>
            <w:color w:val="000000" w:themeColor="text1"/>
          </w:rPr>
          <w:delText>3</w:delText>
        </w:r>
      </w:del>
      <w:r w:rsidR="00FF4E48">
        <w:rPr>
          <w:color w:val="000000" w:themeColor="text1"/>
        </w:rPr>
        <w:t xml:space="preserve"> to </w:t>
      </w:r>
      <w:ins w:id="104" w:author="Brown,James T" w:date="2019-03-13T20:44:00Z">
        <w:r w:rsidR="00C10B7C">
          <w:rPr>
            <w:color w:val="000000" w:themeColor="text1"/>
          </w:rPr>
          <w:t>four</w:t>
        </w:r>
      </w:ins>
      <w:del w:id="105" w:author="Brown,James T" w:date="2019-03-13T20:44:00Z">
        <w:r w:rsidR="00F702ED" w:rsidRPr="004F09C9" w:rsidDel="00C10B7C">
          <w:rPr>
            <w:color w:val="000000" w:themeColor="text1"/>
          </w:rPr>
          <w:delText>4</w:delText>
        </w:r>
      </w:del>
      <w:r w:rsidR="00F702ED" w:rsidRPr="004F09C9">
        <w:rPr>
          <w:color w:val="000000" w:themeColor="text1"/>
        </w:rPr>
        <w:t xml:space="preserve"> weeks later compared to their counterparts reared in thermally variable environments.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765F7C34"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a number of taxa </w:t>
      </w:r>
      <w:r w:rsidRPr="009963D9">
        <w:rPr>
          <w:color w:val="000000" w:themeColor="text1"/>
        </w:rPr>
        <w:lastRenderedPageBreak/>
        <w:t>(Adkisson et al., 1963; Mitchell and Briegel,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Vukašinović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r w:rsidR="009A085A">
        <w:rPr>
          <w:color w:val="000000" w:themeColor="text1"/>
        </w:rPr>
        <w:t>T</w:t>
      </w:r>
      <w:r w:rsidR="009A085A" w:rsidRPr="00365AF1">
        <w:rPr>
          <w:color w:val="000000" w:themeColor="text1"/>
        </w:rPr>
        <w:t xml:space="preserve">he results from </w:t>
      </w:r>
      <w:r w:rsidR="004212DA">
        <w:rPr>
          <w:color w:val="000000" w:themeColor="text1"/>
        </w:rPr>
        <w:t>that study</w:t>
      </w:r>
      <w:r w:rsidR="009A085A" w:rsidRPr="00365AF1">
        <w:rPr>
          <w:color w:val="000000" w:themeColor="text1"/>
        </w:rPr>
        <w:t xml:space="preserve">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w:t>
      </w:r>
      <w:r w:rsidR="004212DA">
        <w:rPr>
          <w:color w:val="000000" w:themeColor="text1"/>
        </w:rPr>
        <w:t>,</w:t>
      </w:r>
      <w:r w:rsidR="009A085A" w:rsidRPr="00365AF1">
        <w:rPr>
          <w:color w:val="000000" w:themeColor="text1"/>
        </w:rPr>
        <w:t xml:space="preserv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Long-diapause larvae experiencing a warmer diapause period may have a higher metabolic rate and, in turn may need larger energy stores to fuel their higher metabolic rate, compared to larvae with the short diapause genotype. The larger lipid stores of European corn borers experiencing longer warmer diapause periods could function to meet that increased demand for metabolic fuel.</w:t>
      </w:r>
    </w:p>
    <w:p w14:paraId="7BC152CF" w14:textId="39AB1450" w:rsidR="00CE792D" w:rsidRPr="004F09C9" w:rsidRDefault="00F50AAA" w:rsidP="0089461F">
      <w:pPr>
        <w:spacing w:line="480" w:lineRule="auto"/>
        <w:ind w:left="-15" w:right="167" w:firstLine="468"/>
        <w:rPr>
          <w:color w:val="000000" w:themeColor="text1"/>
        </w:rPr>
      </w:pPr>
      <w:commentRangeStart w:id="106"/>
      <w:commentRangeStart w:id="107"/>
      <w:ins w:id="108" w:author="Brown,James T" w:date="2019-03-13T21:18:00Z">
        <w:r w:rsidRPr="004F09C9">
          <w:rPr>
            <w:color w:val="000000" w:themeColor="text1"/>
          </w:rPr>
          <w:lastRenderedPageBreak/>
          <w:t xml:space="preserve">Increasing </w:t>
        </w:r>
        <w:commentRangeEnd w:id="106"/>
        <w:r>
          <w:rPr>
            <w:rStyle w:val="CommentReference"/>
          </w:rPr>
          <w:commentReference w:id="106"/>
        </w:r>
        <w:commentRangeEnd w:id="107"/>
        <w:r>
          <w:rPr>
            <w:rStyle w:val="CommentReference"/>
          </w:rPr>
          <w:commentReference w:id="107"/>
        </w:r>
      </w:ins>
      <w:del w:id="109" w:author="Brown,James T" w:date="2019-03-13T21:18:00Z">
        <w:r w:rsidR="00D27C9E" w:rsidRPr="004F09C9" w:rsidDel="00F50AAA">
          <w:rPr>
            <w:color w:val="000000" w:themeColor="text1"/>
          </w:rPr>
          <w:delText xml:space="preserve">Increasing </w:delText>
        </w:r>
      </w:del>
      <w:r w:rsidR="00D27C9E" w:rsidRPr="004F09C9">
        <w:rPr>
          <w:color w:val="000000" w:themeColor="text1"/>
        </w:rPr>
        <w:t>seasonal temperatures are expanding the duration of the warm growing season</w:t>
      </w:r>
      <w:r w:rsidR="00AE4FA4">
        <w:rPr>
          <w:color w:val="000000" w:themeColor="text1"/>
        </w:rPr>
        <w:t xml:space="preserve"> (IPCC, 2013; NOAA, 2017)</w:t>
      </w:r>
      <w:r w:rsidR="00D27C9E"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00D27C9E"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00D27C9E" w:rsidRPr="004F09C9">
        <w:rPr>
          <w:color w:val="000000" w:themeColor="text1"/>
        </w:rPr>
        <w:t>association between increasing seasonal temperatures and the</w:t>
      </w:r>
      <w:r w:rsidR="00AE4FA4">
        <w:rPr>
          <w:color w:val="000000" w:themeColor="text1"/>
        </w:rPr>
        <w:t xml:space="preserve"> delayed</w:t>
      </w:r>
      <w:r w:rsidR="00D27C9E" w:rsidRPr="004F09C9">
        <w:rPr>
          <w:color w:val="000000" w:themeColor="text1"/>
        </w:rPr>
        <w:t xml:space="preserve"> induction of diapause in </w:t>
      </w:r>
      <w:r w:rsidR="00D27C9E" w:rsidRPr="004F09C9">
        <w:rPr>
          <w:i/>
          <w:color w:val="000000" w:themeColor="text1"/>
        </w:rPr>
        <w:t xml:space="preserve">W. smithii </w:t>
      </w:r>
      <w:r w:rsidR="00D27C9E" w:rsidRPr="004F09C9">
        <w:rPr>
          <w:color w:val="000000" w:themeColor="text1"/>
        </w:rPr>
        <w:t xml:space="preserve">(pitcher plant mosquito) </w:t>
      </w:r>
      <w:r w:rsidR="00AE4FA4">
        <w:rPr>
          <w:color w:val="000000" w:themeColor="text1"/>
        </w:rPr>
        <w:t xml:space="preserve">shown by Bradshaw et al. (2004) </w:t>
      </w:r>
      <w:r w:rsidR="00D27C9E"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00D27C9E"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00D27C9E" w:rsidRPr="004F09C9">
        <w:rPr>
          <w:color w:val="000000" w:themeColor="text1"/>
        </w:rPr>
        <w:t xml:space="preserve">. After decades of observations, the critical photoperiod of these mosquitoes shifted down from 15.79 hours to 15.19 hours. The shift in critical photoperiod corresponds to a 9-day delay in the onset of diapause in the fall. This delay in diapause initiation gives mosquito larvae </w:t>
      </w:r>
      <w:r w:rsidR="004212DA">
        <w:rPr>
          <w:color w:val="000000" w:themeColor="text1"/>
        </w:rPr>
        <w:t xml:space="preserve">a </w:t>
      </w:r>
      <w:r w:rsidR="00D27C9E" w:rsidRPr="004F09C9">
        <w:rPr>
          <w:color w:val="000000" w:themeColor="text1"/>
        </w:rPr>
        <w:t xml:space="preserve">longer </w:t>
      </w:r>
      <w:r w:rsidR="004212DA">
        <w:rPr>
          <w:color w:val="000000" w:themeColor="text1"/>
        </w:rPr>
        <w:t xml:space="preserve">period </w:t>
      </w:r>
      <w:r w:rsidR="00D27C9E" w:rsidRPr="004F09C9">
        <w:rPr>
          <w:color w:val="000000" w:themeColor="text1"/>
        </w:rPr>
        <w:t>to grow and accumulate nutrition reserves to get them through diapause</w:t>
      </w:r>
      <w:r w:rsidR="00CE792D">
        <w:rPr>
          <w:color w:val="000000" w:themeColor="text1"/>
        </w:rPr>
        <w:t>.</w:t>
      </w:r>
    </w:p>
    <w:p w14:paraId="37917392" w14:textId="7095019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r w:rsidRPr="00705C52">
        <w:rPr>
          <w:i/>
          <w:color w:val="000000" w:themeColor="text1"/>
        </w:rPr>
        <w:t xml:space="preserve">Hyphantria cunea </w:t>
      </w:r>
      <w:r w:rsidRPr="00705C52">
        <w:rPr>
          <w:color w:val="000000" w:themeColor="text1"/>
        </w:rPr>
        <w:t>(Drury)</w:t>
      </w:r>
      <w:r w:rsidR="00CE792D" w:rsidRPr="00705C52">
        <w:rPr>
          <w:color w:val="000000" w:themeColor="text1"/>
        </w:rPr>
        <w:t>)</w:t>
      </w:r>
      <w:r w:rsidRPr="00705C52">
        <w:rPr>
          <w:color w:val="000000" w:themeColor="text1"/>
        </w:rPr>
        <w:t xml:space="preserve">. Gomi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w:t>
      </w:r>
      <w:r w:rsidR="00680FC2">
        <w:rPr>
          <w:color w:val="000000" w:themeColor="text1"/>
        </w:rPr>
        <w:t>a specific</w:t>
      </w:r>
      <w:r w:rsidR="00680FC2" w:rsidRPr="00705C52">
        <w:rPr>
          <w:color w:val="000000" w:themeColor="text1"/>
        </w:rPr>
        <w:t xml:space="preserve"> </w:t>
      </w:r>
      <w:r w:rsidR="00186D3B" w:rsidRPr="00705C52">
        <w:rPr>
          <w:color w:val="000000" w:themeColor="text1"/>
        </w:rPr>
        <w:t>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r w:rsidR="00113311" w:rsidRPr="00705C52">
        <w:rPr>
          <w:color w:val="000000" w:themeColor="text1"/>
        </w:rPr>
        <w:t xml:space="preserve">725 degree </w:t>
      </w:r>
      <w:r w:rsidR="00113311" w:rsidRPr="00705C52">
        <w:rPr>
          <w:color w:val="000000" w:themeColor="text1"/>
        </w:rPr>
        <w:lastRenderedPageBreak/>
        <w:t>days</w:t>
      </w:r>
      <w:r w:rsidR="006D37D1" w:rsidRPr="00705C52">
        <w:rPr>
          <w:color w:val="000000" w:themeColor="text1"/>
        </w:rPr>
        <w:t xml:space="preserve"> (Gomi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70A2840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w:t>
      </w:r>
      <w:r w:rsidR="00680FC2">
        <w:rPr>
          <w:color w:val="000000" w:themeColor="text1"/>
        </w:rPr>
        <w:t>led</w:t>
      </w:r>
      <w:r w:rsidR="00680FC2" w:rsidRPr="004F09C9">
        <w:rPr>
          <w:color w:val="000000" w:themeColor="text1"/>
        </w:rPr>
        <w:t xml:space="preserve"> </w:t>
      </w:r>
      <w:r w:rsidR="00D27C9E" w:rsidRPr="004F09C9">
        <w:rPr>
          <w:color w:val="000000" w:themeColor="text1"/>
        </w:rPr>
        <w:lastRenderedPageBreak/>
        <w:t xml:space="preserve">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t>
      </w:r>
      <w:r w:rsidR="00680FC2">
        <w:rPr>
          <w:color w:val="000000" w:themeColor="text1"/>
        </w:rPr>
        <w:t>method</w:t>
      </w:r>
      <w:r w:rsidR="00680FC2" w:rsidRPr="004F09C9">
        <w:rPr>
          <w:color w:val="000000" w:themeColor="text1"/>
        </w:rPr>
        <w:t xml:space="preserve"> </w:t>
      </w:r>
      <w:r w:rsidRPr="004F09C9">
        <w:rPr>
          <w:color w:val="000000" w:themeColor="text1"/>
        </w:rPr>
        <w:t xml:space="preserve">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1AF53D22" w:rsidR="00391987"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European corn borer is a major agricultural pest in the United States, accounting for up to $2 billion dollars in costs associated with </w:t>
      </w:r>
      <w:r w:rsidR="00680FC2">
        <w:rPr>
          <w:color w:val="000000" w:themeColor="text1"/>
        </w:rPr>
        <w:t>its management</w:t>
      </w:r>
      <w:r w:rsidRPr="00B134B2">
        <w:rPr>
          <w:color w:val="000000" w:themeColor="text1"/>
        </w:rPr>
        <w:t xml:space="preserve"> </w:t>
      </w:r>
      <w:r w:rsidR="00120CB7">
        <w:rPr>
          <w:color w:val="000000" w:themeColor="text1"/>
        </w:rPr>
        <w:t>(Hyde et al., 1999)</w:t>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4"/>
                    <a:stretch>
                      <a:fillRect/>
                    </a:stretch>
                  </pic:blipFill>
                  <pic:spPr>
                    <a:xfrm>
                      <a:off x="0" y="0"/>
                      <a:ext cx="5289896" cy="6845748"/>
                    </a:xfrm>
                    <a:prstGeom prst="rect">
                      <a:avLst/>
                    </a:prstGeom>
                  </pic:spPr>
                </pic:pic>
              </a:graphicData>
            </a:graphic>
          </wp:inline>
        </w:drawing>
      </w:r>
    </w:p>
    <w:p w14:paraId="75FCA79D" w14:textId="65D31355"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F66258">
        <w:rPr>
          <w:color w:val="000000" w:themeColor="text1"/>
        </w:rPr>
        <w:t>W</w:t>
      </w:r>
      <w:r w:rsidRPr="004F09C9">
        <w:rPr>
          <w:color w:val="000000" w:themeColor="text1"/>
        </w:rPr>
        <w:t>et</w:t>
      </w:r>
      <w:r w:rsidR="00F66258">
        <w:rPr>
          <w:color w:val="000000" w:themeColor="text1"/>
        </w:rPr>
        <w:t xml:space="preserve"> mass</w:t>
      </w:r>
      <w:r w:rsidRPr="004F09C9">
        <w:rPr>
          <w:color w:val="000000" w:themeColor="text1"/>
        </w:rPr>
        <w:t xml:space="preserve"> </w:t>
      </w:r>
      <w:r w:rsidR="00F66258">
        <w:rPr>
          <w:color w:val="000000" w:themeColor="text1"/>
        </w:rPr>
        <w:t>peaks earlier for larvae with the short-diapause genotype than larvae with the long diapause genotype</w:t>
      </w:r>
      <w:r w:rsidR="001B780C">
        <w:rPr>
          <w:color w:val="000000" w:themeColor="text1"/>
        </w:rPr>
        <w:t>.</w:t>
      </w:r>
      <w:r w:rsidRPr="004F09C9">
        <w:rPr>
          <w:color w:val="000000" w:themeColor="text1"/>
        </w:rPr>
        <w:t xml:space="preserve"> When reared in non-diapause conditions (A), wet mass peaked in short-diapause genotype larvae (red) </w:t>
      </w:r>
      <w:ins w:id="110" w:author="Brown,James T" w:date="2019-03-13T20:44:00Z">
        <w:r w:rsidR="00C10B7C">
          <w:rPr>
            <w:color w:val="000000" w:themeColor="text1"/>
          </w:rPr>
          <w:t>thr</w:t>
        </w:r>
      </w:ins>
      <w:ins w:id="111" w:author="Brown,James T" w:date="2019-03-13T20:45:00Z">
        <w:r w:rsidR="00C10B7C">
          <w:rPr>
            <w:color w:val="000000" w:themeColor="text1"/>
          </w:rPr>
          <w:t>ee</w:t>
        </w:r>
      </w:ins>
      <w:del w:id="112" w:author="Brown,James T" w:date="2019-03-13T20:44:00Z">
        <w:r w:rsidRPr="004F09C9" w:rsidDel="00C10B7C">
          <w:rPr>
            <w:color w:val="000000" w:themeColor="text1"/>
          </w:rPr>
          <w:delText>3</w:delText>
        </w:r>
      </w:del>
      <w:r w:rsidRPr="004F09C9">
        <w:rPr>
          <w:color w:val="000000" w:themeColor="text1"/>
        </w:rPr>
        <w:t xml:space="preserve"> days after eclosing into the last larval instar and long-diapause genotype larvae (blue) reached their peak in wet mass </w:t>
      </w:r>
      <w:ins w:id="113" w:author="Brown,James T" w:date="2019-03-13T20:46:00Z">
        <w:r w:rsidR="00C10B7C">
          <w:rPr>
            <w:color w:val="000000" w:themeColor="text1"/>
          </w:rPr>
          <w:t>five</w:t>
        </w:r>
      </w:ins>
      <w:del w:id="114" w:author="Brown,James T" w:date="2019-03-13T20:46:00Z">
        <w:r w:rsidRPr="004F09C9" w:rsidDel="00C10B7C">
          <w:rPr>
            <w:color w:val="000000" w:themeColor="text1"/>
          </w:rPr>
          <w:delText>5</w:delText>
        </w:r>
      </w:del>
      <w:r w:rsidRPr="004F09C9">
        <w:rPr>
          <w:color w:val="000000" w:themeColor="text1"/>
        </w:rPr>
        <w:t xml:space="preserve"> days after eclosing into the last larval instar. Among larvae reared in diapause programming condition</w:t>
      </w:r>
      <w:r w:rsidR="00680FC2">
        <w:rPr>
          <w:color w:val="000000" w:themeColor="text1"/>
        </w:rPr>
        <w:t>s</w:t>
      </w:r>
      <w:r w:rsidRPr="004F09C9">
        <w:rPr>
          <w:color w:val="000000" w:themeColor="text1"/>
        </w:rPr>
        <w:t xml:space="preserve"> (B), short-diapause genotype larvae (red) reached their peak in wet mass </w:t>
      </w:r>
      <w:ins w:id="115" w:author="Brown,James T" w:date="2019-03-13T20:47:00Z">
        <w:r w:rsidR="00C10B7C">
          <w:rPr>
            <w:color w:val="000000" w:themeColor="text1"/>
          </w:rPr>
          <w:t>six</w:t>
        </w:r>
      </w:ins>
      <w:del w:id="116" w:author="Brown,James T" w:date="2019-03-13T20:47:00Z">
        <w:r w:rsidRPr="004F09C9" w:rsidDel="00C10B7C">
          <w:rPr>
            <w:color w:val="000000" w:themeColor="text1"/>
          </w:rPr>
          <w:delText>6</w:delText>
        </w:r>
      </w:del>
      <w:r w:rsidRPr="004F09C9">
        <w:rPr>
          <w:color w:val="000000" w:themeColor="text1"/>
        </w:rPr>
        <w:t xml:space="preserve"> days after entering the last larval instar while long-diapause genotype larvae (blue) reached their peak in wet mass </w:t>
      </w:r>
      <w:del w:id="117" w:author="Brown,James T" w:date="2019-03-13T20:49:00Z">
        <w:r w:rsidRPr="004F09C9" w:rsidDel="00D9545E">
          <w:rPr>
            <w:color w:val="000000" w:themeColor="text1"/>
          </w:rPr>
          <w:delText xml:space="preserve">9 </w:delText>
        </w:r>
      </w:del>
      <w:proofErr w:type="spellStart"/>
      <w:ins w:id="118" w:author="Brown,James T" w:date="2019-03-13T20:49:00Z">
        <w:r w:rsidR="00D9545E">
          <w:rPr>
            <w:color w:val="000000" w:themeColor="text1"/>
          </w:rPr>
          <w:t>nine</w:t>
        </w:r>
      </w:ins>
      <w:r w:rsidRPr="004F09C9">
        <w:rPr>
          <w:color w:val="000000" w:themeColor="text1"/>
        </w:rPr>
        <w:t>days</w:t>
      </w:r>
      <w:proofErr w:type="spellEnd"/>
      <w:r w:rsidRPr="004F09C9">
        <w:rPr>
          <w:color w:val="000000" w:themeColor="text1"/>
        </w:rPr>
        <w:t xml:space="preserve">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5"/>
                    <a:stretch>
                      <a:fillRect/>
                    </a:stretch>
                  </pic:blipFill>
                  <pic:spPr>
                    <a:xfrm>
                      <a:off x="0" y="0"/>
                      <a:ext cx="4636082" cy="5999635"/>
                    </a:xfrm>
                    <a:prstGeom prst="rect">
                      <a:avLst/>
                    </a:prstGeom>
                  </pic:spPr>
                </pic:pic>
              </a:graphicData>
            </a:graphic>
          </wp:inline>
        </w:drawing>
      </w:r>
    </w:p>
    <w:p w14:paraId="70216104" w14:textId="08169146"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w:t>
      </w:r>
      <w:ins w:id="119" w:author="Brown,James T" w:date="2019-03-13T20:49:00Z">
        <w:r w:rsidR="00D9545E">
          <w:rPr>
            <w:color w:val="000000" w:themeColor="text1"/>
          </w:rPr>
          <w:t xml:space="preserve"> nine</w:t>
        </w:r>
      </w:ins>
      <w:del w:id="120" w:author="Brown,James T" w:date="2019-03-13T20:49:00Z">
        <w:r w:rsidRPr="004F09C9" w:rsidDel="00D9545E">
          <w:rPr>
            <w:color w:val="000000" w:themeColor="text1"/>
          </w:rPr>
          <w:delText>-9</w:delText>
        </w:r>
      </w:del>
      <w:r w:rsidRPr="004F09C9">
        <w:rPr>
          <w:color w:val="000000" w:themeColor="text1"/>
        </w:rPr>
        <w:t xml:space="preserve"> reared in diapause programming conditions and day</w:t>
      </w:r>
      <w:ins w:id="121" w:author="Brown,James T" w:date="2019-03-13T20:46:00Z">
        <w:r w:rsidR="00C10B7C">
          <w:rPr>
            <w:color w:val="000000" w:themeColor="text1"/>
          </w:rPr>
          <w:t xml:space="preserve"> five</w:t>
        </w:r>
      </w:ins>
      <w:del w:id="122" w:author="Brown,James T" w:date="2019-03-13T20:46:00Z">
        <w:r w:rsidRPr="004F09C9" w:rsidDel="00C10B7C">
          <w:rPr>
            <w:color w:val="000000" w:themeColor="text1"/>
          </w:rPr>
          <w:delText>-5</w:delText>
        </w:r>
      </w:del>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w:t>
      </w:r>
      <w:r w:rsidR="00C019CD">
        <w:rPr>
          <w:color w:val="000000" w:themeColor="text1"/>
        </w:rPr>
        <w:t>f</w:t>
      </w:r>
      <w:r w:rsidRPr="004F09C9">
        <w:rPr>
          <w:color w:val="000000" w:themeColor="text1"/>
        </w:rPr>
        <w:t>=30,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w:t>
      </w:r>
      <w:ins w:id="123" w:author="Brown,James T" w:date="2019-03-13T20:48:00Z">
        <w:r w:rsidR="00C10B7C">
          <w:rPr>
            <w:color w:val="000000" w:themeColor="text1"/>
          </w:rPr>
          <w:t xml:space="preserve"> six</w:t>
        </w:r>
      </w:ins>
      <w:del w:id="124" w:author="Brown,James T" w:date="2019-03-13T20:48:00Z">
        <w:r w:rsidRPr="004F09C9" w:rsidDel="00C10B7C">
          <w:rPr>
            <w:color w:val="000000" w:themeColor="text1"/>
          </w:rPr>
          <w:delText>-6</w:delText>
        </w:r>
      </w:del>
      <w:r w:rsidRPr="004F09C9">
        <w:rPr>
          <w:color w:val="000000" w:themeColor="text1"/>
        </w:rPr>
        <w:t xml:space="preserve"> in diapause programming conditions and day</w:t>
      </w:r>
      <w:ins w:id="125" w:author="Brown,James T" w:date="2019-03-13T20:45:00Z">
        <w:r w:rsidR="00C10B7C">
          <w:rPr>
            <w:color w:val="000000" w:themeColor="text1"/>
          </w:rPr>
          <w:t xml:space="preserve"> three</w:t>
        </w:r>
      </w:ins>
      <w:del w:id="126" w:author="Brown,James T" w:date="2019-03-13T20:45:00Z">
        <w:r w:rsidRPr="004F09C9" w:rsidDel="00C10B7C">
          <w:rPr>
            <w:color w:val="000000" w:themeColor="text1"/>
          </w:rPr>
          <w:delText>-3</w:delText>
        </w:r>
      </w:del>
      <w:r w:rsidRPr="004F09C9">
        <w:rPr>
          <w:color w:val="000000" w:themeColor="text1"/>
        </w:rPr>
        <w:t xml:space="preserve">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w:t>
      </w:r>
      <w:r w:rsidR="00C019CD">
        <w:rPr>
          <w:color w:val="000000" w:themeColor="text1"/>
        </w:rPr>
        <w:t>f</w:t>
      </w:r>
      <w:r w:rsidRPr="004F09C9">
        <w:rPr>
          <w:color w:val="000000" w:themeColor="text1"/>
        </w:rPr>
        <w:t>=43,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6"/>
                    <a:stretch>
                      <a:fillRect/>
                    </a:stretch>
                  </pic:blipFill>
                  <pic:spPr>
                    <a:xfrm>
                      <a:off x="0" y="0"/>
                      <a:ext cx="4754921" cy="6153427"/>
                    </a:xfrm>
                    <a:prstGeom prst="rect">
                      <a:avLst/>
                    </a:prstGeom>
                  </pic:spPr>
                </pic:pic>
              </a:graphicData>
            </a:graphic>
          </wp:inline>
        </w:drawing>
      </w:r>
    </w:p>
    <w:p w14:paraId="35CC93DB" w14:textId="4A43DFED"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w:t>
      </w:r>
      <w:ins w:id="127" w:author="Brown,James T" w:date="2019-03-13T20:48:00Z">
        <w:r w:rsidR="00C10B7C">
          <w:rPr>
            <w:color w:val="000000" w:themeColor="text1"/>
          </w:rPr>
          <w:t xml:space="preserve"> nine</w:t>
        </w:r>
      </w:ins>
      <w:del w:id="128" w:author="Brown,James T" w:date="2019-03-13T20:48:00Z">
        <w:r w:rsidRPr="004F09C9" w:rsidDel="00C10B7C">
          <w:rPr>
            <w:color w:val="000000" w:themeColor="text1"/>
          </w:rPr>
          <w:delText>-9</w:delText>
        </w:r>
      </w:del>
      <w:r w:rsidRPr="004F09C9">
        <w:rPr>
          <w:color w:val="000000" w:themeColor="text1"/>
        </w:rPr>
        <w:t xml:space="preserve"> for the long-diapause genotype and day</w:t>
      </w:r>
      <w:ins w:id="129" w:author="Brown,James T" w:date="2019-03-13T20:48:00Z">
        <w:r w:rsidR="00C10B7C">
          <w:rPr>
            <w:color w:val="000000" w:themeColor="text1"/>
          </w:rPr>
          <w:t xml:space="preserve"> six</w:t>
        </w:r>
      </w:ins>
      <w:del w:id="130" w:author="Brown,James T" w:date="2019-03-13T20:48:00Z">
        <w:r w:rsidRPr="004F09C9" w:rsidDel="00C10B7C">
          <w:rPr>
            <w:color w:val="000000" w:themeColor="text1"/>
          </w:rPr>
          <w:delText>-6</w:delText>
        </w:r>
      </w:del>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at da</w:t>
      </w:r>
      <w:ins w:id="131" w:author="Brown,James T" w:date="2019-03-13T20:48:00Z">
        <w:r w:rsidR="00C10B7C">
          <w:rPr>
            <w:color w:val="000000" w:themeColor="text1"/>
          </w:rPr>
          <w:t>y nine</w:t>
        </w:r>
      </w:ins>
      <w:del w:id="132" w:author="Brown,James T" w:date="2019-03-13T20:48:00Z">
        <w:r w:rsidRPr="004F09C9" w:rsidDel="00C10B7C">
          <w:rPr>
            <w:color w:val="000000" w:themeColor="text1"/>
          </w:rPr>
          <w:delText>y-9</w:delText>
        </w:r>
      </w:del>
      <w:r w:rsidRPr="004F09C9">
        <w:rPr>
          <w:color w:val="000000" w:themeColor="text1"/>
        </w:rPr>
        <w:t xml:space="preserve"> was significantly different than day</w:t>
      </w:r>
      <w:ins w:id="133" w:author="Brown,James T" w:date="2019-03-13T20:48:00Z">
        <w:r w:rsidR="00C10B7C">
          <w:rPr>
            <w:color w:val="000000" w:themeColor="text1"/>
          </w:rPr>
          <w:t xml:space="preserve"> six</w:t>
        </w:r>
      </w:ins>
      <w:del w:id="134" w:author="Brown,James T" w:date="2019-03-13T20:48:00Z">
        <w:r w:rsidRPr="004F09C9" w:rsidDel="00C10B7C">
          <w:rPr>
            <w:color w:val="000000" w:themeColor="text1"/>
          </w:rPr>
          <w:delText>-6</w:delText>
        </w:r>
      </w:del>
      <w:r w:rsidRPr="004F09C9">
        <w:rPr>
          <w:color w:val="000000" w:themeColor="text1"/>
        </w:rPr>
        <w:t xml:space="preserve"> (F-statistic=30.31, </w:t>
      </w:r>
      <w:proofErr w:type="spellStart"/>
      <w:r w:rsidRPr="004F09C9">
        <w:rPr>
          <w:color w:val="000000" w:themeColor="text1"/>
        </w:rPr>
        <w:t>Df</w:t>
      </w:r>
      <w:proofErr w:type="spellEnd"/>
      <w:r w:rsidRPr="004F09C9">
        <w:rPr>
          <w:color w:val="000000" w:themeColor="text1"/>
        </w:rPr>
        <w:t>=26,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w:t>
      </w:r>
      <w:ins w:id="135" w:author="Brown,James T" w:date="2019-03-13T20:46:00Z">
        <w:r w:rsidR="00C10B7C">
          <w:rPr>
            <w:color w:val="000000" w:themeColor="text1"/>
          </w:rPr>
          <w:t xml:space="preserve"> five</w:t>
        </w:r>
      </w:ins>
      <w:del w:id="136" w:author="Brown,James T" w:date="2019-03-13T20:46:00Z">
        <w:r w:rsidRPr="004F09C9" w:rsidDel="00C10B7C">
          <w:rPr>
            <w:color w:val="000000" w:themeColor="text1"/>
          </w:rPr>
          <w:delText>-5</w:delText>
        </w:r>
      </w:del>
      <w:r w:rsidRPr="004F09C9">
        <w:rPr>
          <w:color w:val="000000" w:themeColor="text1"/>
        </w:rPr>
        <w:t xml:space="preserve"> for the long-diapause genotype and day</w:t>
      </w:r>
      <w:ins w:id="137" w:author="Brown,James T" w:date="2019-03-13T20:45:00Z">
        <w:r w:rsidR="00C10B7C">
          <w:rPr>
            <w:color w:val="000000" w:themeColor="text1"/>
          </w:rPr>
          <w:t xml:space="preserve"> three</w:t>
        </w:r>
      </w:ins>
      <w:del w:id="138" w:author="Brown,James T" w:date="2019-03-13T20:45:00Z">
        <w:r w:rsidRPr="004F09C9" w:rsidDel="00C10B7C">
          <w:rPr>
            <w:color w:val="000000" w:themeColor="text1"/>
          </w:rPr>
          <w:delText>-3</w:delText>
        </w:r>
      </w:del>
      <w:r w:rsidRPr="004F09C9">
        <w:rPr>
          <w:color w:val="000000" w:themeColor="text1"/>
        </w:rPr>
        <w:t xml:space="preserve"> for the short-diapause genotype. CO</w:t>
      </w:r>
      <w:r w:rsidRPr="004F09C9">
        <w:rPr>
          <w:color w:val="000000" w:themeColor="text1"/>
          <w:vertAlign w:val="subscript"/>
        </w:rPr>
        <w:t xml:space="preserve">2 </w:t>
      </w:r>
      <w:r w:rsidRPr="004F09C9">
        <w:rPr>
          <w:color w:val="000000" w:themeColor="text1"/>
        </w:rPr>
        <w:t>production was significantly difference on day</w:t>
      </w:r>
      <w:ins w:id="139" w:author="Brown,James T" w:date="2019-03-13T20:46:00Z">
        <w:r w:rsidR="00C10B7C">
          <w:rPr>
            <w:color w:val="000000" w:themeColor="text1"/>
          </w:rPr>
          <w:t xml:space="preserve"> five</w:t>
        </w:r>
      </w:ins>
      <w:del w:id="140" w:author="Brown,James T" w:date="2019-03-13T20:46:00Z">
        <w:r w:rsidRPr="004F09C9" w:rsidDel="00C10B7C">
          <w:rPr>
            <w:color w:val="000000" w:themeColor="text1"/>
          </w:rPr>
          <w:delText>-5</w:delText>
        </w:r>
      </w:del>
      <w:r w:rsidRPr="004F09C9">
        <w:rPr>
          <w:color w:val="000000" w:themeColor="text1"/>
        </w:rPr>
        <w:t xml:space="preserve"> (F-statistic=13.99, </w:t>
      </w:r>
      <w:proofErr w:type="spellStart"/>
      <w:r w:rsidRPr="004F09C9">
        <w:rPr>
          <w:color w:val="000000" w:themeColor="text1"/>
        </w:rPr>
        <w:t>Df</w:t>
      </w:r>
      <w:proofErr w:type="spellEnd"/>
      <w:r w:rsidRPr="004F09C9">
        <w:rPr>
          <w:color w:val="000000" w:themeColor="text1"/>
        </w:rPr>
        <w:t>=47,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7"/>
                    <a:stretch>
                      <a:fillRect/>
                    </a:stretch>
                  </pic:blipFill>
                  <pic:spPr>
                    <a:xfrm>
                      <a:off x="0" y="0"/>
                      <a:ext cx="5943810" cy="4592944"/>
                    </a:xfrm>
                    <a:prstGeom prst="rect">
                      <a:avLst/>
                    </a:prstGeom>
                  </pic:spPr>
                </pic:pic>
              </a:graphicData>
            </a:graphic>
          </wp:inline>
        </w:drawing>
      </w:r>
    </w:p>
    <w:p w14:paraId="4B2FD8F0" w14:textId="2796B1DF"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 xml:space="preserve">Comparison </w:t>
      </w:r>
      <w:r w:rsidR="00C019CD">
        <w:rPr>
          <w:color w:val="000000" w:themeColor="text1"/>
        </w:rPr>
        <w:t xml:space="preserve">of </w:t>
      </w:r>
      <w:r>
        <w:rPr>
          <w:color w:val="000000" w:themeColor="text1"/>
        </w:rPr>
        <w:t>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w:t>
      </w:r>
      <w:r w:rsidR="00C019CD">
        <w:rPr>
          <w:color w:val="000000" w:themeColor="text1"/>
        </w:rPr>
        <w:t xml:space="preserve">were </w:t>
      </w:r>
      <w:r w:rsidRPr="004F09C9">
        <w:rPr>
          <w:color w:val="000000" w:themeColor="text1"/>
        </w:rPr>
        <w:t xml:space="preserve">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8"/>
                    <a:stretch>
                      <a:fillRect/>
                    </a:stretch>
                  </pic:blipFill>
                  <pic:spPr>
                    <a:xfrm>
                      <a:off x="0" y="0"/>
                      <a:ext cx="5289896" cy="6845748"/>
                    </a:xfrm>
                    <a:prstGeom prst="rect">
                      <a:avLst/>
                    </a:prstGeom>
                  </pic:spPr>
                </pic:pic>
              </a:graphicData>
            </a:graphic>
          </wp:inline>
        </w:drawing>
      </w:r>
    </w:p>
    <w:p w14:paraId="0CBF2A5B" w14:textId="115BEEC6"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w:t>
      </w:r>
      <w:ins w:id="141" w:author="Brown,James T" w:date="2019-03-13T20:46:00Z">
        <w:r w:rsidR="00C10B7C">
          <w:rPr>
            <w:color w:val="000000" w:themeColor="text1"/>
          </w:rPr>
          <w:t xml:space="preserve"> six</w:t>
        </w:r>
      </w:ins>
      <w:del w:id="142" w:author="Brown,James T" w:date="2019-03-13T20:46:00Z">
        <w:r w:rsidRPr="004F09C9" w:rsidDel="00C10B7C">
          <w:rPr>
            <w:color w:val="000000" w:themeColor="text1"/>
          </w:rPr>
          <w:delText>-6</w:delText>
        </w:r>
      </w:del>
      <w:r w:rsidRPr="004F09C9">
        <w:rPr>
          <w:color w:val="000000" w:themeColor="text1"/>
        </w:rPr>
        <w:t xml:space="preserve"> for </w:t>
      </w:r>
      <w:r w:rsidR="004B74F2">
        <w:rPr>
          <w:color w:val="000000" w:themeColor="text1"/>
        </w:rPr>
        <w:t>shallow-diapause</w:t>
      </w:r>
      <w:r w:rsidRPr="004F09C9">
        <w:rPr>
          <w:color w:val="000000" w:themeColor="text1"/>
        </w:rPr>
        <w:t xml:space="preserve"> larvae and day</w:t>
      </w:r>
      <w:ins w:id="143" w:author="Brown,James T" w:date="2019-03-13T20:46:00Z">
        <w:r w:rsidR="00C10B7C">
          <w:rPr>
            <w:color w:val="000000" w:themeColor="text1"/>
          </w:rPr>
          <w:t xml:space="preserve"> six</w:t>
        </w:r>
      </w:ins>
      <w:del w:id="144" w:author="Brown,James T" w:date="2019-03-13T20:46:00Z">
        <w:r w:rsidRPr="004F09C9" w:rsidDel="00C10B7C">
          <w:rPr>
            <w:color w:val="000000" w:themeColor="text1"/>
          </w:rPr>
          <w:delText>-6</w:delText>
        </w:r>
      </w:del>
      <w:r w:rsidRPr="004F09C9">
        <w:rPr>
          <w:color w:val="000000" w:themeColor="text1"/>
        </w:rPr>
        <w:t xml:space="preserve">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BD4CCA">
        <w:rPr>
          <w:color w:val="000000" w:themeColor="text1"/>
        </w:rPr>
        <w:t xml:space="preserve">and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w:t>
      </w:r>
      <w:r w:rsidR="00C019CD">
        <w:rPr>
          <w:color w:val="000000" w:themeColor="text1"/>
        </w:rPr>
        <w:t>f</w:t>
      </w:r>
      <w:r w:rsidRPr="004F09C9">
        <w:rPr>
          <w:color w:val="000000" w:themeColor="text1"/>
        </w:rPr>
        <w:t>=14,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9"/>
                    <a:stretch>
                      <a:fillRect/>
                    </a:stretch>
                  </pic:blipFill>
                  <pic:spPr>
                    <a:xfrm>
                      <a:off x="0" y="0"/>
                      <a:ext cx="5349199" cy="6922492"/>
                    </a:xfrm>
                    <a:prstGeom prst="rect">
                      <a:avLst/>
                    </a:prstGeom>
                  </pic:spPr>
                </pic:pic>
              </a:graphicData>
            </a:graphic>
          </wp:inline>
        </w:drawing>
      </w:r>
    </w:p>
    <w:p w14:paraId="16CA19FF" w14:textId="1144DEB9"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w:t>
      </w:r>
      <w:r w:rsidR="00BD4CCA">
        <w:rPr>
          <w:color w:val="000000" w:themeColor="text1"/>
        </w:rPr>
        <w:t xml:space="preserve">under </w:t>
      </w:r>
      <w:r w:rsidR="005A1E1C">
        <w:rPr>
          <w:color w:val="000000" w:themeColor="text1"/>
        </w:rPr>
        <w:t>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t-value -45.82, Df=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20"/>
                    <a:stretch>
                      <a:fillRect/>
                    </a:stretch>
                  </pic:blipFill>
                  <pic:spPr>
                    <a:xfrm>
                      <a:off x="0" y="0"/>
                      <a:ext cx="4457705" cy="5768795"/>
                    </a:xfrm>
                    <a:prstGeom prst="rect">
                      <a:avLst/>
                    </a:prstGeom>
                  </pic:spPr>
                </pic:pic>
              </a:graphicData>
            </a:graphic>
          </wp:inline>
        </w:drawing>
      </w:r>
    </w:p>
    <w:p w14:paraId="5679927A" w14:textId="261CCC4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and photoperiod (t-value=-9.66, Df=133.3, p-value</w:t>
      </w:r>
      <w:r w:rsidR="00314E0B">
        <w:rPr>
          <w:rFonts w:ascii="Cambria" w:eastAsia="Cambria" w:hAnsi="Cambria" w:cs="Cambria"/>
          <w:color w:val="000000" w:themeColor="text1"/>
        </w:rPr>
        <w:t>&lt;0.001</w:t>
      </w:r>
      <w:r w:rsidRPr="004F09C9">
        <w:rPr>
          <w:color w:val="000000" w:themeColor="text1"/>
        </w:rPr>
        <w:t>). (B) Comparing lipid mass accumulation between long-diapause genotype larvae (purple) and short-diapause genotype larvae (orange) prior to the onset of diapause. Lipid mass accumulation between diapause program</w:t>
      </w:r>
      <w:r w:rsidR="00893A5E">
        <w:rPr>
          <w:color w:val="000000" w:themeColor="text1"/>
        </w:rPr>
        <w:t>m</w:t>
      </w:r>
      <w:r w:rsidRPr="004F09C9">
        <w:rPr>
          <w:color w:val="000000" w:themeColor="text1"/>
        </w:rPr>
        <w:t xml:space="preserve">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00314E0B">
        <w:rPr>
          <w:rFonts w:ascii="Cambria" w:eastAsia="Cambria" w:hAnsi="Cambria" w:cs="Cambria"/>
          <w:color w:val="000000" w:themeColor="text1"/>
        </w:rPr>
        <w:t>&lt;0.001</w:t>
      </w:r>
      <w:r w:rsidRPr="004F09C9">
        <w:rPr>
          <w:color w:val="000000" w:themeColor="text1"/>
        </w:rPr>
        <w:t>) and photoperiod (t-value=-10.23, Df=191.6,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1"/>
                    <a:stretch>
                      <a:fillRect/>
                    </a:stretch>
                  </pic:blipFill>
                  <pic:spPr>
                    <a:xfrm>
                      <a:off x="0" y="0"/>
                      <a:ext cx="4398324" cy="5691949"/>
                    </a:xfrm>
                    <a:prstGeom prst="rect">
                      <a:avLst/>
                    </a:prstGeom>
                  </pic:spPr>
                </pic:pic>
              </a:graphicData>
            </a:graphic>
          </wp:inline>
        </w:drawing>
      </w:r>
    </w:p>
    <w:p w14:paraId="4E113A98" w14:textId="51363D28"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w:t>
      </w:r>
      <w:r w:rsidR="00ED01B4">
        <w:rPr>
          <w:color w:val="000000" w:themeColor="text1"/>
        </w:rPr>
        <w:t>Significant differences in lean mass and lipid mass during diapause between the long and short-diapause genotypes</w:t>
      </w:r>
      <w:r w:rsidRPr="004F09C9">
        <w:rPr>
          <w:color w:val="000000" w:themeColor="text1"/>
        </w:rPr>
        <w:t>.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 xml:space="preserve">-value=0.033). Lean mass did not significantly change </w:t>
      </w:r>
      <w:del w:id="145" w:author="Brown, James T. - ARS" w:date="2019-03-12T14:22:00Z">
        <w:r w:rsidR="00F66258" w:rsidDel="005A1174">
          <w:rPr>
            <w:color w:val="000000" w:themeColor="text1"/>
          </w:rPr>
          <w:delText>between</w:delText>
        </w:r>
        <w:r w:rsidR="00F66258" w:rsidRPr="004F09C9" w:rsidDel="005A1174">
          <w:rPr>
            <w:color w:val="000000" w:themeColor="text1"/>
          </w:rPr>
          <w:delText xml:space="preserve"> </w:delText>
        </w:r>
        <w:r w:rsidRPr="004F09C9" w:rsidDel="005A1174">
          <w:rPr>
            <w:color w:val="000000" w:themeColor="text1"/>
          </w:rPr>
          <w:delText xml:space="preserve">larvae </w:delText>
        </w:r>
      </w:del>
      <w:del w:id="146" w:author="Brown, James T. - ARS" w:date="2019-03-12T14:12:00Z">
        <w:r w:rsidR="00F66258" w:rsidDel="00ED01B4">
          <w:rPr>
            <w:color w:val="000000" w:themeColor="text1"/>
          </w:rPr>
          <w:delText>of</w:delText>
        </w:r>
      </w:del>
      <w:del w:id="147" w:author="Brown, James T. - ARS" w:date="2019-03-12T14:22:00Z">
        <w:r w:rsidR="00F66258" w:rsidRPr="004F09C9" w:rsidDel="005A1174">
          <w:rPr>
            <w:color w:val="000000" w:themeColor="text1"/>
          </w:rPr>
          <w:delText xml:space="preserve"> </w:delText>
        </w:r>
        <w:r w:rsidRPr="004F09C9" w:rsidDel="005A1174">
          <w:rPr>
            <w:color w:val="000000" w:themeColor="text1"/>
          </w:rPr>
          <w:delText>a</w:delText>
        </w:r>
      </w:del>
      <w:ins w:id="148" w:author="Brown, James T. - ARS" w:date="2019-03-12T14:22:00Z">
        <w:r w:rsidR="005A1174">
          <w:rPr>
            <w:color w:val="000000" w:themeColor="text1"/>
          </w:rPr>
          <w:t>within a</w:t>
        </w:r>
      </w:ins>
      <w:r w:rsidRPr="004F09C9">
        <w:rPr>
          <w:color w:val="000000" w:themeColor="text1"/>
        </w:rPr>
        <w:t xml:space="preserve"> single diapause genotype during diapause</w:t>
      </w:r>
      <w:del w:id="149" w:author="Brown, James T. - ARS" w:date="2019-03-12T14:12:00Z">
        <w:r w:rsidRPr="004F09C9" w:rsidDel="00ED01B4">
          <w:rPr>
            <w:color w:val="000000" w:themeColor="text1"/>
          </w:rPr>
          <w:delText xml:space="preserve"> (</w:delText>
        </w:r>
        <w:r w:rsidR="00893A5E" w:rsidDel="00ED01B4">
          <w:rPr>
            <w:color w:val="000000" w:themeColor="text1"/>
          </w:rPr>
          <w:delText xml:space="preserve">Figure </w:delText>
        </w:r>
        <w:r w:rsidRPr="004F09C9" w:rsidDel="00ED01B4">
          <w:rPr>
            <w:color w:val="000000" w:themeColor="text1"/>
          </w:rPr>
          <w:delText>3-</w:delText>
        </w:r>
      </w:del>
      <w:del w:id="150" w:author="Brown, James T. - ARS" w:date="2019-03-12T13:34:00Z">
        <w:r w:rsidRPr="004F09C9" w:rsidDel="00120CB7">
          <w:rPr>
            <w:color w:val="000000" w:themeColor="text1"/>
          </w:rPr>
          <w:delText>7</w:delText>
        </w:r>
      </w:del>
      <w:del w:id="151" w:author="Brown, James T. - ARS" w:date="2019-03-12T14:12:00Z">
        <w:r w:rsidRPr="004F09C9" w:rsidDel="00ED01B4">
          <w:rPr>
            <w:color w:val="000000" w:themeColor="text1"/>
          </w:rPr>
          <w:delText>A</w:delText>
        </w:r>
      </w:del>
      <w:del w:id="152" w:author="Brown, James T. - ARS" w:date="2019-03-12T13:34:00Z">
        <w:r w:rsidRPr="004F09C9" w:rsidDel="00120CB7">
          <w:rPr>
            <w:color w:val="000000" w:themeColor="text1"/>
          </w:rPr>
          <w:delText>,B</w:delText>
        </w:r>
      </w:del>
      <w:del w:id="153" w:author="Brown, James T. - ARS" w:date="2019-03-12T14:12:00Z">
        <w:r w:rsidRPr="004F09C9" w:rsidDel="00ED01B4">
          <w:rPr>
            <w:color w:val="000000" w:themeColor="text1"/>
          </w:rPr>
          <w:delText>)</w:delText>
        </w:r>
      </w:del>
      <w:r w:rsidRPr="004F09C9">
        <w:rPr>
          <w:color w:val="000000" w:themeColor="text1"/>
        </w:rPr>
        <w:t xml:space="preserve">. (B) Comparing lipid mass depletion between the long-diapause genotype (purple) and the short-diapause genotype (orange). Lipid mass depletion during diapause was significantly </w:t>
      </w:r>
      <w:del w:id="154" w:author="Brown, James T. - ARS" w:date="2019-03-12T14:14:00Z">
        <w:r w:rsidR="00E872D5" w:rsidDel="00ED01B4">
          <w:rPr>
            <w:color w:val="000000" w:themeColor="text1"/>
          </w:rPr>
          <w:delText>a</w:delText>
        </w:r>
        <w:r w:rsidRPr="004F09C9" w:rsidDel="00ED01B4">
          <w:rPr>
            <w:color w:val="000000" w:themeColor="text1"/>
          </w:rPr>
          <w:delText>ffected by diapause genotype</w:delText>
        </w:r>
      </w:del>
      <w:r w:rsidRPr="004F09C9">
        <w:rPr>
          <w:color w:val="000000" w:themeColor="text1"/>
        </w:rPr>
        <w:t xml:space="preserve"> (t-value=4.74, Df=16.7,</w:t>
      </w:r>
      <w:r w:rsidR="003224B7">
        <w:rPr>
          <w:color w:val="000000" w:themeColor="text1"/>
        </w:rPr>
        <w:t xml:space="preserve"> </w:t>
      </w:r>
      <w:r w:rsidRPr="004F09C9">
        <w:rPr>
          <w:color w:val="000000" w:themeColor="text1"/>
        </w:rPr>
        <w:t>p-value=0.000)</w:t>
      </w:r>
      <w:ins w:id="155" w:author="reviewer" w:date="2019-03-07T11:09:00Z">
        <w:r w:rsidR="00893A5E">
          <w:rPr>
            <w:color w:val="000000" w:themeColor="text1"/>
          </w:rPr>
          <w:t>.</w:t>
        </w:r>
      </w:ins>
      <w:r w:rsidRPr="004F09C9">
        <w:rPr>
          <w:color w:val="000000" w:themeColor="text1"/>
        </w:rPr>
        <w:t xml:space="preserve"> </w:t>
      </w:r>
      <w:ins w:id="156" w:author="Brown, James T. - ARS" w:date="2019-03-12T14:14:00Z">
        <w:r w:rsidR="00ED01B4">
          <w:rPr>
            <w:color w:val="000000" w:themeColor="text1"/>
          </w:rPr>
          <w:t>Lipid mass for the short-</w:t>
        </w:r>
      </w:ins>
      <w:del w:id="157" w:author="reviewer" w:date="2019-03-07T11:09:00Z">
        <w:r w:rsidRPr="004F09C9" w:rsidDel="00893A5E">
          <w:rPr>
            <w:color w:val="000000" w:themeColor="text1"/>
          </w:rPr>
          <w:delText xml:space="preserve">and </w:delText>
        </w:r>
      </w:del>
      <w:r w:rsidRPr="004F09C9">
        <w:rPr>
          <w:color w:val="000000" w:themeColor="text1"/>
        </w:rPr>
        <w:t xml:space="preserve">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w:t>
      </w:r>
      <w:commentRangeStart w:id="158"/>
      <w:r w:rsidRPr="004F09C9">
        <w:rPr>
          <w:color w:val="000000" w:themeColor="text1"/>
        </w:rPr>
        <w:t>3-9A</w:t>
      </w:r>
      <w:commentRangeEnd w:id="158"/>
      <w:r w:rsidR="00893A5E">
        <w:rPr>
          <w:rStyle w:val="CommentReference"/>
        </w:rPr>
        <w:commentReference w:id="158"/>
      </w:r>
      <w:r w:rsidRPr="004F09C9">
        <w:rPr>
          <w:color w:val="000000" w:themeColor="text1"/>
        </w:rPr>
        <w:t>).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w:t>
      </w:r>
      <w:ins w:id="159" w:author="Brown, James T. - ARS" w:date="2019-03-12T14:22:00Z">
        <w:r w:rsidR="005A1174">
          <w:rPr>
            <w:color w:val="000000" w:themeColor="text1"/>
          </w:rPr>
          <w:t xml:space="preserve">Table </w:t>
        </w:r>
      </w:ins>
      <w:r w:rsidRPr="004F09C9">
        <w:rPr>
          <w:color w:val="000000" w:themeColor="text1"/>
        </w:rPr>
        <w:t>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r w:rsidRPr="004F09C9">
              <w:rPr>
                <w:color w:val="000000" w:themeColor="text1"/>
              </w:rPr>
              <w:t>Df</w:t>
            </w:r>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266F7ACD"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ody</w:t>
      </w:r>
      <w:bookmarkStart w:id="160" w:name="_GoBack"/>
      <w:r w:rsidRPr="004F09C9">
        <w:rPr>
          <w:color w:val="000000" w:themeColor="text1"/>
        </w:rPr>
        <w:t xml:space="preserve">: </w:t>
      </w:r>
      <w:bookmarkEnd w:id="160"/>
      <w:commentRangeStart w:id="161"/>
      <w:del w:id="162" w:author="Brown,James T" w:date="2019-03-13T21:20:00Z">
        <w:r w:rsidR="001C689C" w:rsidDel="00F50AAA">
          <w:rPr>
            <w:color w:val="000000" w:themeColor="text1"/>
          </w:rPr>
          <w:delText>E</w:delText>
        </w:r>
        <w:r w:rsidRPr="004F09C9" w:rsidDel="00F50AAA">
          <w:rPr>
            <w:color w:val="000000" w:themeColor="text1"/>
          </w:rPr>
          <w:delText>nergy</w:delText>
        </w:r>
      </w:del>
      <w:ins w:id="163" w:author="Brown,James T" w:date="2019-03-13T21:21:00Z">
        <w:r w:rsidR="0078797B">
          <w:rPr>
            <w:color w:val="000000" w:themeColor="text1"/>
          </w:rPr>
          <w:t>e</w:t>
        </w:r>
        <w:r w:rsidR="0078797B" w:rsidRPr="004F09C9">
          <w:rPr>
            <w:color w:val="000000" w:themeColor="text1"/>
          </w:rPr>
          <w:t>nergy</w:t>
        </w:r>
        <w:commentRangeEnd w:id="161"/>
        <w:r w:rsidR="0078797B">
          <w:rPr>
            <w:rStyle w:val="CommentReference"/>
          </w:rPr>
          <w:commentReference w:id="161"/>
        </w:r>
      </w:ins>
      <w:r w:rsidRPr="004F09C9">
        <w:rPr>
          <w:color w:val="000000" w:themeColor="text1"/>
        </w:rPr>
        <w:t xml:space="preserve">,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512C369" w:rsidR="00E872D5" w:rsidRDefault="00E872D5" w:rsidP="001B2751">
      <w:pPr>
        <w:spacing w:line="403" w:lineRule="auto"/>
        <w:ind w:left="187" w:right="86" w:hanging="187"/>
        <w:rPr>
          <w:ins w:id="164" w:author="reviewer" w:date="2019-03-07T08:40:00Z"/>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6BDF88C8" w14:textId="634A9392" w:rsidR="00CF5040" w:rsidRPr="004F09C9" w:rsidRDefault="00CF5040" w:rsidP="001B2751">
      <w:pPr>
        <w:spacing w:line="403" w:lineRule="auto"/>
        <w:ind w:left="187" w:right="86" w:hanging="187"/>
        <w:rPr>
          <w:color w:val="000000" w:themeColor="text1"/>
        </w:rPr>
      </w:pPr>
      <w:ins w:id="165" w:author="reviewer" w:date="2019-03-07T08:40:00Z">
        <w:r>
          <w:rPr>
            <w:color w:val="000000" w:themeColor="text1"/>
          </w:rPr>
          <w:t xml:space="preserve">where are the </w:t>
        </w:r>
        <w:proofErr w:type="spellStart"/>
        <w:r>
          <w:rPr>
            <w:color w:val="000000" w:themeColor="text1"/>
          </w:rPr>
          <w:t>Burmester</w:t>
        </w:r>
        <w:proofErr w:type="spellEnd"/>
        <w:r>
          <w:rPr>
            <w:color w:val="000000" w:themeColor="text1"/>
          </w:rPr>
          <w:t xml:space="preserve"> citations?</w:t>
        </w:r>
      </w:ins>
    </w:p>
    <w:p w14:paraId="6A268F5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4555F9B" w14:textId="0DF37A1A"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xml:space="preserve">, S. L. 2007. Physiological diversity in insects: </w:t>
      </w:r>
      <w:ins w:id="166" w:author="Brown,James T" w:date="2019-03-13T21:24:00Z">
        <w:r w:rsidR="0078797B">
          <w:rPr>
            <w:color w:val="000000" w:themeColor="text1"/>
          </w:rPr>
          <w:t>e</w:t>
        </w:r>
      </w:ins>
      <w:del w:id="167" w:author="Brown,James T" w:date="2019-03-13T21:24:00Z">
        <w:r w:rsidRPr="004F09C9" w:rsidDel="0078797B">
          <w:rPr>
            <w:color w:val="000000" w:themeColor="text1"/>
          </w:rPr>
          <w:delText>E</w:delText>
        </w:r>
      </w:del>
      <w:r w:rsidRPr="004F09C9">
        <w:rPr>
          <w:color w:val="000000" w:themeColor="text1"/>
        </w:rPr>
        <w:t>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r w:rsidRPr="004F09C9">
        <w:rPr>
          <w:color w:val="000000" w:themeColor="text1"/>
        </w:rPr>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w:t>
      </w:r>
      <w:del w:id="168" w:author="reviewer" w:date="2019-03-07T11:14:00Z">
        <w:r w:rsidRPr="00C66D59" w:rsidDel="00BF07A2">
          <w:rPr>
            <w:color w:val="000000" w:themeColor="text1"/>
          </w:rPr>
          <w:delText>e</w:delText>
        </w:r>
      </w:del>
      <w:r w:rsidRPr="00C66D59">
        <w:rPr>
          <w:color w:val="000000" w:themeColor="text1"/>
        </w:rPr>
        <w:t>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467B9442"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w:t>
      </w:r>
      <w:ins w:id="169" w:author="Brown,James T" w:date="2019-03-13T21:24:00Z">
        <w:r w:rsidR="0078797B">
          <w:rPr>
            <w:color w:val="000000" w:themeColor="text1"/>
          </w:rPr>
          <w:t>a</w:t>
        </w:r>
      </w:ins>
      <w:del w:id="170" w:author="Brown,James T" w:date="2019-03-13T21:24:00Z">
        <w:r w:rsidRPr="004F09C9" w:rsidDel="0078797B">
          <w:rPr>
            <w:color w:val="000000" w:themeColor="text1"/>
          </w:rPr>
          <w:delText>A</w:delText>
        </w:r>
      </w:del>
      <w:r w:rsidRPr="004F09C9">
        <w:rPr>
          <w:color w:val="000000" w:themeColor="text1"/>
        </w:rPr>
        <w:t xml:space="preserve"> tale for Ernst Mayr.</w:t>
      </w:r>
      <w:r w:rsidR="00827493">
        <w:rPr>
          <w:color w:val="000000" w:themeColor="text1"/>
        </w:rPr>
        <w:t xml:space="preserve"> </w:t>
      </w:r>
      <w:r w:rsidR="00827493">
        <w:t>Biological Journal of the Linnean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58523A19" w14:textId="03ED6D02"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ins w:id="171" w:author="Brown,James T" w:date="2019-03-13T21:23:00Z">
        <w:r w:rsidR="0078797B">
          <w:rPr>
            <w:color w:val="000000" w:themeColor="text1"/>
          </w:rPr>
          <w:t>n</w:t>
        </w:r>
      </w:ins>
      <w:del w:id="172" w:author="Brown,James T" w:date="2019-03-13T21:23:00Z">
        <w:r w:rsidRPr="004F09C9" w:rsidDel="0078797B">
          <w:rPr>
            <w:color w:val="000000" w:themeColor="text1"/>
          </w:rPr>
          <w:delText>N</w:delText>
        </w:r>
      </w:del>
      <w:r w:rsidRPr="004F09C9">
        <w:rPr>
          <w:color w:val="000000" w:themeColor="text1"/>
        </w:rPr>
        <w:t>utrient storage and utilization. Journal of Insect Physiology 53:760</w:t>
      </w:r>
      <w:r w:rsidR="00E26727">
        <w:rPr>
          <w:color w:val="000000" w:themeColor="text1"/>
        </w:rPr>
        <w:t>-</w:t>
      </w:r>
      <w:r w:rsidRPr="004F09C9">
        <w:rPr>
          <w:color w:val="000000" w:themeColor="text1"/>
        </w:rPr>
        <w:t>773.</w:t>
      </w:r>
    </w:p>
    <w:p w14:paraId="658BC3F2" w14:textId="78C3A066" w:rsidR="00E872D5" w:rsidRPr="004F09C9" w:rsidRDefault="00E872D5" w:rsidP="001B2751">
      <w:pPr>
        <w:spacing w:line="403" w:lineRule="auto"/>
        <w:ind w:left="187" w:right="86" w:hanging="187"/>
        <w:rPr>
          <w:color w:val="000000" w:themeColor="text1"/>
        </w:rPr>
      </w:pPr>
      <w:r w:rsidRPr="004F09C9">
        <w:rPr>
          <w:color w:val="000000" w:themeColor="text1"/>
        </w:rPr>
        <w:t xml:space="preserve">Huey, R. B., and R. D. Stevenson. 1979. Integrating thermal physiology and ecology of ectotherms: </w:t>
      </w:r>
      <w:ins w:id="173" w:author="Brown,James T" w:date="2019-03-13T21:23:00Z">
        <w:r w:rsidR="0078797B">
          <w:rPr>
            <w:color w:val="000000" w:themeColor="text1"/>
          </w:rPr>
          <w:t>a</w:t>
        </w:r>
      </w:ins>
      <w:del w:id="174" w:author="Brown,James T" w:date="2019-03-13T21:23:00Z">
        <w:r w:rsidRPr="004F09C9" w:rsidDel="0078797B">
          <w:rPr>
            <w:color w:val="000000" w:themeColor="text1"/>
          </w:rPr>
          <w:delText>A</w:delText>
        </w:r>
      </w:del>
      <w:r w:rsidRPr="004F09C9">
        <w:rPr>
          <w:color w:val="000000" w:themeColor="text1"/>
        </w:rPr>
        <w:t xml:space="preserve"> discussion of approaches. Integrative and Comparative Biology 19:357</w:t>
      </w:r>
      <w:r w:rsidR="00E26727">
        <w:rPr>
          <w:color w:val="000000" w:themeColor="text1"/>
        </w:rPr>
        <w:t>-</w:t>
      </w:r>
      <w:r w:rsidRPr="004F09C9">
        <w:rPr>
          <w:color w:val="000000" w:themeColor="text1"/>
        </w:rPr>
        <w:t>366.</w:t>
      </w:r>
    </w:p>
    <w:p w14:paraId="3DE90636" w14:textId="04F2FC3F"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 xml:space="preserve">The economics of Bt corn: </w:t>
      </w:r>
      <w:ins w:id="175" w:author="Brown,James T" w:date="2019-03-13T21:23:00Z">
        <w:r w:rsidR="0078797B">
          <w:rPr>
            <w:color w:val="000000" w:themeColor="text1"/>
          </w:rPr>
          <w:t>v</w:t>
        </w:r>
      </w:ins>
      <w:del w:id="176" w:author="Brown,James T" w:date="2019-03-13T21:23:00Z">
        <w:r w:rsidRPr="004F09C9" w:rsidDel="0078797B">
          <w:rPr>
            <w:color w:val="000000" w:themeColor="text1"/>
          </w:rPr>
          <w:delText>V</w:delText>
        </w:r>
      </w:del>
      <w:r w:rsidRPr="004F09C9">
        <w:rPr>
          <w:color w:val="000000" w:themeColor="text1"/>
        </w:rPr>
        <w:t>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2D8495EF" w14:textId="5D6EF67D"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w:t>
      </w:r>
      <w:ins w:id="177" w:author="Brown,James T" w:date="2019-03-13T21:23:00Z">
        <w:r w:rsidR="0078797B">
          <w:rPr>
            <w:color w:val="000000" w:themeColor="text1"/>
          </w:rPr>
          <w:t>t</w:t>
        </w:r>
      </w:ins>
      <w:del w:id="178" w:author="Brown,James T" w:date="2019-03-13T21:23:00Z">
        <w:r w:rsidRPr="004F09C9" w:rsidDel="0078797B">
          <w:rPr>
            <w:color w:val="000000" w:themeColor="text1"/>
          </w:rPr>
          <w:delText>T</w:delText>
        </w:r>
      </w:del>
      <w:r w:rsidRPr="004F09C9">
        <w:rPr>
          <w:color w:val="000000" w:themeColor="text1"/>
        </w:rPr>
        <w:t xml:space="preserve">he </w:t>
      </w:r>
      <w:ins w:id="179" w:author="Brown,James T" w:date="2019-03-13T21:23:00Z">
        <w:r w:rsidR="0078797B">
          <w:rPr>
            <w:color w:val="000000" w:themeColor="text1"/>
          </w:rPr>
          <w:t>p</w:t>
        </w:r>
      </w:ins>
      <w:del w:id="180" w:author="Brown,James T" w:date="2019-03-13T21:23:00Z">
        <w:r w:rsidRPr="004F09C9" w:rsidDel="0078797B">
          <w:rPr>
            <w:color w:val="000000" w:themeColor="text1"/>
          </w:rPr>
          <w:delText>P</w:delText>
        </w:r>
      </w:del>
      <w:r w:rsidRPr="004F09C9">
        <w:rPr>
          <w:color w:val="000000" w:themeColor="text1"/>
        </w:rPr>
        <w:t xml:space="preserve">hysical </w:t>
      </w:r>
      <w:ins w:id="181" w:author="Brown,James T" w:date="2019-03-13T21:23:00Z">
        <w:r w:rsidR="0078797B">
          <w:rPr>
            <w:color w:val="000000" w:themeColor="text1"/>
          </w:rPr>
          <w:t>s</w:t>
        </w:r>
      </w:ins>
      <w:del w:id="182" w:author="Brown,James T" w:date="2019-03-13T21:23:00Z">
        <w:r w:rsidRPr="004F09C9" w:rsidDel="0078797B">
          <w:rPr>
            <w:color w:val="000000" w:themeColor="text1"/>
          </w:rPr>
          <w:delText>S</w:delText>
        </w:r>
      </w:del>
      <w:r w:rsidRPr="004F09C9">
        <w:rPr>
          <w:color w:val="000000" w:themeColor="text1"/>
        </w:rPr>
        <w:t xml:space="preserve">cience </w:t>
      </w:r>
      <w:ins w:id="183" w:author="Brown,James T" w:date="2019-03-13T21:23:00Z">
        <w:r w:rsidR="0078797B">
          <w:rPr>
            <w:color w:val="000000" w:themeColor="text1"/>
          </w:rPr>
          <w:t>b</w:t>
        </w:r>
      </w:ins>
      <w:del w:id="184" w:author="Brown,James T" w:date="2019-03-13T21:23:00Z">
        <w:r w:rsidRPr="004F09C9" w:rsidDel="0078797B">
          <w:rPr>
            <w:color w:val="000000" w:themeColor="text1"/>
          </w:rPr>
          <w:delText>B</w:delText>
        </w:r>
      </w:del>
      <w:r w:rsidRPr="004F09C9">
        <w:rPr>
          <w:color w:val="000000" w:themeColor="text1"/>
        </w:rPr>
        <w:t>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2C51123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 xml:space="preserve">Explaining the sawtooth: </w:t>
      </w:r>
      <w:ins w:id="185" w:author="Brown,James T" w:date="2019-03-13T21:23:00Z">
        <w:r w:rsidR="0078797B">
          <w:rPr>
            <w:color w:val="000000" w:themeColor="text1"/>
          </w:rPr>
          <w:t>l</w:t>
        </w:r>
      </w:ins>
      <w:del w:id="186" w:author="Brown,James T" w:date="2019-03-13T21:23:00Z">
        <w:r w:rsidRPr="004F09C9" w:rsidDel="0078797B">
          <w:rPr>
            <w:color w:val="000000" w:themeColor="text1"/>
          </w:rPr>
          <w:delText>L</w:delText>
        </w:r>
      </w:del>
      <w:r w:rsidRPr="004F09C9">
        <w:rPr>
          <w:color w:val="000000" w:themeColor="text1"/>
        </w:rPr>
        <w:t>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6CE9E1E4"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ins w:id="187" w:author="reviewer" w:date="2019-03-07T11:15:00Z">
        <w:r w:rsidR="00BF07A2">
          <w:rPr>
            <w:color w:val="000000" w:themeColor="text1"/>
          </w:rPr>
          <w:t>B</w:t>
        </w:r>
      </w:ins>
      <w:del w:id="188" w:author="reviewer" w:date="2019-03-07T11:15:00Z">
        <w:r w:rsidR="00697C07" w:rsidDel="00BF07A2">
          <w:rPr>
            <w:color w:val="000000" w:themeColor="text1"/>
          </w:rPr>
          <w:delText>b</w:delText>
        </w:r>
      </w:del>
      <w:r w:rsidRPr="004F09C9">
        <w:rPr>
          <w:color w:val="000000" w:themeColor="text1"/>
        </w:rPr>
        <w:t>iological</w:t>
      </w:r>
      <w:r w:rsidR="00BC2E50">
        <w:rPr>
          <w:color w:val="000000" w:themeColor="text1"/>
        </w:rPr>
        <w:t xml:space="preserve"> </w:t>
      </w:r>
      <w:ins w:id="189" w:author="reviewer" w:date="2019-03-07T11:15:00Z">
        <w:r w:rsidR="00BF07A2">
          <w:rPr>
            <w:color w:val="000000" w:themeColor="text1"/>
          </w:rPr>
          <w:t>B</w:t>
        </w:r>
      </w:ins>
      <w:del w:id="190" w:author="reviewer" w:date="2019-03-07T11:15:00Z">
        <w:r w:rsidR="00697C07" w:rsidDel="00BF07A2">
          <w:rPr>
            <w:color w:val="000000" w:themeColor="text1"/>
          </w:rPr>
          <w:delText>b</w:delText>
        </w:r>
      </w:del>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5511F0D6"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w:t>
      </w:r>
      <w:ins w:id="191" w:author="Brown,James T" w:date="2019-03-13T21:23:00Z">
        <w:r w:rsidR="0078797B">
          <w:rPr>
            <w:color w:val="000000" w:themeColor="text1"/>
          </w:rPr>
          <w:t>g</w:t>
        </w:r>
      </w:ins>
      <w:ins w:id="192" w:author="reviewer" w:date="2019-03-07T11:16:00Z">
        <w:del w:id="193" w:author="Brown,James T" w:date="2019-03-13T21:23:00Z">
          <w:r w:rsidR="00BF07A2" w:rsidDel="0078797B">
            <w:rPr>
              <w:color w:val="000000" w:themeColor="text1"/>
            </w:rPr>
            <w:delText>G</w:delText>
          </w:r>
        </w:del>
      </w:ins>
      <w:del w:id="194" w:author="reviewer" w:date="2019-03-07T11:16:00Z">
        <w:r w:rsidRPr="004F09C9" w:rsidDel="00BF07A2">
          <w:rPr>
            <w:color w:val="000000" w:themeColor="text1"/>
          </w:rPr>
          <w:delText>g</w:delText>
        </w:r>
      </w:del>
      <w:r w:rsidRPr="004F09C9">
        <w:rPr>
          <w:color w:val="000000" w:themeColor="text1"/>
        </w:rPr>
        <w:t xml:space="preserve">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1C39161C"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w:t>
      </w:r>
      <w:ins w:id="195" w:author="Brown,James T" w:date="2019-03-13T21:22:00Z">
        <w:r w:rsidR="0078797B">
          <w:rPr>
            <w:color w:val="000000" w:themeColor="text1"/>
          </w:rPr>
          <w:t>g</w:t>
        </w:r>
      </w:ins>
      <w:del w:id="196" w:author="Brown,James T" w:date="2019-03-13T21:22:00Z">
        <w:r w:rsidRPr="004F09C9" w:rsidDel="0078797B">
          <w:rPr>
            <w:color w:val="000000" w:themeColor="text1"/>
          </w:rPr>
          <w:delText>G</w:delText>
        </w:r>
      </w:del>
      <w:r w:rsidRPr="004F09C9">
        <w:rPr>
          <w:color w:val="000000" w:themeColor="text1"/>
        </w:rPr>
        <w:t xml:space="preserve">lobal </w:t>
      </w:r>
      <w:ins w:id="197" w:author="Brown,James T" w:date="2019-03-13T21:22:00Z">
        <w:r w:rsidR="0078797B">
          <w:rPr>
            <w:color w:val="000000" w:themeColor="text1"/>
          </w:rPr>
          <w:t>c</w:t>
        </w:r>
      </w:ins>
      <w:del w:id="198" w:author="Brown,James T" w:date="2019-03-13T21:22:00Z">
        <w:r w:rsidRPr="004F09C9" w:rsidDel="0078797B">
          <w:rPr>
            <w:color w:val="000000" w:themeColor="text1"/>
          </w:rPr>
          <w:delText>C</w:delText>
        </w:r>
      </w:del>
      <w:r w:rsidRPr="004F09C9">
        <w:rPr>
          <w:color w:val="000000" w:themeColor="text1"/>
        </w:rPr>
        <w:t xml:space="preserve">limate </w:t>
      </w:r>
      <w:ins w:id="199" w:author="Brown,James T" w:date="2019-03-13T21:22:00Z">
        <w:r w:rsidR="0078797B">
          <w:rPr>
            <w:color w:val="000000" w:themeColor="text1"/>
          </w:rPr>
          <w:t>r</w:t>
        </w:r>
      </w:ins>
      <w:del w:id="200" w:author="Brown,James T" w:date="2019-03-13T21:22:00Z">
        <w:r w:rsidRPr="004F09C9" w:rsidDel="0078797B">
          <w:rPr>
            <w:color w:val="000000" w:themeColor="text1"/>
          </w:rPr>
          <w:delText>R</w:delText>
        </w:r>
      </w:del>
      <w:r w:rsidRPr="004F09C9">
        <w:rPr>
          <w:color w:val="000000" w:themeColor="text1"/>
        </w:rPr>
        <w:t xml:space="preserve">eport for </w:t>
      </w:r>
      <w:ins w:id="201" w:author="Brown,James T" w:date="2019-03-13T21:22:00Z">
        <w:r w:rsidR="0078797B">
          <w:rPr>
            <w:color w:val="000000" w:themeColor="text1"/>
          </w:rPr>
          <w:t>a</w:t>
        </w:r>
      </w:ins>
      <w:del w:id="202" w:author="Brown,James T" w:date="2019-03-13T21:22:00Z">
        <w:r w:rsidRPr="004F09C9" w:rsidDel="0078797B">
          <w:rPr>
            <w:color w:val="000000" w:themeColor="text1"/>
          </w:rPr>
          <w:delText>A</w:delText>
        </w:r>
      </w:del>
      <w:r w:rsidRPr="004F09C9">
        <w:rPr>
          <w:color w:val="000000" w:themeColor="text1"/>
        </w:rPr>
        <w:t>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40ED5C31" w:rsidR="00E872D5" w:rsidRPr="004F09C9" w:rsidRDefault="00E872D5" w:rsidP="001B2751">
      <w:pPr>
        <w:spacing w:line="403" w:lineRule="auto"/>
        <w:ind w:left="187" w:right="86" w:hanging="187"/>
        <w:rPr>
          <w:color w:val="000000" w:themeColor="text1"/>
        </w:rPr>
      </w:pPr>
      <w:r w:rsidRPr="004F09C9">
        <w:rPr>
          <w:color w:val="000000" w:themeColor="text1"/>
        </w:rPr>
        <w:t xml:space="preserve">R Development Core Team. 2016. R: </w:t>
      </w:r>
      <w:ins w:id="203" w:author="Brown,James T" w:date="2019-03-13T21:22:00Z">
        <w:r w:rsidR="0078797B">
          <w:rPr>
            <w:color w:val="000000" w:themeColor="text1"/>
          </w:rPr>
          <w:t>a</w:t>
        </w:r>
      </w:ins>
      <w:del w:id="204" w:author="Brown,James T" w:date="2019-03-13T21:22:00Z">
        <w:r w:rsidRPr="004F09C9" w:rsidDel="0078797B">
          <w:rPr>
            <w:color w:val="000000" w:themeColor="text1"/>
          </w:rPr>
          <w:delText>A</w:delText>
        </w:r>
      </w:del>
      <w:r w:rsidRPr="004F09C9">
        <w:rPr>
          <w:color w:val="000000" w:themeColor="text1"/>
        </w:rPr>
        <w:t xml:space="preserve"> </w:t>
      </w:r>
      <w:ins w:id="205" w:author="Brown,James T" w:date="2019-03-13T21:22:00Z">
        <w:r w:rsidR="0078797B">
          <w:rPr>
            <w:color w:val="000000" w:themeColor="text1"/>
          </w:rPr>
          <w:t>l</w:t>
        </w:r>
      </w:ins>
      <w:del w:id="206" w:author="Brown,James T" w:date="2019-03-13T21:22:00Z">
        <w:r w:rsidRPr="004F09C9" w:rsidDel="0078797B">
          <w:rPr>
            <w:color w:val="000000" w:themeColor="text1"/>
          </w:rPr>
          <w:delText>L</w:delText>
        </w:r>
      </w:del>
      <w:r w:rsidRPr="004F09C9">
        <w:rPr>
          <w:color w:val="000000" w:themeColor="text1"/>
        </w:rPr>
        <w:t xml:space="preserve">anguage and </w:t>
      </w:r>
      <w:ins w:id="207" w:author="Brown,James T" w:date="2019-03-13T21:22:00Z">
        <w:r w:rsidR="0078797B">
          <w:rPr>
            <w:color w:val="000000" w:themeColor="text1"/>
          </w:rPr>
          <w:t>e</w:t>
        </w:r>
      </w:ins>
      <w:del w:id="208" w:author="Brown,James T" w:date="2019-03-13T21:22:00Z">
        <w:r w:rsidRPr="004F09C9" w:rsidDel="0078797B">
          <w:rPr>
            <w:color w:val="000000" w:themeColor="text1"/>
          </w:rPr>
          <w:delText>E</w:delText>
        </w:r>
      </w:del>
      <w:r w:rsidRPr="004F09C9">
        <w:rPr>
          <w:color w:val="000000" w:themeColor="text1"/>
        </w:rPr>
        <w:t xml:space="preserve">nvironment for </w:t>
      </w:r>
      <w:ins w:id="209" w:author="Brown,James T" w:date="2019-03-13T21:22:00Z">
        <w:r w:rsidR="0078797B">
          <w:rPr>
            <w:color w:val="000000" w:themeColor="text1"/>
          </w:rPr>
          <w:t>s</w:t>
        </w:r>
      </w:ins>
      <w:del w:id="210" w:author="Brown,James T" w:date="2019-03-13T21:22:00Z">
        <w:r w:rsidRPr="004F09C9" w:rsidDel="0078797B">
          <w:rPr>
            <w:color w:val="000000" w:themeColor="text1"/>
          </w:rPr>
          <w:delText>S</w:delText>
        </w:r>
      </w:del>
      <w:r w:rsidRPr="004F09C9">
        <w:rPr>
          <w:color w:val="000000" w:themeColor="text1"/>
        </w:rPr>
        <w:t xml:space="preserve">tatistical </w:t>
      </w:r>
      <w:ins w:id="211" w:author="Brown,James T" w:date="2019-03-13T21:22:00Z">
        <w:r w:rsidR="0078797B">
          <w:rPr>
            <w:color w:val="000000" w:themeColor="text1"/>
          </w:rPr>
          <w:t>c</w:t>
        </w:r>
      </w:ins>
      <w:del w:id="212" w:author="Brown,James T" w:date="2019-03-13T21:22:00Z">
        <w:r w:rsidRPr="004F09C9" w:rsidDel="0078797B">
          <w:rPr>
            <w:color w:val="000000" w:themeColor="text1"/>
          </w:rPr>
          <w:delText>C</w:delText>
        </w:r>
      </w:del>
      <w:r w:rsidRPr="004F09C9">
        <w:rPr>
          <w:color w:val="000000" w:themeColor="text1"/>
        </w:rPr>
        <w:t>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6AA1A9E9"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w:t>
      </w:r>
      <w:ins w:id="213" w:author="Brown,James T" w:date="2019-03-13T21:22:00Z">
        <w:r w:rsidR="0078797B">
          <w:rPr>
            <w:color w:val="000000" w:themeColor="text1"/>
          </w:rPr>
          <w:t>r</w:t>
        </w:r>
      </w:ins>
      <w:del w:id="214" w:author="Brown,James T" w:date="2019-03-13T21:22:00Z">
        <w:r w:rsidRPr="004F09C9" w:rsidDel="0078797B">
          <w:rPr>
            <w:color w:val="000000" w:themeColor="text1"/>
          </w:rPr>
          <w:delText>R</w:delText>
        </w:r>
      </w:del>
      <w:r w:rsidRPr="004F09C9">
        <w:rPr>
          <w:color w:val="000000" w:themeColor="text1"/>
        </w:rPr>
        <w:t xml:space="preserve">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215" w:name="_Hlk855380"/>
      <w:r w:rsidRPr="004F09C9">
        <w:rPr>
          <w:color w:val="000000" w:themeColor="text1"/>
        </w:rPr>
        <w:lastRenderedPageBreak/>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15"/>
    <w:p w14:paraId="38B6C2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558230EA" w14:textId="77777777" w:rsidR="00E872D5" w:rsidRPr="004F09C9" w:rsidRDefault="00E872D5" w:rsidP="001B2751">
      <w:pPr>
        <w:spacing w:line="403" w:lineRule="auto"/>
        <w:ind w:left="187" w:right="86" w:hanging="187"/>
        <w:rPr>
          <w:color w:val="000000" w:themeColor="text1"/>
        </w:rPr>
      </w:pPr>
      <w:bookmarkStart w:id="216" w:name="_Hlk855342"/>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7E9B590C" w14:textId="7C307912"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 xml:space="preserve">Cold truths: </w:t>
      </w:r>
      <w:ins w:id="217" w:author="Brown,James T" w:date="2019-03-13T21:22:00Z">
        <w:r w:rsidR="0078797B">
          <w:rPr>
            <w:color w:val="000000" w:themeColor="text1"/>
          </w:rPr>
          <w:t>h</w:t>
        </w:r>
      </w:ins>
      <w:del w:id="218" w:author="Brown,James T" w:date="2019-03-13T21:22:00Z">
        <w:r w:rsidRPr="004F09C9" w:rsidDel="0078797B">
          <w:rPr>
            <w:color w:val="000000" w:themeColor="text1"/>
          </w:rPr>
          <w:delText>H</w:delText>
        </w:r>
      </w:del>
      <w:r w:rsidRPr="004F09C9">
        <w:rPr>
          <w:color w:val="000000" w:themeColor="text1"/>
        </w:rPr>
        <w:t>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16"/>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14D3F379" w:rsidR="006F58EA" w:rsidRPr="004F09C9" w:rsidRDefault="00D27C9E" w:rsidP="004350FC">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2"/>
      <w:headerReference w:type="default" r:id="rId23"/>
      <w:footerReference w:type="even" r:id="rId24"/>
      <w:footerReference w:type="default" r:id="rId25"/>
      <w:headerReference w:type="first" r:id="rId26"/>
      <w:footerReference w:type="first" r:id="rId27"/>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eck, John - ARS" w:date="2019-03-09T20:03:00Z" w:initials="BJ-A">
    <w:p w14:paraId="3F2A20E6" w14:textId="77777777" w:rsidR="00B97B31" w:rsidRDefault="00B97B31" w:rsidP="00B97B31">
      <w:pPr>
        <w:pStyle w:val="CommentText"/>
      </w:pPr>
      <w:r>
        <w:rPr>
          <w:rStyle w:val="CommentReference"/>
        </w:rPr>
        <w:annotationRef/>
      </w:r>
      <w:r>
        <w:t>This could be updated:</w:t>
      </w:r>
    </w:p>
    <w:p w14:paraId="4E3CF49D" w14:textId="77777777" w:rsidR="00B97B31" w:rsidRDefault="00B97B31" w:rsidP="00B97B31">
      <w:pPr>
        <w:pStyle w:val="CommentText"/>
      </w:pPr>
    </w:p>
    <w:p w14:paraId="13811BCE" w14:textId="77777777" w:rsidR="00B97B31" w:rsidRDefault="00B97B31" w:rsidP="00B97B31">
      <w:pPr>
        <w:pStyle w:val="CommentText"/>
      </w:pPr>
      <w:hyperlink r:id="rId1" w:history="1">
        <w:r w:rsidRPr="009D34F7">
          <w:rPr>
            <w:rStyle w:val="Hyperlink"/>
          </w:rPr>
          <w:t>https://www.noaa.gov/news/2018-was-4th-hottest-year-on-record-for-globe</w:t>
        </w:r>
      </w:hyperlink>
    </w:p>
    <w:p w14:paraId="5B146F79" w14:textId="77777777" w:rsidR="00B97B31" w:rsidRDefault="00B97B31" w:rsidP="00B97B31">
      <w:pPr>
        <w:pStyle w:val="CommentText"/>
      </w:pPr>
    </w:p>
  </w:comment>
  <w:comment w:id="9" w:author="Brown,James T" w:date="2019-03-13T20:28:00Z" w:initials="BT">
    <w:p w14:paraId="3D62CF7E" w14:textId="461649BE" w:rsidR="00F3548A" w:rsidRDefault="00F3548A">
      <w:pPr>
        <w:pStyle w:val="CommentText"/>
      </w:pPr>
      <w:r>
        <w:rPr>
          <w:rStyle w:val="CommentReference"/>
        </w:rPr>
        <w:annotationRef/>
      </w:r>
      <w:r>
        <w:rPr>
          <w:rStyle w:val="CommentReference"/>
        </w:rPr>
        <w:t>John Beck: I added more context to better define climate change winners and losers</w:t>
      </w:r>
    </w:p>
  </w:comment>
  <w:comment w:id="24" w:author="Beck, John - ARS" w:date="2019-03-11T09:07:00Z" w:initials="BJ-A">
    <w:p w14:paraId="750000DB" w14:textId="77777777" w:rsidR="00F3548A" w:rsidRDefault="00F3548A" w:rsidP="00F3548A">
      <w:pPr>
        <w:pStyle w:val="CommentText"/>
      </w:pPr>
      <w:r>
        <w:rPr>
          <w:rStyle w:val="CommentReference"/>
        </w:rPr>
        <w:annotationRef/>
      </w:r>
      <w:r>
        <w:t>Typically, 0-9 are denoted as zero-nine, and double digits are expressed numbers (e.g., 11).</w:t>
      </w:r>
    </w:p>
  </w:comment>
  <w:comment w:id="25" w:author="Brown,James T" w:date="2019-03-13T20:31:00Z" w:initials="BT">
    <w:p w14:paraId="14DAEEA5" w14:textId="77777777" w:rsidR="00F3548A" w:rsidRDefault="00F3548A">
      <w:pPr>
        <w:pStyle w:val="CommentText"/>
      </w:pPr>
      <w:r>
        <w:rPr>
          <w:rStyle w:val="CommentReference"/>
        </w:rPr>
        <w:annotationRef/>
      </w:r>
      <w:r>
        <w:t xml:space="preserve">I have done a search find on the entire document for instances of single </w:t>
      </w:r>
      <w:r w:rsidR="009F7E80">
        <w:t>digits written as numeric and replaced them with the word written out.</w:t>
      </w:r>
      <w:r w:rsidR="00D9545E">
        <w:t xml:space="preserve"> </w:t>
      </w:r>
    </w:p>
    <w:p w14:paraId="1ADFE1A3" w14:textId="77777777" w:rsidR="00D9545E" w:rsidRDefault="00D9545E">
      <w:pPr>
        <w:pStyle w:val="CommentText"/>
      </w:pPr>
    </w:p>
    <w:p w14:paraId="1C2DC420" w14:textId="378A895C" w:rsidR="00D9545E" w:rsidRDefault="00D9545E">
      <w:pPr>
        <w:pStyle w:val="CommentText"/>
      </w:pPr>
      <w:r>
        <w:t>There is one instance on page 45 that where a range of “9 and 11” is mentioned. Should I change that to “nine and 11”?</w:t>
      </w:r>
    </w:p>
  </w:comment>
  <w:comment w:id="30" w:author="Beck, John - ARS" w:date="2019-03-11T09:18:00Z" w:initials="BJ-A">
    <w:p w14:paraId="540F5417" w14:textId="77777777" w:rsidR="009F7E80" w:rsidRDefault="009F7E80" w:rsidP="009F7E80">
      <w:pPr>
        <w:pStyle w:val="CommentText"/>
      </w:pPr>
      <w:r>
        <w:rPr>
          <w:rStyle w:val="CommentReference"/>
        </w:rPr>
        <w:annotationRef/>
      </w:r>
      <w:r>
        <w:t xml:space="preserve">Isn’t this redundant? </w:t>
      </w:r>
    </w:p>
  </w:comment>
  <w:comment w:id="31" w:author="Brown,James T" w:date="2019-03-13T20:32:00Z" w:initials="BT">
    <w:p w14:paraId="6B19CCE5" w14:textId="32E4E714" w:rsidR="009F7E80" w:rsidRDefault="009F7E80">
      <w:pPr>
        <w:pStyle w:val="CommentText"/>
      </w:pPr>
      <w:r>
        <w:rPr>
          <w:rStyle w:val="CommentReference"/>
        </w:rPr>
        <w:annotationRef/>
      </w:r>
      <w:r>
        <w:t>I do not believe it is redundant, however I reordered the information to make the information  clearer. Please let me know if this helps.</w:t>
      </w:r>
    </w:p>
  </w:comment>
  <w:comment w:id="39" w:author="Beck, John - ARS" w:date="2019-03-11T09:20:00Z" w:initials="BJ-A">
    <w:p w14:paraId="2EBAF625" w14:textId="77777777" w:rsidR="00A508E8" w:rsidRDefault="00A508E8" w:rsidP="00A508E8">
      <w:pPr>
        <w:pStyle w:val="CommentText"/>
      </w:pPr>
      <w:r>
        <w:rPr>
          <w:rStyle w:val="CommentReference"/>
        </w:rPr>
        <w:annotationRef/>
      </w:r>
      <w:r>
        <w:t xml:space="preserve">You may address this elsewhere, but what conditions increase metabolism more during diapause? Cold or warm? </w:t>
      </w:r>
    </w:p>
  </w:comment>
  <w:comment w:id="41" w:author="Beck, John - ARS" w:date="2019-03-11T09:21:00Z" w:initials="BJ-A">
    <w:p w14:paraId="5581BA37" w14:textId="77777777" w:rsidR="00A508E8" w:rsidRDefault="00A508E8" w:rsidP="00A508E8">
      <w:pPr>
        <w:pStyle w:val="CommentText"/>
      </w:pPr>
      <w:r>
        <w:rPr>
          <w:rStyle w:val="CommentReference"/>
        </w:rPr>
        <w:annotationRef/>
      </w:r>
      <w:r>
        <w:t xml:space="preserve">…the answer to the above question may then have an influence on the last portion of this statement. This sounds like this presumes that warmer weather during diapause increases energy demands, thus consuming resources faster? Is this correct? </w:t>
      </w:r>
    </w:p>
  </w:comment>
  <w:comment w:id="42" w:author="Brown,James T" w:date="2019-03-13T20:54:00Z" w:initials="BT">
    <w:p w14:paraId="0A924AE9" w14:textId="77777777" w:rsidR="00654B62" w:rsidRDefault="00654B62">
      <w:pPr>
        <w:pStyle w:val="CommentText"/>
      </w:pPr>
      <w:r>
        <w:rPr>
          <w:rStyle w:val="CommentReference"/>
        </w:rPr>
        <w:annotationRef/>
      </w:r>
      <w:r>
        <w:t xml:space="preserve"> I did allude to how warmer temps can increase metabolic activity earlier in this paragraph. But after rereading that statement, I added references to that section to substantiate my assertion. </w:t>
      </w:r>
    </w:p>
    <w:p w14:paraId="11D9C538" w14:textId="77777777" w:rsidR="00654B62" w:rsidRDefault="00654B62">
      <w:pPr>
        <w:pStyle w:val="CommentText"/>
      </w:pPr>
    </w:p>
    <w:p w14:paraId="4EF7F95F" w14:textId="29508A63" w:rsidR="00654B62" w:rsidRDefault="00654B62">
      <w:pPr>
        <w:pStyle w:val="CommentText"/>
      </w:pPr>
      <w:r>
        <w:t xml:space="preserve">And you are correct that it is addressed later in the document. I spend time discussing the relationship between metabolic activity and warmer temps in the discussion. </w:t>
      </w:r>
    </w:p>
  </w:comment>
  <w:comment w:id="48" w:author="Beck, John - ARS" w:date="2019-03-11T09:29:00Z" w:initials="BJ-A">
    <w:p w14:paraId="143C7E42" w14:textId="77777777" w:rsidR="000E4D09" w:rsidRDefault="000E4D09" w:rsidP="000E4D09">
      <w:pPr>
        <w:pStyle w:val="CommentText"/>
      </w:pPr>
      <w:r>
        <w:rPr>
          <w:rStyle w:val="CommentReference"/>
        </w:rPr>
        <w:annotationRef/>
      </w:r>
      <w:r>
        <w:t>What is the ratio of Z:E in this strain?</w:t>
      </w:r>
    </w:p>
  </w:comment>
  <w:comment w:id="49" w:author="Beck, John - ARS" w:date="2019-03-11T09:29:00Z" w:initials="BJ-A">
    <w:p w14:paraId="5E147AE4" w14:textId="77777777" w:rsidR="000E4D09" w:rsidRDefault="000E4D09" w:rsidP="000E4D09">
      <w:pPr>
        <w:pStyle w:val="CommentText"/>
      </w:pPr>
      <w:r>
        <w:rPr>
          <w:rStyle w:val="CommentReference"/>
        </w:rPr>
        <w:annotationRef/>
      </w:r>
      <w:r>
        <w:t>What is the ratio of Z:E in this strain?</w:t>
      </w:r>
    </w:p>
  </w:comment>
  <w:comment w:id="50" w:author="Beck, John - ARS" w:date="2019-03-11T10:19:00Z" w:initials="BJ-A">
    <w:p w14:paraId="309F4B06" w14:textId="77777777" w:rsidR="001E56DF" w:rsidRDefault="001E56DF" w:rsidP="001E56DF">
      <w:pPr>
        <w:pStyle w:val="CommentText"/>
      </w:pPr>
      <w:r>
        <w:rPr>
          <w:rStyle w:val="CommentReference"/>
        </w:rPr>
        <w:annotationRef/>
      </w:r>
      <w:r>
        <w:t xml:space="preserve">Here you use a dash between the letter and strain, other places you leave blank. </w:t>
      </w:r>
    </w:p>
  </w:comment>
  <w:comment w:id="51" w:author="Brown,James T" w:date="2019-03-13T21:05:00Z" w:initials="BT">
    <w:p w14:paraId="6A0DE072" w14:textId="0B445700" w:rsidR="001E56DF" w:rsidRDefault="001E56DF">
      <w:pPr>
        <w:pStyle w:val="CommentText"/>
      </w:pPr>
      <w:r>
        <w:rPr>
          <w:rStyle w:val="CommentReference"/>
        </w:rPr>
        <w:annotationRef/>
      </w:r>
      <w:r>
        <w:t>I did a search find what you mention in this comment (thanks for catching it) and corrected the issue</w:t>
      </w:r>
    </w:p>
  </w:comment>
  <w:comment w:id="56" w:author="Brown,James T" w:date="2019-03-13T20:11:00Z" w:initials="BT">
    <w:p w14:paraId="0D34EB7B" w14:textId="77725E7E" w:rsidR="00576488" w:rsidRDefault="00576488">
      <w:pPr>
        <w:pStyle w:val="CommentText"/>
      </w:pPr>
      <w:r>
        <w:rPr>
          <w:rStyle w:val="CommentReference"/>
        </w:rPr>
        <w:annotationRef/>
      </w:r>
      <w:r>
        <w:rPr>
          <w:rStyle w:val="CommentReference"/>
        </w:rPr>
        <w:t>I need the source information for this image.</w:t>
      </w:r>
    </w:p>
  </w:comment>
  <w:comment w:id="59" w:author="Beck, John - ARS" w:date="2019-03-11T09:45:00Z" w:initials="BJ-A">
    <w:p w14:paraId="22D00A8F" w14:textId="77777777" w:rsidR="000E4D09" w:rsidRDefault="000E4D09" w:rsidP="000E4D09">
      <w:pPr>
        <w:pStyle w:val="CommentText"/>
      </w:pPr>
      <w:r>
        <w:rPr>
          <w:rStyle w:val="CommentReference"/>
        </w:rPr>
        <w:annotationRef/>
      </w:r>
      <w:r>
        <w:t>See comment earlier in introduction</w:t>
      </w:r>
    </w:p>
  </w:comment>
  <w:comment w:id="62" w:author="Beck, John - ARS" w:date="2019-03-11T10:20:00Z" w:initials="BJ-A">
    <w:p w14:paraId="765A1D9D" w14:textId="77777777" w:rsidR="001E56DF" w:rsidRDefault="001E56DF" w:rsidP="001E56DF">
      <w:pPr>
        <w:pStyle w:val="CommentText"/>
      </w:pPr>
      <w:r>
        <w:rPr>
          <w:rStyle w:val="CommentReference"/>
        </w:rPr>
        <w:annotationRef/>
      </w:r>
      <w:r>
        <w:t xml:space="preserve">Different journals use different formats. Just make sure you are consistent. </w:t>
      </w:r>
    </w:p>
  </w:comment>
  <w:comment w:id="63" w:author="Brown,James T" w:date="2019-03-13T21:08:00Z" w:initials="BT">
    <w:p w14:paraId="7A2EFB1B" w14:textId="3507D4EF" w:rsidR="001E56DF" w:rsidRDefault="001E56DF">
      <w:pPr>
        <w:pStyle w:val="CommentText"/>
      </w:pPr>
      <w:r>
        <w:rPr>
          <w:rStyle w:val="CommentReference"/>
        </w:rPr>
        <w:annotationRef/>
      </w:r>
      <w:r>
        <w:t>I did a search find for what you mention and made the correction</w:t>
      </w:r>
    </w:p>
  </w:comment>
  <w:comment w:id="89" w:author="Brown,James T" w:date="2019-03-13T21:15:00Z" w:initials="BT">
    <w:p w14:paraId="124174C6" w14:textId="629A2524" w:rsidR="00AD52DE" w:rsidRDefault="00AD52DE">
      <w:pPr>
        <w:pStyle w:val="CommentText"/>
      </w:pPr>
      <w:r>
        <w:rPr>
          <w:rStyle w:val="CommentReference"/>
        </w:rPr>
        <w:annotationRef/>
      </w:r>
      <w:r>
        <w:t>I did a search find for this error and made corrections where appropriate.</w:t>
      </w:r>
    </w:p>
  </w:comment>
  <w:comment w:id="95" w:author="Beck, John - ARS" w:date="2019-03-11T10:35:00Z" w:initials="BJ-A">
    <w:p w14:paraId="3C4C2304" w14:textId="77777777" w:rsidR="00F50AAA" w:rsidRDefault="00F50AAA" w:rsidP="00F50AAA">
      <w:pPr>
        <w:pStyle w:val="CommentText"/>
      </w:pPr>
      <w:r>
        <w:rPr>
          <w:rStyle w:val="CommentReference"/>
        </w:rPr>
        <w:annotationRef/>
      </w:r>
      <w:r>
        <w:t>Confirming 0.000 for this one and the one immediately prior?</w:t>
      </w:r>
    </w:p>
  </w:comment>
  <w:comment w:id="96" w:author="Brown,James T" w:date="2019-03-13T21:16:00Z" w:initials="BT">
    <w:p w14:paraId="4FE824D2" w14:textId="4541734B" w:rsidR="00F50AAA" w:rsidRDefault="00F50AAA">
      <w:pPr>
        <w:pStyle w:val="CommentText"/>
      </w:pPr>
      <w:r>
        <w:rPr>
          <w:rStyle w:val="CommentReference"/>
        </w:rPr>
        <w:annotationRef/>
      </w:r>
      <w:r>
        <w:rPr>
          <w:rStyle w:val="CommentReference"/>
        </w:rPr>
        <w:t>Could you please clarify this statement?</w:t>
      </w:r>
    </w:p>
  </w:comment>
  <w:comment w:id="99" w:author="Beck, John - ARS" w:date="2019-03-11T10:38:00Z" w:initials="BJ-A">
    <w:p w14:paraId="16630ACC" w14:textId="77777777" w:rsidR="00F50AAA" w:rsidRDefault="00F50AAA" w:rsidP="00F50AAA">
      <w:pPr>
        <w:pStyle w:val="CommentText"/>
      </w:pPr>
      <w:r>
        <w:rPr>
          <w:rStyle w:val="CommentReference"/>
        </w:rPr>
        <w:annotationRef/>
      </w:r>
      <w:r>
        <w:t xml:space="preserve">This is an interesting result. Is this a new finding or have others noted this? </w:t>
      </w:r>
    </w:p>
  </w:comment>
  <w:comment w:id="106" w:author="Beck, John - ARS" w:date="2019-03-11T10:47:00Z" w:initials="BJ-A">
    <w:p w14:paraId="73371DD2" w14:textId="77777777" w:rsidR="00F50AAA" w:rsidRDefault="00F50AAA" w:rsidP="00F50AAA">
      <w:pPr>
        <w:pStyle w:val="CommentText"/>
      </w:pPr>
      <w:r>
        <w:rPr>
          <w:rStyle w:val="CommentReference"/>
        </w:rPr>
        <w:annotationRef/>
      </w:r>
      <w:r>
        <w:t xml:space="preserve">A subheading such as “projections” or “applications” could be inserted here? Just a thought, not a need. The text does undergo a shift in discussion. There is also a lot of repetition between introduction and this. </w:t>
      </w:r>
    </w:p>
  </w:comment>
  <w:comment w:id="107" w:author="Brown,James T" w:date="2019-03-13T21:18:00Z" w:initials="BT">
    <w:p w14:paraId="247FFC8C" w14:textId="6567578B" w:rsidR="00F50AAA" w:rsidRDefault="00F50AAA" w:rsidP="00F50AAA">
      <w:pPr>
        <w:pStyle w:val="CommentText"/>
        <w:ind w:left="0" w:firstLine="0"/>
      </w:pPr>
      <w:r>
        <w:rPr>
          <w:rStyle w:val="CommentReference"/>
        </w:rPr>
        <w:annotationRef/>
      </w:r>
      <w:r>
        <w:rPr>
          <w:rStyle w:val="CommentReference"/>
        </w:rPr>
        <w:t xml:space="preserve">Could we discuss some of the ways to remove or reduce the </w:t>
      </w:r>
      <w:proofErr w:type="spellStart"/>
      <w:r>
        <w:rPr>
          <w:rStyle w:val="CommentReference"/>
        </w:rPr>
        <w:t>repititition</w:t>
      </w:r>
      <w:proofErr w:type="spellEnd"/>
      <w:r>
        <w:rPr>
          <w:rStyle w:val="CommentReference"/>
        </w:rPr>
        <w:t>?</w:t>
      </w:r>
    </w:p>
  </w:comment>
  <w:comment w:id="158" w:author="reviewer" w:date="2019-03-07T11:11:00Z" w:initials="a">
    <w:p w14:paraId="1ECADD0C" w14:textId="40561C3A" w:rsidR="00C04AF4" w:rsidRDefault="00C04AF4">
      <w:pPr>
        <w:pStyle w:val="CommentText"/>
      </w:pPr>
      <w:r>
        <w:rPr>
          <w:rStyle w:val="CommentReference"/>
        </w:rPr>
        <w:annotationRef/>
      </w:r>
      <w:r>
        <w:t>Same here, what do these mean?</w:t>
      </w:r>
    </w:p>
  </w:comment>
  <w:comment w:id="161" w:author="Brown,James T" w:date="2019-03-13T21:21:00Z" w:initials="BT">
    <w:p w14:paraId="1DC6D88D" w14:textId="13E61140" w:rsidR="0078797B" w:rsidRDefault="0078797B">
      <w:pPr>
        <w:pStyle w:val="CommentText"/>
      </w:pPr>
      <w:r>
        <w:rPr>
          <w:rStyle w:val="CommentReference"/>
        </w:rPr>
        <w:annotationRef/>
      </w:r>
      <w:r>
        <w:t>I did a search find for capital letters after a colon and made corrections where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46F79" w15:done="0"/>
  <w15:commentEx w15:paraId="3D62CF7E" w15:done="0"/>
  <w15:commentEx w15:paraId="750000DB" w15:done="0"/>
  <w15:commentEx w15:paraId="1C2DC420" w15:paraIdParent="750000DB" w15:done="0"/>
  <w15:commentEx w15:paraId="540F5417" w15:done="0"/>
  <w15:commentEx w15:paraId="6B19CCE5" w15:paraIdParent="540F5417" w15:done="0"/>
  <w15:commentEx w15:paraId="2EBAF625" w15:done="0"/>
  <w15:commentEx w15:paraId="5581BA37" w15:done="0"/>
  <w15:commentEx w15:paraId="4EF7F95F" w15:paraIdParent="5581BA37" w15:done="0"/>
  <w15:commentEx w15:paraId="143C7E42" w15:done="0"/>
  <w15:commentEx w15:paraId="5E147AE4" w15:done="0"/>
  <w15:commentEx w15:paraId="309F4B06" w15:done="0"/>
  <w15:commentEx w15:paraId="6A0DE072" w15:paraIdParent="309F4B06" w15:done="0"/>
  <w15:commentEx w15:paraId="0D34EB7B" w15:done="0"/>
  <w15:commentEx w15:paraId="22D00A8F" w15:done="0"/>
  <w15:commentEx w15:paraId="765A1D9D" w15:done="0"/>
  <w15:commentEx w15:paraId="7A2EFB1B" w15:paraIdParent="765A1D9D" w15:done="0"/>
  <w15:commentEx w15:paraId="124174C6" w15:done="0"/>
  <w15:commentEx w15:paraId="3C4C2304" w15:done="0"/>
  <w15:commentEx w15:paraId="4FE824D2" w15:paraIdParent="3C4C2304" w15:done="0"/>
  <w15:commentEx w15:paraId="16630ACC" w15:done="0"/>
  <w15:commentEx w15:paraId="73371DD2" w15:done="0"/>
  <w15:commentEx w15:paraId="247FFC8C" w15:paraIdParent="73371DD2" w15:done="0"/>
  <w15:commentEx w15:paraId="1ECADD0C" w15:done="0"/>
  <w15:commentEx w15:paraId="1DC6D8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46F79" w16cid:durableId="202E9A80"/>
  <w16cid:commentId w16cid:paraId="3D62CF7E" w16cid:durableId="2033E65C"/>
  <w16cid:commentId w16cid:paraId="1C2DC420" w16cid:durableId="2033E70D"/>
  <w16cid:commentId w16cid:paraId="540F5417" w16cid:durableId="2030A660"/>
  <w16cid:commentId w16cid:paraId="6B19CCE5" w16cid:durableId="2033E76D"/>
  <w16cid:commentId w16cid:paraId="2EBAF625" w16cid:durableId="2030A6CC"/>
  <w16cid:commentId w16cid:paraId="5581BA37" w16cid:durableId="2030A726"/>
  <w16cid:commentId w16cid:paraId="4EF7F95F" w16cid:durableId="2033EC73"/>
  <w16cid:commentId w16cid:paraId="143C7E42" w16cid:durableId="2030A8FB"/>
  <w16cid:commentId w16cid:paraId="5E147AE4" w16cid:durableId="2033EE53"/>
  <w16cid:commentId w16cid:paraId="309F4B06" w16cid:durableId="2030B4BE"/>
  <w16cid:commentId w16cid:paraId="6A0DE072" w16cid:durableId="2033EF13"/>
  <w16cid:commentId w16cid:paraId="0D34EB7B" w16cid:durableId="2033E284"/>
  <w16cid:commentId w16cid:paraId="22D00A8F" w16cid:durableId="2030ACB6"/>
  <w16cid:commentId w16cid:paraId="765A1D9D" w16cid:durableId="2030B4F6"/>
  <w16cid:commentId w16cid:paraId="7A2EFB1B" w16cid:durableId="2033EFBB"/>
  <w16cid:commentId w16cid:paraId="124174C6" w16cid:durableId="2033F16E"/>
  <w16cid:commentId w16cid:paraId="3C4C2304" w16cid:durableId="2030B86F"/>
  <w16cid:commentId w16cid:paraId="4FE824D2" w16cid:durableId="2033F1C0"/>
  <w16cid:commentId w16cid:paraId="16630ACC" w16cid:durableId="2030B910"/>
  <w16cid:commentId w16cid:paraId="73371DD2" w16cid:durableId="2030BB3A"/>
  <w16cid:commentId w16cid:paraId="247FFC8C" w16cid:durableId="2033F22B"/>
  <w16cid:commentId w16cid:paraId="1ECADD0C" w16cid:durableId="202B7AE0"/>
  <w16cid:commentId w16cid:paraId="1DC6D88D" w16cid:durableId="2033F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4E818" w14:textId="77777777" w:rsidR="000E091F" w:rsidRDefault="000E091F">
      <w:pPr>
        <w:spacing w:after="0" w:line="240" w:lineRule="auto"/>
      </w:pPr>
      <w:r>
        <w:separator/>
      </w:r>
    </w:p>
  </w:endnote>
  <w:endnote w:type="continuationSeparator" w:id="0">
    <w:p w14:paraId="22DDBF0F" w14:textId="77777777" w:rsidR="000E091F" w:rsidRDefault="000E0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Segoe UI">
    <w:altName w:val="Times New Roman"/>
    <w:panose1 w:val="020B0604020202020204"/>
    <w:charset w:val="00"/>
    <w:family w:val="swiss"/>
    <w:pitch w:val="variable"/>
    <w:sig w:usb0="E10022FF" w:usb1="C000E47F" w:usb2="00000029" w:usb3="00000000" w:csb0="000001D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C04AF4" w:rsidRDefault="00C04AF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90CAC" w14:textId="77777777" w:rsidR="000E091F" w:rsidRDefault="000E091F">
      <w:pPr>
        <w:spacing w:after="0" w:line="240" w:lineRule="auto"/>
      </w:pPr>
      <w:r>
        <w:separator/>
      </w:r>
    </w:p>
  </w:footnote>
  <w:footnote w:type="continuationSeparator" w:id="0">
    <w:p w14:paraId="164673A6" w14:textId="77777777" w:rsidR="000E091F" w:rsidRDefault="000E0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C04AF4" w:rsidRDefault="00C04AF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C04AF4" w:rsidRDefault="00C04AF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C04AF4" w:rsidRDefault="00C04AF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31"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eck, John - ARS">
    <w15:presenceInfo w15:providerId="AD" w15:userId="S::john.beck@ars.usda.gov::1a41a7d7-ed6c-4a98-af7e-30b082d1320d"/>
  </w15:person>
  <w15:person w15:author="Brown, James T. - ARS">
    <w15:presenceInfo w15:providerId="AD" w15:userId="S-1-5-21-2064210376-1677799041-60295696-4010"/>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8"/>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43CC"/>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278E"/>
    <w:rsid w:val="000D6E6E"/>
    <w:rsid w:val="000E091F"/>
    <w:rsid w:val="000E1D1C"/>
    <w:rsid w:val="000E4D09"/>
    <w:rsid w:val="000E69EC"/>
    <w:rsid w:val="000F2684"/>
    <w:rsid w:val="000F2901"/>
    <w:rsid w:val="000F7BF5"/>
    <w:rsid w:val="001011C2"/>
    <w:rsid w:val="00101994"/>
    <w:rsid w:val="001021F7"/>
    <w:rsid w:val="00103F27"/>
    <w:rsid w:val="001102D1"/>
    <w:rsid w:val="001116FE"/>
    <w:rsid w:val="00113311"/>
    <w:rsid w:val="00115239"/>
    <w:rsid w:val="00116252"/>
    <w:rsid w:val="001174EB"/>
    <w:rsid w:val="00120CB7"/>
    <w:rsid w:val="0014256A"/>
    <w:rsid w:val="00144227"/>
    <w:rsid w:val="00147FCB"/>
    <w:rsid w:val="001545B6"/>
    <w:rsid w:val="001600C3"/>
    <w:rsid w:val="001673A5"/>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56DF"/>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E4E07"/>
    <w:rsid w:val="002F0CE8"/>
    <w:rsid w:val="002F2314"/>
    <w:rsid w:val="002F40F9"/>
    <w:rsid w:val="003032CA"/>
    <w:rsid w:val="00303713"/>
    <w:rsid w:val="00304E99"/>
    <w:rsid w:val="003056BF"/>
    <w:rsid w:val="0030740F"/>
    <w:rsid w:val="00311790"/>
    <w:rsid w:val="00313940"/>
    <w:rsid w:val="00314E0B"/>
    <w:rsid w:val="00315D8F"/>
    <w:rsid w:val="00315E48"/>
    <w:rsid w:val="00316A0E"/>
    <w:rsid w:val="0032242F"/>
    <w:rsid w:val="003224B7"/>
    <w:rsid w:val="00323875"/>
    <w:rsid w:val="003240C8"/>
    <w:rsid w:val="00327D76"/>
    <w:rsid w:val="00333DE5"/>
    <w:rsid w:val="00336675"/>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12DA"/>
    <w:rsid w:val="00422199"/>
    <w:rsid w:val="0042450F"/>
    <w:rsid w:val="00431110"/>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4C1F"/>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6488"/>
    <w:rsid w:val="00577533"/>
    <w:rsid w:val="0058403E"/>
    <w:rsid w:val="005877E3"/>
    <w:rsid w:val="00590864"/>
    <w:rsid w:val="00590A3D"/>
    <w:rsid w:val="00597966"/>
    <w:rsid w:val="005A1174"/>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121C"/>
    <w:rsid w:val="006322BC"/>
    <w:rsid w:val="0063279C"/>
    <w:rsid w:val="00633263"/>
    <w:rsid w:val="00636639"/>
    <w:rsid w:val="00643F52"/>
    <w:rsid w:val="00644DCA"/>
    <w:rsid w:val="00646723"/>
    <w:rsid w:val="00647871"/>
    <w:rsid w:val="00647A37"/>
    <w:rsid w:val="0065031E"/>
    <w:rsid w:val="00652767"/>
    <w:rsid w:val="00654B62"/>
    <w:rsid w:val="00661651"/>
    <w:rsid w:val="00667F35"/>
    <w:rsid w:val="00671300"/>
    <w:rsid w:val="006736AE"/>
    <w:rsid w:val="006746F1"/>
    <w:rsid w:val="00676EC3"/>
    <w:rsid w:val="006775CF"/>
    <w:rsid w:val="00680FC2"/>
    <w:rsid w:val="00683FE6"/>
    <w:rsid w:val="00684AFF"/>
    <w:rsid w:val="00690360"/>
    <w:rsid w:val="00691E95"/>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6305E"/>
    <w:rsid w:val="00771B0C"/>
    <w:rsid w:val="00774337"/>
    <w:rsid w:val="0077482C"/>
    <w:rsid w:val="00777267"/>
    <w:rsid w:val="007853A7"/>
    <w:rsid w:val="007856DC"/>
    <w:rsid w:val="0078797B"/>
    <w:rsid w:val="007929DB"/>
    <w:rsid w:val="007B2067"/>
    <w:rsid w:val="007B2E6C"/>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3A5E"/>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9F7E80"/>
    <w:rsid w:val="00A035AA"/>
    <w:rsid w:val="00A10CA1"/>
    <w:rsid w:val="00A1298B"/>
    <w:rsid w:val="00A13F24"/>
    <w:rsid w:val="00A2123F"/>
    <w:rsid w:val="00A21756"/>
    <w:rsid w:val="00A221E4"/>
    <w:rsid w:val="00A32000"/>
    <w:rsid w:val="00A33568"/>
    <w:rsid w:val="00A33753"/>
    <w:rsid w:val="00A37F0F"/>
    <w:rsid w:val="00A471E7"/>
    <w:rsid w:val="00A503FA"/>
    <w:rsid w:val="00A508E8"/>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D52DE"/>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B31"/>
    <w:rsid w:val="00B97D71"/>
    <w:rsid w:val="00B97FE1"/>
    <w:rsid w:val="00BA2A57"/>
    <w:rsid w:val="00BB7848"/>
    <w:rsid w:val="00BB7C12"/>
    <w:rsid w:val="00BC1BD3"/>
    <w:rsid w:val="00BC2E50"/>
    <w:rsid w:val="00BC5F1E"/>
    <w:rsid w:val="00BD09F0"/>
    <w:rsid w:val="00BD12C4"/>
    <w:rsid w:val="00BD276A"/>
    <w:rsid w:val="00BD4CCA"/>
    <w:rsid w:val="00BD5589"/>
    <w:rsid w:val="00BD7F7C"/>
    <w:rsid w:val="00BE155D"/>
    <w:rsid w:val="00BE265B"/>
    <w:rsid w:val="00BE3435"/>
    <w:rsid w:val="00BE7403"/>
    <w:rsid w:val="00BF07A2"/>
    <w:rsid w:val="00BF1B56"/>
    <w:rsid w:val="00BF2F90"/>
    <w:rsid w:val="00BF30C5"/>
    <w:rsid w:val="00BF42BE"/>
    <w:rsid w:val="00BF7588"/>
    <w:rsid w:val="00BF7E6C"/>
    <w:rsid w:val="00C019CD"/>
    <w:rsid w:val="00C01CC2"/>
    <w:rsid w:val="00C040FA"/>
    <w:rsid w:val="00C04AF4"/>
    <w:rsid w:val="00C050EF"/>
    <w:rsid w:val="00C0546D"/>
    <w:rsid w:val="00C056A1"/>
    <w:rsid w:val="00C10B7C"/>
    <w:rsid w:val="00C11ECF"/>
    <w:rsid w:val="00C136E2"/>
    <w:rsid w:val="00C1387E"/>
    <w:rsid w:val="00C34683"/>
    <w:rsid w:val="00C34FA8"/>
    <w:rsid w:val="00C41DB6"/>
    <w:rsid w:val="00C5592A"/>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C5D"/>
    <w:rsid w:val="00CC4EA3"/>
    <w:rsid w:val="00CC4ED7"/>
    <w:rsid w:val="00CD06FE"/>
    <w:rsid w:val="00CD2223"/>
    <w:rsid w:val="00CD4C44"/>
    <w:rsid w:val="00CE2926"/>
    <w:rsid w:val="00CE3114"/>
    <w:rsid w:val="00CE5B15"/>
    <w:rsid w:val="00CE6CA8"/>
    <w:rsid w:val="00CE792D"/>
    <w:rsid w:val="00CF1B1E"/>
    <w:rsid w:val="00CF5040"/>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45E"/>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0C9D"/>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CCB"/>
    <w:rsid w:val="00EA2FA9"/>
    <w:rsid w:val="00EB1638"/>
    <w:rsid w:val="00EB67EC"/>
    <w:rsid w:val="00EB688F"/>
    <w:rsid w:val="00EC3B40"/>
    <w:rsid w:val="00EC50B6"/>
    <w:rsid w:val="00ED01B4"/>
    <w:rsid w:val="00ED6497"/>
    <w:rsid w:val="00EE093B"/>
    <w:rsid w:val="00EE2A1F"/>
    <w:rsid w:val="00EE6331"/>
    <w:rsid w:val="00EF16C4"/>
    <w:rsid w:val="00EF3C4E"/>
    <w:rsid w:val="00EF3DED"/>
    <w:rsid w:val="00EF45F4"/>
    <w:rsid w:val="00F0109B"/>
    <w:rsid w:val="00F06552"/>
    <w:rsid w:val="00F1002A"/>
    <w:rsid w:val="00F12617"/>
    <w:rsid w:val="00F2538A"/>
    <w:rsid w:val="00F263C9"/>
    <w:rsid w:val="00F2742D"/>
    <w:rsid w:val="00F30860"/>
    <w:rsid w:val="00F3548A"/>
    <w:rsid w:val="00F40379"/>
    <w:rsid w:val="00F416C8"/>
    <w:rsid w:val="00F44E5C"/>
    <w:rsid w:val="00F50AAA"/>
    <w:rsid w:val="00F5264A"/>
    <w:rsid w:val="00F52AD1"/>
    <w:rsid w:val="00F53EC4"/>
    <w:rsid w:val="00F60F18"/>
    <w:rsid w:val="00F61314"/>
    <w:rsid w:val="00F61329"/>
    <w:rsid w:val="00F62B02"/>
    <w:rsid w:val="00F62F69"/>
    <w:rsid w:val="00F66258"/>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 w:type="character" w:styleId="Hyperlink">
    <w:name w:val="Hyperlink"/>
    <w:basedOn w:val="DefaultParagraphFont"/>
    <w:uiPriority w:val="99"/>
    <w:unhideWhenUsed/>
    <w:rsid w:val="00B97B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oaa.gov/news/2018-was-4th-hottest-year-on-record-for-glob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2.xm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58F22-3B93-D84A-A277-7558284AA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17628</Words>
  <Characters>100482</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2</cp:revision>
  <cp:lastPrinted>2019-02-27T21:54:00Z</cp:lastPrinted>
  <dcterms:created xsi:type="dcterms:W3CDTF">2019-03-14T01:25:00Z</dcterms:created>
  <dcterms:modified xsi:type="dcterms:W3CDTF">2019-03-14T01:25:00Z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