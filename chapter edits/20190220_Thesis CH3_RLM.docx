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C5FFE" w14:textId="77777777" w:rsidR="006F58EA" w:rsidRPr="004F09C9" w:rsidRDefault="00F1002A" w:rsidP="00FB53D1">
      <w:pPr>
        <w:spacing w:line="259" w:lineRule="auto"/>
        <w:ind w:left="-5"/>
        <w:jc w:val="center"/>
        <w:rPr>
          <w:color w:val="000000" w:themeColor="text1"/>
        </w:rPr>
      </w:pPr>
      <w:r>
        <w:rPr>
          <w:color w:val="000000" w:themeColor="text1"/>
        </w:rPr>
        <w:t>GETTING FATTER TO LIVE LONGER</w:t>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w:t>
      </w:r>
      <w:commentRangeStart w:id="0"/>
      <w:commentRangeStart w:id="1"/>
      <w:r w:rsidR="00D27C9E" w:rsidRPr="004F09C9">
        <w:rPr>
          <w:i/>
          <w:color w:val="000000" w:themeColor="text1"/>
        </w:rPr>
        <w:t xml:space="preserve">nubilalis </w:t>
      </w:r>
      <w:r w:rsidR="00D27C9E" w:rsidRPr="004F09C9">
        <w:rPr>
          <w:color w:val="000000" w:themeColor="text1"/>
        </w:rPr>
        <w:t>(LEPIDOPTERA: CRAMBIDAE)</w:t>
      </w:r>
      <w:commentRangeEnd w:id="0"/>
      <w:r w:rsidR="006F5AD1">
        <w:rPr>
          <w:rStyle w:val="CommentReference"/>
        </w:rPr>
        <w:commentReference w:id="0"/>
      </w:r>
      <w:commentRangeEnd w:id="1"/>
      <w:r w:rsidR="00236194">
        <w:rPr>
          <w:rStyle w:val="CommentReference"/>
        </w:rPr>
        <w:commentReference w:id="1"/>
      </w:r>
    </w:p>
    <w:p w14:paraId="248BA1B7" w14:textId="77777777" w:rsidR="00754F0B" w:rsidRDefault="00754F0B">
      <w:pPr>
        <w:spacing w:after="162" w:line="263" w:lineRule="auto"/>
        <w:jc w:val="center"/>
        <w:rPr>
          <w:color w:val="000000" w:themeColor="text1"/>
        </w:rPr>
      </w:pPr>
    </w:p>
    <w:p w14:paraId="1BC7A87F" w14:textId="77777777" w:rsidR="0041772E" w:rsidRDefault="0041772E">
      <w:pPr>
        <w:spacing w:after="162" w:line="263" w:lineRule="auto"/>
        <w:jc w:val="center"/>
        <w:rPr>
          <w:color w:val="000000" w:themeColor="text1"/>
        </w:rPr>
      </w:pPr>
    </w:p>
    <w:p w14:paraId="5597E0C2" w14:textId="77777777" w:rsidR="00F1002A" w:rsidRDefault="00F1002A">
      <w:pPr>
        <w:spacing w:after="162" w:line="263" w:lineRule="auto"/>
        <w:jc w:val="center"/>
        <w:rPr>
          <w:color w:val="000000" w:themeColor="text1"/>
        </w:rPr>
      </w:pPr>
    </w:p>
    <w:p w14:paraId="3E965D66" w14:textId="77777777" w:rsidR="00754F0B" w:rsidRDefault="00754F0B">
      <w:pPr>
        <w:spacing w:after="162" w:line="263" w:lineRule="auto"/>
        <w:jc w:val="center"/>
        <w:rPr>
          <w:color w:val="000000" w:themeColor="text1"/>
        </w:rPr>
      </w:pPr>
    </w:p>
    <w:p w14:paraId="2989F39D" w14:textId="77777777" w:rsidR="00754F0B" w:rsidRDefault="00754F0B">
      <w:pPr>
        <w:spacing w:after="162" w:line="263" w:lineRule="auto"/>
        <w:jc w:val="center"/>
        <w:rPr>
          <w:color w:val="000000" w:themeColor="text1"/>
        </w:rPr>
      </w:pPr>
    </w:p>
    <w:p w14:paraId="2C53948B" w14:textId="77777777" w:rsidR="00754F0B" w:rsidRDefault="00754F0B">
      <w:pPr>
        <w:spacing w:after="162" w:line="263" w:lineRule="auto"/>
        <w:jc w:val="center"/>
        <w:rPr>
          <w:color w:val="000000" w:themeColor="text1"/>
        </w:rPr>
      </w:pPr>
    </w:p>
    <w:p w14:paraId="1D766F6A" w14:textId="77777777" w:rsidR="00754F0B" w:rsidRDefault="00754F0B">
      <w:pPr>
        <w:spacing w:after="162" w:line="263" w:lineRule="auto"/>
        <w:jc w:val="center"/>
        <w:rPr>
          <w:color w:val="000000" w:themeColor="text1"/>
        </w:rPr>
      </w:pPr>
    </w:p>
    <w:p w14:paraId="639D03F5" w14:textId="77777777" w:rsidR="009B7A17" w:rsidRDefault="009B7A17" w:rsidP="001600C3">
      <w:pPr>
        <w:spacing w:after="162" w:line="263" w:lineRule="auto"/>
        <w:ind w:left="0" w:firstLine="0"/>
        <w:rPr>
          <w:color w:val="000000" w:themeColor="text1"/>
        </w:rPr>
      </w:pPr>
    </w:p>
    <w:p w14:paraId="19ADAEAA" w14:textId="77777777" w:rsidR="006F58EA" w:rsidRPr="004F09C9" w:rsidRDefault="00D27C9E">
      <w:pPr>
        <w:spacing w:after="162" w:line="263" w:lineRule="auto"/>
        <w:jc w:val="center"/>
        <w:rPr>
          <w:color w:val="000000" w:themeColor="text1"/>
        </w:rPr>
      </w:pPr>
      <w:r w:rsidRPr="004F09C9">
        <w:rPr>
          <w:color w:val="000000" w:themeColor="text1"/>
        </w:rPr>
        <w:t>By</w:t>
      </w:r>
    </w:p>
    <w:p w14:paraId="37126F5F"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59477184" w14:textId="77777777" w:rsidR="006D2398" w:rsidRDefault="006D2398">
      <w:pPr>
        <w:spacing w:after="0" w:line="263" w:lineRule="auto"/>
        <w:jc w:val="center"/>
        <w:rPr>
          <w:color w:val="000000" w:themeColor="text1"/>
        </w:rPr>
      </w:pPr>
    </w:p>
    <w:p w14:paraId="24DAC54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77CECC9E"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538CC075"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59C03A78"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3E8FF200"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3343ACC3" w14:textId="77777777" w:rsidR="00D27C9E" w:rsidRPr="004F09C9" w:rsidRDefault="00D27C9E" w:rsidP="00D27C9E">
      <w:pPr>
        <w:spacing w:after="162" w:line="263" w:lineRule="auto"/>
        <w:jc w:val="center"/>
        <w:rPr>
          <w:color w:val="000000" w:themeColor="text1"/>
        </w:rPr>
      </w:pPr>
    </w:p>
    <w:p w14:paraId="4647889C" w14:textId="77777777" w:rsidR="00D27C9E" w:rsidRPr="004F09C9" w:rsidRDefault="00D27C9E" w:rsidP="00D27C9E">
      <w:pPr>
        <w:spacing w:after="162" w:line="263" w:lineRule="auto"/>
        <w:jc w:val="center"/>
        <w:rPr>
          <w:color w:val="000000" w:themeColor="text1"/>
        </w:rPr>
      </w:pPr>
    </w:p>
    <w:p w14:paraId="4150A55C" w14:textId="77777777" w:rsidR="00D27C9E" w:rsidRPr="004F09C9" w:rsidRDefault="00D27C9E" w:rsidP="00D27C9E">
      <w:pPr>
        <w:spacing w:after="162" w:line="263" w:lineRule="auto"/>
        <w:jc w:val="center"/>
        <w:rPr>
          <w:color w:val="000000" w:themeColor="text1"/>
        </w:rPr>
      </w:pPr>
    </w:p>
    <w:p w14:paraId="4DE48859" w14:textId="77777777" w:rsidR="00D27C9E" w:rsidRPr="004F09C9" w:rsidRDefault="00D27C9E" w:rsidP="00D27C9E">
      <w:pPr>
        <w:spacing w:after="162" w:line="263" w:lineRule="auto"/>
        <w:jc w:val="center"/>
        <w:rPr>
          <w:color w:val="000000" w:themeColor="text1"/>
        </w:rPr>
      </w:pPr>
    </w:p>
    <w:p w14:paraId="534F9493" w14:textId="77777777" w:rsidR="00D27C9E" w:rsidRPr="004F09C9" w:rsidRDefault="00D27C9E" w:rsidP="00D27C9E">
      <w:pPr>
        <w:spacing w:after="162" w:line="263" w:lineRule="auto"/>
        <w:jc w:val="center"/>
        <w:rPr>
          <w:color w:val="000000" w:themeColor="text1"/>
        </w:rPr>
      </w:pPr>
    </w:p>
    <w:p w14:paraId="2F03A7DD" w14:textId="77777777" w:rsidR="00D27C9E" w:rsidRPr="004F09C9" w:rsidRDefault="00D27C9E" w:rsidP="00D27C9E">
      <w:pPr>
        <w:spacing w:after="162" w:line="263" w:lineRule="auto"/>
        <w:jc w:val="center"/>
        <w:rPr>
          <w:color w:val="000000" w:themeColor="text1"/>
        </w:rPr>
      </w:pPr>
    </w:p>
    <w:p w14:paraId="3A4BA8AB" w14:textId="77777777" w:rsidR="00D27C9E" w:rsidRPr="004F09C9" w:rsidRDefault="00D27C9E" w:rsidP="00D27C9E">
      <w:pPr>
        <w:spacing w:after="162" w:line="263" w:lineRule="auto"/>
        <w:jc w:val="center"/>
        <w:rPr>
          <w:color w:val="000000" w:themeColor="text1"/>
        </w:rPr>
      </w:pPr>
    </w:p>
    <w:p w14:paraId="03928ABB" w14:textId="77777777" w:rsidR="00D27C9E" w:rsidRPr="004F09C9" w:rsidRDefault="00D27C9E" w:rsidP="00D27C9E">
      <w:pPr>
        <w:spacing w:after="162" w:line="263" w:lineRule="auto"/>
        <w:jc w:val="center"/>
        <w:rPr>
          <w:color w:val="000000" w:themeColor="text1"/>
        </w:rPr>
      </w:pPr>
    </w:p>
    <w:p w14:paraId="27E0DCE9" w14:textId="77777777" w:rsidR="00D27C9E" w:rsidRPr="004F09C9" w:rsidRDefault="00D27C9E" w:rsidP="00D27C9E">
      <w:pPr>
        <w:spacing w:after="162" w:line="263" w:lineRule="auto"/>
        <w:jc w:val="center"/>
        <w:rPr>
          <w:color w:val="000000" w:themeColor="text1"/>
        </w:rPr>
      </w:pPr>
    </w:p>
    <w:p w14:paraId="78879A3A" w14:textId="77777777" w:rsidR="00D27C9E" w:rsidRPr="004F09C9" w:rsidRDefault="00D27C9E" w:rsidP="00D27C9E">
      <w:pPr>
        <w:spacing w:after="162" w:line="263" w:lineRule="auto"/>
        <w:jc w:val="center"/>
        <w:rPr>
          <w:color w:val="000000" w:themeColor="text1"/>
        </w:rPr>
      </w:pPr>
    </w:p>
    <w:p w14:paraId="05349D22" w14:textId="77777777" w:rsidR="00D27C9E" w:rsidRPr="004F09C9" w:rsidRDefault="00D27C9E" w:rsidP="00D27C9E">
      <w:pPr>
        <w:spacing w:after="162" w:line="263" w:lineRule="auto"/>
        <w:jc w:val="center"/>
        <w:rPr>
          <w:color w:val="000000" w:themeColor="text1"/>
        </w:rPr>
      </w:pPr>
    </w:p>
    <w:p w14:paraId="4E7CD0C8" w14:textId="77777777" w:rsidR="00D27C9E" w:rsidRPr="004F09C9" w:rsidRDefault="00D27C9E" w:rsidP="00D27C9E">
      <w:pPr>
        <w:spacing w:after="162" w:line="263" w:lineRule="auto"/>
        <w:jc w:val="center"/>
        <w:rPr>
          <w:color w:val="000000" w:themeColor="text1"/>
        </w:rPr>
      </w:pPr>
    </w:p>
    <w:p w14:paraId="256261AC" w14:textId="77777777" w:rsidR="00D27C9E" w:rsidRPr="004F09C9" w:rsidRDefault="00D27C9E" w:rsidP="00D27C9E">
      <w:pPr>
        <w:spacing w:after="162" w:line="263" w:lineRule="auto"/>
        <w:jc w:val="center"/>
        <w:rPr>
          <w:color w:val="000000" w:themeColor="text1"/>
        </w:rPr>
      </w:pPr>
    </w:p>
    <w:p w14:paraId="4A49D53B"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24929098" wp14:editId="25C1D629">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0D8618CB" w14:textId="77777777" w:rsidR="00D27C9E" w:rsidRPr="004F09C9" w:rsidRDefault="00D27C9E">
      <w:pPr>
        <w:spacing w:line="259" w:lineRule="auto"/>
        <w:ind w:left="3226" w:right="90"/>
        <w:rPr>
          <w:color w:val="000000" w:themeColor="text1"/>
        </w:rPr>
      </w:pPr>
    </w:p>
    <w:p w14:paraId="6C71EDD9" w14:textId="77777777" w:rsidR="00D27C9E" w:rsidRPr="004F09C9" w:rsidRDefault="00D27C9E">
      <w:pPr>
        <w:spacing w:line="259" w:lineRule="auto"/>
        <w:ind w:left="3226" w:right="90"/>
        <w:rPr>
          <w:color w:val="000000" w:themeColor="text1"/>
        </w:rPr>
      </w:pPr>
    </w:p>
    <w:p w14:paraId="69BE9052" w14:textId="77777777" w:rsidR="00D27C9E" w:rsidRPr="004F09C9" w:rsidRDefault="00D27C9E">
      <w:pPr>
        <w:spacing w:line="259" w:lineRule="auto"/>
        <w:ind w:left="3226" w:right="90"/>
        <w:rPr>
          <w:color w:val="000000" w:themeColor="text1"/>
        </w:rPr>
      </w:pPr>
    </w:p>
    <w:p w14:paraId="4EB3889C" w14:textId="77777777" w:rsidR="00D27C9E" w:rsidRPr="004F09C9" w:rsidRDefault="00D27C9E">
      <w:pPr>
        <w:spacing w:line="259" w:lineRule="auto"/>
        <w:ind w:left="3226" w:right="90"/>
        <w:rPr>
          <w:color w:val="000000" w:themeColor="text1"/>
        </w:rPr>
      </w:pPr>
    </w:p>
    <w:p w14:paraId="588C94F3" w14:textId="77777777" w:rsidR="00D27C9E" w:rsidRPr="004F09C9" w:rsidRDefault="00D27C9E">
      <w:pPr>
        <w:spacing w:line="259" w:lineRule="auto"/>
        <w:ind w:left="3226" w:right="90"/>
        <w:rPr>
          <w:color w:val="000000" w:themeColor="text1"/>
        </w:rPr>
      </w:pPr>
    </w:p>
    <w:p w14:paraId="243B04AC" w14:textId="77777777" w:rsidR="00D27C9E" w:rsidRPr="004F09C9" w:rsidRDefault="00D27C9E">
      <w:pPr>
        <w:spacing w:line="259" w:lineRule="auto"/>
        <w:ind w:left="3226" w:right="90"/>
        <w:rPr>
          <w:color w:val="000000" w:themeColor="text1"/>
        </w:rPr>
      </w:pPr>
    </w:p>
    <w:p w14:paraId="072EFE86" w14:textId="77777777" w:rsidR="00D27C9E" w:rsidRPr="004F09C9" w:rsidRDefault="00D27C9E">
      <w:pPr>
        <w:spacing w:line="259" w:lineRule="auto"/>
        <w:ind w:left="3226" w:right="90"/>
        <w:rPr>
          <w:color w:val="000000" w:themeColor="text1"/>
        </w:rPr>
      </w:pPr>
    </w:p>
    <w:p w14:paraId="30E70B76" w14:textId="77777777" w:rsidR="00D27C9E" w:rsidRPr="004F09C9" w:rsidRDefault="00D27C9E">
      <w:pPr>
        <w:spacing w:line="259" w:lineRule="auto"/>
        <w:ind w:left="3226" w:right="90"/>
        <w:rPr>
          <w:color w:val="000000" w:themeColor="text1"/>
        </w:rPr>
      </w:pPr>
    </w:p>
    <w:p w14:paraId="2AAF6ADC" w14:textId="77777777" w:rsidR="00D27C9E" w:rsidRPr="004F09C9" w:rsidRDefault="00D27C9E">
      <w:pPr>
        <w:spacing w:line="259" w:lineRule="auto"/>
        <w:ind w:left="3226" w:right="90"/>
        <w:rPr>
          <w:color w:val="000000" w:themeColor="text1"/>
        </w:rPr>
      </w:pPr>
    </w:p>
    <w:p w14:paraId="26A34E38" w14:textId="77777777" w:rsidR="00D27C9E" w:rsidRPr="004F09C9" w:rsidRDefault="00D27C9E">
      <w:pPr>
        <w:spacing w:line="259" w:lineRule="auto"/>
        <w:ind w:left="3226" w:right="90"/>
        <w:rPr>
          <w:color w:val="000000" w:themeColor="text1"/>
        </w:rPr>
      </w:pPr>
    </w:p>
    <w:p w14:paraId="61FC7B14" w14:textId="77777777" w:rsidR="00D27C9E" w:rsidRPr="004F09C9" w:rsidRDefault="00D27C9E">
      <w:pPr>
        <w:spacing w:line="259" w:lineRule="auto"/>
        <w:ind w:left="3226" w:right="90"/>
        <w:rPr>
          <w:color w:val="000000" w:themeColor="text1"/>
        </w:rPr>
      </w:pPr>
    </w:p>
    <w:p w14:paraId="2E0AAC12" w14:textId="77777777" w:rsidR="00D27C9E" w:rsidRPr="004F09C9" w:rsidRDefault="00D27C9E">
      <w:pPr>
        <w:spacing w:line="259" w:lineRule="auto"/>
        <w:ind w:left="3226" w:right="90"/>
        <w:rPr>
          <w:color w:val="000000" w:themeColor="text1"/>
        </w:rPr>
      </w:pPr>
    </w:p>
    <w:p w14:paraId="6A780767" w14:textId="77777777" w:rsidR="00D27C9E" w:rsidRPr="004F09C9" w:rsidRDefault="00D27C9E">
      <w:pPr>
        <w:spacing w:line="259" w:lineRule="auto"/>
        <w:ind w:left="3226" w:right="90"/>
        <w:rPr>
          <w:color w:val="000000" w:themeColor="text1"/>
        </w:rPr>
      </w:pPr>
    </w:p>
    <w:p w14:paraId="19C0E498" w14:textId="77777777" w:rsidR="00D27C9E" w:rsidRPr="004F09C9" w:rsidRDefault="00D27C9E">
      <w:pPr>
        <w:spacing w:line="259" w:lineRule="auto"/>
        <w:ind w:left="3226" w:right="90"/>
        <w:rPr>
          <w:color w:val="000000" w:themeColor="text1"/>
        </w:rPr>
      </w:pPr>
    </w:p>
    <w:p w14:paraId="180E5D75" w14:textId="77777777" w:rsidR="00D27C9E" w:rsidRPr="004F09C9" w:rsidRDefault="00D27C9E">
      <w:pPr>
        <w:spacing w:line="259" w:lineRule="auto"/>
        <w:ind w:left="3226" w:right="90"/>
        <w:rPr>
          <w:color w:val="000000" w:themeColor="text1"/>
        </w:rPr>
      </w:pPr>
    </w:p>
    <w:p w14:paraId="7A241ADB" w14:textId="77777777" w:rsidR="00D27C9E" w:rsidRPr="004F09C9" w:rsidRDefault="00D27C9E">
      <w:pPr>
        <w:spacing w:line="259" w:lineRule="auto"/>
        <w:ind w:left="3226" w:right="90"/>
        <w:rPr>
          <w:color w:val="000000" w:themeColor="text1"/>
        </w:rPr>
      </w:pPr>
    </w:p>
    <w:p w14:paraId="56273D17" w14:textId="77777777" w:rsidR="00D27C9E" w:rsidRPr="004F09C9" w:rsidRDefault="00D27C9E">
      <w:pPr>
        <w:spacing w:line="259" w:lineRule="auto"/>
        <w:ind w:left="3226" w:right="90"/>
        <w:rPr>
          <w:color w:val="000000" w:themeColor="text1"/>
        </w:rPr>
      </w:pPr>
    </w:p>
    <w:p w14:paraId="3A5F8D2C" w14:textId="77777777" w:rsidR="00D27C9E" w:rsidRPr="004F09C9" w:rsidRDefault="00D27C9E">
      <w:pPr>
        <w:spacing w:line="259" w:lineRule="auto"/>
        <w:ind w:left="3226" w:right="90"/>
        <w:rPr>
          <w:color w:val="000000" w:themeColor="text1"/>
        </w:rPr>
      </w:pPr>
    </w:p>
    <w:p w14:paraId="7EB7A773" w14:textId="77777777" w:rsidR="00D27C9E" w:rsidRPr="004F09C9" w:rsidRDefault="00D27C9E">
      <w:pPr>
        <w:spacing w:line="259" w:lineRule="auto"/>
        <w:ind w:left="3226" w:right="90"/>
        <w:rPr>
          <w:color w:val="000000" w:themeColor="text1"/>
        </w:rPr>
      </w:pPr>
    </w:p>
    <w:p w14:paraId="669FD824" w14:textId="77777777" w:rsidR="00D27C9E" w:rsidRPr="004F09C9" w:rsidRDefault="00D27C9E">
      <w:pPr>
        <w:spacing w:line="259" w:lineRule="auto"/>
        <w:ind w:left="3226" w:right="90"/>
        <w:rPr>
          <w:color w:val="000000" w:themeColor="text1"/>
        </w:rPr>
      </w:pPr>
    </w:p>
    <w:p w14:paraId="1D33D68A" w14:textId="77777777" w:rsidR="00D27C9E" w:rsidRPr="004F09C9" w:rsidRDefault="00D27C9E">
      <w:pPr>
        <w:spacing w:line="259" w:lineRule="auto"/>
        <w:ind w:left="3226" w:right="90"/>
        <w:rPr>
          <w:color w:val="000000" w:themeColor="text1"/>
        </w:rPr>
      </w:pPr>
    </w:p>
    <w:p w14:paraId="68BA3077" w14:textId="77777777" w:rsidR="00D27C9E" w:rsidRPr="004F09C9" w:rsidRDefault="00D27C9E">
      <w:pPr>
        <w:spacing w:line="259" w:lineRule="auto"/>
        <w:ind w:left="3226" w:right="90"/>
        <w:rPr>
          <w:color w:val="000000" w:themeColor="text1"/>
        </w:rPr>
      </w:pPr>
    </w:p>
    <w:p w14:paraId="49E2383F" w14:textId="77777777" w:rsidR="00D27C9E" w:rsidRPr="004F09C9" w:rsidRDefault="00D27C9E">
      <w:pPr>
        <w:spacing w:line="259" w:lineRule="auto"/>
        <w:ind w:left="3226" w:right="90"/>
        <w:rPr>
          <w:color w:val="000000" w:themeColor="text1"/>
        </w:rPr>
      </w:pPr>
    </w:p>
    <w:p w14:paraId="06949BC3" w14:textId="77777777" w:rsidR="00D27C9E" w:rsidRPr="004F09C9" w:rsidRDefault="00D27C9E">
      <w:pPr>
        <w:spacing w:line="259" w:lineRule="auto"/>
        <w:ind w:left="3226" w:right="90"/>
        <w:rPr>
          <w:color w:val="000000" w:themeColor="text1"/>
        </w:rPr>
      </w:pPr>
    </w:p>
    <w:p w14:paraId="0E283746" w14:textId="77777777" w:rsidR="00D27C9E" w:rsidRPr="004F09C9" w:rsidRDefault="00D27C9E">
      <w:pPr>
        <w:spacing w:line="259" w:lineRule="auto"/>
        <w:ind w:left="3226" w:right="90"/>
        <w:rPr>
          <w:color w:val="000000" w:themeColor="text1"/>
        </w:rPr>
      </w:pPr>
    </w:p>
    <w:p w14:paraId="37DD2B15" w14:textId="77777777" w:rsidR="00D27C9E" w:rsidRPr="004F09C9" w:rsidRDefault="00D27C9E">
      <w:pPr>
        <w:spacing w:line="259" w:lineRule="auto"/>
        <w:ind w:left="3226" w:right="90"/>
        <w:rPr>
          <w:color w:val="000000" w:themeColor="text1"/>
        </w:rPr>
      </w:pPr>
    </w:p>
    <w:p w14:paraId="3ACA9660" w14:textId="77777777" w:rsidR="00D27C9E" w:rsidRPr="004F09C9" w:rsidRDefault="00D27C9E">
      <w:pPr>
        <w:spacing w:line="259" w:lineRule="auto"/>
        <w:ind w:left="3226" w:right="90"/>
        <w:rPr>
          <w:color w:val="000000" w:themeColor="text1"/>
        </w:rPr>
      </w:pPr>
    </w:p>
    <w:p w14:paraId="08F7C13D" w14:textId="77777777" w:rsidR="00D27C9E" w:rsidRPr="004F09C9" w:rsidRDefault="00D27C9E">
      <w:pPr>
        <w:spacing w:line="259" w:lineRule="auto"/>
        <w:ind w:left="3226" w:right="90"/>
        <w:rPr>
          <w:color w:val="000000" w:themeColor="text1"/>
        </w:rPr>
      </w:pPr>
    </w:p>
    <w:p w14:paraId="23BCE4E7" w14:textId="77777777" w:rsidR="00D27C9E" w:rsidRPr="004F09C9" w:rsidRDefault="00D27C9E">
      <w:pPr>
        <w:spacing w:line="259" w:lineRule="auto"/>
        <w:ind w:left="3226" w:right="90"/>
        <w:rPr>
          <w:color w:val="000000" w:themeColor="text1"/>
        </w:rPr>
      </w:pPr>
    </w:p>
    <w:p w14:paraId="20A63E0C" w14:textId="77777777" w:rsidR="00D27C9E" w:rsidRPr="004F09C9" w:rsidRDefault="00D27C9E">
      <w:pPr>
        <w:spacing w:line="259" w:lineRule="auto"/>
        <w:ind w:left="3226" w:right="90"/>
        <w:rPr>
          <w:color w:val="000000" w:themeColor="text1"/>
        </w:rPr>
      </w:pPr>
    </w:p>
    <w:p w14:paraId="24A71AD1" w14:textId="77777777" w:rsidR="00D27C9E" w:rsidRPr="004F09C9" w:rsidRDefault="00D27C9E">
      <w:pPr>
        <w:spacing w:line="259" w:lineRule="auto"/>
        <w:ind w:left="3226" w:right="90"/>
        <w:rPr>
          <w:color w:val="000000" w:themeColor="text1"/>
        </w:rPr>
      </w:pPr>
    </w:p>
    <w:p w14:paraId="39BC9034" w14:textId="77777777" w:rsidR="00D27C9E" w:rsidRPr="004F09C9" w:rsidRDefault="00D27C9E">
      <w:pPr>
        <w:spacing w:line="259" w:lineRule="auto"/>
        <w:ind w:left="3226" w:right="90"/>
        <w:rPr>
          <w:color w:val="000000" w:themeColor="text1"/>
        </w:rPr>
      </w:pPr>
    </w:p>
    <w:p w14:paraId="11F4F149" w14:textId="77777777" w:rsidR="00D27C9E" w:rsidRPr="004F09C9" w:rsidRDefault="00D27C9E">
      <w:pPr>
        <w:spacing w:line="259" w:lineRule="auto"/>
        <w:ind w:left="3226" w:right="90"/>
        <w:rPr>
          <w:color w:val="000000" w:themeColor="text1"/>
        </w:rPr>
      </w:pPr>
    </w:p>
    <w:p w14:paraId="7CD9418D" w14:textId="77777777" w:rsidR="00D27C9E" w:rsidRPr="004F09C9" w:rsidRDefault="00D27C9E">
      <w:pPr>
        <w:spacing w:line="259" w:lineRule="auto"/>
        <w:ind w:left="3226" w:right="90"/>
        <w:rPr>
          <w:color w:val="000000" w:themeColor="text1"/>
        </w:rPr>
      </w:pPr>
    </w:p>
    <w:p w14:paraId="35B4BBBA" w14:textId="77777777" w:rsidR="00D27C9E" w:rsidRPr="004F09C9" w:rsidRDefault="00D27C9E">
      <w:pPr>
        <w:spacing w:line="259" w:lineRule="auto"/>
        <w:ind w:left="3226" w:right="90"/>
        <w:rPr>
          <w:color w:val="000000" w:themeColor="text1"/>
        </w:rPr>
      </w:pPr>
    </w:p>
    <w:p w14:paraId="7192B1FF"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23C38544"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1EDC3E79"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0255675A" w14:textId="77777777" w:rsidR="006F58EA" w:rsidRPr="004F09C9" w:rsidRDefault="00D27C9E">
      <w:pPr>
        <w:ind w:left="-15" w:right="166" w:firstLine="468"/>
        <w:rPr>
          <w:color w:val="000000" w:themeColor="text1"/>
        </w:rPr>
      </w:pPr>
      <w:r w:rsidRPr="004F09C9">
        <w:rPr>
          <w:color w:val="000000" w:themeColor="text1"/>
        </w:rPr>
        <w:t xml:space="preserve">I thank my major adviser Dr. Daniel Hahn for supporting my research and professional development, and I thank my committee members Dr. John Beck and Dr. Robert Meagher for their pragmatism and unique perspectives. I also thank Dr. </w:t>
      </w:r>
      <w:proofErr w:type="spellStart"/>
      <w:r w:rsidRPr="004F09C9">
        <w:rPr>
          <w:color w:val="000000" w:themeColor="text1"/>
        </w:rPr>
        <w:t>Qinwen</w:t>
      </w:r>
      <w:proofErr w:type="spellEnd"/>
      <w:r w:rsidRPr="004F09C9">
        <w:rPr>
          <w:color w:val="000000" w:themeColor="text1"/>
        </w:rPr>
        <w:t xml:space="preserve"> Xia-Chen, Dr. Chao</w:t>
      </w:r>
    </w:p>
    <w:p w14:paraId="216A8E6F" w14:textId="77777777" w:rsidR="006F58EA" w:rsidRPr="004F09C9" w:rsidRDefault="00D27C9E">
      <w:pPr>
        <w:spacing w:after="163" w:line="259" w:lineRule="auto"/>
        <w:ind w:left="-5" w:right="90"/>
        <w:rPr>
          <w:color w:val="000000" w:themeColor="text1"/>
        </w:rPr>
      </w:pPr>
      <w:r w:rsidRPr="004F09C9">
        <w:rPr>
          <w:color w:val="000000" w:themeColor="text1"/>
        </w:rPr>
        <w:t xml:space="preserve">Chen, </w:t>
      </w:r>
      <w:proofErr w:type="spellStart"/>
      <w:r w:rsidRPr="004F09C9">
        <w:rPr>
          <w:color w:val="000000" w:themeColor="text1"/>
        </w:rPr>
        <w:t>Nausheena</w:t>
      </w:r>
      <w:proofErr w:type="spellEnd"/>
      <w:r w:rsidRPr="004F09C9">
        <w:rPr>
          <w:color w:val="000000" w:themeColor="text1"/>
        </w:rPr>
        <w:t xml:space="preserve"> </w:t>
      </w:r>
      <w:proofErr w:type="spellStart"/>
      <w:r w:rsidRPr="004F09C9">
        <w:rPr>
          <w:color w:val="000000" w:themeColor="text1"/>
        </w:rPr>
        <w:t>Baig</w:t>
      </w:r>
      <w:proofErr w:type="spellEnd"/>
      <w:r w:rsidRPr="004F09C9">
        <w:rPr>
          <w:color w:val="000000" w:themeColor="text1"/>
        </w:rPr>
        <w:t>, and Dr. Caitlin Rering for their assistance with experimental design,</w:t>
      </w:r>
    </w:p>
    <w:p w14:paraId="0FE70EA6"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2E29A403"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0E85D94A"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3FEDA953" w14:textId="77777777" w:rsidR="006F58EA" w:rsidRPr="004F09C9" w:rsidRDefault="00D27C9E">
      <w:pPr>
        <w:spacing w:after="559" w:line="263" w:lineRule="auto"/>
        <w:jc w:val="center"/>
        <w:rPr>
          <w:color w:val="000000" w:themeColor="text1"/>
        </w:rPr>
      </w:pPr>
      <w:commentRangeStart w:id="2"/>
      <w:r w:rsidRPr="004F09C9">
        <w:rPr>
          <w:color w:val="000000" w:themeColor="text1"/>
        </w:rPr>
        <w:lastRenderedPageBreak/>
        <w:t>TABLE OF CONTENTS</w:t>
      </w:r>
      <w:commentRangeEnd w:id="2"/>
      <w:r w:rsidR="005D0A52">
        <w:rPr>
          <w:rStyle w:val="CommentReference"/>
        </w:rPr>
        <w:commentReference w:id="2"/>
      </w:r>
    </w:p>
    <w:p w14:paraId="1B85ACE5" w14:textId="77777777" w:rsidR="00D27C9E" w:rsidRPr="004F09C9" w:rsidRDefault="00D27C9E" w:rsidP="00D27C9E">
      <w:pPr>
        <w:spacing w:after="0" w:line="420" w:lineRule="auto"/>
        <w:rPr>
          <w:color w:val="000000" w:themeColor="text1"/>
        </w:rPr>
      </w:pPr>
      <w:r w:rsidRPr="004F09C9">
        <w:rPr>
          <w:color w:val="000000" w:themeColor="text1"/>
        </w:rPr>
        <w:t xml:space="preserve">ACKNOWLEDGMENTS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72469B90" w14:textId="77777777" w:rsidR="00D27C9E" w:rsidRPr="004F09C9" w:rsidRDefault="00D27C9E" w:rsidP="00D27C9E">
      <w:pPr>
        <w:spacing w:after="0" w:line="420" w:lineRule="auto"/>
        <w:rPr>
          <w:color w:val="000000" w:themeColor="text1"/>
        </w:rPr>
      </w:pPr>
      <w:r w:rsidRPr="004F09C9">
        <w:rPr>
          <w:color w:val="000000" w:themeColor="text1"/>
        </w:rPr>
        <w:t xml:space="preserve">LIST OF TABLES . . .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19CAE35E"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xml:space="preserve">. . . . . .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78150F6"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w:t>
      </w:r>
      <w:proofErr w:type="gramStart"/>
      <w:r w:rsidRPr="004F09C9">
        <w:rPr>
          <w:color w:val="000000" w:themeColor="text1"/>
        </w:rPr>
        <w:t>. . . .</w:t>
      </w:r>
      <w:proofErr w:type="gramEnd"/>
      <w:r w:rsidRPr="004F09C9">
        <w:rPr>
          <w:color w:val="000000" w:themeColor="text1"/>
        </w:rPr>
        <w:t xml:space="preserve">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570BAF9A"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765C96A9"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xml:space="preserve">.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590CCAED"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5AD1D7E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xml:space="preserve">.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3F55027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xml:space="preserve">.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3B4CCD53"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EUROPEAN CORN BORER: THE RELATIONSHIP BETWEEN STORED RESOURCES AND DIAPAUSE TIMING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0C6DBC2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xml:space="preserve">.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68D8C7B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xml:space="preserve">. . . . . .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5F728840"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7E1F81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 xml:space="preserve">Programmed Larvae Using Metabolic Activity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Pr="004F09C9">
        <w:rPr>
          <w:color w:val="000000" w:themeColor="text1"/>
        </w:rPr>
        <w:t>23</w:t>
      </w:r>
    </w:p>
    <w:p w14:paraId="42F8237D"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447639AB"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 xml:space="preserve">Statistical Analyses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068F250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 xml:space="preserve">Results . . .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C8B163D"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xml:space="preserve">.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Pr="004F09C9">
        <w:rPr>
          <w:color w:val="000000" w:themeColor="text1"/>
        </w:rPr>
        <w:t>28</w:t>
      </w:r>
    </w:p>
    <w:p w14:paraId="3EE10691"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 xml:space="preserve">Experiment 2: Stored Lipids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59C5AB70"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0F4EBB76" w14:textId="77777777" w:rsidR="007F6A28" w:rsidRPr="004F09C9" w:rsidRDefault="00D27C9E" w:rsidP="007F6A28">
      <w:pPr>
        <w:spacing w:after="160" w:line="259" w:lineRule="auto"/>
        <w:ind w:left="0" w:firstLine="0"/>
        <w:rPr>
          <w:color w:val="000000" w:themeColor="text1"/>
        </w:rPr>
      </w:pPr>
      <w:r w:rsidRPr="004F09C9">
        <w:rPr>
          <w:color w:val="000000" w:themeColor="text1"/>
        </w:rPr>
        <w:t xml:space="preserve">LIST OF REFERENCES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5A7A5430"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21FCA9BA" w14:textId="77777777" w:rsidR="007F6A28" w:rsidRPr="004F09C9" w:rsidRDefault="007F6A28">
      <w:pPr>
        <w:spacing w:after="60" w:line="263" w:lineRule="auto"/>
        <w:jc w:val="center"/>
        <w:rPr>
          <w:color w:val="000000" w:themeColor="text1"/>
        </w:rPr>
      </w:pPr>
    </w:p>
    <w:p w14:paraId="75081ACF" w14:textId="77777777" w:rsidR="006F58EA" w:rsidRPr="004F09C9" w:rsidRDefault="00D27C9E">
      <w:pPr>
        <w:spacing w:after="60" w:line="263" w:lineRule="auto"/>
        <w:jc w:val="center"/>
        <w:rPr>
          <w:color w:val="000000" w:themeColor="text1"/>
        </w:rPr>
      </w:pPr>
      <w:commentRangeStart w:id="3"/>
      <w:r w:rsidRPr="004F09C9">
        <w:rPr>
          <w:color w:val="000000" w:themeColor="text1"/>
        </w:rPr>
        <w:lastRenderedPageBreak/>
        <w:t>LIST OF TABLES</w:t>
      </w:r>
      <w:commentRangeEnd w:id="3"/>
      <w:r w:rsidR="001E7880">
        <w:rPr>
          <w:rStyle w:val="CommentReference"/>
        </w:rPr>
        <w:commentReference w:id="3"/>
      </w:r>
    </w:p>
    <w:p w14:paraId="52F97A06" w14:textId="77777777" w:rsidR="006F58EA" w:rsidRPr="004F09C9" w:rsidRDefault="00D27C9E">
      <w:pPr>
        <w:pStyle w:val="Heading1"/>
        <w:ind w:left="-5"/>
        <w:rPr>
          <w:color w:val="000000" w:themeColor="text1"/>
        </w:rPr>
      </w:pPr>
      <w:r w:rsidRPr="004F09C9">
        <w:rPr>
          <w:color w:val="000000" w:themeColor="text1"/>
        </w:rPr>
        <w:t>Table</w:t>
      </w:r>
    </w:p>
    <w:p w14:paraId="47CB17B7"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555991A9"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6835D37D"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3FF4D1B"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243DF7D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78592C98"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1010C65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6E95F303"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9989A27"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3E5E788D"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49437D6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3D2EE3DC"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 xml:space="preserve">Model selection by factor elimination for lean mass depletion during diapause </w:t>
      </w:r>
      <w:proofErr w:type="gramStart"/>
      <w:r w:rsidRPr="004F09C9">
        <w:rPr>
          <w:color w:val="000000" w:themeColor="text1"/>
        </w:rPr>
        <w:t>. . . .</w:t>
      </w:r>
      <w:proofErr w:type="gramEnd"/>
      <w:r w:rsidRPr="004F09C9">
        <w:rPr>
          <w:color w:val="000000" w:themeColor="text1"/>
        </w:rPr>
        <w:tab/>
        <w:t>49</w:t>
      </w:r>
    </w:p>
    <w:p w14:paraId="4AE84A09"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r>
      <w:proofErr w:type="gramStart"/>
      <w:r w:rsidRPr="004F09C9">
        <w:rPr>
          <w:color w:val="000000" w:themeColor="text1"/>
        </w:rPr>
        <w:t>. . . .</w:t>
      </w:r>
      <w:proofErr w:type="gramEnd"/>
      <w:r w:rsidRPr="004F09C9">
        <w:rPr>
          <w:color w:val="000000" w:themeColor="text1"/>
        </w:rPr>
        <w:tab/>
        <w:t>49</w:t>
      </w:r>
    </w:p>
    <w:p w14:paraId="4C6D1050"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 xml:space="preserve">Model selection by factor elimination for lipid mass depletion during diapause </w:t>
      </w:r>
      <w:proofErr w:type="gramStart"/>
      <w:r w:rsidRPr="004F09C9">
        <w:rPr>
          <w:color w:val="000000" w:themeColor="text1"/>
        </w:rPr>
        <w:t>. . . .</w:t>
      </w:r>
      <w:proofErr w:type="gramEnd"/>
      <w:r w:rsidRPr="004F09C9">
        <w:rPr>
          <w:color w:val="000000" w:themeColor="text1"/>
        </w:rPr>
        <w:tab/>
        <w:t>50</w:t>
      </w:r>
    </w:p>
    <w:p w14:paraId="0F17AD20"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r>
      <w:proofErr w:type="gramStart"/>
      <w:r w:rsidRPr="004F09C9">
        <w:rPr>
          <w:color w:val="000000" w:themeColor="text1"/>
        </w:rPr>
        <w:t>. . . .</w:t>
      </w:r>
      <w:proofErr w:type="gramEnd"/>
      <w:r w:rsidRPr="004F09C9">
        <w:rPr>
          <w:color w:val="000000" w:themeColor="text1"/>
        </w:rPr>
        <w:tab/>
        <w:t>50</w:t>
      </w:r>
    </w:p>
    <w:p w14:paraId="1A5952DC" w14:textId="77777777" w:rsidR="007F6A28" w:rsidRPr="004F09C9" w:rsidRDefault="007F6A28">
      <w:pPr>
        <w:spacing w:after="60" w:line="263" w:lineRule="auto"/>
        <w:jc w:val="center"/>
        <w:rPr>
          <w:color w:val="000000" w:themeColor="text1"/>
        </w:rPr>
      </w:pPr>
    </w:p>
    <w:p w14:paraId="6FCC782B" w14:textId="77777777" w:rsidR="007F6A28" w:rsidRPr="004F09C9" w:rsidRDefault="007F6A28">
      <w:pPr>
        <w:spacing w:after="60" w:line="263" w:lineRule="auto"/>
        <w:jc w:val="center"/>
        <w:rPr>
          <w:color w:val="000000" w:themeColor="text1"/>
        </w:rPr>
      </w:pPr>
    </w:p>
    <w:p w14:paraId="122AF6F2" w14:textId="77777777" w:rsidR="007F6A28" w:rsidRPr="004F09C9" w:rsidRDefault="007F6A28">
      <w:pPr>
        <w:spacing w:after="60" w:line="263" w:lineRule="auto"/>
        <w:jc w:val="center"/>
        <w:rPr>
          <w:color w:val="000000" w:themeColor="text1"/>
        </w:rPr>
      </w:pPr>
    </w:p>
    <w:p w14:paraId="155055FE" w14:textId="77777777" w:rsidR="007F6A28" w:rsidRPr="004F09C9" w:rsidRDefault="007F6A28">
      <w:pPr>
        <w:spacing w:after="60" w:line="263" w:lineRule="auto"/>
        <w:jc w:val="center"/>
        <w:rPr>
          <w:color w:val="000000" w:themeColor="text1"/>
        </w:rPr>
      </w:pPr>
    </w:p>
    <w:p w14:paraId="45FFADF7" w14:textId="77777777" w:rsidR="007F6A28" w:rsidRPr="004F09C9" w:rsidRDefault="007F6A28">
      <w:pPr>
        <w:spacing w:after="60" w:line="263" w:lineRule="auto"/>
        <w:jc w:val="center"/>
        <w:rPr>
          <w:color w:val="000000" w:themeColor="text1"/>
        </w:rPr>
      </w:pPr>
    </w:p>
    <w:p w14:paraId="7CC1BB83" w14:textId="77777777" w:rsidR="007F6A28" w:rsidRPr="004F09C9" w:rsidRDefault="007F6A28">
      <w:pPr>
        <w:spacing w:after="60" w:line="263" w:lineRule="auto"/>
        <w:jc w:val="center"/>
        <w:rPr>
          <w:color w:val="000000" w:themeColor="text1"/>
        </w:rPr>
      </w:pPr>
    </w:p>
    <w:p w14:paraId="2F43882D" w14:textId="77777777" w:rsidR="007F6A28" w:rsidRPr="004F09C9" w:rsidRDefault="007F6A28">
      <w:pPr>
        <w:spacing w:after="60" w:line="263" w:lineRule="auto"/>
        <w:jc w:val="center"/>
        <w:rPr>
          <w:color w:val="000000" w:themeColor="text1"/>
        </w:rPr>
      </w:pPr>
    </w:p>
    <w:p w14:paraId="4CCBFC4A" w14:textId="77777777" w:rsidR="007F6A28" w:rsidRPr="004F09C9" w:rsidRDefault="007F6A28">
      <w:pPr>
        <w:spacing w:after="60" w:line="263" w:lineRule="auto"/>
        <w:jc w:val="center"/>
        <w:rPr>
          <w:color w:val="000000" w:themeColor="text1"/>
        </w:rPr>
      </w:pPr>
    </w:p>
    <w:p w14:paraId="489A89D6" w14:textId="77777777" w:rsidR="007F6A28" w:rsidRPr="004F09C9" w:rsidRDefault="007F6A28">
      <w:pPr>
        <w:spacing w:after="60" w:line="263" w:lineRule="auto"/>
        <w:jc w:val="center"/>
        <w:rPr>
          <w:color w:val="000000" w:themeColor="text1"/>
        </w:rPr>
      </w:pPr>
    </w:p>
    <w:p w14:paraId="6BA6A03F" w14:textId="77777777" w:rsidR="007F6A28" w:rsidRPr="004F09C9" w:rsidRDefault="007F6A28">
      <w:pPr>
        <w:spacing w:after="60" w:line="263" w:lineRule="auto"/>
        <w:jc w:val="center"/>
        <w:rPr>
          <w:color w:val="000000" w:themeColor="text1"/>
        </w:rPr>
      </w:pPr>
    </w:p>
    <w:p w14:paraId="725E71FE" w14:textId="77777777" w:rsidR="007F6A28" w:rsidRPr="004F09C9" w:rsidRDefault="007F6A28">
      <w:pPr>
        <w:spacing w:after="60" w:line="263" w:lineRule="auto"/>
        <w:jc w:val="center"/>
        <w:rPr>
          <w:color w:val="000000" w:themeColor="text1"/>
        </w:rPr>
      </w:pPr>
    </w:p>
    <w:p w14:paraId="2C4806B3" w14:textId="77777777" w:rsidR="007F6A28" w:rsidRPr="004F09C9" w:rsidRDefault="007F6A28">
      <w:pPr>
        <w:spacing w:after="60" w:line="263" w:lineRule="auto"/>
        <w:jc w:val="center"/>
        <w:rPr>
          <w:color w:val="000000" w:themeColor="text1"/>
        </w:rPr>
      </w:pPr>
    </w:p>
    <w:p w14:paraId="6235CA61" w14:textId="77777777" w:rsidR="007F6A28" w:rsidRPr="004F09C9" w:rsidRDefault="007F6A28">
      <w:pPr>
        <w:spacing w:after="60" w:line="263" w:lineRule="auto"/>
        <w:jc w:val="center"/>
        <w:rPr>
          <w:color w:val="000000" w:themeColor="text1"/>
        </w:rPr>
      </w:pPr>
    </w:p>
    <w:p w14:paraId="44A1E4C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11D24B3C"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3EF51D1D" w14:textId="77777777">
        <w:trPr>
          <w:trHeight w:val="349"/>
        </w:trPr>
        <w:tc>
          <w:tcPr>
            <w:tcW w:w="9126" w:type="dxa"/>
            <w:tcBorders>
              <w:top w:val="nil"/>
              <w:left w:val="nil"/>
              <w:bottom w:val="nil"/>
              <w:right w:val="nil"/>
            </w:tcBorders>
          </w:tcPr>
          <w:p w14:paraId="4B9D0554"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61E23AC2"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BED3E85" w14:textId="77777777">
        <w:trPr>
          <w:trHeight w:val="478"/>
        </w:trPr>
        <w:tc>
          <w:tcPr>
            <w:tcW w:w="9126" w:type="dxa"/>
            <w:tcBorders>
              <w:top w:val="nil"/>
              <w:left w:val="nil"/>
              <w:bottom w:val="nil"/>
              <w:right w:val="nil"/>
            </w:tcBorders>
            <w:vAlign w:val="center"/>
          </w:tcPr>
          <w:p w14:paraId="5C6AA5F1"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026D088A"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2A39A5F0" w14:textId="77777777">
        <w:trPr>
          <w:trHeight w:val="478"/>
        </w:trPr>
        <w:tc>
          <w:tcPr>
            <w:tcW w:w="9126" w:type="dxa"/>
            <w:tcBorders>
              <w:top w:val="nil"/>
              <w:left w:val="nil"/>
              <w:bottom w:val="nil"/>
              <w:right w:val="nil"/>
            </w:tcBorders>
            <w:vAlign w:val="center"/>
          </w:tcPr>
          <w:p w14:paraId="47844A7C"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xml:space="preserve">. . . . . . . . . </w:t>
            </w:r>
            <w:proofErr w:type="gramStart"/>
            <w:r w:rsidRPr="004F09C9">
              <w:rPr>
                <w:color w:val="000000" w:themeColor="text1"/>
              </w:rPr>
              <w:t>. . . .</w:t>
            </w:r>
            <w:proofErr w:type="gramEnd"/>
          </w:p>
        </w:tc>
        <w:tc>
          <w:tcPr>
            <w:tcW w:w="234" w:type="dxa"/>
            <w:tcBorders>
              <w:top w:val="nil"/>
              <w:left w:val="nil"/>
              <w:bottom w:val="nil"/>
              <w:right w:val="nil"/>
            </w:tcBorders>
            <w:vAlign w:val="center"/>
          </w:tcPr>
          <w:p w14:paraId="392A638B"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1ABD27E8" w14:textId="77777777">
        <w:trPr>
          <w:trHeight w:val="478"/>
        </w:trPr>
        <w:tc>
          <w:tcPr>
            <w:tcW w:w="9126" w:type="dxa"/>
            <w:tcBorders>
              <w:top w:val="nil"/>
              <w:left w:val="nil"/>
              <w:bottom w:val="nil"/>
              <w:right w:val="nil"/>
            </w:tcBorders>
            <w:vAlign w:val="center"/>
          </w:tcPr>
          <w:p w14:paraId="009FA4E2"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07852A87"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1E6E5609" w14:textId="77777777">
        <w:trPr>
          <w:trHeight w:val="862"/>
        </w:trPr>
        <w:tc>
          <w:tcPr>
            <w:tcW w:w="9126" w:type="dxa"/>
            <w:tcBorders>
              <w:top w:val="nil"/>
              <w:left w:val="nil"/>
              <w:bottom w:val="nil"/>
              <w:right w:val="nil"/>
            </w:tcBorders>
          </w:tcPr>
          <w:p w14:paraId="65B0AA5C"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45848106"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07568D10"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052B5391" w14:textId="77777777">
        <w:trPr>
          <w:trHeight w:val="775"/>
        </w:trPr>
        <w:tc>
          <w:tcPr>
            <w:tcW w:w="9126" w:type="dxa"/>
            <w:tcBorders>
              <w:top w:val="nil"/>
              <w:left w:val="nil"/>
              <w:bottom w:val="nil"/>
              <w:right w:val="nil"/>
            </w:tcBorders>
          </w:tcPr>
          <w:p w14:paraId="09E76C18" w14:textId="77777777" w:rsidR="006F58EA" w:rsidRPr="004F09C9" w:rsidRDefault="00D27C9E">
            <w:pPr>
              <w:spacing w:after="208" w:line="259" w:lineRule="auto"/>
              <w:ind w:left="538" w:firstLine="0"/>
              <w:rPr>
                <w:color w:val="000000" w:themeColor="text1"/>
              </w:rPr>
            </w:pPr>
            <w:r w:rsidRPr="004F09C9">
              <w:rPr>
                <w:color w:val="000000" w:themeColor="text1"/>
              </w:rPr>
              <w:t xml:space="preserve">conditions. . . . . . . . . . . . . . . . . . . . . . . . . . . . . . . . . . . . </w:t>
            </w:r>
            <w:proofErr w:type="gramStart"/>
            <w:r w:rsidRPr="004F09C9">
              <w:rPr>
                <w:color w:val="000000" w:themeColor="text1"/>
              </w:rPr>
              <w:t>. . . .</w:t>
            </w:r>
            <w:proofErr w:type="gramEnd"/>
          </w:p>
          <w:p w14:paraId="0E2A7983"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0E845130"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7AB9D6DA" w14:textId="77777777">
        <w:trPr>
          <w:trHeight w:val="767"/>
        </w:trPr>
        <w:tc>
          <w:tcPr>
            <w:tcW w:w="9126" w:type="dxa"/>
            <w:tcBorders>
              <w:top w:val="nil"/>
              <w:left w:val="nil"/>
              <w:bottom w:val="nil"/>
              <w:right w:val="nil"/>
            </w:tcBorders>
          </w:tcPr>
          <w:p w14:paraId="6A318CD5"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xml:space="preserve">. . . . . . . . . . . . . . . . . . . . . </w:t>
            </w:r>
            <w:proofErr w:type="gramStart"/>
            <w:r w:rsidRPr="004F09C9">
              <w:rPr>
                <w:color w:val="000000" w:themeColor="text1"/>
              </w:rPr>
              <w:t>. . . .</w:t>
            </w:r>
            <w:proofErr w:type="gramEnd"/>
            <w:r w:rsidRPr="004F09C9">
              <w:rPr>
                <w:color w:val="000000" w:themeColor="text1"/>
              </w:rPr>
              <w:t xml:space="preserve"> .</w:t>
            </w:r>
          </w:p>
          <w:p w14:paraId="09F4B933"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0C7189A3"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23BC784B" w14:textId="77777777">
        <w:trPr>
          <w:trHeight w:val="767"/>
        </w:trPr>
        <w:tc>
          <w:tcPr>
            <w:tcW w:w="9126" w:type="dxa"/>
            <w:tcBorders>
              <w:top w:val="nil"/>
              <w:left w:val="nil"/>
              <w:bottom w:val="nil"/>
              <w:right w:val="nil"/>
            </w:tcBorders>
          </w:tcPr>
          <w:p w14:paraId="46746294" w14:textId="77777777" w:rsidR="006F58EA" w:rsidRPr="004F09C9" w:rsidRDefault="00D27C9E">
            <w:pPr>
              <w:spacing w:after="208" w:line="259" w:lineRule="auto"/>
              <w:ind w:left="538" w:firstLine="0"/>
              <w:rPr>
                <w:color w:val="000000" w:themeColor="text1"/>
              </w:rPr>
            </w:pPr>
            <w:r w:rsidRPr="004F09C9">
              <w:rPr>
                <w:color w:val="000000" w:themeColor="text1"/>
              </w:rPr>
              <w:t xml:space="preserve">reared in different photoperiods . . . . . . . . . . . . . . . . . . . . . . . . </w:t>
            </w:r>
            <w:proofErr w:type="gramStart"/>
            <w:r w:rsidRPr="004F09C9">
              <w:rPr>
                <w:color w:val="000000" w:themeColor="text1"/>
              </w:rPr>
              <w:t>. . . .</w:t>
            </w:r>
            <w:proofErr w:type="gramEnd"/>
          </w:p>
          <w:p w14:paraId="79F6AB7E"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71DF7EA"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75B28381" w14:textId="77777777">
        <w:trPr>
          <w:trHeight w:val="759"/>
        </w:trPr>
        <w:tc>
          <w:tcPr>
            <w:tcW w:w="9126" w:type="dxa"/>
            <w:tcBorders>
              <w:top w:val="nil"/>
              <w:left w:val="nil"/>
              <w:bottom w:val="nil"/>
              <w:right w:val="nil"/>
            </w:tcBorders>
          </w:tcPr>
          <w:p w14:paraId="105F9623"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xml:space="preserve">. . . . . . . . . </w:t>
            </w:r>
            <w:proofErr w:type="gramStart"/>
            <w:r w:rsidRPr="004F09C9">
              <w:rPr>
                <w:color w:val="000000" w:themeColor="text1"/>
              </w:rPr>
              <w:t>. . . .</w:t>
            </w:r>
            <w:proofErr w:type="gramEnd"/>
          </w:p>
          <w:p w14:paraId="3E0F7BBB"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730A858E"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18001EEA" w14:textId="77777777">
        <w:trPr>
          <w:trHeight w:val="767"/>
        </w:trPr>
        <w:tc>
          <w:tcPr>
            <w:tcW w:w="9126" w:type="dxa"/>
            <w:tcBorders>
              <w:top w:val="nil"/>
              <w:left w:val="nil"/>
              <w:bottom w:val="nil"/>
              <w:right w:val="nil"/>
            </w:tcBorders>
          </w:tcPr>
          <w:p w14:paraId="5C6BF3DB" w14:textId="77777777" w:rsidR="006F58EA" w:rsidRPr="004F09C9" w:rsidRDefault="00D27C9E">
            <w:pPr>
              <w:spacing w:after="195" w:line="259" w:lineRule="auto"/>
              <w:ind w:left="538" w:firstLine="0"/>
              <w:rPr>
                <w:color w:val="000000" w:themeColor="text1"/>
              </w:rPr>
            </w:pPr>
            <w:r w:rsidRPr="004F09C9">
              <w:rPr>
                <w:color w:val="000000" w:themeColor="text1"/>
              </w:rPr>
              <w:t xml:space="preserve">to the onset of diapause . . . . . . . . . . . . . . . . . . . . . . . . . . . </w:t>
            </w:r>
            <w:proofErr w:type="gramStart"/>
            <w:r w:rsidRPr="004F09C9">
              <w:rPr>
                <w:color w:val="000000" w:themeColor="text1"/>
              </w:rPr>
              <w:t>. . . .</w:t>
            </w:r>
            <w:proofErr w:type="gramEnd"/>
            <w:r w:rsidRPr="004F09C9">
              <w:rPr>
                <w:color w:val="000000" w:themeColor="text1"/>
              </w:rPr>
              <w:t xml:space="preserve"> .</w:t>
            </w:r>
          </w:p>
          <w:p w14:paraId="34770C79"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562657B8"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5BD438E0" w14:textId="77777777">
        <w:trPr>
          <w:trHeight w:val="255"/>
        </w:trPr>
        <w:tc>
          <w:tcPr>
            <w:tcW w:w="9126" w:type="dxa"/>
            <w:tcBorders>
              <w:top w:val="nil"/>
              <w:left w:val="nil"/>
              <w:bottom w:val="nil"/>
              <w:right w:val="nil"/>
            </w:tcBorders>
          </w:tcPr>
          <w:p w14:paraId="57AEAE27" w14:textId="77777777" w:rsidR="006F58EA" w:rsidRPr="004F09C9" w:rsidRDefault="00D27C9E">
            <w:pPr>
              <w:spacing w:after="0" w:line="259" w:lineRule="auto"/>
              <w:ind w:left="538" w:firstLine="0"/>
              <w:rPr>
                <w:color w:val="000000" w:themeColor="text1"/>
              </w:rPr>
            </w:pPr>
            <w:r w:rsidRPr="004F09C9">
              <w:rPr>
                <w:color w:val="000000" w:themeColor="text1"/>
              </w:rPr>
              <w:t xml:space="preserve">diapause . . . . . . . . . . . . . . . . . . . . . . . . . . . . . . . . . . . . </w:t>
            </w:r>
            <w:proofErr w:type="gramStart"/>
            <w:r w:rsidRPr="004F09C9">
              <w:rPr>
                <w:color w:val="000000" w:themeColor="text1"/>
              </w:rPr>
              <w:t>. . . .</w:t>
            </w:r>
            <w:proofErr w:type="gramEnd"/>
          </w:p>
        </w:tc>
        <w:tc>
          <w:tcPr>
            <w:tcW w:w="234" w:type="dxa"/>
            <w:tcBorders>
              <w:top w:val="nil"/>
              <w:left w:val="nil"/>
              <w:bottom w:val="nil"/>
              <w:right w:val="nil"/>
            </w:tcBorders>
          </w:tcPr>
          <w:p w14:paraId="635C0261"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796C9F4"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6ECE9B03"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071DA839"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17CB3600"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69E366A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53E70264"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6053A6B8"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042FCC5F"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38BFFEBA"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Hub</w:t>
      </w:r>
      <w:r w:rsidR="00E872D5" w:rsidRPr="004F09C9">
        <w:rPr>
          <w:color w:val="000000" w:themeColor="text1"/>
        </w:rPr>
        <w:t>ü</w:t>
      </w:r>
      <w:r w:rsidRPr="004F09C9">
        <w:rPr>
          <w:color w:val="000000" w:themeColor="text1"/>
        </w:rPr>
        <w:t>ner</w:t>
      </w:r>
      <w:proofErr w:type="spellEnd"/>
      <w:r w:rsidRPr="004F09C9">
        <w:rPr>
          <w:color w:val="000000" w:themeColor="text1"/>
        </w:rPr>
        <w:t>)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389BF179" w14:textId="77777777" w:rsidR="007F6A28" w:rsidRDefault="007F6A28">
      <w:pPr>
        <w:spacing w:after="0" w:line="263" w:lineRule="auto"/>
        <w:ind w:right="80"/>
        <w:jc w:val="center"/>
        <w:rPr>
          <w:color w:val="000000" w:themeColor="text1"/>
        </w:rPr>
      </w:pPr>
    </w:p>
    <w:p w14:paraId="518B88DF" w14:textId="77777777" w:rsidR="006229D9" w:rsidRDefault="006229D9">
      <w:pPr>
        <w:spacing w:after="0" w:line="263" w:lineRule="auto"/>
        <w:ind w:right="80"/>
        <w:jc w:val="center"/>
        <w:rPr>
          <w:color w:val="000000" w:themeColor="text1"/>
        </w:rPr>
      </w:pPr>
    </w:p>
    <w:p w14:paraId="710EABA6" w14:textId="77777777" w:rsidR="006229D9" w:rsidRDefault="006229D9">
      <w:pPr>
        <w:spacing w:after="0" w:line="263" w:lineRule="auto"/>
        <w:ind w:right="80"/>
        <w:jc w:val="center"/>
        <w:rPr>
          <w:color w:val="000000" w:themeColor="text1"/>
        </w:rPr>
      </w:pPr>
    </w:p>
    <w:p w14:paraId="5ADBFAEF" w14:textId="77777777" w:rsidR="006229D9" w:rsidRDefault="006229D9">
      <w:pPr>
        <w:spacing w:after="0" w:line="263" w:lineRule="auto"/>
        <w:ind w:right="80"/>
        <w:jc w:val="center"/>
        <w:rPr>
          <w:color w:val="000000" w:themeColor="text1"/>
        </w:rPr>
      </w:pPr>
    </w:p>
    <w:p w14:paraId="443697F0" w14:textId="77777777" w:rsidR="006229D9" w:rsidRDefault="006229D9">
      <w:pPr>
        <w:spacing w:after="0" w:line="263" w:lineRule="auto"/>
        <w:ind w:right="80"/>
        <w:jc w:val="center"/>
        <w:rPr>
          <w:color w:val="000000" w:themeColor="text1"/>
        </w:rPr>
      </w:pPr>
    </w:p>
    <w:p w14:paraId="7D6FA85A" w14:textId="77777777" w:rsidR="006229D9" w:rsidRDefault="006229D9">
      <w:pPr>
        <w:spacing w:after="0" w:line="263" w:lineRule="auto"/>
        <w:ind w:right="80"/>
        <w:jc w:val="center"/>
        <w:rPr>
          <w:color w:val="000000" w:themeColor="text1"/>
        </w:rPr>
      </w:pPr>
    </w:p>
    <w:p w14:paraId="3F9A808D" w14:textId="77777777" w:rsidR="006229D9" w:rsidRDefault="006229D9">
      <w:pPr>
        <w:spacing w:after="0" w:line="263" w:lineRule="auto"/>
        <w:ind w:right="80"/>
        <w:jc w:val="center"/>
        <w:rPr>
          <w:color w:val="000000" w:themeColor="text1"/>
        </w:rPr>
      </w:pPr>
    </w:p>
    <w:p w14:paraId="254284CE" w14:textId="77777777" w:rsidR="006229D9" w:rsidRDefault="006229D9">
      <w:pPr>
        <w:spacing w:after="0" w:line="263" w:lineRule="auto"/>
        <w:ind w:right="80"/>
        <w:jc w:val="center"/>
        <w:rPr>
          <w:color w:val="000000" w:themeColor="text1"/>
        </w:rPr>
      </w:pPr>
    </w:p>
    <w:p w14:paraId="03ED95AD" w14:textId="77777777" w:rsidR="006229D9" w:rsidRDefault="006229D9">
      <w:pPr>
        <w:spacing w:after="0" w:line="263" w:lineRule="auto"/>
        <w:ind w:right="80"/>
        <w:jc w:val="center"/>
        <w:rPr>
          <w:color w:val="000000" w:themeColor="text1"/>
        </w:rPr>
      </w:pPr>
    </w:p>
    <w:p w14:paraId="4C93C239" w14:textId="77777777" w:rsidR="006229D9" w:rsidRDefault="006229D9">
      <w:pPr>
        <w:spacing w:after="0" w:line="263" w:lineRule="auto"/>
        <w:ind w:right="80"/>
        <w:jc w:val="center"/>
        <w:rPr>
          <w:color w:val="000000" w:themeColor="text1"/>
        </w:rPr>
      </w:pPr>
    </w:p>
    <w:p w14:paraId="5B8EDD45" w14:textId="77777777" w:rsidR="006229D9" w:rsidRDefault="006229D9">
      <w:pPr>
        <w:spacing w:after="0" w:line="263" w:lineRule="auto"/>
        <w:ind w:right="80"/>
        <w:jc w:val="center"/>
        <w:rPr>
          <w:color w:val="000000" w:themeColor="text1"/>
        </w:rPr>
      </w:pPr>
    </w:p>
    <w:p w14:paraId="12CB94BC" w14:textId="77777777" w:rsidR="006229D9" w:rsidRDefault="006229D9">
      <w:pPr>
        <w:spacing w:after="0" w:line="263" w:lineRule="auto"/>
        <w:ind w:right="80"/>
        <w:jc w:val="center"/>
        <w:rPr>
          <w:color w:val="000000" w:themeColor="text1"/>
        </w:rPr>
      </w:pPr>
    </w:p>
    <w:p w14:paraId="27159CA8" w14:textId="77777777" w:rsidR="006229D9" w:rsidRDefault="006229D9">
      <w:pPr>
        <w:spacing w:after="0" w:line="263" w:lineRule="auto"/>
        <w:ind w:right="80"/>
        <w:jc w:val="center"/>
        <w:rPr>
          <w:color w:val="000000" w:themeColor="text1"/>
        </w:rPr>
      </w:pPr>
    </w:p>
    <w:p w14:paraId="0327A0E4" w14:textId="77777777" w:rsidR="006229D9" w:rsidRDefault="006229D9">
      <w:pPr>
        <w:spacing w:after="0" w:line="263" w:lineRule="auto"/>
        <w:ind w:right="80"/>
        <w:jc w:val="center"/>
        <w:rPr>
          <w:color w:val="000000" w:themeColor="text1"/>
        </w:rPr>
      </w:pPr>
    </w:p>
    <w:p w14:paraId="225405B9" w14:textId="77777777" w:rsidR="006229D9" w:rsidRDefault="006229D9">
      <w:pPr>
        <w:spacing w:after="0" w:line="263" w:lineRule="auto"/>
        <w:ind w:right="80"/>
        <w:jc w:val="center"/>
        <w:rPr>
          <w:color w:val="000000" w:themeColor="text1"/>
        </w:rPr>
      </w:pPr>
    </w:p>
    <w:p w14:paraId="0C6C5B36" w14:textId="77777777" w:rsidR="006229D9" w:rsidRDefault="006229D9">
      <w:pPr>
        <w:spacing w:after="0" w:line="263" w:lineRule="auto"/>
        <w:ind w:right="80"/>
        <w:jc w:val="center"/>
        <w:rPr>
          <w:color w:val="000000" w:themeColor="text1"/>
        </w:rPr>
      </w:pPr>
    </w:p>
    <w:p w14:paraId="33F3D84C" w14:textId="77777777" w:rsidR="006229D9" w:rsidRDefault="006229D9">
      <w:pPr>
        <w:spacing w:after="0" w:line="263" w:lineRule="auto"/>
        <w:ind w:right="80"/>
        <w:jc w:val="center"/>
        <w:rPr>
          <w:color w:val="000000" w:themeColor="text1"/>
        </w:rPr>
      </w:pPr>
    </w:p>
    <w:p w14:paraId="2CBD9F7F" w14:textId="77777777" w:rsidR="006229D9" w:rsidRDefault="006229D9">
      <w:pPr>
        <w:spacing w:after="0" w:line="263" w:lineRule="auto"/>
        <w:ind w:right="80"/>
        <w:jc w:val="center"/>
        <w:rPr>
          <w:color w:val="000000" w:themeColor="text1"/>
        </w:rPr>
      </w:pPr>
    </w:p>
    <w:p w14:paraId="019C9459" w14:textId="77777777" w:rsidR="006229D9" w:rsidRDefault="006229D9">
      <w:pPr>
        <w:spacing w:after="0" w:line="263" w:lineRule="auto"/>
        <w:ind w:right="80"/>
        <w:jc w:val="center"/>
        <w:rPr>
          <w:color w:val="000000" w:themeColor="text1"/>
        </w:rPr>
      </w:pPr>
    </w:p>
    <w:p w14:paraId="6EF3B933" w14:textId="77777777" w:rsidR="006229D9" w:rsidRDefault="006229D9">
      <w:pPr>
        <w:spacing w:after="0" w:line="263" w:lineRule="auto"/>
        <w:ind w:right="80"/>
        <w:jc w:val="center"/>
        <w:rPr>
          <w:color w:val="000000" w:themeColor="text1"/>
        </w:rPr>
      </w:pPr>
    </w:p>
    <w:p w14:paraId="1714D371" w14:textId="77777777" w:rsidR="006229D9" w:rsidRDefault="006229D9">
      <w:pPr>
        <w:spacing w:after="0" w:line="263" w:lineRule="auto"/>
        <w:ind w:right="80"/>
        <w:jc w:val="center"/>
        <w:rPr>
          <w:color w:val="000000" w:themeColor="text1"/>
        </w:rPr>
      </w:pPr>
    </w:p>
    <w:p w14:paraId="15004316" w14:textId="77777777" w:rsidR="006229D9" w:rsidRDefault="006229D9">
      <w:pPr>
        <w:spacing w:after="0" w:line="263" w:lineRule="auto"/>
        <w:ind w:right="80"/>
        <w:jc w:val="center"/>
        <w:rPr>
          <w:color w:val="000000" w:themeColor="text1"/>
        </w:rPr>
      </w:pPr>
    </w:p>
    <w:p w14:paraId="461A5CD6" w14:textId="77777777" w:rsidR="006229D9" w:rsidRDefault="006229D9">
      <w:pPr>
        <w:spacing w:after="0" w:line="263" w:lineRule="auto"/>
        <w:ind w:right="80"/>
        <w:jc w:val="center"/>
        <w:rPr>
          <w:color w:val="000000" w:themeColor="text1"/>
        </w:rPr>
      </w:pPr>
    </w:p>
    <w:p w14:paraId="7C686045" w14:textId="77777777" w:rsidR="006229D9" w:rsidRDefault="006229D9">
      <w:pPr>
        <w:spacing w:after="0" w:line="263" w:lineRule="auto"/>
        <w:ind w:right="80"/>
        <w:jc w:val="center"/>
        <w:rPr>
          <w:color w:val="000000" w:themeColor="text1"/>
        </w:rPr>
      </w:pPr>
    </w:p>
    <w:p w14:paraId="4B4231CC" w14:textId="77777777" w:rsidR="006229D9" w:rsidRDefault="006229D9">
      <w:pPr>
        <w:spacing w:after="0" w:line="263" w:lineRule="auto"/>
        <w:ind w:right="80"/>
        <w:jc w:val="center"/>
        <w:rPr>
          <w:color w:val="000000" w:themeColor="text1"/>
        </w:rPr>
      </w:pPr>
    </w:p>
    <w:p w14:paraId="457D4D54" w14:textId="77777777" w:rsidR="006229D9" w:rsidRDefault="006229D9">
      <w:pPr>
        <w:spacing w:after="0" w:line="263" w:lineRule="auto"/>
        <w:ind w:right="80"/>
        <w:jc w:val="center"/>
        <w:rPr>
          <w:color w:val="000000" w:themeColor="text1"/>
        </w:rPr>
      </w:pPr>
    </w:p>
    <w:p w14:paraId="730C70C5" w14:textId="77777777" w:rsidR="006229D9" w:rsidRDefault="006229D9">
      <w:pPr>
        <w:spacing w:after="0" w:line="263" w:lineRule="auto"/>
        <w:ind w:right="80"/>
        <w:jc w:val="center"/>
        <w:rPr>
          <w:color w:val="000000" w:themeColor="text1"/>
        </w:rPr>
      </w:pPr>
    </w:p>
    <w:p w14:paraId="3F4F2CED" w14:textId="77777777" w:rsidR="006229D9" w:rsidRDefault="006229D9">
      <w:pPr>
        <w:spacing w:after="0" w:line="263" w:lineRule="auto"/>
        <w:ind w:right="80"/>
        <w:jc w:val="center"/>
        <w:rPr>
          <w:color w:val="000000" w:themeColor="text1"/>
        </w:rPr>
      </w:pPr>
    </w:p>
    <w:p w14:paraId="5B7B6793" w14:textId="77777777" w:rsidR="006229D9" w:rsidRDefault="006229D9">
      <w:pPr>
        <w:spacing w:after="0" w:line="263" w:lineRule="auto"/>
        <w:ind w:right="80"/>
        <w:jc w:val="center"/>
        <w:rPr>
          <w:color w:val="000000" w:themeColor="text1"/>
        </w:rPr>
      </w:pPr>
    </w:p>
    <w:p w14:paraId="28414653" w14:textId="77777777" w:rsidR="006229D9" w:rsidRDefault="006229D9">
      <w:pPr>
        <w:spacing w:after="0" w:line="263" w:lineRule="auto"/>
        <w:ind w:right="80"/>
        <w:jc w:val="center"/>
        <w:rPr>
          <w:color w:val="000000" w:themeColor="text1"/>
        </w:rPr>
      </w:pPr>
    </w:p>
    <w:p w14:paraId="6B33A269" w14:textId="77777777" w:rsidR="006229D9" w:rsidRDefault="006229D9">
      <w:pPr>
        <w:spacing w:after="0" w:line="263" w:lineRule="auto"/>
        <w:ind w:right="80"/>
        <w:jc w:val="center"/>
        <w:rPr>
          <w:color w:val="000000" w:themeColor="text1"/>
        </w:rPr>
      </w:pPr>
    </w:p>
    <w:p w14:paraId="36EA8231" w14:textId="77777777" w:rsidR="006229D9" w:rsidRDefault="006229D9">
      <w:pPr>
        <w:spacing w:after="0" w:line="263" w:lineRule="auto"/>
        <w:ind w:right="80"/>
        <w:jc w:val="center"/>
        <w:rPr>
          <w:color w:val="000000" w:themeColor="text1"/>
        </w:rPr>
      </w:pPr>
    </w:p>
    <w:p w14:paraId="5D9168F1" w14:textId="77777777" w:rsidR="006229D9" w:rsidRDefault="006229D9">
      <w:pPr>
        <w:spacing w:after="0" w:line="263" w:lineRule="auto"/>
        <w:ind w:right="80"/>
        <w:jc w:val="center"/>
        <w:rPr>
          <w:color w:val="000000" w:themeColor="text1"/>
        </w:rPr>
      </w:pPr>
    </w:p>
    <w:p w14:paraId="2E73C8E8" w14:textId="7C9C18D2" w:rsidR="006229D9" w:rsidRDefault="006229D9">
      <w:pPr>
        <w:spacing w:after="0" w:line="263" w:lineRule="auto"/>
        <w:ind w:right="80"/>
        <w:jc w:val="center"/>
        <w:rPr>
          <w:color w:val="000000" w:themeColor="text1"/>
        </w:rPr>
      </w:pPr>
    </w:p>
    <w:p w14:paraId="2AEF4094" w14:textId="77777777" w:rsidR="007F6A28" w:rsidRPr="004F09C9" w:rsidRDefault="007F6A28" w:rsidP="00F1002A">
      <w:pPr>
        <w:spacing w:after="0" w:line="263" w:lineRule="auto"/>
        <w:ind w:left="0" w:right="80" w:firstLine="0"/>
        <w:rPr>
          <w:color w:val="000000" w:themeColor="text1"/>
        </w:rPr>
      </w:pPr>
    </w:p>
    <w:p w14:paraId="378D2E81" w14:textId="77777777" w:rsidR="00E872D5" w:rsidRPr="004F09C9" w:rsidRDefault="00E872D5" w:rsidP="00E872D5">
      <w:pPr>
        <w:spacing w:after="0" w:line="263" w:lineRule="auto"/>
        <w:ind w:right="80"/>
        <w:jc w:val="center"/>
        <w:rPr>
          <w:color w:val="000000" w:themeColor="text1"/>
        </w:rPr>
      </w:pPr>
      <w:bookmarkStart w:id="4" w:name="_Hlk861126"/>
      <w:r w:rsidRPr="004F09C9">
        <w:rPr>
          <w:color w:val="000000" w:themeColor="text1"/>
        </w:rPr>
        <w:lastRenderedPageBreak/>
        <w:t>CHAPTER 1</w:t>
      </w:r>
    </w:p>
    <w:p w14:paraId="3E3DE24E" w14:textId="1FA3EBB3" w:rsidR="00E872D5" w:rsidRDefault="00E872D5" w:rsidP="00E872D5">
      <w:pPr>
        <w:spacing w:after="162" w:line="263" w:lineRule="auto"/>
        <w:ind w:right="80"/>
        <w:jc w:val="center"/>
        <w:rPr>
          <w:color w:val="000000" w:themeColor="text1"/>
        </w:rPr>
      </w:pPr>
      <w:r w:rsidRPr="004F09C9">
        <w:rPr>
          <w:color w:val="000000" w:themeColor="text1"/>
        </w:rPr>
        <w:t>INTRODUCTION</w:t>
      </w:r>
    </w:p>
    <w:p w14:paraId="6E96002D" w14:textId="77777777" w:rsidR="004861D9" w:rsidRPr="004F09C9" w:rsidRDefault="004861D9" w:rsidP="00E872D5">
      <w:pPr>
        <w:spacing w:after="162" w:line="263" w:lineRule="auto"/>
        <w:ind w:right="80"/>
        <w:jc w:val="center"/>
        <w:rPr>
          <w:color w:val="000000" w:themeColor="text1"/>
        </w:rPr>
      </w:pPr>
    </w:p>
    <w:p w14:paraId="63280124" w14:textId="34FEAAA4" w:rsidR="00316A0E" w:rsidRDefault="00E872D5" w:rsidP="004861D9">
      <w:pPr>
        <w:spacing w:line="480" w:lineRule="auto"/>
        <w:ind w:left="0" w:right="90" w:firstLine="720"/>
        <w:rPr>
          <w:color w:val="000000" w:themeColor="text1"/>
        </w:rPr>
      </w:pPr>
      <w:r w:rsidRPr="004F09C9">
        <w:rPr>
          <w:color w:val="000000" w:themeColor="text1"/>
        </w:rPr>
        <w:t xml:space="preserve">In temperate regions, seasons cycle predictably between </w:t>
      </w:r>
      <w:r w:rsidR="00B211B5">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sidR="006D5CC4">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Pr="004F09C9">
        <w:rPr>
          <w:color w:val="000000" w:themeColor="text1"/>
        </w:rPr>
        <w:t xml:space="preserve">During the warm </w:t>
      </w:r>
      <w:r w:rsidR="006D5CC4">
        <w:rPr>
          <w:color w:val="000000" w:themeColor="text1"/>
        </w:rPr>
        <w:t xml:space="preserve">and humid </w:t>
      </w:r>
      <w:r w:rsidRPr="004F09C9">
        <w:rPr>
          <w:color w:val="000000" w:themeColor="text1"/>
        </w:rPr>
        <w:t>season</w:t>
      </w:r>
      <w:r w:rsidR="00C76997">
        <w:rPr>
          <w:color w:val="000000" w:themeColor="text1"/>
        </w:rPr>
        <w:t>s</w:t>
      </w:r>
      <w:r w:rsidR="00E21FFA">
        <w:rPr>
          <w:color w:val="000000" w:themeColor="text1"/>
        </w:rPr>
        <w:t xml:space="preserve"> </w:t>
      </w:r>
      <w:r w:rsidR="00C76997">
        <w:rPr>
          <w:color w:val="000000" w:themeColor="text1"/>
        </w:rPr>
        <w:t xml:space="preserve">when </w:t>
      </w:r>
      <w:r w:rsidR="00E21FFA">
        <w:rPr>
          <w:color w:val="000000" w:themeColor="text1"/>
        </w:rPr>
        <w:t>conditions are favorable</w:t>
      </w:r>
      <w:r w:rsidR="00C76997">
        <w:rPr>
          <w:color w:val="000000" w:themeColor="text1"/>
        </w:rPr>
        <w:t xml:space="preserve"> </w:t>
      </w:r>
      <w:r w:rsidR="00B211B5">
        <w:rPr>
          <w:color w:val="000000" w:themeColor="text1"/>
        </w:rPr>
        <w:t xml:space="preserve">resources like food and water are </w:t>
      </w:r>
      <w:r w:rsidR="00C76997">
        <w:rPr>
          <w:color w:val="000000" w:themeColor="text1"/>
        </w:rPr>
        <w:t xml:space="preserve">available for insects </w:t>
      </w:r>
      <w:r w:rsidR="00E21FFA">
        <w:rPr>
          <w:color w:val="000000" w:themeColor="text1"/>
        </w:rPr>
        <w:t>for growth, development, and reproduction</w:t>
      </w:r>
      <w:r w:rsidRPr="004F09C9">
        <w:rPr>
          <w:color w:val="000000" w:themeColor="text1"/>
        </w:rPr>
        <w:t>.</w:t>
      </w:r>
      <w:r>
        <w:rPr>
          <w:color w:val="000000" w:themeColor="text1"/>
        </w:rPr>
        <w:t xml:space="preserve"> </w:t>
      </w:r>
      <w:r w:rsidR="008225B1">
        <w:rPr>
          <w:color w:val="000000" w:themeColor="text1"/>
        </w:rPr>
        <w:t>As seasons cycle from summer to winter</w:t>
      </w:r>
      <w:r w:rsidR="0048650B">
        <w:rPr>
          <w:color w:val="000000" w:themeColor="text1"/>
        </w:rPr>
        <w:t>,</w:t>
      </w:r>
      <w:r w:rsidR="008225B1">
        <w:rPr>
          <w:color w:val="000000" w:themeColor="text1"/>
        </w:rPr>
        <w:t xml:space="preserve"> </w:t>
      </w:r>
      <w:r w:rsidR="0048650B">
        <w:rPr>
          <w:color w:val="000000" w:themeColor="text1"/>
        </w:rPr>
        <w:t xml:space="preserve">conditions become cold, dry, and </w:t>
      </w:r>
      <w:r w:rsidR="00E21FFA">
        <w:rPr>
          <w:color w:val="000000" w:themeColor="text1"/>
        </w:rPr>
        <w:t>unfavorable</w:t>
      </w:r>
      <w:r w:rsidR="008208FB">
        <w:rPr>
          <w:color w:val="000000" w:themeColor="text1"/>
        </w:rPr>
        <w:t xml:space="preserve"> for many</w:t>
      </w:r>
      <w:r w:rsidR="00E21FFA">
        <w:rPr>
          <w:color w:val="000000" w:themeColor="text1"/>
        </w:rPr>
        <w:t xml:space="preserve"> </w:t>
      </w:r>
      <w:r w:rsidR="008225B1">
        <w:rPr>
          <w:color w:val="000000" w:themeColor="text1"/>
        </w:rPr>
        <w:t>insects</w:t>
      </w:r>
      <w:r w:rsidR="0048650B">
        <w:rPr>
          <w:color w:val="000000" w:themeColor="text1"/>
        </w:rPr>
        <w:t xml:space="preserve"> as these conditions</w:t>
      </w:r>
      <w:r w:rsidRPr="004F09C9">
        <w:rPr>
          <w:color w:val="000000" w:themeColor="text1"/>
        </w:rPr>
        <w:t xml:space="preserve"> reduce metabolic activity</w:t>
      </w:r>
      <w:r w:rsidR="00E21FFA">
        <w:rPr>
          <w:color w:val="000000" w:themeColor="text1"/>
        </w:rPr>
        <w:t xml:space="preserve"> and make </w:t>
      </w:r>
      <w:r w:rsidRPr="004F09C9">
        <w:rPr>
          <w:color w:val="000000" w:themeColor="text1"/>
        </w:rPr>
        <w:t>continued activity challenging or even impossible.</w:t>
      </w:r>
      <w:r>
        <w:rPr>
          <w:color w:val="000000" w:themeColor="text1"/>
        </w:rPr>
        <w:t xml:space="preserve"> </w:t>
      </w:r>
      <w:r w:rsidR="00276582" w:rsidRPr="00B134B2">
        <w:rPr>
          <w:color w:val="000000" w:themeColor="text1"/>
        </w:rPr>
        <w:t xml:space="preserve">To </w:t>
      </w:r>
      <w:r w:rsidR="00025945">
        <w:rPr>
          <w:color w:val="000000" w:themeColor="text1"/>
        </w:rPr>
        <w:t xml:space="preserve">protect themselves from unfavorable </w:t>
      </w:r>
      <w:r w:rsidR="00276582" w:rsidRPr="00B134B2">
        <w:rPr>
          <w:color w:val="000000" w:themeColor="text1"/>
        </w:rPr>
        <w:t xml:space="preserve">seasonal changes, many </w:t>
      </w:r>
      <w:r w:rsidR="00C056A1">
        <w:rPr>
          <w:color w:val="000000" w:themeColor="text1"/>
        </w:rPr>
        <w:t xml:space="preserve">insects </w:t>
      </w:r>
      <w:r w:rsidR="00276582" w:rsidRPr="00B134B2">
        <w:rPr>
          <w:color w:val="000000" w:themeColor="text1"/>
        </w:rPr>
        <w:t xml:space="preserve">synchronize their development using </w:t>
      </w:r>
      <w:r w:rsidR="00025945">
        <w:rPr>
          <w:color w:val="000000" w:themeColor="text1"/>
        </w:rPr>
        <w:t xml:space="preserve">biotic and abiotic </w:t>
      </w:r>
      <w:r w:rsidR="00276582" w:rsidRPr="00B134B2">
        <w:rPr>
          <w:color w:val="000000" w:themeColor="text1"/>
        </w:rPr>
        <w:t xml:space="preserve">cues that consistently cycle with </w:t>
      </w:r>
      <w:r w:rsidR="00025945">
        <w:rPr>
          <w:color w:val="000000" w:themeColor="text1"/>
        </w:rPr>
        <w:t>host-plant quality, temperature, and photoperiod</w:t>
      </w:r>
      <w:r w:rsidR="00276582" w:rsidRPr="00B134B2">
        <w:rPr>
          <w:color w:val="000000" w:themeColor="text1"/>
        </w:rPr>
        <w:t xml:space="preserve">. </w:t>
      </w:r>
      <w:r w:rsidR="00316A0E" w:rsidRPr="00B134B2">
        <w:rPr>
          <w:color w:val="000000" w:themeColor="text1"/>
        </w:rPr>
        <w:t xml:space="preserve">For plants and animals alike, temperature has a strong influence on their growth and performance, but temperatures can fluctuate </w:t>
      </w:r>
      <w:r w:rsidR="00316A0E">
        <w:rPr>
          <w:color w:val="000000" w:themeColor="text1"/>
        </w:rPr>
        <w:t>daily,</w:t>
      </w:r>
      <w:r w:rsidR="00316A0E" w:rsidRPr="00B134B2">
        <w:rPr>
          <w:color w:val="000000" w:themeColor="text1"/>
        </w:rPr>
        <w:t xml:space="preserve"> </w:t>
      </w:r>
      <w:r w:rsidR="00316A0E">
        <w:rPr>
          <w:color w:val="000000" w:themeColor="text1"/>
        </w:rPr>
        <w:t>seasonally, and from year</w:t>
      </w:r>
      <w:r w:rsidR="00316A0E" w:rsidRPr="00B134B2">
        <w:rPr>
          <w:color w:val="000000" w:themeColor="text1"/>
        </w:rPr>
        <w:t xml:space="preserve"> to year. The ability to reliably predict seasonal changes </w:t>
      </w:r>
      <w:r w:rsidR="00316A0E">
        <w:rPr>
          <w:color w:val="000000" w:themeColor="text1"/>
        </w:rPr>
        <w:t xml:space="preserve">and avoid unfavorable temperatures </w:t>
      </w:r>
      <w:r w:rsidR="00316A0E" w:rsidRPr="00B134B2">
        <w:rPr>
          <w:color w:val="000000" w:themeColor="text1"/>
        </w:rPr>
        <w:t xml:space="preserve">is probably one of the most important challenges all organisms encounter. </w:t>
      </w:r>
      <w:r w:rsidR="00316A0E">
        <w:rPr>
          <w:color w:val="000000" w:themeColor="text1"/>
        </w:rPr>
        <w:t>Many temperate-living</w:t>
      </w:r>
      <w:r w:rsidR="00316A0E" w:rsidRPr="004F09C9">
        <w:rPr>
          <w:color w:val="000000" w:themeColor="text1"/>
        </w:rPr>
        <w:t xml:space="preserve"> insects have </w:t>
      </w:r>
      <w:r w:rsidR="00316A0E">
        <w:rPr>
          <w:color w:val="000000" w:themeColor="text1"/>
        </w:rPr>
        <w:t xml:space="preserve">evolved </w:t>
      </w:r>
      <w:r w:rsidR="00316A0E" w:rsidRPr="004F09C9">
        <w:rPr>
          <w:color w:val="000000" w:themeColor="text1"/>
        </w:rPr>
        <w:t xml:space="preserve">seasonal dormancy (diapause) as a strategy to protect themselves from unfavorable </w:t>
      </w:r>
      <w:r w:rsidR="00316A0E">
        <w:rPr>
          <w:color w:val="000000" w:themeColor="text1"/>
        </w:rPr>
        <w:t>seasons. Climate change is predicted to cause more seasonal variability and increase seasonal temperatures</w:t>
      </w:r>
      <w:r w:rsidR="00E81C14">
        <w:rPr>
          <w:color w:val="000000" w:themeColor="text1"/>
        </w:rPr>
        <w:t>,</w:t>
      </w:r>
      <w:r w:rsidR="00316A0E">
        <w:rPr>
          <w:color w:val="000000" w:themeColor="text1"/>
        </w:rPr>
        <w:t xml:space="preserve"> disrupting the predictability insects use to synchronize their life histories with their environment, </w:t>
      </w:r>
      <w:r w:rsidR="00E81C14">
        <w:rPr>
          <w:color w:val="000000" w:themeColor="text1"/>
        </w:rPr>
        <w:t xml:space="preserve">and </w:t>
      </w:r>
      <w:r w:rsidR="00316A0E">
        <w:rPr>
          <w:color w:val="000000" w:themeColor="text1"/>
        </w:rPr>
        <w:t>threatening the survival of some insects</w:t>
      </w:r>
      <w:r w:rsidR="00316A0E" w:rsidRPr="004F09C9">
        <w:rPr>
          <w:color w:val="000000" w:themeColor="text1"/>
        </w:rPr>
        <w:t xml:space="preserve">. </w:t>
      </w:r>
    </w:p>
    <w:p w14:paraId="787F7452" w14:textId="79BDE009" w:rsidR="00316A0E" w:rsidRPr="00FA5D21" w:rsidRDefault="00316A0E" w:rsidP="004861D9">
      <w:pPr>
        <w:spacing w:line="480" w:lineRule="auto"/>
        <w:ind w:firstLine="710"/>
        <w:outlineLvl w:val="0"/>
        <w:rPr>
          <w:rFonts w:asciiTheme="minorHAnsi" w:hAnsiTheme="minorHAnsi"/>
          <w:color w:val="auto"/>
        </w:rPr>
      </w:pPr>
      <w:r w:rsidRPr="00A4103C">
        <w:rPr>
          <w:rFonts w:asciiTheme="minorHAnsi" w:hAnsiTheme="minorHAnsi"/>
          <w:color w:val="auto"/>
        </w:rPr>
        <w:t>According to the National Oceanic and Atmospheric Administration, 2016 was the warmest year on record with global surface temperatures and North American land surface temperatures averaging 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Conservative projections of future temperatures estimate at least a 1.5</w:t>
      </w:r>
      <w:r>
        <w:rPr>
          <w:rFonts w:asciiTheme="minorHAnsi" w:hAnsiTheme="minorHAnsi"/>
          <w:color w:val="auto"/>
        </w:rPr>
        <w:t xml:space="preserve"> °</w:t>
      </w:r>
      <w:r w:rsidRPr="00A4103C">
        <w:rPr>
          <w:rFonts w:asciiTheme="minorHAnsi" w:hAnsiTheme="minorHAnsi"/>
          <w:color w:val="auto"/>
        </w:rPr>
        <w:t xml:space="preserve">C increase in global surface temperature by the end </w:t>
      </w:r>
      <w:r w:rsidRPr="00A4103C">
        <w:rPr>
          <w:rFonts w:asciiTheme="minorHAnsi" w:hAnsiTheme="minorHAnsi"/>
          <w:color w:val="auto"/>
        </w:rPr>
        <w:lastRenderedPageBreak/>
        <w:t>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"10.1073/pnas.0712056105", "ISBN" : "0027-8424", "ISSN" : "0027-8424", "PMID" : "18256185", "abstract" : "Carbon dioxide is a potent greenhouse gas. The dramatic increase in its concentration in the atmosphere as a result of human activities, beginning with accelerated fossil fuels combustion in the late 18th century, and perhaps even earlier, with modern agricultural expansion 8,000 years ago (1, 2), is driving a striking rise in global temperature (3). For the past 650,000 years, until relatively recently, the concentration of CO2 in the atmosphere was 280 ppm or less; however, the current concentration exceeds 380 ppm and, on its present trajectory, will surpass 550 ppm by 2050 (3). The accumulation of CO2 and other greenhouse gases in the atmosphere is forcing an elevation of global mean temperature; during the lifetime of child born today, the average temperature of the earth will increase by as much as 6C (3). Working in concert, elevated temperature and CO2 are redistributing plant and animal communities on the surface of the earth (4). Because of the direct effect of CO2 and temperature on global food supplies, the influence of these changes on plant physiology and ecology is being actively studied (47). How these elements of global change may alter the interactions between plants and the insects that feed on them is relatively unknown. By bringing to light secrets contained in the fossil record, Currano et al. (8), published in this issue of PNAS, found that the amount and diversity of insect damage to plants increased in association with an abrupt rise in atmospheric CO2 and global temperature that occurred &gt;55 million years ago. If the past is indeed a window to the future, their findings suggest that increased insect herbivory will be one more unpleasant surprise arising from anthropogenic climate change.", "author" : [ { "dropping-particle" : "", "family" : "DeLucia", "given" : "Evan H", "non-dropping-particle" : "", "parse-names" : false, "suffix" : "" }, { "dropping-particle" : "", "family" : "Casteel", "given" : "Clare L", "non-dropping-particle" : "", "parse-names" : false, "suffix" : "" }, { "dropping-particle" : "", "family" : "Nabity", "given" : "Paul D", "non-dropping-particle" : "", "parse-names" : false, "suffix" : "" }, { "dropping-particle" : "", "family" : "O'Neill", "given" : "Bridget F", "non-dropping-particle" : "", "parse-names" : false, "suffix" : "" } ], "container-title" : "Proceedings of the National Academy of Sciences", "id" : "ITEM-1", "issue" : "6", "issued" : { "date-parts" : [ [ "2008" ] ] }, "page" : "1781-1782", "title" : "Insects take a bigger bite out of plants in a warmer, higher carbon dioxide world", "type" : "article-journal", "volume" : "105" }, "uris" : [ "http://www.mendeley.com/documents/?uuid=4a685c63-6876-46e1-afd5-1d6b646b62ca" ] }, { "id" : "ITEM-2",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"IPCC", "given" : "", "non-dropping-particle" : "", "parse-names" : false, "suffix" : "" } ], "container-title" : "CEUR Workshop Proceedings",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"number-of-pages" : "33-36", "publisher" : "Cambridge University Press", "publisher-place" : "Cambridge", "title" : "Summary for Policymakers. In: Climate Change 2013: The Physical Science Basis. Contribution of Working Group I to the Fifth Assessment Report of the Intergovernmental Panel on Climate Change", "type" : "report", "volume" : "1542" }, "uris" : [ "http://www.mendeley.com/documents/?uuid=09715d79-f2a7-4087-9e52-dee463d53332" ] } ], "mendeley" : { "formattedCitation" : "(DeLucia et al. 2008, IPCC 2013)", "manualFormatting" : "(DeLucia et al. 2008, Stocker et al. 2015)", "plainTextFormattedCitation" : "(DeLucia et al. 2008, IPCC 2013)", "previouslyFormattedCitation" : "(DeLucia et al. 2008, IPCC 2013)"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(DeLucia et al. 2008, Stocker et al. 2015)</w:t>
      </w:r>
      <w:r w:rsidRPr="00A4103C">
        <w:rPr>
          <w:rFonts w:asciiTheme="minorHAnsi" w:hAnsiTheme="minorHAnsi"/>
          <w:color w:val="auto"/>
        </w:rPr>
        <w:fldChar w:fldCharType="end"/>
      </w:r>
      <w:r w:rsidRPr="00A4103C">
        <w:rPr>
          <w:rFonts w:asciiTheme="minorHAnsi" w:hAnsiTheme="minorHAnsi"/>
          <w:color w:val="auto"/>
        </w:rPr>
        <w:t xml:space="preserve">. Seasonal temperature averages in the United States during 2016 echoed this upward trend for all four seasons surpassing all previously recorded temperature averages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xml:space="preserve">. Warmer temperatures will effectively increase the duration of the warm growing season as fall, winter, and spring temperatures increase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"mendeley" : { "formattedCitation" : "(Bradshaw and Holzapfel 2006, Hahn and Denlinger 2011, Scriber 2014)", "plainTextFormattedCitation" : "(Bradshaw and Holzapfel 2006, Hahn and Denlinger 2011, Scriber 2014)", "previouslyFormattedCitation" :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r>
        <w:rPr>
          <w:rFonts w:asciiTheme="minorHAnsi" w:hAnsiTheme="minorHAnsi"/>
          <w:color w:val="auto"/>
        </w:rPr>
        <w:t xml:space="preserve">As insects continue to experience the effects of climate change, warmer temperatures could affect the performance, population range and density, and/or life history timing of insects as they adjust to increased seasonal variation. </w:t>
      </w:r>
      <w:r w:rsidRPr="00A4103C">
        <w:rPr>
          <w:rFonts w:asciiTheme="minorHAnsi" w:hAnsiTheme="minorHAnsi"/>
          <w:color w:val="auto"/>
        </w:rPr>
        <w:t xml:space="preserve">Generally, </w:t>
      </w:r>
      <w:r w:rsidR="00E81C14">
        <w:rPr>
          <w:rFonts w:asciiTheme="minorHAnsi" w:hAnsiTheme="minorHAnsi"/>
          <w:color w:val="auto"/>
        </w:rPr>
        <w:t>the</w:t>
      </w:r>
      <w:r w:rsidR="00E81C14" w:rsidRPr="00A4103C">
        <w:rPr>
          <w:rFonts w:asciiTheme="minorHAnsi" w:hAnsiTheme="minorHAnsi"/>
          <w:color w:val="auto"/>
        </w:rPr>
        <w:t xml:space="preserve"> </w:t>
      </w:r>
      <w:r w:rsidRPr="00A4103C">
        <w:rPr>
          <w:rFonts w:asciiTheme="minorHAnsi" w:hAnsiTheme="minorHAnsi"/>
          <w:color w:val="auto"/>
        </w:rPr>
        <w:t>metabolic rate</w:t>
      </w:r>
      <w:r>
        <w:rPr>
          <w:rFonts w:asciiTheme="minorHAnsi" w:hAnsiTheme="minorHAnsi"/>
          <w:color w:val="auto"/>
        </w:rPr>
        <w:t>s</w:t>
      </w:r>
      <w:r w:rsidR="00E81C14">
        <w:rPr>
          <w:rFonts w:asciiTheme="minorHAnsi" w:hAnsiTheme="minorHAnsi"/>
          <w:color w:val="auto"/>
        </w:rPr>
        <w:t xml:space="preserve"> exhibited by ectothermic species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development time to reproductive maturity. Mature adults that occur earlier in the growing season could increase the number of generations each year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"id" : "ITEM-4",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"ITEM-4", "issue" : "1", "issued" : { "date-parts" : [ [ "2002" ] ] }, "page" : "1-16", "title" : "Herbivory in global climate change research: Direct effects of rising temperature on insect herbivores", "type" : "article-journal", "volume" : "8" }, "uris" : [ "http://www.mendeley.com/documents/?uuid=a678acaf-e246-4604-a321-4764aa1ed436" ] } ], "mendeley" : { "formattedCitation" : "(Bale et al. 2002, Bradshaw and Holzapfel 2006, Hahn and Denlinger 2011, Scriber 2014)", "plainTextFormattedCitation" : "(Bale et al. 2002, Bradshaw and Holzapfel 2006, Hahn and Denlinger 2011, Scriber 2014)", "previouslyFormattedCitation" : "(Bale et al. 2002,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(Bale et al. 2002, 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p>
    <w:p w14:paraId="4C9E64A0" w14:textId="0448A086" w:rsidR="00316A0E" w:rsidRDefault="00316A0E" w:rsidP="004861D9">
      <w:pPr>
        <w:spacing w:line="480" w:lineRule="auto"/>
        <w:ind w:left="0" w:right="90" w:firstLine="720"/>
        <w:rPr>
          <w:color w:val="000000" w:themeColor="text1"/>
        </w:rPr>
      </w:pPr>
      <w:r>
        <w:rPr>
          <w:color w:val="000000" w:themeColor="text1"/>
        </w:rPr>
        <w:t>The performance of insects</w:t>
      </w:r>
      <w:r w:rsidRPr="00B134B2">
        <w:rPr>
          <w:color w:val="000000" w:themeColor="text1"/>
        </w:rPr>
        <w:t xml:space="preserve"> is influenced by the thermal conditions they experience in their environments and increased temperatures could</w:t>
      </w:r>
      <w:r>
        <w:rPr>
          <w:color w:val="000000" w:themeColor="text1"/>
        </w:rPr>
        <w:t xml:space="preserve"> be </w:t>
      </w:r>
      <w:r w:rsidRPr="00B134B2">
        <w:rPr>
          <w:color w:val="000000" w:themeColor="text1"/>
        </w:rPr>
        <w:t xml:space="preserve">either positive or negative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w:t>
      </w:r>
      <w:r w:rsidRPr="00B134B2">
        <w:rPr>
          <w:color w:val="000000" w:themeColor="text1"/>
        </w:rPr>
        <w:lastRenderedPageBreak/>
        <w:t xml:space="preserve">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w:t>
      </w:r>
      <w:r w:rsidR="00E81C14">
        <w:rPr>
          <w:color w:val="000000" w:themeColor="text1"/>
        </w:rPr>
        <w:t>which</w:t>
      </w:r>
      <w:r w:rsidR="00E81C14" w:rsidRPr="00B134B2">
        <w:rPr>
          <w:color w:val="000000" w:themeColor="text1"/>
        </w:rPr>
        <w:t xml:space="preserve"> </w:t>
      </w:r>
      <w:r w:rsidRPr="00B134B2">
        <w:rPr>
          <w:color w:val="000000" w:themeColor="text1"/>
        </w:rPr>
        <w:t xml:space="preserve">is the temperature where performance is maximized. The range of temperatures where the performance of an insect is half of the thermal optimum represents the thermal breadth. Finally, the range of temperatures within which any performance is permitted is an insect’s thermal tolerance range.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5FA85A0C" w14:textId="3C419620" w:rsidR="00316A0E" w:rsidRPr="00B134B2" w:rsidRDefault="00316A0E" w:rsidP="004861D9">
      <w:pPr>
        <w:spacing w:line="480" w:lineRule="auto"/>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xml:space="preserve">. In the tropics, environmental temperatures vary little relative to temperatures in temperate regions and insects in tropical regions experience temperatures </w:t>
      </w:r>
      <w:r w:rsidRPr="00B134B2">
        <w:rPr>
          <w:color w:val="000000" w:themeColor="text1"/>
        </w:rPr>
        <w:lastRenderedPageBreak/>
        <w:t>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as climate warms.</w:t>
      </w:r>
    </w:p>
    <w:p w14:paraId="73872B42" w14:textId="77777777" w:rsidR="00316A0E" w:rsidRPr="00B134B2" w:rsidRDefault="00316A0E" w:rsidP="004861D9">
      <w:pPr>
        <w:spacing w:line="480" w:lineRule="auto"/>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xml:space="preserve">. Warmer temperatures could shrink the southern distribution of losing populations, reducing their population size. Insects that are unable to shift their geographic range of their population or unable to tolerate increasing temperatures in their current environment could be losers. </w:t>
      </w:r>
    </w:p>
    <w:p w14:paraId="23937AB7" w14:textId="77777777" w:rsidR="00316A0E" w:rsidRPr="00B134B2" w:rsidRDefault="00316A0E" w:rsidP="004861D9">
      <w:pPr>
        <w:spacing w:line="480" w:lineRule="auto"/>
        <w:ind w:left="0" w:right="90" w:firstLine="720"/>
        <w:rPr>
          <w:color w:val="000000" w:themeColor="text1"/>
        </w:rPr>
      </w:pPr>
      <w:r w:rsidRPr="00B134B2">
        <w:rPr>
          <w:color w:val="000000" w:themeColor="text1"/>
        </w:rPr>
        <w:t xml:space="preserve">Winners could experience a net increase in both population size and geographical range with more individuals spread across more geography. Winners could also experience a northern shift of their entire geographical range with no change in population size. In Europe, changes in ranges have been observed in 35 species of non-migratory butterfly species.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p>
    <w:p w14:paraId="12228C5F" w14:textId="7142F3D7" w:rsidR="00316A0E" w:rsidRDefault="00316A0E" w:rsidP="004861D9">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w:t>
      </w:r>
      <w:r w:rsidR="00E81C14">
        <w:rPr>
          <w:color w:val="000000" w:themeColor="text1"/>
        </w:rPr>
        <w:t>, t</w:t>
      </w:r>
      <w:r w:rsidRPr="00B134B2">
        <w:rPr>
          <w:color w:val="000000" w:themeColor="text1"/>
        </w:rPr>
        <w:t>hose insects that experience range shifts will be exposed to environmental cues, like photoperiod, that are intrinsic to the</w:t>
      </w:r>
      <w:r>
        <w:rPr>
          <w:color w:val="000000" w:themeColor="text1"/>
        </w:rPr>
        <w:t xml:space="preserve"> </w:t>
      </w:r>
      <w:r w:rsidRPr="00B134B2">
        <w:rPr>
          <w:color w:val="000000" w:themeColor="text1"/>
        </w:rPr>
        <w:t>latitudes</w:t>
      </w:r>
      <w:r>
        <w:rPr>
          <w:color w:val="000000" w:themeColor="text1"/>
        </w:rPr>
        <w:t xml:space="preserve"> where these shifts occur</w:t>
      </w:r>
      <w:r w:rsidRPr="00B134B2">
        <w:rPr>
          <w:color w:val="000000" w:themeColor="text1"/>
        </w:rPr>
        <w:t xml:space="preserve">. Photoperiod, like temperature, is an important environmental cue that insects use </w:t>
      </w:r>
      <w:r w:rsidRPr="00B134B2">
        <w:rPr>
          <w:color w:val="000000" w:themeColor="text1"/>
        </w:rPr>
        <w:lastRenderedPageBreak/>
        <w:t>to make life history decisions.</w:t>
      </w:r>
      <w:r>
        <w:rPr>
          <w:color w:val="000000" w:themeColor="text1"/>
        </w:rPr>
        <w:t xml:space="preserve"> P</w:t>
      </w:r>
      <w:r w:rsidRPr="00B134B2">
        <w:rPr>
          <w:color w:val="000000" w:themeColor="text1"/>
        </w:rPr>
        <w:t xml:space="preserve">hotoperiod consistently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Failure to adjust to the photoperiods of these warmer northern latitudes could negatively impact the timing of life history events for those shifted populations, turning winners into losers.</w:t>
      </w:r>
      <w:r w:rsidDel="00316A0E">
        <w:rPr>
          <w:color w:val="000000" w:themeColor="text1"/>
        </w:rPr>
        <w:t xml:space="preserve"> </w:t>
      </w:r>
    </w:p>
    <w:p w14:paraId="4111BFCC" w14:textId="30918408" w:rsidR="00415A22" w:rsidRDefault="008E5D13" w:rsidP="004861D9">
      <w:pPr>
        <w:spacing w:line="480" w:lineRule="auto"/>
        <w:ind w:left="0" w:right="90" w:firstLine="720"/>
        <w:rPr>
          <w:color w:val="000000" w:themeColor="text1"/>
        </w:rPr>
      </w:pPr>
      <w:r w:rsidRPr="00B134B2">
        <w:rPr>
          <w:color w:val="000000" w:themeColor="text1"/>
        </w:rPr>
        <w:t xml:space="preserve">To ensure their survival, </w:t>
      </w:r>
      <w:r w:rsidR="00CC258C">
        <w:rPr>
          <w:color w:val="000000" w:themeColor="text1"/>
        </w:rPr>
        <w:t>insects in temperate regions</w:t>
      </w:r>
      <w:r w:rsidR="00CC258C" w:rsidRPr="00B134B2">
        <w:rPr>
          <w:color w:val="000000" w:themeColor="text1"/>
        </w:rPr>
        <w:t xml:space="preserve"> </w:t>
      </w:r>
      <w:r w:rsidRPr="00B134B2">
        <w:rPr>
          <w:color w:val="000000" w:themeColor="text1"/>
        </w:rPr>
        <w:t>must monitor both their internal condition as well as the external environment and respond to changes in those environments as they occur. Insects must actively work to avoid conditions that become too stressful and take advantage of conditions that are favorable. Environmental stress that occurs over a relatively short period of time can be categorized as acute stress, while stress that occurs over a relatively prolonged period can be considered chronically stressful.</w:t>
      </w:r>
      <w:r w:rsidR="00CC258C">
        <w:rPr>
          <w:color w:val="000000" w:themeColor="text1"/>
        </w:rPr>
        <w:t xml:space="preserve"> </w:t>
      </w:r>
      <w:r w:rsidR="00CC258C" w:rsidRPr="00B134B2">
        <w:rPr>
          <w:color w:val="000000" w:themeColor="text1"/>
        </w:rPr>
        <w:t>Insects in temperate regions use the consistent, incremental changes in photoperiod at specific latitudes to synchronize their life histories with the availability of resources in their environment</w:t>
      </w:r>
      <w:r w:rsidR="00CC258C">
        <w:rPr>
          <w:color w:val="000000" w:themeColor="text1"/>
        </w:rPr>
        <w:t xml:space="preserve"> and avoid stress</w:t>
      </w:r>
      <w:r w:rsidR="00CC258C" w:rsidRPr="00B134B2">
        <w:rPr>
          <w:color w:val="000000" w:themeColor="text1"/>
        </w:rPr>
        <w:t>.</w:t>
      </w:r>
      <w:r w:rsidRPr="00B134B2">
        <w:rPr>
          <w:color w:val="000000" w:themeColor="text1"/>
        </w:rPr>
        <w:t xml:space="preserve"> Stress in an insect’s natural environment could be any condition that, if encountered, impacts growth, reproduction, or survival. Common environmental stresses for insects include extreme temperatures, ice, desiccation, and reductions in the availability of food. In general, dormancy </w:t>
      </w:r>
      <w:r w:rsidRPr="00B134B2">
        <w:rPr>
          <w:color w:val="000000" w:themeColor="text1"/>
        </w:rPr>
        <w:lastRenderedPageBreak/>
        <w:t xml:space="preserve">is a state of metabolic and developmental suppression many insects use to mitigate the effects of both acute and chronic seasonal stress they encounter in their environment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p>
    <w:p w14:paraId="4E00305E" w14:textId="5982E35F" w:rsidR="008E5D13" w:rsidRPr="00B134B2" w:rsidRDefault="008E5D13" w:rsidP="004861D9">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Once the stress is relieved (provided the exposure was not too extensive), quiescence is reversed</w:t>
      </w:r>
      <w:r w:rsidR="008C4494">
        <w:rPr>
          <w:color w:val="000000" w:themeColor="text1"/>
        </w:rPr>
        <w:t>,</w:t>
      </w:r>
      <w:r w:rsidRPr="00B134B2">
        <w:rPr>
          <w:color w:val="000000" w:themeColor="text1"/>
        </w:rPr>
        <w:t xml:space="preserve"> and the insect’s activity can resume after some period of recovery. Seasonal temperature change is a common long-term stress that insects encounter in their environment. To avoid or mitigate the consequences of predictable seasonal environmental stress</w:t>
      </w:r>
      <w:r w:rsidR="007014B5">
        <w:rPr>
          <w:color w:val="000000" w:themeColor="text1"/>
        </w:rPr>
        <w:t xml:space="preserve"> during the winter</w:t>
      </w:r>
      <w:r w:rsidRPr="00B134B2">
        <w:rPr>
          <w:color w:val="000000" w:themeColor="text1"/>
        </w:rPr>
        <w:t xml:space="preserve">, many insects use diapause. For most temperate insects, maintaining a suitable metabolic rate for continued development becomes challenging </w:t>
      </w:r>
      <w:r w:rsidR="007014B5">
        <w:rPr>
          <w:color w:val="000000" w:themeColor="text1"/>
        </w:rPr>
        <w:t xml:space="preserve">in the winter </w:t>
      </w:r>
      <w:r w:rsidRPr="00B134B2">
        <w:rPr>
          <w:color w:val="000000" w:themeColor="text1"/>
        </w:rPr>
        <w:t xml:space="preserve">when temperatures fall too low. Further, as resource availability declines, they struggle to acquire enough energy to fuel metabolism, growth, and development. Diapause is one way that insects can protect themselves from predictable and chronic </w:t>
      </w:r>
      <w:r w:rsidR="007014B5">
        <w:rPr>
          <w:color w:val="000000" w:themeColor="text1"/>
        </w:rPr>
        <w:t>winter</w:t>
      </w:r>
      <w:r w:rsidRPr="00B134B2">
        <w:rPr>
          <w:color w:val="000000" w:themeColor="text1"/>
        </w:rPr>
        <w:t xml:space="preserve"> stress. However, unlike quiescence, diapause is generally induced well before their environment degrades and becomes stressful. Diapause is a genetically regulated, environmentally influenced alternative developmental trajectory that is usually marked by</w:t>
      </w:r>
      <w:r w:rsidR="007014B5">
        <w:rPr>
          <w:color w:val="000000" w:themeColor="text1"/>
        </w:rPr>
        <w:t xml:space="preserve"> feeding cessation,</w:t>
      </w:r>
      <w:r w:rsidRPr="00B134B2">
        <w:rPr>
          <w:color w:val="000000" w:themeColor="text1"/>
        </w:rPr>
        <w:t xml:space="preserve"> metabolic suppression</w:t>
      </w:r>
      <w:r w:rsidR="007014B5">
        <w:rPr>
          <w:color w:val="000000" w:themeColor="text1"/>
        </w:rPr>
        <w:t>,</w:t>
      </w:r>
      <w:r w:rsidRPr="00B134B2">
        <w:rPr>
          <w:color w:val="000000" w:themeColor="text1"/>
        </w:rPr>
        <w:t xml:space="preserve"> and arrested development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By monitoring environmentally consistent cues</w:t>
      </w:r>
      <w:r w:rsidR="00415A22">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 </w:t>
      </w:r>
    </w:p>
    <w:p w14:paraId="784C6874" w14:textId="47FEE211" w:rsidR="008E5D13" w:rsidRPr="00B134B2" w:rsidRDefault="008E5D13" w:rsidP="004861D9">
      <w:pPr>
        <w:spacing w:line="480" w:lineRule="auto"/>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w:t>
      </w:r>
      <w:r w:rsidR="00983C43">
        <w:rPr>
          <w:color w:val="000000" w:themeColor="text1"/>
        </w:rPr>
        <w:t xml:space="preserve">generally consistent </w:t>
      </w:r>
      <w:r w:rsidR="00983C43">
        <w:rPr>
          <w:color w:val="000000" w:themeColor="text1"/>
        </w:rPr>
        <w:lastRenderedPageBreak/>
        <w:t xml:space="preserve">and under </w:t>
      </w:r>
      <w:r w:rsidR="004143C8">
        <w:rPr>
          <w:color w:val="000000" w:themeColor="text1"/>
        </w:rPr>
        <w:t>genetic</w:t>
      </w:r>
      <w:r w:rsidR="00983C43">
        <w:rPr>
          <w:color w:val="000000" w:themeColor="text1"/>
        </w:rPr>
        <w:t xml:space="preserve"> control</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The developmental stage when diapause occurs can vary from species to species or can even vary among populations within a species</w:t>
      </w:r>
      <w:r w:rsidR="00983C43">
        <w:rPr>
          <w:color w:val="000000" w:themeColor="text1"/>
        </w:rPr>
        <w:t xml:space="preserve"> </w:t>
      </w:r>
      <w:r w:rsidR="00983C43" w:rsidRPr="00802C2B">
        <w:rPr>
          <w:color w:val="000000" w:themeColor="text1"/>
          <w:highlight w:val="yellow"/>
        </w:rPr>
        <w:t>(citation)</w:t>
      </w:r>
      <w:r w:rsidRPr="00B134B2">
        <w:rPr>
          <w:color w:val="000000" w:themeColor="text1"/>
        </w:rPr>
        <w:t>. Variation in diapause life stage aside, the diapause developmental trajectory always has three sequential stages: pre-diapause</w:t>
      </w:r>
      <w:r w:rsidR="00DC42A6">
        <w:rPr>
          <w:color w:val="000000" w:themeColor="text1"/>
        </w:rPr>
        <w:t xml:space="preserve"> (or induction)</w:t>
      </w:r>
      <w:r w:rsidRPr="00B134B2">
        <w:rPr>
          <w:color w:val="000000" w:themeColor="text1"/>
        </w:rPr>
        <w:t xml:space="preserve">, diapause, and post-diapause. Before diapause can be induced, an individual must reach a genetically determined sensitive period. Sensitive insects can perceive the environmental cue or cues that induce diapause, and during this period they are physiologically competent to respond to that cue or cues. During pre-diapause, the sensitive stage perceives the necessary environmental cue or cues, diapause is induced, and there is a shift away from continuous development and towards the diapause developmental trajectory. </w:t>
      </w:r>
    </w:p>
    <w:p w14:paraId="26500FF8" w14:textId="42EC00B3" w:rsidR="008E5D13" w:rsidRPr="00B134B2" w:rsidRDefault="008E5D13" w:rsidP="004861D9">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r w:rsidR="00DC42A6">
        <w:rPr>
          <w:color w:val="000000" w:themeColor="text1"/>
        </w:rPr>
        <w:t xml:space="preserve">During pre-diapause many insects prepare </w:t>
      </w:r>
      <w:r w:rsidRPr="00B134B2">
        <w:rPr>
          <w:color w:val="000000" w:themeColor="text1"/>
        </w:rPr>
        <w:t>for diapause</w:t>
      </w:r>
      <w:r w:rsidR="00DC42A6">
        <w:rPr>
          <w:color w:val="000000" w:themeColor="text1"/>
        </w:rPr>
        <w:t xml:space="preserve"> by </w:t>
      </w:r>
      <w:r w:rsidRPr="00B134B2">
        <w:rPr>
          <w:color w:val="000000" w:themeColor="text1"/>
        </w:rPr>
        <w:t>accumulat</w:t>
      </w:r>
      <w:r w:rsidR="00DC42A6">
        <w:rPr>
          <w:color w:val="000000" w:themeColor="text1"/>
        </w:rPr>
        <w:t>ing</w:t>
      </w:r>
      <w:r w:rsidRPr="00B134B2">
        <w:rPr>
          <w:color w:val="000000" w:themeColor="text1"/>
        </w:rPr>
        <w:t xml:space="preserve"> and stor</w:t>
      </w:r>
      <w:r w:rsidR="00DC42A6">
        <w:rPr>
          <w:color w:val="000000" w:themeColor="text1"/>
        </w:rPr>
        <w:t>ing</w:t>
      </w:r>
      <w:r w:rsidRPr="00B134B2">
        <w:rPr>
          <w:color w:val="000000" w:themeColor="text1"/>
        </w:rPr>
        <w:t xml:space="preserve"> resources in the form of lipids, proteins, and carbohydrates</w:t>
      </w:r>
      <w:r w:rsidR="00DC42A6">
        <w:rPr>
          <w:color w:val="000000" w:themeColor="text1"/>
        </w:rPr>
        <w:t xml:space="preserve"> to be used as fuel during diapause</w:t>
      </w:r>
      <w:r w:rsidRPr="00B134B2">
        <w:rPr>
          <w:color w:val="000000" w:themeColor="text1"/>
        </w:rPr>
        <w:t xml:space="preserve">. Because most insects do not feed during diapause, it is imperative that insects accumulate enough resources to meet the energetic demands of the long diapause period. Furthermore, after diapause ends insects must have enough </w:t>
      </w:r>
      <w:r w:rsidR="005B0AE8">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w:t>
      </w:r>
    </w:p>
    <w:p w14:paraId="41B51429" w14:textId="0D3EC930" w:rsidR="00C66C78" w:rsidRPr="00B134B2" w:rsidRDefault="008E5D13" w:rsidP="004861D9">
      <w:pPr>
        <w:spacing w:line="480" w:lineRule="auto"/>
        <w:ind w:left="0" w:right="90" w:firstLine="720"/>
        <w:rPr>
          <w:color w:val="000000" w:themeColor="text1"/>
        </w:rPr>
      </w:pPr>
      <w:r w:rsidRPr="00B134B2">
        <w:rPr>
          <w:color w:val="000000" w:themeColor="text1"/>
        </w:rPr>
        <w:t>Diapause initiation is generally marked by the suspension of continuous development and a reduction in metabolic activity</w:t>
      </w:r>
      <w:r w:rsidRPr="004F09C9">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w:t>
      </w:r>
      <w:r w:rsidR="009532BD">
        <w:rPr>
          <w:color w:val="000000" w:themeColor="text1"/>
        </w:rPr>
        <w:t xml:space="preserve"> </w:t>
      </w:r>
      <w:r w:rsidRPr="00B134B2">
        <w:rPr>
          <w:color w:val="000000" w:themeColor="text1"/>
        </w:rPr>
        <w:t>1981</w:t>
      </w:r>
      <w:r w:rsidR="000E1121">
        <w:rPr>
          <w:color w:val="000000" w:themeColor="text1"/>
        </w:rPr>
        <w:t>,</w:t>
      </w:r>
      <w:r w:rsidRPr="00B134B2">
        <w:rPr>
          <w:color w:val="000000" w:themeColor="text1"/>
        </w:rPr>
        <w:t xml:space="preserve"> </w:t>
      </w:r>
      <w:proofErr w:type="spellStart"/>
      <w:r w:rsidRPr="00B134B2">
        <w:rPr>
          <w:color w:val="000000" w:themeColor="text1"/>
        </w:rPr>
        <w:t>Koštál</w:t>
      </w:r>
      <w:proofErr w:type="spellEnd"/>
      <w:r w:rsidRPr="00B134B2">
        <w:rPr>
          <w:color w:val="000000" w:themeColor="text1"/>
        </w:rPr>
        <w:t xml:space="preserve"> 2006</w:t>
      </w:r>
      <w:r w:rsidR="000E1121">
        <w:rPr>
          <w:color w:val="000000" w:themeColor="text1"/>
        </w:rPr>
        <w:t>,</w:t>
      </w:r>
      <w:r w:rsidRPr="00B134B2">
        <w:rPr>
          <w:color w:val="000000" w:themeColor="text1"/>
        </w:rPr>
        <w:t xml:space="preserve"> Hahn and Denlinger 2007</w:t>
      </w:r>
      <w:r w:rsidR="000E1121">
        <w:rPr>
          <w:color w:val="000000" w:themeColor="text1"/>
        </w:rPr>
        <w:t>,</w:t>
      </w:r>
      <w:r w:rsidRPr="00B134B2">
        <w:rPr>
          <w:color w:val="000000" w:themeColor="text1"/>
        </w:rPr>
        <w:t xml:space="preserve"> Sinclair 2015)</w:t>
      </w:r>
      <w:r w:rsidRPr="00B134B2">
        <w:rPr>
          <w:color w:val="000000" w:themeColor="text1"/>
        </w:rPr>
        <w:fldChar w:fldCharType="end"/>
      </w:r>
      <w:r w:rsidRPr="00B134B2">
        <w:rPr>
          <w:color w:val="000000" w:themeColor="text1"/>
        </w:rPr>
        <w:t xml:space="preserve">. During diapause maintenance, the endogenous mechanisms </w:t>
      </w:r>
      <w:r w:rsidRPr="00B134B2">
        <w:rPr>
          <w:color w:val="000000" w:themeColor="text1"/>
        </w:rPr>
        <w:lastRenderedPageBreak/>
        <w:t xml:space="preserve">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Koštál</w:t>
      </w:r>
      <w:proofErr w:type="spellEnd"/>
      <w:r w:rsidRPr="00B134B2">
        <w:rPr>
          <w:color w:val="000000" w:themeColor="text1"/>
        </w:rPr>
        <w:t xml:space="preserve"> 2006</w:t>
      </w:r>
      <w:r w:rsidR="000E1121">
        <w:rPr>
          <w:color w:val="000000" w:themeColor="text1"/>
        </w:rPr>
        <w:t>,</w:t>
      </w:r>
      <w:r>
        <w:rPr>
          <w:color w:val="000000" w:themeColor="text1"/>
        </w:rPr>
        <w:t xml:space="preserve"> Hahn and Denlinger 2007</w:t>
      </w:r>
      <w:r w:rsidRPr="00B134B2">
        <w:rPr>
          <w:color w:val="000000" w:themeColor="text1"/>
        </w:rPr>
        <w:t>)</w:t>
      </w:r>
      <w:r w:rsidRPr="00B134B2">
        <w:rPr>
          <w:color w:val="000000" w:themeColor="text1"/>
        </w:rPr>
        <w:fldChar w:fldCharType="end"/>
      </w:r>
      <w:r w:rsidRPr="00B134B2">
        <w:rPr>
          <w:color w:val="000000" w:themeColor="text1"/>
        </w:rPr>
        <w:t xml:space="preserve">. Diapause termination is marked by the </w:t>
      </w:r>
      <w:r w:rsidR="000E1121">
        <w:rPr>
          <w:color w:val="000000" w:themeColor="text1"/>
        </w:rPr>
        <w:t>release</w:t>
      </w:r>
      <w:r w:rsidR="000E1121" w:rsidRPr="00B134B2">
        <w:rPr>
          <w:color w:val="000000" w:themeColor="text1"/>
        </w:rPr>
        <w:t xml:space="preserve"> </w:t>
      </w:r>
      <w:r w:rsidRPr="00B134B2">
        <w:rPr>
          <w:color w:val="000000" w:themeColor="text1"/>
        </w:rPr>
        <w:t xml:space="preserve">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 When the exogenous factors permissive to growth become available</w:t>
      </w:r>
      <w:r w:rsidR="000E1121">
        <w:rPr>
          <w:color w:val="000000" w:themeColor="text1"/>
        </w:rPr>
        <w:t>,</w:t>
      </w:r>
      <w:r w:rsidRPr="00B134B2">
        <w:rPr>
          <w:color w:val="000000" w:themeColor="text1"/>
        </w:rPr>
        <w:t xml:space="preserve"> development can resume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 If an insect enters diapause too late they could expose themselves to stressful environmental conditions and if diapause ends too soon the environment may not be suitable for that insect’s growth and development, or mates may not be available for reproduction. </w:t>
      </w:r>
    </w:p>
    <w:p w14:paraId="0F14BDD5" w14:textId="11CAF445" w:rsidR="008C1CBB" w:rsidRPr="00B134B2" w:rsidRDefault="008C1CBB" w:rsidP="004861D9">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w:t>
      </w:r>
      <w:r w:rsidR="008C4494">
        <w:rPr>
          <w:color w:val="000000" w:themeColor="text1"/>
        </w:rPr>
        <w:t xml:space="preserve">that </w:t>
      </w:r>
      <w:r w:rsidRPr="00B134B2">
        <w:rPr>
          <w:color w:val="000000" w:themeColor="text1"/>
        </w:rPr>
        <w:t xml:space="preserve">insects use to predict changes in their environment, like photoperiod, will not change. In time, the predictions of those unchanged environmental cues will become decoupled from actual seasonal changes as growing seasons become longer and winter shrinks. Environmental cues that previously signaled the end of the growing season will underestimate the end of the longer growing season. </w:t>
      </w:r>
      <w:commentRangeStart w:id="5"/>
      <w:commentRangeStart w:id="6"/>
      <w:r w:rsidR="00C66C78">
        <w:rPr>
          <w:color w:val="000000" w:themeColor="text1"/>
        </w:rPr>
        <w:t>H</w:t>
      </w:r>
      <w:r w:rsidR="00C66C78" w:rsidRPr="00B134B2">
        <w:rPr>
          <w:color w:val="000000" w:themeColor="text1"/>
        </w:rPr>
        <w:t>ypothetical</w:t>
      </w:r>
      <w:r w:rsidR="0099645A">
        <w:rPr>
          <w:color w:val="000000" w:themeColor="text1"/>
        </w:rPr>
        <w:t>ly</w:t>
      </w:r>
      <w:r w:rsidR="00C66C78">
        <w:rPr>
          <w:color w:val="000000" w:themeColor="text1"/>
        </w:rPr>
        <w:t>, a</w:t>
      </w:r>
      <w:r w:rsidR="00C66C78" w:rsidRPr="00B134B2">
        <w:rPr>
          <w:color w:val="000000" w:themeColor="text1"/>
        </w:rPr>
        <w:t xml:space="preserve"> photoperiod of 13 hours that </w:t>
      </w:r>
      <w:r w:rsidR="005D34C1">
        <w:rPr>
          <w:color w:val="000000" w:themeColor="text1"/>
        </w:rPr>
        <w:t>historically</w:t>
      </w:r>
      <w:r w:rsidR="005D34C1" w:rsidRPr="00B134B2">
        <w:rPr>
          <w:color w:val="000000" w:themeColor="text1"/>
        </w:rPr>
        <w:t xml:space="preserve"> </w:t>
      </w:r>
      <w:r w:rsidR="00C66C78" w:rsidRPr="00B134B2">
        <w:rPr>
          <w:color w:val="000000" w:themeColor="text1"/>
        </w:rPr>
        <w:t xml:space="preserve">indicated the average beginning of the growing season </w:t>
      </w:r>
      <w:r w:rsidR="005D34C1">
        <w:rPr>
          <w:color w:val="000000" w:themeColor="text1"/>
        </w:rPr>
        <w:t xml:space="preserve">in the future </w:t>
      </w:r>
      <w:r w:rsidR="00C66C78" w:rsidRPr="00B134B2">
        <w:rPr>
          <w:color w:val="000000" w:themeColor="text1"/>
        </w:rPr>
        <w:t>could</w:t>
      </w:r>
      <w:r w:rsidR="005D34C1">
        <w:rPr>
          <w:color w:val="000000" w:themeColor="text1"/>
        </w:rPr>
        <w:t xml:space="preserve"> </w:t>
      </w:r>
      <w:r w:rsidR="00C66C78" w:rsidRPr="00B134B2">
        <w:rPr>
          <w:color w:val="000000" w:themeColor="text1"/>
        </w:rPr>
        <w:t xml:space="preserve">indicate on average the second week of the growing season </w:t>
      </w:r>
      <w:r w:rsidR="005D34C1">
        <w:rPr>
          <w:color w:val="000000" w:themeColor="text1"/>
        </w:rPr>
        <w:t xml:space="preserve">as climate </w:t>
      </w:r>
      <w:r w:rsidR="005D34C1">
        <w:rPr>
          <w:color w:val="000000" w:themeColor="text1"/>
        </w:rPr>
        <w:lastRenderedPageBreak/>
        <w:t>changes and temperature increases</w:t>
      </w:r>
      <w:r w:rsidR="00C66C78" w:rsidRPr="00B134B2">
        <w:rPr>
          <w:color w:val="000000" w:themeColor="text1"/>
        </w:rPr>
        <w:t xml:space="preserve">. </w:t>
      </w:r>
      <w:commentRangeEnd w:id="5"/>
      <w:r w:rsidR="000E1121">
        <w:rPr>
          <w:rStyle w:val="CommentReference"/>
        </w:rPr>
        <w:commentReference w:id="5"/>
      </w:r>
      <w:commentRangeEnd w:id="6"/>
      <w:r w:rsidR="005D34C1">
        <w:rPr>
          <w:rStyle w:val="CommentReference"/>
        </w:rPr>
        <w:commentReference w:id="6"/>
      </w:r>
      <w:r w:rsidR="00C66C78" w:rsidRPr="00B134B2">
        <w:rPr>
          <w:color w:val="000000" w:themeColor="text1"/>
        </w:rPr>
        <w:t xml:space="preserve">Warmer seasonal temperatures will uncouple photoperiod from seasonal changes in temperature and resource availability. Insects that depend on photoperiod to make life history decisions but cannot adjust to the warmer temperatures approximated by photoperiod, could lose. </w:t>
      </w:r>
      <w:r w:rsidRPr="00B134B2">
        <w:rPr>
          <w:color w:val="000000" w:themeColor="text1"/>
        </w:rPr>
        <w:t xml:space="preserve">Those insects that adjust to these underestimated predictions </w:t>
      </w:r>
      <w:r w:rsidR="00C66C78">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r w:rsidR="00BF1B56">
        <w:rPr>
          <w:color w:val="000000" w:themeColor="text1"/>
        </w:rPr>
        <w:t xml:space="preserve"> </w:t>
      </w:r>
    </w:p>
    <w:p w14:paraId="29C35724" w14:textId="1D8800F5" w:rsidR="008C1CBB" w:rsidRPr="00B134B2" w:rsidRDefault="008C1CBB" w:rsidP="004861D9">
      <w:pPr>
        <w:spacing w:line="480" w:lineRule="auto"/>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 As larvae, pitcher plant mosquito</w:t>
      </w:r>
      <w:r w:rsidR="000E1121">
        <w:rPr>
          <w:color w:val="000000" w:themeColor="text1"/>
        </w:rPr>
        <w:t>e</w:t>
      </w:r>
      <w:r w:rsidRPr="00B134B2">
        <w:rPr>
          <w:color w:val="000000" w:themeColor="text1"/>
        </w:rPr>
        <w:t>s grow and develop in the water-filled leaves of pitcher plants. These mosquito</w:t>
      </w:r>
      <w:r w:rsidR="000E1121">
        <w:rPr>
          <w:color w:val="000000" w:themeColor="text1"/>
        </w:rPr>
        <w:t>e</w:t>
      </w:r>
      <w:r w:rsidRPr="00B134B2">
        <w:rPr>
          <w:color w:val="000000" w:themeColor="text1"/>
        </w:rPr>
        <w:t xml:space="preserve">s inhabit temperate regions as far south as the Gulf of Mexico and as far north as northern Canada. Across this wide latitudinal range, pitcher plant mosquitoes experience their longest growing seasons at the southern end of their range and increasingly shorter growing seasons at more northern latitudes. At the end of the warm growing season, photoperiod gets shorter. Once photoperiod drops below a genetically determined number of light hours, larvae perceive that cue </w:t>
      </w:r>
      <w:r w:rsidR="000E1121">
        <w:rPr>
          <w:color w:val="000000" w:themeColor="text1"/>
        </w:rPr>
        <w:t xml:space="preserve">and </w:t>
      </w:r>
      <w:r w:rsidRPr="00B134B2">
        <w:rPr>
          <w:color w:val="000000" w:themeColor="text1"/>
        </w:rPr>
        <w:t xml:space="preserve">enter the larval diapause developmental trajectory. </w:t>
      </w:r>
    </w:p>
    <w:p w14:paraId="45F2D3D9" w14:textId="7C25F1D8" w:rsidR="008C1CBB" w:rsidRPr="00B134B2" w:rsidRDefault="008C1CBB" w:rsidP="004861D9">
      <w:pPr>
        <w:spacing w:line="480" w:lineRule="auto"/>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w:t>
      </w:r>
      <w:r w:rsidRPr="00B134B2">
        <w:rPr>
          <w:color w:val="000000" w:themeColor="text1"/>
        </w:rPr>
        <w:lastRenderedPageBreak/>
        <w:t>in a common-garden laboratory setting under strict environmental control. Populations collected in 1972 and 1996 were exposed to a range of different photoperiods to determine their critical photoperiod. In 1972, the critical photoperiod of larva</w:t>
      </w:r>
      <w:r w:rsidR="000E1121">
        <w:rPr>
          <w:color w:val="000000" w:themeColor="text1"/>
        </w:rPr>
        <w:t>l</w:t>
      </w:r>
      <w:r w:rsidRPr="00B134B2">
        <w:rPr>
          <w:color w:val="000000" w:themeColor="text1"/>
        </w:rPr>
        <w:t xml:space="preserve"> populations collected at 50 °N, averaged 15.79 hours while the critical photoperiod of larva</w:t>
      </w:r>
      <w:r w:rsidR="000E1121">
        <w:rPr>
          <w:color w:val="000000" w:themeColor="text1"/>
        </w:rPr>
        <w:t>l</w:t>
      </w:r>
      <w:r w:rsidRPr="00B134B2">
        <w:rPr>
          <w:color w:val="000000" w:themeColor="text1"/>
        </w:rPr>
        <w:t xml:space="preserve"> populations collected in 1996 at the same latitude averaged 15.19 hours. </w:t>
      </w:r>
    </w:p>
    <w:p w14:paraId="05FAF2B5" w14:textId="0485B821" w:rsidR="008C1CBB" w:rsidRPr="004F09C9" w:rsidRDefault="008C1CBB" w:rsidP="004861D9">
      <w:pPr>
        <w:spacing w:line="480" w:lineRule="auto"/>
        <w:ind w:left="0" w:right="90" w:firstLine="453"/>
        <w:rPr>
          <w:color w:val="000000" w:themeColor="text1"/>
        </w:rPr>
      </w:pPr>
      <w:r w:rsidRPr="00B134B2">
        <w:rPr>
          <w:color w:val="000000" w:themeColor="text1"/>
        </w:rPr>
        <w:t xml:space="preserve">Because of the rigor with which these experiments were conducted and the highly heritable nature of critical photoperiod within this species, these results suggest the populations collected in 1996 have evolved and are now genetically different than populations collected in 1972.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warmer seasonal temperatures and longer growing seasons will increase the duration of resource availability. Insects that can adjust to longer growing seasons without compromising the protection of diapause could be winners as climates change.</w:t>
      </w:r>
    </w:p>
    <w:p w14:paraId="47787550" w14:textId="3C37ADE4" w:rsidR="008C1CBB" w:rsidRDefault="00BF1B56" w:rsidP="004861D9">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s ability to take advantage of available resources.</w:t>
      </w:r>
      <w:r>
        <w:rPr>
          <w:color w:val="000000" w:themeColor="text1"/>
        </w:rPr>
        <w:t xml:space="preserve"> </w:t>
      </w:r>
      <w:r w:rsidRPr="004F09C9">
        <w:rPr>
          <w:color w:val="000000" w:themeColor="text1"/>
        </w:rPr>
        <w:t xml:space="preserve">Early entry into diapause could also lead to the premature depletion of stored nutrients as metabolic activity during diapause relies on stored energy. If the onset of diapause </w:t>
      </w:r>
      <w:r w:rsidRPr="004F09C9">
        <w:rPr>
          <w:color w:val="000000" w:themeColor="text1"/>
        </w:rPr>
        <w:lastRenderedPageBreak/>
        <w:t>is late and occurs after the unfavorable season begins an insect could be exposed to conditions that could cause mortality.</w:t>
      </w:r>
      <w:r>
        <w:rPr>
          <w:color w:val="000000" w:themeColor="text1"/>
        </w:rPr>
        <w:t xml:space="preserve"> </w:t>
      </w:r>
      <w:r w:rsidRPr="004F09C9">
        <w:rPr>
          <w:color w:val="000000" w:themeColor="text1"/>
        </w:rPr>
        <w:t>Genetic variation in diapause</w:t>
      </w:r>
      <w:r w:rsidR="00316A0E">
        <w:rPr>
          <w:color w:val="000000" w:themeColor="text1"/>
        </w:rPr>
        <w:t>-associated life history</w:t>
      </w:r>
      <w:r w:rsidRPr="004F09C9">
        <w:rPr>
          <w:color w:val="000000" w:themeColor="text1"/>
        </w:rPr>
        <w:t xml:space="preserve"> traits </w:t>
      </w:r>
      <w:r w:rsidR="00316A0E">
        <w:rPr>
          <w:color w:val="000000" w:themeColor="text1"/>
        </w:rPr>
        <w:t xml:space="preserve">within and among species </w:t>
      </w:r>
      <w:r>
        <w:rPr>
          <w:color w:val="000000" w:themeColor="text1"/>
        </w:rPr>
        <w:t xml:space="preserve">similar to those shown in the pitcher plant mosquito </w:t>
      </w:r>
      <w:r w:rsidRPr="004F09C9">
        <w:rPr>
          <w:color w:val="000000" w:themeColor="text1"/>
        </w:rPr>
        <w:t xml:space="preserve">could </w:t>
      </w:r>
      <w:r w:rsidR="00316A0E" w:rsidRPr="004F09C9">
        <w:rPr>
          <w:color w:val="000000" w:themeColor="text1"/>
        </w:rPr>
        <w:t xml:space="preserve">serve to </w:t>
      </w:r>
      <w:r w:rsidR="00316A0E">
        <w:rPr>
          <w:color w:val="000000" w:themeColor="text1"/>
        </w:rPr>
        <w:t>re</w:t>
      </w:r>
      <w:r w:rsidR="00316A0E" w:rsidRPr="004F09C9">
        <w:rPr>
          <w:color w:val="000000" w:themeColor="text1"/>
        </w:rPr>
        <w:t xml:space="preserve">synchronize insect life histories </w:t>
      </w:r>
      <w:r w:rsidR="00316A0E">
        <w:rPr>
          <w:color w:val="000000" w:themeColor="text1"/>
        </w:rPr>
        <w:t>by the evolution of diapause through natural selection</w:t>
      </w:r>
      <w:r w:rsidR="00316A0E" w:rsidRPr="004F09C9">
        <w:rPr>
          <w:color w:val="000000" w:themeColor="text1"/>
        </w:rPr>
        <w:t xml:space="preserve"> </w:t>
      </w:r>
      <w:r w:rsidR="00316A0E">
        <w:rPr>
          <w:color w:val="000000" w:themeColor="text1"/>
        </w:rPr>
        <w:t xml:space="preserve">as climate changes and </w:t>
      </w:r>
      <w:r w:rsidRPr="004F09C9">
        <w:rPr>
          <w:color w:val="000000" w:themeColor="text1"/>
        </w:rPr>
        <w:t>seasonality becomes less predictable.</w:t>
      </w:r>
      <w:r w:rsidR="00316A0E">
        <w:rPr>
          <w:color w:val="000000" w:themeColor="text1"/>
        </w:rPr>
        <w:t xml:space="preserve"> </w:t>
      </w:r>
    </w:p>
    <w:p w14:paraId="0F497871" w14:textId="60AB8A4B" w:rsidR="00B134B2" w:rsidRPr="00B134B2" w:rsidRDefault="00E872D5" w:rsidP="004861D9">
      <w:pPr>
        <w:spacing w:line="480" w:lineRule="auto"/>
        <w:ind w:left="0" w:right="90" w:firstLine="0"/>
        <w:rPr>
          <w:color w:val="000000" w:themeColor="text1"/>
        </w:rPr>
      </w:pPr>
      <w:r>
        <w:rPr>
          <w:color w:val="000000" w:themeColor="text1"/>
        </w:rPr>
        <w:tab/>
      </w:r>
      <w:r w:rsidR="00B134B2" w:rsidRPr="00B134B2">
        <w:rPr>
          <w:color w:val="000000" w:themeColor="text1"/>
        </w:rPr>
        <w:t xml:space="preserve">During diapause, temperatures are low and metabolic activity may be suppressed. However, insects can metabolize considerable quantities of nutrients during this period. In preparation for diapause, some insects accumulate large quantities of lipids, amino acids, and/or carbohydrates. For some insects, the nutrients accumulated prior to diapause initiation must also be utilized for metamorphosis or to supplement a restricted diet once diapause is terminated. Lipids, specifically triglycerides, are the predominant source of metabolic energy used during diapause in most species </w:t>
      </w:r>
      <w:r w:rsidR="00B134B2" w:rsidRPr="00B134B2">
        <w:rPr>
          <w:color w:val="000000" w:themeColor="text1"/>
        </w:rPr>
        <w:fldChar w:fldCharType="begin" w:fldLock="1"/>
      </w:r>
      <w:r w:rsidR="00B134B2" w:rsidRPr="00B134B2">
        <w:rPr>
          <w:color w:val="000000" w:themeColor="text1"/>
        </w:rPr>
        <w:instrText>ADDIN CSL_CITATION { "citationItems" : [ { "id" : "ITEM-1",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"ITEM-1", "issue" : "1", "issued" : { "date-parts" : [ [ "2010" ] ] }, "page" : "207-225", "title" : "Insect Fat Body: Energy, Metabolism, and Regulation", "type" : "article-journal", "volume" : "55" }, "uris" : [ "http://www.mendeley.com/documents/?uuid=f48dce33-5620-4dee-92b7-055c2a96bb9b"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"mendeley" : { "formattedCitation" : "(Arrese and Soulages 2010, Hahn and Denlinger 2011)", "plainTextFormattedCitation" : "(Arrese and Soulages 2010, Hahn and Denlinger 2011)", "previouslyFormattedCitation" : "(Arrese and Soulages 2010, Hahn and Denlinger 2011)" }, "properties" : { "noteIndex" : 15 }, "schema" : "https://github.com/citation-style-language/schema/raw/master/csl-citation.json" }</w:instrText>
      </w:r>
      <w:r w:rsidR="00B134B2" w:rsidRPr="00B134B2">
        <w:rPr>
          <w:color w:val="000000" w:themeColor="text1"/>
        </w:rPr>
        <w:fldChar w:fldCharType="separate"/>
      </w:r>
      <w:r w:rsidR="00B134B2" w:rsidRPr="00B134B2">
        <w:rPr>
          <w:color w:val="000000" w:themeColor="text1"/>
        </w:rPr>
        <w:t>(Arrese and Soulages 2010, Hahn and Denlinger 2011)</w:t>
      </w:r>
      <w:r w:rsidR="00B134B2" w:rsidRPr="00B134B2">
        <w:rPr>
          <w:color w:val="000000" w:themeColor="text1"/>
        </w:rPr>
        <w:fldChar w:fldCharType="end"/>
      </w:r>
      <w:r w:rsidR="00B134B2" w:rsidRPr="00B134B2">
        <w:rPr>
          <w:color w:val="000000" w:themeColor="text1"/>
        </w:rPr>
        <w:t xml:space="preserve">. Triglycerides can be accumulated directly from an insect’s diet or synthesized in the fat body from amino acids or carbohydrate intermediates </w:t>
      </w:r>
      <w:r w:rsidR="00B134B2" w:rsidRPr="00B134B2">
        <w:rPr>
          <w:color w:val="000000" w:themeColor="text1"/>
        </w:rPr>
        <w:fldChar w:fldCharType="begin" w:fldLock="1"/>
      </w:r>
      <w:r w:rsidR="00B134B2"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00B134B2" w:rsidRPr="00B134B2">
        <w:rPr>
          <w:color w:val="000000" w:themeColor="text1"/>
        </w:rPr>
        <w:fldChar w:fldCharType="separate"/>
      </w:r>
      <w:r w:rsidR="00B134B2" w:rsidRPr="00B134B2">
        <w:rPr>
          <w:color w:val="000000" w:themeColor="text1"/>
        </w:rPr>
        <w:t>(Hahn and Denlinger 2007, Arrese and Soulages 2010)</w:t>
      </w:r>
      <w:r w:rsidR="00B134B2" w:rsidRPr="00B134B2">
        <w:rPr>
          <w:color w:val="000000" w:themeColor="text1"/>
        </w:rPr>
        <w:fldChar w:fldCharType="end"/>
      </w:r>
      <w:r w:rsidR="00B134B2" w:rsidRPr="00B134B2">
        <w:rPr>
          <w:color w:val="000000" w:themeColor="text1"/>
        </w:rPr>
        <w:t xml:space="preserve">. Amino acids are generally stored as multimeric hexamerin proteins. Hexamerins are specialized proteins that build up in the insect fat body or hemolymph prior to diapause </w:t>
      </w:r>
      <w:r w:rsidR="00B134B2" w:rsidRPr="00B134B2">
        <w:rPr>
          <w:color w:val="000000" w:themeColor="text1"/>
        </w:rPr>
        <w:fldChar w:fldCharType="begin" w:fldLock="1"/>
      </w:r>
      <w:r w:rsidR="00B134B2"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00B134B2" w:rsidRPr="00B134B2">
        <w:rPr>
          <w:color w:val="000000" w:themeColor="text1"/>
        </w:rPr>
        <w:fldChar w:fldCharType="separate"/>
      </w:r>
      <w:r w:rsidR="00B134B2" w:rsidRPr="00B134B2">
        <w:rPr>
          <w:color w:val="000000" w:themeColor="text1"/>
        </w:rPr>
        <w:t>(Burmester and Scheller 1999)</w:t>
      </w:r>
      <w:r w:rsidR="00B134B2" w:rsidRPr="00B134B2">
        <w:rPr>
          <w:color w:val="000000" w:themeColor="text1"/>
        </w:rPr>
        <w:fldChar w:fldCharType="end"/>
      </w:r>
      <w:r w:rsidR="00B134B2" w:rsidRPr="00B134B2">
        <w:rPr>
          <w:color w:val="000000" w:themeColor="text1"/>
        </w:rPr>
        <w:t xml:space="preserve">. These large protein complexes function as amino acid reservoirs. During diapause, as metabolic proteins accumulate damage or are destroyed, the amino acids in hexamerins could be mobilized and used to repair or replace damaged proteins </w:t>
      </w:r>
      <w:r w:rsidR="00B134B2" w:rsidRPr="00B134B2">
        <w:rPr>
          <w:color w:val="000000" w:themeColor="text1"/>
        </w:rPr>
        <w:fldChar w:fldCharType="begin" w:fldLock="1"/>
      </w:r>
      <w:r w:rsidR="00B134B2"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00B134B2" w:rsidRPr="00B134B2">
        <w:rPr>
          <w:color w:val="000000" w:themeColor="text1"/>
        </w:rPr>
        <w:fldChar w:fldCharType="separate"/>
      </w:r>
      <w:r w:rsidR="00B134B2" w:rsidRPr="00B134B2">
        <w:rPr>
          <w:color w:val="000000" w:themeColor="text1"/>
        </w:rPr>
        <w:t>(Burmester 1999, Hahn and Denlinger 2007)</w:t>
      </w:r>
      <w:r w:rsidR="00B134B2" w:rsidRPr="00B134B2">
        <w:rPr>
          <w:color w:val="000000" w:themeColor="text1"/>
        </w:rPr>
        <w:fldChar w:fldCharType="end"/>
      </w:r>
      <w:r w:rsidR="00B134B2"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00B134B2" w:rsidRPr="00B134B2">
        <w:rPr>
          <w:color w:val="000000" w:themeColor="text1"/>
        </w:rPr>
        <w:fldChar w:fldCharType="begin" w:fldLock="1"/>
      </w:r>
      <w:r w:rsidR="00B134B2"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00B134B2" w:rsidRPr="00B134B2">
        <w:rPr>
          <w:color w:val="000000" w:themeColor="text1"/>
        </w:rPr>
        <w:fldChar w:fldCharType="separate"/>
      </w:r>
      <w:r w:rsidR="00B134B2" w:rsidRPr="00B134B2">
        <w:rPr>
          <w:color w:val="000000" w:themeColor="text1"/>
        </w:rPr>
        <w:t xml:space="preserve">(Burmester 1999, Hahn and Denlinger </w:t>
      </w:r>
      <w:r w:rsidR="00B134B2" w:rsidRPr="00B134B2">
        <w:rPr>
          <w:color w:val="000000" w:themeColor="text1"/>
        </w:rPr>
        <w:lastRenderedPageBreak/>
        <w:t>2007)</w:t>
      </w:r>
      <w:r w:rsidR="00B134B2" w:rsidRPr="00B134B2">
        <w:rPr>
          <w:color w:val="000000" w:themeColor="text1"/>
        </w:rPr>
        <w:fldChar w:fldCharType="end"/>
      </w:r>
      <w:r w:rsidR="00B134B2" w:rsidRPr="00B134B2">
        <w:rPr>
          <w:color w:val="000000" w:themeColor="text1"/>
        </w:rPr>
        <w:t xml:space="preserve">. Carbohydrates are polymerized and stored as glycogen in the fat body or as trehalose in the hemolymph </w:t>
      </w:r>
      <w:r w:rsidR="00B134B2" w:rsidRPr="00B134B2">
        <w:rPr>
          <w:color w:val="000000" w:themeColor="text1"/>
        </w:rPr>
        <w:fldChar w:fldCharType="begin" w:fldLock="1"/>
      </w:r>
      <w:r w:rsidR="00B134B2"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00B134B2" w:rsidRPr="00B134B2">
        <w:rPr>
          <w:color w:val="000000" w:themeColor="text1"/>
        </w:rPr>
        <w:fldChar w:fldCharType="separate"/>
      </w:r>
      <w:r w:rsidR="00B134B2" w:rsidRPr="00B134B2">
        <w:rPr>
          <w:color w:val="000000" w:themeColor="text1"/>
        </w:rPr>
        <w:t>(Hahn and Denlinger 2007, Arrese and Soulages 2010)</w:t>
      </w:r>
      <w:r w:rsidR="00B134B2" w:rsidRPr="00B134B2">
        <w:rPr>
          <w:color w:val="000000" w:themeColor="text1"/>
        </w:rPr>
        <w:fldChar w:fldCharType="end"/>
      </w:r>
      <w:r w:rsidR="00B134B2" w:rsidRPr="00B134B2">
        <w:rPr>
          <w:color w:val="000000" w:themeColor="text1"/>
        </w:rPr>
        <w:t xml:space="preserve">. </w:t>
      </w:r>
    </w:p>
    <w:p w14:paraId="109E3715" w14:textId="56BBE800" w:rsidR="00B134B2" w:rsidRPr="00B134B2" w:rsidRDefault="00B134B2" w:rsidP="004861D9">
      <w:pPr>
        <w:spacing w:line="480" w:lineRule="auto"/>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w:t>
      </w:r>
      <w:proofErr w:type="spellStart"/>
      <w:r w:rsidRPr="00B134B2">
        <w:rPr>
          <w:i/>
          <w:color w:val="000000" w:themeColor="text1"/>
        </w:rPr>
        <w:t>pipens</w:t>
      </w:r>
      <w:proofErr w:type="spellEnd"/>
      <w:r w:rsidRPr="00B134B2">
        <w:rPr>
          <w:i/>
          <w:color w:val="000000" w:themeColor="text1"/>
        </w:rPr>
        <w:t xml:space="preserve"> </w:t>
      </w:r>
      <w:r w:rsidRPr="00B134B2">
        <w:rPr>
          <w:color w:val="000000" w:themeColor="text1"/>
        </w:rPr>
        <w:t>mosquito</w:t>
      </w:r>
      <w:r w:rsidR="00F51337">
        <w:rPr>
          <w:color w:val="000000" w:themeColor="text1"/>
        </w:rPr>
        <w:t>e</w:t>
      </w:r>
      <w:r w:rsidRPr="00B134B2">
        <w:rPr>
          <w:color w:val="000000" w:themeColor="text1"/>
        </w:rPr>
        <w:t>s reared at 22 °C and under a 9-hour photoperiod accumulate significantly more lipid</w:t>
      </w:r>
      <w:r w:rsidR="00F51337">
        <w:rPr>
          <w:color w:val="000000" w:themeColor="text1"/>
        </w:rPr>
        <w:t>s</w:t>
      </w:r>
      <w:r w:rsidRPr="00B134B2">
        <w:rPr>
          <w:color w:val="000000" w:themeColor="text1"/>
        </w:rPr>
        <w:t xml:space="preserve"> in preparation for diapause relative to their non-diapausing conspecifics reared at the same temperature and under a 14-hour photoperiod.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Pr="00B134B2">
        <w:rPr>
          <w:i/>
          <w:color w:val="000000" w:themeColor="text1"/>
        </w:rPr>
        <w:t>Leptinotarsa decimlineata</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367A4BAB" w14:textId="4476FFE0" w:rsidR="00316A0E" w:rsidRDefault="00B134B2" w:rsidP="004861D9">
      <w:pPr>
        <w:spacing w:line="480" w:lineRule="auto"/>
        <w:ind w:left="0" w:right="90" w:firstLine="720"/>
        <w:rPr>
          <w:color w:val="000000" w:themeColor="text1"/>
        </w:rPr>
      </w:pPr>
      <w:r w:rsidRPr="00B134B2">
        <w:rPr>
          <w:color w:val="000000" w:themeColor="text1"/>
        </w:rPr>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w:t>
      </w:r>
      <w:r w:rsidRPr="00B134B2">
        <w:rPr>
          <w:color w:val="000000" w:themeColor="text1"/>
        </w:rPr>
        <w:lastRenderedPageBreak/>
        <w:t xml:space="preserve">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Quantifying the metabolic demand for nutrient storage in preparation for diapause as a function of diapause length could provide a way to predict climate change winners and losers as growing seasons increase in duration. </w:t>
      </w:r>
    </w:p>
    <w:p w14:paraId="292D0400" w14:textId="37B3B595" w:rsidR="00C15EDC" w:rsidRPr="004F09C9" w:rsidRDefault="00C15EDC" w:rsidP="00C15EDC">
      <w:pPr>
        <w:spacing w:line="480" w:lineRule="auto"/>
        <w:ind w:left="-15" w:right="90" w:firstLine="468"/>
        <w:rPr>
          <w:color w:val="000000" w:themeColor="text1"/>
        </w:rPr>
      </w:pPr>
      <w:r>
        <w:rPr>
          <w:color w:val="000000" w:themeColor="text1"/>
        </w:rPr>
        <w:tab/>
      </w:r>
      <w:r w:rsidRPr="004F09C9">
        <w:rPr>
          <w:color w:val="000000" w:themeColor="text1"/>
        </w:rPr>
        <w:t xml:space="preserve">The effects of anthropogenic climate change will lead to longer growing seasons and as poleward regions will become warmer more geography will be thermally favorable to </w:t>
      </w:r>
      <w:r>
        <w:rPr>
          <w:color w:val="000000" w:themeColor="text1"/>
        </w:rPr>
        <w:t>winners</w:t>
      </w:r>
      <w:r w:rsidRPr="004F09C9">
        <w:rPr>
          <w:color w:val="000000" w:themeColor="text1"/>
        </w:rPr>
        <w:t xml:space="preserve">, thus both the geographic range and voltinism at each point in the range may be increased. Research into the relationship between diapause phenology, nutrition management in preparation for diapause, and how </w:t>
      </w:r>
      <w:r>
        <w:rPr>
          <w:color w:val="000000" w:themeColor="text1"/>
        </w:rPr>
        <w:t>insect</w:t>
      </w:r>
      <w:r w:rsidRPr="004F09C9">
        <w:rPr>
          <w:color w:val="000000" w:themeColor="text1"/>
        </w:rPr>
        <w:t xml:space="preserve"> pests could respond to changing climate could provide possible targets for future pest management</w:t>
      </w:r>
      <w:r>
        <w:rPr>
          <w:color w:val="000000" w:themeColor="text1"/>
        </w:rPr>
        <w:t>.</w:t>
      </w:r>
    </w:p>
    <w:p w14:paraId="305824E7" w14:textId="42F2350B" w:rsidR="00E872D5" w:rsidRDefault="00E872D5" w:rsidP="00251DAD">
      <w:pPr>
        <w:ind w:left="0" w:right="90" w:firstLine="0"/>
        <w:rPr>
          <w:color w:val="000000" w:themeColor="text1"/>
        </w:rPr>
      </w:pPr>
    </w:p>
    <w:p w14:paraId="73E98054" w14:textId="77777777" w:rsidR="00B47FF0" w:rsidRDefault="00B47FF0" w:rsidP="002C384F">
      <w:pPr>
        <w:ind w:left="0" w:right="90" w:firstLine="720"/>
        <w:rPr>
          <w:color w:val="000000" w:themeColor="text1"/>
        </w:rPr>
      </w:pPr>
    </w:p>
    <w:p w14:paraId="408C6EE9" w14:textId="77777777" w:rsidR="00E872D5" w:rsidRPr="004F09C9" w:rsidRDefault="00E872D5" w:rsidP="00E872D5">
      <w:pPr>
        <w:ind w:left="0" w:right="90" w:firstLine="720"/>
        <w:rPr>
          <w:color w:val="000000" w:themeColor="text1"/>
        </w:rPr>
      </w:pPr>
      <w:r w:rsidRPr="004F09C9">
        <w:rPr>
          <w:color w:val="000000" w:themeColor="text1"/>
        </w:rPr>
        <w:br w:type="page"/>
      </w:r>
    </w:p>
    <w:p w14:paraId="6687B4F0"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1841AC8D" wp14:editId="2A8565E8">
            <wp:extent cx="5943633" cy="769175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7F354249" w14:textId="77777777" w:rsidR="00E872D5" w:rsidRPr="004F09C9" w:rsidRDefault="00E872D5" w:rsidP="00E872D5">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393CE853" w14:textId="77777777" w:rsidR="00E872D5" w:rsidRPr="004F09C9" w:rsidRDefault="00E872D5" w:rsidP="00E872D5">
      <w:pPr>
        <w:spacing w:after="0" w:line="263" w:lineRule="auto"/>
        <w:ind w:right="80"/>
        <w:jc w:val="center"/>
        <w:rPr>
          <w:color w:val="000000" w:themeColor="text1"/>
        </w:rPr>
      </w:pPr>
    </w:p>
    <w:p w14:paraId="70A99117" w14:textId="77777777" w:rsidR="00E872D5" w:rsidRPr="004F09C9" w:rsidRDefault="00E872D5" w:rsidP="00E872D5">
      <w:pPr>
        <w:spacing w:after="0" w:line="263" w:lineRule="auto"/>
        <w:ind w:right="80"/>
        <w:jc w:val="center"/>
        <w:rPr>
          <w:color w:val="000000" w:themeColor="text1"/>
        </w:rPr>
      </w:pPr>
    </w:p>
    <w:p w14:paraId="34301080" w14:textId="77777777" w:rsidR="00E872D5" w:rsidRPr="004F09C9" w:rsidRDefault="00E872D5" w:rsidP="00E872D5">
      <w:pPr>
        <w:spacing w:after="0" w:line="263" w:lineRule="auto"/>
        <w:ind w:right="80"/>
        <w:jc w:val="center"/>
        <w:rPr>
          <w:color w:val="000000" w:themeColor="text1"/>
        </w:rPr>
      </w:pPr>
      <w:r w:rsidRPr="004F09C9">
        <w:rPr>
          <w:color w:val="000000" w:themeColor="text1"/>
        </w:rPr>
        <w:lastRenderedPageBreak/>
        <w:t>CHAPTER 2</w:t>
      </w:r>
    </w:p>
    <w:p w14:paraId="6079C0B5" w14:textId="5E76F722" w:rsidR="00316A0E" w:rsidRDefault="00E872D5" w:rsidP="00316A0E">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4F3AAB9" w14:textId="77777777" w:rsidR="00316A0E" w:rsidRPr="00316A0E" w:rsidRDefault="00316A0E" w:rsidP="00316A0E">
      <w:pPr>
        <w:spacing w:after="162" w:line="263" w:lineRule="auto"/>
        <w:ind w:right="80"/>
        <w:jc w:val="center"/>
        <w:rPr>
          <w:color w:val="000000" w:themeColor="text1"/>
        </w:rPr>
      </w:pPr>
    </w:p>
    <w:p w14:paraId="67956CDD" w14:textId="6359442F" w:rsidR="006E1A24" w:rsidRPr="004F09C9" w:rsidRDefault="006E1A24" w:rsidP="0099645A">
      <w:pPr>
        <w:tabs>
          <w:tab w:val="center" w:pos="2826"/>
          <w:tab w:val="center" w:pos="4977"/>
        </w:tabs>
        <w:spacing w:after="185" w:line="480" w:lineRule="auto"/>
        <w:ind w:left="0" w:firstLine="0"/>
        <w:jc w:val="center"/>
        <w:rPr>
          <w:color w:val="000000" w:themeColor="text1"/>
        </w:rPr>
      </w:pPr>
      <w:proofErr w:type="gramStart"/>
      <w:r w:rsidRPr="00316A0E">
        <w:rPr>
          <w:color w:val="000000" w:themeColor="text1"/>
        </w:rPr>
        <w:t>2.1</w:t>
      </w:r>
      <w:r w:rsidR="00BF5468">
        <w:rPr>
          <w:color w:val="000000" w:themeColor="text1"/>
        </w:rPr>
        <w:t xml:space="preserve">  </w:t>
      </w:r>
      <w:r w:rsidRPr="00316A0E">
        <w:rPr>
          <w:color w:val="000000" w:themeColor="text1"/>
        </w:rPr>
        <w:t>Phylogeny</w:t>
      </w:r>
      <w:proofErr w:type="gramEnd"/>
      <w:r w:rsidRPr="00316A0E">
        <w:rPr>
          <w:color w:val="000000" w:themeColor="text1"/>
        </w:rPr>
        <w:t xml:space="preserve"> of </w:t>
      </w:r>
      <w:r w:rsidRPr="00316A0E">
        <w:rPr>
          <w:i/>
          <w:color w:val="000000" w:themeColor="text1"/>
        </w:rPr>
        <w:t xml:space="preserve">Ostrinia </w:t>
      </w:r>
    </w:p>
    <w:p w14:paraId="6A7E5431" w14:textId="501A68D1" w:rsidR="006E1A24" w:rsidRPr="004F09C9" w:rsidRDefault="006E1A24" w:rsidP="006E1A24">
      <w:pPr>
        <w:spacing w:line="480" w:lineRule="auto"/>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(Regier et al. 2012</w:t>
      </w:r>
      <w:r>
        <w:rPr>
          <w:color w:val="000000" w:themeColor="text1"/>
        </w:rPr>
        <w:t>,</w:t>
      </w:r>
      <w:r w:rsidR="00C15EDC">
        <w:rPr>
          <w:color w:val="000000" w:themeColor="text1"/>
        </w:rPr>
        <w:t xml:space="preserve"> </w:t>
      </w:r>
      <w:r w:rsidRPr="004F09C9">
        <w:rPr>
          <w:color w:val="000000" w:themeColor="text1"/>
        </w:rPr>
        <w:t>Wahlberg et al.</w:t>
      </w:r>
      <w:r>
        <w:rPr>
          <w:color w:val="000000" w:themeColor="text1"/>
        </w:rPr>
        <w:t xml:space="preserve"> </w:t>
      </w:r>
      <w:r w:rsidRPr="004F09C9">
        <w:rPr>
          <w:color w:val="000000" w:themeColor="text1"/>
        </w:rPr>
        <w:t>2013). Since its divergence, Pyraloidea represent one of the most diverse superfamilies of Lepidoptera. These lepidopterans feed on almost every major plant group and occupy an enormous diversity of ecological habitat. Pyraloidea moths are major pests of crops, invasive plants, forests, ornamentals, and stored foods (Dugdale 1995</w:t>
      </w:r>
      <w:r>
        <w:rPr>
          <w:color w:val="000000" w:themeColor="text1"/>
        </w:rPr>
        <w:t>,</w:t>
      </w:r>
      <w:r w:rsidRPr="004F09C9">
        <w:rPr>
          <w:color w:val="000000" w:themeColor="text1"/>
        </w:rPr>
        <w:t xml:space="preserve"> Regier et al. 2012). The divergence of the superfamily Pyraloidea occurred approximately 100 million years ago during the Cretaceous period (Wahlberg et al. 2013). Broadly, Pyraloidea moths share morphological synapomorphies including scales at the base of their proboscis, similar wing structures, and paired tympanal organs (Regier et al. 2012). Nested within Pyraloidea are </w:t>
      </w:r>
      <w:r>
        <w:rPr>
          <w:color w:val="000000" w:themeColor="text1"/>
        </w:rPr>
        <w:t xml:space="preserve">the </w:t>
      </w:r>
      <w:r w:rsidRPr="004F09C9">
        <w:rPr>
          <w:color w:val="000000" w:themeColor="text1"/>
        </w:rPr>
        <w:t>families Crambidae with approximately 10,000 described species and Pyralidae with approximately 5,000 described species (Solis 2007). Differences in tympanal structures, wing venation, and male gen</w:t>
      </w:r>
      <w:r>
        <w:rPr>
          <w:color w:val="000000" w:themeColor="text1"/>
        </w:rPr>
        <w:t>i</w:t>
      </w:r>
      <w:r w:rsidRPr="004F09C9">
        <w:rPr>
          <w:color w:val="000000" w:themeColor="text1"/>
        </w:rPr>
        <w:t>talia differentiate these two families (Solis 2007). Species in Crambidae occupy most every ecological niche, this family is polyphagous, and many species are important agricultural pests.</w:t>
      </w:r>
    </w:p>
    <w:p w14:paraId="01002335" w14:textId="0B2FF4FD" w:rsidR="006E1A24" w:rsidRDefault="006E1A24" w:rsidP="001B2E40">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Crambidae. This genus includes 20 species recorded worldwide with each species belonging to either group I, II, or III. Groups are determined based on the number of "uncus" lobes associated with the male genitalia (Allison and Cardé </w:t>
      </w:r>
      <w:r w:rsidRPr="004F09C9">
        <w:rPr>
          <w:color w:val="000000" w:themeColor="text1"/>
        </w:rPr>
        <w:lastRenderedPageBreak/>
        <w:t>2016</w:t>
      </w:r>
      <w:r w:rsidR="001B2E40">
        <w:rPr>
          <w:color w:val="000000" w:themeColor="text1"/>
        </w:rPr>
        <w:t>,</w:t>
      </w:r>
      <w:r w:rsidRPr="004F09C9">
        <w:rPr>
          <w:color w:val="000000" w:themeColor="text1"/>
        </w:rPr>
        <w:t xml:space="preserve"> Frolov et al. 2007). Group I includes a single member, the American species </w:t>
      </w:r>
      <w:r w:rsidRPr="004F09C9">
        <w:rPr>
          <w:i/>
          <w:color w:val="000000" w:themeColor="text1"/>
        </w:rPr>
        <w:t xml:space="preserve">Ostrinia penitalis </w:t>
      </w:r>
      <w:r w:rsidRPr="004F09C9">
        <w:rPr>
          <w:color w:val="000000" w:themeColor="text1"/>
        </w:rPr>
        <w:t xml:space="preserve">(Grote) characterized by having an "unarmed" sacculus and a trifid juxta in the male genitalia (Allison and Cardé 2016). Species in </w:t>
      </w:r>
      <w:r w:rsidR="001B2E40">
        <w:rPr>
          <w:color w:val="000000" w:themeColor="text1"/>
        </w:rPr>
        <w:t>G</w:t>
      </w:r>
      <w:r w:rsidRPr="004F09C9">
        <w:rPr>
          <w:color w:val="000000" w:themeColor="text1"/>
        </w:rPr>
        <w:t>roup II have a simple or bifid uncus. There are ten species in the trilobed uncus group (</w:t>
      </w:r>
      <w:r w:rsidR="001B2E40">
        <w:rPr>
          <w:color w:val="000000" w:themeColor="text1"/>
        </w:rPr>
        <w:t>G</w:t>
      </w:r>
      <w:r w:rsidRPr="004F09C9">
        <w:rPr>
          <w:color w:val="000000" w:themeColor="text1"/>
        </w:rPr>
        <w:t>roup III), all of which are morphologically similar with one clear distinction; male mid-tibia length (</w:t>
      </w:r>
      <w:r w:rsidR="00C15EDC">
        <w:rPr>
          <w:color w:val="000000" w:themeColor="text1"/>
        </w:rPr>
        <w:t xml:space="preserve">Table </w:t>
      </w:r>
      <w:r w:rsidRPr="004F09C9">
        <w:rPr>
          <w:color w:val="000000" w:themeColor="text1"/>
        </w:rPr>
        <w:t xml:space="preserve">2-1). The mid-tibiae and associated structures participate in pheromone emission and are used to subdivide the members of </w:t>
      </w:r>
      <w:r w:rsidR="001B2E40">
        <w:rPr>
          <w:color w:val="000000" w:themeColor="text1"/>
        </w:rPr>
        <w:t>G</w:t>
      </w:r>
      <w:r w:rsidRPr="004F09C9">
        <w:rPr>
          <w:color w:val="000000" w:themeColor="text1"/>
        </w:rPr>
        <w:t>roup III with "small", "medium", and "massive" mid-tibiae lengths (Allison and Cardé 2016</w:t>
      </w:r>
      <w:r w:rsidR="001B2E40">
        <w:rPr>
          <w:color w:val="000000" w:themeColor="text1"/>
        </w:rPr>
        <w:t>,</w:t>
      </w:r>
      <w:r w:rsidRPr="004F09C9">
        <w:rPr>
          <w:color w:val="000000" w:themeColor="text1"/>
        </w:rPr>
        <w:t xml:space="preserve"> Frolov et al.</w:t>
      </w:r>
      <w:r w:rsidR="001B2E40">
        <w:rPr>
          <w:color w:val="000000" w:themeColor="text1"/>
        </w:rPr>
        <w:t xml:space="preserve"> </w:t>
      </w:r>
      <w:r w:rsidRPr="004F09C9">
        <w:rPr>
          <w:color w:val="000000" w:themeColor="text1"/>
        </w:rPr>
        <w:t xml:space="preserve">2007). The distinction of </w:t>
      </w:r>
      <w:r w:rsidR="001B2E40">
        <w:rPr>
          <w:color w:val="000000" w:themeColor="text1"/>
        </w:rPr>
        <w:t>G</w:t>
      </w:r>
      <w:r w:rsidRPr="004F09C9">
        <w:rPr>
          <w:color w:val="000000" w:themeColor="text1"/>
        </w:rPr>
        <w:t xml:space="preserve">roup III species extends to ecological preferences, including two important agricultural pests, </w:t>
      </w:r>
      <w:r w:rsidRPr="004F09C9">
        <w:rPr>
          <w:i/>
          <w:color w:val="000000" w:themeColor="text1"/>
        </w:rPr>
        <w:t xml:space="preserve">Ostrinia furnacalis </w:t>
      </w:r>
      <w:r w:rsidRPr="004F09C9">
        <w:rPr>
          <w:color w:val="000000" w:themeColor="text1"/>
        </w:rPr>
        <w:t>(Guenée), the Asian corn borer</w:t>
      </w:r>
      <w:r w:rsidR="001B2E40">
        <w:rPr>
          <w:color w:val="000000" w:themeColor="text1"/>
        </w:rPr>
        <w:t>,</w:t>
      </w:r>
      <w:r w:rsidRPr="004F09C9">
        <w:rPr>
          <w:color w:val="000000" w:themeColor="text1"/>
        </w:rPr>
        <w:t xml:space="preserve"> and </w:t>
      </w:r>
      <w:r w:rsidRPr="004F09C9">
        <w:rPr>
          <w:i/>
          <w:color w:val="000000" w:themeColor="text1"/>
        </w:rPr>
        <w:t>Ostrinia nubilalis</w:t>
      </w:r>
      <w:r w:rsidR="001B2E40">
        <w:rPr>
          <w:i/>
          <w:color w:val="000000" w:themeColor="text1"/>
        </w:rPr>
        <w:t xml:space="preserve"> </w:t>
      </w:r>
      <w:r w:rsidR="001B2E40">
        <w:rPr>
          <w:color w:val="000000" w:themeColor="text1"/>
        </w:rPr>
        <w:t>(Hübner)</w:t>
      </w:r>
      <w:r w:rsidRPr="004F09C9">
        <w:rPr>
          <w:color w:val="000000" w:themeColor="text1"/>
        </w:rPr>
        <w:t>, the European corn borer (Allison and Cardé 2016</w:t>
      </w:r>
      <w:r w:rsidR="001B2E40">
        <w:rPr>
          <w:color w:val="000000" w:themeColor="text1"/>
        </w:rPr>
        <w:t>,</w:t>
      </w:r>
      <w:r w:rsidRPr="004F09C9">
        <w:rPr>
          <w:color w:val="000000" w:themeColor="text1"/>
        </w:rPr>
        <w:t xml:space="preserve"> Frolov et al. 2007</w:t>
      </w:r>
      <w:r w:rsidR="001B2E40">
        <w:rPr>
          <w:color w:val="000000" w:themeColor="text1"/>
        </w:rPr>
        <w:t>,</w:t>
      </w:r>
      <w:r w:rsidRPr="004F09C9">
        <w:rPr>
          <w:color w:val="000000" w:themeColor="text1"/>
        </w:rPr>
        <w:t xml:space="preserve"> Kim et al.</w:t>
      </w:r>
      <w:r w:rsidR="001B2E40">
        <w:rPr>
          <w:color w:val="000000" w:themeColor="text1"/>
        </w:rPr>
        <w:t xml:space="preserve"> </w:t>
      </w:r>
      <w:r w:rsidRPr="004F09C9">
        <w:rPr>
          <w:color w:val="000000" w:themeColor="text1"/>
        </w:rPr>
        <w:t>1999). The Asian corn borer and the European corn borer population ranges do not overlap</w:t>
      </w:r>
      <w:r w:rsidR="00BF5468">
        <w:rPr>
          <w:color w:val="000000" w:themeColor="text1"/>
        </w:rPr>
        <w:t>;</w:t>
      </w:r>
      <w:r w:rsidRPr="004F09C9">
        <w:rPr>
          <w:color w:val="000000" w:themeColor="text1"/>
        </w:rPr>
        <w:t xml:space="preserve"> however</w:t>
      </w:r>
      <w:r w:rsidR="00BF5468">
        <w:rPr>
          <w:color w:val="000000" w:themeColor="text1"/>
        </w:rPr>
        <w:t>,</w:t>
      </w:r>
      <w:r w:rsidRPr="004F09C9">
        <w:rPr>
          <w:color w:val="000000" w:themeColor="text1"/>
        </w:rPr>
        <w:t xml:space="preserve"> each species does live in sympatry </w:t>
      </w:r>
      <w:r w:rsidR="001B2E40">
        <w:rPr>
          <w:color w:val="000000" w:themeColor="text1"/>
        </w:rPr>
        <w:t xml:space="preserve">with </w:t>
      </w:r>
      <w:r w:rsidRPr="004F09C9">
        <w:rPr>
          <w:color w:val="000000" w:themeColor="text1"/>
        </w:rPr>
        <w:t xml:space="preserve">its ancestral species, the adzuki bean borer, </w:t>
      </w:r>
      <w:r w:rsidRPr="004F09C9">
        <w:rPr>
          <w:i/>
          <w:color w:val="000000" w:themeColor="text1"/>
        </w:rPr>
        <w:t xml:space="preserve">Ostrinia scapulalis </w:t>
      </w:r>
      <w:r w:rsidRPr="004F09C9">
        <w:rPr>
          <w:color w:val="000000" w:themeColor="text1"/>
        </w:rPr>
        <w:t xml:space="preserve">(Walker) (Frolov et al. 2007). Across </w:t>
      </w:r>
      <w:r>
        <w:rPr>
          <w:color w:val="000000" w:themeColor="text1"/>
        </w:rPr>
        <w:t>G</w:t>
      </w:r>
      <w:r w:rsidRPr="004F09C9">
        <w:rPr>
          <w:color w:val="000000" w:themeColor="text1"/>
        </w:rPr>
        <w:t>roup III specific isomers of tetradecyl-acetate (14:OAc) are produced at species-specific concentrations and drive male attraction to females (Frolov et al. 2007). Differences in pheromone component concentrations is thought to be a strong driver maintaining isolation between these different</w:t>
      </w:r>
      <w:r w:rsidR="001B2E40">
        <w:rPr>
          <w:color w:val="000000" w:themeColor="text1"/>
        </w:rPr>
        <w:t xml:space="preserve"> </w:t>
      </w: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2B482556" w14:textId="77777777" w:rsidR="000E0BC3" w:rsidRPr="004F09C9" w:rsidRDefault="000E0BC3" w:rsidP="0099645A">
      <w:pPr>
        <w:spacing w:line="480" w:lineRule="auto"/>
        <w:ind w:left="-15" w:right="179" w:firstLine="468"/>
        <w:rPr>
          <w:color w:val="000000" w:themeColor="text1"/>
        </w:rPr>
      </w:pPr>
    </w:p>
    <w:p w14:paraId="12E1480A" w14:textId="3CFEBF33" w:rsidR="006E1A24" w:rsidRDefault="000E0BC3" w:rsidP="0099645A">
      <w:pPr>
        <w:spacing w:line="480" w:lineRule="auto"/>
        <w:ind w:left="-15" w:right="90" w:firstLine="468"/>
        <w:jc w:val="center"/>
        <w:rPr>
          <w:i/>
          <w:color w:val="000000" w:themeColor="text1"/>
        </w:rPr>
      </w:pPr>
      <w:proofErr w:type="gramStart"/>
      <w:r w:rsidRPr="004F09C9">
        <w:rPr>
          <w:color w:val="000000" w:themeColor="text1"/>
        </w:rPr>
        <w:t>2.2</w:t>
      </w:r>
      <w:r w:rsidR="00BF5468">
        <w:rPr>
          <w:color w:val="000000" w:themeColor="text1"/>
        </w:rPr>
        <w:t xml:space="preserve">  </w:t>
      </w:r>
      <w:r w:rsidRPr="004F09C9">
        <w:rPr>
          <w:color w:val="000000" w:themeColor="text1"/>
        </w:rPr>
        <w:t>Life</w:t>
      </w:r>
      <w:proofErr w:type="gramEnd"/>
      <w:r w:rsidRPr="004F09C9">
        <w:rPr>
          <w:color w:val="000000" w:themeColor="text1"/>
        </w:rPr>
        <w:t xml:space="preserve"> History of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p>
    <w:p w14:paraId="00068DFB" w14:textId="753CAB9D" w:rsidR="000E0BC3" w:rsidRDefault="001B2E40" w:rsidP="00251DAD">
      <w:pPr>
        <w:spacing w:line="480" w:lineRule="auto"/>
        <w:ind w:right="422" w:firstLine="443"/>
        <w:rPr>
          <w:color w:val="000000" w:themeColor="text1"/>
        </w:rPr>
      </w:pPr>
      <w:r>
        <w:rPr>
          <w:color w:val="000000" w:themeColor="text1"/>
        </w:rPr>
        <w:t xml:space="preserve">The </w:t>
      </w:r>
      <w:r w:rsidR="00E872D5" w:rsidRPr="004F09C9">
        <w:rPr>
          <w:color w:val="000000" w:themeColor="text1"/>
        </w:rPr>
        <w:t xml:space="preserve">European corn borer (ECB) is a phytophagous moth </w:t>
      </w:r>
      <w:r w:rsidR="000E0BC3">
        <w:rPr>
          <w:color w:val="000000" w:themeColor="text1"/>
        </w:rPr>
        <w:t xml:space="preserve">that in North America </w:t>
      </w:r>
      <w:r w:rsidR="00E872D5" w:rsidRPr="004F09C9">
        <w:rPr>
          <w:color w:val="000000" w:themeColor="text1"/>
        </w:rPr>
        <w:t>occurs in most states east of the Rocky Mountains from Canada to the Gulf of Mexico (Beck and Apple 1961</w:t>
      </w:r>
      <w:r w:rsidR="00EF5ED8">
        <w:rPr>
          <w:color w:val="000000" w:themeColor="text1"/>
        </w:rPr>
        <w:t>,</w:t>
      </w:r>
      <w:r w:rsidR="00E872D5" w:rsidRPr="004F09C9">
        <w:rPr>
          <w:color w:val="000000" w:themeColor="text1"/>
        </w:rPr>
        <w:t xml:space="preserve"> </w:t>
      </w:r>
      <w:proofErr w:type="spellStart"/>
      <w:r w:rsidR="00E872D5" w:rsidRPr="004F09C9">
        <w:rPr>
          <w:color w:val="000000" w:themeColor="text1"/>
        </w:rPr>
        <w:t>Bohnenblust</w:t>
      </w:r>
      <w:proofErr w:type="spellEnd"/>
      <w:r w:rsidR="00E872D5" w:rsidRPr="004F09C9">
        <w:rPr>
          <w:color w:val="000000" w:themeColor="text1"/>
        </w:rPr>
        <w:t xml:space="preserve"> and </w:t>
      </w:r>
      <w:proofErr w:type="spellStart"/>
      <w:r w:rsidR="00E872D5" w:rsidRPr="004F09C9">
        <w:rPr>
          <w:color w:val="000000" w:themeColor="text1"/>
        </w:rPr>
        <w:t>Tooker</w:t>
      </w:r>
      <w:proofErr w:type="spellEnd"/>
      <w:r w:rsidR="00E872D5" w:rsidRPr="004F09C9">
        <w:rPr>
          <w:color w:val="000000" w:themeColor="text1"/>
        </w:rPr>
        <w:t xml:space="preserve"> 2010</w:t>
      </w:r>
      <w:r w:rsidR="00EF5ED8">
        <w:rPr>
          <w:color w:val="000000" w:themeColor="text1"/>
        </w:rPr>
        <w:t>,</w:t>
      </w:r>
      <w:r w:rsidR="00E872D5" w:rsidRPr="004F09C9">
        <w:rPr>
          <w:color w:val="000000" w:themeColor="text1"/>
        </w:rPr>
        <w:t xml:space="preserve"> </w:t>
      </w:r>
      <w:proofErr w:type="spellStart"/>
      <w:r w:rsidR="00E872D5" w:rsidRPr="004F09C9">
        <w:rPr>
          <w:color w:val="000000" w:themeColor="text1"/>
        </w:rPr>
        <w:t>Capinera</w:t>
      </w:r>
      <w:proofErr w:type="spellEnd"/>
      <w:r w:rsidR="00E872D5" w:rsidRPr="004F09C9">
        <w:rPr>
          <w:color w:val="000000" w:themeColor="text1"/>
        </w:rPr>
        <w:t xml:space="preserve"> 2000). </w:t>
      </w:r>
      <w:r w:rsidR="000E0BC3">
        <w:rPr>
          <w:color w:val="000000" w:themeColor="text1"/>
        </w:rPr>
        <w:t xml:space="preserve"> The species has</w:t>
      </w:r>
      <w:r w:rsidR="000E0BC3" w:rsidRPr="004F09C9">
        <w:rPr>
          <w:color w:val="000000" w:themeColor="text1"/>
        </w:rPr>
        <w:t xml:space="preserve"> evolved in the temperate regions where it encounters favorable and unfavorable seasonal changes. During </w:t>
      </w:r>
      <w:r w:rsidR="000E0BC3" w:rsidRPr="004F09C9">
        <w:rPr>
          <w:color w:val="000000" w:themeColor="text1"/>
        </w:rPr>
        <w:lastRenderedPageBreak/>
        <w:t>spring and summer, long day lengths (</w:t>
      </w:r>
      <w:r w:rsidR="000E0BC3">
        <w:rPr>
          <w:color w:val="000000" w:themeColor="text1"/>
        </w:rPr>
        <w:t xml:space="preserve">long </w:t>
      </w:r>
      <w:r w:rsidR="000E0BC3" w:rsidRPr="004F09C9">
        <w:rPr>
          <w:color w:val="000000" w:themeColor="text1"/>
        </w:rPr>
        <w:t>photoperiod) and warm temperatures favor continuous growth and development and the life cycle of ECB can be completed in fifty days. Beginning in the spring and under field conditions, diapausing larvae exit diapause, develop into pupae, and approximately 12 days later those pupae eclose as adults and eventually begin mating</w:t>
      </w:r>
      <w:r w:rsidR="000E0BC3">
        <w:rPr>
          <w:color w:val="000000" w:themeColor="text1"/>
        </w:rPr>
        <w:t xml:space="preserve"> </w:t>
      </w:r>
      <w:r w:rsidR="000E0BC3" w:rsidRPr="004F09C9">
        <w:rPr>
          <w:color w:val="000000" w:themeColor="text1"/>
        </w:rPr>
        <w:t>(</w:t>
      </w:r>
      <w:proofErr w:type="spellStart"/>
      <w:r w:rsidR="000E0BC3" w:rsidRPr="004F09C9">
        <w:rPr>
          <w:color w:val="000000" w:themeColor="text1"/>
        </w:rPr>
        <w:t>Capinera</w:t>
      </w:r>
      <w:proofErr w:type="spellEnd"/>
      <w:r w:rsidR="000E0BC3" w:rsidRPr="004F09C9">
        <w:rPr>
          <w:color w:val="000000" w:themeColor="text1"/>
        </w:rPr>
        <w:t xml:space="preserve"> 2000). Oviposition in sexually mature adults lasts approximately 14 days with females laying between 20 and 50 eggs each day and 400 to 600 eggs </w:t>
      </w:r>
      <w:r w:rsidR="000E0BC3">
        <w:rPr>
          <w:color w:val="000000" w:themeColor="text1"/>
        </w:rPr>
        <w:t>in</w:t>
      </w:r>
      <w:r w:rsidR="000E0BC3" w:rsidRPr="004F09C9">
        <w:rPr>
          <w:color w:val="000000" w:themeColor="text1"/>
        </w:rPr>
        <w:t xml:space="preserve"> its lifetime (</w:t>
      </w:r>
      <w:proofErr w:type="spellStart"/>
      <w:r w:rsidR="000E0BC3" w:rsidRPr="004F09C9">
        <w:rPr>
          <w:color w:val="000000" w:themeColor="text1"/>
        </w:rPr>
        <w:t>Capinera</w:t>
      </w:r>
      <w:proofErr w:type="spellEnd"/>
      <w:r w:rsidR="000E0BC3"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000E0BC3" w:rsidRPr="004F09C9">
        <w:rPr>
          <w:i/>
          <w:color w:val="000000" w:themeColor="text1"/>
        </w:rPr>
        <w:t xml:space="preserve">O. nubilalis </w:t>
      </w:r>
      <w:r w:rsidR="000E0BC3" w:rsidRPr="004F09C9">
        <w:rPr>
          <w:color w:val="000000" w:themeColor="text1"/>
        </w:rPr>
        <w:t>larvae enter the wandering stage (</w:t>
      </w:r>
      <w:proofErr w:type="spellStart"/>
      <w:r w:rsidR="000E0BC3" w:rsidRPr="004F09C9">
        <w:rPr>
          <w:color w:val="000000" w:themeColor="text1"/>
        </w:rPr>
        <w:t>Capinera</w:t>
      </w:r>
      <w:proofErr w:type="spellEnd"/>
      <w:r w:rsidR="000E0BC3" w:rsidRPr="004F09C9">
        <w:rPr>
          <w:color w:val="000000" w:themeColor="text1"/>
        </w:rPr>
        <w:t xml:space="preserve">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w:t>
      </w:r>
      <w:r w:rsidR="000E0BC3">
        <w:rPr>
          <w:color w:val="000000" w:themeColor="text1"/>
        </w:rPr>
        <w:t>,</w:t>
      </w:r>
      <w:r w:rsidR="000E0BC3" w:rsidRPr="004F09C9">
        <w:rPr>
          <w:color w:val="000000" w:themeColor="text1"/>
        </w:rPr>
        <w:t xml:space="preserve"> and enter diapause.</w:t>
      </w:r>
    </w:p>
    <w:p w14:paraId="185782DF" w14:textId="6525D5B1" w:rsidR="00E872D5" w:rsidRDefault="00E872D5" w:rsidP="00251DAD">
      <w:pPr>
        <w:spacing w:line="480" w:lineRule="auto"/>
        <w:ind w:left="0" w:right="90" w:firstLine="453"/>
        <w:rPr>
          <w:color w:val="000000" w:themeColor="text1"/>
        </w:rPr>
      </w:pPr>
      <w:r>
        <w:rPr>
          <w:color w:val="000000" w:themeColor="text1"/>
        </w:rPr>
        <w:t xml:space="preserve">Species within </w:t>
      </w:r>
      <w:proofErr w:type="spellStart"/>
      <w:r w:rsidRPr="00344E94">
        <w:rPr>
          <w:i/>
          <w:color w:val="000000" w:themeColor="text1"/>
        </w:rPr>
        <w:t>Ostrinia</w:t>
      </w:r>
      <w:proofErr w:type="spellEnd"/>
      <w:r w:rsidR="000E0BC3">
        <w:rPr>
          <w:color w:val="000000" w:themeColor="text1"/>
        </w:rPr>
        <w:t xml:space="preserve">, including </w:t>
      </w:r>
      <w:r w:rsidR="000E0BC3" w:rsidRPr="004F09C9">
        <w:rPr>
          <w:i/>
          <w:color w:val="000000" w:themeColor="text1"/>
        </w:rPr>
        <w:t>nubilalis</w:t>
      </w:r>
      <w:r w:rsidR="000E0BC3">
        <w:rPr>
          <w:color w:val="000000" w:themeColor="text1"/>
        </w:rPr>
        <w:t>,</w:t>
      </w:r>
      <w:r>
        <w:rPr>
          <w:color w:val="000000" w:themeColor="text1"/>
        </w:rPr>
        <w:t xml:space="preserve"> are genetically complex, both related to host plant preference (</w:t>
      </w:r>
      <w:proofErr w:type="spellStart"/>
      <w:r>
        <w:rPr>
          <w:color w:val="000000" w:themeColor="text1"/>
        </w:rPr>
        <w:t>Bethenod</w:t>
      </w:r>
      <w:proofErr w:type="spellEnd"/>
      <w:r>
        <w:rPr>
          <w:color w:val="000000" w:themeColor="text1"/>
        </w:rPr>
        <w:t xml:space="preserve"> et al. 2005</w:t>
      </w:r>
      <w:r w:rsidR="00EF5ED8">
        <w:rPr>
          <w:color w:val="000000" w:themeColor="text1"/>
        </w:rPr>
        <w:t>,</w:t>
      </w:r>
      <w:r>
        <w:rPr>
          <w:color w:val="000000" w:themeColor="text1"/>
        </w:rPr>
        <w:t xml:space="preserve"> </w:t>
      </w:r>
      <w:proofErr w:type="spellStart"/>
      <w:r>
        <w:rPr>
          <w:color w:val="000000" w:themeColor="text1"/>
        </w:rPr>
        <w:t>Malausa</w:t>
      </w:r>
      <w:proofErr w:type="spellEnd"/>
      <w:r>
        <w:rPr>
          <w:color w:val="000000" w:themeColor="text1"/>
        </w:rPr>
        <w:t xml:space="preserve"> et al. 2005</w:t>
      </w:r>
      <w:r w:rsidR="00EF5ED8">
        <w:rPr>
          <w:color w:val="000000" w:themeColor="text1"/>
        </w:rPr>
        <w:t>,</w:t>
      </w:r>
      <w:r>
        <w:rPr>
          <w:color w:val="000000" w:themeColor="text1"/>
        </w:rPr>
        <w:t xml:space="preserve"> </w:t>
      </w:r>
      <w:proofErr w:type="spellStart"/>
      <w:r>
        <w:rPr>
          <w:color w:val="000000" w:themeColor="text1"/>
        </w:rPr>
        <w:t>Leniaud</w:t>
      </w:r>
      <w:proofErr w:type="spellEnd"/>
      <w:r>
        <w:rPr>
          <w:color w:val="000000" w:themeColor="text1"/>
        </w:rPr>
        <w:t xml:space="preserve"> et al. 2006</w:t>
      </w:r>
      <w:r w:rsidR="00EF5ED8">
        <w:rPr>
          <w:color w:val="000000" w:themeColor="text1"/>
        </w:rPr>
        <w:t>,</w:t>
      </w:r>
      <w:r>
        <w:rPr>
          <w:color w:val="000000" w:themeColor="text1"/>
        </w:rPr>
        <w:t xml:space="preserve"> </w:t>
      </w:r>
      <w:proofErr w:type="spellStart"/>
      <w:r>
        <w:rPr>
          <w:color w:val="000000" w:themeColor="text1"/>
        </w:rPr>
        <w:t>Frolov</w:t>
      </w:r>
      <w:proofErr w:type="spellEnd"/>
      <w:r>
        <w:rPr>
          <w:color w:val="000000" w:themeColor="text1"/>
        </w:rPr>
        <w:t xml:space="preserve"> et al. 2012</w:t>
      </w:r>
      <w:r w:rsidR="00EF5ED8">
        <w:rPr>
          <w:color w:val="000000" w:themeColor="text1"/>
        </w:rPr>
        <w:t>,</w:t>
      </w:r>
      <w:r>
        <w:rPr>
          <w:color w:val="000000" w:themeColor="text1"/>
        </w:rPr>
        <w:t xml:space="preserve"> </w:t>
      </w:r>
      <w:proofErr w:type="spellStart"/>
      <w:r>
        <w:rPr>
          <w:color w:val="000000" w:themeColor="text1"/>
        </w:rPr>
        <w:t>Bourguet</w:t>
      </w:r>
      <w:proofErr w:type="spellEnd"/>
      <w:r>
        <w:rPr>
          <w:color w:val="000000" w:themeColor="text1"/>
        </w:rPr>
        <w:t xml:space="preserve"> et al. 2014</w:t>
      </w:r>
      <w:r w:rsidR="00EF5ED8">
        <w:rPr>
          <w:color w:val="000000" w:themeColor="text1"/>
        </w:rPr>
        <w:t>,</w:t>
      </w:r>
      <w:r>
        <w:rPr>
          <w:color w:val="000000" w:themeColor="text1"/>
        </w:rPr>
        <w:t xml:space="preserve"> Calcagno et al. 20</w:t>
      </w:r>
      <w:r w:rsidR="00D00400">
        <w:rPr>
          <w:color w:val="000000" w:themeColor="text1"/>
        </w:rPr>
        <w:t>0</w:t>
      </w:r>
      <w:r>
        <w:rPr>
          <w:color w:val="000000" w:themeColor="text1"/>
        </w:rPr>
        <w:t>7), sex pheromone production by females (Thomas et al. 2003</w:t>
      </w:r>
      <w:r w:rsidR="00EF5ED8">
        <w:rPr>
          <w:color w:val="000000" w:themeColor="text1"/>
        </w:rPr>
        <w:t>,</w:t>
      </w:r>
      <w:r>
        <w:rPr>
          <w:color w:val="000000" w:themeColor="text1"/>
        </w:rPr>
        <w:t xml:space="preserve"> Tabata and Ishikawa 2011</w:t>
      </w:r>
      <w:r w:rsidR="00EF5ED8">
        <w:rPr>
          <w:color w:val="000000" w:themeColor="text1"/>
        </w:rPr>
        <w:t>,</w:t>
      </w:r>
      <w:r>
        <w:rPr>
          <w:color w:val="000000" w:themeColor="text1"/>
        </w:rPr>
        <w:t xml:space="preserve"> </w:t>
      </w:r>
      <w:proofErr w:type="spellStart"/>
      <w:r>
        <w:rPr>
          <w:color w:val="000000" w:themeColor="text1"/>
        </w:rPr>
        <w:t>Koutroumpa</w:t>
      </w:r>
      <w:proofErr w:type="spellEnd"/>
      <w:r>
        <w:rPr>
          <w:color w:val="000000" w:themeColor="text1"/>
        </w:rPr>
        <w:t xml:space="preserve"> et al. 2016</w:t>
      </w:r>
      <w:r w:rsidR="00EF5ED8">
        <w:rPr>
          <w:color w:val="000000" w:themeColor="text1"/>
        </w:rPr>
        <w:t>,</w:t>
      </w:r>
      <w:r>
        <w:rPr>
          <w:color w:val="000000" w:themeColor="text1"/>
        </w:rPr>
        <w:t xml:space="preserve"> Martin et al. 2016), or diapause induction and termination (Showers et al. 1975</w:t>
      </w:r>
      <w:r w:rsidR="00EF5ED8">
        <w:rPr>
          <w:color w:val="000000" w:themeColor="text1"/>
        </w:rPr>
        <w:t>,</w:t>
      </w:r>
      <w:r>
        <w:rPr>
          <w:color w:val="000000" w:themeColor="text1"/>
        </w:rPr>
        <w:t xml:space="preserve"> McLeod 1976, 1978</w:t>
      </w:r>
      <w:r w:rsidR="00EF5ED8">
        <w:rPr>
          <w:color w:val="000000" w:themeColor="text1"/>
        </w:rPr>
        <w:t>,</w:t>
      </w:r>
      <w:r>
        <w:rPr>
          <w:color w:val="000000" w:themeColor="text1"/>
        </w:rPr>
        <w:t xml:space="preserve"> Huang et al. 2013).</w:t>
      </w:r>
    </w:p>
    <w:p w14:paraId="701F3135" w14:textId="6B9B107F" w:rsidR="00316A0E" w:rsidRDefault="00671300" w:rsidP="0099645A">
      <w:pPr>
        <w:spacing w:line="480" w:lineRule="auto"/>
        <w:ind w:left="-15" w:right="90" w:firstLine="468"/>
        <w:rPr>
          <w:color w:val="000000" w:themeColor="text1"/>
        </w:rPr>
      </w:pPr>
      <w:r w:rsidRPr="004F09C9">
        <w:rPr>
          <w:color w:val="000000" w:themeColor="text1"/>
        </w:rPr>
        <w:t xml:space="preserve">The host range of the European corn borer is particularly wide and includes grasses, vegetables, and other herbaceous plants with a stem large enough for the larvae to enter </w:t>
      </w:r>
      <w:r w:rsidRPr="004F09C9">
        <w:rPr>
          <w:color w:val="000000" w:themeColor="text1"/>
        </w:rPr>
        <w:lastRenderedPageBreak/>
        <w:t>(</w:t>
      </w:r>
      <w:proofErr w:type="spellStart"/>
      <w:r w:rsidRPr="004F09C9">
        <w:rPr>
          <w:color w:val="000000" w:themeColor="text1"/>
        </w:rPr>
        <w:t>Capinera</w:t>
      </w:r>
      <w:proofErr w:type="spellEnd"/>
      <w:r w:rsidRPr="004F09C9">
        <w:rPr>
          <w:color w:val="000000" w:themeColor="text1"/>
        </w:rPr>
        <w:t xml:space="preserve"> 2000). In the mid-Atlantic and </w:t>
      </w:r>
      <w:r w:rsidR="00EF5ED8">
        <w:rPr>
          <w:color w:val="000000" w:themeColor="text1"/>
        </w:rPr>
        <w:t>m</w:t>
      </w:r>
      <w:r w:rsidRPr="004F09C9">
        <w:rPr>
          <w:color w:val="000000" w:themeColor="text1"/>
        </w:rPr>
        <w:t>idwestern regions of the United States, the European corn borer remains the primary insect pest of corn. The cost of controlling this corn pest has been approximated at $1</w:t>
      </w:r>
      <w:r w:rsidR="00562D23">
        <w:rPr>
          <w:color w:val="000000" w:themeColor="text1"/>
        </w:rPr>
        <w:t xml:space="preserve"> </w:t>
      </w:r>
      <w:r w:rsidR="0099645A">
        <w:rPr>
          <w:color w:val="000000" w:themeColor="text1"/>
        </w:rPr>
        <w:t>to</w:t>
      </w:r>
      <w:r w:rsidR="00562D23">
        <w:rPr>
          <w:color w:val="000000" w:themeColor="text1"/>
        </w:rPr>
        <w:t xml:space="preserve"> </w:t>
      </w:r>
      <w:r w:rsidRPr="004F09C9">
        <w:rPr>
          <w:color w:val="000000" w:themeColor="text1"/>
        </w:rPr>
        <w:t xml:space="preserve">$2 billion dollars, annually (Hyde et al. 1999). These pests use programmed seasonal dormancy (diapause) to synchronize their life histories with favorable seasons and take advantage of available resources </w:t>
      </w:r>
      <w:r w:rsidR="00EF5ED8">
        <w:rPr>
          <w:color w:val="000000" w:themeColor="text1"/>
        </w:rPr>
        <w:t>such as</w:t>
      </w:r>
      <w:r w:rsidR="00EF5ED8" w:rsidRPr="004F09C9">
        <w:rPr>
          <w:color w:val="000000" w:themeColor="text1"/>
        </w:rPr>
        <w:t xml:space="preserve"> </w:t>
      </w:r>
      <w:r w:rsidRPr="004F09C9">
        <w:rPr>
          <w:color w:val="000000" w:themeColor="text1"/>
        </w:rPr>
        <w:t>corn.</w:t>
      </w:r>
      <w:r w:rsidR="0082589E">
        <w:rPr>
          <w:color w:val="000000" w:themeColor="text1"/>
        </w:rPr>
        <w:t xml:space="preserve"> </w:t>
      </w:r>
      <w:r w:rsidR="000858EC">
        <w:rPr>
          <w:color w:val="000000" w:themeColor="text1"/>
        </w:rPr>
        <w:t>In Europe there are at least two host races that feed on maize and on mugwort and hops (Bethenod et al. 2005, Leniaud et al. 2006).</w:t>
      </w:r>
      <w:r w:rsidRPr="004F09C9">
        <w:rPr>
          <w:color w:val="000000" w:themeColor="text1"/>
        </w:rPr>
        <w:t xml:space="preserve"> </w:t>
      </w:r>
    </w:p>
    <w:p w14:paraId="601FF3E4" w14:textId="77169592" w:rsidR="00316A0E" w:rsidRDefault="00316A0E" w:rsidP="0099645A">
      <w:pPr>
        <w:spacing w:line="480" w:lineRule="auto"/>
        <w:ind w:left="0" w:right="90" w:firstLine="720"/>
        <w:rPr>
          <w:color w:val="000000" w:themeColor="text1"/>
        </w:rPr>
      </w:pPr>
      <w:r>
        <w:rPr>
          <w:color w:val="000000" w:themeColor="text1"/>
        </w:rPr>
        <w:t>In addition to host preference, European corn borer</w:t>
      </w:r>
      <w:r w:rsidRPr="00B134B2">
        <w:rPr>
          <w:color w:val="000000" w:themeColor="text1"/>
        </w:rPr>
        <w:t xml:space="preserve"> </w:t>
      </w:r>
      <w:r w:rsidR="00671300" w:rsidRPr="00B134B2">
        <w:rPr>
          <w:color w:val="000000" w:themeColor="text1"/>
        </w:rPr>
        <w:t xml:space="preserve">populations are categorized into strains characterized by voltinism. Voltinism represents the annual number of generations produced by a population before entering diapause </w:t>
      </w:r>
      <w:r w:rsidR="00671300" w:rsidRPr="00B134B2">
        <w:rPr>
          <w:color w:val="000000" w:themeColor="text1"/>
        </w:rPr>
        <w:fldChar w:fldCharType="begin" w:fldLock="1"/>
      </w:r>
      <w:r w:rsidR="00671300"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00671300" w:rsidRPr="00B134B2">
        <w:rPr>
          <w:color w:val="000000" w:themeColor="text1"/>
        </w:rPr>
        <w:fldChar w:fldCharType="separate"/>
      </w:r>
      <w:r w:rsidR="00671300" w:rsidRPr="00B134B2">
        <w:rPr>
          <w:color w:val="000000" w:themeColor="text1"/>
        </w:rPr>
        <w:t>(Dopman et al. 2005)</w:t>
      </w:r>
      <w:r w:rsidR="00671300" w:rsidRPr="00B134B2">
        <w:rPr>
          <w:color w:val="000000" w:themeColor="text1"/>
        </w:rPr>
        <w:fldChar w:fldCharType="end"/>
      </w:r>
      <w:r w:rsidR="00671300" w:rsidRPr="00B134B2">
        <w:rPr>
          <w:color w:val="000000" w:themeColor="text1"/>
        </w:rPr>
        <w:t xml:space="preserve">. </w:t>
      </w:r>
      <w:proofErr w:type="spellStart"/>
      <w:r w:rsidR="00BD12C4" w:rsidRPr="00B134B2">
        <w:rPr>
          <w:i/>
          <w:color w:val="000000" w:themeColor="text1"/>
        </w:rPr>
        <w:t>Ostrinia</w:t>
      </w:r>
      <w:proofErr w:type="spellEnd"/>
      <w:r w:rsidR="00BD12C4" w:rsidRPr="00B134B2">
        <w:rPr>
          <w:i/>
          <w:color w:val="000000" w:themeColor="text1"/>
        </w:rPr>
        <w:t xml:space="preserve"> </w:t>
      </w:r>
      <w:proofErr w:type="spellStart"/>
      <w:r w:rsidR="00BD12C4" w:rsidRPr="00B134B2">
        <w:rPr>
          <w:i/>
          <w:color w:val="000000" w:themeColor="text1"/>
        </w:rPr>
        <w:t>nubilalis</w:t>
      </w:r>
      <w:proofErr w:type="spellEnd"/>
      <w:r w:rsidR="00EF5ED8">
        <w:rPr>
          <w:color w:val="000000" w:themeColor="text1"/>
        </w:rPr>
        <w:t xml:space="preserve"> has</w:t>
      </w:r>
      <w:r w:rsidR="00BD12C4" w:rsidRPr="00B134B2">
        <w:rPr>
          <w:color w:val="000000" w:themeColor="text1"/>
        </w:rPr>
        <w:t xml:space="preserve"> sympatric populations that are genetically distinct and express diapause phenology that differs in length.</w:t>
      </w:r>
      <w:r>
        <w:rPr>
          <w:color w:val="000000" w:themeColor="text1"/>
        </w:rPr>
        <w:t xml:space="preserve"> </w:t>
      </w:r>
      <w:r w:rsidR="00BD12C4" w:rsidRPr="00B134B2">
        <w:rPr>
          <w:color w:val="000000" w:themeColor="text1"/>
        </w:rPr>
        <w:t>Across its geographical distribution, ECB populations separate clinally with voltinism</w:t>
      </w:r>
      <w:r w:rsidR="00EF5ED8">
        <w:rPr>
          <w:color w:val="000000" w:themeColor="text1"/>
        </w:rPr>
        <w:t>,</w:t>
      </w:r>
      <w:r w:rsidR="00BD12C4" w:rsidRPr="00B134B2">
        <w:rPr>
          <w:color w:val="000000" w:themeColor="text1"/>
        </w:rPr>
        <w:t xml:space="preserve"> increasing from univoltine at the northern edge to bivoltine and subsequently multivoltine populations as latitude decreases </w:t>
      </w:r>
      <w:r w:rsidR="00BD12C4" w:rsidRPr="00B134B2">
        <w:rPr>
          <w:color w:val="000000" w:themeColor="text1"/>
        </w:rPr>
        <w:fldChar w:fldCharType="begin" w:fldLock="1"/>
      </w:r>
      <w:r w:rsidR="00BD12C4"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00BD12C4" w:rsidRPr="00B134B2">
        <w:rPr>
          <w:color w:val="000000" w:themeColor="text1"/>
        </w:rPr>
        <w:fldChar w:fldCharType="separate"/>
      </w:r>
      <w:r w:rsidR="00BD12C4" w:rsidRPr="00B134B2">
        <w:rPr>
          <w:color w:val="000000" w:themeColor="text1"/>
        </w:rPr>
        <w:t>(Beck and Apple 1961)</w:t>
      </w:r>
      <w:r w:rsidR="00BD12C4" w:rsidRPr="00B134B2">
        <w:rPr>
          <w:color w:val="000000" w:themeColor="text1"/>
        </w:rPr>
        <w:fldChar w:fldCharType="end"/>
      </w:r>
      <w:r w:rsidR="00BD12C4" w:rsidRPr="00B134B2">
        <w:rPr>
          <w:color w:val="000000" w:themeColor="text1"/>
        </w:rPr>
        <w:t xml:space="preserve">. </w:t>
      </w: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complete only one generation per year. As latitude decreases the warm growing season gradually becomes longer. In studying a seasonal cline from north to south, Levy et al. (2015) found </w:t>
      </w:r>
      <w:r w:rsidR="006E1A24">
        <w:rPr>
          <w:color w:val="000000" w:themeColor="text1"/>
        </w:rPr>
        <w:t xml:space="preserve">that </w:t>
      </w:r>
      <w:r w:rsidRPr="004F09C9">
        <w:rPr>
          <w:color w:val="000000" w:themeColor="text1"/>
        </w:rPr>
        <w:t xml:space="preserve">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w:t>
      </w:r>
      <w:r w:rsidRPr="004F09C9">
        <w:rPr>
          <w:color w:val="000000" w:themeColor="text1"/>
        </w:rPr>
        <w:lastRenderedPageBreak/>
        <w:t>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t>
      </w:r>
      <w:r w:rsidR="006E1A24">
        <w:rPr>
          <w:color w:val="000000" w:themeColor="text1"/>
        </w:rPr>
        <w:t>d</w:t>
      </w:r>
      <w:r w:rsidRPr="004F09C9">
        <w:rPr>
          <w:color w:val="000000" w:themeColor="text1"/>
        </w:rPr>
        <w:t xml:space="preserve"> at each latitude each year contributing to this pest’s continued success.</w:t>
      </w:r>
    </w:p>
    <w:p w14:paraId="0C0022AF" w14:textId="07DF48CE" w:rsidR="00BD12C4" w:rsidRDefault="00BD12C4">
      <w:pPr>
        <w:spacing w:line="480" w:lineRule="auto"/>
        <w:ind w:left="0" w:right="90" w:firstLine="720"/>
        <w:rPr>
          <w:color w:val="000000" w:themeColor="text1"/>
        </w:rPr>
      </w:pPr>
      <w:r w:rsidRPr="00B134B2">
        <w:rPr>
          <w:color w:val="000000" w:themeColor="text1"/>
        </w:rPr>
        <w:t>ECB strains are further characterized by the composition of their sex pheromone</w:t>
      </w:r>
      <w:r w:rsidR="00BF5468">
        <w:rPr>
          <w:color w:val="000000" w:themeColor="text1"/>
        </w:rPr>
        <w:t xml:space="preserve"> (Figure 2-1)</w:t>
      </w:r>
      <w:r w:rsidRPr="00B134B2">
        <w:rPr>
          <w:color w:val="000000" w:themeColor="text1"/>
        </w:rPr>
        <w:t xml:space="preserve">. Sex pheromone biosynthesis in ECB females involves the </w:t>
      </w:r>
      <w:r w:rsidRPr="00B134B2">
        <w:rPr>
          <w:color w:val="000000" w:themeColor="text1"/>
        </w:rPr>
        <w:sym w:font="Symbol" w:char="F062"/>
      </w:r>
      <w:r w:rsidRPr="00B134B2">
        <w:rPr>
          <w:color w:val="000000" w:themeColor="text1"/>
        </w:rPr>
        <w:t xml:space="preserve">-oxidation of palmitic acid into (E)-11-tetradecenoyl and (Z)-11-tetradecenoyl precursors which can be reduced into their corresponding fatty alcohols then acylated into a pheromone molecule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specific ratio of precursor molecules converted into pheromone differs between two naturally segregating z-chromosome genetic variants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gene responsible for pheromone synthesis has two different alleles. The higher concentration of (Z)-11-tetradecenyl acetate in the Z strain sex pheromone blend is due to the affinity of (Z)-11-tetradecenoyl precursors to the fatty acid reductase enzyme produced from the </w:t>
      </w:r>
      <w:r w:rsidRPr="00B134B2">
        <w:rPr>
          <w:i/>
          <w:color w:val="000000" w:themeColor="text1"/>
        </w:rPr>
        <w:t xml:space="preserve">pgFAR-Z </w:t>
      </w:r>
      <w:r w:rsidRPr="00B134B2">
        <w:rPr>
          <w:color w:val="000000" w:themeColor="text1"/>
        </w:rPr>
        <w:t xml:space="preserve">allele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Alternatively, the high concentration of (E)-11-tetradecenyl acetate characteristic of the E strain is due to the increased affinity of (E)-11-tetradecenoyl precursors to the fatty acid reductase produced from the </w:t>
      </w:r>
      <w:r w:rsidRPr="00B134B2">
        <w:rPr>
          <w:i/>
          <w:color w:val="000000" w:themeColor="text1"/>
        </w:rPr>
        <w:t>pgFAR-E</w:t>
      </w:r>
      <w:r w:rsidRPr="00B134B2">
        <w:rPr>
          <w:color w:val="000000" w:themeColor="text1"/>
        </w:rPr>
        <w:t xml:space="preserve"> allele</w:t>
      </w:r>
      <w:r w:rsidRPr="00B134B2">
        <w:rPr>
          <w:i/>
          <w:color w:val="000000" w:themeColor="text1"/>
        </w:rPr>
        <w:t xml:space="preserv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w:t>
      </w:r>
    </w:p>
    <w:p w14:paraId="1BF8BAB0" w14:textId="301EC017" w:rsidR="00BF5468" w:rsidRDefault="00BF5468">
      <w:pPr>
        <w:spacing w:line="480" w:lineRule="auto"/>
        <w:ind w:left="0" w:right="90" w:firstLine="720"/>
        <w:rPr>
          <w:color w:val="000000" w:themeColor="text1"/>
        </w:rPr>
      </w:pPr>
    </w:p>
    <w:p w14:paraId="26BBF724" w14:textId="0345930C" w:rsidR="00BF5468" w:rsidRPr="00B134B2" w:rsidRDefault="00BF5468" w:rsidP="0099645A">
      <w:pPr>
        <w:spacing w:line="480" w:lineRule="auto"/>
        <w:ind w:left="0" w:right="90" w:firstLine="720"/>
        <w:jc w:val="center"/>
        <w:rPr>
          <w:color w:val="000000" w:themeColor="text1"/>
        </w:rPr>
      </w:pPr>
      <w:proofErr w:type="gramStart"/>
      <w:r w:rsidRPr="004F09C9">
        <w:rPr>
          <w:color w:val="000000" w:themeColor="text1"/>
        </w:rPr>
        <w:lastRenderedPageBreak/>
        <w:t>2.</w:t>
      </w:r>
      <w:r>
        <w:rPr>
          <w:color w:val="000000" w:themeColor="text1"/>
        </w:rPr>
        <w:t>3  Diapause</w:t>
      </w:r>
      <w:proofErr w:type="gramEnd"/>
      <w:r>
        <w:rPr>
          <w:color w:val="000000" w:themeColor="text1"/>
        </w:rPr>
        <w:t xml:space="preserve"> in</w:t>
      </w:r>
      <w:r w:rsidRPr="004F09C9">
        <w:rPr>
          <w:color w:val="000000" w:themeColor="text1"/>
        </w:rPr>
        <w:t xml:space="preserve">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p>
    <w:p w14:paraId="7C3F56EE" w14:textId="7CE91AB9" w:rsidR="00BD12C4" w:rsidRPr="00B134B2" w:rsidRDefault="00BD12C4" w:rsidP="0099645A">
      <w:pPr>
        <w:spacing w:line="480" w:lineRule="auto"/>
        <w:ind w:left="0" w:right="90" w:firstLine="720"/>
        <w:rPr>
          <w:color w:val="000000" w:themeColor="text1"/>
        </w:rPr>
      </w:pPr>
      <w:r w:rsidRPr="00B134B2">
        <w:rPr>
          <w:color w:val="000000" w:themeColor="text1"/>
        </w:rPr>
        <w:t xml:space="preserve">The onset of diapause in </w:t>
      </w:r>
      <w:r w:rsidR="006E1A24">
        <w:rPr>
          <w:i/>
          <w:color w:val="000000" w:themeColor="text1"/>
        </w:rPr>
        <w:t>O.</w:t>
      </w:r>
      <w:r w:rsidR="006E1A24" w:rsidRPr="00B134B2">
        <w:rPr>
          <w:i/>
          <w:color w:val="000000" w:themeColor="text1"/>
        </w:rPr>
        <w:t xml:space="preserve"> </w:t>
      </w:r>
      <w:r w:rsidRPr="00B134B2">
        <w:rPr>
          <w:i/>
          <w:color w:val="000000" w:themeColor="text1"/>
        </w:rPr>
        <w:t>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During the larval stage, ECB predicts seasonal changes by monitoring changes in photoperiod during the warm growing season. As the growing season comes to an end, photoperiod decreases. Short days perceived by ECB during the 5</w:t>
      </w:r>
      <w:r w:rsidRPr="00B134B2">
        <w:rPr>
          <w:color w:val="000000" w:themeColor="text1"/>
          <w:vertAlign w:val="superscript"/>
        </w:rPr>
        <w:t>th</w:t>
      </w:r>
      <w:r w:rsidRPr="00B134B2">
        <w:rPr>
          <w:color w:val="000000" w:themeColor="text1"/>
        </w:rPr>
        <w:t xml:space="preserve"> instar induce a post-feeding larval diapause. The </w:t>
      </w:r>
      <w:r w:rsidRPr="00B134B2">
        <w:rPr>
          <w:i/>
          <w:color w:val="000000" w:themeColor="text1"/>
        </w:rPr>
        <w:t>Pdd</w:t>
      </w:r>
      <w:r w:rsidRPr="00B134B2">
        <w:rPr>
          <w:color w:val="000000" w:themeColor="text1"/>
        </w:rPr>
        <w:t xml:space="preserve"> region of the Z-chromosome is a major factor associated with diapause length and is partially responsible for determining voltinism during the growing season</w:t>
      </w:r>
      <w:r w:rsidR="00316A0E">
        <w:rPr>
          <w:color w:val="000000" w:themeColor="text1"/>
        </w:rPr>
        <w:t xml:space="preserve"> </w:t>
      </w:r>
      <w:r w:rsidR="00316A0E" w:rsidRPr="004F09C9">
        <w:rPr>
          <w:color w:val="000000" w:themeColor="text1"/>
        </w:rPr>
        <w:t>(</w:t>
      </w:r>
      <w:proofErr w:type="spellStart"/>
      <w:r w:rsidR="00316A0E" w:rsidRPr="004F09C9">
        <w:rPr>
          <w:color w:val="000000" w:themeColor="text1"/>
        </w:rPr>
        <w:t>Dopman</w:t>
      </w:r>
      <w:proofErr w:type="spellEnd"/>
      <w:r w:rsidR="00316A0E" w:rsidRPr="004F09C9">
        <w:rPr>
          <w:color w:val="000000" w:themeColor="text1"/>
        </w:rPr>
        <w:t xml:space="preserve"> et al. 2005)</w:t>
      </w:r>
      <w:r w:rsidRPr="00B134B2">
        <w:rPr>
          <w:color w:val="000000" w:themeColor="text1"/>
        </w:rPr>
        <w:t>. The univoltine-Z (UZ) and bivoltine-E (BE) genotypes express longer and shorter diapause phenology</w:t>
      </w:r>
      <w:r w:rsidR="006E1A24">
        <w:rPr>
          <w:color w:val="000000" w:themeColor="text1"/>
        </w:rPr>
        <w:t>,</w:t>
      </w:r>
      <w:r w:rsidRPr="00B134B2">
        <w:rPr>
          <w:color w:val="000000" w:themeColor="text1"/>
        </w:rPr>
        <w:t xml:space="preserve"> respectively, as well as differences in their pheromone blend. Univoltine-Z (UZ) strain larvae enter diapause earlier in the fall and exit diapause later in the spring compared to the BE genotype. Under controlled laboratory conditions, the unique response of each strain can be reproducibly observed. </w:t>
      </w:r>
      <w:r w:rsidR="00316A0E">
        <w:rPr>
          <w:color w:val="000000" w:themeColor="text1"/>
        </w:rPr>
        <w:t xml:space="preserve">Variation in voltinism, sex pheromone response and composition, and diapause-associated traits </w:t>
      </w:r>
      <w:r w:rsidR="00316A0E" w:rsidRPr="00B134B2">
        <w:rPr>
          <w:color w:val="000000" w:themeColor="text1"/>
        </w:rPr>
        <w:t xml:space="preserve">make ECB a suitable model to understand the association between diapause </w:t>
      </w:r>
      <w:r w:rsidR="00316A0E">
        <w:rPr>
          <w:color w:val="000000" w:themeColor="text1"/>
        </w:rPr>
        <w:t>length</w:t>
      </w:r>
      <w:r w:rsidR="00316A0E" w:rsidRPr="00B134B2">
        <w:rPr>
          <w:color w:val="000000" w:themeColor="text1"/>
        </w:rPr>
        <w:t xml:space="preserve"> and nutrient </w:t>
      </w:r>
      <w:r w:rsidR="00316A0E">
        <w:rPr>
          <w:color w:val="000000" w:themeColor="text1"/>
        </w:rPr>
        <w:t>accumulation as a response to diapause.</w:t>
      </w:r>
    </w:p>
    <w:p w14:paraId="49424C0F" w14:textId="154607A4" w:rsidR="00562D23" w:rsidRDefault="00BD12C4" w:rsidP="00562D23">
      <w:pPr>
        <w:spacing w:line="480" w:lineRule="auto"/>
        <w:ind w:left="0" w:right="90" w:firstLine="720"/>
        <w:rPr>
          <w:color w:val="000000" w:themeColor="text1"/>
        </w:rPr>
      </w:pPr>
      <w:r w:rsidRPr="00B134B2">
        <w:rPr>
          <w:color w:val="000000" w:themeColor="text1"/>
        </w:rPr>
        <w:t xml:space="preserve">  </w:t>
      </w:r>
      <w:r w:rsidR="00562D23">
        <w:rPr>
          <w:color w:val="000000" w:themeColor="text1"/>
        </w:rPr>
        <w:t>With the European corn borer as a model, this research is broadly designed to address the following questions: what factors affect dormancy and life history synchronization with seasonal variation, and to what degree does environmental variation alter the formation of genotypes?</w:t>
      </w:r>
      <w:r w:rsidR="00562D23">
        <w:rPr>
          <w:b/>
          <w:color w:val="000000" w:themeColor="text1"/>
        </w:rPr>
        <w:t xml:space="preserve"> </w:t>
      </w:r>
      <w:r w:rsidR="00562D23">
        <w:rPr>
          <w:color w:val="000000" w:themeColor="text1"/>
        </w:rPr>
        <w:t>During d</w:t>
      </w:r>
      <w:r w:rsidR="00562D23" w:rsidRPr="004F09C9">
        <w:rPr>
          <w:color w:val="000000" w:themeColor="text1"/>
        </w:rPr>
        <w:t>iapause</w:t>
      </w:r>
      <w:r w:rsidR="00562D23">
        <w:rPr>
          <w:color w:val="000000" w:themeColor="text1"/>
        </w:rPr>
        <w:t xml:space="preserve"> </w:t>
      </w:r>
      <w:r w:rsidR="00562D23" w:rsidRPr="004F09C9">
        <w:rPr>
          <w:color w:val="000000" w:themeColor="text1"/>
        </w:rPr>
        <w:t>stress tolerance</w:t>
      </w:r>
      <w:r w:rsidR="00562D23">
        <w:rPr>
          <w:color w:val="000000" w:themeColor="text1"/>
        </w:rPr>
        <w:t xml:space="preserve"> increases as insects arrest their development and </w:t>
      </w:r>
      <w:r w:rsidR="00562D23" w:rsidRPr="004F09C9">
        <w:rPr>
          <w:color w:val="000000" w:themeColor="text1"/>
        </w:rPr>
        <w:t>suppressed metabolic activity (Hahn and Denlinger 2007</w:t>
      </w:r>
      <w:r w:rsidR="00562D23">
        <w:rPr>
          <w:color w:val="000000" w:themeColor="text1"/>
        </w:rPr>
        <w:t>,</w:t>
      </w:r>
      <w:r w:rsidR="00562D23" w:rsidRPr="004F09C9">
        <w:rPr>
          <w:color w:val="000000" w:themeColor="text1"/>
        </w:rPr>
        <w:t xml:space="preserve"> Tauber and Tauber 1981).</w:t>
      </w:r>
      <w:r w:rsidR="00BF5468">
        <w:rPr>
          <w:color w:val="000000" w:themeColor="text1"/>
        </w:rPr>
        <w:t xml:space="preserve"> </w:t>
      </w:r>
      <w:r w:rsidR="00562D23" w:rsidRPr="004F09C9">
        <w:rPr>
          <w:color w:val="000000" w:themeColor="text1"/>
        </w:rPr>
        <w:t xml:space="preserve">Photoperiods are latitude specific and have reliably cycled with seasonal changes. Because of </w:t>
      </w:r>
      <w:r w:rsidR="00562D23" w:rsidRPr="004F09C9">
        <w:rPr>
          <w:color w:val="000000" w:themeColor="text1"/>
        </w:rPr>
        <w:lastRenderedPageBreak/>
        <w:t>its specificity, many animals in temperate regions rely on photoperiod cues to synchronize their life histories with their local environment to initiate diapause. Ahead of winter and during the final larval instar ECB become sensitive to photoperiod</w:t>
      </w:r>
      <w:r w:rsidR="00562D23">
        <w:rPr>
          <w:color w:val="000000" w:themeColor="text1"/>
        </w:rPr>
        <w:t xml:space="preserve"> (Gelman and Hayes 1982)</w:t>
      </w:r>
      <w:r w:rsidR="00562D23" w:rsidRPr="004F09C9">
        <w:rPr>
          <w:color w:val="000000" w:themeColor="text1"/>
        </w:rPr>
        <w:t>. When photoperiod reaches a critical threshold</w:t>
      </w:r>
      <w:r w:rsidR="00562D23">
        <w:rPr>
          <w:color w:val="000000" w:themeColor="text1"/>
        </w:rPr>
        <w:t>,</w:t>
      </w:r>
      <w:r w:rsidR="00562D23" w:rsidRPr="004F09C9">
        <w:rPr>
          <w:color w:val="000000" w:themeColor="text1"/>
        </w:rPr>
        <w:t xml:space="preserve"> it initiates the diapause genotype and programs ECB larvae for diapause</w:t>
      </w:r>
      <w:r w:rsidR="00562D23">
        <w:rPr>
          <w:color w:val="000000" w:themeColor="text1"/>
        </w:rPr>
        <w:t xml:space="preserve"> (Beck 1960)</w:t>
      </w:r>
      <w:r w:rsidR="00562D23" w:rsidRPr="004F09C9">
        <w:rPr>
          <w:color w:val="000000" w:themeColor="text1"/>
        </w:rPr>
        <w:t>.</w:t>
      </w:r>
      <w:r w:rsidR="00562D23" w:rsidRPr="00316A0E">
        <w:rPr>
          <w:color w:val="000000" w:themeColor="text1"/>
        </w:rPr>
        <w:t xml:space="preserve"> </w:t>
      </w:r>
      <w:r w:rsidR="00C15EDC">
        <w:rPr>
          <w:color w:val="000000" w:themeColor="text1"/>
        </w:rPr>
        <w:t>As was mentioned earlier, a</w:t>
      </w:r>
      <w:r w:rsidR="00562D23" w:rsidRPr="004F09C9">
        <w:rPr>
          <w:color w:val="000000" w:themeColor="text1"/>
        </w:rPr>
        <w:t>t least two diapause genotypes (strains) of European corn borer populations occur in the United States</w:t>
      </w:r>
      <w:r w:rsidR="00562D23">
        <w:rPr>
          <w:color w:val="000000" w:themeColor="text1"/>
        </w:rPr>
        <w:t xml:space="preserve"> (Wadsworth et al. 2015, Ikten et al. 2011)</w:t>
      </w:r>
      <w:r w:rsidR="00562D23" w:rsidRPr="004F09C9">
        <w:rPr>
          <w:color w:val="000000" w:themeColor="text1"/>
        </w:rPr>
        <w:t>. One strain has a diapause genotype that produces a relatively short diapause length and the other has a diapause genotype that produces a relatively long diapause length</w:t>
      </w:r>
      <w:r w:rsidR="00562D23">
        <w:rPr>
          <w:color w:val="000000" w:themeColor="text1"/>
        </w:rPr>
        <w:t xml:space="preserve"> (Levy et al. 2015)</w:t>
      </w:r>
      <w:r w:rsidR="00562D23" w:rsidRPr="004F09C9">
        <w:rPr>
          <w:color w:val="000000" w:themeColor="text1"/>
        </w:rPr>
        <w:t>. Those insects with the shorter diapause length exit diapause earlier in the spring and the longer diapausing insects exit diapause later in the spring (Levy et al. 2015</w:t>
      </w:r>
      <w:r w:rsidR="00562D23">
        <w:rPr>
          <w:color w:val="000000" w:themeColor="text1"/>
        </w:rPr>
        <w:t>,</w:t>
      </w:r>
      <w:r w:rsidR="00562D23" w:rsidRPr="004F09C9">
        <w:rPr>
          <w:color w:val="000000" w:themeColor="text1"/>
        </w:rPr>
        <w:t xml:space="preserve"> Showers et al. 1975). The initiation of diapause leads to major physiological changes and alters the life history trajectory of European corn borer larvae</w:t>
      </w:r>
      <w:r w:rsidR="00562D23">
        <w:rPr>
          <w:color w:val="000000" w:themeColor="text1"/>
        </w:rPr>
        <w:t xml:space="preserve"> (Hahn and Denlinger 2007, </w:t>
      </w:r>
      <w:r w:rsidR="00562D23" w:rsidRPr="006F5AD1">
        <w:rPr>
          <w:color w:val="000000" w:themeColor="text1"/>
        </w:rPr>
        <w:t>Koštál 2006</w:t>
      </w:r>
      <w:r w:rsidR="00562D23">
        <w:rPr>
          <w:color w:val="000000" w:themeColor="text1"/>
        </w:rPr>
        <w:t>)</w:t>
      </w:r>
      <w:r w:rsidR="00562D23" w:rsidRPr="004F09C9">
        <w:rPr>
          <w:color w:val="000000" w:themeColor="text1"/>
        </w:rPr>
        <w:t>. Diapausing larvae depend on predictable cues to initiate and terminate diapause</w:t>
      </w:r>
      <w:r w:rsidR="00562D23">
        <w:rPr>
          <w:color w:val="000000" w:themeColor="text1"/>
        </w:rPr>
        <w:t xml:space="preserve"> (Beck 1960)</w:t>
      </w:r>
      <w:r w:rsidR="00562D23" w:rsidRPr="004F09C9">
        <w:rPr>
          <w:color w:val="000000" w:themeColor="text1"/>
        </w:rPr>
        <w:t xml:space="preserve">. Climate change and warmer temperatures could affect the synchrony between </w:t>
      </w:r>
      <w:r w:rsidR="00562D23">
        <w:rPr>
          <w:color w:val="000000" w:themeColor="text1"/>
        </w:rPr>
        <w:t xml:space="preserve">insects and their </w:t>
      </w:r>
      <w:r w:rsidR="00562D23" w:rsidRPr="004F09C9">
        <w:rPr>
          <w:color w:val="000000" w:themeColor="text1"/>
        </w:rPr>
        <w:t>environment and understanding these effects may be crucial to how we manage this pest.</w:t>
      </w:r>
      <w:r w:rsidR="00562D23" w:rsidRPr="00316A0E">
        <w:rPr>
          <w:color w:val="000000" w:themeColor="text1"/>
        </w:rPr>
        <w:t xml:space="preserve"> </w:t>
      </w:r>
      <w:r w:rsidR="00562D23" w:rsidRPr="004F09C9">
        <w:rPr>
          <w:color w:val="000000" w:themeColor="text1"/>
        </w:rPr>
        <w:t xml:space="preserve">The different strains of European corn borer are </w:t>
      </w:r>
      <w:r w:rsidR="00562D23">
        <w:rPr>
          <w:color w:val="000000" w:themeColor="text1"/>
        </w:rPr>
        <w:t xml:space="preserve">a </w:t>
      </w:r>
      <w:r w:rsidR="00562D23" w:rsidRPr="004F09C9">
        <w:rPr>
          <w:color w:val="000000" w:themeColor="text1"/>
        </w:rPr>
        <w:t>suitable model to investigate the causes and consequences of speciation, especially as environmental conditions become less stable due to climate change.</w:t>
      </w:r>
    </w:p>
    <w:p w14:paraId="0F6CC0E8" w14:textId="77777777" w:rsidR="00562D23" w:rsidRDefault="00562D23" w:rsidP="00562D23">
      <w:pPr>
        <w:spacing w:line="480" w:lineRule="auto"/>
        <w:ind w:left="0" w:right="90" w:firstLine="720"/>
        <w:rPr>
          <w:color w:val="000000" w:themeColor="text1"/>
        </w:rPr>
      </w:pPr>
      <w:r>
        <w:rPr>
          <w:color w:val="000000" w:themeColor="text1"/>
        </w:rPr>
        <w:t>It has been previously shown that diapause-programmed ECB increase nutrition storage ahead of diapause in the form of proteins (</w:t>
      </w:r>
      <w:r>
        <w:t>Taski et al. 2004</w:t>
      </w:r>
      <w:r>
        <w:rPr>
          <w:color w:val="000000" w:themeColor="text1"/>
        </w:rPr>
        <w:t>) and lipids (</w:t>
      </w:r>
      <w:r>
        <w:t>Vukašinović et al. 2018</w:t>
      </w:r>
      <w:r>
        <w:rPr>
          <w:color w:val="000000" w:themeColor="text1"/>
        </w:rPr>
        <w:t xml:space="preserve">). compared to their non-diapause counterparts. </w:t>
      </w:r>
      <w:r w:rsidRPr="004F09C9">
        <w:rPr>
          <w:color w:val="000000" w:themeColor="text1"/>
        </w:rPr>
        <w:t xml:space="preserve">I expected </w:t>
      </w:r>
      <w:r w:rsidRPr="00B134B2">
        <w:rPr>
          <w:color w:val="000000" w:themeColor="text1"/>
        </w:rPr>
        <w:t xml:space="preserve">the quantity of triglycerides stored by European corn borers, in preparation for the additional stress of diapause, will be associated with differences in diapause length between </w:t>
      </w:r>
      <w:r>
        <w:rPr>
          <w:color w:val="000000" w:themeColor="text1"/>
        </w:rPr>
        <w:t xml:space="preserve">the strain with the long-diapause genotype and </w:t>
      </w:r>
      <w:r>
        <w:rPr>
          <w:color w:val="000000" w:themeColor="text1"/>
        </w:rPr>
        <w:lastRenderedPageBreak/>
        <w:t xml:space="preserve">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 xml:space="preserve">genotype preparing for a longer period of diapause will store relatively more triglycerides than </w:t>
      </w:r>
      <w:r>
        <w:rPr>
          <w:color w:val="000000" w:themeColor="text1"/>
        </w:rPr>
        <w:t xml:space="preserve">the short-diapause </w:t>
      </w:r>
      <w:r w:rsidRPr="00B134B2">
        <w:rPr>
          <w:color w:val="000000" w:themeColor="text1"/>
        </w:rPr>
        <w:t xml:space="preserve">genotype, which will have a shorter diapause. In support of the stated hypothesis, I predict that non-diapausing larvae will store fewer triglycerides than diapausing larvae within each strain because they do not have the added metabolic cost of diapause. </w:t>
      </w:r>
      <w:r w:rsidRPr="00A4103C">
        <w:rPr>
          <w:rFonts w:asciiTheme="minorHAnsi" w:hAnsiTheme="minorHAnsi"/>
          <w:color w:val="auto"/>
        </w:rPr>
        <w:t xml:space="preserve">For insect pests, warmer temperatures introduce the possibility </w:t>
      </w:r>
      <w:r>
        <w:rPr>
          <w:rFonts w:asciiTheme="minorHAnsi" w:hAnsiTheme="minorHAnsi"/>
          <w:color w:val="auto"/>
        </w:rPr>
        <w:t>increased insect pest pressure in agricultural systems capable of</w:t>
      </w:r>
      <w:r w:rsidRPr="00A4103C">
        <w:rPr>
          <w:rFonts w:asciiTheme="minorHAnsi" w:hAnsiTheme="minorHAnsi"/>
          <w:color w:val="auto"/>
        </w:rPr>
        <w:t xml:space="preserve"> causing more</w:t>
      </w:r>
      <w:r>
        <w:rPr>
          <w:rFonts w:asciiTheme="minorHAnsi" w:hAnsiTheme="minorHAnsi"/>
          <w:color w:val="auto"/>
        </w:rPr>
        <w:t xml:space="preserve"> economic</w:t>
      </w:r>
      <w:r w:rsidRPr="00A4103C">
        <w:rPr>
          <w:rFonts w:asciiTheme="minorHAnsi" w:hAnsiTheme="minorHAnsi"/>
          <w:color w:val="auto"/>
        </w:rPr>
        <w:t xml:space="preserve"> damage to important crops. </w:t>
      </w:r>
      <w:r>
        <w:rPr>
          <w:rFonts w:asciiTheme="minorHAnsi" w:hAnsiTheme="minorHAnsi"/>
          <w:color w:val="auto"/>
        </w:rPr>
        <w:t>Managing</w:t>
      </w:r>
      <w:r w:rsidRPr="00A4103C">
        <w:rPr>
          <w:rFonts w:asciiTheme="minorHAnsi" w:hAnsiTheme="minorHAnsi"/>
          <w:color w:val="auto"/>
        </w:rPr>
        <w:t xml:space="preserve"> the indirect effects of climate change will require an integrated approach</w:t>
      </w:r>
      <w:r>
        <w:rPr>
          <w:rFonts w:asciiTheme="minorHAnsi" w:hAnsiTheme="minorHAnsi"/>
          <w:color w:val="auto"/>
        </w:rPr>
        <w:t>,</w:t>
      </w:r>
      <w:r w:rsidRPr="00A4103C">
        <w:rPr>
          <w:rFonts w:asciiTheme="minorHAnsi" w:hAnsiTheme="minorHAnsi"/>
          <w:color w:val="auto"/>
        </w:rPr>
        <w:t xml:space="preserve"> and likely increased use of </w:t>
      </w:r>
      <w:r>
        <w:rPr>
          <w:rFonts w:asciiTheme="minorHAnsi" w:hAnsiTheme="minorHAnsi"/>
          <w:color w:val="auto"/>
        </w:rPr>
        <w:t xml:space="preserve">costly </w:t>
      </w:r>
      <w:r w:rsidRPr="00A4103C">
        <w:rPr>
          <w:rFonts w:asciiTheme="minorHAnsi" w:hAnsiTheme="minorHAnsi"/>
          <w:color w:val="auto"/>
        </w:rPr>
        <w:t>chemical insecticides.</w:t>
      </w:r>
    </w:p>
    <w:p w14:paraId="77ED57FF" w14:textId="3B919272" w:rsidR="00E872D5" w:rsidRPr="004F09C9" w:rsidRDefault="00562D23" w:rsidP="0099645A">
      <w:pPr>
        <w:spacing w:line="480" w:lineRule="auto"/>
        <w:ind w:left="0" w:right="90" w:firstLine="720"/>
        <w:rPr>
          <w:color w:val="000000" w:themeColor="text1"/>
        </w:rPr>
      </w:pPr>
      <w:r w:rsidRPr="00A4103C">
        <w:rPr>
          <w:rFonts w:asciiTheme="minorHAnsi" w:hAnsiTheme="minorHAnsi"/>
          <w:color w:val="auto"/>
        </w:rPr>
        <w:t>Crop losses due to insect pest insect damage here in the United States from 1945 to 2000 ha</w:t>
      </w:r>
      <w:r>
        <w:rPr>
          <w:rFonts w:asciiTheme="minorHAnsi" w:hAnsiTheme="minorHAnsi"/>
          <w:color w:val="auto"/>
        </w:rPr>
        <w:t>ve</w:t>
      </w:r>
      <w:r w:rsidRPr="00A4103C">
        <w:rPr>
          <w:rFonts w:asciiTheme="minorHAnsi" w:hAnsiTheme="minorHAnsi"/>
          <w:color w:val="auto"/>
        </w:rPr>
        <w:t xml:space="preserve"> nearly doubled from 7% to 13%</w:t>
      </w:r>
      <w:r>
        <w:rPr>
          <w:rFonts w:asciiTheme="minorHAnsi" w:hAnsiTheme="minorHAnsi"/>
          <w:color w:val="auto"/>
        </w:rPr>
        <w:t>,</w:t>
      </w:r>
      <w:r w:rsidRPr="00A4103C">
        <w:rPr>
          <w:rFonts w:asciiTheme="minorHAnsi" w:hAnsiTheme="minorHAnsi"/>
          <w:color w:val="auto"/>
        </w:rPr>
        <w:t xml:space="preserve"> while insecticide use has increased 10-fold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"10.1007/978-94-007-7796-5_2", "ISBN" : "9789400777965", "ISSN" : "1387585X", "PMID" : "24302673", "abstract" : "The book deals with the present state and problems of integrated pest management as relating to stakeholder acceptance of IPM and how integrated pest management can become a sustainable practice. The discussions include using less pesticides and the possibility of eliminating pesticides from agricultural practice.", "author" : [ { "dropping-particle" : "", "family" : "Pimentel", "given" : "David", "non-dropping-particle" : "", "parse-names" : false, "suffix" : "" }, { "dropping-particle" : "", "family" : "Burgess", "given" : "Michael", "non-dropping-particle" : "", "parse-names" : false, "suffix" : "" } ], "container-title" : "Integrated Pest Management", "id" : "ITEM-1", "issued" : { "date-parts" : [ [ "2014" ] ] }, "page" : "47-71", "title" : "Environmental and economic costs of the application of pesticides primarily in the United States", "type" : "article-journal", "volume" : "3" }, "uris" : [ "http://www.mendeley.com/documents/?uuid=0f2ce3b1-c451-4cc1-8071-59afc4d8942b" ] } ], "mendeley" : { "formattedCitation" : "(Pimentel and Burgess 2014)", "plainTextFormattedCitation" : "(Pimentel and Burgess 2014)", "previouslyFormattedCitation" : "(Pimentel and Burgess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(Pimentel and Burgess 2014)</w:t>
      </w:r>
      <w:r w:rsidRPr="00A4103C">
        <w:rPr>
          <w:rFonts w:asciiTheme="minorHAnsi" w:hAnsiTheme="minorHAnsi"/>
          <w:color w:val="auto"/>
        </w:rPr>
        <w:fldChar w:fldCharType="end"/>
      </w:r>
      <w:r w:rsidRPr="00A4103C">
        <w:rPr>
          <w:rFonts w:asciiTheme="minorHAnsi" w:hAnsiTheme="minorHAnsi"/>
          <w:color w:val="auto"/>
        </w:rPr>
        <w:t xml:space="preserve">. Insecticide use can manage insect pest populations, but even </w:t>
      </w:r>
      <w:r>
        <w:rPr>
          <w:rFonts w:asciiTheme="minorHAnsi" w:hAnsiTheme="minorHAnsi"/>
          <w:color w:val="auto"/>
        </w:rPr>
        <w:t>with</w:t>
      </w:r>
      <w:r w:rsidRPr="00A4103C">
        <w:rPr>
          <w:rFonts w:asciiTheme="minorHAnsi" w:hAnsiTheme="minorHAnsi"/>
          <w:color w:val="auto"/>
        </w:rPr>
        <w:t xml:space="preserve"> careful monitoring and systematic application regimens</w:t>
      </w:r>
      <w:r>
        <w:rPr>
          <w:rFonts w:asciiTheme="minorHAnsi" w:hAnsiTheme="minorHAnsi"/>
          <w:color w:val="auto"/>
        </w:rPr>
        <w:t>,</w:t>
      </w:r>
      <w:r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"10.1017/S0021859605005708", "ISBN" : "0021-8596", "ISSN" : "0021-8596", "PMID" : "16714311", "abstract" : "Productivity of crops grown for human consumption is at risk due to the incidence of pests, especially weeds. pathogens and animal pests. Crop losses due to these harmful organisms can be substantial and may be prevented, or reduced, by crop protection measures. An overview is given on different types of crop losses as well as on various methods of pest control developed during the last century. Estimates on potential and actual losses despite the Current crop protection practices Lire given for wheat. rice. maize. potatoes, soybeans, And cotton for the period 2001-03 on a regional basis ( 19 regions) as well as for the global total. Among crops, the total global potential loss due to pests varied from about 50% in wheat to more than 80% ill cotton production. The responses Lire estimated as losses of 26-29% for soybean, wheat and cotton, and 31 37 and 40% for maize, rice and potatoes. respectively. Overall, weeds produced the highest potential loss (34%), with animal pests and pathogens being less important (losses of IS and 16%). The efficacy of crop protection was higher in cash crops than in food crops. Weed control call be managed mechanically or chemically, therefore worldwide efficacy was considerably higher than for the control of animal pests or diseases, which rely heavily on synthetic chemicals. Regional differences in efficacy are outlined. Despite a clear increase in pesticide use. crop losses have not significantly decreased during the last 40 years. However. pesticide use has enabled farmers to modify production systems and to increase crop productivity Without sustaining the higher losses likely to occur from an increased Susceptibility to the damaging, effect of pests. The concept of integrated pest/crop management includes a threshold concept for the application of pest control measures and reduction in the amount/frequency of pesticides applied to an economically and ecologically acceptable level. Often minor crop losses are economically acceptable; however. all increase ill crop productivity without adequate crop protection does not make sense, because an increase in attainable yields is often associated with an increased vulnerability to damage inflicted by pests.", "author" : [ { "dropping-particle" : "", "family" : "Oerke", "given" : "E.-C.", "non-dropping-particle" : "", "parse-names" : false, "suffix" : "" } ], "container-title" : "The Journal of Agricultural Science", "id" : "ITEM-1", "issue" : "01", "issued" : { "date-parts" : [ [ "2006" ] ] }, "page" : "31", "title" : "Crop losses to pests", "type" : "chapter", "volume" : "144" }, "uris" : [ "http://www.mendeley.com/documents/?uuid=7c750339-23b9-32e6-a037-ab3d5068b98b" ] } ], "mendeley" : { "formattedCitation" : "(Oerke 2006)", "plainTextFormattedCitation" : "(Oerke 2006)", "previouslyFormattedCitation" : "(Oerke 2006)"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(Oerke 2006)</w:t>
      </w:r>
      <w:r w:rsidRPr="00A4103C">
        <w:rPr>
          <w:rFonts w:asciiTheme="minorHAnsi" w:hAnsiTheme="minorHAnsi"/>
          <w:color w:val="auto"/>
        </w:rPr>
        <w:fldChar w:fldCharType="end"/>
      </w:r>
      <w:r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w:t>
      </w:r>
      <w:r w:rsidR="00C15EDC">
        <w:rPr>
          <w:rFonts w:asciiTheme="minorHAnsi" w:hAnsiTheme="minorHAnsi"/>
          <w:color w:val="auto"/>
        </w:rPr>
        <w:t>I</w:t>
      </w:r>
      <w:r w:rsidRPr="00A4103C">
        <w:rPr>
          <w:rFonts w:asciiTheme="minorHAnsi" w:hAnsiTheme="minorHAnsi"/>
          <w:color w:val="auto"/>
        </w:rPr>
        <w:t xml:space="preserve">n the United States </w:t>
      </w:r>
      <w:r>
        <w:rPr>
          <w:rFonts w:asciiTheme="minorHAnsi" w:hAnsiTheme="minorHAnsi"/>
          <w:color w:val="auto"/>
        </w:rPr>
        <w:t>the</w:t>
      </w:r>
      <w:r w:rsidRPr="00A4103C">
        <w:rPr>
          <w:rFonts w:asciiTheme="minorHAnsi" w:hAnsiTheme="minorHAnsi"/>
          <w:color w:val="auto"/>
        </w:rPr>
        <w:t xml:space="preserve"> population is predicted to exceed 450 million by the year 2100 and this population increase will </w:t>
      </w:r>
      <w:r>
        <w:rPr>
          <w:rFonts w:asciiTheme="minorHAnsi" w:hAnsiTheme="minorHAnsi"/>
          <w:color w:val="auto"/>
        </w:rPr>
        <w:t>require</w:t>
      </w:r>
      <w:r w:rsidRPr="00A4103C">
        <w:rPr>
          <w:rFonts w:asciiTheme="minorHAnsi" w:hAnsiTheme="minorHAnsi"/>
          <w:color w:val="auto"/>
        </w:rPr>
        <w:t xml:space="preserve"> sustained or even increased crop yields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"10.1017/CBO9781107415324.004", "ISBN" : "9788578110796", "ISSN" : "1098-6596", "PMID" : "25246403", "abstract" : "Almost universally, women with higher levels of education have fewer children. Better education is associated with lower mortality, better health, and different migration patterns. Hence, the global population outlook depends greatly on further progress in education, particularly of young women. By 2050, the highest and lowest education scenarios--assuming identical education-specific fertility rates--result in world population sizes of 8.9 and 10.0 billion, respectively. Better education also matters for human development, including health, economic growth, and democracy. Existing methods of multi-state demography can quantitatively integrate education into standard demographic analysis, thus adding the \"quality\" dimension.", "author" : [ { "dropping-particle" : "", "family" : "Melorose", "given" : "J.", "non-dropping-particle" : "", "parse-names" : false, "suffix" : "" }, { "dropping-particle" : "", "family" : "Perroy", "given" : "R.", "non-dropping-particle" : "", "parse-names" : false, "suffix" : "" }, { "dropping-particle" : "", "family" : "Careas", "given" : "S.", "non-dropping-particle" : "", "parse-names" : false, "suffix" : "" } ], "container-title" : "United Nations", "id" : "ITEM-1", "issue" : "6042", "issued" : { "date-parts" : [ [ "2015", "11", "7" ] ] }, "number" : "ESA/P/WP.241", "number-of-pages" : "587-92", "title" : "World population prospects", "type" : "report", "volume" : "1" }, "uris" : [ "http://www.mendeley.com/documents/?uuid=3be02cdf-39e3-363e-984d-b732efd32b79" ] } ], "mendeley" : { "formattedCitation" : "(Melorose et al. 2015)", "plainTextFormattedCitation" : "(Melorose et al. 2015)", "previouslyFormattedCitation" : "(Melorose et al. 2015)"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(Melorose et al. 2015)</w:t>
      </w:r>
      <w:r w:rsidRPr="00A4103C">
        <w:rPr>
          <w:rFonts w:asciiTheme="minorHAnsi" w:hAnsiTheme="minorHAnsi"/>
          <w:color w:val="auto"/>
        </w:rPr>
        <w:fldChar w:fldCharType="end"/>
      </w:r>
      <w:r w:rsidRPr="00A4103C">
        <w:rPr>
          <w:rFonts w:asciiTheme="minorHAnsi" w:hAnsiTheme="minorHAnsi"/>
          <w:color w:val="auto"/>
        </w:rPr>
        <w:t xml:space="preserve">. Investigating the responses of pest insect populations to increasing temperature is an opportunity to understand and predict </w:t>
      </w:r>
      <w:r w:rsidRPr="00A4103C">
        <w:rPr>
          <w:rFonts w:asciiTheme="minorHAnsi" w:hAnsiTheme="minorHAnsi"/>
          <w:color w:val="auto"/>
        </w:rPr>
        <w:lastRenderedPageBreak/>
        <w:t>how climate change could affect these pests. The results of such an investigation could be used to mitigate their damage and ensure the security of our nation’s food as populations increase.</w:t>
      </w:r>
    </w:p>
    <w:p w14:paraId="76930128" w14:textId="73B11C28" w:rsidR="00E872D5" w:rsidRPr="004F09C9" w:rsidRDefault="00E872D5" w:rsidP="0099645A">
      <w:pPr>
        <w:tabs>
          <w:tab w:val="center" w:pos="2826"/>
          <w:tab w:val="center" w:pos="4977"/>
        </w:tabs>
        <w:spacing w:after="185" w:line="480" w:lineRule="auto"/>
        <w:ind w:left="0" w:firstLine="0"/>
        <w:rPr>
          <w:color w:val="000000" w:themeColor="text1"/>
        </w:rPr>
      </w:pPr>
      <w:r w:rsidRPr="004F09C9">
        <w:rPr>
          <w:color w:val="000000" w:themeColor="text1"/>
          <w:sz w:val="22"/>
        </w:rPr>
        <w:tab/>
      </w:r>
    </w:p>
    <w:p w14:paraId="31665060" w14:textId="77777777" w:rsidR="00E872D5" w:rsidRPr="004F09C9" w:rsidRDefault="00E872D5" w:rsidP="0099645A">
      <w:pPr>
        <w:spacing w:line="480" w:lineRule="auto"/>
        <w:ind w:left="0" w:right="90" w:firstLine="0"/>
        <w:rPr>
          <w:color w:val="000000" w:themeColor="text1"/>
        </w:rPr>
      </w:pPr>
    </w:p>
    <w:p w14:paraId="3D263500" w14:textId="3C0E7C2F" w:rsidR="00E872D5" w:rsidRPr="004F09C9" w:rsidRDefault="00E872D5" w:rsidP="0099645A">
      <w:pPr>
        <w:tabs>
          <w:tab w:val="center" w:pos="2752"/>
          <w:tab w:val="center" w:pos="4977"/>
        </w:tabs>
        <w:spacing w:after="206" w:line="480" w:lineRule="auto"/>
        <w:ind w:left="0" w:firstLine="0"/>
        <w:rPr>
          <w:color w:val="000000" w:themeColor="text1"/>
        </w:rPr>
      </w:pPr>
      <w:r w:rsidRPr="004F09C9">
        <w:rPr>
          <w:color w:val="000000" w:themeColor="text1"/>
          <w:sz w:val="22"/>
        </w:rPr>
        <w:tab/>
      </w:r>
    </w:p>
    <w:p w14:paraId="6ED61B10" w14:textId="567B8FE7" w:rsidR="00E872D5" w:rsidRPr="004F09C9" w:rsidRDefault="00E872D5" w:rsidP="00E872D5">
      <w:pPr>
        <w:ind w:left="-15" w:right="160" w:firstLine="468"/>
        <w:rPr>
          <w:color w:val="000000" w:themeColor="text1"/>
        </w:rPr>
      </w:pPr>
      <w:r w:rsidRPr="004F09C9">
        <w:rPr>
          <w:color w:val="000000" w:themeColor="text1"/>
        </w:rPr>
        <w:br w:type="page"/>
      </w:r>
    </w:p>
    <w:p w14:paraId="26D917DF"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Frolov et al. 2007. Mid-tibiae length of male </w:t>
      </w:r>
      <w:r w:rsidRPr="004F09C9">
        <w:rPr>
          <w:i/>
          <w:color w:val="000000" w:themeColor="text1"/>
        </w:rPr>
        <w:t xml:space="preserve">Ostrinia </w:t>
      </w:r>
      <w:r w:rsidRPr="004F09C9">
        <w:rPr>
          <w:color w:val="000000" w:themeColor="text1"/>
        </w:rPr>
        <w:t>species as described by Mutuura &amp; Munroe (1970) (Mutuura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05B959BD" w14:textId="77777777" w:rsidTr="00E872D5">
        <w:trPr>
          <w:trHeight w:val="451"/>
        </w:trPr>
        <w:tc>
          <w:tcPr>
            <w:tcW w:w="1380" w:type="dxa"/>
            <w:tcBorders>
              <w:top w:val="double" w:sz="3" w:space="0" w:color="000000"/>
              <w:left w:val="nil"/>
              <w:bottom w:val="double" w:sz="3" w:space="0" w:color="000000"/>
              <w:right w:val="nil"/>
            </w:tcBorders>
          </w:tcPr>
          <w:p w14:paraId="71757E94"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385F94A"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3E0D9FC5" w14:textId="77777777" w:rsidTr="00E872D5">
        <w:trPr>
          <w:trHeight w:val="427"/>
        </w:trPr>
        <w:tc>
          <w:tcPr>
            <w:tcW w:w="1380" w:type="dxa"/>
            <w:tcBorders>
              <w:top w:val="double" w:sz="3" w:space="0" w:color="000000"/>
              <w:left w:val="nil"/>
              <w:bottom w:val="single" w:sz="3" w:space="0" w:color="000000"/>
              <w:right w:val="nil"/>
            </w:tcBorders>
          </w:tcPr>
          <w:p w14:paraId="32B45092"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4A83D19F" w14:textId="77777777" w:rsidR="00E872D5" w:rsidRPr="004F09C9" w:rsidRDefault="00E872D5" w:rsidP="00E872D5">
            <w:pPr>
              <w:spacing w:after="160" w:line="259" w:lineRule="auto"/>
              <w:ind w:left="0" w:firstLine="0"/>
              <w:rPr>
                <w:color w:val="000000" w:themeColor="text1"/>
              </w:rPr>
            </w:pPr>
          </w:p>
        </w:tc>
      </w:tr>
      <w:tr w:rsidR="00E872D5" w:rsidRPr="004F09C9" w14:paraId="7F5E0BF0" w14:textId="77777777" w:rsidTr="00E872D5">
        <w:trPr>
          <w:trHeight w:val="1589"/>
        </w:trPr>
        <w:tc>
          <w:tcPr>
            <w:tcW w:w="1380" w:type="dxa"/>
            <w:tcBorders>
              <w:top w:val="single" w:sz="3" w:space="0" w:color="000000"/>
              <w:left w:val="nil"/>
              <w:bottom w:val="single" w:sz="3" w:space="0" w:color="000000"/>
              <w:right w:val="nil"/>
            </w:tcBorders>
          </w:tcPr>
          <w:p w14:paraId="2BB72EB2"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D872C3F"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35B92E9A"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O. orientalis</w:t>
            </w:r>
          </w:p>
          <w:p w14:paraId="1C3D88E3"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O. furnacalis</w:t>
            </w:r>
          </w:p>
          <w:p w14:paraId="7FB9361E" w14:textId="77777777" w:rsidR="00E872D5" w:rsidRPr="004F09C9" w:rsidRDefault="00E872D5" w:rsidP="00E872D5">
            <w:pPr>
              <w:spacing w:after="0" w:line="259" w:lineRule="auto"/>
              <w:ind w:left="173" w:firstLine="0"/>
              <w:rPr>
                <w:color w:val="000000" w:themeColor="text1"/>
              </w:rPr>
            </w:pPr>
            <w:r w:rsidRPr="004F09C9">
              <w:rPr>
                <w:i/>
                <w:color w:val="000000" w:themeColor="text1"/>
              </w:rPr>
              <w:t>O. dorsivittata</w:t>
            </w:r>
          </w:p>
        </w:tc>
      </w:tr>
      <w:tr w:rsidR="00E872D5" w:rsidRPr="004F09C9" w14:paraId="777A1253" w14:textId="77777777" w:rsidTr="00E872D5">
        <w:trPr>
          <w:trHeight w:val="403"/>
        </w:trPr>
        <w:tc>
          <w:tcPr>
            <w:tcW w:w="1380" w:type="dxa"/>
            <w:tcBorders>
              <w:top w:val="single" w:sz="3" w:space="0" w:color="000000"/>
              <w:left w:val="nil"/>
              <w:bottom w:val="single" w:sz="3" w:space="0" w:color="000000"/>
              <w:right w:val="nil"/>
            </w:tcBorders>
          </w:tcPr>
          <w:p w14:paraId="55FCFDE2"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65A49F24" w14:textId="77777777" w:rsidR="00E872D5" w:rsidRPr="004F09C9" w:rsidRDefault="00E872D5" w:rsidP="00E872D5">
            <w:pPr>
              <w:spacing w:after="160" w:line="259" w:lineRule="auto"/>
              <w:ind w:left="0" w:firstLine="0"/>
              <w:rPr>
                <w:color w:val="000000" w:themeColor="text1"/>
              </w:rPr>
            </w:pPr>
          </w:p>
        </w:tc>
      </w:tr>
      <w:tr w:rsidR="00E872D5" w:rsidRPr="004F09C9" w14:paraId="16741442" w14:textId="77777777" w:rsidTr="00E872D5">
        <w:trPr>
          <w:trHeight w:val="798"/>
        </w:trPr>
        <w:tc>
          <w:tcPr>
            <w:tcW w:w="1380" w:type="dxa"/>
            <w:tcBorders>
              <w:top w:val="single" w:sz="3" w:space="0" w:color="000000"/>
              <w:left w:val="nil"/>
              <w:bottom w:val="single" w:sz="3" w:space="0" w:color="000000"/>
              <w:right w:val="nil"/>
            </w:tcBorders>
          </w:tcPr>
          <w:p w14:paraId="211DE9B9"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39C2385"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O. narynensis</w:t>
            </w:r>
          </w:p>
          <w:p w14:paraId="680B5977" w14:textId="77777777" w:rsidR="00E872D5" w:rsidRPr="004F09C9" w:rsidRDefault="00E872D5" w:rsidP="00E872D5">
            <w:pPr>
              <w:spacing w:after="0" w:line="259" w:lineRule="auto"/>
              <w:ind w:left="209" w:firstLine="0"/>
              <w:rPr>
                <w:color w:val="000000" w:themeColor="text1"/>
              </w:rPr>
            </w:pPr>
            <w:r w:rsidRPr="004F09C9">
              <w:rPr>
                <w:i/>
                <w:color w:val="000000" w:themeColor="text1"/>
              </w:rPr>
              <w:t>O. kurentzovi</w:t>
            </w:r>
          </w:p>
        </w:tc>
      </w:tr>
      <w:tr w:rsidR="00E872D5" w:rsidRPr="004F09C9" w14:paraId="64D90BD2" w14:textId="77777777" w:rsidTr="00E872D5">
        <w:trPr>
          <w:trHeight w:val="403"/>
        </w:trPr>
        <w:tc>
          <w:tcPr>
            <w:tcW w:w="1380" w:type="dxa"/>
            <w:tcBorders>
              <w:top w:val="single" w:sz="3" w:space="0" w:color="000000"/>
              <w:left w:val="nil"/>
              <w:bottom w:val="single" w:sz="3" w:space="0" w:color="000000"/>
              <w:right w:val="nil"/>
            </w:tcBorders>
          </w:tcPr>
          <w:p w14:paraId="7E39DC46"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0CC46165" w14:textId="77777777" w:rsidR="00E872D5" w:rsidRPr="004F09C9" w:rsidRDefault="00E872D5" w:rsidP="00E872D5">
            <w:pPr>
              <w:spacing w:after="160" w:line="259" w:lineRule="auto"/>
              <w:ind w:left="0" w:firstLine="0"/>
              <w:rPr>
                <w:color w:val="000000" w:themeColor="text1"/>
              </w:rPr>
            </w:pPr>
          </w:p>
        </w:tc>
      </w:tr>
      <w:tr w:rsidR="00E872D5" w:rsidRPr="004F09C9" w14:paraId="4DC11506" w14:textId="77777777" w:rsidTr="00E872D5">
        <w:trPr>
          <w:trHeight w:val="1589"/>
        </w:trPr>
        <w:tc>
          <w:tcPr>
            <w:tcW w:w="1380" w:type="dxa"/>
            <w:tcBorders>
              <w:top w:val="single" w:sz="3" w:space="0" w:color="000000"/>
              <w:left w:val="nil"/>
              <w:bottom w:val="single" w:sz="3" w:space="0" w:color="000000"/>
              <w:right w:val="nil"/>
            </w:tcBorders>
          </w:tcPr>
          <w:p w14:paraId="75A776F7"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348BCF5A"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O. scapulalis</w:t>
            </w:r>
          </w:p>
          <w:p w14:paraId="729E7FA4"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O. zaguliaevi O. zealis</w:t>
            </w:r>
          </w:p>
          <w:p w14:paraId="4593AF83" w14:textId="77777777" w:rsidR="00E872D5" w:rsidRPr="004F09C9" w:rsidRDefault="00E872D5" w:rsidP="00E872D5">
            <w:pPr>
              <w:spacing w:after="0" w:line="259" w:lineRule="auto"/>
              <w:ind w:left="0" w:firstLine="0"/>
              <w:rPr>
                <w:color w:val="000000" w:themeColor="text1"/>
              </w:rPr>
            </w:pPr>
            <w:r w:rsidRPr="004F09C9">
              <w:rPr>
                <w:i/>
                <w:color w:val="000000" w:themeColor="text1"/>
              </w:rPr>
              <w:t>O. putzufangensis</w:t>
            </w:r>
          </w:p>
        </w:tc>
      </w:tr>
    </w:tbl>
    <w:p w14:paraId="03505842" w14:textId="77777777" w:rsidR="00E872D5" w:rsidRPr="004F09C9" w:rsidRDefault="00E872D5" w:rsidP="00E872D5">
      <w:pPr>
        <w:rPr>
          <w:color w:val="000000" w:themeColor="text1"/>
        </w:rPr>
      </w:pPr>
      <w:r w:rsidRPr="004F09C9">
        <w:rPr>
          <w:color w:val="000000" w:themeColor="text1"/>
        </w:rPr>
        <w:br w:type="page"/>
      </w:r>
    </w:p>
    <w:p w14:paraId="3C567D9F"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AA33019" wp14:editId="41791F7A">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5D1E0598"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Figure 2-1. (A) Chemical structure of (Z)-11-tetradecenyl acetate, the major sex pheromone molecule produced primarily by Z strain females. National Center for Biotechnology Information. Source: PubChem Compound Database; CID=5367692. Reprinted with permission from Pubchem Open Chemistry Database</w:t>
      </w:r>
    </w:p>
    <w:p w14:paraId="63C977FA" w14:textId="77777777" w:rsidR="006F58EA" w:rsidRPr="004F09C9" w:rsidRDefault="00E872D5">
      <w:pPr>
        <w:spacing w:after="3" w:line="238" w:lineRule="auto"/>
        <w:ind w:left="1168" w:right="315" w:firstLine="0"/>
        <w:jc w:val="both"/>
        <w:rPr>
          <w:color w:val="000000" w:themeColor="text1"/>
        </w:rPr>
      </w:pPr>
      <w:r w:rsidRPr="004F09C9">
        <w:rPr>
          <w:color w:val="000000" w:themeColor="text1"/>
        </w:rPr>
        <w:t>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Pubchem Open Chemistry Database https://pubchem.ncbi.nlm.nih.gov/compound/5367650 (November 6, 2018).</w:t>
      </w:r>
      <w:bookmarkEnd w:id="4"/>
    </w:p>
    <w:p w14:paraId="430C90E8" w14:textId="77777777" w:rsidR="00D27C9E" w:rsidRPr="004F09C9" w:rsidRDefault="00D27C9E">
      <w:pPr>
        <w:spacing w:after="3" w:line="238" w:lineRule="auto"/>
        <w:ind w:left="1168" w:right="315" w:firstLine="0"/>
        <w:jc w:val="both"/>
        <w:rPr>
          <w:color w:val="000000" w:themeColor="text1"/>
        </w:rPr>
      </w:pPr>
    </w:p>
    <w:p w14:paraId="541FDB03" w14:textId="77777777" w:rsidR="00D27C9E" w:rsidRPr="004F09C9" w:rsidRDefault="00D27C9E">
      <w:pPr>
        <w:spacing w:after="3" w:line="238" w:lineRule="auto"/>
        <w:ind w:left="1168" w:right="315" w:firstLine="0"/>
        <w:jc w:val="both"/>
        <w:rPr>
          <w:color w:val="000000" w:themeColor="text1"/>
        </w:rPr>
      </w:pPr>
    </w:p>
    <w:p w14:paraId="6521EDE9" w14:textId="77777777" w:rsidR="00D27C9E" w:rsidRPr="004F09C9" w:rsidRDefault="00D27C9E">
      <w:pPr>
        <w:spacing w:after="3" w:line="238" w:lineRule="auto"/>
        <w:ind w:left="1168" w:right="315" w:firstLine="0"/>
        <w:jc w:val="both"/>
        <w:rPr>
          <w:color w:val="000000" w:themeColor="text1"/>
        </w:rPr>
      </w:pPr>
    </w:p>
    <w:p w14:paraId="61B0EC18" w14:textId="77777777" w:rsidR="00D27C9E" w:rsidRPr="004F09C9" w:rsidRDefault="00D27C9E">
      <w:pPr>
        <w:spacing w:after="3" w:line="238" w:lineRule="auto"/>
        <w:ind w:left="1168" w:right="315" w:firstLine="0"/>
        <w:jc w:val="both"/>
        <w:rPr>
          <w:color w:val="000000" w:themeColor="text1"/>
        </w:rPr>
      </w:pPr>
    </w:p>
    <w:p w14:paraId="5B5E3680" w14:textId="77777777" w:rsidR="00D27C9E" w:rsidRPr="004F09C9" w:rsidRDefault="00D27C9E">
      <w:pPr>
        <w:spacing w:after="3" w:line="238" w:lineRule="auto"/>
        <w:ind w:left="1168" w:right="315" w:firstLine="0"/>
        <w:jc w:val="both"/>
        <w:rPr>
          <w:color w:val="000000" w:themeColor="text1"/>
        </w:rPr>
      </w:pPr>
    </w:p>
    <w:p w14:paraId="485DA7EA" w14:textId="77777777" w:rsidR="00D27C9E" w:rsidRPr="004F09C9" w:rsidRDefault="00D27C9E">
      <w:pPr>
        <w:spacing w:after="3" w:line="238" w:lineRule="auto"/>
        <w:ind w:left="1168" w:right="315" w:firstLine="0"/>
        <w:jc w:val="both"/>
        <w:rPr>
          <w:color w:val="000000" w:themeColor="text1"/>
        </w:rPr>
      </w:pPr>
    </w:p>
    <w:p w14:paraId="4BFF8690" w14:textId="77777777" w:rsidR="00D27C9E" w:rsidRPr="004F09C9" w:rsidRDefault="00D27C9E">
      <w:pPr>
        <w:spacing w:after="3" w:line="238" w:lineRule="auto"/>
        <w:ind w:left="1168" w:right="315" w:firstLine="0"/>
        <w:jc w:val="both"/>
        <w:rPr>
          <w:color w:val="000000" w:themeColor="text1"/>
        </w:rPr>
      </w:pPr>
    </w:p>
    <w:p w14:paraId="24DA11E3" w14:textId="77777777" w:rsidR="00D27C9E" w:rsidRPr="004F09C9" w:rsidRDefault="00D27C9E">
      <w:pPr>
        <w:spacing w:after="3" w:line="238" w:lineRule="auto"/>
        <w:ind w:left="1168" w:right="315" w:firstLine="0"/>
        <w:jc w:val="both"/>
        <w:rPr>
          <w:color w:val="000000" w:themeColor="text1"/>
        </w:rPr>
      </w:pPr>
    </w:p>
    <w:p w14:paraId="5CED078E" w14:textId="77777777" w:rsidR="00D27C9E" w:rsidRPr="004F09C9" w:rsidRDefault="00D27C9E">
      <w:pPr>
        <w:spacing w:after="3" w:line="238" w:lineRule="auto"/>
        <w:ind w:left="1168" w:right="315" w:firstLine="0"/>
        <w:jc w:val="both"/>
        <w:rPr>
          <w:color w:val="000000" w:themeColor="text1"/>
        </w:rPr>
      </w:pPr>
    </w:p>
    <w:p w14:paraId="0C47C77A" w14:textId="77777777" w:rsidR="00D27C9E" w:rsidRPr="004F09C9" w:rsidRDefault="00D27C9E">
      <w:pPr>
        <w:spacing w:after="3" w:line="238" w:lineRule="auto"/>
        <w:ind w:left="1168" w:right="315" w:firstLine="0"/>
        <w:jc w:val="both"/>
        <w:rPr>
          <w:color w:val="000000" w:themeColor="text1"/>
        </w:rPr>
      </w:pPr>
    </w:p>
    <w:p w14:paraId="38BC5495" w14:textId="77777777" w:rsidR="00D27C9E" w:rsidRPr="004F09C9" w:rsidRDefault="00D27C9E">
      <w:pPr>
        <w:spacing w:after="3" w:line="238" w:lineRule="auto"/>
        <w:ind w:left="1168" w:right="315" w:firstLine="0"/>
        <w:jc w:val="both"/>
        <w:rPr>
          <w:color w:val="000000" w:themeColor="text1"/>
        </w:rPr>
      </w:pPr>
    </w:p>
    <w:p w14:paraId="2C05B9FD" w14:textId="77777777" w:rsidR="00D27C9E" w:rsidRPr="004F09C9" w:rsidRDefault="00D27C9E">
      <w:pPr>
        <w:spacing w:after="3" w:line="238" w:lineRule="auto"/>
        <w:ind w:left="1168" w:right="315" w:firstLine="0"/>
        <w:jc w:val="both"/>
        <w:rPr>
          <w:color w:val="000000" w:themeColor="text1"/>
        </w:rPr>
      </w:pPr>
    </w:p>
    <w:p w14:paraId="72BCDAED" w14:textId="77777777" w:rsidR="00D27C9E" w:rsidRPr="004F09C9" w:rsidRDefault="00D27C9E">
      <w:pPr>
        <w:spacing w:after="3" w:line="238" w:lineRule="auto"/>
        <w:ind w:left="1168" w:right="315" w:firstLine="0"/>
        <w:jc w:val="both"/>
        <w:rPr>
          <w:color w:val="000000" w:themeColor="text1"/>
        </w:rPr>
      </w:pPr>
    </w:p>
    <w:p w14:paraId="66859098"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2D09152D"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507E1FC9"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119643F4" w14:textId="77777777" w:rsidR="000C1702" w:rsidRPr="006F5AD1" w:rsidRDefault="000C1702" w:rsidP="000C1702">
      <w:pPr>
        <w:spacing w:after="162" w:line="263" w:lineRule="auto"/>
        <w:ind w:right="80"/>
        <w:jc w:val="center"/>
        <w:rPr>
          <w:color w:val="000000" w:themeColor="text1"/>
        </w:rPr>
      </w:pPr>
    </w:p>
    <w:p w14:paraId="4CB9AAA0"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09D3A4CE" w14:textId="77777777" w:rsidR="000C1702" w:rsidRPr="006F5AD1" w:rsidRDefault="000C1702" w:rsidP="004861D9">
      <w:pPr>
        <w:spacing w:line="480" w:lineRule="auto"/>
        <w:ind w:left="-15" w:right="165" w:firstLine="468"/>
        <w:rPr>
          <w:color w:val="000000" w:themeColor="text1"/>
        </w:rPr>
      </w:pPr>
      <w:r w:rsidRPr="006F5AD1">
        <w:rPr>
          <w:color w:val="000000" w:themeColor="text1"/>
        </w:rPr>
        <w:t>According to the National Oceanic and Atmospheric Administration, 2016 was the warmest year on record and temperature increases are expected to continue through the year 2100 (NOAA, 2017; DeLucia, 2008; IPCC, 2013). As seasonal temperatures increase, the duration of warm summers will expand, cool winters will contract, and temperatures during the spring and fall will become less predictable (NOAA</w:t>
      </w:r>
      <w:r>
        <w:rPr>
          <w:color w:val="000000" w:themeColor="text1"/>
        </w:rPr>
        <w:t>,</w:t>
      </w:r>
      <w:r w:rsidRPr="006F5AD1">
        <w:rPr>
          <w:color w:val="000000" w:themeColor="text1"/>
        </w:rPr>
        <w:t xml:space="preserve"> 2016; DeLucia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17661CCC" w14:textId="1572AE72"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in diapause can survive for months exposed to harsh conditions and typically do so without access to nutrition by lowering their metabolic activity and suspending their development (Nechols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 in Colorado potato beetles (</w:t>
      </w:r>
      <w:proofErr w:type="spellStart"/>
      <w:r w:rsidRPr="006F5AD1">
        <w:rPr>
          <w:i/>
          <w:iCs/>
          <w:color w:val="000000" w:themeColor="text1"/>
        </w:rPr>
        <w:t>Leptinotarsa</w:t>
      </w:r>
      <w:proofErr w:type="spellEnd"/>
      <w:r w:rsidRPr="006F5AD1">
        <w:rPr>
          <w:i/>
          <w:iCs/>
          <w:color w:val="000000" w:themeColor="text1"/>
        </w:rPr>
        <w:t xml:space="preserve"> </w:t>
      </w:r>
      <w:proofErr w:type="spellStart"/>
      <w:r w:rsidRPr="006F5AD1">
        <w:rPr>
          <w:i/>
          <w:iCs/>
          <w:color w:val="000000" w:themeColor="text1"/>
        </w:rPr>
        <w:t>decemlineata</w:t>
      </w:r>
      <w:proofErr w:type="spellEnd"/>
      <w:r w:rsidRPr="006F5AD1">
        <w:rPr>
          <w:color w:val="000000" w:themeColor="text1"/>
        </w:rPr>
        <w:t>) (</w:t>
      </w:r>
      <w:proofErr w:type="spellStart"/>
      <w:r w:rsidRPr="006F5AD1">
        <w:rPr>
          <w:color w:val="000000" w:themeColor="text1"/>
        </w:rPr>
        <w:t>Kort</w:t>
      </w:r>
      <w:proofErr w:type="spellEnd"/>
      <w:r w:rsidRPr="006F5AD1">
        <w:rPr>
          <w:color w:val="000000" w:themeColor="text1"/>
        </w:rPr>
        <w:t xml:space="preserve"> and </w:t>
      </w:r>
      <w:proofErr w:type="spellStart"/>
      <w:r w:rsidRPr="006F5AD1">
        <w:rPr>
          <w:color w:val="000000" w:themeColor="text1"/>
        </w:rPr>
        <w:t>Koopmanschap</w:t>
      </w:r>
      <w:proofErr w:type="spellEnd"/>
      <w:r w:rsidRPr="006F5AD1">
        <w:rPr>
          <w:color w:val="000000" w:themeColor="text1"/>
        </w:rPr>
        <w:t>, 1994) and southwestern corn borers (</w:t>
      </w:r>
      <w:r w:rsidRPr="006F5AD1">
        <w:rPr>
          <w:i/>
          <w:color w:val="000000" w:themeColor="text1"/>
        </w:rPr>
        <w:t>Diatraea grandiosella</w:t>
      </w:r>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r w:rsidRPr="006F5AD1">
        <w:rPr>
          <w:i/>
          <w:iCs/>
          <w:color w:val="000000" w:themeColor="text1"/>
        </w:rPr>
        <w:t>Pectinophora gossypiella</w:t>
      </w:r>
      <w:r w:rsidRPr="006F5AD1">
        <w:rPr>
          <w:color w:val="000000" w:themeColor="text1"/>
        </w:rPr>
        <w:t xml:space="preserve">) </w:t>
      </w:r>
      <w:r w:rsidRPr="006F5AD1">
        <w:rPr>
          <w:color w:val="000000" w:themeColor="text1"/>
        </w:rPr>
        <w:lastRenderedPageBreak/>
        <w:t xml:space="preserve">(Adkisson et al., 1963) and </w:t>
      </w:r>
      <w:r w:rsidRPr="006F5AD1">
        <w:rPr>
          <w:i/>
          <w:iCs/>
          <w:color w:val="000000" w:themeColor="text1"/>
        </w:rPr>
        <w:t>Culex pipens</w:t>
      </w:r>
      <w:r w:rsidRPr="006F5AD1">
        <w:rPr>
          <w:iCs/>
          <w:color w:val="000000" w:themeColor="text1"/>
        </w:rPr>
        <w:t xml:space="preserve"> </w:t>
      </w:r>
      <w:r w:rsidRPr="006F5AD1">
        <w:rPr>
          <w:color w:val="000000" w:themeColor="text1"/>
        </w:rPr>
        <w:t>mosquitoes (Mitchell and Briegel,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436B8D29"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r w:rsidRPr="006F5AD1">
        <w:rPr>
          <w:i/>
          <w:iCs/>
          <w:color w:val="000000" w:themeColor="text1"/>
        </w:rPr>
        <w:t>Calliphora vicina</w:t>
      </w:r>
      <w:r w:rsidRPr="006F5AD1">
        <w:rPr>
          <w:iCs/>
          <w:color w:val="000000" w:themeColor="text1"/>
        </w:rPr>
        <w:t xml:space="preserve"> (Robineau-Desvoidy)</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10132993"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r w:rsidRPr="006F5AD1">
        <w:rPr>
          <w:i/>
          <w:color w:val="000000" w:themeColor="text1"/>
        </w:rPr>
        <w:t>Diatraea grandiosella</w:t>
      </w:r>
      <w:r w:rsidRPr="006F5AD1">
        <w:rPr>
          <w:color w:val="000000" w:themeColor="text1"/>
        </w:rPr>
        <w:t xml:space="preserve"> Dyar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variable temperatures while others were held in cooler and more stable </w:t>
      </w:r>
      <w:r w:rsidRPr="006F5AD1">
        <w:rPr>
          <w:color w:val="000000" w:themeColor="text1"/>
        </w:rPr>
        <w:lastRenderedPageBreak/>
        <w:t>temperatures. Between the two groups, the moths held in warmer and more variable conditions depleted significantly more lipids by the end of larval diapause (Thompson and Davis, 1981). They showed that insects deplete their nutrition stores differently based on the temperatures they experience during the diapause period (Thompson and Davis, 1981).</w:t>
      </w:r>
    </w:p>
    <w:p w14:paraId="4A2EB169"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7C58EE25"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7AB4FBF2"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0C327285"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066018AF" w14:textId="77777777" w:rsidR="000C1702" w:rsidRPr="006F5AD1" w:rsidRDefault="000C1702" w:rsidP="0099645A">
      <w:pPr>
        <w:spacing w:line="480" w:lineRule="auto"/>
        <w:ind w:left="-15" w:right="165" w:firstLine="468"/>
        <w:rPr>
          <w:color w:val="000000" w:themeColor="text1"/>
        </w:rPr>
      </w:pPr>
    </w:p>
    <w:p w14:paraId="2F9FA62D" w14:textId="77777777" w:rsidR="000C1702" w:rsidRPr="006F5AD1" w:rsidRDefault="000C1702" w:rsidP="0099645A">
      <w:pPr>
        <w:tabs>
          <w:tab w:val="center" w:pos="4059"/>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1AB6D375" w14:textId="77777777" w:rsidR="000C1702" w:rsidRPr="006F5AD1" w:rsidRDefault="000C1702" w:rsidP="0099645A">
      <w:pPr>
        <w:tabs>
          <w:tab w:val="center" w:pos="1712"/>
        </w:tabs>
        <w:spacing w:after="212" w:line="480" w:lineRule="auto"/>
        <w:ind w:left="-15" w:firstLine="0"/>
        <w:rPr>
          <w:color w:val="000000" w:themeColor="text1"/>
        </w:rPr>
      </w:pPr>
      <w:r w:rsidRPr="006F5AD1">
        <w:rPr>
          <w:color w:val="000000" w:themeColor="text1"/>
        </w:rPr>
        <w:t>3.2.1</w:t>
      </w:r>
      <w:r w:rsidRPr="006F5AD1">
        <w:rPr>
          <w:color w:val="000000" w:themeColor="text1"/>
        </w:rPr>
        <w:tab/>
        <w:t>General Rearing</w:t>
      </w:r>
    </w:p>
    <w:p w14:paraId="72DAF170"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Dopman's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r w:rsidRPr="006F5AD1">
        <w:rPr>
          <w:rFonts w:asciiTheme="minorHAnsi" w:eastAsiaTheme="minorEastAsia" w:hAnsiTheme="minorHAnsi" w:cstheme="minorHAnsi"/>
          <w:bCs/>
          <w:i/>
          <w:szCs w:val="24"/>
        </w:rPr>
        <w:t>pgFAR</w:t>
      </w:r>
      <w:r w:rsidRPr="006F5AD1">
        <w:rPr>
          <w:rFonts w:asciiTheme="minorHAnsi" w:eastAsiaTheme="minorEastAsia" w:hAnsiTheme="minorHAnsi" w:cstheme="minorHAnsi"/>
          <w:bCs/>
          <w:szCs w:val="24"/>
        </w:rPr>
        <w:t xml:space="preserve"> autosomal gene (Lassance et al., 2010). This gene codes for an important enzyme involved in determining the female sex-pheromone blend and is partly responsible for maintaining strain differences. The </w:t>
      </w:r>
      <w:r w:rsidRPr="006F5AD1">
        <w:rPr>
          <w:rFonts w:asciiTheme="minorHAnsi" w:eastAsiaTheme="minorEastAsia" w:hAnsiTheme="minorHAnsi" w:cstheme="minorHAnsi"/>
          <w:bCs/>
          <w:i/>
          <w:szCs w:val="24"/>
        </w:rPr>
        <w:t>pgFAR-Z</w:t>
      </w:r>
      <w:r w:rsidRPr="006F5AD1">
        <w:rPr>
          <w:rFonts w:asciiTheme="minorHAnsi" w:eastAsiaTheme="minorEastAsia" w:hAnsiTheme="minorHAnsi" w:cstheme="minorHAnsi"/>
          <w:bCs/>
          <w:szCs w:val="24"/>
        </w:rPr>
        <w:t xml:space="preserve"> allele is carried by the Z-strain larvae and the </w:t>
      </w:r>
      <w:r w:rsidRPr="006F5AD1">
        <w:rPr>
          <w:rFonts w:asciiTheme="minorHAnsi" w:eastAsiaTheme="minorEastAsia" w:hAnsiTheme="minorHAnsi" w:cstheme="minorHAnsi"/>
          <w:bCs/>
          <w:i/>
          <w:szCs w:val="24"/>
        </w:rPr>
        <w:t>pgFAR-E</w:t>
      </w:r>
      <w:r w:rsidRPr="006F5AD1">
        <w:rPr>
          <w:rFonts w:asciiTheme="minorHAnsi" w:eastAsiaTheme="minorEastAsia" w:hAnsiTheme="minorHAnsi" w:cstheme="minorHAnsi"/>
          <w:bCs/>
          <w:szCs w:val="24"/>
        </w:rPr>
        <w:t xml:space="preserve"> allele is carried by the E-strain larvae, and each allele produces a distinct pheromone blend (Lassance et al., 2010).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546D4FE5"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or the non-diapause treatment (16L:8D </w:t>
      </w:r>
      <w:r w:rsidRPr="006F5AD1">
        <w:rPr>
          <w:rFonts w:asciiTheme="minorHAnsi" w:eastAsiaTheme="minorEastAsia" w:hAnsiTheme="minorHAnsi" w:cstheme="minorHAnsi"/>
          <w:bCs/>
          <w:szCs w:val="24"/>
        </w:rPr>
        <w:lastRenderedPageBreak/>
        <w:t>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Larvae from each biological cohort were reared together in groups and provided artificial European corn borer (ECB)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009EE7ED"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6B341981" w14:textId="77777777" w:rsidR="000C1702" w:rsidRPr="006F5AD1" w:rsidRDefault="000C1702" w:rsidP="0099645A">
      <w:pPr>
        <w:spacing w:after="187" w:line="480"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48C362B9"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 </w:t>
      </w:r>
      <w:r w:rsidRPr="006F5AD1">
        <w:rPr>
          <w:color w:val="000000" w:themeColor="text1"/>
        </w:rPr>
        <w:t xml:space="preserve"> </w:t>
      </w:r>
    </w:p>
    <w:p w14:paraId="0AAF3824"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w:t>
      </w:r>
      <w:proofErr w:type="spellStart"/>
      <w:r w:rsidRPr="006F5AD1">
        <w:rPr>
          <w:color w:val="000000" w:themeColor="text1"/>
          <w:lang w:val="en"/>
        </w:rPr>
        <w:t>Tite</w:t>
      </w:r>
      <w:proofErr w:type="spellEnd"/>
      <w:r w:rsidRPr="006F5AD1">
        <w:rPr>
          <w:color w:val="000000" w:themeColor="text1"/>
          <w:lang w:val="en"/>
        </w:rPr>
        <w:t>,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w:t>
      </w:r>
      <w:proofErr w:type="spellStart"/>
      <w:r w:rsidRPr="006F5AD1">
        <w:rPr>
          <w:color w:val="000000" w:themeColor="text1"/>
          <w:lang w:val="en"/>
        </w:rPr>
        <w:t>Drierite</w:t>
      </w:r>
      <w:proofErr w:type="spellEnd"/>
      <w:r w:rsidRPr="006F5AD1">
        <w:rPr>
          <w:color w:val="000000" w:themeColor="text1"/>
          <w:lang w:val="en"/>
        </w:rPr>
        <w:t xml:space="preserve"> (W.A. Hammond </w:t>
      </w:r>
      <w:proofErr w:type="spellStart"/>
      <w:r w:rsidRPr="006F5AD1">
        <w:rPr>
          <w:color w:val="000000" w:themeColor="text1"/>
          <w:lang w:val="en"/>
        </w:rPr>
        <w:t>Drierite</w:t>
      </w:r>
      <w:proofErr w:type="spellEnd"/>
      <w:r w:rsidRPr="006F5AD1">
        <w:rPr>
          <w:color w:val="000000" w:themeColor="text1"/>
          <w:lang w:val="en"/>
        </w:rPr>
        <w:t xml:space="preserve">, </w:t>
      </w:r>
      <w:proofErr w:type="spellStart"/>
      <w:r w:rsidRPr="006F5AD1">
        <w:rPr>
          <w:color w:val="000000" w:themeColor="text1"/>
          <w:lang w:val="en"/>
        </w:rPr>
        <w:t>Xena</w:t>
      </w:r>
      <w:proofErr w:type="spellEnd"/>
      <w:r w:rsidRPr="006F5AD1">
        <w:rPr>
          <w:color w:val="000000" w:themeColor="text1"/>
          <w:lang w:val="en"/>
        </w:rPr>
        <w:t xml:space="preserve">, OH., stock 24025) to absorb moisture from the airstream and a column of </w:t>
      </w:r>
      <w:proofErr w:type="spellStart"/>
      <w:r w:rsidRPr="006F5AD1">
        <w:rPr>
          <w:color w:val="000000" w:themeColor="text1"/>
          <w:lang w:val="en"/>
        </w:rPr>
        <w:t>Ascarite</w:t>
      </w:r>
      <w:proofErr w:type="spellEnd"/>
      <w:r w:rsidRPr="006F5AD1">
        <w:rPr>
          <w:color w:val="000000" w:themeColor="text1"/>
          <w:lang w:val="en"/>
        </w:rPr>
        <w:t xml:space="preserv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The airstream was then bubbled through water with a pH of 4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 xml:space="preserve">2 </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chamber. Larvae were then held in these chambers for approximately 1 hour and the exact hold time of each individual larvae was recorded. After the hold time elapsed, each sealed chamber was attached to a gas analyzer (Li-</w:t>
      </w:r>
      <w:proofErr w:type="spellStart"/>
      <w:r w:rsidRPr="006F5AD1">
        <w:rPr>
          <w:color w:val="000000" w:themeColor="text1"/>
          <w:lang w:val="en"/>
        </w:rPr>
        <w:t>cor</w:t>
      </w:r>
      <w:proofErr w:type="spellEnd"/>
      <w:r w:rsidRPr="006F5AD1">
        <w:rPr>
          <w:color w:val="000000" w:themeColor="text1"/>
          <w:lang w:val="en"/>
        </w:rPr>
        <w:t>,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w:t>
      </w:r>
      <w:proofErr w:type="spellStart"/>
      <w:r w:rsidRPr="006F5AD1">
        <w:rPr>
          <w:color w:val="000000" w:themeColor="text1"/>
          <w:lang w:val="en"/>
        </w:rPr>
        <w:t>Expedata</w:t>
      </w:r>
      <w:proofErr w:type="spellEnd"/>
      <w:r w:rsidRPr="006F5AD1">
        <w:rPr>
          <w:color w:val="000000" w:themeColor="text1"/>
          <w:lang w:val="en"/>
        </w:rPr>
        <w:t xml:space="preserve">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7F0963E3" w14:textId="77777777" w:rsidR="000C1702" w:rsidRPr="006F5AD1" w:rsidRDefault="000C1702" w:rsidP="0099645A">
      <w:pPr>
        <w:spacing w:line="480" w:lineRule="auto"/>
        <w:ind w:left="-15" w:right="90" w:firstLine="468"/>
        <w:rPr>
          <w:color w:val="000000" w:themeColor="text1"/>
        </w:rPr>
      </w:pPr>
    </w:p>
    <w:p w14:paraId="2649FF1E" w14:textId="77777777" w:rsidR="000C1702" w:rsidRPr="006F5AD1" w:rsidRDefault="000C1702" w:rsidP="0099645A">
      <w:pPr>
        <w:tabs>
          <w:tab w:val="left" w:pos="540"/>
          <w:tab w:val="left" w:pos="990"/>
          <w:tab w:val="center" w:pos="4712"/>
        </w:tabs>
        <w:spacing w:after="187" w:line="480" w:lineRule="auto"/>
        <w:ind w:left="-15" w:firstLine="0"/>
        <w:rPr>
          <w:color w:val="000000" w:themeColor="text1"/>
        </w:rPr>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7FCCDAE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I tracked the population of larvae for up to forty days and recorded the </w:t>
      </w:r>
      <w:r w:rsidRPr="006F5AD1">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70F74BF9"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5A2A9128"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 xml:space="preserve">C freezer. Each extraction cohort consisted of larvae from each biological cohort. Lean mass and lipid mass were measured for each larva sampled. First, lean mass was separated from lipid mass using a slightly modified </w:t>
      </w:r>
      <w:proofErr w:type="spellStart"/>
      <w:r w:rsidRPr="006F5AD1">
        <w:rPr>
          <w:color w:val="000000" w:themeColor="text1"/>
          <w:lang w:val="en"/>
        </w:rPr>
        <w:t>Folch</w:t>
      </w:r>
      <w:proofErr w:type="spellEnd"/>
      <w:r w:rsidRPr="006F5AD1">
        <w:rPr>
          <w:color w:val="000000" w:themeColor="text1"/>
          <w:lang w:val="en"/>
        </w:rPr>
        <w:t xml:space="preserve"> liquid-liquid extraction method (</w:t>
      </w:r>
      <w:proofErr w:type="spellStart"/>
      <w:r w:rsidRPr="006F5AD1">
        <w:rPr>
          <w:color w:val="000000" w:themeColor="text1"/>
          <w:lang w:val="en"/>
        </w:rPr>
        <w:t>Folch</w:t>
      </w:r>
      <w:proofErr w:type="spellEnd"/>
      <w:r w:rsidRPr="006F5AD1">
        <w:rPr>
          <w:color w:val="000000" w:themeColor="text1"/>
          <w:lang w:val="en"/>
        </w:rPr>
        <w:t xml:space="preserve">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proofErr w:type="spellStart"/>
      <w:r>
        <w:rPr>
          <w:color w:val="000000" w:themeColor="text1"/>
          <w:lang w:val="en"/>
        </w:rPr>
        <w:t>Milipore</w:t>
      </w:r>
      <w:proofErr w:type="spellEnd"/>
      <w:r>
        <w:rPr>
          <w:color w:val="000000" w:themeColor="text1"/>
          <w:lang w:val="en"/>
        </w:rPr>
        <w:t>-Sigma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2E0F958E" w14:textId="77777777" w:rsidR="000C1702" w:rsidRPr="006F5AD1" w:rsidRDefault="000C1702" w:rsidP="0099645A">
      <w:pPr>
        <w:spacing w:line="480" w:lineRule="auto"/>
        <w:ind w:left="-15" w:right="90" w:firstLine="468"/>
        <w:rPr>
          <w:color w:val="000000" w:themeColor="text1"/>
        </w:rPr>
      </w:pPr>
    </w:p>
    <w:p w14:paraId="26E94340" w14:textId="77777777" w:rsidR="000C1702" w:rsidRPr="006F5AD1" w:rsidRDefault="000C1702" w:rsidP="0099645A">
      <w:pPr>
        <w:tabs>
          <w:tab w:val="center" w:pos="1903"/>
        </w:tabs>
        <w:spacing w:after="187" w:line="480" w:lineRule="auto"/>
        <w:ind w:left="-15" w:firstLine="0"/>
        <w:rPr>
          <w:color w:val="000000" w:themeColor="text1"/>
        </w:rPr>
      </w:pPr>
      <w:r w:rsidRPr="006F5AD1">
        <w:rPr>
          <w:color w:val="000000" w:themeColor="text1"/>
        </w:rPr>
        <w:t>3.2.4</w:t>
      </w:r>
      <w:r w:rsidRPr="006F5AD1">
        <w:rPr>
          <w:color w:val="000000" w:themeColor="text1"/>
        </w:rPr>
        <w:tab/>
        <w:t>Statistical Analyses</w:t>
      </w:r>
    </w:p>
    <w:p w14:paraId="5DC5BFD8" w14:textId="77777777"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w:t>
      </w:r>
      <w:proofErr w:type="gramStart"/>
      <w:r w:rsidRPr="006F5AD1">
        <w:rPr>
          <w:color w:val="000000" w:themeColor="text1"/>
        </w:rPr>
        <w:t>va</w:t>
      </w:r>
      <w:bookmarkStart w:id="7" w:name="_GoBack"/>
      <w:bookmarkEnd w:id="7"/>
      <w:r w:rsidRPr="006F5AD1">
        <w:rPr>
          <w:color w:val="000000" w:themeColor="text1"/>
        </w:rPr>
        <w:t>riables</w:t>
      </w:r>
      <w:proofErr w:type="gramEnd"/>
      <w:r w:rsidRPr="006F5AD1">
        <w:rPr>
          <w:color w:val="000000" w:themeColor="text1"/>
        </w:rPr>
        <w:t xml:space="preserve"> used to explain the response of CO</w:t>
      </w:r>
      <w:r w:rsidRPr="006F5AD1">
        <w:rPr>
          <w:color w:val="000000" w:themeColor="text1"/>
          <w:vertAlign w:val="subscript"/>
        </w:rPr>
        <w:t>2</w:t>
      </w:r>
      <w:r w:rsidRPr="006F5AD1">
        <w:rPr>
          <w:color w:val="000000" w:themeColor="text1"/>
        </w:rPr>
        <w:t xml:space="preserve"> production (Table 3-1).</w:t>
      </w:r>
    </w:p>
    <w:p w14:paraId="065DBA42" w14:textId="77777777"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(Table 3-2). Lipid stores were measured in 266 individuals and analyzed using a generalized linear mixed effects model. The statistical model to explain lipid mass prior to the onset of diapause included: diapause genotype and photoperiod as fixed effects, diapause genotype and photoperiod as interacting fixed effects, and lean mass </w:t>
      </w:r>
      <w:r w:rsidRPr="006F5AD1">
        <w:rPr>
          <w:color w:val="000000" w:themeColor="text1"/>
        </w:rPr>
        <w:lastRenderedPageBreak/>
        <w:t>was a covariate (Table 3-3). The model to explain lipid mass depletion during diapause included: diapause genotype and sample day as fixed effects, diapause genotype and sample day as interacting fixed effects, and lean mass was a covariate (Table 3-4).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3-5). The model to explain lean mass depletion during diapause included: diapause genotype and sample day as fixed effects and diapause genotype and sample day as interacting fixed effects (Table 3-6).  Biological cohort was also included in each generalized linear model as nested within extraction cohort, and extraction cohort was used as a random factor.</w:t>
      </w:r>
    </w:p>
    <w:p w14:paraId="54BF21F5" w14:textId="77777777" w:rsidR="000C1702" w:rsidRPr="006F5AD1" w:rsidRDefault="000C1702" w:rsidP="0099645A">
      <w:pPr>
        <w:spacing w:line="480" w:lineRule="auto"/>
        <w:ind w:left="-15" w:right="90" w:firstLine="468"/>
        <w:rPr>
          <w:color w:val="000000" w:themeColor="text1"/>
        </w:rPr>
      </w:pPr>
    </w:p>
    <w:p w14:paraId="4386A5BF" w14:textId="77777777" w:rsidR="000C1702" w:rsidRPr="006F5AD1" w:rsidRDefault="000C1702" w:rsidP="0099645A">
      <w:pPr>
        <w:tabs>
          <w:tab w:val="center" w:pos="4145"/>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1F915FE3" w14:textId="77777777" w:rsidR="000C1702" w:rsidRPr="006F5AD1" w:rsidRDefault="000C1702" w:rsidP="0099645A">
      <w:pPr>
        <w:tabs>
          <w:tab w:val="left" w:pos="1080"/>
          <w:tab w:val="center" w:pos="2694"/>
        </w:tabs>
        <w:spacing w:after="187" w:line="480"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7185697" w14:textId="77777777" w:rsidR="000C1702" w:rsidRDefault="000C1702" w:rsidP="0099645A">
      <w:pPr>
        <w:spacing w:line="480" w:lineRule="auto"/>
        <w:ind w:left="0" w:firstLine="720"/>
        <w:rPr>
          <w:color w:val="000000" w:themeColor="text1"/>
        </w:rPr>
      </w:pPr>
      <w:r>
        <w:rPr>
          <w:color w:val="000000" w:themeColor="text1"/>
        </w:rPr>
        <w:t>Wet mass was measured throughout the metabolic assay and t</w:t>
      </w:r>
      <w:r w:rsidRPr="00647871">
        <w:rPr>
          <w:color w:val="000000" w:themeColor="text1"/>
        </w:rPr>
        <w:t>he day wet mass peaked (Fig. 3-</w:t>
      </w:r>
      <w:r>
        <w:rPr>
          <w:color w:val="000000" w:themeColor="text1"/>
        </w:rPr>
        <w:t>1</w:t>
      </w:r>
      <w:r w:rsidRPr="00647871">
        <w:rPr>
          <w:color w:val="000000" w:themeColor="text1"/>
        </w:rPr>
        <w:t xml:space="preserve">) 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In the non-diapause treatment, long-diapause genotype individuals peaked in mass on day 5 and short-diapause genotype larvae peaked in mass on day 3 (Fig. 3-</w:t>
      </w:r>
      <w:r>
        <w:rPr>
          <w:color w:val="000000" w:themeColor="text1"/>
        </w:rPr>
        <w:t>2</w:t>
      </w:r>
      <w:r w:rsidRPr="00DB42C7">
        <w:rPr>
          <w:color w:val="000000" w:themeColor="text1"/>
        </w:rPr>
        <w:t>A). In diapause-programming conditions, mass peaked in long-</w:t>
      </w:r>
      <w:r w:rsidRPr="006775CF">
        <w:rPr>
          <w:color w:val="000000" w:themeColor="text1"/>
        </w:rPr>
        <w:t>diapause genotype larvae on day 9 and short-diapause genotype larvae peaked in mass on day 6 (Fig. 3-</w:t>
      </w:r>
      <w:r>
        <w:rPr>
          <w:color w:val="000000" w:themeColor="text1"/>
        </w:rPr>
        <w:t>2</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(Fig. 3-</w:t>
      </w:r>
      <w:r>
        <w:rPr>
          <w:color w:val="000000" w:themeColor="text1"/>
        </w:rPr>
        <w:t>3</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(Fig. 3-4A) </w:t>
      </w:r>
      <w:r w:rsidRPr="006775CF">
        <w:rPr>
          <w:color w:val="000000" w:themeColor="text1"/>
        </w:rPr>
        <w:t xml:space="preserve">diapause-programmed </w:t>
      </w:r>
      <w:r w:rsidRPr="006775CF">
        <w:rPr>
          <w:color w:val="000000" w:themeColor="text1"/>
        </w:rPr>
        <w:lastRenderedPageBreak/>
        <w:t>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Df=30, p-value&lt;0.000; short-diapause genotype: t-value=5.00, Df=43, p-value&lt;0.000) </w:t>
      </w:r>
      <w:r>
        <w:rPr>
          <w:color w:val="000000" w:themeColor="text1"/>
        </w:rPr>
        <w:t xml:space="preserve">(Fig. 3-4B) </w:t>
      </w:r>
      <w:r w:rsidRPr="00647871">
        <w:rPr>
          <w:color w:val="000000" w:themeColor="text1"/>
        </w:rPr>
        <w:t>(Tables 3-1</w:t>
      </w:r>
      <w:r>
        <w:rPr>
          <w:color w:val="000000" w:themeColor="text1"/>
        </w:rPr>
        <w:t>A</w:t>
      </w:r>
      <w:r w:rsidRPr="00647871">
        <w:rPr>
          <w:color w:val="000000" w:themeColor="text1"/>
        </w:rPr>
        <w:t xml:space="preserve"> and 3-1</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in each photoperiod treatment</w:t>
      </w:r>
      <w:r w:rsidRPr="006F5AD1">
        <w:rPr>
          <w:color w:val="000000" w:themeColor="text1"/>
        </w:rPr>
        <w:t xml:space="preserve"> (diapause programming: t-value=-5.51, Df=26, p-value&lt;0.000; non-diapause: t-value=-3.74, Df=47, p-value&lt;0.001) (Table 3-1</w:t>
      </w:r>
      <w:r>
        <w:rPr>
          <w:color w:val="000000" w:themeColor="text1"/>
        </w:rPr>
        <w:t>C</w:t>
      </w:r>
      <w:r w:rsidRPr="006F5AD1">
        <w:rPr>
          <w:color w:val="000000" w:themeColor="text1"/>
        </w:rPr>
        <w:t xml:space="preserve"> and 3-1</w:t>
      </w:r>
      <w:r>
        <w:rPr>
          <w:color w:val="000000" w:themeColor="text1"/>
        </w:rPr>
        <w:t>D</w:t>
      </w:r>
      <w:r w:rsidRPr="006F5AD1">
        <w:rPr>
          <w:color w:val="000000" w:themeColor="text1"/>
        </w:rPr>
        <w:t xml:space="preserve">). </w:t>
      </w:r>
    </w:p>
    <w:p w14:paraId="6BBEB180" w14:textId="77777777" w:rsidR="000C1702" w:rsidRDefault="000C1702" w:rsidP="0099645A">
      <w:pPr>
        <w:spacing w:line="480" w:lineRule="auto"/>
        <w:ind w:left="0" w:firstLine="720"/>
        <w:rPr>
          <w:color w:val="000000" w:themeColor="text1"/>
        </w:rPr>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(Fig. 3-</w:t>
      </w:r>
      <w:r>
        <w:rPr>
          <w:color w:val="000000" w:themeColor="text1"/>
        </w:rPr>
        <w:t>6</w:t>
      </w:r>
      <w:r w:rsidRPr="006F5AD1">
        <w:rPr>
          <w:color w:val="000000" w:themeColor="text1"/>
        </w:rPr>
        <w:t xml:space="preserve">). </w:t>
      </w:r>
      <w:r>
        <w:rPr>
          <w:color w:val="000000" w:themeColor="text1"/>
        </w:rPr>
        <w:t xml:space="preserve">Carbon dioxide production on the day wet mass peaked (Fig. 3-5B)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 xml:space="preserve">metabolic activity could be used to separate the </w:t>
      </w:r>
      <w:commentRangeStart w:id="8"/>
      <w:commentRangeStart w:id="9"/>
      <w:r>
        <w:rPr>
          <w:color w:val="000000" w:themeColor="text1"/>
        </w:rPr>
        <w:t xml:space="preserve">two phenotypes. </w:t>
      </w:r>
      <w:commentRangeEnd w:id="8"/>
      <w:r>
        <w:rPr>
          <w:rStyle w:val="CommentReference"/>
        </w:rPr>
        <w:commentReference w:id="8"/>
      </w:r>
      <w:commentRangeEnd w:id="9"/>
      <w:r>
        <w:rPr>
          <w:rStyle w:val="CommentReference"/>
        </w:rPr>
        <w:commentReference w:id="9"/>
      </w:r>
      <w:r>
        <w:rPr>
          <w:color w:val="000000" w:themeColor="text1"/>
        </w:rPr>
        <w:t>T</w:t>
      </w:r>
      <w:r w:rsidRPr="00DB42C7">
        <w:rPr>
          <w:color w:val="000000" w:themeColor="text1"/>
        </w:rPr>
        <w:t xml:space="preserve">he timing and the accumulation of wet mass </w:t>
      </w:r>
      <w:r>
        <w:rPr>
          <w:color w:val="000000" w:themeColor="text1"/>
        </w:rPr>
        <w:t>among diapause-programmed larvae with the short-diapause genotype occurred on day 6 (Fig. 3-7A),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between the two phenotypes </w:t>
      </w:r>
      <w:r w:rsidRPr="006F5AD1">
        <w:rPr>
          <w:color w:val="000000" w:themeColor="text1"/>
        </w:rPr>
        <w:t xml:space="preserve">(t-value=-1.03, Df=14, p-value=0.319) </w:t>
      </w:r>
      <w:r>
        <w:rPr>
          <w:color w:val="000000" w:themeColor="text1"/>
        </w:rPr>
        <w:t xml:space="preserve">(Fig. 3-7B) </w:t>
      </w:r>
      <w:r w:rsidRPr="006F5AD1">
        <w:rPr>
          <w:color w:val="000000" w:themeColor="text1"/>
        </w:rPr>
        <w:t xml:space="preserve">(Table 3-1E).  </w:t>
      </w:r>
    </w:p>
    <w:p w14:paraId="0DAC62C1" w14:textId="77777777" w:rsidR="000C1702" w:rsidRPr="006F5AD1" w:rsidRDefault="000C1702" w:rsidP="0099645A">
      <w:pPr>
        <w:spacing w:line="480" w:lineRule="auto"/>
        <w:ind w:left="0" w:firstLine="720"/>
        <w:rPr>
          <w:color w:val="000000" w:themeColor="text1"/>
        </w:rPr>
      </w:pPr>
      <w:r w:rsidRPr="006775CF">
        <w:rPr>
          <w:color w:val="000000" w:themeColor="text1"/>
        </w:rPr>
        <w:lastRenderedPageBreak/>
        <w:t>Larvae used in the metabolic activity experiment were not assayed for wandering day</w:t>
      </w:r>
      <w:r>
        <w:rPr>
          <w:color w:val="000000" w:themeColor="text1"/>
        </w:rPr>
        <w:t>.</w:t>
      </w:r>
      <w:r w:rsidRPr="006775CF">
        <w:rPr>
          <w:color w:val="000000" w:themeColor="text1"/>
        </w:rPr>
        <w:t xml:space="preserve"> However, when the wandering day (</w:t>
      </w:r>
      <w:r>
        <w:rPr>
          <w:color w:val="000000" w:themeColor="text1"/>
        </w:rPr>
        <w:t>estimated in</w:t>
      </w:r>
      <w:r w:rsidRPr="006775CF">
        <w:rPr>
          <w:color w:val="000000" w:themeColor="text1"/>
        </w:rPr>
        <w:t xml:space="preserve"> experiment 2) is used as a developmental timepoint to</w:t>
      </w:r>
      <w:r w:rsidRPr="00647871">
        <w:rPr>
          <w:color w:val="000000" w:themeColor="text1"/>
        </w:rPr>
        <w:t xml:space="preserve"> compare metabolic activity instead of the day wet mass peaked, the results of the metabolic assay can be interpreted differently. </w:t>
      </w:r>
      <w:r>
        <w:rPr>
          <w:color w:val="000000" w:themeColor="text1"/>
        </w:rPr>
        <w:t>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6 while 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r w:rsidRPr="002B1BE1">
        <w:rPr>
          <w:color w:val="000000" w:themeColor="text1"/>
        </w:rPr>
        <w:t>).</w:t>
      </w:r>
      <w:r w:rsidRPr="00F67582">
        <w:rPr>
          <w:color w:val="000000" w:themeColor="text1"/>
        </w:rPr>
        <w:t xml:space="preserve"> </w:t>
      </w:r>
      <w:commentRangeStart w:id="10"/>
      <w:commentRangeStart w:id="11"/>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 xml:space="preserve">(long-diapause genotype: t-value=8.12, Df=46, p-value&lt;0.000; short-diapause genotype: t-value=9.08, Df=26, p-value&lt;0.000). </w:t>
      </w:r>
      <w:commentRangeEnd w:id="10"/>
      <w:r>
        <w:rPr>
          <w:rStyle w:val="CommentReference"/>
        </w:rPr>
        <w:commentReference w:id="10"/>
      </w:r>
      <w:commentRangeEnd w:id="11"/>
      <w:r>
        <w:rPr>
          <w:rStyle w:val="CommentReference"/>
        </w:rPr>
        <w:commentReference w:id="11"/>
      </w:r>
      <w:r>
        <w:rPr>
          <w:color w:val="000000" w:themeColor="text1"/>
        </w:rPr>
        <w:t>Metabolic activity for long-diapause and short-diapause genotype larvae in non-diapause conditions was compared on day 6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t=-0.43, Df=46, p-value=0.673</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 xml:space="preserve">(t-value=0.91, Df=26, p-value=0.369). </w:t>
      </w:r>
      <w:r>
        <w:rPr>
          <w:color w:val="000000" w:themeColor="text1"/>
        </w:rPr>
        <w:t xml:space="preserve">Carbon dioxide production the wandering day 10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 xml:space="preserve">metabolic activity could be used to separate the </w:t>
      </w:r>
      <w:commentRangeStart w:id="12"/>
      <w:commentRangeStart w:id="13"/>
      <w:r>
        <w:rPr>
          <w:color w:val="000000" w:themeColor="text1"/>
        </w:rPr>
        <w:t xml:space="preserve">two phenotypes. </w:t>
      </w:r>
      <w:commentRangeEnd w:id="12"/>
      <w:r>
        <w:rPr>
          <w:rStyle w:val="CommentReference"/>
        </w:rPr>
        <w:commentReference w:id="12"/>
      </w:r>
      <w:commentRangeEnd w:id="13"/>
      <w:r>
        <w:rPr>
          <w:rStyle w:val="CommentReference"/>
        </w:rPr>
        <w:commentReference w:id="13"/>
      </w:r>
      <w:r>
        <w:rPr>
          <w:color w:val="000000" w:themeColor="text1"/>
        </w:rPr>
        <w:t>T</w:t>
      </w:r>
      <w:r w:rsidRPr="00DB42C7">
        <w:rPr>
          <w:color w:val="000000" w:themeColor="text1"/>
        </w:rPr>
        <w:t xml:space="preserve">he timing </w:t>
      </w:r>
      <w:r>
        <w:rPr>
          <w:color w:val="000000" w:themeColor="text1"/>
        </w:rPr>
        <w:t>of wandering for all diapause-programmed larvae occurred on day 10, but there is no data available for short-diapause larvae in deep-diapause on day 10. However, comparing CO2 production on days 9 and 11 show no significant difference in metabolic activity</w:t>
      </w:r>
      <w:r w:rsidRPr="006775CF">
        <w:rPr>
          <w:color w:val="000000" w:themeColor="text1"/>
        </w:rPr>
        <w:t xml:space="preserve"> </w:t>
      </w:r>
      <w:r w:rsidRPr="006F5AD1">
        <w:rPr>
          <w:color w:val="000000" w:themeColor="text1"/>
        </w:rPr>
        <w:t>(</w:t>
      </w:r>
      <w:r>
        <w:rPr>
          <w:color w:val="000000" w:themeColor="text1"/>
        </w:rPr>
        <w:t xml:space="preserve">day 9: </w:t>
      </w:r>
      <w:r w:rsidRPr="006F5AD1">
        <w:rPr>
          <w:color w:val="000000" w:themeColor="text1"/>
        </w:rPr>
        <w:t>t-value=</w:t>
      </w:r>
      <w:r>
        <w:rPr>
          <w:color w:val="000000" w:themeColor="text1"/>
        </w:rPr>
        <w:t>1.85</w:t>
      </w:r>
      <w:r w:rsidRPr="006F5AD1">
        <w:rPr>
          <w:color w:val="000000" w:themeColor="text1"/>
        </w:rPr>
        <w:t>, Df=</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Df=</w:t>
      </w:r>
      <w:r>
        <w:rPr>
          <w:color w:val="000000" w:themeColor="text1"/>
        </w:rPr>
        <w:t>3</w:t>
      </w:r>
      <w:r w:rsidRPr="006F5AD1">
        <w:rPr>
          <w:color w:val="000000" w:themeColor="text1"/>
        </w:rPr>
        <w:t>, p-value=</w:t>
      </w:r>
      <w:r>
        <w:rPr>
          <w:color w:val="000000" w:themeColor="text1"/>
        </w:rPr>
        <w:t>0.554</w:t>
      </w:r>
      <w:r w:rsidRPr="006F5AD1">
        <w:rPr>
          <w:color w:val="000000" w:themeColor="text1"/>
        </w:rPr>
        <w:t xml:space="preserve">).  </w:t>
      </w:r>
    </w:p>
    <w:p w14:paraId="29554548" w14:textId="77777777" w:rsidR="000C1702" w:rsidRPr="006F5AD1" w:rsidRDefault="000C1702" w:rsidP="0099645A">
      <w:pPr>
        <w:spacing w:line="480" w:lineRule="auto"/>
        <w:ind w:left="-5" w:firstLine="725"/>
        <w:rPr>
          <w:color w:val="000000" w:themeColor="text1"/>
        </w:rPr>
      </w:pPr>
    </w:p>
    <w:p w14:paraId="474F935A" w14:textId="77777777" w:rsidR="000C1702" w:rsidRPr="006F5AD1" w:rsidRDefault="000C1702" w:rsidP="0099645A">
      <w:pPr>
        <w:tabs>
          <w:tab w:val="left" w:pos="1080"/>
          <w:tab w:val="center" w:pos="2404"/>
        </w:tabs>
        <w:spacing w:after="187" w:line="480" w:lineRule="auto"/>
        <w:ind w:left="0" w:firstLine="0"/>
        <w:rPr>
          <w:color w:val="000000" w:themeColor="text1"/>
        </w:rPr>
      </w:pPr>
      <w:r w:rsidRPr="006F5AD1">
        <w:rPr>
          <w:color w:val="000000" w:themeColor="text1"/>
        </w:rPr>
        <w:t xml:space="preserve">3.3.2     </w:t>
      </w:r>
      <w:proofErr w:type="gramStart"/>
      <w:r w:rsidRPr="006F5AD1">
        <w:rPr>
          <w:color w:val="000000" w:themeColor="text1"/>
        </w:rPr>
        <w:tab/>
        <w:t xml:space="preserve">  Experiment</w:t>
      </w:r>
      <w:proofErr w:type="gramEnd"/>
      <w:r w:rsidRPr="006F5AD1">
        <w:rPr>
          <w:color w:val="000000" w:themeColor="text1"/>
        </w:rPr>
        <w:t xml:space="preserve"> 2: Stored Lipids and Lean Mass</w:t>
      </w:r>
    </w:p>
    <w:p w14:paraId="52D4C660" w14:textId="77777777" w:rsidR="000C1702" w:rsidRPr="006F5AD1" w:rsidRDefault="000C1702" w:rsidP="004861D9">
      <w:pPr>
        <w:spacing w:line="480" w:lineRule="auto"/>
        <w:ind w:left="-15" w:right="90" w:firstLine="468"/>
        <w:rPr>
          <w:color w:val="000000" w:themeColor="text1"/>
        </w:rPr>
      </w:pPr>
      <w:r w:rsidRPr="006F5AD1">
        <w:rPr>
          <w:color w:val="000000" w:themeColor="text1"/>
        </w:rPr>
        <w:lastRenderedPageBreak/>
        <w:t>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(Fig. 3-</w:t>
      </w:r>
      <w:r>
        <w:rPr>
          <w:color w:val="000000" w:themeColor="text1"/>
        </w:rPr>
        <w:t>8</w:t>
      </w:r>
      <w:r w:rsidRPr="006F5AD1">
        <w:rPr>
          <w:color w:val="000000" w:themeColor="text1"/>
        </w:rPr>
        <w:t>A) and diapause conditions (Fig. 3-</w:t>
      </w:r>
      <w:r>
        <w:rPr>
          <w:color w:val="000000" w:themeColor="text1"/>
        </w:rPr>
        <w:t>8</w:t>
      </w:r>
      <w:r w:rsidRPr="006F5AD1">
        <w:rPr>
          <w:color w:val="000000" w:themeColor="text1"/>
        </w:rPr>
        <w:t>B)</w:t>
      </w:r>
      <w:r>
        <w:rPr>
          <w:color w:val="000000" w:themeColor="text1"/>
        </w:rPr>
        <w:t xml:space="preserve"> respectively</w:t>
      </w:r>
      <w:r w:rsidRPr="00436603">
        <w:rPr>
          <w:color w:val="000000" w:themeColor="text1"/>
        </w:rPr>
        <w:t xml:space="preserve">. </w:t>
      </w:r>
      <w:r>
        <w:rPr>
          <w:color w:val="000000" w:themeColor="text1"/>
        </w:rPr>
        <w:t xml:space="preserve">Short-diapause genotype and long-diapause genotype larvae in long-day conditions wandered 6 days after entering the final larval instar </w:t>
      </w:r>
      <w:r w:rsidRPr="00436603">
        <w:rPr>
          <w:color w:val="000000" w:themeColor="text1"/>
        </w:rPr>
        <w:t>(mean=5.89 days, SE=0.60 days, p-value=0.663) (Table 3-</w:t>
      </w:r>
      <w:r>
        <w:rPr>
          <w:color w:val="000000" w:themeColor="text1"/>
        </w:rPr>
        <w:t>2</w:t>
      </w:r>
      <w:r w:rsidRPr="00436603">
        <w:rPr>
          <w:color w:val="000000" w:themeColor="text1"/>
        </w:rPr>
        <w:t>A)</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 (Table 3-</w:t>
      </w:r>
      <w:r>
        <w:rPr>
          <w:color w:val="000000" w:themeColor="text1"/>
        </w:rPr>
        <w:t>2</w:t>
      </w:r>
      <w:r w:rsidRPr="00436603">
        <w:rPr>
          <w:color w:val="000000" w:themeColor="text1"/>
        </w:rPr>
        <w:t>B</w:t>
      </w:r>
      <w:r w:rsidRPr="006F5AD1">
        <w:rPr>
          <w:color w:val="000000" w:themeColor="text1"/>
        </w:rPr>
        <w:t>).</w:t>
      </w:r>
    </w:p>
    <w:p w14:paraId="47CB332E" w14:textId="77777777"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(t value= -2.73, Df= 75.9, p-value= 0.008, Table 3-</w:t>
      </w:r>
      <w:r>
        <w:rPr>
          <w:color w:val="000000" w:themeColor="text1"/>
        </w:rPr>
        <w:t>3</w:t>
      </w:r>
      <w:r w:rsidRPr="006F5AD1">
        <w:rPr>
          <w:color w:val="000000" w:themeColor="text1"/>
        </w:rPr>
        <w:t xml:space="preserve">A).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rearing conditions (t-value= 2.03, Df= 5.9, p-value= 0.089) (Table 3-3</w:t>
      </w:r>
      <w:r>
        <w:rPr>
          <w:color w:val="000000" w:themeColor="text1"/>
        </w:rPr>
        <w:t>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5977518A" w14:textId="77777777" w:rsidR="000C1702" w:rsidRPr="006F5AD1" w:rsidRDefault="000C1702" w:rsidP="004861D9">
      <w:pPr>
        <w:spacing w:line="480" w:lineRule="auto"/>
        <w:ind w:left="-15" w:right="90" w:firstLine="468"/>
        <w:rPr>
          <w:color w:val="000000" w:themeColor="text1"/>
        </w:rPr>
      </w:pPr>
      <w:r w:rsidRPr="006F5AD1">
        <w:rPr>
          <w:color w:val="000000" w:themeColor="text1"/>
        </w:rPr>
        <w:t>Once larvae reached the wandering stage, increases in lean mass accumulation and lipid stores were both clearly associated with diapause programming and diapause genotype. On the wandering day, larvae with both the long-diapause genotype and the short-diapause genotype in diapause-programming conditions accumulated more lean mass and stored more fat than their counterparts in non-diapause conditions (lean mass: t-value= -9.70, Df=133.3, p-value&lt; 0.000; lipid mass: t-value= -10.23, Df= 191.6, p-value&lt; 0.000) (Fig 3-</w:t>
      </w:r>
      <w:r>
        <w:rPr>
          <w:color w:val="000000" w:themeColor="text1"/>
        </w:rPr>
        <w:t>9</w:t>
      </w:r>
      <w:r w:rsidRPr="006F5AD1">
        <w:rPr>
          <w:color w:val="000000" w:themeColor="text1"/>
        </w:rPr>
        <w:t>) (Table 3-</w:t>
      </w:r>
      <w:r>
        <w:rPr>
          <w:color w:val="000000" w:themeColor="text1"/>
        </w:rPr>
        <w:t>4</w:t>
      </w:r>
      <w:r w:rsidRPr="006F5AD1">
        <w:rPr>
          <w:color w:val="000000" w:themeColor="text1"/>
        </w:rPr>
        <w:t>B and 3-</w:t>
      </w:r>
      <w:r>
        <w:rPr>
          <w:color w:val="000000" w:themeColor="text1"/>
        </w:rPr>
        <w:t>4</w:t>
      </w:r>
      <w:r w:rsidRPr="006F5AD1">
        <w:rPr>
          <w:color w:val="000000" w:themeColor="text1"/>
        </w:rPr>
        <w:t xml:space="preserve">B). </w:t>
      </w:r>
      <w:r w:rsidRPr="006F5AD1">
        <w:rPr>
          <w:color w:val="000000" w:themeColor="text1"/>
        </w:rPr>
        <w:lastRenderedPageBreak/>
        <w:t xml:space="preserve">Additionally, long-diapause genotype individuals in diapause-programming and non-diapause conditions had greater lean mass and bigger fat stores compared to short-diapause genotype individuals in those same conditions (lean mass: t-value= 6.85, Df= 10.9, p-value&lt; 0.000; lipid mass: t-value= 4.08, DF= </w:t>
      </w:r>
      <w:proofErr w:type="gramStart"/>
      <w:r w:rsidRPr="006F5AD1">
        <w:rPr>
          <w:color w:val="000000" w:themeColor="text1"/>
        </w:rPr>
        <w:t>186.8,p</w:t>
      </w:r>
      <w:proofErr w:type="gramEnd"/>
      <w:r w:rsidRPr="006F5AD1">
        <w:rPr>
          <w:color w:val="000000" w:themeColor="text1"/>
        </w:rPr>
        <w:t>-value &lt;0.000) (Fig. 3-8) (Table 3-</w:t>
      </w:r>
      <w:r>
        <w:rPr>
          <w:color w:val="000000" w:themeColor="text1"/>
        </w:rPr>
        <w:t>5</w:t>
      </w:r>
      <w:r w:rsidRPr="006F5AD1">
        <w:rPr>
          <w:color w:val="000000" w:themeColor="text1"/>
        </w:rPr>
        <w:t>B and 3-</w:t>
      </w:r>
      <w:r>
        <w:rPr>
          <w:color w:val="000000" w:themeColor="text1"/>
        </w:rPr>
        <w:t>5</w:t>
      </w:r>
      <w:r w:rsidRPr="006F5AD1">
        <w:rPr>
          <w:color w:val="000000" w:themeColor="text1"/>
        </w:rPr>
        <w:t>B).</w:t>
      </w:r>
    </w:p>
    <w:p w14:paraId="517FEF34" w14:textId="77777777" w:rsidR="000C1702" w:rsidRPr="006F5AD1" w:rsidRDefault="000C1702" w:rsidP="004861D9">
      <w:pPr>
        <w:spacing w:line="480" w:lineRule="auto"/>
        <w:ind w:left="-15" w:right="90" w:firstLine="468"/>
        <w:rPr>
          <w:color w:val="000000" w:themeColor="text1"/>
        </w:rPr>
      </w:pPr>
      <w:r w:rsidRPr="006F5AD1">
        <w:rPr>
          <w:color w:val="000000" w:themeColor="text1"/>
        </w:rPr>
        <w:t>To assess whether the long-diapause and short-diapause genotypes differed in utilization of their nutrient stores during diapause, fat stores and lean mass were also measured in diapause-programmed larvae 15, 20, and 30 days after the onset of diapause (Fig. 3-</w:t>
      </w:r>
      <w:r>
        <w:rPr>
          <w:color w:val="000000" w:themeColor="text1"/>
        </w:rPr>
        <w:t>10</w:t>
      </w:r>
      <w:r w:rsidRPr="006F5AD1">
        <w:rPr>
          <w:color w:val="000000" w:themeColor="text1"/>
        </w:rPr>
        <w:t xml:space="preserve">). Long-diapause </w:t>
      </w:r>
      <w:r>
        <w:rPr>
          <w:color w:val="000000" w:themeColor="text1"/>
        </w:rPr>
        <w:t xml:space="preserve">genotype </w:t>
      </w:r>
      <w:r w:rsidRPr="006F5AD1">
        <w:rPr>
          <w:color w:val="000000" w:themeColor="text1"/>
        </w:rPr>
        <w:t>individuals had significantly more lean mass at the onset of diapause than short-diapause larvae (t-value=2.45, Df=10.7, p- value=0.033) (Table 3-</w:t>
      </w:r>
      <w:r>
        <w:rPr>
          <w:color w:val="000000" w:themeColor="text1"/>
        </w:rPr>
        <w:t>6</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larvae (t-value=4.74, Df=16.7, p-value=0.0002) (Table 3-</w:t>
      </w:r>
      <w:r>
        <w:rPr>
          <w:color w:val="000000" w:themeColor="text1"/>
        </w:rPr>
        <w:t>7</w:t>
      </w:r>
      <w:r w:rsidRPr="006F5AD1">
        <w:rPr>
          <w:color w:val="000000" w:themeColor="text1"/>
        </w:rPr>
        <w:t>). However, within each diapause genotype, lean mass (Table 3-</w:t>
      </w:r>
      <w:r>
        <w:rPr>
          <w:color w:val="000000" w:themeColor="text1"/>
        </w:rPr>
        <w:t>8A</w:t>
      </w:r>
      <w:r w:rsidRPr="006F5AD1">
        <w:rPr>
          <w:color w:val="000000" w:themeColor="text1"/>
        </w:rPr>
        <w:t xml:space="preserve"> and 3-</w:t>
      </w:r>
      <w:r>
        <w:rPr>
          <w:color w:val="000000" w:themeColor="text1"/>
        </w:rPr>
        <w:t>8B</w:t>
      </w:r>
      <w:r w:rsidRPr="006F5AD1">
        <w:rPr>
          <w:color w:val="000000" w:themeColor="text1"/>
        </w:rPr>
        <w:t>) and fat stores (Table 3-</w:t>
      </w:r>
      <w:r>
        <w:rPr>
          <w:color w:val="000000" w:themeColor="text1"/>
        </w:rPr>
        <w:t>9A</w:t>
      </w:r>
      <w:r w:rsidRPr="006F5AD1">
        <w:rPr>
          <w:color w:val="000000" w:themeColor="text1"/>
        </w:rPr>
        <w:t xml:space="preserve"> and 3-</w:t>
      </w:r>
      <w:r>
        <w:rPr>
          <w:color w:val="000000" w:themeColor="text1"/>
        </w:rPr>
        <w:t>9B</w:t>
      </w:r>
      <w:r w:rsidRPr="006F5AD1">
        <w:rPr>
          <w:color w:val="000000" w:themeColor="text1"/>
        </w:rPr>
        <w:t>) did not significantly decline during diapause, with one notable exception. Fat stores among short-diapause individuals were significantly lower when sampled 15 days after wandering in comparison to other sample days (t-value=-3.90, Df=111.4, p-value&lt;0.000) (Table 3-9C).</w:t>
      </w:r>
    </w:p>
    <w:p w14:paraId="3CE8E701" w14:textId="77777777" w:rsidR="002E461C" w:rsidRPr="00E50ACD" w:rsidRDefault="002E461C" w:rsidP="000C1702">
      <w:pPr>
        <w:spacing w:line="480" w:lineRule="auto"/>
        <w:ind w:left="0" w:right="90" w:firstLine="0"/>
        <w:rPr>
          <w:color w:val="000000" w:themeColor="text1"/>
          <w:highlight w:val="yellow"/>
        </w:rPr>
      </w:pPr>
    </w:p>
    <w:p w14:paraId="4DF2F205"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7C3B8FCA" w14:textId="472D18C1" w:rsidR="006E4F43" w:rsidRPr="00AB6EF8" w:rsidRDefault="00D27C9E" w:rsidP="00CE5B15">
      <w:pPr>
        <w:spacing w:line="480" w:lineRule="auto"/>
        <w:ind w:left="-15" w:right="90" w:firstLine="468"/>
        <w:rPr>
          <w:color w:val="000000" w:themeColor="text1"/>
        </w:rPr>
      </w:pPr>
      <w:r w:rsidRPr="00AB6EF8">
        <w:rPr>
          <w:color w:val="000000" w:themeColor="text1"/>
        </w:rPr>
        <w:t>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Dopman et al, 2004; </w:t>
      </w:r>
      <w:r w:rsidR="00D00400" w:rsidRPr="00AB6EF8">
        <w:rPr>
          <w:color w:val="000000" w:themeColor="text1"/>
        </w:rPr>
        <w:t>Calcagno et al., 2007)</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w:t>
      </w:r>
      <w:r w:rsidR="00FD72A7" w:rsidRPr="001A3D3B">
        <w:rPr>
          <w:color w:val="000000" w:themeColor="text1"/>
        </w:rPr>
        <w:lastRenderedPageBreak/>
        <w:t xml:space="preserve">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I predicted </w:t>
      </w:r>
      <w:r w:rsidR="00FD72A7"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FD72A7" w:rsidRPr="00AB6EF8">
        <w:rPr>
          <w:color w:val="000000" w:themeColor="text1"/>
        </w:rPr>
        <w:t>.</w:t>
      </w:r>
      <w:r w:rsidRPr="00AB6EF8">
        <w:rPr>
          <w:color w:val="000000" w:themeColor="text1"/>
        </w:rPr>
        <w:t xml:space="preserve"> </w:t>
      </w:r>
      <w:r w:rsidR="008853EC" w:rsidRPr="00AB6EF8">
        <w:rPr>
          <w:color w:val="000000" w:themeColor="text1"/>
        </w:rPr>
        <w:t>European corn borers preparing for a longer or a warmer diapause period will accumulate more nutrition during diapause preparation compared to larvae preparing for a shorter diapause period or continuously developing larvae.</w:t>
      </w:r>
    </w:p>
    <w:p w14:paraId="01A8EF4B" w14:textId="77777777" w:rsidR="00AE4FA4" w:rsidRDefault="00D27C9E" w:rsidP="00AE4FA4">
      <w:pPr>
        <w:spacing w:line="480" w:lineRule="auto"/>
        <w:ind w:left="-15" w:right="90" w:firstLine="468"/>
        <w:rPr>
          <w:ins w:id="14" w:author="Brown,James T" w:date="2019-02-20T00:20:00Z"/>
          <w:color w:val="000000" w:themeColor="text1"/>
        </w:rPr>
      </w:pPr>
      <w:r w:rsidRPr="00AB6EF8">
        <w:rPr>
          <w:color w:val="000000" w:themeColor="text1"/>
        </w:rPr>
        <w:t>Eventually, climate change is expected to cause summer temperatures to expand</w:t>
      </w:r>
      <w:r w:rsidR="001A3D3B">
        <w:rPr>
          <w:color w:val="000000" w:themeColor="text1"/>
        </w:rPr>
        <w:t>,</w:t>
      </w:r>
      <w:r w:rsidRPr="001A3D3B">
        <w:rPr>
          <w:color w:val="000000" w:themeColor="text1"/>
        </w:rPr>
        <w:t xml:space="preserve"> and fall and winter temperatures to rise</w:t>
      </w:r>
      <w:r w:rsidR="001A3D3B">
        <w:rPr>
          <w:color w:val="000000" w:themeColor="text1"/>
        </w:rPr>
        <w:t>,</w:t>
      </w:r>
      <w:r w:rsidR="00B155A8" w:rsidRPr="001A3D3B">
        <w:rPr>
          <w:color w:val="000000" w:themeColor="text1"/>
        </w:rPr>
        <w:t xml:space="preserve"> </w:t>
      </w:r>
      <w:r w:rsidR="001A3D3B">
        <w:rPr>
          <w:color w:val="000000" w:themeColor="text1"/>
        </w:rPr>
        <w:t>so</w:t>
      </w:r>
      <w:r w:rsidR="001A3D3B" w:rsidRPr="001A3D3B">
        <w:rPr>
          <w:color w:val="000000" w:themeColor="text1"/>
        </w:rPr>
        <w:t xml:space="preserve"> </w:t>
      </w:r>
      <w:r w:rsidR="00B155A8" w:rsidRPr="001A3D3B">
        <w:rPr>
          <w:color w:val="000000" w:themeColor="text1"/>
        </w:rPr>
        <w:t xml:space="preserve">how insects manage their nutrition during diapause could separate climate change winners from climate change losers </w:t>
      </w:r>
      <w:r w:rsidR="008853EC" w:rsidRPr="00AB6EF8">
        <w:rPr>
          <w:color w:val="000000" w:themeColor="text1"/>
        </w:rPr>
        <w:t>(IPCC, 2013; NOAA, 2017)</w:t>
      </w:r>
      <w:r w:rsidRPr="00AB6EF8">
        <w:rPr>
          <w:color w:val="000000" w:themeColor="text1"/>
        </w:rPr>
        <w:t xml:space="preserve">. Warmer fall temperatures could increase metabolic activity and possibly reduce lipid stores during diapause preparations and/or drain lipid stores during </w:t>
      </w:r>
      <w:r w:rsidR="001A3D3B">
        <w:rPr>
          <w:color w:val="000000" w:themeColor="text1"/>
        </w:rPr>
        <w:t xml:space="preserve">the early portion of </w:t>
      </w:r>
      <w:r w:rsidRPr="001A3D3B">
        <w:rPr>
          <w:color w:val="000000" w:themeColor="text1"/>
        </w:rPr>
        <w:t>diapause before the onset of winter</w:t>
      </w:r>
      <w:r w:rsidR="00AF74AF" w:rsidRPr="001A3D3B">
        <w:rPr>
          <w:color w:val="000000" w:themeColor="text1"/>
        </w:rPr>
        <w:t xml:space="preserve"> (</w:t>
      </w:r>
      <w:r w:rsidR="00D06134" w:rsidRPr="001A3D3B">
        <w:rPr>
          <w:color w:val="000000" w:themeColor="text1"/>
        </w:rPr>
        <w:t xml:space="preserve">Adkisson et al. 1963; </w:t>
      </w:r>
      <w:r w:rsidR="00AF74AF" w:rsidRPr="001A3D3B">
        <w:rPr>
          <w:color w:val="000000" w:themeColor="text1"/>
        </w:rPr>
        <w:t>Williams et al., 2012; Wipking et al., 1995)</w:t>
      </w:r>
      <w:r w:rsidRPr="001A3D3B">
        <w:rPr>
          <w:color w:val="000000" w:themeColor="text1"/>
        </w:rPr>
        <w:t xml:space="preserve">. </w:t>
      </w:r>
      <w:commentRangeStart w:id="15"/>
      <w:commentRangeStart w:id="16"/>
      <w:r w:rsidR="00495008" w:rsidRPr="001A3D3B">
        <w:rPr>
          <w:color w:val="000000" w:themeColor="text1"/>
        </w:rPr>
        <w:t>T</w:t>
      </w:r>
      <w:r w:rsidR="00271B96" w:rsidRPr="001A3D3B">
        <w:rPr>
          <w:color w:val="000000" w:themeColor="text1"/>
        </w:rPr>
        <w:t xml:space="preserve">he relationship between diapause length and nutrition accumulation could be useful </w:t>
      </w:r>
      <w:r w:rsidR="001A3D3B">
        <w:rPr>
          <w:color w:val="000000" w:themeColor="text1"/>
        </w:rPr>
        <w:t xml:space="preserve">for </w:t>
      </w:r>
      <w:r w:rsidR="00271B96" w:rsidRPr="001A3D3B">
        <w:rPr>
          <w:color w:val="000000" w:themeColor="text1"/>
        </w:rPr>
        <w:t xml:space="preserve">understanding how insects manage </w:t>
      </w:r>
      <w:r w:rsidR="00495008" w:rsidRPr="001A3D3B">
        <w:rPr>
          <w:color w:val="000000" w:themeColor="text1"/>
        </w:rPr>
        <w:t>nutrition ahead of diapause, provide a possible target for the management of pests that use this life history strategy to survive winter stress, and explain how some insects might use diapause to adjust to warmer winters.</w:t>
      </w:r>
      <w:r w:rsidR="00271B96" w:rsidRPr="001A3D3B">
        <w:rPr>
          <w:color w:val="000000" w:themeColor="text1"/>
        </w:rPr>
        <w:t xml:space="preserve"> </w:t>
      </w:r>
      <w:commentRangeEnd w:id="15"/>
      <w:r w:rsidR="001A3D3B">
        <w:rPr>
          <w:rStyle w:val="CommentReference"/>
        </w:rPr>
        <w:commentReference w:id="15"/>
      </w:r>
      <w:commentRangeEnd w:id="16"/>
      <w:r w:rsidR="00AE4FA4">
        <w:rPr>
          <w:rStyle w:val="CommentReference"/>
        </w:rPr>
        <w:commentReference w:id="16"/>
      </w:r>
      <w:ins w:id="17" w:author="Brown,James T" w:date="2019-02-20T00:15:00Z">
        <w:r w:rsidR="00AE4FA4" w:rsidRPr="00AE4FA4">
          <w:rPr>
            <w:color w:val="000000" w:themeColor="text1"/>
          </w:rPr>
          <w:t xml:space="preserve"> </w:t>
        </w:r>
      </w:ins>
    </w:p>
    <w:p w14:paraId="0A0A8E62" w14:textId="13C5E584" w:rsidR="00062423" w:rsidRDefault="00AE4FA4" w:rsidP="00AE4FA4">
      <w:pPr>
        <w:spacing w:line="480" w:lineRule="auto"/>
        <w:ind w:left="0" w:right="90" w:firstLine="453"/>
        <w:rPr>
          <w:color w:val="000000" w:themeColor="text1"/>
        </w:rPr>
      </w:pPr>
      <w:r w:rsidRPr="009963D9">
        <w:rPr>
          <w:color w:val="000000" w:themeColor="text1"/>
        </w:rPr>
        <w:t xml:space="preserve">Nutrition storage prior to the onset of diapause has repeatedly been shown to be a pivotal step in diapause preparation and this result has been demonstrated across </w:t>
      </w:r>
      <w:proofErr w:type="gramStart"/>
      <w:r w:rsidRPr="009963D9">
        <w:rPr>
          <w:color w:val="000000" w:themeColor="text1"/>
        </w:rPr>
        <w:t>a number of</w:t>
      </w:r>
      <w:proofErr w:type="gramEnd"/>
      <w:r w:rsidRPr="009963D9">
        <w:rPr>
          <w:color w:val="000000" w:themeColor="text1"/>
        </w:rPr>
        <w:t xml:space="preserve"> taxa (Adkisson et al., 1963; Mitchell and Briegel, 1989</w:t>
      </w:r>
      <w:r>
        <w:rPr>
          <w:color w:val="000000" w:themeColor="text1"/>
        </w:rPr>
        <w:t>; Hahn and Denlinger, 2007</w:t>
      </w:r>
      <w:r w:rsidRPr="009963D9">
        <w:rPr>
          <w:color w:val="000000" w:themeColor="text1"/>
        </w:rPr>
        <w:t>).</w:t>
      </w:r>
      <w:r>
        <w:rPr>
          <w:color w:val="000000" w:themeColor="text1"/>
        </w:rPr>
        <w:t xml:space="preserve"> </w:t>
      </w:r>
      <w:r w:rsidR="00445BE1" w:rsidRPr="001A3D3B">
        <w:rPr>
          <w:color w:val="000000" w:themeColor="text1"/>
        </w:rPr>
        <w:t xml:space="preserve">I found that European corn borer larvae </w:t>
      </w:r>
      <w:r w:rsidR="001A3D3B">
        <w:rPr>
          <w:color w:val="000000" w:themeColor="text1"/>
        </w:rPr>
        <w:t xml:space="preserve">of both </w:t>
      </w:r>
      <w:r w:rsidR="00365AF1">
        <w:rPr>
          <w:color w:val="000000" w:themeColor="text1"/>
        </w:rPr>
        <w:t xml:space="preserve">long and short-diapausing </w:t>
      </w:r>
      <w:r w:rsidR="001A3D3B">
        <w:rPr>
          <w:color w:val="000000" w:themeColor="text1"/>
        </w:rPr>
        <w:t xml:space="preserve">genetic strains </w:t>
      </w:r>
      <w:r w:rsidR="00914942" w:rsidRPr="001A3D3B">
        <w:rPr>
          <w:color w:val="000000" w:themeColor="text1"/>
        </w:rPr>
        <w:t>programmed for diapause</w:t>
      </w:r>
      <w:r w:rsidR="00445BE1" w:rsidRPr="001A3D3B">
        <w:rPr>
          <w:color w:val="000000" w:themeColor="text1"/>
        </w:rPr>
        <w:t xml:space="preserve"> stored more lipids when compared to continuously developing larvae</w:t>
      </w:r>
      <w:r w:rsidR="00365AF1">
        <w:rPr>
          <w:color w:val="000000" w:themeColor="text1"/>
        </w:rPr>
        <w:t xml:space="preserve"> of the same strain</w:t>
      </w:r>
      <w:r w:rsidR="00914942" w:rsidRPr="001A3D3B">
        <w:rPr>
          <w:color w:val="000000" w:themeColor="text1"/>
        </w:rPr>
        <w:t xml:space="preserve">. </w:t>
      </w:r>
      <w:r w:rsidR="00062423" w:rsidRPr="001A3D3B">
        <w:rPr>
          <w:color w:val="000000" w:themeColor="text1"/>
        </w:rPr>
        <w:t>R</w:t>
      </w:r>
      <w:r w:rsidR="00D27C9E" w:rsidRPr="001A3D3B">
        <w:rPr>
          <w:color w:val="000000" w:themeColor="text1"/>
        </w:rPr>
        <w:t xml:space="preserve">esults </w:t>
      </w:r>
      <w:r w:rsidR="00062423" w:rsidRPr="001A3D3B">
        <w:rPr>
          <w:color w:val="000000" w:themeColor="text1"/>
        </w:rPr>
        <w:t xml:space="preserve">from a similar study </w:t>
      </w:r>
      <w:r w:rsidR="00445BE1" w:rsidRPr="001A3D3B">
        <w:rPr>
          <w:color w:val="000000" w:themeColor="text1"/>
        </w:rPr>
        <w:t xml:space="preserve">also show </w:t>
      </w:r>
      <w:r w:rsidR="00062423" w:rsidRPr="001A3D3B">
        <w:rPr>
          <w:color w:val="000000" w:themeColor="text1"/>
        </w:rPr>
        <w:t xml:space="preserve">that diapause programming is associated with increased lipid accumulation compared to continuously developing larvae. Vukašinović et al. </w:t>
      </w:r>
      <w:r w:rsidR="00062423" w:rsidRPr="001A3D3B">
        <w:rPr>
          <w:color w:val="000000" w:themeColor="text1"/>
        </w:rPr>
        <w:lastRenderedPageBreak/>
        <w:t xml:space="preserve">(2013) measured lipid stores in European corn borers they collected from maize fields in the fall and found that larvae preparing for diapause accumulated more lipids compared to non-diapause larvae (Vukašinović et al., 2013). </w:t>
      </w:r>
      <w:r w:rsidR="00445BE1" w:rsidRPr="00365AF1">
        <w:rPr>
          <w:color w:val="000000" w:themeColor="text1"/>
        </w:rPr>
        <w:t xml:space="preserve">Taken together, the results from Vukašinović et al. (2013) and my current study </w:t>
      </w:r>
      <w:r>
        <w:rPr>
          <w:color w:val="000000" w:themeColor="text1"/>
        </w:rPr>
        <w:t>show</w:t>
      </w:r>
      <w:r w:rsidR="00062423" w:rsidRPr="00365AF1">
        <w:rPr>
          <w:color w:val="000000" w:themeColor="text1"/>
        </w:rPr>
        <w:t xml:space="preserve"> an association between diapause programming and nutrition accumulation ahead of diapause however, they </w:t>
      </w:r>
      <w:r w:rsidR="00365AF1">
        <w:rPr>
          <w:color w:val="000000" w:themeColor="text1"/>
        </w:rPr>
        <w:t>did not test for</w:t>
      </w:r>
      <w:r w:rsidR="00062423" w:rsidRPr="00365AF1">
        <w:rPr>
          <w:color w:val="000000" w:themeColor="text1"/>
        </w:rPr>
        <w:t xml:space="preserve"> a correlation between diapause length and lipid accumulation.</w:t>
      </w:r>
      <w:r w:rsidR="00BE155D" w:rsidRPr="00365AF1">
        <w:rPr>
          <w:color w:val="000000" w:themeColor="text1"/>
        </w:rPr>
        <w:t xml:space="preserve"> </w:t>
      </w:r>
    </w:p>
    <w:p w14:paraId="245E3FBB" w14:textId="77777777" w:rsidR="006F58EA" w:rsidRPr="004F09C9" w:rsidRDefault="00D27C9E" w:rsidP="00AE4FA4">
      <w:pPr>
        <w:spacing w:line="480" w:lineRule="auto"/>
        <w:ind w:left="-15" w:right="90" w:firstLine="468"/>
        <w:rPr>
          <w:color w:val="000000" w:themeColor="text1"/>
        </w:rPr>
      </w:pPr>
      <w:r w:rsidRPr="004F09C9">
        <w:rPr>
          <w:color w:val="000000" w:themeColor="text1"/>
        </w:rPr>
        <w:t xml:space="preserve">As fall temperatures increase, the degree to which these stores are accumulated in preparation for diapause may be compromised by the higher metabolic rates. Similarly, warmer temperatures during diapause in winter could prematurely drain stored energy causing insects to die during diapause or come out of diapause the next spring without </w:t>
      </w:r>
      <w:proofErr w:type="gramStart"/>
      <w:r w:rsidRPr="004F09C9">
        <w:rPr>
          <w:color w:val="000000" w:themeColor="text1"/>
        </w:rPr>
        <w:t>sufficient</w:t>
      </w:r>
      <w:proofErr w:type="gramEnd"/>
      <w:r w:rsidRPr="004F09C9">
        <w:rPr>
          <w:color w:val="000000" w:themeColor="text1"/>
        </w:rPr>
        <w:t xml:space="preserve"> reserves to restart their lifecycle, including dispersing, mating, and reproducing.</w:t>
      </w:r>
    </w:p>
    <w:p w14:paraId="4EBFBC54" w14:textId="77777777" w:rsidR="00BE155D" w:rsidRDefault="00D27C9E" w:rsidP="00DA52FB">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r w:rsidRPr="004F09C9">
        <w:rPr>
          <w:i/>
          <w:color w:val="000000" w:themeColor="text1"/>
        </w:rPr>
        <w:t xml:space="preserve">Erynnis propertius </w:t>
      </w:r>
      <w:r w:rsidRPr="004F09C9">
        <w:rPr>
          <w:color w:val="000000" w:themeColor="text1"/>
        </w:rPr>
        <w:t xml:space="preserve">(Scudder and Burgess) caterpillars that originated from environments that differed in thermal stability in a reciprocal common garden experiment with stable and </w:t>
      </w:r>
      <w:r w:rsidR="00FF3FA4">
        <w:rPr>
          <w:color w:val="000000" w:themeColor="text1"/>
        </w:rPr>
        <w:t xml:space="preserve">fluctuating </w:t>
      </w:r>
      <w:r w:rsidRPr="004F09C9">
        <w:rPr>
          <w:color w:val="000000" w:themeColor="text1"/>
        </w:rPr>
        <w:t xml:space="preserve">thermal regimens (Williams et al., 2012). Larvae reared in stable conditions </w:t>
      </w:r>
      <w:r w:rsidR="00FF3FA4">
        <w:rPr>
          <w:color w:val="000000" w:themeColor="text1"/>
        </w:rPr>
        <w:t xml:space="preserve">also </w:t>
      </w:r>
      <w:r w:rsidRPr="004F09C9">
        <w:rPr>
          <w:color w:val="000000" w:themeColor="text1"/>
        </w:rPr>
        <w:t xml:space="preserve">stored significantly more lipids and entered dormancy 3-4 weeks later </w:t>
      </w:r>
      <w:r w:rsidRPr="004F09C9">
        <w:rPr>
          <w:color w:val="000000" w:themeColor="text1"/>
        </w:rPr>
        <w:lastRenderedPageBreak/>
        <w:t xml:space="preserve">compared to their counterparts reared in thermally variable environments (Williams et al., 2012). </w:t>
      </w:r>
    </w:p>
    <w:p w14:paraId="2CA8C2BA" w14:textId="77777777" w:rsidR="006F58EA" w:rsidRPr="004F09C9" w:rsidRDefault="00D27C9E" w:rsidP="00BE155D">
      <w:pPr>
        <w:spacing w:line="480" w:lineRule="auto"/>
        <w:ind w:left="-15" w:right="90" w:firstLine="468"/>
        <w:rPr>
          <w:color w:val="000000" w:themeColor="text1"/>
        </w:rPr>
      </w:pPr>
      <w:r w:rsidRPr="004F09C9">
        <w:rPr>
          <w:color w:val="000000" w:themeColor="text1"/>
        </w:rPr>
        <w:t xml:space="preserve">European corn borers that do not accumulate enough energy ahead of diapause could fail to enter diapause, terminate diapause prematurely, or sub-optimal nutrition could lead to reductions in </w:t>
      </w:r>
      <w:r w:rsidR="0035668A">
        <w:rPr>
          <w:color w:val="000000" w:themeColor="text1"/>
        </w:rPr>
        <w:t xml:space="preserve">post-diapause </w:t>
      </w:r>
      <w:r w:rsidRPr="004F09C9">
        <w:rPr>
          <w:color w:val="000000" w:themeColor="text1"/>
        </w:rPr>
        <w:t>adult functions.</w:t>
      </w:r>
    </w:p>
    <w:p w14:paraId="614315BC" w14:textId="4EDE4B8E"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18"/>
      <w:r w:rsidRPr="004F09C9">
        <w:rPr>
          <w:color w:val="000000" w:themeColor="text1"/>
        </w:rPr>
        <w:t>season</w:t>
      </w:r>
      <w:commentRangeEnd w:id="18"/>
      <w:r w:rsidR="009514F6">
        <w:rPr>
          <w:rStyle w:val="CommentReference"/>
        </w:rPr>
        <w:commentReference w:id="18"/>
      </w:r>
      <w:ins w:id="19" w:author="Brown,James T" w:date="2019-02-20T01:06:00Z">
        <w:r w:rsidR="00AE4FA4">
          <w:rPr>
            <w:color w:val="000000" w:themeColor="text1"/>
          </w:rPr>
          <w:t xml:space="preserve"> (IPCC, 2013</w:t>
        </w:r>
      </w:ins>
      <w:ins w:id="20" w:author="Brown,James T" w:date="2019-02-20T01:08:00Z">
        <w:r w:rsidR="00AE4FA4">
          <w:rPr>
            <w:color w:val="000000" w:themeColor="text1"/>
          </w:rPr>
          <w:t>; NOAA, 201</w:t>
        </w:r>
      </w:ins>
      <w:ins w:id="21" w:author="Brown,James T" w:date="2019-02-20T01:09:00Z">
        <w:r w:rsidR="00AE4FA4">
          <w:rPr>
            <w:color w:val="000000" w:themeColor="text1"/>
          </w:rPr>
          <w:t>7</w:t>
        </w:r>
      </w:ins>
      <w:ins w:id="22" w:author="Brown,James T" w:date="2019-02-20T01:06:00Z">
        <w:r w:rsidR="00AE4FA4">
          <w:rPr>
            <w:color w:val="000000" w:themeColor="text1"/>
          </w:rPr>
          <w:t>)</w:t>
        </w:r>
      </w:ins>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r w:rsidR="00AE4FA4">
        <w:rPr>
          <w:color w:val="000000" w:themeColor="text1"/>
        </w:rPr>
        <w:t xml:space="preserve">The </w:t>
      </w:r>
      <w:commentRangeStart w:id="23"/>
      <w:r w:rsidRPr="004F09C9">
        <w:rPr>
          <w:color w:val="000000" w:themeColor="text1"/>
        </w:rPr>
        <w:t>association between increasing seasonal temperatures and the</w:t>
      </w:r>
      <w:r w:rsidR="00AE4FA4">
        <w:rPr>
          <w:color w:val="000000" w:themeColor="text1"/>
        </w:rPr>
        <w:t xml:space="preserve"> delayed</w:t>
      </w:r>
      <w:r w:rsidRPr="004F09C9">
        <w:rPr>
          <w:color w:val="000000" w:themeColor="text1"/>
        </w:rPr>
        <w:t xml:space="preserve"> induction of diapause in </w:t>
      </w:r>
      <w:r w:rsidRPr="004F09C9">
        <w:rPr>
          <w:i/>
          <w:color w:val="000000" w:themeColor="text1"/>
        </w:rPr>
        <w:t xml:space="preserve">W. smithii </w:t>
      </w:r>
      <w:r w:rsidRPr="004F09C9">
        <w:rPr>
          <w:color w:val="000000" w:themeColor="text1"/>
        </w:rPr>
        <w:t xml:space="preserve">(pitcher plant mosquito) </w:t>
      </w:r>
      <w:r w:rsidR="00AE4FA4">
        <w:rPr>
          <w:color w:val="000000" w:themeColor="text1"/>
        </w:rPr>
        <w:t xml:space="preserve">shown by Bradshaw et al. (2004) </w:t>
      </w:r>
      <w:r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Pr="004F09C9">
        <w:rPr>
          <w:color w:val="000000" w:themeColor="text1"/>
        </w:rPr>
        <w:t xml:space="preserve">access to longer growing </w:t>
      </w:r>
      <w:proofErr w:type="gramStart"/>
      <w:r w:rsidRPr="004F09C9">
        <w:rPr>
          <w:color w:val="000000" w:themeColor="text1"/>
        </w:rPr>
        <w:t>seasons</w:t>
      </w:r>
      <w:r w:rsidR="00AE4FA4">
        <w:rPr>
          <w:color w:val="000000" w:themeColor="text1"/>
        </w:rPr>
        <w:t xml:space="preserve"> </w:t>
      </w:r>
      <w:r w:rsidRPr="004F09C9">
        <w:rPr>
          <w:color w:val="000000" w:themeColor="text1"/>
        </w:rPr>
        <w:t>.</w:t>
      </w:r>
      <w:proofErr w:type="gramEnd"/>
      <w:r w:rsidRPr="004F09C9">
        <w:rPr>
          <w:color w:val="000000" w:themeColor="text1"/>
        </w:rPr>
        <w:t xml:space="preserve"> </w:t>
      </w:r>
      <w:commentRangeEnd w:id="23"/>
      <w:r w:rsidR="009514F6">
        <w:rPr>
          <w:rStyle w:val="CommentReference"/>
        </w:rPr>
        <w:commentReference w:id="23"/>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w:t>
      </w:r>
      <w:r w:rsidR="00AE4FA4">
        <w:rPr>
          <w:color w:val="000000" w:themeColor="text1"/>
        </w:rPr>
        <w:t xml:space="preserve"> (Bradshaw et al., 2004)</w:t>
      </w:r>
      <w:r w:rsidRPr="004F09C9">
        <w:rPr>
          <w:color w:val="000000" w:themeColor="text1"/>
        </w:rPr>
        <w:t>. After decades of observations, the critical photoperiod of these mosquitoes shifted down from 15.79 hours to 15.19 hours</w:t>
      </w:r>
      <w:r w:rsidR="00AE4FA4">
        <w:rPr>
          <w:color w:val="000000" w:themeColor="text1"/>
        </w:rPr>
        <w:t xml:space="preserve"> (Bradshaw et al., 2004)</w:t>
      </w:r>
      <w:r w:rsidRPr="004F09C9">
        <w:rPr>
          <w:color w:val="000000" w:themeColor="text1"/>
        </w:rPr>
        <w:t>. The shift in critical photoperiod corresponds to a 9-day delay in the onset of diapause in the fall</w:t>
      </w:r>
      <w:r w:rsidR="00AE4FA4">
        <w:rPr>
          <w:color w:val="000000" w:themeColor="text1"/>
        </w:rPr>
        <w:t xml:space="preserve"> (Bradshaw et al., 2004)</w:t>
      </w:r>
      <w:r w:rsidRPr="004F09C9">
        <w:rPr>
          <w:color w:val="000000" w:themeColor="text1"/>
        </w:rPr>
        <w:t>. This delay in diapause initiation gives mosquito larvae longer to grow and accumulate nutrition reserves to get them through diapause.</w:t>
      </w:r>
    </w:p>
    <w:p w14:paraId="65A5C807"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r w:rsidRPr="004F09C9">
        <w:rPr>
          <w:i/>
          <w:color w:val="000000" w:themeColor="text1"/>
        </w:rPr>
        <w:t xml:space="preserve">Hyphantria cunea </w:t>
      </w:r>
      <w:r w:rsidRPr="004F09C9">
        <w:rPr>
          <w:color w:val="000000" w:themeColor="text1"/>
        </w:rPr>
        <w:t>(Drury)</w:t>
      </w:r>
    </w:p>
    <w:p w14:paraId="23F7A29D" w14:textId="77777777" w:rsidR="006F58EA" w:rsidRPr="004F09C9" w:rsidRDefault="00D27C9E" w:rsidP="00CE5B15">
      <w:pPr>
        <w:spacing w:after="180" w:line="480" w:lineRule="auto"/>
        <w:ind w:left="-5" w:right="90"/>
        <w:rPr>
          <w:color w:val="000000" w:themeColor="text1"/>
        </w:rPr>
      </w:pPr>
      <w:r w:rsidRPr="004F09C9">
        <w:rPr>
          <w:color w:val="000000" w:themeColor="text1"/>
        </w:rPr>
        <w:t>(fall webworm). Gomi et al. collected webworm larvae from the same field site in 1988 and</w:t>
      </w:r>
    </w:p>
    <w:p w14:paraId="6E26345A" w14:textId="0420A598" w:rsidR="006F58EA" w:rsidRPr="004F09C9" w:rsidRDefault="00D27C9E" w:rsidP="00CE5B15">
      <w:pPr>
        <w:spacing w:line="480" w:lineRule="auto"/>
        <w:ind w:left="-5" w:right="90"/>
        <w:rPr>
          <w:color w:val="000000" w:themeColor="text1"/>
        </w:rPr>
      </w:pPr>
      <w:r w:rsidRPr="004F09C9">
        <w:rPr>
          <w:color w:val="000000" w:themeColor="text1"/>
        </w:rPr>
        <w:lastRenderedPageBreak/>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(Gomi et al., 2007). Taken together, these two studies implicate longer growing seasons in increasing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Gomi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BE155D">
        <w:rPr>
          <w:color w:val="000000" w:themeColor="text1"/>
        </w:rPr>
        <w:t xml:space="preserve">Fig. </w:t>
      </w:r>
      <w:r w:rsidRPr="004F09C9">
        <w:rPr>
          <w:color w:val="000000" w:themeColor="text1"/>
        </w:rPr>
        <w:t xml:space="preserve">3-8B). </w:t>
      </w:r>
      <w:r w:rsidR="00DB78B2">
        <w:rPr>
          <w:rStyle w:val="CommentReference"/>
        </w:rPr>
        <w:commentReference w:id="24"/>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AB3604C" w14:textId="173B0C65" w:rsidR="006F58EA" w:rsidRPr="004F09C9" w:rsidRDefault="00AE4FA4" w:rsidP="00AE4FA4">
      <w:pPr>
        <w:spacing w:line="480" w:lineRule="auto"/>
        <w:ind w:left="-15" w:right="213" w:firstLine="468"/>
        <w:rPr>
          <w:color w:val="000000" w:themeColor="text1"/>
        </w:rPr>
      </w:pPr>
      <w:r>
        <w:rPr>
          <w:color w:val="000000" w:themeColor="text1"/>
        </w:rPr>
        <w:t>The long-diapause genotype responded to diapause programming with the deep-diapause phenotype while 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lead to at least two different phenotypes; a </w:t>
      </w:r>
      <w:r w:rsidR="00DA52FB">
        <w:rPr>
          <w:color w:val="000000" w:themeColor="text1"/>
        </w:rPr>
        <w:t>deep-diapause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w:t>
      </w:r>
      <w:r w:rsidR="00D27C9E" w:rsidRPr="004F09C9">
        <w:rPr>
          <w:color w:val="000000" w:themeColor="text1"/>
        </w:rPr>
        <w:lastRenderedPageBreak/>
        <w:t xml:space="preserve">phenotype </w:t>
      </w:r>
      <w:r w:rsidR="00D27C9E" w:rsidRPr="00BE155D">
        <w:rPr>
          <w:color w:val="000000" w:themeColor="text1"/>
        </w:rPr>
        <w:t>(</w:t>
      </w:r>
      <w:r w:rsidR="00BE155D">
        <w:rPr>
          <w:color w:val="000000" w:themeColor="text1"/>
        </w:rPr>
        <w:t xml:space="preserve">Fig. </w:t>
      </w:r>
      <w:r w:rsidR="00D27C9E" w:rsidRPr="00BE155D">
        <w:rPr>
          <w:color w:val="000000" w:themeColor="text1"/>
        </w:rPr>
        <w:t xml:space="preserve">3-1).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observed in the short-diapause genotype could </w:t>
      </w:r>
      <w:r w:rsidRPr="004F09C9">
        <w:rPr>
          <w:color w:val="000000" w:themeColor="text1"/>
        </w:rPr>
        <w:t xml:space="preserve">suggest </w:t>
      </w:r>
      <w:r>
        <w:rPr>
          <w:color w:val="000000" w:themeColor="text1"/>
        </w:rPr>
        <w:t xml:space="preserve">that </w:t>
      </w:r>
      <w:r w:rsidRPr="004F09C9">
        <w:rPr>
          <w:color w:val="000000" w:themeColor="text1"/>
        </w:rPr>
        <w:t xml:space="preserve">an increased sensitivity to the cues that terminate diapause </w:t>
      </w:r>
      <w:r>
        <w:rPr>
          <w:color w:val="000000" w:themeColor="text1"/>
        </w:rPr>
        <w:t xml:space="preserve">and it could </w:t>
      </w:r>
      <w:r w:rsidRPr="004F09C9">
        <w:rPr>
          <w:color w:val="000000" w:themeColor="text1"/>
        </w:rPr>
        <w:t xml:space="preserve">be </w:t>
      </w:r>
      <w:proofErr w:type="gramStart"/>
      <w:r w:rsidRPr="004F09C9">
        <w:rPr>
          <w:color w:val="000000" w:themeColor="text1"/>
        </w:rPr>
        <w:t>one way</w:t>
      </w:r>
      <w:proofErr w:type="gramEnd"/>
      <w:r w:rsidRPr="004F09C9">
        <w:rPr>
          <w:color w:val="000000" w:themeColor="text1"/>
        </w:rPr>
        <w:t xml:space="preserve"> 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5E822A56" w14:textId="3229F433"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 and once these environmental factors reach critical thresholds the 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increased voltinism as higher temperatures delay the onset of diapause. </w:t>
      </w:r>
      <w:r w:rsidRPr="004F09C9">
        <w:rPr>
          <w:color w:val="000000" w:themeColor="text1"/>
        </w:rPr>
        <w:t xml:space="preserve">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(Ikten et al., 2011; McLeod and Beck, 1963). The long-diapause larvae in these regions that avoid diapause could eventually eclose as adults and produce an additional generation of herbivorous larvae.</w:t>
      </w:r>
    </w:p>
    <w:p w14:paraId="30FE146B" w14:textId="77777777" w:rsidR="009D38F1" w:rsidRDefault="009D38F1" w:rsidP="009D38F1">
      <w:pPr>
        <w:spacing w:line="480" w:lineRule="auto"/>
        <w:ind w:left="0" w:right="90" w:firstLine="720"/>
        <w:rPr>
          <w:color w:val="000000" w:themeColor="text1"/>
        </w:rPr>
      </w:pPr>
      <w:r w:rsidRPr="00B134B2">
        <w:rPr>
          <w:color w:val="000000" w:themeColor="text1"/>
        </w:rPr>
        <w:lastRenderedPageBreak/>
        <w:t xml:space="preserve">Longer and warmer growing seasons have the potential to increase insect feeding, mating, and voltinism. Climate change will affect insect populations, and how insects respond to climate change will determine which insects are losers and which are winners, ECB is no exception. European corn borer is a major agricultural pest 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Investigating the energy requirements of diapause could expose mechanisms that regulate the timing of this tenuous life history decision. Developing strategies to manipulate the mechanisms regulating the progression of ECB 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is imperative.</w:t>
      </w:r>
    </w:p>
    <w:p w14:paraId="421A675D" w14:textId="77777777" w:rsidR="009D38F1" w:rsidRDefault="009D38F1" w:rsidP="00CE5B15">
      <w:pPr>
        <w:spacing w:line="480" w:lineRule="auto"/>
        <w:ind w:left="-15" w:right="90" w:firstLine="468"/>
        <w:rPr>
          <w:color w:val="000000" w:themeColor="text1"/>
        </w:rPr>
      </w:pPr>
    </w:p>
    <w:p w14:paraId="429F0035" w14:textId="77777777" w:rsidR="008262F8" w:rsidRDefault="008262F8" w:rsidP="00CE5B15">
      <w:pPr>
        <w:spacing w:line="480" w:lineRule="auto"/>
        <w:ind w:left="-15" w:right="90" w:firstLine="468"/>
        <w:rPr>
          <w:color w:val="000000" w:themeColor="text1"/>
        </w:rPr>
      </w:pPr>
    </w:p>
    <w:p w14:paraId="68D7B85C" w14:textId="77777777" w:rsidR="008262F8" w:rsidRDefault="008262F8" w:rsidP="00CE5B15">
      <w:pPr>
        <w:spacing w:line="480" w:lineRule="auto"/>
        <w:ind w:left="-15" w:right="90" w:firstLine="468"/>
        <w:rPr>
          <w:color w:val="000000" w:themeColor="text1"/>
        </w:rPr>
      </w:pPr>
    </w:p>
    <w:p w14:paraId="36C889B9" w14:textId="77777777" w:rsidR="008262F8" w:rsidRDefault="008262F8" w:rsidP="00CE5B15">
      <w:pPr>
        <w:spacing w:line="480" w:lineRule="auto"/>
        <w:ind w:left="-15" w:right="90" w:firstLine="468"/>
        <w:rPr>
          <w:color w:val="000000" w:themeColor="text1"/>
        </w:rPr>
      </w:pPr>
    </w:p>
    <w:p w14:paraId="4658520D" w14:textId="77777777" w:rsidR="008262F8" w:rsidRDefault="008262F8" w:rsidP="00CE5B15">
      <w:pPr>
        <w:spacing w:line="480" w:lineRule="auto"/>
        <w:ind w:left="-15" w:right="90" w:firstLine="468"/>
        <w:rPr>
          <w:color w:val="000000" w:themeColor="text1"/>
        </w:rPr>
      </w:pPr>
    </w:p>
    <w:p w14:paraId="4550A061" w14:textId="77777777" w:rsidR="008262F8" w:rsidRPr="004F09C9" w:rsidRDefault="008262F8" w:rsidP="00CE5B15">
      <w:pPr>
        <w:spacing w:line="480" w:lineRule="auto"/>
        <w:ind w:left="-15" w:right="90" w:firstLine="468"/>
        <w:rPr>
          <w:color w:val="000000" w:themeColor="text1"/>
        </w:rPr>
      </w:pPr>
    </w:p>
    <w:p w14:paraId="4125730B"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EB9507A" wp14:editId="06514B44">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54BB439D" w14:textId="77777777" w:rsidR="006F58EA" w:rsidRDefault="00D27C9E" w:rsidP="00DA52FB">
      <w:pPr>
        <w:spacing w:line="238" w:lineRule="auto"/>
        <w:ind w:left="1153" w:right="90" w:hanging="1168"/>
        <w:rPr>
          <w:ins w:id="25" w:author="Brown,James T" w:date="2019-02-09T08:06:00Z"/>
          <w:color w:val="000000" w:themeColor="text1"/>
        </w:rPr>
      </w:pPr>
      <w:r w:rsidRPr="004F09C9">
        <w:rPr>
          <w:color w:val="000000" w:themeColor="text1"/>
        </w:rPr>
        <w:t>Figure 3-1. Percentage of diapause</w:t>
      </w:r>
      <w:r w:rsidR="004B74F2">
        <w:rPr>
          <w:color w:val="000000" w:themeColor="text1"/>
        </w:rPr>
        <w:t>-</w:t>
      </w:r>
      <w:r w:rsidRPr="004F09C9">
        <w:rPr>
          <w:color w:val="000000" w:themeColor="text1"/>
        </w:rPr>
        <w:t>programmed larvae in diapause across a 40-day trial starting on the first day of the final instar. Among long-diapause (purple) genotype individuals, 100% remained larvae throughout the 30-day trial and were classified as</w:t>
      </w:r>
      <w:r w:rsidR="00DA52FB">
        <w:rPr>
          <w:color w:val="000000" w:themeColor="text1"/>
        </w:rPr>
        <w:t xml:space="preserve"> deep-diapause</w:t>
      </w:r>
      <w:r w:rsidRPr="004F09C9">
        <w:rPr>
          <w:color w:val="000000" w:themeColor="text1"/>
        </w:rPr>
        <w:t xml:space="preserve"> larvae. Among the short-diapause genotype individuals (red), 66.6% exited diapause before the end of the trial and classified as </w:t>
      </w:r>
      <w:r w:rsidR="00DA52FB">
        <w:rPr>
          <w:color w:val="000000" w:themeColor="text1"/>
        </w:rPr>
        <w:t>deep-diapause</w:t>
      </w:r>
      <w:r w:rsidRPr="004F09C9">
        <w:rPr>
          <w:color w:val="000000" w:themeColor="text1"/>
        </w:rPr>
        <w:t xml:space="preserve"> individuals while 33.3% of individuals remained as larvae throughout the 30-day trial and were classified as </w:t>
      </w:r>
      <w:r w:rsidR="00DA52FB">
        <w:rPr>
          <w:color w:val="000000" w:themeColor="text1"/>
        </w:rPr>
        <w:t>deep-diapause</w:t>
      </w:r>
      <w:r w:rsidRPr="004F09C9">
        <w:rPr>
          <w:color w:val="000000" w:themeColor="text1"/>
        </w:rPr>
        <w:t xml:space="preserve"> larvae.</w:t>
      </w:r>
    </w:p>
    <w:p w14:paraId="2F1DB6FA" w14:textId="77777777" w:rsidR="00F87FE4" w:rsidRPr="004F09C9" w:rsidRDefault="00F87FE4" w:rsidP="00DA52FB">
      <w:pPr>
        <w:spacing w:line="238" w:lineRule="auto"/>
        <w:ind w:left="1153" w:right="90" w:hanging="1168"/>
        <w:rPr>
          <w:color w:val="000000" w:themeColor="text1"/>
        </w:rPr>
      </w:pPr>
    </w:p>
    <w:p w14:paraId="22015F9A"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7C1153D" wp14:editId="4558C570">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29BD5510"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5F75108A"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99B3253" wp14:editId="51E695C9">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29087426" w14:textId="77777777" w:rsidR="006F58EA" w:rsidRPr="004F09C9" w:rsidRDefault="00D27C9E">
      <w:pPr>
        <w:spacing w:line="259" w:lineRule="auto"/>
        <w:ind w:left="-5" w:right="90"/>
        <w:rPr>
          <w:color w:val="000000" w:themeColor="text1"/>
        </w:rPr>
      </w:pPr>
      <w:r w:rsidRPr="004F09C9">
        <w:rPr>
          <w:color w:val="000000" w:themeColor="text1"/>
        </w:rPr>
        <w:t xml:space="preserve">Figure 3-3. Distribution of larvae entering the wandering stage and the number of </w:t>
      </w:r>
      <w:del w:id="26" w:author="Brown,James T" w:date="2019-02-13T22:16:00Z">
        <w:r w:rsidRPr="004F09C9" w:rsidDel="00B71FB5">
          <w:rPr>
            <w:color w:val="000000" w:themeColor="text1"/>
          </w:rPr>
          <w:delText>day</w:delText>
        </w:r>
      </w:del>
      <w:ins w:id="27" w:author="Brown,James T" w:date="2019-02-13T22:16:00Z">
        <w:r w:rsidR="00B71FB5" w:rsidRPr="004F09C9">
          <w:rPr>
            <w:color w:val="000000" w:themeColor="text1"/>
          </w:rPr>
          <w:t>days</w:t>
        </w:r>
      </w:ins>
      <w:r w:rsidRPr="004F09C9">
        <w:rPr>
          <w:color w:val="000000" w:themeColor="text1"/>
        </w:rPr>
        <w:t xml:space="preserve"> after</w:t>
      </w:r>
    </w:p>
    <w:p w14:paraId="445C8C81" w14:textId="77777777" w:rsidR="006F58EA" w:rsidRPr="004F09C9" w:rsidRDefault="00D27C9E">
      <w:pPr>
        <w:spacing w:line="238" w:lineRule="auto"/>
        <w:ind w:left="1178" w:right="90"/>
        <w:rPr>
          <w:color w:val="000000" w:themeColor="text1"/>
        </w:rPr>
      </w:pPr>
      <w:r w:rsidRPr="004F09C9">
        <w:rPr>
          <w:color w:val="000000" w:themeColor="text1"/>
        </w:rPr>
        <w:t xml:space="preserve">eclosion into the final larval instar required to reach the wandering stage when reared in non-diapause conditions and diapause programming conditions. Most short-diapause and long-diapause genotype larvae in non-diapause (A) conditions reached the wandering stage 6 days after </w:t>
      </w:r>
      <w:proofErr w:type="spellStart"/>
      <w:r w:rsidRPr="004F09C9">
        <w:rPr>
          <w:color w:val="000000" w:themeColor="text1"/>
        </w:rPr>
        <w:t>eclosing</w:t>
      </w:r>
      <w:proofErr w:type="spellEnd"/>
      <w:r w:rsidRPr="004F09C9">
        <w:rPr>
          <w:color w:val="000000" w:themeColor="text1"/>
        </w:rPr>
        <w:t xml:space="preserve"> into the final larval instar. When reared in diapause programming conditions (B), most short-diapause and long-diapause genotype larvae reached the wandering stage 10 days after </w:t>
      </w:r>
      <w:proofErr w:type="spellStart"/>
      <w:r w:rsidRPr="004F09C9">
        <w:rPr>
          <w:color w:val="000000" w:themeColor="text1"/>
        </w:rPr>
        <w:t>eclosing</w:t>
      </w:r>
      <w:proofErr w:type="spellEnd"/>
      <w:r w:rsidRPr="004F09C9">
        <w:rPr>
          <w:color w:val="000000" w:themeColor="text1"/>
        </w:rPr>
        <w:t xml:space="preserve"> into the final larval instar.</w:t>
      </w:r>
    </w:p>
    <w:p w14:paraId="2D86FB45"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60D0EC6" wp14:editId="0DFC71BD">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2E6247B4" w14:textId="77777777" w:rsidR="006F58EA" w:rsidRPr="004F09C9" w:rsidRDefault="00D27C9E">
      <w:pPr>
        <w:spacing w:line="238" w:lineRule="auto"/>
        <w:ind w:left="1153" w:right="90" w:hanging="1168"/>
        <w:rPr>
          <w:color w:val="000000" w:themeColor="text1"/>
        </w:rPr>
      </w:pPr>
      <w:r w:rsidRPr="004F09C9">
        <w:rPr>
          <w:color w:val="000000" w:themeColor="text1"/>
        </w:rPr>
        <w:t xml:space="preserve">Figure 3-4. The rate of wet mass accumulation among larvae in diapause programming and non-diapause conditions. When reared in non-diapause conditions (A), wet mass peaked in short-diapause genotype larvae (red) 3 days after </w:t>
      </w:r>
      <w:proofErr w:type="spellStart"/>
      <w:r w:rsidRPr="004F09C9">
        <w:rPr>
          <w:color w:val="000000" w:themeColor="text1"/>
        </w:rPr>
        <w:t>eclosing</w:t>
      </w:r>
      <w:proofErr w:type="spellEnd"/>
      <w:r w:rsidRPr="004F09C9">
        <w:rPr>
          <w:color w:val="000000" w:themeColor="text1"/>
        </w:rPr>
        <w:t xml:space="preserve"> into the last larval instar and long-diapause genotype larvae (blue) reached their peak in wet mass 5 days after </w:t>
      </w:r>
      <w:proofErr w:type="spellStart"/>
      <w:r w:rsidRPr="004F09C9">
        <w:rPr>
          <w:color w:val="000000" w:themeColor="text1"/>
        </w:rPr>
        <w:t>eclosing</w:t>
      </w:r>
      <w:proofErr w:type="spellEnd"/>
      <w:r w:rsidRPr="004F09C9">
        <w:rPr>
          <w:color w:val="000000" w:themeColor="text1"/>
        </w:rPr>
        <w:t xml:space="preserve">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0B65A2BB"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28A40ECB" wp14:editId="38D83EE3">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55208758"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5BF529A3"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5AF16CB2" wp14:editId="7AE3C785">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674B36EB" w14:textId="77777777"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ins w:id="28" w:author="Brown, James T." w:date="2019-02-07T10:14:00Z">
        <w:r w:rsidR="004B74F2">
          <w:rPr>
            <w:color w:val="000000" w:themeColor="text1"/>
          </w:rPr>
          <w:t>-</w:t>
        </w:r>
      </w:ins>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ins w:id="29" w:author="Brown, James T." w:date="2019-02-07T10:14:00Z">
        <w:r w:rsidR="004B74F2">
          <w:rPr>
            <w:color w:val="000000" w:themeColor="text1"/>
          </w:rPr>
          <w:t>-</w:t>
        </w:r>
      </w:ins>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B86B401"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0F6A37E0" wp14:editId="78EE37E8">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9B47404" w14:textId="77777777"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 xml:space="preserve">production on mass peak day between deep and </w:t>
      </w:r>
      <w:ins w:id="30" w:author="Brown, James T." w:date="2019-02-07T10:15:00Z">
        <w:r w:rsidR="004B74F2">
          <w:rPr>
            <w:color w:val="000000" w:themeColor="text1"/>
          </w:rPr>
          <w:t>shallow-diapause</w:t>
        </w:r>
      </w:ins>
      <w:r w:rsidRPr="004F09C9">
        <w:rPr>
          <w:color w:val="000000" w:themeColor="text1"/>
        </w:rPr>
        <w:t xml:space="preserve"> larvae in diapause programming conditions. (A) Comparing mass peak days between short-diapause larvae demonstrating a </w:t>
      </w:r>
      <w:ins w:id="31" w:author="Brown, James T." w:date="2019-02-07T10:15:00Z">
        <w:r w:rsidR="004B74F2">
          <w:rPr>
            <w:color w:val="000000" w:themeColor="text1"/>
          </w:rPr>
          <w:t>shallow-diapause</w:t>
        </w:r>
      </w:ins>
      <w:r w:rsidRPr="004F09C9">
        <w:rPr>
          <w:color w:val="000000" w:themeColor="text1"/>
        </w:rPr>
        <w:t xml:space="preserve"> phenotype (orange) and a </w:t>
      </w:r>
      <w:ins w:id="32" w:author="Brown, James T." w:date="2019-02-07T10:14:00Z">
        <w:r w:rsidR="004B74F2">
          <w:rPr>
            <w:color w:val="000000" w:themeColor="text1"/>
          </w:rPr>
          <w:t>deep-diapause</w:t>
        </w:r>
      </w:ins>
      <w:r w:rsidRPr="004F09C9">
        <w:rPr>
          <w:color w:val="000000" w:themeColor="text1"/>
        </w:rPr>
        <w:t xml:space="preserve"> phenotype (blue). Mass peak days: day-6 for </w:t>
      </w:r>
      <w:ins w:id="33" w:author="Brown, James T." w:date="2019-02-07T10:15:00Z">
        <w:r w:rsidR="004B74F2">
          <w:rPr>
            <w:color w:val="000000" w:themeColor="text1"/>
          </w:rPr>
          <w:t>shallow-diapause</w:t>
        </w:r>
      </w:ins>
      <w:r w:rsidRPr="004F09C9">
        <w:rPr>
          <w:color w:val="000000" w:themeColor="text1"/>
        </w:rPr>
        <w:t xml:space="preserve"> larvae and day-6 for </w:t>
      </w:r>
      <w:ins w:id="34" w:author="Brown, James T." w:date="2019-02-07T10:14:00Z">
        <w:r w:rsidR="004B74F2">
          <w:rPr>
            <w:color w:val="000000" w:themeColor="text1"/>
          </w:rPr>
          <w:t>deep-diapause</w:t>
        </w:r>
      </w:ins>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ins w:id="35" w:author="Brown, James T." w:date="2019-02-07T10:14:00Z">
        <w:r w:rsidR="004B74F2">
          <w:rPr>
            <w:color w:val="000000" w:themeColor="text1"/>
          </w:rPr>
          <w:t>deep-diapause</w:t>
        </w:r>
      </w:ins>
      <w:r w:rsidRPr="004F09C9">
        <w:rPr>
          <w:color w:val="000000" w:themeColor="text1"/>
        </w:rPr>
        <w:t xml:space="preserve"> (black) </w:t>
      </w:r>
      <w:ins w:id="36" w:author="Brown, James T." w:date="2019-02-07T10:15:00Z">
        <w:r w:rsidR="004B74F2">
          <w:rPr>
            <w:color w:val="000000" w:themeColor="text1"/>
          </w:rPr>
          <w:t>shallow-diapause</w:t>
        </w:r>
      </w:ins>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ins w:id="37" w:author="Brown, James T." w:date="2019-02-07T10:15:00Z">
        <w:r w:rsidR="004B74F2">
          <w:rPr>
            <w:color w:val="000000" w:themeColor="text1"/>
          </w:rPr>
          <w:t>shallow-diapause</w:t>
        </w:r>
      </w:ins>
      <w:r w:rsidRPr="004F09C9">
        <w:rPr>
          <w:color w:val="000000" w:themeColor="text1"/>
        </w:rPr>
        <w:t xml:space="preserve"> and </w:t>
      </w:r>
      <w:ins w:id="38" w:author="Brown, James T." w:date="2019-02-07T10:14:00Z">
        <w:r w:rsidR="004B74F2">
          <w:rPr>
            <w:color w:val="000000" w:themeColor="text1"/>
          </w:rPr>
          <w:t>deep-diapause</w:t>
        </w:r>
      </w:ins>
      <w:r w:rsidRPr="004F09C9">
        <w:rPr>
          <w:color w:val="000000" w:themeColor="text1"/>
        </w:rPr>
        <w:t xml:space="preserve"> larvae (F-statistic=1.068, DF=14, p-value=0.319).</w:t>
      </w:r>
    </w:p>
    <w:p w14:paraId="6AD3754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65E3AD93" wp14:editId="6A86C8A0">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4D46E4A2" w14:textId="77777777"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w:t>
      </w:r>
      <w:r w:rsidR="00B71FB5" w:rsidRPr="004F09C9">
        <w:rPr>
          <w:color w:val="000000" w:themeColor="text1"/>
        </w:rPr>
        <w:t>Lower case letters represent</w:t>
      </w:r>
      <w:ins w:id="39" w:author="Brown, James T." w:date="2019-02-12T11:02:00Z">
        <w:del w:id="40" w:author="Brown,James T" w:date="2019-02-13T22:16:00Z">
          <w:r w:rsidR="00B71FB5" w:rsidDel="009166A8">
            <w:rPr>
              <w:color w:val="000000" w:themeColor="text1"/>
            </w:rPr>
            <w:delText>s</w:delText>
          </w:r>
        </w:del>
      </w:ins>
      <w:r w:rsidR="00B71FB5" w:rsidRPr="004F09C9">
        <w:rPr>
          <w:color w:val="000000" w:themeColor="text1"/>
        </w:rPr>
        <w:t xml:space="preserve">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ins w:id="41" w:author="Brown, James T." w:date="2019-02-12T11:01:00Z">
        <w:r w:rsidR="00E872D5">
          <w:rPr>
            <w:color w:val="000000" w:themeColor="text1"/>
          </w:rPr>
          <w:t>a</w:t>
        </w:r>
      </w:ins>
      <w:r w:rsidRPr="004F09C9">
        <w:rPr>
          <w:color w:val="000000" w:themeColor="text1"/>
        </w:rPr>
        <w:t>ffected by diapause genotype (t-value=6.</w:t>
      </w:r>
      <w:del w:id="42" w:author="Brown,James T" w:date="2019-02-13T22:17:00Z">
        <w:r w:rsidRPr="004F09C9" w:rsidDel="00B71FB5">
          <w:rPr>
            <w:color w:val="000000" w:themeColor="text1"/>
          </w:rPr>
          <w:delText>85,Df</w:delText>
        </w:r>
      </w:del>
      <w:ins w:id="43" w:author="Brown,James T" w:date="2019-02-13T22:17:00Z">
        <w:r w:rsidR="00B71FB5" w:rsidRPr="004F09C9">
          <w:rPr>
            <w:color w:val="000000" w:themeColor="text1"/>
          </w:rPr>
          <w:t>85, Df</w:t>
        </w:r>
      </w:ins>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ins w:id="44" w:author="Brown, James T." w:date="2019-02-12T11:01:00Z">
        <w:r w:rsidR="00E872D5">
          <w:rPr>
            <w:color w:val="000000" w:themeColor="text1"/>
          </w:rPr>
          <w:t>a</w:t>
        </w:r>
      </w:ins>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33BDEB67"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4FCB955D" wp14:editId="502DF88F">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17FC8C03" w14:textId="77777777"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w:t>
      </w:r>
      <w:del w:id="45" w:author="Brown,James T" w:date="2019-02-13T22:17:00Z">
        <w:r w:rsidRPr="004F09C9" w:rsidDel="00B71FB5">
          <w:rPr>
            <w:color w:val="000000" w:themeColor="text1"/>
          </w:rPr>
          <w:delText>7,p</w:delText>
        </w:r>
      </w:del>
      <w:ins w:id="46" w:author="Brown,James T" w:date="2019-02-13T22:17:00Z">
        <w:r w:rsidR="00B71FB5" w:rsidRPr="004F09C9">
          <w:rPr>
            <w:color w:val="000000" w:themeColor="text1"/>
          </w:rPr>
          <w:t>7, p</w:t>
        </w:r>
      </w:ins>
      <w:r w:rsidRPr="004F09C9">
        <w:rPr>
          <w:color w:val="000000" w:themeColor="text1"/>
        </w:rPr>
        <w:t>-value=0.033). Lean mass did not significantly change among larvae within a single diapause genotype during diapause (3-7</w:t>
      </w:r>
      <w:proofErr w:type="gramStart"/>
      <w:r w:rsidRPr="004F09C9">
        <w:rPr>
          <w:color w:val="000000" w:themeColor="text1"/>
        </w:rPr>
        <w:t>A,B</w:t>
      </w:r>
      <w:proofErr w:type="gramEnd"/>
      <w:r w:rsidRPr="004F09C9">
        <w:rPr>
          <w:color w:val="000000" w:themeColor="text1"/>
        </w:rPr>
        <w:t xml:space="preserve">). (B) Comparing lipid mass depletion between the long-diapause genotype (purple) and the short-diapause genotype (orange). Lipid mass depletion during diapause was significantly </w:t>
      </w:r>
      <w:ins w:id="47" w:author="Brown, James T." w:date="2019-02-12T11:02:00Z">
        <w:r w:rsidR="00E872D5">
          <w:rPr>
            <w:color w:val="000000" w:themeColor="text1"/>
          </w:rPr>
          <w:t>a</w:t>
        </w:r>
      </w:ins>
      <w:r w:rsidRPr="004F09C9">
        <w:rPr>
          <w:color w:val="000000" w:themeColor="text1"/>
        </w:rPr>
        <w:t>ffected by diapause genotype (t-value=4.74, Df=16.7,</w:t>
      </w:r>
    </w:p>
    <w:p w14:paraId="4E940E67" w14:textId="77777777" w:rsidR="006F58EA" w:rsidRPr="004F09C9" w:rsidRDefault="00D27C9E">
      <w:pPr>
        <w:spacing w:line="238" w:lineRule="auto"/>
        <w:ind w:left="1178" w:right="90"/>
        <w:rPr>
          <w:color w:val="000000" w:themeColor="text1"/>
        </w:rPr>
      </w:pPr>
      <w:r w:rsidRPr="004F09C9">
        <w:rPr>
          <w:color w:val="000000" w:themeColor="text1"/>
        </w:rPr>
        <w:t xml:space="preserve">p-value=0.000) and Sample day fifteen significantly </w:t>
      </w:r>
      <w:del w:id="48" w:author="Brown,James T" w:date="2019-02-13T22:17:00Z">
        <w:r w:rsidRPr="004F09C9" w:rsidDel="00B71FB5">
          <w:rPr>
            <w:color w:val="000000" w:themeColor="text1"/>
          </w:rPr>
          <w:delText>effected</w:delText>
        </w:r>
      </w:del>
      <w:ins w:id="49" w:author="Brown,James T" w:date="2019-02-13T22:17:00Z">
        <w:r w:rsidR="00B71FB5" w:rsidRPr="004F09C9">
          <w:rPr>
            <w:color w:val="000000" w:themeColor="text1"/>
          </w:rPr>
          <w:t>affected</w:t>
        </w:r>
      </w:ins>
      <w:r w:rsidRPr="004F09C9">
        <w:rPr>
          <w:color w:val="000000" w:themeColor="text1"/>
        </w:rPr>
        <w:t xml:space="preserve"> lipid mass depletion (t-value=-2.38, Df=14.</w:t>
      </w:r>
      <w:del w:id="50" w:author="Brown,James T" w:date="2019-02-13T22:17:00Z">
        <w:r w:rsidRPr="004F09C9" w:rsidDel="00B71FB5">
          <w:rPr>
            <w:color w:val="000000" w:themeColor="text1"/>
          </w:rPr>
          <w:delText>1,p</w:delText>
        </w:r>
      </w:del>
      <w:ins w:id="51" w:author="Brown,James T" w:date="2019-02-13T22:17:00Z">
        <w:r w:rsidR="00B71FB5" w:rsidRPr="004F09C9">
          <w:rPr>
            <w:color w:val="000000" w:themeColor="text1"/>
          </w:rPr>
          <w:t>1, p</w:t>
        </w:r>
      </w:ins>
      <w:r w:rsidRPr="004F09C9">
        <w:rPr>
          <w:color w:val="000000" w:themeColor="text1"/>
        </w:rPr>
        <w:t>-value=0.032). Lipid mass depletion among long-diapause genotype larvae did not significantly change during diapause (3-9A). Among short-diapause genotype larvae, lipid mass depletion was only significantly different on day 15 (t-value=-3.88, Df=111.</w:t>
      </w:r>
      <w:del w:id="52" w:author="Brown,James T" w:date="2019-02-13T22:17:00Z">
        <w:r w:rsidRPr="004F09C9" w:rsidDel="00B71FB5">
          <w:rPr>
            <w:color w:val="000000" w:themeColor="text1"/>
          </w:rPr>
          <w:delText>4,p</w:delText>
        </w:r>
      </w:del>
      <w:ins w:id="53" w:author="Brown,James T" w:date="2019-02-13T22:17:00Z">
        <w:r w:rsidR="00B71FB5" w:rsidRPr="004F09C9">
          <w:rPr>
            <w:color w:val="000000" w:themeColor="text1"/>
          </w:rPr>
          <w:t>4, p</w:t>
        </w:r>
      </w:ins>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20F971EB"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3-1. </w:t>
      </w:r>
      <w:ins w:id="54" w:author="Brown,James T" w:date="2019-02-03T13:29:00Z">
        <w:r w:rsidR="00A21756">
          <w:rPr>
            <w:color w:val="000000" w:themeColor="text1"/>
          </w:rPr>
          <w:t>Linear model</w:t>
        </w:r>
      </w:ins>
      <w:ins w:id="55" w:author="Brown,James T" w:date="2019-02-03T13:31:00Z">
        <w:r w:rsidR="00D9566E">
          <w:rPr>
            <w:color w:val="000000" w:themeColor="text1"/>
          </w:rPr>
          <w:t>s</w:t>
        </w:r>
      </w:ins>
      <w:ins w:id="56" w:author="Brown,James T" w:date="2019-02-03T13:29:00Z">
        <w:r w:rsidR="00A21756">
          <w:rPr>
            <w:color w:val="000000" w:themeColor="text1"/>
          </w:rPr>
          <w:t xml:space="preserve"> comparing </w:t>
        </w:r>
      </w:ins>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28390AE" w14:textId="77777777">
        <w:trPr>
          <w:trHeight w:val="451"/>
        </w:trPr>
        <w:tc>
          <w:tcPr>
            <w:tcW w:w="6899" w:type="dxa"/>
            <w:tcBorders>
              <w:top w:val="double" w:sz="3" w:space="0" w:color="000000"/>
              <w:left w:val="nil"/>
              <w:bottom w:val="double" w:sz="3" w:space="0" w:color="000000"/>
              <w:right w:val="nil"/>
            </w:tcBorders>
          </w:tcPr>
          <w:p w14:paraId="1C93F87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AF1077"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1E17AA61"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CF01C8A"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5CBA3A2E" w14:textId="77777777">
        <w:trPr>
          <w:trHeight w:val="716"/>
        </w:trPr>
        <w:tc>
          <w:tcPr>
            <w:tcW w:w="6899" w:type="dxa"/>
            <w:tcBorders>
              <w:top w:val="double" w:sz="3" w:space="0" w:color="000000"/>
              <w:left w:val="nil"/>
              <w:bottom w:val="single" w:sz="3" w:space="0" w:color="000000"/>
              <w:right w:val="nil"/>
            </w:tcBorders>
          </w:tcPr>
          <w:p w14:paraId="3C52460B"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3B55DDF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683097D4"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2B3D9714"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74D9A5C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B739183" w14:textId="77777777">
        <w:trPr>
          <w:trHeight w:val="692"/>
        </w:trPr>
        <w:tc>
          <w:tcPr>
            <w:tcW w:w="6899" w:type="dxa"/>
            <w:tcBorders>
              <w:top w:val="single" w:sz="3" w:space="0" w:color="000000"/>
              <w:left w:val="nil"/>
              <w:bottom w:val="single" w:sz="3" w:space="0" w:color="000000"/>
              <w:right w:val="nil"/>
            </w:tcBorders>
          </w:tcPr>
          <w:p w14:paraId="6F56E407"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7376E14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32ACF04E"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2F8BAAE4"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1C27BC68"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592B87C0" w14:textId="77777777">
        <w:trPr>
          <w:trHeight w:val="692"/>
        </w:trPr>
        <w:tc>
          <w:tcPr>
            <w:tcW w:w="6899" w:type="dxa"/>
            <w:tcBorders>
              <w:top w:val="single" w:sz="3" w:space="0" w:color="000000"/>
              <w:left w:val="nil"/>
              <w:bottom w:val="single" w:sz="3" w:space="0" w:color="000000"/>
              <w:right w:val="nil"/>
            </w:tcBorders>
          </w:tcPr>
          <w:p w14:paraId="5BA21D1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7543C92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44890BC0"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894A748"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59E24986"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23B19E3" w14:textId="77777777">
        <w:trPr>
          <w:trHeight w:val="692"/>
        </w:trPr>
        <w:tc>
          <w:tcPr>
            <w:tcW w:w="6899" w:type="dxa"/>
            <w:tcBorders>
              <w:top w:val="single" w:sz="3" w:space="0" w:color="000000"/>
              <w:left w:val="nil"/>
              <w:bottom w:val="single" w:sz="3" w:space="0" w:color="000000"/>
              <w:right w:val="nil"/>
            </w:tcBorders>
          </w:tcPr>
          <w:p w14:paraId="7603A4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04BA1FC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361FC04"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110E26C8"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66F28DE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BC005EC" w14:textId="77777777">
        <w:trPr>
          <w:trHeight w:val="692"/>
        </w:trPr>
        <w:tc>
          <w:tcPr>
            <w:tcW w:w="6899" w:type="dxa"/>
            <w:tcBorders>
              <w:top w:val="single" w:sz="3" w:space="0" w:color="000000"/>
              <w:left w:val="nil"/>
              <w:bottom w:val="single" w:sz="3" w:space="0" w:color="000000"/>
              <w:right w:val="nil"/>
            </w:tcBorders>
          </w:tcPr>
          <w:p w14:paraId="305CBEB5" w14:textId="77777777"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ins w:id="57" w:author="Brown, James T." w:date="2019-02-07T10:14:00Z">
              <w:r w:rsidR="004B74F2">
                <w:rPr>
                  <w:color w:val="000000" w:themeColor="text1"/>
                </w:rPr>
                <w:t>deep-diapause</w:t>
              </w:r>
            </w:ins>
            <w:r w:rsidRPr="004F09C9">
              <w:rPr>
                <w:color w:val="000000" w:themeColor="text1"/>
              </w:rPr>
              <w:t xml:space="preserve"> individuals</w:t>
            </w:r>
          </w:p>
          <w:p w14:paraId="710CE3C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168BE2E0"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0F8B763B"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74437A84"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70B02531" w14:textId="77777777" w:rsidR="006F58EA" w:rsidRPr="004F09C9" w:rsidRDefault="00D27C9E">
      <w:pPr>
        <w:rPr>
          <w:color w:val="000000" w:themeColor="text1"/>
        </w:rPr>
      </w:pPr>
      <w:r w:rsidRPr="004F09C9">
        <w:rPr>
          <w:color w:val="000000" w:themeColor="text1"/>
        </w:rPr>
        <w:br w:type="page"/>
      </w:r>
    </w:p>
    <w:p w14:paraId="308FCFAC"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58" w:author="Brown,James T" w:date="2019-02-03T14:12:00Z">
        <w:r>
          <w:rPr>
            <w:color w:val="000000" w:themeColor="text1"/>
          </w:rPr>
          <w:t>2</w:t>
        </w:r>
      </w:ins>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ins w:id="59" w:author="Brown, James T." w:date="2019-02-12T11:02:00Z">
        <w:r w:rsidR="00E872D5">
          <w:rPr>
            <w:color w:val="000000" w:themeColor="text1"/>
          </w:rPr>
          <w:t>-</w:t>
        </w:r>
      </w:ins>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7553E98C" w14:textId="77777777" w:rsidTr="00B662AB">
        <w:trPr>
          <w:trHeight w:val="504"/>
        </w:trPr>
        <w:tc>
          <w:tcPr>
            <w:tcW w:w="6290" w:type="dxa"/>
            <w:tcBorders>
              <w:top w:val="double" w:sz="3" w:space="0" w:color="000000"/>
              <w:left w:val="nil"/>
              <w:bottom w:val="double" w:sz="3" w:space="0" w:color="000000"/>
              <w:right w:val="nil"/>
            </w:tcBorders>
          </w:tcPr>
          <w:p w14:paraId="181ED187"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158EBE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7B5FD2AA"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621AF6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755A3DB" w14:textId="77777777" w:rsidTr="00B662AB">
        <w:trPr>
          <w:trHeight w:val="321"/>
        </w:trPr>
        <w:tc>
          <w:tcPr>
            <w:tcW w:w="6290" w:type="dxa"/>
            <w:tcBorders>
              <w:top w:val="double" w:sz="3" w:space="0" w:color="000000"/>
              <w:left w:val="nil"/>
              <w:bottom w:val="single" w:sz="3" w:space="0" w:color="000000"/>
              <w:right w:val="nil"/>
            </w:tcBorders>
          </w:tcPr>
          <w:p w14:paraId="2F3390DA"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6848D1BC"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CA311A2"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6E842C1" w14:textId="77777777" w:rsidR="00206B10" w:rsidRPr="004F09C9" w:rsidRDefault="00206B10" w:rsidP="00B662AB">
            <w:pPr>
              <w:spacing w:after="160" w:line="259" w:lineRule="auto"/>
              <w:ind w:left="0" w:firstLine="0"/>
              <w:rPr>
                <w:color w:val="000000" w:themeColor="text1"/>
              </w:rPr>
            </w:pPr>
          </w:p>
        </w:tc>
      </w:tr>
      <w:tr w:rsidR="00206B10" w:rsidRPr="004F09C9" w14:paraId="4B4EABC3" w14:textId="77777777" w:rsidTr="00B662AB">
        <w:trPr>
          <w:trHeight w:val="366"/>
        </w:trPr>
        <w:tc>
          <w:tcPr>
            <w:tcW w:w="6290" w:type="dxa"/>
            <w:tcBorders>
              <w:top w:val="single" w:sz="3" w:space="0" w:color="000000"/>
              <w:left w:val="nil"/>
              <w:bottom w:val="nil"/>
              <w:right w:val="nil"/>
            </w:tcBorders>
          </w:tcPr>
          <w:p w14:paraId="6B7BD5C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8C64A75"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3A231F7B"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707B754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96C7D55" w14:textId="77777777" w:rsidTr="00B662AB">
        <w:trPr>
          <w:trHeight w:val="369"/>
        </w:trPr>
        <w:tc>
          <w:tcPr>
            <w:tcW w:w="6290" w:type="dxa"/>
            <w:tcBorders>
              <w:top w:val="nil"/>
              <w:left w:val="nil"/>
              <w:bottom w:val="nil"/>
              <w:right w:val="nil"/>
            </w:tcBorders>
          </w:tcPr>
          <w:p w14:paraId="24202DA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18378DF"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2BC0AE66"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9EF390E"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6B455309" w14:textId="77777777" w:rsidTr="00B662AB">
        <w:trPr>
          <w:trHeight w:val="277"/>
        </w:trPr>
        <w:tc>
          <w:tcPr>
            <w:tcW w:w="6290" w:type="dxa"/>
            <w:tcBorders>
              <w:top w:val="nil"/>
              <w:left w:val="nil"/>
              <w:bottom w:val="nil"/>
              <w:right w:val="nil"/>
            </w:tcBorders>
          </w:tcPr>
          <w:p w14:paraId="2210DA4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B93381C"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9DC8FF5"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7D8B7CF2"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3DE35912" w14:textId="77777777" w:rsidTr="00B662AB">
        <w:trPr>
          <w:trHeight w:val="335"/>
        </w:trPr>
        <w:tc>
          <w:tcPr>
            <w:tcW w:w="6290" w:type="dxa"/>
            <w:tcBorders>
              <w:top w:val="nil"/>
              <w:left w:val="nil"/>
              <w:bottom w:val="double" w:sz="3" w:space="0" w:color="000000"/>
              <w:right w:val="nil"/>
            </w:tcBorders>
          </w:tcPr>
          <w:p w14:paraId="5D8F7BA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64887BFB"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30927BF"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7146A2E0"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03D4AF22" w14:textId="77777777" w:rsidTr="00B662AB">
        <w:trPr>
          <w:trHeight w:val="321"/>
        </w:trPr>
        <w:tc>
          <w:tcPr>
            <w:tcW w:w="6290" w:type="dxa"/>
            <w:tcBorders>
              <w:top w:val="double" w:sz="3" w:space="0" w:color="000000"/>
              <w:left w:val="nil"/>
              <w:bottom w:val="single" w:sz="3" w:space="0" w:color="000000"/>
              <w:right w:val="nil"/>
            </w:tcBorders>
          </w:tcPr>
          <w:p w14:paraId="55DCDE6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154C1D16"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24049369"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E97E262" w14:textId="77777777" w:rsidR="00206B10" w:rsidRPr="004F09C9" w:rsidRDefault="00206B10" w:rsidP="00B662AB">
            <w:pPr>
              <w:spacing w:after="160" w:line="259" w:lineRule="auto"/>
              <w:ind w:left="0" w:firstLine="0"/>
              <w:rPr>
                <w:color w:val="000000" w:themeColor="text1"/>
              </w:rPr>
            </w:pPr>
          </w:p>
        </w:tc>
      </w:tr>
      <w:tr w:rsidR="00206B10" w:rsidRPr="004F09C9" w14:paraId="775D0605" w14:textId="77777777" w:rsidTr="00B662AB">
        <w:trPr>
          <w:trHeight w:val="287"/>
        </w:trPr>
        <w:tc>
          <w:tcPr>
            <w:tcW w:w="6290" w:type="dxa"/>
            <w:tcBorders>
              <w:top w:val="single" w:sz="3" w:space="0" w:color="000000"/>
              <w:left w:val="nil"/>
              <w:bottom w:val="nil"/>
              <w:right w:val="nil"/>
            </w:tcBorders>
          </w:tcPr>
          <w:p w14:paraId="114F638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DAAD48B"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0DA89471"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7537285"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EAD2457" w14:textId="77777777" w:rsidTr="00B662AB">
        <w:trPr>
          <w:trHeight w:val="277"/>
        </w:trPr>
        <w:tc>
          <w:tcPr>
            <w:tcW w:w="6290" w:type="dxa"/>
            <w:tcBorders>
              <w:top w:val="nil"/>
              <w:left w:val="nil"/>
              <w:bottom w:val="nil"/>
              <w:right w:val="nil"/>
            </w:tcBorders>
          </w:tcPr>
          <w:p w14:paraId="46BCE6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7DED4C1"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94CED3"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59CF3EE8"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12BE42A1" w14:textId="77777777" w:rsidTr="00B662AB">
        <w:trPr>
          <w:trHeight w:val="289"/>
        </w:trPr>
        <w:tc>
          <w:tcPr>
            <w:tcW w:w="6290" w:type="dxa"/>
            <w:tcBorders>
              <w:top w:val="nil"/>
              <w:left w:val="nil"/>
              <w:bottom w:val="nil"/>
              <w:right w:val="nil"/>
            </w:tcBorders>
          </w:tcPr>
          <w:p w14:paraId="53582A8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86509F5"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573BF8AF"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32C03501"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544F795E" w14:textId="77777777" w:rsidTr="00B662AB">
        <w:trPr>
          <w:trHeight w:val="311"/>
        </w:trPr>
        <w:tc>
          <w:tcPr>
            <w:tcW w:w="6290" w:type="dxa"/>
            <w:tcBorders>
              <w:top w:val="nil"/>
              <w:left w:val="nil"/>
              <w:bottom w:val="single" w:sz="3" w:space="0" w:color="000000"/>
              <w:right w:val="nil"/>
            </w:tcBorders>
          </w:tcPr>
          <w:p w14:paraId="280ED71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5C5EFEA0"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435B1578"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1853722A"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07EFE943" w14:textId="77777777" w:rsidR="00206B10" w:rsidRDefault="00206B10">
      <w:pPr>
        <w:spacing w:line="259" w:lineRule="auto"/>
        <w:ind w:left="1076" w:right="90" w:hanging="1091"/>
        <w:rPr>
          <w:ins w:id="60" w:author="Brown,James T" w:date="2019-02-03T14:12:00Z"/>
          <w:color w:val="000000" w:themeColor="text1"/>
        </w:rPr>
      </w:pPr>
    </w:p>
    <w:p w14:paraId="19D46837" w14:textId="77777777" w:rsidR="00206B10" w:rsidRDefault="00206B10">
      <w:pPr>
        <w:spacing w:line="259" w:lineRule="auto"/>
        <w:ind w:left="1076" w:right="90" w:hanging="1091"/>
        <w:rPr>
          <w:ins w:id="61" w:author="Brown,James T" w:date="2019-02-03T14:12:00Z"/>
          <w:color w:val="000000" w:themeColor="text1"/>
        </w:rPr>
      </w:pPr>
    </w:p>
    <w:p w14:paraId="04AEB44A" w14:textId="77777777" w:rsidR="00206B10" w:rsidRDefault="00206B10">
      <w:pPr>
        <w:spacing w:line="259" w:lineRule="auto"/>
        <w:ind w:left="1076" w:right="90" w:hanging="1091"/>
        <w:rPr>
          <w:ins w:id="62" w:author="Brown,James T" w:date="2019-02-03T14:12:00Z"/>
          <w:color w:val="000000" w:themeColor="text1"/>
        </w:rPr>
      </w:pPr>
    </w:p>
    <w:p w14:paraId="3D47381A" w14:textId="77777777" w:rsidR="00206B10" w:rsidRDefault="00206B10">
      <w:pPr>
        <w:spacing w:line="259" w:lineRule="auto"/>
        <w:ind w:left="1076" w:right="90" w:hanging="1091"/>
        <w:rPr>
          <w:ins w:id="63" w:author="Brown,James T" w:date="2019-02-03T14:12:00Z"/>
          <w:color w:val="000000" w:themeColor="text1"/>
        </w:rPr>
      </w:pPr>
    </w:p>
    <w:p w14:paraId="70400047" w14:textId="77777777" w:rsidR="00206B10" w:rsidRDefault="00206B10">
      <w:pPr>
        <w:spacing w:line="259" w:lineRule="auto"/>
        <w:ind w:left="1076" w:right="90" w:hanging="1091"/>
        <w:rPr>
          <w:ins w:id="64" w:author="Brown,James T" w:date="2019-02-03T14:12:00Z"/>
          <w:color w:val="000000" w:themeColor="text1"/>
        </w:rPr>
      </w:pPr>
    </w:p>
    <w:p w14:paraId="6257A4E5" w14:textId="77777777" w:rsidR="00206B10" w:rsidRDefault="00206B10">
      <w:pPr>
        <w:spacing w:line="259" w:lineRule="auto"/>
        <w:ind w:left="1076" w:right="90" w:hanging="1091"/>
        <w:rPr>
          <w:ins w:id="65" w:author="Brown,James T" w:date="2019-02-03T14:12:00Z"/>
          <w:color w:val="000000" w:themeColor="text1"/>
        </w:rPr>
      </w:pPr>
    </w:p>
    <w:p w14:paraId="575DBDD5" w14:textId="77777777" w:rsidR="00206B10" w:rsidRDefault="00206B10">
      <w:pPr>
        <w:spacing w:line="259" w:lineRule="auto"/>
        <w:ind w:left="1076" w:right="90" w:hanging="1091"/>
        <w:rPr>
          <w:ins w:id="66" w:author="Brown,James T" w:date="2019-02-03T14:12:00Z"/>
          <w:color w:val="000000" w:themeColor="text1"/>
        </w:rPr>
      </w:pPr>
    </w:p>
    <w:p w14:paraId="424869A6" w14:textId="77777777" w:rsidR="00206B10" w:rsidRDefault="00206B10">
      <w:pPr>
        <w:spacing w:line="259" w:lineRule="auto"/>
        <w:ind w:left="1076" w:right="90" w:hanging="1091"/>
        <w:rPr>
          <w:ins w:id="67" w:author="Brown,James T" w:date="2019-02-03T14:12:00Z"/>
          <w:color w:val="000000" w:themeColor="text1"/>
        </w:rPr>
      </w:pPr>
    </w:p>
    <w:p w14:paraId="6F09D3E7" w14:textId="77777777" w:rsidR="00206B10" w:rsidRDefault="00206B10">
      <w:pPr>
        <w:spacing w:line="259" w:lineRule="auto"/>
        <w:ind w:left="1076" w:right="90" w:hanging="1091"/>
        <w:rPr>
          <w:ins w:id="68" w:author="Brown,James T" w:date="2019-02-03T14:12:00Z"/>
          <w:color w:val="000000" w:themeColor="text1"/>
        </w:rPr>
      </w:pPr>
    </w:p>
    <w:p w14:paraId="67133383" w14:textId="77777777" w:rsidR="00206B10" w:rsidRDefault="00206B10">
      <w:pPr>
        <w:spacing w:line="259" w:lineRule="auto"/>
        <w:ind w:left="1076" w:right="90" w:hanging="1091"/>
        <w:rPr>
          <w:ins w:id="69" w:author="Brown,James T" w:date="2019-02-03T14:12:00Z"/>
          <w:color w:val="000000" w:themeColor="text1"/>
        </w:rPr>
      </w:pPr>
    </w:p>
    <w:p w14:paraId="66AC0653" w14:textId="77777777" w:rsidR="00206B10" w:rsidRDefault="00206B10">
      <w:pPr>
        <w:spacing w:line="259" w:lineRule="auto"/>
        <w:ind w:left="1076" w:right="90" w:hanging="1091"/>
        <w:rPr>
          <w:ins w:id="70" w:author="Brown,James T" w:date="2019-02-03T14:12:00Z"/>
          <w:color w:val="000000" w:themeColor="text1"/>
        </w:rPr>
      </w:pPr>
    </w:p>
    <w:p w14:paraId="707B80E8" w14:textId="77777777" w:rsidR="00206B10" w:rsidRDefault="00206B10">
      <w:pPr>
        <w:spacing w:line="259" w:lineRule="auto"/>
        <w:ind w:left="1076" w:right="90" w:hanging="1091"/>
        <w:rPr>
          <w:ins w:id="71" w:author="Brown,James T" w:date="2019-02-03T14:12:00Z"/>
          <w:color w:val="000000" w:themeColor="text1"/>
        </w:rPr>
      </w:pPr>
    </w:p>
    <w:p w14:paraId="4D0D2D8E" w14:textId="77777777" w:rsidR="00206B10" w:rsidRDefault="00206B10">
      <w:pPr>
        <w:spacing w:line="259" w:lineRule="auto"/>
        <w:ind w:left="1076" w:right="90" w:hanging="1091"/>
        <w:rPr>
          <w:ins w:id="72" w:author="Brown,James T" w:date="2019-02-03T14:12:00Z"/>
          <w:color w:val="000000" w:themeColor="text1"/>
        </w:rPr>
      </w:pPr>
    </w:p>
    <w:p w14:paraId="0D99825F" w14:textId="77777777" w:rsidR="00206B10" w:rsidRDefault="00206B10">
      <w:pPr>
        <w:spacing w:line="259" w:lineRule="auto"/>
        <w:ind w:left="1076" w:right="90" w:hanging="1091"/>
        <w:rPr>
          <w:ins w:id="73" w:author="Brown,James T" w:date="2019-02-03T14:12:00Z"/>
          <w:color w:val="000000" w:themeColor="text1"/>
        </w:rPr>
      </w:pPr>
    </w:p>
    <w:p w14:paraId="552B2B8F" w14:textId="77777777" w:rsidR="00206B10" w:rsidRDefault="00206B10">
      <w:pPr>
        <w:spacing w:line="259" w:lineRule="auto"/>
        <w:ind w:left="1076" w:right="90" w:hanging="1091"/>
        <w:rPr>
          <w:ins w:id="74" w:author="Brown,James T" w:date="2019-02-03T14:12:00Z"/>
          <w:color w:val="000000" w:themeColor="text1"/>
        </w:rPr>
      </w:pPr>
    </w:p>
    <w:p w14:paraId="7432FDDD" w14:textId="77777777" w:rsidR="00206B10" w:rsidRDefault="00206B10">
      <w:pPr>
        <w:spacing w:line="259" w:lineRule="auto"/>
        <w:ind w:left="1076" w:right="90" w:hanging="1091"/>
        <w:rPr>
          <w:ins w:id="75" w:author="Brown,James T" w:date="2019-02-03T14:12:00Z"/>
          <w:color w:val="000000" w:themeColor="text1"/>
        </w:rPr>
      </w:pPr>
    </w:p>
    <w:p w14:paraId="6341FD38" w14:textId="77777777" w:rsidR="00206B10" w:rsidRDefault="00206B10">
      <w:pPr>
        <w:spacing w:line="259" w:lineRule="auto"/>
        <w:ind w:left="1076" w:right="90" w:hanging="1091"/>
        <w:rPr>
          <w:ins w:id="76" w:author="Brown,James T" w:date="2019-02-03T14:12:00Z"/>
          <w:color w:val="000000" w:themeColor="text1"/>
        </w:rPr>
      </w:pPr>
    </w:p>
    <w:p w14:paraId="759C49F2" w14:textId="77777777" w:rsidR="00206B10" w:rsidRDefault="00206B10">
      <w:pPr>
        <w:spacing w:line="259" w:lineRule="auto"/>
        <w:ind w:left="1076" w:right="90" w:hanging="1091"/>
        <w:rPr>
          <w:ins w:id="77" w:author="Brown,James T" w:date="2019-02-03T14:12:00Z"/>
          <w:color w:val="000000" w:themeColor="text1"/>
        </w:rPr>
      </w:pPr>
    </w:p>
    <w:p w14:paraId="07CDCBBE" w14:textId="77777777" w:rsidR="00206B10" w:rsidRDefault="00206B10">
      <w:pPr>
        <w:spacing w:line="259" w:lineRule="auto"/>
        <w:ind w:left="1076" w:right="90" w:hanging="1091"/>
        <w:rPr>
          <w:ins w:id="78" w:author="Brown,James T" w:date="2019-02-03T14:12:00Z"/>
          <w:color w:val="000000" w:themeColor="text1"/>
        </w:rPr>
      </w:pPr>
    </w:p>
    <w:p w14:paraId="7D0DF131" w14:textId="77777777" w:rsidR="00206B10" w:rsidRDefault="00206B10">
      <w:pPr>
        <w:spacing w:line="259" w:lineRule="auto"/>
        <w:ind w:left="1076" w:right="90" w:hanging="1091"/>
        <w:rPr>
          <w:ins w:id="79" w:author="Brown,James T" w:date="2019-02-03T14:12:00Z"/>
          <w:color w:val="000000" w:themeColor="text1"/>
        </w:rPr>
      </w:pPr>
    </w:p>
    <w:p w14:paraId="1AEAD558" w14:textId="77777777" w:rsidR="00206B10" w:rsidRDefault="00206B10">
      <w:pPr>
        <w:spacing w:line="259" w:lineRule="auto"/>
        <w:ind w:left="1076" w:right="90" w:hanging="1091"/>
        <w:rPr>
          <w:ins w:id="80" w:author="Brown,James T" w:date="2019-02-03T14:12:00Z"/>
          <w:color w:val="000000" w:themeColor="text1"/>
        </w:rPr>
      </w:pPr>
    </w:p>
    <w:p w14:paraId="3E076437" w14:textId="77777777" w:rsidR="00206B10" w:rsidRDefault="00206B10">
      <w:pPr>
        <w:spacing w:line="259" w:lineRule="auto"/>
        <w:ind w:left="1076" w:right="90" w:hanging="1091"/>
        <w:rPr>
          <w:ins w:id="81" w:author="Brown,James T" w:date="2019-02-03T14:11:00Z"/>
          <w:color w:val="000000" w:themeColor="text1"/>
        </w:rPr>
      </w:pPr>
    </w:p>
    <w:p w14:paraId="3C9C6441" w14:textId="77777777" w:rsidR="00206B10" w:rsidRDefault="00206B10">
      <w:pPr>
        <w:spacing w:line="259" w:lineRule="auto"/>
        <w:ind w:left="1076" w:right="90" w:hanging="1091"/>
        <w:rPr>
          <w:ins w:id="82" w:author="Brown,James T" w:date="2019-02-03T14:12:00Z"/>
          <w:color w:val="000000" w:themeColor="text1"/>
        </w:rPr>
      </w:pPr>
    </w:p>
    <w:p w14:paraId="56BED606"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83" w:author="Brown,James T" w:date="2019-02-03T14:12:00Z">
        <w:r>
          <w:rPr>
            <w:color w:val="000000" w:themeColor="text1"/>
          </w:rPr>
          <w:t>3</w:t>
        </w:r>
      </w:ins>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ins w:id="84" w:author="Brown, James T." w:date="2019-02-12T11:02:00Z">
        <w:r w:rsidR="00E872D5">
          <w:rPr>
            <w:color w:val="000000" w:themeColor="text1"/>
          </w:rPr>
          <w:t>-</w:t>
        </w:r>
      </w:ins>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9E4CA0B" w14:textId="77777777" w:rsidTr="00B662AB">
        <w:trPr>
          <w:trHeight w:val="427"/>
        </w:trPr>
        <w:tc>
          <w:tcPr>
            <w:tcW w:w="4914" w:type="dxa"/>
            <w:tcBorders>
              <w:top w:val="double" w:sz="3" w:space="0" w:color="000000"/>
              <w:left w:val="nil"/>
              <w:bottom w:val="single" w:sz="3" w:space="0" w:color="000000"/>
              <w:right w:val="nil"/>
            </w:tcBorders>
          </w:tcPr>
          <w:p w14:paraId="722577C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2271C23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0134DAF4"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63C078BD"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923EE30" w14:textId="77777777" w:rsidTr="00B662AB">
        <w:trPr>
          <w:trHeight w:val="297"/>
        </w:trPr>
        <w:tc>
          <w:tcPr>
            <w:tcW w:w="4914" w:type="dxa"/>
            <w:tcBorders>
              <w:top w:val="single" w:sz="3" w:space="0" w:color="000000"/>
              <w:left w:val="nil"/>
              <w:bottom w:val="single" w:sz="3" w:space="0" w:color="000000"/>
              <w:right w:val="nil"/>
            </w:tcBorders>
          </w:tcPr>
          <w:p w14:paraId="0927F612"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5D17BD7F"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72CD8A6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2426B87" w14:textId="77777777" w:rsidR="00206B10" w:rsidRPr="004F09C9" w:rsidRDefault="00206B10" w:rsidP="00B662AB">
            <w:pPr>
              <w:spacing w:after="160" w:line="259" w:lineRule="auto"/>
              <w:ind w:left="0" w:firstLine="0"/>
              <w:rPr>
                <w:color w:val="000000" w:themeColor="text1"/>
              </w:rPr>
            </w:pPr>
          </w:p>
        </w:tc>
      </w:tr>
      <w:tr w:rsidR="00206B10" w:rsidRPr="004F09C9" w14:paraId="71FEE3CE" w14:textId="77777777" w:rsidTr="00B662AB">
        <w:trPr>
          <w:trHeight w:val="340"/>
        </w:trPr>
        <w:tc>
          <w:tcPr>
            <w:tcW w:w="4914" w:type="dxa"/>
            <w:tcBorders>
              <w:top w:val="single" w:sz="3" w:space="0" w:color="000000"/>
              <w:left w:val="nil"/>
              <w:bottom w:val="nil"/>
              <w:right w:val="nil"/>
            </w:tcBorders>
          </w:tcPr>
          <w:p w14:paraId="5275809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0D373A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4B07BF9B"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034E682B"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02C1E735" w14:textId="77777777" w:rsidTr="00B662AB">
        <w:trPr>
          <w:trHeight w:val="384"/>
        </w:trPr>
        <w:tc>
          <w:tcPr>
            <w:tcW w:w="4914" w:type="dxa"/>
            <w:tcBorders>
              <w:top w:val="nil"/>
              <w:left w:val="nil"/>
              <w:bottom w:val="nil"/>
              <w:right w:val="nil"/>
            </w:tcBorders>
          </w:tcPr>
          <w:p w14:paraId="5A7639C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0493F724"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3B7CE41D"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414803AD"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506F9E91" w14:textId="77777777" w:rsidTr="00B662AB">
        <w:trPr>
          <w:trHeight w:val="395"/>
        </w:trPr>
        <w:tc>
          <w:tcPr>
            <w:tcW w:w="4914" w:type="dxa"/>
            <w:tcBorders>
              <w:top w:val="nil"/>
              <w:left w:val="nil"/>
              <w:bottom w:val="nil"/>
              <w:right w:val="nil"/>
            </w:tcBorders>
          </w:tcPr>
          <w:p w14:paraId="63CF8A2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2BF5142E"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7413F0CA"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3C096B8C"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32C1121B" w14:textId="77777777" w:rsidTr="00B662AB">
        <w:trPr>
          <w:trHeight w:val="470"/>
        </w:trPr>
        <w:tc>
          <w:tcPr>
            <w:tcW w:w="4914" w:type="dxa"/>
            <w:tcBorders>
              <w:top w:val="nil"/>
              <w:left w:val="nil"/>
              <w:bottom w:val="single" w:sz="3" w:space="0" w:color="000000"/>
              <w:right w:val="nil"/>
            </w:tcBorders>
          </w:tcPr>
          <w:p w14:paraId="6523102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D302641"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0B383CEB"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0785CAC8"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33E0592C" w14:textId="77777777" w:rsidR="00206B10" w:rsidRDefault="00206B10">
      <w:pPr>
        <w:spacing w:line="259" w:lineRule="auto"/>
        <w:ind w:left="1076" w:right="90" w:hanging="1091"/>
        <w:rPr>
          <w:ins w:id="85" w:author="Brown,James T" w:date="2019-02-03T14:12:00Z"/>
          <w:color w:val="000000" w:themeColor="text1"/>
        </w:rPr>
      </w:pPr>
    </w:p>
    <w:p w14:paraId="40C9ABC6" w14:textId="77777777" w:rsidR="00206B10" w:rsidRDefault="00206B10">
      <w:pPr>
        <w:spacing w:line="259" w:lineRule="auto"/>
        <w:ind w:left="1076" w:right="90" w:hanging="1091"/>
        <w:rPr>
          <w:ins w:id="86" w:author="Brown,James T" w:date="2019-02-03T14:13:00Z"/>
          <w:color w:val="000000" w:themeColor="text1"/>
        </w:rPr>
      </w:pPr>
    </w:p>
    <w:p w14:paraId="13CFAD04" w14:textId="77777777" w:rsidR="00206B10" w:rsidRDefault="00206B10">
      <w:pPr>
        <w:spacing w:line="259" w:lineRule="auto"/>
        <w:ind w:left="1076" w:right="90" w:hanging="1091"/>
        <w:rPr>
          <w:ins w:id="87" w:author="Brown,James T" w:date="2019-02-03T14:13:00Z"/>
          <w:color w:val="000000" w:themeColor="text1"/>
        </w:rPr>
      </w:pPr>
    </w:p>
    <w:p w14:paraId="212D1D04" w14:textId="77777777" w:rsidR="00206B10" w:rsidRDefault="00206B10">
      <w:pPr>
        <w:spacing w:line="259" w:lineRule="auto"/>
        <w:ind w:left="1076" w:right="90" w:hanging="1091"/>
        <w:rPr>
          <w:ins w:id="88" w:author="Brown,James T" w:date="2019-02-03T14:13:00Z"/>
          <w:color w:val="000000" w:themeColor="text1"/>
        </w:rPr>
      </w:pPr>
    </w:p>
    <w:p w14:paraId="5ABEDC85" w14:textId="77777777" w:rsidR="00206B10" w:rsidRDefault="00206B10">
      <w:pPr>
        <w:spacing w:line="259" w:lineRule="auto"/>
        <w:ind w:left="1076" w:right="90" w:hanging="1091"/>
        <w:rPr>
          <w:ins w:id="89" w:author="Brown,James T" w:date="2019-02-03T14:13:00Z"/>
          <w:color w:val="000000" w:themeColor="text1"/>
        </w:rPr>
      </w:pPr>
    </w:p>
    <w:p w14:paraId="671ED1C0" w14:textId="77777777" w:rsidR="00206B10" w:rsidRDefault="00206B10">
      <w:pPr>
        <w:spacing w:line="259" w:lineRule="auto"/>
        <w:ind w:left="1076" w:right="90" w:hanging="1091"/>
        <w:rPr>
          <w:ins w:id="90" w:author="Brown,James T" w:date="2019-02-03T14:13:00Z"/>
          <w:color w:val="000000" w:themeColor="text1"/>
        </w:rPr>
      </w:pPr>
    </w:p>
    <w:p w14:paraId="2461A11F" w14:textId="77777777" w:rsidR="00206B10" w:rsidRDefault="00206B10">
      <w:pPr>
        <w:spacing w:line="259" w:lineRule="auto"/>
        <w:ind w:left="1076" w:right="90" w:hanging="1091"/>
        <w:rPr>
          <w:ins w:id="91" w:author="Brown,James T" w:date="2019-02-03T14:13:00Z"/>
          <w:color w:val="000000" w:themeColor="text1"/>
        </w:rPr>
      </w:pPr>
    </w:p>
    <w:p w14:paraId="506EEB17" w14:textId="77777777" w:rsidR="00206B10" w:rsidRDefault="00206B10">
      <w:pPr>
        <w:spacing w:line="259" w:lineRule="auto"/>
        <w:ind w:left="1076" w:right="90" w:hanging="1091"/>
        <w:rPr>
          <w:ins w:id="92" w:author="Brown,James T" w:date="2019-02-03T14:13:00Z"/>
          <w:color w:val="000000" w:themeColor="text1"/>
        </w:rPr>
      </w:pPr>
    </w:p>
    <w:p w14:paraId="4A3DC079" w14:textId="77777777" w:rsidR="00206B10" w:rsidRDefault="00206B10">
      <w:pPr>
        <w:spacing w:line="259" w:lineRule="auto"/>
        <w:ind w:left="1076" w:right="90" w:hanging="1091"/>
        <w:rPr>
          <w:ins w:id="93" w:author="Brown,James T" w:date="2019-02-03T14:13:00Z"/>
          <w:color w:val="000000" w:themeColor="text1"/>
        </w:rPr>
      </w:pPr>
    </w:p>
    <w:p w14:paraId="3E0DCA1C" w14:textId="77777777" w:rsidR="00206B10" w:rsidRDefault="00206B10">
      <w:pPr>
        <w:spacing w:line="259" w:lineRule="auto"/>
        <w:ind w:left="1076" w:right="90" w:hanging="1091"/>
        <w:rPr>
          <w:ins w:id="94" w:author="Brown,James T" w:date="2019-02-03T14:13:00Z"/>
          <w:color w:val="000000" w:themeColor="text1"/>
        </w:rPr>
      </w:pPr>
    </w:p>
    <w:p w14:paraId="320F5A15" w14:textId="77777777" w:rsidR="00206B10" w:rsidRDefault="00206B10">
      <w:pPr>
        <w:spacing w:line="259" w:lineRule="auto"/>
        <w:ind w:left="1076" w:right="90" w:hanging="1091"/>
        <w:rPr>
          <w:ins w:id="95" w:author="Brown,James T" w:date="2019-02-03T14:13:00Z"/>
          <w:color w:val="000000" w:themeColor="text1"/>
        </w:rPr>
      </w:pPr>
    </w:p>
    <w:p w14:paraId="11FF9D2A" w14:textId="77777777" w:rsidR="00206B10" w:rsidRDefault="00206B10">
      <w:pPr>
        <w:spacing w:line="259" w:lineRule="auto"/>
        <w:ind w:left="1076" w:right="90" w:hanging="1091"/>
        <w:rPr>
          <w:ins w:id="96" w:author="Brown,James T" w:date="2019-02-03T14:13:00Z"/>
          <w:color w:val="000000" w:themeColor="text1"/>
        </w:rPr>
      </w:pPr>
    </w:p>
    <w:p w14:paraId="163D1D51" w14:textId="77777777" w:rsidR="00206B10" w:rsidRDefault="00206B10">
      <w:pPr>
        <w:spacing w:line="259" w:lineRule="auto"/>
        <w:ind w:left="1076" w:right="90" w:hanging="1091"/>
        <w:rPr>
          <w:ins w:id="97" w:author="Brown,James T" w:date="2019-02-03T14:13:00Z"/>
          <w:color w:val="000000" w:themeColor="text1"/>
        </w:rPr>
      </w:pPr>
    </w:p>
    <w:p w14:paraId="419A63B9" w14:textId="77777777" w:rsidR="00206B10" w:rsidRDefault="00206B10">
      <w:pPr>
        <w:spacing w:line="259" w:lineRule="auto"/>
        <w:ind w:left="1076" w:right="90" w:hanging="1091"/>
        <w:rPr>
          <w:ins w:id="98" w:author="Brown,James T" w:date="2019-02-03T14:13:00Z"/>
          <w:color w:val="000000" w:themeColor="text1"/>
        </w:rPr>
      </w:pPr>
    </w:p>
    <w:p w14:paraId="5AF08BFE" w14:textId="77777777" w:rsidR="00206B10" w:rsidRDefault="00206B10">
      <w:pPr>
        <w:spacing w:line="259" w:lineRule="auto"/>
        <w:ind w:left="1076" w:right="90" w:hanging="1091"/>
        <w:rPr>
          <w:ins w:id="99" w:author="Brown,James T" w:date="2019-02-03T14:13:00Z"/>
          <w:color w:val="000000" w:themeColor="text1"/>
        </w:rPr>
      </w:pPr>
    </w:p>
    <w:p w14:paraId="59377CAB" w14:textId="77777777" w:rsidR="00206B10" w:rsidRDefault="00206B10">
      <w:pPr>
        <w:spacing w:line="259" w:lineRule="auto"/>
        <w:ind w:left="1076" w:right="90" w:hanging="1091"/>
        <w:rPr>
          <w:ins w:id="100" w:author="Brown,James T" w:date="2019-02-03T14:13:00Z"/>
          <w:color w:val="000000" w:themeColor="text1"/>
        </w:rPr>
      </w:pPr>
    </w:p>
    <w:p w14:paraId="40B68D74" w14:textId="77777777" w:rsidR="00206B10" w:rsidRDefault="00206B10">
      <w:pPr>
        <w:spacing w:line="259" w:lineRule="auto"/>
        <w:ind w:left="1076" w:right="90" w:hanging="1091"/>
        <w:rPr>
          <w:ins w:id="101" w:author="Brown,James T" w:date="2019-02-03T14:13:00Z"/>
          <w:color w:val="000000" w:themeColor="text1"/>
        </w:rPr>
      </w:pPr>
    </w:p>
    <w:p w14:paraId="365D731B" w14:textId="77777777" w:rsidR="00206B10" w:rsidRDefault="00206B10">
      <w:pPr>
        <w:spacing w:line="259" w:lineRule="auto"/>
        <w:ind w:left="1076" w:right="90" w:hanging="1091"/>
        <w:rPr>
          <w:ins w:id="102" w:author="Brown,James T" w:date="2019-02-03T14:13:00Z"/>
          <w:color w:val="000000" w:themeColor="text1"/>
        </w:rPr>
      </w:pPr>
    </w:p>
    <w:p w14:paraId="3A15B617" w14:textId="77777777" w:rsidR="00206B10" w:rsidRDefault="00206B10">
      <w:pPr>
        <w:spacing w:line="259" w:lineRule="auto"/>
        <w:ind w:left="1076" w:right="90" w:hanging="1091"/>
        <w:rPr>
          <w:ins w:id="103" w:author="Brown,James T" w:date="2019-02-03T14:13:00Z"/>
          <w:color w:val="000000" w:themeColor="text1"/>
        </w:rPr>
      </w:pPr>
    </w:p>
    <w:p w14:paraId="6DF75DAE" w14:textId="77777777" w:rsidR="00206B10" w:rsidRDefault="00206B10">
      <w:pPr>
        <w:spacing w:line="259" w:lineRule="auto"/>
        <w:ind w:left="1076" w:right="90" w:hanging="1091"/>
        <w:rPr>
          <w:ins w:id="104" w:author="Brown,James T" w:date="2019-02-03T14:13:00Z"/>
          <w:color w:val="000000" w:themeColor="text1"/>
        </w:rPr>
      </w:pPr>
    </w:p>
    <w:p w14:paraId="45D1C76F" w14:textId="77777777" w:rsidR="00206B10" w:rsidRDefault="00206B10">
      <w:pPr>
        <w:spacing w:line="259" w:lineRule="auto"/>
        <w:ind w:left="1076" w:right="90" w:hanging="1091"/>
        <w:rPr>
          <w:ins w:id="105" w:author="Brown,James T" w:date="2019-02-03T14:13:00Z"/>
          <w:color w:val="000000" w:themeColor="text1"/>
        </w:rPr>
      </w:pPr>
    </w:p>
    <w:p w14:paraId="1BDCC478" w14:textId="77777777" w:rsidR="00206B10" w:rsidRDefault="00206B10">
      <w:pPr>
        <w:spacing w:line="259" w:lineRule="auto"/>
        <w:ind w:left="1076" w:right="90" w:hanging="1091"/>
        <w:rPr>
          <w:ins w:id="106" w:author="Brown,James T" w:date="2019-02-03T14:13:00Z"/>
          <w:color w:val="000000" w:themeColor="text1"/>
        </w:rPr>
      </w:pPr>
    </w:p>
    <w:p w14:paraId="7F69EC95" w14:textId="77777777" w:rsidR="00206B10" w:rsidRDefault="00206B10">
      <w:pPr>
        <w:spacing w:line="259" w:lineRule="auto"/>
        <w:ind w:left="1076" w:right="90" w:hanging="1091"/>
        <w:rPr>
          <w:ins w:id="107" w:author="Brown,James T" w:date="2019-02-03T14:13:00Z"/>
          <w:color w:val="000000" w:themeColor="text1"/>
        </w:rPr>
      </w:pPr>
    </w:p>
    <w:p w14:paraId="1DA60ACA" w14:textId="77777777" w:rsidR="00206B10" w:rsidRDefault="00206B10">
      <w:pPr>
        <w:spacing w:line="259" w:lineRule="auto"/>
        <w:ind w:left="1076" w:right="90" w:hanging="1091"/>
        <w:rPr>
          <w:ins w:id="108" w:author="Brown,James T" w:date="2019-02-03T14:13:00Z"/>
          <w:color w:val="000000" w:themeColor="text1"/>
        </w:rPr>
      </w:pPr>
    </w:p>
    <w:p w14:paraId="05F8A833" w14:textId="77777777" w:rsidR="00206B10" w:rsidRDefault="00206B10">
      <w:pPr>
        <w:spacing w:line="259" w:lineRule="auto"/>
        <w:ind w:left="1076" w:right="90" w:hanging="1091"/>
        <w:rPr>
          <w:ins w:id="109" w:author="Brown,James T" w:date="2019-02-03T14:13:00Z"/>
          <w:color w:val="000000" w:themeColor="text1"/>
        </w:rPr>
      </w:pPr>
    </w:p>
    <w:p w14:paraId="2F596493" w14:textId="77777777" w:rsidR="00206B10" w:rsidRDefault="00206B10">
      <w:pPr>
        <w:spacing w:line="259" w:lineRule="auto"/>
        <w:ind w:left="1076" w:right="90" w:hanging="1091"/>
        <w:rPr>
          <w:ins w:id="110" w:author="Brown,James T" w:date="2019-02-03T14:13:00Z"/>
          <w:color w:val="000000" w:themeColor="text1"/>
        </w:rPr>
      </w:pPr>
    </w:p>
    <w:p w14:paraId="13743026" w14:textId="77777777" w:rsidR="00206B10" w:rsidRDefault="00206B10">
      <w:pPr>
        <w:spacing w:line="259" w:lineRule="auto"/>
        <w:ind w:left="1076" w:right="90" w:hanging="1091"/>
        <w:rPr>
          <w:ins w:id="111" w:author="Brown,James T" w:date="2019-02-03T14:13:00Z"/>
          <w:color w:val="000000" w:themeColor="text1"/>
        </w:rPr>
      </w:pPr>
    </w:p>
    <w:p w14:paraId="6B67E5FD" w14:textId="77777777" w:rsidR="00206B10" w:rsidRDefault="00206B10">
      <w:pPr>
        <w:spacing w:line="259" w:lineRule="auto"/>
        <w:ind w:left="1076" w:right="90" w:hanging="1091"/>
        <w:rPr>
          <w:ins w:id="112" w:author="Brown,James T" w:date="2019-02-03T14:13:00Z"/>
          <w:color w:val="000000" w:themeColor="text1"/>
        </w:rPr>
      </w:pPr>
    </w:p>
    <w:p w14:paraId="0BEEFFFE" w14:textId="77777777" w:rsidR="00206B10" w:rsidRDefault="00206B10">
      <w:pPr>
        <w:spacing w:line="259" w:lineRule="auto"/>
        <w:ind w:left="1076" w:right="90" w:hanging="1091"/>
        <w:rPr>
          <w:ins w:id="113" w:author="Brown,James T" w:date="2019-02-03T14:13:00Z"/>
          <w:color w:val="000000" w:themeColor="text1"/>
        </w:rPr>
      </w:pPr>
    </w:p>
    <w:p w14:paraId="6ADF6818" w14:textId="77777777" w:rsidR="00206B10" w:rsidRDefault="00206B10">
      <w:pPr>
        <w:spacing w:line="259" w:lineRule="auto"/>
        <w:ind w:left="1076" w:right="90" w:hanging="1091"/>
        <w:rPr>
          <w:ins w:id="114" w:author="Brown,James T" w:date="2019-02-03T14:11:00Z"/>
          <w:color w:val="000000" w:themeColor="text1"/>
        </w:rPr>
      </w:pPr>
    </w:p>
    <w:p w14:paraId="17A96319" w14:textId="77777777"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ins w:id="115" w:author="Brown,James T" w:date="2019-02-03T14:13:00Z">
        <w:r>
          <w:rPr>
            <w:color w:val="000000" w:themeColor="text1"/>
          </w:rPr>
          <w:t>4</w:t>
        </w:r>
      </w:ins>
      <w:r w:rsidRPr="004F09C9">
        <w:rPr>
          <w:color w:val="000000" w:themeColor="text1"/>
        </w:rPr>
        <w:t>. FULL MODEL: ANOVA summary table for the additive and interactive effects of photoperiod and diapause genotype and the effect of lean mass accumulation.</w:t>
      </w:r>
    </w:p>
    <w:p w14:paraId="584B6BA8"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ins w:id="116" w:author="Brown, James T." w:date="2019-02-12T11:03:00Z">
        <w:r w:rsidR="00E872D5">
          <w:rPr>
            <w:color w:val="000000" w:themeColor="text1"/>
          </w:rPr>
          <w:t>-</w:t>
        </w:r>
      </w:ins>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761303C5" w14:textId="77777777" w:rsidTr="00B662AB">
        <w:trPr>
          <w:trHeight w:val="427"/>
        </w:trPr>
        <w:tc>
          <w:tcPr>
            <w:tcW w:w="6276" w:type="dxa"/>
            <w:tcBorders>
              <w:top w:val="double" w:sz="3" w:space="0" w:color="000000"/>
              <w:left w:val="nil"/>
              <w:bottom w:val="single" w:sz="3" w:space="0" w:color="000000"/>
              <w:right w:val="nil"/>
            </w:tcBorders>
          </w:tcPr>
          <w:p w14:paraId="606DE10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725D9616"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0B53C91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285593C7"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B965FDD" w14:textId="77777777" w:rsidTr="00B662AB">
        <w:trPr>
          <w:trHeight w:val="297"/>
        </w:trPr>
        <w:tc>
          <w:tcPr>
            <w:tcW w:w="6276" w:type="dxa"/>
            <w:tcBorders>
              <w:top w:val="single" w:sz="3" w:space="0" w:color="000000"/>
              <w:left w:val="nil"/>
              <w:bottom w:val="single" w:sz="3" w:space="0" w:color="000000"/>
              <w:right w:val="nil"/>
            </w:tcBorders>
          </w:tcPr>
          <w:p w14:paraId="52848B89"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41E9E10F"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446BD191"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7538EB3" w14:textId="77777777" w:rsidR="00206B10" w:rsidRPr="004F09C9" w:rsidRDefault="00206B10" w:rsidP="00B662AB">
            <w:pPr>
              <w:spacing w:after="160" w:line="259" w:lineRule="auto"/>
              <w:ind w:left="0" w:firstLine="0"/>
              <w:rPr>
                <w:color w:val="000000" w:themeColor="text1"/>
              </w:rPr>
            </w:pPr>
          </w:p>
        </w:tc>
      </w:tr>
      <w:tr w:rsidR="00206B10" w:rsidRPr="004F09C9" w14:paraId="514FB80F" w14:textId="77777777" w:rsidTr="00B662AB">
        <w:trPr>
          <w:trHeight w:val="328"/>
        </w:trPr>
        <w:tc>
          <w:tcPr>
            <w:tcW w:w="6276" w:type="dxa"/>
            <w:tcBorders>
              <w:top w:val="single" w:sz="3" w:space="0" w:color="000000"/>
              <w:left w:val="nil"/>
              <w:bottom w:val="nil"/>
              <w:right w:val="nil"/>
            </w:tcBorders>
          </w:tcPr>
          <w:p w14:paraId="32E87E6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C46C69C"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623E0C30"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01666C27"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540D5B06" w14:textId="77777777" w:rsidTr="00B662AB">
        <w:trPr>
          <w:trHeight w:val="395"/>
        </w:trPr>
        <w:tc>
          <w:tcPr>
            <w:tcW w:w="6276" w:type="dxa"/>
            <w:tcBorders>
              <w:top w:val="nil"/>
              <w:left w:val="nil"/>
              <w:bottom w:val="nil"/>
              <w:right w:val="nil"/>
            </w:tcBorders>
          </w:tcPr>
          <w:p w14:paraId="7A54F18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7C220A2"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5D6AAC02"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6055BBAA"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39C22C26" w14:textId="77777777" w:rsidTr="00B662AB">
        <w:trPr>
          <w:trHeight w:val="494"/>
        </w:trPr>
        <w:tc>
          <w:tcPr>
            <w:tcW w:w="6276" w:type="dxa"/>
            <w:tcBorders>
              <w:top w:val="nil"/>
              <w:left w:val="nil"/>
              <w:bottom w:val="double" w:sz="3" w:space="0" w:color="000000"/>
              <w:right w:val="nil"/>
            </w:tcBorders>
          </w:tcPr>
          <w:p w14:paraId="1F69CF1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393AA45C"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19C032B1"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7D657EE6"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41862E98" w14:textId="77777777" w:rsidTr="00B662AB">
        <w:trPr>
          <w:trHeight w:val="427"/>
        </w:trPr>
        <w:tc>
          <w:tcPr>
            <w:tcW w:w="6276" w:type="dxa"/>
            <w:tcBorders>
              <w:top w:val="double" w:sz="3" w:space="0" w:color="000000"/>
              <w:left w:val="nil"/>
              <w:bottom w:val="single" w:sz="3" w:space="0" w:color="000000"/>
              <w:right w:val="nil"/>
            </w:tcBorders>
          </w:tcPr>
          <w:p w14:paraId="69248B8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3A0A0FE4"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2F1060B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25C145E" w14:textId="77777777" w:rsidR="00206B10" w:rsidRPr="004F09C9" w:rsidRDefault="00206B10" w:rsidP="00B662AB">
            <w:pPr>
              <w:spacing w:after="160" w:line="259" w:lineRule="auto"/>
              <w:ind w:left="0" w:firstLine="0"/>
              <w:rPr>
                <w:color w:val="000000" w:themeColor="text1"/>
              </w:rPr>
            </w:pPr>
          </w:p>
        </w:tc>
      </w:tr>
      <w:tr w:rsidR="00206B10" w:rsidRPr="004F09C9" w14:paraId="4AFB10F7" w14:textId="77777777" w:rsidTr="00B662AB">
        <w:trPr>
          <w:trHeight w:val="340"/>
        </w:trPr>
        <w:tc>
          <w:tcPr>
            <w:tcW w:w="6276" w:type="dxa"/>
            <w:tcBorders>
              <w:top w:val="single" w:sz="3" w:space="0" w:color="000000"/>
              <w:left w:val="nil"/>
              <w:bottom w:val="nil"/>
              <w:right w:val="nil"/>
            </w:tcBorders>
          </w:tcPr>
          <w:p w14:paraId="53B64BE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38A5F65"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3E7A58F1"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76B2F8AE"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60106AE6" w14:textId="77777777" w:rsidTr="00B662AB">
        <w:trPr>
          <w:trHeight w:val="384"/>
        </w:trPr>
        <w:tc>
          <w:tcPr>
            <w:tcW w:w="6276" w:type="dxa"/>
            <w:tcBorders>
              <w:top w:val="nil"/>
              <w:left w:val="nil"/>
              <w:bottom w:val="nil"/>
              <w:right w:val="nil"/>
            </w:tcBorders>
          </w:tcPr>
          <w:p w14:paraId="1CC6A0F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B1AA171"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17B020E1"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5AEA0D63"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3CFDFEFD" w14:textId="77777777" w:rsidTr="00B662AB">
        <w:trPr>
          <w:trHeight w:val="470"/>
        </w:trPr>
        <w:tc>
          <w:tcPr>
            <w:tcW w:w="6276" w:type="dxa"/>
            <w:tcBorders>
              <w:top w:val="nil"/>
              <w:left w:val="nil"/>
              <w:bottom w:val="single" w:sz="3" w:space="0" w:color="000000"/>
              <w:right w:val="nil"/>
            </w:tcBorders>
          </w:tcPr>
          <w:p w14:paraId="70E1F4E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277C818E"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6E82FD60"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323F2F15"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772BF8E3" w14:textId="77777777" w:rsidR="00206B10" w:rsidRDefault="00206B10">
      <w:pPr>
        <w:spacing w:line="259" w:lineRule="auto"/>
        <w:ind w:left="1076" w:right="90" w:hanging="1091"/>
        <w:rPr>
          <w:ins w:id="117" w:author="Brown,James T" w:date="2019-02-03T14:13:00Z"/>
          <w:color w:val="000000" w:themeColor="text1"/>
        </w:rPr>
      </w:pPr>
    </w:p>
    <w:p w14:paraId="6CF81985" w14:textId="77777777" w:rsidR="00206B10" w:rsidRDefault="00206B10">
      <w:pPr>
        <w:spacing w:line="259" w:lineRule="auto"/>
        <w:ind w:left="1076" w:right="90" w:hanging="1091"/>
        <w:rPr>
          <w:ins w:id="118" w:author="Brown,James T" w:date="2019-02-03T14:14:00Z"/>
          <w:color w:val="000000" w:themeColor="text1"/>
        </w:rPr>
      </w:pPr>
    </w:p>
    <w:p w14:paraId="04F7E34E" w14:textId="77777777" w:rsidR="00206B10" w:rsidRDefault="00206B10">
      <w:pPr>
        <w:spacing w:line="259" w:lineRule="auto"/>
        <w:ind w:left="1076" w:right="90" w:hanging="1091"/>
        <w:rPr>
          <w:ins w:id="119" w:author="Brown,James T" w:date="2019-02-03T14:14:00Z"/>
          <w:color w:val="000000" w:themeColor="text1"/>
        </w:rPr>
      </w:pPr>
    </w:p>
    <w:p w14:paraId="34D7CEAD" w14:textId="77777777" w:rsidR="00206B10" w:rsidRDefault="00206B10">
      <w:pPr>
        <w:spacing w:line="259" w:lineRule="auto"/>
        <w:ind w:left="1076" w:right="90" w:hanging="1091"/>
        <w:rPr>
          <w:ins w:id="120" w:author="Brown,James T" w:date="2019-02-03T14:14:00Z"/>
          <w:color w:val="000000" w:themeColor="text1"/>
        </w:rPr>
      </w:pPr>
    </w:p>
    <w:p w14:paraId="5620842F" w14:textId="77777777" w:rsidR="00206B10" w:rsidRDefault="00206B10">
      <w:pPr>
        <w:spacing w:line="259" w:lineRule="auto"/>
        <w:ind w:left="1076" w:right="90" w:hanging="1091"/>
        <w:rPr>
          <w:ins w:id="121" w:author="Brown,James T" w:date="2019-02-03T14:14:00Z"/>
          <w:color w:val="000000" w:themeColor="text1"/>
        </w:rPr>
      </w:pPr>
    </w:p>
    <w:p w14:paraId="387BE7E6" w14:textId="77777777" w:rsidR="00206B10" w:rsidRDefault="00206B10">
      <w:pPr>
        <w:spacing w:line="259" w:lineRule="auto"/>
        <w:ind w:left="1076" w:right="90" w:hanging="1091"/>
        <w:rPr>
          <w:ins w:id="122" w:author="Brown,James T" w:date="2019-02-03T14:14:00Z"/>
          <w:color w:val="000000" w:themeColor="text1"/>
        </w:rPr>
      </w:pPr>
    </w:p>
    <w:p w14:paraId="047C40D2" w14:textId="77777777" w:rsidR="00206B10" w:rsidRDefault="00206B10">
      <w:pPr>
        <w:spacing w:line="259" w:lineRule="auto"/>
        <w:ind w:left="1076" w:right="90" w:hanging="1091"/>
        <w:rPr>
          <w:ins w:id="123" w:author="Brown,James T" w:date="2019-02-03T14:14:00Z"/>
          <w:color w:val="000000" w:themeColor="text1"/>
        </w:rPr>
      </w:pPr>
    </w:p>
    <w:p w14:paraId="2DCF58BC" w14:textId="77777777" w:rsidR="00206B10" w:rsidRDefault="00206B10">
      <w:pPr>
        <w:spacing w:line="259" w:lineRule="auto"/>
        <w:ind w:left="1076" w:right="90" w:hanging="1091"/>
        <w:rPr>
          <w:ins w:id="124" w:author="Brown,James T" w:date="2019-02-03T14:14:00Z"/>
          <w:color w:val="000000" w:themeColor="text1"/>
        </w:rPr>
      </w:pPr>
    </w:p>
    <w:p w14:paraId="068BF0BA" w14:textId="77777777" w:rsidR="00206B10" w:rsidRDefault="00206B10">
      <w:pPr>
        <w:spacing w:line="259" w:lineRule="auto"/>
        <w:ind w:left="1076" w:right="90" w:hanging="1091"/>
        <w:rPr>
          <w:ins w:id="125" w:author="Brown,James T" w:date="2019-02-03T14:14:00Z"/>
          <w:color w:val="000000" w:themeColor="text1"/>
        </w:rPr>
      </w:pPr>
    </w:p>
    <w:p w14:paraId="419ECD89" w14:textId="77777777" w:rsidR="00206B10" w:rsidRDefault="00206B10">
      <w:pPr>
        <w:spacing w:line="259" w:lineRule="auto"/>
        <w:ind w:left="1076" w:right="90" w:hanging="1091"/>
        <w:rPr>
          <w:ins w:id="126" w:author="Brown,James T" w:date="2019-02-03T14:14:00Z"/>
          <w:color w:val="000000" w:themeColor="text1"/>
        </w:rPr>
      </w:pPr>
    </w:p>
    <w:p w14:paraId="043FE2EE" w14:textId="77777777" w:rsidR="00206B10" w:rsidRDefault="00206B10">
      <w:pPr>
        <w:spacing w:line="259" w:lineRule="auto"/>
        <w:ind w:left="1076" w:right="90" w:hanging="1091"/>
        <w:rPr>
          <w:ins w:id="127" w:author="Brown,James T" w:date="2019-02-03T14:14:00Z"/>
          <w:color w:val="000000" w:themeColor="text1"/>
        </w:rPr>
      </w:pPr>
    </w:p>
    <w:p w14:paraId="21F175FE" w14:textId="77777777" w:rsidR="00206B10" w:rsidRDefault="00206B10">
      <w:pPr>
        <w:spacing w:line="259" w:lineRule="auto"/>
        <w:ind w:left="1076" w:right="90" w:hanging="1091"/>
        <w:rPr>
          <w:ins w:id="128" w:author="Brown,James T" w:date="2019-02-03T14:14:00Z"/>
          <w:color w:val="000000" w:themeColor="text1"/>
        </w:rPr>
      </w:pPr>
    </w:p>
    <w:p w14:paraId="47484739" w14:textId="77777777" w:rsidR="00206B10" w:rsidRDefault="00206B10">
      <w:pPr>
        <w:spacing w:line="259" w:lineRule="auto"/>
        <w:ind w:left="1076" w:right="90" w:hanging="1091"/>
        <w:rPr>
          <w:ins w:id="129" w:author="Brown,James T" w:date="2019-02-03T14:14:00Z"/>
          <w:color w:val="000000" w:themeColor="text1"/>
        </w:rPr>
      </w:pPr>
    </w:p>
    <w:p w14:paraId="3AE12728" w14:textId="77777777" w:rsidR="00206B10" w:rsidRDefault="00206B10">
      <w:pPr>
        <w:spacing w:line="259" w:lineRule="auto"/>
        <w:ind w:left="1076" w:right="90" w:hanging="1091"/>
        <w:rPr>
          <w:ins w:id="130" w:author="Brown,James T" w:date="2019-02-03T14:14:00Z"/>
          <w:color w:val="000000" w:themeColor="text1"/>
        </w:rPr>
      </w:pPr>
    </w:p>
    <w:p w14:paraId="6AA7EE03" w14:textId="77777777" w:rsidR="00206B10" w:rsidRDefault="00206B10">
      <w:pPr>
        <w:spacing w:line="259" w:lineRule="auto"/>
        <w:ind w:left="1076" w:right="90" w:hanging="1091"/>
        <w:rPr>
          <w:ins w:id="131" w:author="Brown,James T" w:date="2019-02-03T14:14:00Z"/>
          <w:color w:val="000000" w:themeColor="text1"/>
        </w:rPr>
      </w:pPr>
    </w:p>
    <w:p w14:paraId="4762EA0B" w14:textId="77777777" w:rsidR="00206B10" w:rsidRDefault="00206B10">
      <w:pPr>
        <w:spacing w:line="259" w:lineRule="auto"/>
        <w:ind w:left="1076" w:right="90" w:hanging="1091"/>
        <w:rPr>
          <w:ins w:id="132" w:author="Brown,James T" w:date="2019-02-03T14:14:00Z"/>
          <w:color w:val="000000" w:themeColor="text1"/>
        </w:rPr>
      </w:pPr>
    </w:p>
    <w:p w14:paraId="38B972A0" w14:textId="77777777" w:rsidR="00206B10" w:rsidRDefault="00206B10">
      <w:pPr>
        <w:spacing w:line="259" w:lineRule="auto"/>
        <w:ind w:left="1076" w:right="90" w:hanging="1091"/>
        <w:rPr>
          <w:ins w:id="133" w:author="Brown,James T" w:date="2019-02-03T14:14:00Z"/>
          <w:color w:val="000000" w:themeColor="text1"/>
        </w:rPr>
      </w:pPr>
    </w:p>
    <w:p w14:paraId="3D6F3AAB" w14:textId="77777777" w:rsidR="00206B10" w:rsidRDefault="00206B10">
      <w:pPr>
        <w:spacing w:line="259" w:lineRule="auto"/>
        <w:ind w:left="1076" w:right="90" w:hanging="1091"/>
        <w:rPr>
          <w:ins w:id="134" w:author="Brown,James T" w:date="2019-02-03T14:14:00Z"/>
          <w:color w:val="000000" w:themeColor="text1"/>
        </w:rPr>
      </w:pPr>
    </w:p>
    <w:p w14:paraId="6F2A8417" w14:textId="77777777" w:rsidR="00206B10" w:rsidRDefault="00206B10">
      <w:pPr>
        <w:spacing w:line="259" w:lineRule="auto"/>
        <w:ind w:left="1076" w:right="90" w:hanging="1091"/>
        <w:rPr>
          <w:ins w:id="135" w:author="Brown,James T" w:date="2019-02-03T14:14:00Z"/>
          <w:color w:val="000000" w:themeColor="text1"/>
        </w:rPr>
      </w:pPr>
    </w:p>
    <w:p w14:paraId="4D1A5B9E" w14:textId="77777777" w:rsidR="00206B10" w:rsidRDefault="00206B10">
      <w:pPr>
        <w:spacing w:line="259" w:lineRule="auto"/>
        <w:ind w:left="1076" w:right="90" w:hanging="1091"/>
        <w:rPr>
          <w:ins w:id="136" w:author="Brown,James T" w:date="2019-02-03T14:14:00Z"/>
          <w:color w:val="000000" w:themeColor="text1"/>
        </w:rPr>
      </w:pPr>
    </w:p>
    <w:p w14:paraId="0739A095" w14:textId="77777777" w:rsidR="00206B10" w:rsidRDefault="00206B10">
      <w:pPr>
        <w:spacing w:line="259" w:lineRule="auto"/>
        <w:ind w:left="1076" w:right="90" w:hanging="1091"/>
        <w:rPr>
          <w:ins w:id="137" w:author="Brown,James T" w:date="2019-02-03T14:14:00Z"/>
          <w:color w:val="000000" w:themeColor="text1"/>
        </w:rPr>
      </w:pPr>
    </w:p>
    <w:p w14:paraId="48D221FC" w14:textId="77777777" w:rsidR="00206B10" w:rsidRDefault="00206B10">
      <w:pPr>
        <w:spacing w:line="259" w:lineRule="auto"/>
        <w:ind w:left="1076" w:right="90" w:hanging="1091"/>
        <w:rPr>
          <w:ins w:id="138" w:author="Brown,James T" w:date="2019-02-03T14:14:00Z"/>
          <w:color w:val="000000" w:themeColor="text1"/>
        </w:rPr>
      </w:pPr>
    </w:p>
    <w:p w14:paraId="406EA0AE" w14:textId="77777777" w:rsidR="00206B10" w:rsidRDefault="00206B10">
      <w:pPr>
        <w:spacing w:line="259" w:lineRule="auto"/>
        <w:ind w:left="1076" w:right="90" w:hanging="1091"/>
        <w:rPr>
          <w:ins w:id="139" w:author="Brown,James T" w:date="2019-02-03T14:14:00Z"/>
          <w:color w:val="000000" w:themeColor="text1"/>
        </w:rPr>
      </w:pPr>
    </w:p>
    <w:p w14:paraId="6F170EC5" w14:textId="77777777" w:rsidR="00206B10" w:rsidRDefault="00206B10">
      <w:pPr>
        <w:spacing w:line="259" w:lineRule="auto"/>
        <w:ind w:left="1076" w:right="90" w:hanging="1091"/>
        <w:rPr>
          <w:ins w:id="140" w:author="Brown,James T" w:date="2019-02-03T14:14:00Z"/>
          <w:color w:val="000000" w:themeColor="text1"/>
        </w:rPr>
      </w:pPr>
    </w:p>
    <w:p w14:paraId="629E9A6B" w14:textId="77777777" w:rsidR="00206B10" w:rsidRDefault="00206B10">
      <w:pPr>
        <w:spacing w:line="259" w:lineRule="auto"/>
        <w:ind w:left="1076" w:right="90" w:hanging="1091"/>
        <w:rPr>
          <w:ins w:id="141" w:author="Brown,James T" w:date="2019-02-03T14:14:00Z"/>
          <w:color w:val="000000" w:themeColor="text1"/>
        </w:rPr>
      </w:pPr>
    </w:p>
    <w:p w14:paraId="7996E8A3" w14:textId="77777777" w:rsidR="00206B10" w:rsidRDefault="00206B10">
      <w:pPr>
        <w:spacing w:line="259" w:lineRule="auto"/>
        <w:ind w:left="1076" w:right="90" w:hanging="1091"/>
        <w:rPr>
          <w:ins w:id="142" w:author="Brown,James T" w:date="2019-02-03T14:13:00Z"/>
          <w:color w:val="000000" w:themeColor="text1"/>
        </w:rPr>
      </w:pPr>
    </w:p>
    <w:p w14:paraId="2D67B964" w14:textId="77777777" w:rsidR="00206B10" w:rsidRDefault="00206B10">
      <w:pPr>
        <w:spacing w:line="259" w:lineRule="auto"/>
        <w:ind w:left="1076" w:right="90" w:hanging="1091"/>
        <w:rPr>
          <w:ins w:id="143" w:author="Brown,James T" w:date="2019-02-03T14:14:00Z"/>
          <w:color w:val="000000" w:themeColor="text1"/>
        </w:rPr>
      </w:pPr>
    </w:p>
    <w:p w14:paraId="7F3FF4AF" w14:textId="77777777"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ins w:id="144" w:author="Brown,James T" w:date="2019-02-03T14:14:00Z">
        <w:r>
          <w:rPr>
            <w:color w:val="000000" w:themeColor="text1"/>
          </w:rPr>
          <w:t>5</w:t>
        </w:r>
      </w:ins>
      <w:r w:rsidRPr="004F09C9">
        <w:rPr>
          <w:color w:val="000000" w:themeColor="text1"/>
        </w:rPr>
        <w:t>. FULL MODEL: ANOVA summary table for the additive and interactive effects of</w:t>
      </w:r>
    </w:p>
    <w:p w14:paraId="539AE917"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ins w:id="145" w:author="Brown, James T." w:date="2019-02-12T11:03:00Z">
        <w:r w:rsidR="00E872D5">
          <w:rPr>
            <w:color w:val="000000" w:themeColor="text1"/>
          </w:rPr>
          <w:t>-</w:t>
        </w:r>
      </w:ins>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0FB63A0" w14:textId="77777777" w:rsidTr="00B662AB">
        <w:trPr>
          <w:trHeight w:val="398"/>
        </w:trPr>
        <w:tc>
          <w:tcPr>
            <w:tcW w:w="5857" w:type="dxa"/>
            <w:tcBorders>
              <w:top w:val="double" w:sz="3" w:space="0" w:color="000000"/>
              <w:left w:val="nil"/>
              <w:bottom w:val="double" w:sz="3" w:space="0" w:color="000000"/>
              <w:right w:val="nil"/>
            </w:tcBorders>
          </w:tcPr>
          <w:p w14:paraId="78ECF99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362FCE5A"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630C2B09"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64DBD807"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13F4992F" w14:textId="77777777" w:rsidTr="00B662AB">
        <w:trPr>
          <w:trHeight w:val="321"/>
        </w:trPr>
        <w:tc>
          <w:tcPr>
            <w:tcW w:w="5857" w:type="dxa"/>
            <w:tcBorders>
              <w:top w:val="double" w:sz="3" w:space="0" w:color="000000"/>
              <w:left w:val="nil"/>
              <w:bottom w:val="single" w:sz="3" w:space="0" w:color="000000"/>
              <w:right w:val="nil"/>
            </w:tcBorders>
          </w:tcPr>
          <w:p w14:paraId="2729DE39"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0C3EF62B"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667691B5"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DC0AE88" w14:textId="77777777" w:rsidR="00206B10" w:rsidRPr="004F09C9" w:rsidRDefault="00206B10" w:rsidP="00B662AB">
            <w:pPr>
              <w:spacing w:after="160" w:line="259" w:lineRule="auto"/>
              <w:ind w:left="0" w:firstLine="0"/>
              <w:rPr>
                <w:color w:val="000000" w:themeColor="text1"/>
              </w:rPr>
            </w:pPr>
          </w:p>
        </w:tc>
      </w:tr>
      <w:tr w:rsidR="00206B10" w:rsidRPr="004F09C9" w14:paraId="0E8E5D77" w14:textId="77777777" w:rsidTr="00B662AB">
        <w:trPr>
          <w:trHeight w:val="340"/>
        </w:trPr>
        <w:tc>
          <w:tcPr>
            <w:tcW w:w="5857" w:type="dxa"/>
            <w:tcBorders>
              <w:top w:val="single" w:sz="3" w:space="0" w:color="000000"/>
              <w:left w:val="nil"/>
              <w:bottom w:val="nil"/>
              <w:right w:val="nil"/>
            </w:tcBorders>
          </w:tcPr>
          <w:p w14:paraId="29A56AA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49F87210"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5B3CA5E7"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40B583CE"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77B4DB06" w14:textId="77777777" w:rsidTr="00B662AB">
        <w:trPr>
          <w:trHeight w:val="384"/>
        </w:trPr>
        <w:tc>
          <w:tcPr>
            <w:tcW w:w="5857" w:type="dxa"/>
            <w:tcBorders>
              <w:top w:val="nil"/>
              <w:left w:val="nil"/>
              <w:bottom w:val="nil"/>
              <w:right w:val="nil"/>
            </w:tcBorders>
          </w:tcPr>
          <w:p w14:paraId="06A459B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A12F096"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73A49749"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C4CC1D6"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E887620" w14:textId="77777777" w:rsidTr="00B662AB">
        <w:trPr>
          <w:trHeight w:val="470"/>
        </w:trPr>
        <w:tc>
          <w:tcPr>
            <w:tcW w:w="5857" w:type="dxa"/>
            <w:tcBorders>
              <w:top w:val="nil"/>
              <w:left w:val="nil"/>
              <w:bottom w:val="single" w:sz="3" w:space="0" w:color="000000"/>
              <w:right w:val="nil"/>
            </w:tcBorders>
          </w:tcPr>
          <w:p w14:paraId="70435C6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633DCD7D"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5501130B"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254476A6"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64288FD3" w14:textId="77777777" w:rsidR="00206B10" w:rsidRDefault="00206B10">
      <w:pPr>
        <w:spacing w:line="259" w:lineRule="auto"/>
        <w:ind w:left="1076" w:right="90" w:hanging="1091"/>
        <w:rPr>
          <w:ins w:id="146" w:author="Brown,James T" w:date="2019-02-03T14:14:00Z"/>
          <w:color w:val="000000" w:themeColor="text1"/>
        </w:rPr>
      </w:pPr>
    </w:p>
    <w:p w14:paraId="03228891" w14:textId="77777777" w:rsidR="00206B10" w:rsidRDefault="00206B10">
      <w:pPr>
        <w:spacing w:line="259" w:lineRule="auto"/>
        <w:ind w:left="1076" w:right="90" w:hanging="1091"/>
        <w:rPr>
          <w:ins w:id="147" w:author="Brown,James T" w:date="2019-02-03T14:14:00Z"/>
          <w:color w:val="000000" w:themeColor="text1"/>
        </w:rPr>
      </w:pPr>
    </w:p>
    <w:p w14:paraId="5EDDE044" w14:textId="77777777" w:rsidR="00206B10" w:rsidRDefault="00206B10">
      <w:pPr>
        <w:spacing w:line="259" w:lineRule="auto"/>
        <w:ind w:left="1076" w:right="90" w:hanging="1091"/>
        <w:rPr>
          <w:ins w:id="148" w:author="Brown,James T" w:date="2019-02-03T14:14:00Z"/>
          <w:color w:val="000000" w:themeColor="text1"/>
        </w:rPr>
      </w:pPr>
    </w:p>
    <w:p w14:paraId="00F17663" w14:textId="77777777" w:rsidR="00206B10" w:rsidRDefault="00206B10">
      <w:pPr>
        <w:spacing w:line="259" w:lineRule="auto"/>
        <w:ind w:left="1076" w:right="90" w:hanging="1091"/>
        <w:rPr>
          <w:ins w:id="149" w:author="Brown,James T" w:date="2019-02-03T14:14:00Z"/>
          <w:color w:val="000000" w:themeColor="text1"/>
        </w:rPr>
      </w:pPr>
    </w:p>
    <w:p w14:paraId="4A576ABD" w14:textId="77777777" w:rsidR="00206B10" w:rsidRDefault="00206B10">
      <w:pPr>
        <w:spacing w:line="259" w:lineRule="auto"/>
        <w:ind w:left="1076" w:right="90" w:hanging="1091"/>
        <w:rPr>
          <w:ins w:id="150" w:author="Brown,James T" w:date="2019-02-03T14:14:00Z"/>
          <w:color w:val="000000" w:themeColor="text1"/>
        </w:rPr>
      </w:pPr>
    </w:p>
    <w:p w14:paraId="16A6A609" w14:textId="77777777" w:rsidR="00206B10" w:rsidRDefault="00206B10">
      <w:pPr>
        <w:spacing w:line="259" w:lineRule="auto"/>
        <w:ind w:left="1076" w:right="90" w:hanging="1091"/>
        <w:rPr>
          <w:ins w:id="151" w:author="Brown,James T" w:date="2019-02-03T14:14:00Z"/>
          <w:color w:val="000000" w:themeColor="text1"/>
        </w:rPr>
      </w:pPr>
    </w:p>
    <w:p w14:paraId="123C7041" w14:textId="77777777" w:rsidR="00206B10" w:rsidRDefault="00206B10">
      <w:pPr>
        <w:spacing w:line="259" w:lineRule="auto"/>
        <w:ind w:left="1076" w:right="90" w:hanging="1091"/>
        <w:rPr>
          <w:ins w:id="152" w:author="Brown,James T" w:date="2019-02-03T14:14:00Z"/>
          <w:color w:val="000000" w:themeColor="text1"/>
        </w:rPr>
      </w:pPr>
    </w:p>
    <w:p w14:paraId="33AB1DF1" w14:textId="77777777" w:rsidR="00206B10" w:rsidRDefault="00206B10">
      <w:pPr>
        <w:spacing w:line="259" w:lineRule="auto"/>
        <w:ind w:left="1076" w:right="90" w:hanging="1091"/>
        <w:rPr>
          <w:ins w:id="153" w:author="Brown,James T" w:date="2019-02-03T14:14:00Z"/>
          <w:color w:val="000000" w:themeColor="text1"/>
        </w:rPr>
      </w:pPr>
    </w:p>
    <w:p w14:paraId="46A88675" w14:textId="77777777" w:rsidR="00206B10" w:rsidRDefault="00206B10">
      <w:pPr>
        <w:spacing w:line="259" w:lineRule="auto"/>
        <w:ind w:left="1076" w:right="90" w:hanging="1091"/>
        <w:rPr>
          <w:ins w:id="154" w:author="Brown,James T" w:date="2019-02-03T14:14:00Z"/>
          <w:color w:val="000000" w:themeColor="text1"/>
        </w:rPr>
      </w:pPr>
    </w:p>
    <w:p w14:paraId="4A3B2386" w14:textId="77777777" w:rsidR="00206B10" w:rsidRDefault="00206B10">
      <w:pPr>
        <w:spacing w:line="259" w:lineRule="auto"/>
        <w:ind w:left="1076" w:right="90" w:hanging="1091"/>
        <w:rPr>
          <w:ins w:id="155" w:author="Brown,James T" w:date="2019-02-03T14:14:00Z"/>
          <w:color w:val="000000" w:themeColor="text1"/>
        </w:rPr>
      </w:pPr>
    </w:p>
    <w:p w14:paraId="59CEB088" w14:textId="77777777" w:rsidR="00206B10" w:rsidRDefault="00206B10">
      <w:pPr>
        <w:spacing w:line="259" w:lineRule="auto"/>
        <w:ind w:left="1076" w:right="90" w:hanging="1091"/>
        <w:rPr>
          <w:ins w:id="156" w:author="Brown,James T" w:date="2019-02-03T14:14:00Z"/>
          <w:color w:val="000000" w:themeColor="text1"/>
        </w:rPr>
      </w:pPr>
    </w:p>
    <w:p w14:paraId="69573DFA" w14:textId="77777777" w:rsidR="00206B10" w:rsidRDefault="00206B10">
      <w:pPr>
        <w:spacing w:line="259" w:lineRule="auto"/>
        <w:ind w:left="1076" w:right="90" w:hanging="1091"/>
        <w:rPr>
          <w:ins w:id="157" w:author="Brown,James T" w:date="2019-02-03T14:14:00Z"/>
          <w:color w:val="000000" w:themeColor="text1"/>
        </w:rPr>
      </w:pPr>
    </w:p>
    <w:p w14:paraId="52F1813A" w14:textId="77777777" w:rsidR="00206B10" w:rsidRDefault="00206B10">
      <w:pPr>
        <w:spacing w:line="259" w:lineRule="auto"/>
        <w:ind w:left="1076" w:right="90" w:hanging="1091"/>
        <w:rPr>
          <w:ins w:id="158" w:author="Brown,James T" w:date="2019-02-03T14:14:00Z"/>
          <w:color w:val="000000" w:themeColor="text1"/>
        </w:rPr>
      </w:pPr>
    </w:p>
    <w:p w14:paraId="15F76D02" w14:textId="77777777" w:rsidR="00206B10" w:rsidRDefault="00206B10">
      <w:pPr>
        <w:spacing w:line="259" w:lineRule="auto"/>
        <w:ind w:left="1076" w:right="90" w:hanging="1091"/>
        <w:rPr>
          <w:ins w:id="159" w:author="Brown,James T" w:date="2019-02-03T14:14:00Z"/>
          <w:color w:val="000000" w:themeColor="text1"/>
        </w:rPr>
      </w:pPr>
    </w:p>
    <w:p w14:paraId="501D9E86" w14:textId="77777777" w:rsidR="00206B10" w:rsidRDefault="00206B10">
      <w:pPr>
        <w:spacing w:line="259" w:lineRule="auto"/>
        <w:ind w:left="1076" w:right="90" w:hanging="1091"/>
        <w:rPr>
          <w:ins w:id="160" w:author="Brown,James T" w:date="2019-02-03T14:14:00Z"/>
          <w:color w:val="000000" w:themeColor="text1"/>
        </w:rPr>
      </w:pPr>
    </w:p>
    <w:p w14:paraId="1B574862" w14:textId="77777777" w:rsidR="00206B10" w:rsidRDefault="00206B10">
      <w:pPr>
        <w:spacing w:line="259" w:lineRule="auto"/>
        <w:ind w:left="1076" w:right="90" w:hanging="1091"/>
        <w:rPr>
          <w:ins w:id="161" w:author="Brown,James T" w:date="2019-02-03T14:14:00Z"/>
          <w:color w:val="000000" w:themeColor="text1"/>
        </w:rPr>
      </w:pPr>
    </w:p>
    <w:p w14:paraId="7E8098EF" w14:textId="77777777" w:rsidR="00206B10" w:rsidRDefault="00206B10">
      <w:pPr>
        <w:spacing w:line="259" w:lineRule="auto"/>
        <w:ind w:left="1076" w:right="90" w:hanging="1091"/>
        <w:rPr>
          <w:ins w:id="162" w:author="Brown,James T" w:date="2019-02-03T14:14:00Z"/>
          <w:color w:val="000000" w:themeColor="text1"/>
        </w:rPr>
      </w:pPr>
    </w:p>
    <w:p w14:paraId="26781804" w14:textId="77777777" w:rsidR="00206B10" w:rsidRDefault="00206B10">
      <w:pPr>
        <w:spacing w:line="259" w:lineRule="auto"/>
        <w:ind w:left="1076" w:right="90" w:hanging="1091"/>
        <w:rPr>
          <w:ins w:id="163" w:author="Brown,James T" w:date="2019-02-03T14:14:00Z"/>
          <w:color w:val="000000" w:themeColor="text1"/>
        </w:rPr>
      </w:pPr>
    </w:p>
    <w:p w14:paraId="683E096C" w14:textId="77777777" w:rsidR="00206B10" w:rsidRDefault="00206B10">
      <w:pPr>
        <w:spacing w:line="259" w:lineRule="auto"/>
        <w:ind w:left="1076" w:right="90" w:hanging="1091"/>
        <w:rPr>
          <w:ins w:id="164" w:author="Brown,James T" w:date="2019-02-03T14:14:00Z"/>
          <w:color w:val="000000" w:themeColor="text1"/>
        </w:rPr>
      </w:pPr>
    </w:p>
    <w:p w14:paraId="2EFC6860" w14:textId="77777777" w:rsidR="00206B10" w:rsidRDefault="00206B10">
      <w:pPr>
        <w:spacing w:line="259" w:lineRule="auto"/>
        <w:ind w:left="1076" w:right="90" w:hanging="1091"/>
        <w:rPr>
          <w:ins w:id="165" w:author="Brown,James T" w:date="2019-02-03T14:14:00Z"/>
          <w:color w:val="000000" w:themeColor="text1"/>
        </w:rPr>
      </w:pPr>
    </w:p>
    <w:p w14:paraId="243CF32F" w14:textId="77777777" w:rsidR="00206B10" w:rsidRDefault="00206B10">
      <w:pPr>
        <w:spacing w:line="259" w:lineRule="auto"/>
        <w:ind w:left="1076" w:right="90" w:hanging="1091"/>
        <w:rPr>
          <w:ins w:id="166" w:author="Brown,James T" w:date="2019-02-03T14:14:00Z"/>
          <w:color w:val="000000" w:themeColor="text1"/>
        </w:rPr>
      </w:pPr>
    </w:p>
    <w:p w14:paraId="514A106A" w14:textId="77777777" w:rsidR="00206B10" w:rsidRDefault="00206B10">
      <w:pPr>
        <w:spacing w:line="259" w:lineRule="auto"/>
        <w:ind w:left="1076" w:right="90" w:hanging="1091"/>
        <w:rPr>
          <w:ins w:id="167" w:author="Brown,James T" w:date="2019-02-03T14:14:00Z"/>
          <w:color w:val="000000" w:themeColor="text1"/>
        </w:rPr>
      </w:pPr>
    </w:p>
    <w:p w14:paraId="21649125" w14:textId="77777777" w:rsidR="00206B10" w:rsidRDefault="00206B10">
      <w:pPr>
        <w:spacing w:line="259" w:lineRule="auto"/>
        <w:ind w:left="1076" w:right="90" w:hanging="1091"/>
        <w:rPr>
          <w:ins w:id="168" w:author="Brown,James T" w:date="2019-02-03T14:14:00Z"/>
          <w:color w:val="000000" w:themeColor="text1"/>
        </w:rPr>
      </w:pPr>
    </w:p>
    <w:p w14:paraId="2A20FBBB" w14:textId="77777777" w:rsidR="00206B10" w:rsidRDefault="00206B10">
      <w:pPr>
        <w:spacing w:line="259" w:lineRule="auto"/>
        <w:ind w:left="1076" w:right="90" w:hanging="1091"/>
        <w:rPr>
          <w:ins w:id="169" w:author="Brown,James T" w:date="2019-02-03T14:14:00Z"/>
          <w:color w:val="000000" w:themeColor="text1"/>
        </w:rPr>
      </w:pPr>
    </w:p>
    <w:p w14:paraId="4E65ECC1" w14:textId="77777777" w:rsidR="00206B10" w:rsidRDefault="00206B10">
      <w:pPr>
        <w:spacing w:line="259" w:lineRule="auto"/>
        <w:ind w:left="1076" w:right="90" w:hanging="1091"/>
        <w:rPr>
          <w:ins w:id="170" w:author="Brown,James T" w:date="2019-02-03T14:14:00Z"/>
          <w:color w:val="000000" w:themeColor="text1"/>
        </w:rPr>
      </w:pPr>
    </w:p>
    <w:p w14:paraId="37388E51" w14:textId="77777777" w:rsidR="00206B10" w:rsidRDefault="00206B10">
      <w:pPr>
        <w:spacing w:line="259" w:lineRule="auto"/>
        <w:ind w:left="1076" w:right="90" w:hanging="1091"/>
        <w:rPr>
          <w:ins w:id="171" w:author="Brown,James T" w:date="2019-02-03T14:14:00Z"/>
          <w:color w:val="000000" w:themeColor="text1"/>
        </w:rPr>
      </w:pPr>
    </w:p>
    <w:p w14:paraId="0FB889FA" w14:textId="77777777" w:rsidR="00206B10" w:rsidRDefault="00206B10">
      <w:pPr>
        <w:spacing w:line="259" w:lineRule="auto"/>
        <w:ind w:left="1076" w:right="90" w:hanging="1091"/>
        <w:rPr>
          <w:ins w:id="172" w:author="Brown,James T" w:date="2019-02-03T14:14:00Z"/>
          <w:color w:val="000000" w:themeColor="text1"/>
        </w:rPr>
      </w:pPr>
    </w:p>
    <w:p w14:paraId="3591F96A" w14:textId="77777777" w:rsidR="00206B10" w:rsidRDefault="00206B10">
      <w:pPr>
        <w:spacing w:line="259" w:lineRule="auto"/>
        <w:ind w:left="1076" w:right="90" w:hanging="1091"/>
        <w:rPr>
          <w:ins w:id="173" w:author="Brown,James T" w:date="2019-02-03T14:14:00Z"/>
          <w:color w:val="000000" w:themeColor="text1"/>
        </w:rPr>
      </w:pPr>
    </w:p>
    <w:p w14:paraId="3C1A16D3" w14:textId="77777777" w:rsidR="00206B10" w:rsidRDefault="00206B10">
      <w:pPr>
        <w:spacing w:line="259" w:lineRule="auto"/>
        <w:ind w:left="1076" w:right="90" w:hanging="1091"/>
        <w:rPr>
          <w:ins w:id="174" w:author="Brown,James T" w:date="2019-02-03T14:14:00Z"/>
          <w:color w:val="000000" w:themeColor="text1"/>
        </w:rPr>
      </w:pPr>
    </w:p>
    <w:p w14:paraId="4FEA62C9" w14:textId="77777777" w:rsidR="00206B10" w:rsidRDefault="00206B10">
      <w:pPr>
        <w:spacing w:line="259" w:lineRule="auto"/>
        <w:ind w:left="1076" w:right="90" w:hanging="1091"/>
        <w:rPr>
          <w:ins w:id="175" w:author="Brown,James T" w:date="2019-02-03T14:14:00Z"/>
          <w:color w:val="000000" w:themeColor="text1"/>
        </w:rPr>
      </w:pPr>
    </w:p>
    <w:p w14:paraId="6DDC9375" w14:textId="77777777" w:rsidR="00206B10" w:rsidRDefault="00206B10">
      <w:pPr>
        <w:spacing w:line="259" w:lineRule="auto"/>
        <w:ind w:left="1076" w:right="90" w:hanging="1091"/>
        <w:rPr>
          <w:ins w:id="176" w:author="Brown,James T" w:date="2019-02-03T14:14:00Z"/>
          <w:color w:val="000000" w:themeColor="text1"/>
        </w:rPr>
      </w:pPr>
    </w:p>
    <w:p w14:paraId="4211D28F"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Table 3-</w:t>
      </w:r>
      <w:ins w:id="177" w:author="Brown,James T" w:date="2019-02-10T17:32:00Z">
        <w:r w:rsidR="00A37F0F">
          <w:rPr>
            <w:color w:val="000000" w:themeColor="text1"/>
          </w:rPr>
          <w:t>6</w:t>
        </w:r>
      </w:ins>
      <w:r w:rsidRPr="004F09C9">
        <w:rPr>
          <w:color w:val="000000" w:themeColor="text1"/>
        </w:rPr>
        <w:t xml:space="preserve">. REDUCED MODEL: Linear mixed effects model table for lean mass accumulation between long-diapause genotype and short-diapause genotype larvae in diapause programming and non-diapause conditions. Asterisks "*" indicate statistical significance, ns represents </w:t>
      </w:r>
      <w:ins w:id="178" w:author="Brown, James T." w:date="2019-02-12T11:03:00Z">
        <w:r w:rsidR="00E872D5">
          <w:rPr>
            <w:color w:val="000000" w:themeColor="text1"/>
          </w:rPr>
          <w:t>non-significant</w:t>
        </w:r>
      </w:ins>
      <w:r w:rsidRPr="004F09C9">
        <w:rPr>
          <w:color w:val="000000" w:themeColor="text1"/>
        </w:rPr>
        <w: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1FE3CFB5" w14:textId="77777777">
        <w:trPr>
          <w:trHeight w:val="374"/>
        </w:trPr>
        <w:tc>
          <w:tcPr>
            <w:tcW w:w="4909" w:type="dxa"/>
            <w:tcBorders>
              <w:top w:val="double" w:sz="3" w:space="0" w:color="000000"/>
              <w:left w:val="nil"/>
              <w:bottom w:val="single" w:sz="3" w:space="0" w:color="000000"/>
              <w:right w:val="nil"/>
            </w:tcBorders>
          </w:tcPr>
          <w:p w14:paraId="40C796E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43F43B43"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0B92470B"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05BC3256"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B6A00E5" w14:textId="77777777">
        <w:trPr>
          <w:trHeight w:val="297"/>
        </w:trPr>
        <w:tc>
          <w:tcPr>
            <w:tcW w:w="4909" w:type="dxa"/>
            <w:tcBorders>
              <w:top w:val="single" w:sz="3" w:space="0" w:color="000000"/>
              <w:left w:val="nil"/>
              <w:bottom w:val="single" w:sz="3" w:space="0" w:color="000000"/>
              <w:right w:val="nil"/>
            </w:tcBorders>
          </w:tcPr>
          <w:p w14:paraId="01A40AA8"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0D396F7B"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F7667BF"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2C76FA38" w14:textId="77777777" w:rsidR="006F58EA" w:rsidRPr="004F09C9" w:rsidRDefault="006F58EA">
            <w:pPr>
              <w:spacing w:after="160" w:line="259" w:lineRule="auto"/>
              <w:ind w:left="0" w:firstLine="0"/>
              <w:rPr>
                <w:color w:val="000000" w:themeColor="text1"/>
              </w:rPr>
            </w:pPr>
          </w:p>
        </w:tc>
      </w:tr>
      <w:tr w:rsidR="006F58EA" w:rsidRPr="004F09C9" w14:paraId="767CC401" w14:textId="77777777">
        <w:trPr>
          <w:trHeight w:val="328"/>
        </w:trPr>
        <w:tc>
          <w:tcPr>
            <w:tcW w:w="4909" w:type="dxa"/>
            <w:tcBorders>
              <w:top w:val="single" w:sz="3" w:space="0" w:color="000000"/>
              <w:left w:val="nil"/>
              <w:bottom w:val="nil"/>
              <w:right w:val="nil"/>
            </w:tcBorders>
          </w:tcPr>
          <w:p w14:paraId="5CB1472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802933C"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35D71AE5"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182FA294"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4483B9A9" w14:textId="77777777">
        <w:trPr>
          <w:trHeight w:val="494"/>
        </w:trPr>
        <w:tc>
          <w:tcPr>
            <w:tcW w:w="4909" w:type="dxa"/>
            <w:tcBorders>
              <w:top w:val="nil"/>
              <w:left w:val="nil"/>
              <w:bottom w:val="double" w:sz="3" w:space="0" w:color="000000"/>
              <w:right w:val="nil"/>
            </w:tcBorders>
          </w:tcPr>
          <w:p w14:paraId="2B785C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4370BBD6"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56E2DB68"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5807F661"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5D2C84C8" w14:textId="77777777">
        <w:trPr>
          <w:trHeight w:val="321"/>
        </w:trPr>
        <w:tc>
          <w:tcPr>
            <w:tcW w:w="4909" w:type="dxa"/>
            <w:tcBorders>
              <w:top w:val="double" w:sz="3" w:space="0" w:color="000000"/>
              <w:left w:val="nil"/>
              <w:bottom w:val="single" w:sz="3" w:space="0" w:color="000000"/>
              <w:right w:val="nil"/>
            </w:tcBorders>
          </w:tcPr>
          <w:p w14:paraId="0C765AB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3383F66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8909CEA"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E0B280" w14:textId="77777777" w:rsidR="006F58EA" w:rsidRPr="004F09C9" w:rsidRDefault="006F58EA">
            <w:pPr>
              <w:spacing w:after="160" w:line="259" w:lineRule="auto"/>
              <w:ind w:left="0" w:firstLine="0"/>
              <w:rPr>
                <w:color w:val="000000" w:themeColor="text1"/>
              </w:rPr>
            </w:pPr>
          </w:p>
        </w:tc>
      </w:tr>
      <w:tr w:rsidR="006F58EA" w:rsidRPr="004F09C9" w14:paraId="4DF80C6E" w14:textId="77777777">
        <w:trPr>
          <w:trHeight w:val="340"/>
        </w:trPr>
        <w:tc>
          <w:tcPr>
            <w:tcW w:w="4909" w:type="dxa"/>
            <w:tcBorders>
              <w:top w:val="single" w:sz="3" w:space="0" w:color="000000"/>
              <w:left w:val="nil"/>
              <w:bottom w:val="nil"/>
              <w:right w:val="nil"/>
            </w:tcBorders>
          </w:tcPr>
          <w:p w14:paraId="0FEED3E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84450A8"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4FD73404"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0DF3686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BF5A1C8" w14:textId="77777777">
        <w:trPr>
          <w:trHeight w:val="458"/>
        </w:trPr>
        <w:tc>
          <w:tcPr>
            <w:tcW w:w="4909" w:type="dxa"/>
            <w:tcBorders>
              <w:top w:val="nil"/>
              <w:left w:val="nil"/>
              <w:bottom w:val="single" w:sz="3" w:space="0" w:color="000000"/>
              <w:right w:val="nil"/>
            </w:tcBorders>
          </w:tcPr>
          <w:p w14:paraId="4001C4D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1EE8F64C"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6A3D900F"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56CC701B"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194C7E07" w14:textId="77777777" w:rsidR="00D27C9E" w:rsidRPr="004F09C9" w:rsidRDefault="00D27C9E">
      <w:pPr>
        <w:spacing w:line="259" w:lineRule="auto"/>
        <w:ind w:left="1076" w:right="90" w:hanging="1091"/>
        <w:rPr>
          <w:color w:val="000000" w:themeColor="text1"/>
        </w:rPr>
      </w:pPr>
    </w:p>
    <w:p w14:paraId="268B9C80" w14:textId="77777777" w:rsidR="00D27C9E" w:rsidRDefault="00D27C9E">
      <w:pPr>
        <w:spacing w:line="259" w:lineRule="auto"/>
        <w:ind w:left="1076" w:right="90" w:hanging="1091"/>
        <w:rPr>
          <w:ins w:id="179" w:author="Brown,James T" w:date="2019-02-03T14:15:00Z"/>
          <w:color w:val="000000" w:themeColor="text1"/>
        </w:rPr>
      </w:pPr>
    </w:p>
    <w:p w14:paraId="54FF98B1" w14:textId="77777777" w:rsidR="00206B10" w:rsidRDefault="00206B10">
      <w:pPr>
        <w:spacing w:line="259" w:lineRule="auto"/>
        <w:ind w:left="1076" w:right="90" w:hanging="1091"/>
        <w:rPr>
          <w:ins w:id="180" w:author="Brown,James T" w:date="2019-02-03T14:15:00Z"/>
          <w:color w:val="000000" w:themeColor="text1"/>
        </w:rPr>
      </w:pPr>
    </w:p>
    <w:p w14:paraId="6C918EFF" w14:textId="77777777" w:rsidR="00206B10" w:rsidRDefault="00206B10">
      <w:pPr>
        <w:spacing w:line="259" w:lineRule="auto"/>
        <w:ind w:left="1076" w:right="90" w:hanging="1091"/>
        <w:rPr>
          <w:ins w:id="181" w:author="Brown,James T" w:date="2019-02-03T14:15:00Z"/>
          <w:color w:val="000000" w:themeColor="text1"/>
        </w:rPr>
      </w:pPr>
    </w:p>
    <w:p w14:paraId="2727BE88" w14:textId="77777777" w:rsidR="00206B10" w:rsidRDefault="00206B10">
      <w:pPr>
        <w:spacing w:line="259" w:lineRule="auto"/>
        <w:ind w:left="1076" w:right="90" w:hanging="1091"/>
        <w:rPr>
          <w:ins w:id="182" w:author="Brown,James T" w:date="2019-02-03T14:15:00Z"/>
          <w:color w:val="000000" w:themeColor="text1"/>
        </w:rPr>
      </w:pPr>
    </w:p>
    <w:p w14:paraId="3AC51E7B" w14:textId="77777777" w:rsidR="00206B10" w:rsidRDefault="00206B10">
      <w:pPr>
        <w:spacing w:line="259" w:lineRule="auto"/>
        <w:ind w:left="1076" w:right="90" w:hanging="1091"/>
        <w:rPr>
          <w:ins w:id="183" w:author="Brown,James T" w:date="2019-02-03T14:15:00Z"/>
          <w:color w:val="000000" w:themeColor="text1"/>
        </w:rPr>
      </w:pPr>
    </w:p>
    <w:p w14:paraId="372F1B91" w14:textId="77777777" w:rsidR="00206B10" w:rsidRDefault="00206B10">
      <w:pPr>
        <w:spacing w:line="259" w:lineRule="auto"/>
        <w:ind w:left="1076" w:right="90" w:hanging="1091"/>
        <w:rPr>
          <w:ins w:id="184" w:author="Brown,James T" w:date="2019-02-03T14:15:00Z"/>
          <w:color w:val="000000" w:themeColor="text1"/>
        </w:rPr>
      </w:pPr>
    </w:p>
    <w:p w14:paraId="25415D13" w14:textId="77777777" w:rsidR="00206B10" w:rsidRDefault="00206B10">
      <w:pPr>
        <w:spacing w:line="259" w:lineRule="auto"/>
        <w:ind w:left="1076" w:right="90" w:hanging="1091"/>
        <w:rPr>
          <w:ins w:id="185" w:author="Brown,James T" w:date="2019-02-03T14:15:00Z"/>
          <w:color w:val="000000" w:themeColor="text1"/>
        </w:rPr>
      </w:pPr>
    </w:p>
    <w:p w14:paraId="579C5BBF" w14:textId="77777777" w:rsidR="00206B10" w:rsidRDefault="00206B10">
      <w:pPr>
        <w:spacing w:line="259" w:lineRule="auto"/>
        <w:ind w:left="1076" w:right="90" w:hanging="1091"/>
        <w:rPr>
          <w:ins w:id="186" w:author="Brown,James T" w:date="2019-02-03T14:15:00Z"/>
          <w:color w:val="000000" w:themeColor="text1"/>
        </w:rPr>
      </w:pPr>
    </w:p>
    <w:p w14:paraId="247890EB" w14:textId="77777777" w:rsidR="00206B10" w:rsidRPr="004F09C9" w:rsidRDefault="00206B10">
      <w:pPr>
        <w:spacing w:line="259" w:lineRule="auto"/>
        <w:ind w:left="1076" w:right="90" w:hanging="1091"/>
        <w:rPr>
          <w:color w:val="000000" w:themeColor="text1"/>
        </w:rPr>
      </w:pPr>
    </w:p>
    <w:p w14:paraId="405C5BBE"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187" w:author="Brown,James T" w:date="2019-02-10T17:33:00Z">
        <w:r w:rsidR="00C34FA8">
          <w:rPr>
            <w:color w:val="000000" w:themeColor="text1"/>
          </w:rPr>
          <w:t>7</w:t>
        </w:r>
      </w:ins>
      <w:r w:rsidRPr="004F09C9">
        <w:rPr>
          <w:color w:val="000000" w:themeColor="text1"/>
        </w:rPr>
        <w:t xml:space="preserve">. REDUCED MODEL: Linear mixed effects model table for lipid mass accumulation between long-diapause genotype and short-diapause genotype larvae in diapause programming and non-diapause conditions. Asterisks "*" indicate statistical significance, ns represents </w:t>
      </w:r>
      <w:ins w:id="188" w:author="Brown, James T." w:date="2019-02-12T11:03:00Z">
        <w:r w:rsidR="00E872D5">
          <w:rPr>
            <w:color w:val="000000" w:themeColor="text1"/>
          </w:rPr>
          <w:t>non-significant</w:t>
        </w:r>
      </w:ins>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6DD087F9" w14:textId="77777777">
        <w:trPr>
          <w:trHeight w:val="374"/>
        </w:trPr>
        <w:tc>
          <w:tcPr>
            <w:tcW w:w="4923" w:type="dxa"/>
            <w:tcBorders>
              <w:top w:val="double" w:sz="3" w:space="0" w:color="000000"/>
              <w:left w:val="nil"/>
              <w:bottom w:val="single" w:sz="3" w:space="0" w:color="000000"/>
              <w:right w:val="nil"/>
            </w:tcBorders>
          </w:tcPr>
          <w:p w14:paraId="32384FB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35578C41"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7AAC72D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44BEFBD9"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1CE49AA6" w14:textId="77777777">
        <w:trPr>
          <w:trHeight w:val="297"/>
        </w:trPr>
        <w:tc>
          <w:tcPr>
            <w:tcW w:w="4923" w:type="dxa"/>
            <w:tcBorders>
              <w:top w:val="single" w:sz="3" w:space="0" w:color="000000"/>
              <w:left w:val="nil"/>
              <w:bottom w:val="single" w:sz="3" w:space="0" w:color="000000"/>
              <w:right w:val="nil"/>
            </w:tcBorders>
          </w:tcPr>
          <w:p w14:paraId="73FD5AFB"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59985561"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4410505E"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0E7EFBA" w14:textId="77777777" w:rsidR="006F58EA" w:rsidRPr="004F09C9" w:rsidRDefault="006F58EA">
            <w:pPr>
              <w:spacing w:after="160" w:line="259" w:lineRule="auto"/>
              <w:ind w:left="0" w:firstLine="0"/>
              <w:rPr>
                <w:color w:val="000000" w:themeColor="text1"/>
              </w:rPr>
            </w:pPr>
          </w:p>
        </w:tc>
      </w:tr>
      <w:tr w:rsidR="006F58EA" w:rsidRPr="004F09C9" w14:paraId="4852B66F" w14:textId="77777777">
        <w:trPr>
          <w:trHeight w:val="340"/>
        </w:trPr>
        <w:tc>
          <w:tcPr>
            <w:tcW w:w="4923" w:type="dxa"/>
            <w:tcBorders>
              <w:top w:val="single" w:sz="3" w:space="0" w:color="000000"/>
              <w:left w:val="nil"/>
              <w:bottom w:val="nil"/>
              <w:right w:val="nil"/>
            </w:tcBorders>
          </w:tcPr>
          <w:p w14:paraId="090D914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6889E78A"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0D84882E"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30690788"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2D1F7BF1" w14:textId="77777777">
        <w:trPr>
          <w:trHeight w:val="482"/>
        </w:trPr>
        <w:tc>
          <w:tcPr>
            <w:tcW w:w="4923" w:type="dxa"/>
            <w:tcBorders>
              <w:top w:val="nil"/>
              <w:left w:val="nil"/>
              <w:bottom w:val="double" w:sz="3" w:space="0" w:color="000000"/>
              <w:right w:val="nil"/>
            </w:tcBorders>
          </w:tcPr>
          <w:p w14:paraId="282DABD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7B267068"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0CB3380D"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5279FE59"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02EECB8A" w14:textId="77777777">
        <w:trPr>
          <w:trHeight w:val="321"/>
        </w:trPr>
        <w:tc>
          <w:tcPr>
            <w:tcW w:w="4923" w:type="dxa"/>
            <w:tcBorders>
              <w:top w:val="double" w:sz="3" w:space="0" w:color="000000"/>
              <w:left w:val="nil"/>
              <w:bottom w:val="single" w:sz="3" w:space="0" w:color="000000"/>
              <w:right w:val="nil"/>
            </w:tcBorders>
          </w:tcPr>
          <w:p w14:paraId="2BE29DB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2FC8AB01"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0550A13"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9704409" w14:textId="77777777" w:rsidR="006F58EA" w:rsidRPr="004F09C9" w:rsidRDefault="006F58EA">
            <w:pPr>
              <w:spacing w:after="160" w:line="259" w:lineRule="auto"/>
              <w:ind w:left="0" w:firstLine="0"/>
              <w:rPr>
                <w:color w:val="000000" w:themeColor="text1"/>
              </w:rPr>
            </w:pPr>
          </w:p>
        </w:tc>
      </w:tr>
      <w:tr w:rsidR="006F58EA" w:rsidRPr="004F09C9" w14:paraId="62BC28A9" w14:textId="77777777">
        <w:trPr>
          <w:trHeight w:val="340"/>
        </w:trPr>
        <w:tc>
          <w:tcPr>
            <w:tcW w:w="4923" w:type="dxa"/>
            <w:tcBorders>
              <w:top w:val="single" w:sz="3" w:space="0" w:color="000000"/>
              <w:left w:val="nil"/>
              <w:bottom w:val="nil"/>
              <w:right w:val="nil"/>
            </w:tcBorders>
          </w:tcPr>
          <w:p w14:paraId="1E031E7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8B37618"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17C66B89"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32182124"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7B0D69C" w14:textId="77777777">
        <w:trPr>
          <w:trHeight w:val="458"/>
        </w:trPr>
        <w:tc>
          <w:tcPr>
            <w:tcW w:w="4923" w:type="dxa"/>
            <w:tcBorders>
              <w:top w:val="nil"/>
              <w:left w:val="nil"/>
              <w:bottom w:val="single" w:sz="3" w:space="0" w:color="000000"/>
              <w:right w:val="nil"/>
            </w:tcBorders>
          </w:tcPr>
          <w:p w14:paraId="6770B94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6A80C97C"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69BE7B14"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4B8490B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1625EA81" w14:textId="77777777" w:rsidR="00D27C9E" w:rsidRPr="004F09C9" w:rsidRDefault="00D27C9E">
      <w:pPr>
        <w:spacing w:line="259" w:lineRule="auto"/>
        <w:ind w:left="-5" w:right="90"/>
        <w:rPr>
          <w:color w:val="000000" w:themeColor="text1"/>
        </w:rPr>
      </w:pPr>
    </w:p>
    <w:p w14:paraId="47A20372" w14:textId="77777777" w:rsidR="00D27C9E" w:rsidRPr="004F09C9" w:rsidRDefault="00D27C9E">
      <w:pPr>
        <w:spacing w:line="259" w:lineRule="auto"/>
        <w:ind w:left="-5" w:right="90"/>
        <w:rPr>
          <w:color w:val="000000" w:themeColor="text1"/>
        </w:rPr>
      </w:pPr>
    </w:p>
    <w:p w14:paraId="2D6B092D" w14:textId="77777777" w:rsidR="00D27C9E" w:rsidRPr="004F09C9" w:rsidRDefault="00D27C9E">
      <w:pPr>
        <w:spacing w:line="259" w:lineRule="auto"/>
        <w:ind w:left="-5" w:right="90"/>
        <w:rPr>
          <w:color w:val="000000" w:themeColor="text1"/>
        </w:rPr>
      </w:pPr>
    </w:p>
    <w:p w14:paraId="7E4BD83D" w14:textId="77777777" w:rsidR="00D27C9E" w:rsidRPr="004F09C9" w:rsidRDefault="00D27C9E">
      <w:pPr>
        <w:spacing w:line="259" w:lineRule="auto"/>
        <w:ind w:left="-5" w:right="90"/>
        <w:rPr>
          <w:color w:val="000000" w:themeColor="text1"/>
        </w:rPr>
      </w:pPr>
    </w:p>
    <w:p w14:paraId="3EB394A5" w14:textId="77777777" w:rsidR="00D27C9E" w:rsidRPr="004F09C9" w:rsidRDefault="00D27C9E">
      <w:pPr>
        <w:spacing w:line="259" w:lineRule="auto"/>
        <w:ind w:left="-5" w:right="90"/>
        <w:rPr>
          <w:color w:val="000000" w:themeColor="text1"/>
        </w:rPr>
      </w:pPr>
    </w:p>
    <w:p w14:paraId="0A5A5AC8" w14:textId="77777777" w:rsidR="00D27C9E" w:rsidRPr="004F09C9" w:rsidRDefault="00D27C9E">
      <w:pPr>
        <w:spacing w:line="259" w:lineRule="auto"/>
        <w:ind w:left="-5" w:right="90"/>
        <w:rPr>
          <w:color w:val="000000" w:themeColor="text1"/>
        </w:rPr>
      </w:pPr>
    </w:p>
    <w:p w14:paraId="47596028" w14:textId="77777777" w:rsidR="00D27C9E" w:rsidRPr="004F09C9" w:rsidRDefault="00D27C9E">
      <w:pPr>
        <w:spacing w:line="259" w:lineRule="auto"/>
        <w:ind w:left="-5" w:right="90"/>
        <w:rPr>
          <w:color w:val="000000" w:themeColor="text1"/>
        </w:rPr>
      </w:pPr>
    </w:p>
    <w:p w14:paraId="4ACAAC88" w14:textId="77777777" w:rsidR="00D27C9E" w:rsidRPr="004F09C9" w:rsidRDefault="00D27C9E">
      <w:pPr>
        <w:spacing w:line="259" w:lineRule="auto"/>
        <w:ind w:left="-5" w:right="90"/>
        <w:rPr>
          <w:color w:val="000000" w:themeColor="text1"/>
        </w:rPr>
      </w:pPr>
    </w:p>
    <w:p w14:paraId="5C49BA9E" w14:textId="77777777" w:rsidR="00D27C9E" w:rsidRPr="004F09C9" w:rsidRDefault="00D27C9E">
      <w:pPr>
        <w:spacing w:line="259" w:lineRule="auto"/>
        <w:ind w:left="-5" w:right="90"/>
        <w:rPr>
          <w:color w:val="000000" w:themeColor="text1"/>
        </w:rPr>
      </w:pPr>
    </w:p>
    <w:p w14:paraId="138917BE" w14:textId="77777777" w:rsidR="00D27C9E" w:rsidRPr="004F09C9" w:rsidRDefault="00D27C9E">
      <w:pPr>
        <w:spacing w:line="259" w:lineRule="auto"/>
        <w:ind w:left="-5" w:right="90"/>
        <w:rPr>
          <w:color w:val="000000" w:themeColor="text1"/>
        </w:rPr>
      </w:pPr>
    </w:p>
    <w:p w14:paraId="0D608D6C"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189" w:author="Brown,James T" w:date="2019-02-10T17:34:00Z">
        <w:r w:rsidR="00C34FA8">
          <w:rPr>
            <w:color w:val="000000" w:themeColor="text1"/>
          </w:rPr>
          <w:t>8</w:t>
        </w:r>
      </w:ins>
      <w:r w:rsidRPr="004F09C9">
        <w:rPr>
          <w:color w:val="000000" w:themeColor="text1"/>
        </w:rPr>
        <w:t xml:space="preserve">. REDUCED MODEL: Linear mixed effects model for lean mass depletion between long-diapause and short-diapause genotypes, among long-diapause genotype larvae, and among short-diapause genotype larvae during diapause. Asterisks "*" indicate statistical significance, ns represents </w:t>
      </w:r>
      <w:ins w:id="190" w:author="Brown, James T." w:date="2019-02-12T11:03:00Z">
        <w:r w:rsidR="00E872D5">
          <w:rPr>
            <w:color w:val="000000" w:themeColor="text1"/>
          </w:rPr>
          <w:t>non-significant</w:t>
        </w:r>
      </w:ins>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13CA0C1E" w14:textId="77777777">
        <w:trPr>
          <w:trHeight w:val="374"/>
        </w:trPr>
        <w:tc>
          <w:tcPr>
            <w:tcW w:w="5274" w:type="dxa"/>
            <w:tcBorders>
              <w:top w:val="double" w:sz="3" w:space="0" w:color="000000"/>
              <w:left w:val="nil"/>
              <w:bottom w:val="single" w:sz="3" w:space="0" w:color="000000"/>
              <w:right w:val="nil"/>
            </w:tcBorders>
          </w:tcPr>
          <w:p w14:paraId="4C1E20F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3AE31DBD"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35F8A11F"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1E49E45A"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06B1D5D3" w14:textId="77777777">
        <w:trPr>
          <w:trHeight w:val="297"/>
        </w:trPr>
        <w:tc>
          <w:tcPr>
            <w:tcW w:w="5274" w:type="dxa"/>
            <w:tcBorders>
              <w:top w:val="single" w:sz="3" w:space="0" w:color="000000"/>
              <w:left w:val="nil"/>
              <w:bottom w:val="single" w:sz="3" w:space="0" w:color="000000"/>
              <w:right w:val="nil"/>
            </w:tcBorders>
          </w:tcPr>
          <w:p w14:paraId="493F8FF3"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268227D5"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A3EE5F3"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0A0897BD" w14:textId="77777777" w:rsidR="006F58EA" w:rsidRPr="004F09C9" w:rsidRDefault="006F58EA">
            <w:pPr>
              <w:spacing w:after="160" w:line="259" w:lineRule="auto"/>
              <w:ind w:left="0" w:firstLine="0"/>
              <w:rPr>
                <w:color w:val="000000" w:themeColor="text1"/>
              </w:rPr>
            </w:pPr>
          </w:p>
        </w:tc>
      </w:tr>
      <w:tr w:rsidR="006F58EA" w:rsidRPr="004F09C9" w14:paraId="42647351" w14:textId="77777777">
        <w:trPr>
          <w:trHeight w:val="328"/>
        </w:trPr>
        <w:tc>
          <w:tcPr>
            <w:tcW w:w="5274" w:type="dxa"/>
            <w:tcBorders>
              <w:top w:val="single" w:sz="3" w:space="0" w:color="000000"/>
              <w:left w:val="nil"/>
              <w:bottom w:val="nil"/>
              <w:right w:val="nil"/>
            </w:tcBorders>
          </w:tcPr>
          <w:p w14:paraId="6F64C0E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749B2DE"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315FAAD1"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3E28E84C"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1CEAB530" w14:textId="77777777">
        <w:trPr>
          <w:trHeight w:val="395"/>
        </w:trPr>
        <w:tc>
          <w:tcPr>
            <w:tcW w:w="5274" w:type="dxa"/>
            <w:tcBorders>
              <w:top w:val="nil"/>
              <w:left w:val="nil"/>
              <w:bottom w:val="nil"/>
              <w:right w:val="nil"/>
            </w:tcBorders>
          </w:tcPr>
          <w:p w14:paraId="22A8BDC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3E8421A0"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6E0ADDC6"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31EAEF4A"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1BF79930" w14:textId="77777777">
        <w:trPr>
          <w:trHeight w:val="395"/>
        </w:trPr>
        <w:tc>
          <w:tcPr>
            <w:tcW w:w="5274" w:type="dxa"/>
            <w:tcBorders>
              <w:top w:val="nil"/>
              <w:left w:val="nil"/>
              <w:bottom w:val="nil"/>
              <w:right w:val="nil"/>
            </w:tcBorders>
          </w:tcPr>
          <w:p w14:paraId="7335BAF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F528F56"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4D51CEF4"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567D3218"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16C926C1" w14:textId="77777777">
        <w:trPr>
          <w:trHeight w:val="494"/>
        </w:trPr>
        <w:tc>
          <w:tcPr>
            <w:tcW w:w="5274" w:type="dxa"/>
            <w:tcBorders>
              <w:top w:val="nil"/>
              <w:left w:val="nil"/>
              <w:bottom w:val="double" w:sz="3" w:space="0" w:color="000000"/>
              <w:right w:val="nil"/>
            </w:tcBorders>
          </w:tcPr>
          <w:p w14:paraId="04BC917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51246F12"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7DC5E944"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2C92CCD7"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397C1F1A" w14:textId="77777777">
        <w:trPr>
          <w:trHeight w:val="72"/>
        </w:trPr>
        <w:tc>
          <w:tcPr>
            <w:tcW w:w="5274" w:type="dxa"/>
            <w:tcBorders>
              <w:top w:val="double" w:sz="3" w:space="0" w:color="000000"/>
              <w:left w:val="nil"/>
              <w:bottom w:val="single" w:sz="3" w:space="0" w:color="000000"/>
              <w:right w:val="nil"/>
            </w:tcBorders>
          </w:tcPr>
          <w:p w14:paraId="3DE07B00"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67DB9460"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DD81DDC"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16FE6BD9" w14:textId="77777777" w:rsidR="006F58EA" w:rsidRPr="004F09C9" w:rsidRDefault="006F58EA">
            <w:pPr>
              <w:spacing w:after="160" w:line="259" w:lineRule="auto"/>
              <w:ind w:left="0" w:firstLine="0"/>
              <w:rPr>
                <w:color w:val="000000" w:themeColor="text1"/>
              </w:rPr>
            </w:pPr>
          </w:p>
        </w:tc>
      </w:tr>
      <w:tr w:rsidR="006F58EA" w:rsidRPr="004F09C9" w14:paraId="0698BB6A" w14:textId="77777777">
        <w:trPr>
          <w:trHeight w:val="297"/>
        </w:trPr>
        <w:tc>
          <w:tcPr>
            <w:tcW w:w="5274" w:type="dxa"/>
            <w:tcBorders>
              <w:top w:val="single" w:sz="3" w:space="0" w:color="000000"/>
              <w:left w:val="nil"/>
              <w:bottom w:val="single" w:sz="3" w:space="0" w:color="000000"/>
              <w:right w:val="nil"/>
            </w:tcBorders>
          </w:tcPr>
          <w:p w14:paraId="69C1F5EB"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51043188"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28ECFD3C"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26BB9D92" w14:textId="77777777" w:rsidR="006F58EA" w:rsidRPr="004F09C9" w:rsidRDefault="006F58EA">
            <w:pPr>
              <w:spacing w:after="160" w:line="259" w:lineRule="auto"/>
              <w:ind w:left="0" w:firstLine="0"/>
              <w:rPr>
                <w:color w:val="000000" w:themeColor="text1"/>
              </w:rPr>
            </w:pPr>
          </w:p>
        </w:tc>
      </w:tr>
      <w:tr w:rsidR="006F58EA" w:rsidRPr="004F09C9" w14:paraId="776CFFE0" w14:textId="77777777">
        <w:trPr>
          <w:trHeight w:val="328"/>
        </w:trPr>
        <w:tc>
          <w:tcPr>
            <w:tcW w:w="5274" w:type="dxa"/>
            <w:tcBorders>
              <w:top w:val="single" w:sz="3" w:space="0" w:color="000000"/>
              <w:left w:val="nil"/>
              <w:bottom w:val="nil"/>
              <w:right w:val="nil"/>
            </w:tcBorders>
          </w:tcPr>
          <w:p w14:paraId="2C5A8F0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292DB7E4"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59F47015"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117CAFB2"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6A27EB6D" w14:textId="77777777">
        <w:trPr>
          <w:trHeight w:val="395"/>
        </w:trPr>
        <w:tc>
          <w:tcPr>
            <w:tcW w:w="5274" w:type="dxa"/>
            <w:tcBorders>
              <w:top w:val="nil"/>
              <w:left w:val="nil"/>
              <w:bottom w:val="nil"/>
              <w:right w:val="nil"/>
            </w:tcBorders>
          </w:tcPr>
          <w:p w14:paraId="2BA127C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07F598D"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09B5DC7"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33694FD2"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649A2B84" w14:textId="77777777">
        <w:trPr>
          <w:trHeight w:val="494"/>
        </w:trPr>
        <w:tc>
          <w:tcPr>
            <w:tcW w:w="5274" w:type="dxa"/>
            <w:tcBorders>
              <w:top w:val="nil"/>
              <w:left w:val="nil"/>
              <w:bottom w:val="double" w:sz="3" w:space="0" w:color="000000"/>
              <w:right w:val="nil"/>
            </w:tcBorders>
          </w:tcPr>
          <w:p w14:paraId="187FA10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73511049"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07EAA7B3"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50303626"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7BCC376B" w14:textId="77777777">
        <w:trPr>
          <w:trHeight w:val="321"/>
        </w:trPr>
        <w:tc>
          <w:tcPr>
            <w:tcW w:w="5274" w:type="dxa"/>
            <w:tcBorders>
              <w:top w:val="double" w:sz="3" w:space="0" w:color="000000"/>
              <w:left w:val="nil"/>
              <w:bottom w:val="single" w:sz="3" w:space="0" w:color="000000"/>
              <w:right w:val="nil"/>
            </w:tcBorders>
          </w:tcPr>
          <w:p w14:paraId="09844D62"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339967B1"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F2BC8E5"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6DC6B9A1" w14:textId="77777777" w:rsidR="006F58EA" w:rsidRPr="004F09C9" w:rsidRDefault="006F58EA">
            <w:pPr>
              <w:spacing w:after="160" w:line="259" w:lineRule="auto"/>
              <w:ind w:left="0" w:firstLine="0"/>
              <w:rPr>
                <w:color w:val="000000" w:themeColor="text1"/>
              </w:rPr>
            </w:pPr>
          </w:p>
        </w:tc>
      </w:tr>
      <w:tr w:rsidR="006F58EA" w:rsidRPr="004F09C9" w14:paraId="004ED73E" w14:textId="77777777">
        <w:trPr>
          <w:trHeight w:val="328"/>
        </w:trPr>
        <w:tc>
          <w:tcPr>
            <w:tcW w:w="5274" w:type="dxa"/>
            <w:tcBorders>
              <w:top w:val="single" w:sz="3" w:space="0" w:color="000000"/>
              <w:left w:val="nil"/>
              <w:bottom w:val="nil"/>
              <w:right w:val="nil"/>
            </w:tcBorders>
          </w:tcPr>
          <w:p w14:paraId="6476ED4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417A45F7"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0ADAE7E8"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0AFF5439"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14E11A3D" w14:textId="77777777">
        <w:trPr>
          <w:trHeight w:val="395"/>
        </w:trPr>
        <w:tc>
          <w:tcPr>
            <w:tcW w:w="5274" w:type="dxa"/>
            <w:tcBorders>
              <w:top w:val="nil"/>
              <w:left w:val="nil"/>
              <w:bottom w:val="nil"/>
              <w:right w:val="nil"/>
            </w:tcBorders>
          </w:tcPr>
          <w:p w14:paraId="6BA4126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1062F20F"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3EECD5E2"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1ED60DEE"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7749F113" w14:textId="77777777">
        <w:trPr>
          <w:trHeight w:val="470"/>
        </w:trPr>
        <w:tc>
          <w:tcPr>
            <w:tcW w:w="5274" w:type="dxa"/>
            <w:tcBorders>
              <w:top w:val="nil"/>
              <w:left w:val="nil"/>
              <w:bottom w:val="single" w:sz="3" w:space="0" w:color="000000"/>
              <w:right w:val="nil"/>
            </w:tcBorders>
          </w:tcPr>
          <w:p w14:paraId="1AB8412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29A8F281"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516BF735"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35F79CDF"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6AB24C7A" w14:textId="77777777" w:rsidR="00D27C9E" w:rsidRPr="004F09C9" w:rsidRDefault="00D27C9E">
      <w:pPr>
        <w:spacing w:line="259" w:lineRule="auto"/>
        <w:ind w:left="1076" w:right="90" w:hanging="1091"/>
        <w:rPr>
          <w:color w:val="000000" w:themeColor="text1"/>
        </w:rPr>
      </w:pPr>
    </w:p>
    <w:p w14:paraId="552CD7C9" w14:textId="77777777" w:rsidR="00D27C9E" w:rsidRPr="004F09C9" w:rsidRDefault="00D27C9E">
      <w:pPr>
        <w:spacing w:line="259" w:lineRule="auto"/>
        <w:ind w:left="1076" w:right="90" w:hanging="1091"/>
        <w:rPr>
          <w:color w:val="000000" w:themeColor="text1"/>
        </w:rPr>
      </w:pPr>
    </w:p>
    <w:p w14:paraId="345F1057" w14:textId="77777777" w:rsidR="00D27C9E" w:rsidRDefault="00D27C9E">
      <w:pPr>
        <w:spacing w:line="259" w:lineRule="auto"/>
        <w:ind w:left="1076" w:right="90" w:hanging="1091"/>
        <w:rPr>
          <w:ins w:id="191" w:author="Brown,James T" w:date="2019-02-10T17:35:00Z"/>
          <w:color w:val="000000" w:themeColor="text1"/>
        </w:rPr>
      </w:pPr>
    </w:p>
    <w:p w14:paraId="3E0296AC" w14:textId="77777777" w:rsidR="00C34FA8" w:rsidRDefault="00C34FA8">
      <w:pPr>
        <w:spacing w:line="259" w:lineRule="auto"/>
        <w:ind w:left="1076" w:right="90" w:hanging="1091"/>
        <w:rPr>
          <w:ins w:id="192" w:author="Brown,James T" w:date="2019-02-10T17:35:00Z"/>
          <w:color w:val="000000" w:themeColor="text1"/>
        </w:rPr>
      </w:pPr>
    </w:p>
    <w:p w14:paraId="045B1FC0" w14:textId="77777777" w:rsidR="00C34FA8" w:rsidRDefault="00C34FA8">
      <w:pPr>
        <w:spacing w:line="259" w:lineRule="auto"/>
        <w:ind w:left="1076" w:right="90" w:hanging="1091"/>
        <w:rPr>
          <w:ins w:id="193" w:author="Brown,James T" w:date="2019-02-10T17:35:00Z"/>
          <w:color w:val="000000" w:themeColor="text1"/>
        </w:rPr>
      </w:pPr>
    </w:p>
    <w:p w14:paraId="36DDC55E" w14:textId="77777777" w:rsidR="00C34FA8" w:rsidRDefault="00C34FA8">
      <w:pPr>
        <w:spacing w:line="259" w:lineRule="auto"/>
        <w:ind w:left="1076" w:right="90" w:hanging="1091"/>
        <w:rPr>
          <w:ins w:id="194" w:author="Brown,James T" w:date="2019-02-10T17:35:00Z"/>
          <w:color w:val="000000" w:themeColor="text1"/>
        </w:rPr>
      </w:pPr>
    </w:p>
    <w:p w14:paraId="74E97EF6" w14:textId="77777777" w:rsidR="00C34FA8" w:rsidRPr="004F09C9" w:rsidRDefault="00C34FA8">
      <w:pPr>
        <w:spacing w:line="259" w:lineRule="auto"/>
        <w:ind w:left="1076" w:right="90" w:hanging="1091"/>
        <w:rPr>
          <w:color w:val="000000" w:themeColor="text1"/>
        </w:rPr>
      </w:pPr>
    </w:p>
    <w:p w14:paraId="3CB89F13" w14:textId="77777777" w:rsidR="00D27C9E" w:rsidRPr="004F09C9" w:rsidRDefault="00D27C9E">
      <w:pPr>
        <w:spacing w:line="259" w:lineRule="auto"/>
        <w:ind w:left="1076" w:right="90" w:hanging="1091"/>
        <w:rPr>
          <w:color w:val="000000" w:themeColor="text1"/>
        </w:rPr>
      </w:pPr>
    </w:p>
    <w:p w14:paraId="11BB718C" w14:textId="77777777" w:rsidR="00D27C9E" w:rsidRPr="004F09C9" w:rsidRDefault="00D27C9E">
      <w:pPr>
        <w:spacing w:line="259" w:lineRule="auto"/>
        <w:ind w:left="1076" w:right="90" w:hanging="1091"/>
        <w:rPr>
          <w:color w:val="000000" w:themeColor="text1"/>
        </w:rPr>
      </w:pPr>
    </w:p>
    <w:p w14:paraId="5EFFD2F0" w14:textId="77777777" w:rsidR="00D27C9E" w:rsidRPr="004F09C9" w:rsidRDefault="00D27C9E">
      <w:pPr>
        <w:spacing w:line="259" w:lineRule="auto"/>
        <w:ind w:left="1076" w:right="90" w:hanging="1091"/>
        <w:rPr>
          <w:color w:val="000000" w:themeColor="text1"/>
        </w:rPr>
      </w:pPr>
    </w:p>
    <w:p w14:paraId="174C1B2E"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 xml:space="preserve">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ins w:id="195" w:author="Brown, James T." w:date="2019-02-12T11:03:00Z">
        <w:r w:rsidR="00E872D5">
          <w:rPr>
            <w:color w:val="000000" w:themeColor="text1"/>
          </w:rPr>
          <w:t>non-significant</w:t>
        </w:r>
      </w:ins>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093E640B" w14:textId="77777777">
        <w:trPr>
          <w:trHeight w:val="398"/>
        </w:trPr>
        <w:tc>
          <w:tcPr>
            <w:tcW w:w="5274" w:type="dxa"/>
            <w:tcBorders>
              <w:top w:val="double" w:sz="3" w:space="0" w:color="000000"/>
              <w:left w:val="nil"/>
              <w:bottom w:val="double" w:sz="3" w:space="0" w:color="000000"/>
              <w:right w:val="nil"/>
            </w:tcBorders>
          </w:tcPr>
          <w:p w14:paraId="5DBB6CF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A4FC426"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6124DB24"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DF7DF4D"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7A3D17E5" w14:textId="77777777">
        <w:trPr>
          <w:trHeight w:val="321"/>
        </w:trPr>
        <w:tc>
          <w:tcPr>
            <w:tcW w:w="5274" w:type="dxa"/>
            <w:tcBorders>
              <w:top w:val="double" w:sz="3" w:space="0" w:color="000000"/>
              <w:left w:val="nil"/>
              <w:bottom w:val="single" w:sz="3" w:space="0" w:color="000000"/>
              <w:right w:val="nil"/>
            </w:tcBorders>
          </w:tcPr>
          <w:p w14:paraId="3990B005"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7EBD883A"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8202629"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464CDEF" w14:textId="77777777" w:rsidR="006F58EA" w:rsidRPr="004F09C9" w:rsidRDefault="006F58EA">
            <w:pPr>
              <w:spacing w:after="160" w:line="259" w:lineRule="auto"/>
              <w:ind w:left="0" w:firstLine="0"/>
              <w:rPr>
                <w:color w:val="000000" w:themeColor="text1"/>
              </w:rPr>
            </w:pPr>
          </w:p>
        </w:tc>
      </w:tr>
      <w:tr w:rsidR="006F58EA" w:rsidRPr="004F09C9" w14:paraId="72481947" w14:textId="77777777">
        <w:trPr>
          <w:trHeight w:val="340"/>
        </w:trPr>
        <w:tc>
          <w:tcPr>
            <w:tcW w:w="5274" w:type="dxa"/>
            <w:tcBorders>
              <w:top w:val="single" w:sz="3" w:space="0" w:color="000000"/>
              <w:left w:val="nil"/>
              <w:bottom w:val="nil"/>
              <w:right w:val="nil"/>
            </w:tcBorders>
          </w:tcPr>
          <w:p w14:paraId="14CAB6B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FD11E97"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548F6DF5"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1D7A2773"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CACE9AD" w14:textId="77777777">
        <w:trPr>
          <w:trHeight w:val="384"/>
        </w:trPr>
        <w:tc>
          <w:tcPr>
            <w:tcW w:w="5274" w:type="dxa"/>
            <w:tcBorders>
              <w:top w:val="nil"/>
              <w:left w:val="nil"/>
              <w:bottom w:val="nil"/>
              <w:right w:val="nil"/>
            </w:tcBorders>
          </w:tcPr>
          <w:p w14:paraId="52FEA2F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0DBEC669"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6ACE541A"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087D5EDD"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1DE16620" w14:textId="77777777">
        <w:trPr>
          <w:trHeight w:val="395"/>
        </w:trPr>
        <w:tc>
          <w:tcPr>
            <w:tcW w:w="5274" w:type="dxa"/>
            <w:tcBorders>
              <w:top w:val="nil"/>
              <w:left w:val="nil"/>
              <w:bottom w:val="nil"/>
              <w:right w:val="nil"/>
            </w:tcBorders>
          </w:tcPr>
          <w:p w14:paraId="208D5DD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A554888"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64CC8449"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14FBE087"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35D5B134" w14:textId="77777777">
        <w:trPr>
          <w:trHeight w:val="494"/>
        </w:trPr>
        <w:tc>
          <w:tcPr>
            <w:tcW w:w="5274" w:type="dxa"/>
            <w:tcBorders>
              <w:top w:val="nil"/>
              <w:left w:val="nil"/>
              <w:bottom w:val="double" w:sz="3" w:space="0" w:color="000000"/>
              <w:right w:val="nil"/>
            </w:tcBorders>
          </w:tcPr>
          <w:p w14:paraId="6B178D4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0192AFDD"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73715C11"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EE5ED83"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773F82E9" w14:textId="77777777">
        <w:trPr>
          <w:trHeight w:val="321"/>
        </w:trPr>
        <w:tc>
          <w:tcPr>
            <w:tcW w:w="5274" w:type="dxa"/>
            <w:tcBorders>
              <w:top w:val="double" w:sz="3" w:space="0" w:color="000000"/>
              <w:left w:val="nil"/>
              <w:bottom w:val="single" w:sz="3" w:space="0" w:color="000000"/>
              <w:right w:val="nil"/>
            </w:tcBorders>
          </w:tcPr>
          <w:p w14:paraId="61FBDFF8"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16CC234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30715F9D"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86DCC33" w14:textId="77777777" w:rsidR="006F58EA" w:rsidRPr="004F09C9" w:rsidRDefault="006F58EA">
            <w:pPr>
              <w:spacing w:after="160" w:line="259" w:lineRule="auto"/>
              <w:ind w:left="0" w:firstLine="0"/>
              <w:rPr>
                <w:color w:val="000000" w:themeColor="text1"/>
              </w:rPr>
            </w:pPr>
          </w:p>
        </w:tc>
      </w:tr>
      <w:tr w:rsidR="006F58EA" w:rsidRPr="004F09C9" w14:paraId="40C36897" w14:textId="77777777">
        <w:trPr>
          <w:trHeight w:val="328"/>
        </w:trPr>
        <w:tc>
          <w:tcPr>
            <w:tcW w:w="5274" w:type="dxa"/>
            <w:tcBorders>
              <w:top w:val="single" w:sz="3" w:space="0" w:color="000000"/>
              <w:left w:val="nil"/>
              <w:bottom w:val="nil"/>
              <w:right w:val="nil"/>
            </w:tcBorders>
          </w:tcPr>
          <w:p w14:paraId="5A8E224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19C6AEFB"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76337FD6"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30BC3ED6"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720C2B2C" w14:textId="77777777">
        <w:trPr>
          <w:trHeight w:val="395"/>
        </w:trPr>
        <w:tc>
          <w:tcPr>
            <w:tcW w:w="5274" w:type="dxa"/>
            <w:tcBorders>
              <w:top w:val="nil"/>
              <w:left w:val="nil"/>
              <w:bottom w:val="nil"/>
              <w:right w:val="nil"/>
            </w:tcBorders>
          </w:tcPr>
          <w:p w14:paraId="2390425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704D18FB"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58C4432D"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7C52080F"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159755E6" w14:textId="77777777">
        <w:trPr>
          <w:trHeight w:val="494"/>
        </w:trPr>
        <w:tc>
          <w:tcPr>
            <w:tcW w:w="5274" w:type="dxa"/>
            <w:tcBorders>
              <w:top w:val="nil"/>
              <w:left w:val="nil"/>
              <w:bottom w:val="double" w:sz="3" w:space="0" w:color="000000"/>
              <w:right w:val="nil"/>
            </w:tcBorders>
          </w:tcPr>
          <w:p w14:paraId="57E11D6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72322AAB"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099BE70C"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3CFB73D4"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221669AF" w14:textId="77777777">
        <w:trPr>
          <w:trHeight w:val="321"/>
        </w:trPr>
        <w:tc>
          <w:tcPr>
            <w:tcW w:w="5274" w:type="dxa"/>
            <w:tcBorders>
              <w:top w:val="double" w:sz="3" w:space="0" w:color="000000"/>
              <w:left w:val="nil"/>
              <w:bottom w:val="single" w:sz="3" w:space="0" w:color="000000"/>
              <w:right w:val="nil"/>
            </w:tcBorders>
          </w:tcPr>
          <w:p w14:paraId="69C70FC6"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14B51A1D"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2B795B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7F661E5" w14:textId="77777777" w:rsidR="006F58EA" w:rsidRPr="004F09C9" w:rsidRDefault="006F58EA">
            <w:pPr>
              <w:spacing w:after="160" w:line="259" w:lineRule="auto"/>
              <w:ind w:left="0" w:firstLine="0"/>
              <w:rPr>
                <w:color w:val="000000" w:themeColor="text1"/>
              </w:rPr>
            </w:pPr>
          </w:p>
        </w:tc>
      </w:tr>
      <w:tr w:rsidR="006F58EA" w:rsidRPr="004F09C9" w14:paraId="499C2AA2" w14:textId="77777777">
        <w:trPr>
          <w:trHeight w:val="340"/>
        </w:trPr>
        <w:tc>
          <w:tcPr>
            <w:tcW w:w="5274" w:type="dxa"/>
            <w:tcBorders>
              <w:top w:val="single" w:sz="3" w:space="0" w:color="000000"/>
              <w:left w:val="nil"/>
              <w:bottom w:val="nil"/>
              <w:right w:val="nil"/>
            </w:tcBorders>
          </w:tcPr>
          <w:p w14:paraId="50E120B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67B1B50B"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277B64A7"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43D1259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8536A33" w14:textId="77777777">
        <w:trPr>
          <w:trHeight w:val="395"/>
        </w:trPr>
        <w:tc>
          <w:tcPr>
            <w:tcW w:w="5274" w:type="dxa"/>
            <w:tcBorders>
              <w:top w:val="nil"/>
              <w:left w:val="nil"/>
              <w:bottom w:val="nil"/>
              <w:right w:val="nil"/>
            </w:tcBorders>
          </w:tcPr>
          <w:p w14:paraId="071C70B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91C79C9"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04791068"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337706FA"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61C94A34" w14:textId="77777777">
        <w:trPr>
          <w:trHeight w:val="458"/>
        </w:trPr>
        <w:tc>
          <w:tcPr>
            <w:tcW w:w="5274" w:type="dxa"/>
            <w:tcBorders>
              <w:top w:val="nil"/>
              <w:left w:val="nil"/>
              <w:bottom w:val="single" w:sz="3" w:space="0" w:color="000000"/>
              <w:right w:val="nil"/>
            </w:tcBorders>
          </w:tcPr>
          <w:p w14:paraId="331E2E6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27E5D87E"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37AF156B"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52D573D3"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0230A3F5" w14:textId="77777777" w:rsidR="00D27C9E" w:rsidRPr="004F09C9" w:rsidRDefault="00D27C9E">
      <w:pPr>
        <w:spacing w:after="174" w:line="259" w:lineRule="auto"/>
        <w:ind w:right="80"/>
        <w:jc w:val="center"/>
        <w:rPr>
          <w:color w:val="000000" w:themeColor="text1"/>
        </w:rPr>
      </w:pPr>
    </w:p>
    <w:p w14:paraId="1F0E932C" w14:textId="77777777" w:rsidR="00D27C9E" w:rsidRPr="004F09C9" w:rsidRDefault="00D27C9E">
      <w:pPr>
        <w:spacing w:after="174" w:line="259" w:lineRule="auto"/>
        <w:ind w:right="80"/>
        <w:jc w:val="center"/>
        <w:rPr>
          <w:color w:val="000000" w:themeColor="text1"/>
        </w:rPr>
      </w:pPr>
    </w:p>
    <w:p w14:paraId="0D30B610" w14:textId="77777777" w:rsidR="00D27C9E" w:rsidRPr="004F09C9" w:rsidRDefault="00D27C9E">
      <w:pPr>
        <w:spacing w:after="174" w:line="259" w:lineRule="auto"/>
        <w:ind w:right="80"/>
        <w:jc w:val="center"/>
        <w:rPr>
          <w:color w:val="000000" w:themeColor="text1"/>
        </w:rPr>
      </w:pPr>
    </w:p>
    <w:p w14:paraId="20C53B56" w14:textId="77777777" w:rsidR="00D27C9E" w:rsidRDefault="00D27C9E">
      <w:pPr>
        <w:spacing w:after="174" w:line="259" w:lineRule="auto"/>
        <w:ind w:right="80"/>
        <w:jc w:val="center"/>
        <w:rPr>
          <w:ins w:id="196" w:author="Brown,James T" w:date="2019-02-10T17:35:00Z"/>
          <w:color w:val="000000" w:themeColor="text1"/>
        </w:rPr>
      </w:pPr>
    </w:p>
    <w:p w14:paraId="49821C92" w14:textId="77777777" w:rsidR="00C34FA8" w:rsidRDefault="00C34FA8">
      <w:pPr>
        <w:spacing w:after="174" w:line="259" w:lineRule="auto"/>
        <w:ind w:right="80"/>
        <w:jc w:val="center"/>
        <w:rPr>
          <w:ins w:id="197" w:author="Brown,James T" w:date="2019-02-10T17:35:00Z"/>
          <w:color w:val="000000" w:themeColor="text1"/>
        </w:rPr>
      </w:pPr>
    </w:p>
    <w:p w14:paraId="1F8EEE13" w14:textId="77777777" w:rsidR="00C34FA8" w:rsidRDefault="00C34FA8">
      <w:pPr>
        <w:spacing w:after="174" w:line="259" w:lineRule="auto"/>
        <w:ind w:right="80"/>
        <w:jc w:val="center"/>
        <w:rPr>
          <w:ins w:id="198" w:author="Brown,James T" w:date="2019-02-10T17:35:00Z"/>
          <w:color w:val="000000" w:themeColor="text1"/>
        </w:rPr>
      </w:pPr>
    </w:p>
    <w:p w14:paraId="49500AFF" w14:textId="77777777" w:rsidR="00C34FA8" w:rsidRDefault="00C34FA8">
      <w:pPr>
        <w:spacing w:after="174" w:line="259" w:lineRule="auto"/>
        <w:ind w:right="80"/>
        <w:jc w:val="center"/>
        <w:rPr>
          <w:ins w:id="199" w:author="Brown,James T" w:date="2019-02-10T17:35:00Z"/>
          <w:color w:val="000000" w:themeColor="text1"/>
        </w:rPr>
      </w:pPr>
    </w:p>
    <w:p w14:paraId="1EC2A60A" w14:textId="77777777" w:rsidR="00C34FA8" w:rsidRDefault="00C34FA8">
      <w:pPr>
        <w:spacing w:after="174" w:line="259" w:lineRule="auto"/>
        <w:ind w:right="80"/>
        <w:jc w:val="center"/>
        <w:rPr>
          <w:ins w:id="200" w:author="Brown,James T" w:date="2019-02-10T17:35:00Z"/>
          <w:color w:val="000000" w:themeColor="text1"/>
        </w:rPr>
      </w:pPr>
    </w:p>
    <w:p w14:paraId="2C689976" w14:textId="77777777" w:rsidR="00C34FA8" w:rsidRDefault="00C34FA8">
      <w:pPr>
        <w:spacing w:after="174" w:line="259" w:lineRule="auto"/>
        <w:ind w:right="80"/>
        <w:jc w:val="center"/>
        <w:rPr>
          <w:ins w:id="201" w:author="Brown,James T" w:date="2019-02-10T17:35:00Z"/>
          <w:color w:val="000000" w:themeColor="text1"/>
        </w:rPr>
      </w:pPr>
    </w:p>
    <w:p w14:paraId="43D416D0" w14:textId="77777777" w:rsidR="00C34FA8" w:rsidRDefault="00C34FA8">
      <w:pPr>
        <w:spacing w:after="174" w:line="259" w:lineRule="auto"/>
        <w:ind w:right="80"/>
        <w:jc w:val="center"/>
        <w:rPr>
          <w:ins w:id="202" w:author="Brown,James T" w:date="2019-02-10T17:35:00Z"/>
          <w:color w:val="000000" w:themeColor="text1"/>
        </w:rPr>
      </w:pPr>
    </w:p>
    <w:p w14:paraId="3A7C0653" w14:textId="77777777" w:rsidR="00C34FA8" w:rsidRDefault="00C34FA8">
      <w:pPr>
        <w:spacing w:after="174" w:line="259" w:lineRule="auto"/>
        <w:ind w:right="80"/>
        <w:jc w:val="center"/>
        <w:rPr>
          <w:ins w:id="203" w:author="Brown,James T" w:date="2019-02-10T17:35:00Z"/>
          <w:color w:val="000000" w:themeColor="text1"/>
        </w:rPr>
      </w:pPr>
    </w:p>
    <w:p w14:paraId="430B730C" w14:textId="77777777" w:rsidR="00C34FA8" w:rsidRPr="004F09C9" w:rsidRDefault="00C34FA8">
      <w:pPr>
        <w:spacing w:after="174" w:line="259" w:lineRule="auto"/>
        <w:ind w:right="80"/>
        <w:jc w:val="center"/>
        <w:rPr>
          <w:color w:val="000000" w:themeColor="text1"/>
        </w:rPr>
      </w:pPr>
    </w:p>
    <w:p w14:paraId="2949657C"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7FC6FC84"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Adkisson,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r w:rsidRPr="001B2751">
        <w:rPr>
          <w:i/>
          <w:color w:val="000000" w:themeColor="text1"/>
        </w:rPr>
        <w:t>Pectinophora gossypiella</w:t>
      </w:r>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0FD2562F" w14:textId="77777777" w:rsidR="00AD07F1" w:rsidRPr="004F09C9" w:rsidRDefault="00E872D5" w:rsidP="001B2751">
      <w:pPr>
        <w:spacing w:line="403" w:lineRule="auto"/>
        <w:ind w:left="187" w:right="86" w:hanging="187"/>
        <w:rPr>
          <w:color w:val="000000" w:themeColor="text1"/>
        </w:rPr>
      </w:pPr>
      <w:r w:rsidRPr="004F09C9">
        <w:rPr>
          <w:color w:val="000000" w:themeColor="text1"/>
        </w:rPr>
        <w:t>Allison, J. D., and R. T. Cardé.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1340F0DD"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Arrese, E. L., and J. L. Soulages.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3D651312"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w:t>
      </w:r>
      <w:proofErr w:type="spellStart"/>
      <w:r w:rsidRPr="001B2751">
        <w:rPr>
          <w:i/>
          <w:color w:val="000000" w:themeColor="text1"/>
        </w:rPr>
        <w:t>nubilalis</w:t>
      </w:r>
      <w:proofErr w:type="spellEnd"/>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699969A3" w14:textId="77777777" w:rsidR="00E872D5" w:rsidRPr="004F09C9" w:rsidRDefault="00E872D5" w:rsidP="001B2751">
      <w:pPr>
        <w:spacing w:line="403" w:lineRule="auto"/>
        <w:ind w:left="187" w:right="86" w:hanging="187"/>
        <w:rPr>
          <w:color w:val="000000" w:themeColor="text1"/>
        </w:rPr>
      </w:pPr>
      <w:r w:rsidRPr="004F09C9">
        <w:rPr>
          <w:color w:val="000000" w:themeColor="text1"/>
        </w:rPr>
        <w:t>Bohnenblust, E., and J. Tooker. 2010. European corn borer in field corn. Entomologi</w:t>
      </w:r>
      <w:r>
        <w:rPr>
          <w:color w:val="000000" w:themeColor="text1"/>
        </w:rPr>
        <w:t>c</w:t>
      </w:r>
      <w:r w:rsidRPr="004F09C9">
        <w:rPr>
          <w:color w:val="000000" w:themeColor="text1"/>
        </w:rPr>
        <w:t>al Notes.</w:t>
      </w:r>
    </w:p>
    <w:p w14:paraId="3D7672B9"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41BFB40" w14:textId="77777777" w:rsidR="00E872D5" w:rsidRPr="004F09C9" w:rsidRDefault="00E872D5" w:rsidP="001B2751">
      <w:pPr>
        <w:spacing w:line="403" w:lineRule="auto"/>
        <w:ind w:left="187" w:right="86" w:hanging="187"/>
        <w:rPr>
          <w:color w:val="000000" w:themeColor="text1"/>
        </w:rPr>
      </w:pPr>
      <w:r w:rsidRPr="004F09C9">
        <w:rPr>
          <w:color w:val="000000" w:themeColor="text1"/>
        </w:rPr>
        <w:t>Breed, G. A., S. Stichter, and E. E. Crone. 2012. Climate-driven changes in northeastern US butterfly communities. Nature Climate Change 3:142</w:t>
      </w:r>
      <w:r w:rsidR="00E26727">
        <w:rPr>
          <w:color w:val="000000" w:themeColor="text1"/>
        </w:rPr>
        <w:t>-</w:t>
      </w:r>
      <w:r w:rsidRPr="004F09C9">
        <w:rPr>
          <w:color w:val="000000" w:themeColor="text1"/>
        </w:rPr>
        <w:t>145.</w:t>
      </w:r>
    </w:p>
    <w:p w14:paraId="40828A23"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Capinera, J. L. 2000. European corn borer scientific name: </w:t>
      </w:r>
      <w:r w:rsidRPr="00344E94">
        <w:rPr>
          <w:i/>
          <w:color w:val="000000" w:themeColor="text1"/>
        </w:rPr>
        <w:t>Ostrinia nubilalis</w:t>
      </w:r>
      <w:r w:rsidRPr="004F09C9">
        <w:rPr>
          <w:color w:val="000000" w:themeColor="text1"/>
        </w:rPr>
        <w:t xml:space="preserve"> (Hübner) (Insecta: Lepidoptera: Pyralidae) (EENY-156). Gainesville: University of Florida Institute of Food and Agricultural Sciences.</w:t>
      </w:r>
    </w:p>
    <w:p w14:paraId="6AFA29EB" w14:textId="77777777"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1A2707F9"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666988A3" w14:textId="77777777" w:rsidR="00EF16C4" w:rsidRDefault="00E872D5" w:rsidP="001B2751">
      <w:pPr>
        <w:spacing w:line="403" w:lineRule="auto"/>
        <w:ind w:left="187" w:right="86" w:hanging="187"/>
        <w:rPr>
          <w:color w:val="000000" w:themeColor="text1"/>
        </w:rPr>
      </w:pPr>
      <w:r w:rsidRPr="004F09C9">
        <w:rPr>
          <w:color w:val="000000" w:themeColor="text1"/>
        </w:rPr>
        <w:t xml:space="preserve">DeLucia,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79ABC35B" w14:textId="77777777" w:rsidR="00EF16C4" w:rsidRDefault="00E872D5" w:rsidP="001B2751">
      <w:pPr>
        <w:spacing w:line="403" w:lineRule="auto"/>
        <w:ind w:left="187" w:right="86" w:hanging="187"/>
        <w:rPr>
          <w:color w:val="000000" w:themeColor="text1"/>
        </w:rPr>
      </w:pPr>
      <w:r w:rsidRPr="004F09C9">
        <w:rPr>
          <w:color w:val="000000" w:themeColor="text1"/>
        </w:rPr>
        <w:lastRenderedPageBreak/>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4D727AB6"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3BDA6D50" w14:textId="77777777" w:rsidR="0058403E" w:rsidRDefault="00FE68A9" w:rsidP="001B2751">
      <w:pPr>
        <w:spacing w:line="403" w:lineRule="auto"/>
        <w:ind w:left="187" w:right="86" w:hanging="187"/>
        <w:rPr>
          <w:color w:val="000000" w:themeColor="text1"/>
        </w:rPr>
      </w:pPr>
      <w:proofErr w:type="spellStart"/>
      <w:r w:rsidRPr="00FE68A9">
        <w:rPr>
          <w:color w:val="000000" w:themeColor="text1"/>
        </w:rPr>
        <w:t>Folch</w:t>
      </w:r>
      <w:proofErr w:type="spellEnd"/>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 xml:space="preserve">total </w:t>
      </w:r>
      <w:proofErr w:type="spellStart"/>
      <w:r w:rsidRPr="00C66D59">
        <w:rPr>
          <w:color w:val="000000" w:themeColor="text1"/>
        </w:rPr>
        <w:t>lipides</w:t>
      </w:r>
      <w:proofErr w:type="spellEnd"/>
      <w:r w:rsidRPr="00C66D59">
        <w:rPr>
          <w:color w:val="000000" w:themeColor="text1"/>
        </w:rPr>
        <w:t xml:space="preserve">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45A05DB2" w14:textId="77777777" w:rsidR="0058403E" w:rsidRDefault="00E872D5" w:rsidP="001B2751">
      <w:pPr>
        <w:spacing w:line="403" w:lineRule="auto"/>
        <w:ind w:left="187" w:right="86" w:hanging="187"/>
        <w:rPr>
          <w:color w:val="000000" w:themeColor="text1"/>
        </w:rPr>
      </w:pPr>
      <w:r w:rsidRPr="004F09C9">
        <w:rPr>
          <w:color w:val="000000" w:themeColor="text1"/>
        </w:rPr>
        <w:t>Frolov, A. N., D. Bourguet, and S. Ponsard</w:t>
      </w:r>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Biological Journal of the Linnean Society 91:49-72</w:t>
      </w:r>
    </w:p>
    <w:p w14:paraId="34374204"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46EC70D0" w14:textId="77777777" w:rsidR="0058403E" w:rsidRDefault="00E872D5" w:rsidP="001B2751">
      <w:pPr>
        <w:spacing w:line="403" w:lineRule="auto"/>
        <w:ind w:left="187" w:right="86" w:hanging="187"/>
        <w:rPr>
          <w:color w:val="000000" w:themeColor="text1"/>
        </w:rPr>
      </w:pPr>
      <w:r w:rsidRPr="004F09C9">
        <w:rPr>
          <w:color w:val="000000" w:themeColor="text1"/>
        </w:rPr>
        <w:t xml:space="preserve">Gomi,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r w:rsidRPr="004F09C9">
        <w:rPr>
          <w:color w:val="000000" w:themeColor="text1"/>
        </w:rPr>
        <w:t>Entomologia</w:t>
      </w:r>
      <w:r w:rsidR="00973830">
        <w:rPr>
          <w:color w:val="000000" w:themeColor="text1"/>
        </w:rPr>
        <w:t xml:space="preserve"> </w:t>
      </w:r>
      <w:r w:rsidRPr="004F09C9">
        <w:rPr>
          <w:color w:val="000000" w:themeColor="text1"/>
        </w:rPr>
        <w:t>Experimentalis et Applicata 125:179</w:t>
      </w:r>
      <w:r w:rsidR="00E26727">
        <w:rPr>
          <w:color w:val="000000" w:themeColor="text1"/>
        </w:rPr>
        <w:t>-</w:t>
      </w:r>
      <w:r w:rsidRPr="004F09C9">
        <w:rPr>
          <w:color w:val="000000" w:themeColor="text1"/>
        </w:rPr>
        <w:t>184.</w:t>
      </w:r>
    </w:p>
    <w:p w14:paraId="77B0C1D6"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53092C9F"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2201AF99" w14:textId="77777777"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35BA404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Ikten, C., S. R. Skoda, T. E. Hunt, J. Molina-Ochoa, and J. E. Foster. 2011. </w:t>
      </w:r>
      <w:r w:rsidR="00313940" w:rsidRPr="004F09C9">
        <w:rPr>
          <w:color w:val="000000" w:themeColor="text1"/>
        </w:rPr>
        <w:t xml:space="preserve">Genetic variation and inheritance of diapause induction in two distinct voltine ecotypes of </w:t>
      </w:r>
      <w:r w:rsidRPr="001B2751">
        <w:rPr>
          <w:i/>
          <w:color w:val="000000" w:themeColor="text1"/>
        </w:rPr>
        <w:t>Ostrinia nubilalis</w:t>
      </w:r>
      <w:r w:rsidRPr="004F09C9">
        <w:rPr>
          <w:color w:val="000000" w:themeColor="text1"/>
        </w:rPr>
        <w:t xml:space="preserve"> (Lepidoptera: Crambidae). Annals of the Entomological Society of America 104:567</w:t>
      </w:r>
      <w:r w:rsidR="00E26727">
        <w:rPr>
          <w:color w:val="000000" w:themeColor="text1"/>
        </w:rPr>
        <w:t>-</w:t>
      </w:r>
      <w:r w:rsidRPr="004F09C9">
        <w:rPr>
          <w:color w:val="000000" w:themeColor="text1"/>
        </w:rPr>
        <w:t>575.</w:t>
      </w:r>
    </w:p>
    <w:p w14:paraId="4540800A" w14:textId="77777777"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67CEBD4" w14:textId="77777777"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Tatsuki, and Y. Ishikawa. 1999. Usefulness of mitochondrial COII gene sequences in examining phylogenetic relationships in the Asian corn borer, </w:t>
      </w:r>
      <w:r w:rsidRPr="00344E94">
        <w:rPr>
          <w:i/>
          <w:color w:val="000000" w:themeColor="text1"/>
        </w:rPr>
        <w:t>Ostrinia furnacalis</w:t>
      </w:r>
      <w:r w:rsidRPr="004F09C9">
        <w:rPr>
          <w:color w:val="000000" w:themeColor="text1"/>
        </w:rPr>
        <w:t>, and allied species (Lepidoptera: Pyralidae). Applied Entomology and Zoology 34:405</w:t>
      </w:r>
      <w:r w:rsidR="00E26727">
        <w:rPr>
          <w:color w:val="000000" w:themeColor="text1"/>
        </w:rPr>
        <w:t>-</w:t>
      </w:r>
      <w:r w:rsidRPr="004F09C9">
        <w:rPr>
          <w:color w:val="000000" w:themeColor="text1"/>
        </w:rPr>
        <w:t>412.</w:t>
      </w:r>
    </w:p>
    <w:p w14:paraId="117008F2"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1213F918" w14:textId="77777777" w:rsidR="00313940" w:rsidRPr="004F09C9" w:rsidRDefault="00E872D5" w:rsidP="001B2751">
      <w:pPr>
        <w:spacing w:line="403" w:lineRule="auto"/>
        <w:ind w:left="187" w:right="86" w:hanging="187"/>
        <w:rPr>
          <w:color w:val="000000" w:themeColor="text1"/>
        </w:rPr>
      </w:pPr>
      <w:r w:rsidRPr="004F09C9">
        <w:rPr>
          <w:color w:val="000000" w:themeColor="text1"/>
        </w:rPr>
        <w:t xml:space="preserve">Lassance,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Heckel,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2347C4A5"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134FA6E4"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1C22E19" w14:textId="77777777" w:rsidR="00E872D5" w:rsidRPr="004F09C9" w:rsidRDefault="00E872D5" w:rsidP="001B2751">
      <w:pPr>
        <w:spacing w:line="403" w:lineRule="auto"/>
        <w:ind w:left="187" w:right="86" w:hanging="187"/>
        <w:rPr>
          <w:color w:val="000000" w:themeColor="text1"/>
        </w:rPr>
      </w:pPr>
      <w:r w:rsidRPr="004F09C9">
        <w:rPr>
          <w:color w:val="000000" w:themeColor="text1"/>
        </w:rPr>
        <w:t>Mitchell, C. J., and H. Briegel.</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Culex pipiens</w:t>
      </w:r>
      <w:r w:rsidRPr="004F09C9">
        <w:rPr>
          <w:color w:val="000000" w:themeColor="text1"/>
        </w:rPr>
        <w:t xml:space="preserve"> (Diptera: Culicidae)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416F7AE7"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Mutuura,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Pyralidae).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6CCAD9A4" w14:textId="77777777" w:rsidR="00E872D5" w:rsidRPr="004F09C9" w:rsidRDefault="00E872D5" w:rsidP="001B2751">
      <w:pPr>
        <w:spacing w:line="403" w:lineRule="auto"/>
        <w:ind w:left="187" w:right="86" w:hanging="187"/>
        <w:rPr>
          <w:color w:val="000000" w:themeColor="text1"/>
        </w:rPr>
      </w:pPr>
      <w:r w:rsidRPr="004F09C9">
        <w:rPr>
          <w:color w:val="000000" w:themeColor="text1"/>
        </w:rPr>
        <w:t>Nechols,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3D0C4DBB" w14:textId="77777777"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1C0EE12B"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Ryrholm, C. Stefanescu, J. K. Hill, C. D. Thomas, H. Descimon, B. Huntley, L. Kaila, J. Kullberg, T. Tammaru,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01E0E71F"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Nature 399:579</w:t>
      </w:r>
      <w:r w:rsidR="00E26727">
        <w:rPr>
          <w:color w:val="000000" w:themeColor="text1"/>
        </w:rPr>
        <w:t>-</w:t>
      </w:r>
      <w:r w:rsidRPr="004F09C9">
        <w:rPr>
          <w:color w:val="000000" w:themeColor="text1"/>
        </w:rPr>
        <w:t>583.</w:t>
      </w:r>
    </w:p>
    <w:p w14:paraId="2C0F4217"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60673E2E"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Regier,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w:t>
      </w:r>
      <w:r w:rsidR="00E26727">
        <w:rPr>
          <w:color w:val="000000" w:themeColor="text1"/>
        </w:rPr>
        <w:t>-</w:t>
      </w:r>
      <w:r w:rsidRPr="004F09C9">
        <w:rPr>
          <w:color w:val="000000" w:themeColor="text1"/>
        </w:rPr>
        <w:t>656.</w:t>
      </w:r>
    </w:p>
    <w:p w14:paraId="73C942AD"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Roelofs,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0B0FCA22" w14:textId="77777777"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Bombyx mori</w:t>
      </w:r>
      <w:r w:rsidRPr="004F09C9">
        <w:rPr>
          <w:color w:val="000000" w:themeColor="text1"/>
        </w:rPr>
        <w:t xml:space="preserve">: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7CA2163"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r w:rsidRPr="001B2751">
        <w:rPr>
          <w:i/>
          <w:color w:val="000000" w:themeColor="text1"/>
        </w:rPr>
        <w:t>Calliphora vicina</w:t>
      </w:r>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206FC528" w14:textId="77777777" w:rsidR="0094291C" w:rsidRDefault="00E872D5" w:rsidP="001B2751">
      <w:pPr>
        <w:spacing w:line="403" w:lineRule="auto"/>
        <w:ind w:left="187" w:right="86" w:hanging="187"/>
        <w:rPr>
          <w:color w:val="000000" w:themeColor="text1"/>
        </w:rPr>
      </w:pPr>
      <w:r w:rsidRPr="004F09C9">
        <w:rPr>
          <w:color w:val="000000" w:themeColor="text1"/>
        </w:rPr>
        <w:t>Showers, W. B., H. C. Chiang, A. J. Keaster, R. E. Hill, G. L. Reed, A. N. Sparks, and G. J.</w:t>
      </w:r>
      <w:r w:rsidR="0094291C">
        <w:rPr>
          <w:color w:val="000000" w:themeColor="text1"/>
        </w:rPr>
        <w:t xml:space="preserve"> </w:t>
      </w:r>
      <w:r w:rsidRPr="004F09C9">
        <w:rPr>
          <w:color w:val="000000" w:themeColor="text1"/>
        </w:rPr>
        <w:t>Musick.</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7AEB6279"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332DBF15"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Phylogenetic studies and modern classification of the Pyraloidea</w:t>
      </w:r>
      <w:r w:rsidR="00BC2E50">
        <w:rPr>
          <w:color w:val="000000" w:themeColor="text1"/>
        </w:rPr>
        <w:t xml:space="preserve"> </w:t>
      </w:r>
      <w:r w:rsidRPr="004F09C9">
        <w:rPr>
          <w:color w:val="000000" w:themeColor="text1"/>
        </w:rPr>
        <w:t>(Lepidoptera). Revista Colombiana de Entomología 33:1</w:t>
      </w:r>
      <w:r w:rsidR="00E26727">
        <w:rPr>
          <w:color w:val="000000" w:themeColor="text1"/>
        </w:rPr>
        <w:t>-</w:t>
      </w:r>
      <w:r w:rsidRPr="004F09C9">
        <w:rPr>
          <w:color w:val="000000" w:themeColor="text1"/>
        </w:rPr>
        <w:t>9.</w:t>
      </w:r>
    </w:p>
    <w:p w14:paraId="7D085DAB" w14:textId="77777777"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4FE6F8B" w14:textId="77777777" w:rsidR="00E872D5" w:rsidRPr="004F09C9" w:rsidRDefault="00E872D5" w:rsidP="001B2751">
      <w:pPr>
        <w:spacing w:line="403" w:lineRule="auto"/>
        <w:ind w:left="187" w:right="86" w:hanging="187"/>
        <w:rPr>
          <w:color w:val="000000" w:themeColor="text1"/>
        </w:rPr>
      </w:pPr>
      <w:bookmarkStart w:id="204" w:name="_Hlk855380"/>
      <w:r w:rsidRPr="004F09C9">
        <w:rPr>
          <w:color w:val="000000" w:themeColor="text1"/>
        </w:rPr>
        <w:t xml:space="preserve">Thompson, A. C., and F. M. Davis. 1981. The effect of temperature on the rate of metabolism of lipids and glycogen in diapausing southwestern corn borer, </w:t>
      </w:r>
      <w:r w:rsidRPr="001B2751">
        <w:rPr>
          <w:i/>
          <w:color w:val="000000" w:themeColor="text1"/>
        </w:rPr>
        <w:t>Diatraea grandiosella</w:t>
      </w:r>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204"/>
    <w:p w14:paraId="7009FC3D"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Vukašinović, E. L., D. W. Pond, M. R. Worland, D. Kojić, J. Purać, D. P. Blagojević, and G. Grubor-Lajšić.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(Lepidoptera: Crambidae). Comparative Biochemistry and Physiology Part B: Biochemistry and Molecular Biology 165:219</w:t>
      </w:r>
      <w:r w:rsidR="00E26727">
        <w:rPr>
          <w:color w:val="000000" w:themeColor="text1"/>
        </w:rPr>
        <w:t>-</w:t>
      </w:r>
      <w:r w:rsidRPr="004F09C9">
        <w:rPr>
          <w:color w:val="000000" w:themeColor="text1"/>
        </w:rPr>
        <w:t>225.</w:t>
      </w:r>
    </w:p>
    <w:p w14:paraId="4A1E9AB5"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321F6FC" w14:textId="77777777" w:rsidR="00E872D5" w:rsidRPr="004F09C9" w:rsidRDefault="00E872D5" w:rsidP="001B2751">
      <w:pPr>
        <w:spacing w:line="403" w:lineRule="auto"/>
        <w:ind w:left="187" w:right="86" w:hanging="187"/>
        <w:rPr>
          <w:color w:val="000000" w:themeColor="text1"/>
        </w:rPr>
      </w:pPr>
      <w:r w:rsidRPr="004F09C9">
        <w:rPr>
          <w:color w:val="000000" w:themeColor="text1"/>
        </w:rPr>
        <w:t>Wahlberg, N., C. W. Wheat, and C. Peña. 2013. Timing and patterns in the taxonomic diversification of Lepidoptera (butterflies and moths). PLoS ONE 8:80875.</w:t>
      </w:r>
    </w:p>
    <w:p w14:paraId="190CE43C" w14:textId="77777777" w:rsidR="00E872D5" w:rsidRPr="004F09C9" w:rsidRDefault="00E872D5" w:rsidP="001B2751">
      <w:pPr>
        <w:spacing w:line="403" w:lineRule="auto"/>
        <w:ind w:left="187" w:right="86" w:hanging="187"/>
        <w:rPr>
          <w:color w:val="000000" w:themeColor="text1"/>
        </w:rPr>
      </w:pPr>
      <w:bookmarkStart w:id="205" w:name="_Hlk855342"/>
      <w:r w:rsidRPr="004F09C9">
        <w:rPr>
          <w:color w:val="000000" w:themeColor="text1"/>
        </w:rPr>
        <w:t xml:space="preserve">Williams, C. M., K. E. Marshall, H. A. MacMillan, J. D. Dzurisin, J. J. Hellmann, and B. J. Sinclair. 2012. Thermal variability increases the impact of autumnal warming and drives metabolic depression in an overwintering butterfly. PLoS ONE </w:t>
      </w:r>
      <w:proofErr w:type="gramStart"/>
      <w:r w:rsidRPr="004F09C9">
        <w:rPr>
          <w:color w:val="000000" w:themeColor="text1"/>
        </w:rPr>
        <w:t>7:e</w:t>
      </w:r>
      <w:proofErr w:type="gramEnd"/>
      <w:r w:rsidRPr="004F09C9">
        <w:rPr>
          <w:color w:val="000000" w:themeColor="text1"/>
        </w:rPr>
        <w:t>34470.</w:t>
      </w:r>
    </w:p>
    <w:p w14:paraId="1E9C9E9A"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797D3463" w14:textId="77777777" w:rsidR="006F58EA" w:rsidRPr="004F09C9" w:rsidRDefault="00E872D5" w:rsidP="001B2751">
      <w:pPr>
        <w:spacing w:line="403" w:lineRule="auto"/>
        <w:ind w:left="187" w:right="86" w:hanging="187"/>
        <w:rPr>
          <w:color w:val="000000" w:themeColor="text1"/>
        </w:rPr>
      </w:pPr>
      <w:r w:rsidRPr="004F09C9">
        <w:rPr>
          <w:color w:val="000000" w:themeColor="text1"/>
        </w:rPr>
        <w:t>Wipking, W., M. Viebahn, and D. Neumann. 1995. Oxygen consumption, water, lipid and glycogen content of early and late diapause and non-diapause larvae of the burnet moth</w:t>
      </w:r>
      <w:r w:rsidR="00F2538A">
        <w:rPr>
          <w:i/>
          <w:color w:val="000000" w:themeColor="text1"/>
        </w:rPr>
        <w:t xml:space="preserve"> </w:t>
      </w:r>
      <w:r w:rsidRPr="001B2751">
        <w:rPr>
          <w:i/>
          <w:color w:val="000000" w:themeColor="text1"/>
        </w:rPr>
        <w:t>Zygaena trifolii</w:t>
      </w:r>
      <w:r w:rsidRPr="004F09C9">
        <w:rPr>
          <w:color w:val="000000" w:themeColor="text1"/>
        </w:rPr>
        <w:t>. Journal of Insect Physiology 41:47</w:t>
      </w:r>
      <w:r w:rsidR="00E26727">
        <w:rPr>
          <w:color w:val="000000" w:themeColor="text1"/>
        </w:rPr>
        <w:t>-</w:t>
      </w:r>
      <w:r w:rsidRPr="004F09C9">
        <w:rPr>
          <w:color w:val="000000" w:themeColor="text1"/>
        </w:rPr>
        <w:t>56.</w:t>
      </w:r>
      <w:bookmarkEnd w:id="205"/>
    </w:p>
    <w:p w14:paraId="534FADE1" w14:textId="77777777" w:rsidR="00D27C9E" w:rsidRPr="004F09C9" w:rsidRDefault="00D27C9E">
      <w:pPr>
        <w:spacing w:line="259" w:lineRule="auto"/>
        <w:ind w:left="244" w:right="90"/>
        <w:rPr>
          <w:color w:val="000000" w:themeColor="text1"/>
        </w:rPr>
      </w:pPr>
    </w:p>
    <w:p w14:paraId="32CE6A94" w14:textId="77777777" w:rsidR="00D27C9E" w:rsidRPr="004F09C9" w:rsidRDefault="00D27C9E">
      <w:pPr>
        <w:spacing w:line="259" w:lineRule="auto"/>
        <w:ind w:left="244" w:right="90"/>
        <w:rPr>
          <w:color w:val="000000" w:themeColor="text1"/>
        </w:rPr>
      </w:pPr>
    </w:p>
    <w:p w14:paraId="33DB8170" w14:textId="77777777" w:rsidR="00D27C9E" w:rsidRPr="004F09C9" w:rsidRDefault="00D27C9E">
      <w:pPr>
        <w:spacing w:line="259" w:lineRule="auto"/>
        <w:ind w:left="244" w:right="90"/>
        <w:rPr>
          <w:color w:val="000000" w:themeColor="text1"/>
        </w:rPr>
      </w:pPr>
    </w:p>
    <w:p w14:paraId="07017F15" w14:textId="77777777" w:rsidR="00D27C9E" w:rsidRPr="004F09C9" w:rsidRDefault="00D27C9E">
      <w:pPr>
        <w:spacing w:line="259" w:lineRule="auto"/>
        <w:ind w:left="244" w:right="90"/>
        <w:rPr>
          <w:color w:val="000000" w:themeColor="text1"/>
        </w:rPr>
      </w:pPr>
    </w:p>
    <w:p w14:paraId="5F74F07D" w14:textId="77777777" w:rsidR="00D27C9E" w:rsidRPr="004F09C9" w:rsidRDefault="00D27C9E">
      <w:pPr>
        <w:spacing w:line="259" w:lineRule="auto"/>
        <w:ind w:left="244" w:right="90"/>
        <w:rPr>
          <w:color w:val="000000" w:themeColor="text1"/>
        </w:rPr>
      </w:pPr>
    </w:p>
    <w:p w14:paraId="243ADD87" w14:textId="77777777" w:rsidR="00D27C9E" w:rsidRPr="004F09C9" w:rsidRDefault="00D27C9E">
      <w:pPr>
        <w:spacing w:line="259" w:lineRule="auto"/>
        <w:ind w:left="244" w:right="90"/>
        <w:rPr>
          <w:color w:val="000000" w:themeColor="text1"/>
        </w:rPr>
      </w:pPr>
    </w:p>
    <w:p w14:paraId="01515006" w14:textId="77777777" w:rsidR="00D27C9E" w:rsidRPr="004F09C9" w:rsidRDefault="00D27C9E">
      <w:pPr>
        <w:spacing w:line="259" w:lineRule="auto"/>
        <w:ind w:left="244" w:right="90"/>
        <w:rPr>
          <w:color w:val="000000" w:themeColor="text1"/>
        </w:rPr>
      </w:pPr>
    </w:p>
    <w:p w14:paraId="2777B0B3" w14:textId="77777777" w:rsidR="00D27C9E" w:rsidRPr="004F09C9" w:rsidRDefault="00D27C9E">
      <w:pPr>
        <w:spacing w:line="259" w:lineRule="auto"/>
        <w:ind w:left="244" w:right="90"/>
        <w:rPr>
          <w:color w:val="000000" w:themeColor="text1"/>
        </w:rPr>
      </w:pPr>
    </w:p>
    <w:p w14:paraId="35C2978C" w14:textId="77777777" w:rsidR="00D27C9E" w:rsidRDefault="00D27C9E">
      <w:pPr>
        <w:spacing w:line="259" w:lineRule="auto"/>
        <w:ind w:left="244" w:right="90"/>
        <w:rPr>
          <w:color w:val="000000" w:themeColor="text1"/>
        </w:rPr>
      </w:pPr>
    </w:p>
    <w:p w14:paraId="053CB702" w14:textId="77777777" w:rsidR="001B2751" w:rsidRDefault="001B2751">
      <w:pPr>
        <w:spacing w:line="259" w:lineRule="auto"/>
        <w:ind w:left="244" w:right="90"/>
        <w:rPr>
          <w:color w:val="000000" w:themeColor="text1"/>
        </w:rPr>
      </w:pPr>
    </w:p>
    <w:p w14:paraId="05457B22" w14:textId="77777777" w:rsidR="001B2751" w:rsidRDefault="001B2751">
      <w:pPr>
        <w:spacing w:line="259" w:lineRule="auto"/>
        <w:ind w:left="244" w:right="90"/>
        <w:rPr>
          <w:color w:val="000000" w:themeColor="text1"/>
        </w:rPr>
      </w:pPr>
    </w:p>
    <w:p w14:paraId="55916BB1" w14:textId="77777777" w:rsidR="001B2751" w:rsidRDefault="001B2751">
      <w:pPr>
        <w:spacing w:line="259" w:lineRule="auto"/>
        <w:ind w:left="244" w:right="90"/>
        <w:rPr>
          <w:color w:val="000000" w:themeColor="text1"/>
        </w:rPr>
      </w:pPr>
    </w:p>
    <w:p w14:paraId="46DD42D0" w14:textId="77777777" w:rsidR="001B2751" w:rsidRDefault="001B2751">
      <w:pPr>
        <w:spacing w:line="259" w:lineRule="auto"/>
        <w:ind w:left="244" w:right="90"/>
        <w:rPr>
          <w:color w:val="000000" w:themeColor="text1"/>
        </w:rPr>
      </w:pPr>
    </w:p>
    <w:p w14:paraId="3158F36A" w14:textId="77777777" w:rsidR="001B2751" w:rsidRDefault="001B2751">
      <w:pPr>
        <w:spacing w:line="259" w:lineRule="auto"/>
        <w:ind w:left="244" w:right="90"/>
        <w:rPr>
          <w:color w:val="000000" w:themeColor="text1"/>
        </w:rPr>
      </w:pPr>
    </w:p>
    <w:p w14:paraId="3C7EF8C8" w14:textId="77777777" w:rsidR="001B2751" w:rsidRDefault="001B2751">
      <w:pPr>
        <w:spacing w:line="259" w:lineRule="auto"/>
        <w:ind w:left="244" w:right="90"/>
        <w:rPr>
          <w:color w:val="000000" w:themeColor="text1"/>
        </w:rPr>
      </w:pPr>
    </w:p>
    <w:p w14:paraId="6E1AF13D" w14:textId="77777777" w:rsidR="001B2751" w:rsidRPr="004F09C9" w:rsidRDefault="001B2751">
      <w:pPr>
        <w:spacing w:line="259" w:lineRule="auto"/>
        <w:ind w:left="244" w:right="90"/>
        <w:rPr>
          <w:color w:val="000000" w:themeColor="text1"/>
        </w:rPr>
      </w:pPr>
    </w:p>
    <w:p w14:paraId="1AA5902C"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5C98A7BF"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67683A54" w14:textId="0700499A"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 w:date="2019-02-15T09:25:00Z" w:initials="D">
    <w:p w14:paraId="7CA2D429" w14:textId="77777777" w:rsidR="0099645A" w:rsidRDefault="0099645A">
      <w:pPr>
        <w:pStyle w:val="CommentText"/>
      </w:pPr>
      <w:r>
        <w:rPr>
          <w:rStyle w:val="CommentReference"/>
        </w:rPr>
        <w:annotationRef/>
      </w:r>
      <w:r>
        <w:t xml:space="preserve">Please think about the logic of what you wrote and let’s revisit. </w:t>
      </w:r>
    </w:p>
  </w:comment>
  <w:comment w:id="1" w:author="Brown,James T" w:date="2019-02-15T14:07:00Z" w:initials="BT">
    <w:p w14:paraId="7922E09B" w14:textId="5F62A493" w:rsidR="0099645A" w:rsidRDefault="0099645A">
      <w:pPr>
        <w:pStyle w:val="CommentText"/>
      </w:pPr>
      <w:r>
        <w:rPr>
          <w:rStyle w:val="CommentReference"/>
        </w:rPr>
        <w:annotationRef/>
      </w:r>
      <w:r>
        <w:t>Witty is fine but make sure you are being accurate</w:t>
      </w:r>
    </w:p>
  </w:comment>
  <w:comment w:id="2" w:author="Brown,James T" w:date="2019-02-05T18:29:00Z" w:initials="BT">
    <w:p w14:paraId="0DB21671" w14:textId="77777777" w:rsidR="0099645A" w:rsidRDefault="0099645A">
      <w:pPr>
        <w:pStyle w:val="CommentText"/>
      </w:pPr>
      <w:r>
        <w:rPr>
          <w:rStyle w:val="CommentReference"/>
        </w:rPr>
        <w:annotationRef/>
      </w:r>
      <w:r>
        <w:t xml:space="preserve">The page numbers and labels are no longer connected and there may be some discrepancies  </w:t>
      </w:r>
    </w:p>
  </w:comment>
  <w:comment w:id="3" w:author="Brown,James T" w:date="2019-02-05T19:04:00Z" w:initials="BT">
    <w:p w14:paraId="0413B61C" w14:textId="77777777" w:rsidR="0099645A" w:rsidRDefault="0099645A">
      <w:pPr>
        <w:pStyle w:val="CommentText"/>
      </w:pPr>
      <w:r>
        <w:rPr>
          <w:rStyle w:val="CommentReference"/>
        </w:rPr>
        <w:annotationRef/>
      </w:r>
      <w:r>
        <w:t>This list does not match text</w:t>
      </w:r>
    </w:p>
  </w:comment>
  <w:comment w:id="5" w:author="reviewer" w:date="2019-02-20T13:52:00Z" w:initials="a">
    <w:p w14:paraId="185FEBA6" w14:textId="215E1B5A" w:rsidR="0099645A" w:rsidRDefault="0099645A">
      <w:pPr>
        <w:pStyle w:val="CommentText"/>
      </w:pPr>
      <w:r>
        <w:rPr>
          <w:rStyle w:val="CommentReference"/>
        </w:rPr>
        <w:annotationRef/>
      </w:r>
      <w:r>
        <w:t>Where is this information from?</w:t>
      </w:r>
    </w:p>
  </w:comment>
  <w:comment w:id="6" w:author="Chemistry Group Computer" w:date="2019-02-21T15:40:00Z" w:initials="CGC">
    <w:p w14:paraId="3209A45A" w14:textId="1E5CBF41" w:rsidR="005D34C1" w:rsidRDefault="005D34C1" w:rsidP="005D34C1">
      <w:pPr>
        <w:pStyle w:val="CommentText"/>
        <w:ind w:left="0" w:firstLine="0"/>
      </w:pPr>
      <w:r>
        <w:rPr>
          <w:rStyle w:val="CommentReference"/>
        </w:rPr>
        <w:annotationRef/>
      </w:r>
      <w:r>
        <w:t>I added some more context to the statement to better get my point across about the affect climate change could have on the cues that predict seasonal changes.</w:t>
      </w:r>
    </w:p>
  </w:comment>
  <w:comment w:id="8" w:author="Dan Hahn" w:date="2019-02-18T08:39:00Z" w:initials="DH">
    <w:p w14:paraId="34087017" w14:textId="77777777" w:rsidR="0099645A" w:rsidRDefault="0099645A" w:rsidP="000C1702">
      <w:pPr>
        <w:pStyle w:val="CommentText"/>
      </w:pPr>
      <w:r>
        <w:rPr>
          <w:rStyle w:val="CommentReference"/>
        </w:rPr>
        <w:annotationRef/>
      </w:r>
      <w:r>
        <w:t xml:space="preserve">Why did you not do this same analysis in the paragraph below with the wandering day? </w:t>
      </w:r>
    </w:p>
  </w:comment>
  <w:comment w:id="9" w:author="Brown,James T" w:date="2019-02-18T17:21:00Z" w:initials="BT">
    <w:p w14:paraId="42C0DFCC" w14:textId="77777777" w:rsidR="0099645A" w:rsidRDefault="0099645A" w:rsidP="000C1702">
      <w:pPr>
        <w:pStyle w:val="CommentText"/>
      </w:pPr>
      <w:r>
        <w:rPr>
          <w:rStyle w:val="CommentReference"/>
        </w:rPr>
        <w:annotationRef/>
      </w:r>
      <w:r>
        <w:rPr>
          <w:rStyle w:val="CommentReference"/>
        </w:rPr>
        <w:t>Please see my comments below</w:t>
      </w:r>
    </w:p>
  </w:comment>
  <w:comment w:id="10" w:author="Dan Hahn" w:date="2019-02-18T08:37:00Z" w:initials="DH">
    <w:p w14:paraId="7C566CD9" w14:textId="77777777" w:rsidR="0099645A" w:rsidRDefault="0099645A" w:rsidP="000C1702">
      <w:pPr>
        <w:pStyle w:val="CommentText"/>
      </w:pPr>
      <w:r>
        <w:rPr>
          <w:rStyle w:val="CommentReference"/>
        </w:rPr>
        <w:annotationRef/>
      </w:r>
      <w:r>
        <w:t xml:space="preserve">I do not understand what is different between these two sentences. Why have the first sentence when the second sentence contains all the same information, but just broken down by genotype in a way that is more useful.  </w:t>
      </w:r>
    </w:p>
  </w:comment>
  <w:comment w:id="11" w:author="Brown,James T" w:date="2019-02-18T17:21:00Z" w:initials="BT">
    <w:p w14:paraId="1A9AB593" w14:textId="77777777" w:rsidR="0099645A" w:rsidRDefault="0099645A" w:rsidP="000C1702">
      <w:pPr>
        <w:pStyle w:val="CommentText"/>
      </w:pPr>
      <w:r>
        <w:rPr>
          <w:rStyle w:val="CommentReference"/>
        </w:rPr>
        <w:annotationRef/>
      </w:r>
      <w:r>
        <w:t>I removed the less specific statement.</w:t>
      </w:r>
    </w:p>
  </w:comment>
  <w:comment w:id="12" w:author="Dan Hahn" w:date="2019-02-18T08:39:00Z" w:initials="DH">
    <w:p w14:paraId="3C347BE1" w14:textId="77777777" w:rsidR="0099645A" w:rsidRDefault="0099645A" w:rsidP="000C1702">
      <w:pPr>
        <w:pStyle w:val="CommentText"/>
      </w:pPr>
      <w:r>
        <w:rPr>
          <w:rStyle w:val="CommentReference"/>
        </w:rPr>
        <w:annotationRef/>
      </w:r>
      <w:r>
        <w:t xml:space="preserve">Why did you not do this same analysis in the paragraph below with the wandering day? </w:t>
      </w:r>
    </w:p>
  </w:comment>
  <w:comment w:id="13" w:author="Brown,James T" w:date="2019-02-18T17:16:00Z" w:initials="BT">
    <w:p w14:paraId="44813869" w14:textId="77777777" w:rsidR="0099645A" w:rsidRDefault="0099645A" w:rsidP="000C1702">
      <w:pPr>
        <w:pStyle w:val="CommentText"/>
      </w:pPr>
      <w:r>
        <w:rPr>
          <w:rStyle w:val="CommentReference"/>
        </w:rPr>
        <w:annotationRef/>
      </w:r>
      <w:r>
        <w:t xml:space="preserve">I added the comparison of metabolic activity between deep and shallow diapause larvae on wandering day. </w:t>
      </w:r>
      <w:proofErr w:type="gramStart"/>
      <w:r>
        <w:t>Unfortunately</w:t>
      </w:r>
      <w:proofErr w:type="gramEnd"/>
      <w:r>
        <w:t xml:space="preserve"> I do not have data from the deep diapause larvae on that day due to the timing of Co2 sampling. Is what I have written ok, or should I exclude the stats I included and simply state that the data on the wandering day is unavailable?</w:t>
      </w:r>
    </w:p>
  </w:comment>
  <w:comment w:id="15" w:author="Dan" w:date="2019-02-15T13:12:00Z" w:initials="D">
    <w:p w14:paraId="28178C1E" w14:textId="11F60B7D" w:rsidR="0099645A" w:rsidRDefault="0099645A">
      <w:pPr>
        <w:pStyle w:val="CommentText"/>
      </w:pPr>
      <w:r>
        <w:rPr>
          <w:rStyle w:val="CommentReference"/>
        </w:rPr>
        <w:annotationRef/>
      </w:r>
      <w:r>
        <w:t>I think these are good ideas, but they are all very general and not concrete. Could you follow these assertions with some specific examples to help the reader understand your concepts better?</w:t>
      </w:r>
    </w:p>
  </w:comment>
  <w:comment w:id="16" w:author="Brown,James T" w:date="2019-02-20T01:09:00Z" w:initials="BT">
    <w:p w14:paraId="3A7A8172" w14:textId="2B39EBE1" w:rsidR="0099645A" w:rsidRDefault="0099645A">
      <w:pPr>
        <w:pStyle w:val="CommentText"/>
      </w:pPr>
      <w:r>
        <w:rPr>
          <w:rStyle w:val="CommentReference"/>
        </w:rPr>
        <w:annotationRef/>
      </w:r>
      <w:r>
        <w:t xml:space="preserve">This comment has not been addressed yet </w:t>
      </w:r>
    </w:p>
  </w:comment>
  <w:comment w:id="18" w:author="Dan" w:date="2019-01-29T10:27:00Z" w:initials="D">
    <w:p w14:paraId="24FEE2AE" w14:textId="77777777" w:rsidR="0099645A" w:rsidRDefault="0099645A">
      <w:pPr>
        <w:pStyle w:val="CommentText"/>
      </w:pPr>
      <w:r>
        <w:rPr>
          <w:rStyle w:val="CommentReference"/>
        </w:rPr>
        <w:annotationRef/>
      </w:r>
      <w:r>
        <w:t>You need a citation here.</w:t>
      </w:r>
    </w:p>
  </w:comment>
  <w:comment w:id="23" w:author="Dan" w:date="2019-01-29T10:29:00Z" w:initials="D">
    <w:p w14:paraId="614AE661" w14:textId="77777777" w:rsidR="0099645A" w:rsidRDefault="0099645A">
      <w:pPr>
        <w:pStyle w:val="CommentText"/>
      </w:pPr>
      <w:r>
        <w:rPr>
          <w:rStyle w:val="CommentReference"/>
        </w:rPr>
        <w:annotationRef/>
      </w:r>
      <w:r>
        <w:t xml:space="preserve">I do not understand this statement. What do you mean. Why do you not cite the Bradshaw study the first time you refer to it? </w:t>
      </w:r>
    </w:p>
  </w:comment>
  <w:comment w:id="24" w:author="Dan" w:date="2019-01-29T10:31:00Z" w:initials="D">
    <w:p w14:paraId="117507C9" w14:textId="77777777" w:rsidR="0099645A" w:rsidRDefault="0099645A">
      <w:pPr>
        <w:pStyle w:val="CommentText"/>
      </w:pPr>
      <w:r>
        <w:rPr>
          <w:rStyle w:val="CommentReference"/>
        </w:rPr>
        <w:annotationRef/>
      </w:r>
      <w:r>
        <w:t xml:space="preserve">Cut this down and combine it with the previous sentence.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A2D429" w15:done="0"/>
  <w15:commentEx w15:paraId="7922E09B" w15:paraIdParent="7CA2D429" w15:done="0"/>
  <w15:commentEx w15:paraId="0DB21671" w15:done="0"/>
  <w15:commentEx w15:paraId="0413B61C" w15:done="0"/>
  <w15:commentEx w15:paraId="185FEBA6" w15:done="0"/>
  <w15:commentEx w15:paraId="3209A45A" w15:paraIdParent="185FEBA6" w15:done="0"/>
  <w15:commentEx w15:paraId="34087017" w15:done="0"/>
  <w15:commentEx w15:paraId="42C0DFCC" w15:paraIdParent="34087017" w15:done="0"/>
  <w15:commentEx w15:paraId="7C566CD9" w15:done="0"/>
  <w15:commentEx w15:paraId="1A9AB593" w15:paraIdParent="7C566CD9" w15:done="0"/>
  <w15:commentEx w15:paraId="3C347BE1" w15:done="0"/>
  <w15:commentEx w15:paraId="44813869" w15:paraIdParent="3C347BE1" w15:done="0"/>
  <w15:commentEx w15:paraId="28178C1E" w15:done="0"/>
  <w15:commentEx w15:paraId="3A7A8172" w15:paraIdParent="28178C1E" w15:done="0"/>
  <w15:commentEx w15:paraId="24FEE2AE" w15:done="0"/>
  <w15:commentEx w15:paraId="614AE661" w15:done="0"/>
  <w15:commentEx w15:paraId="117507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A2D429" w16cid:durableId="20114002"/>
  <w16cid:commentId w16cid:paraId="7922E09B" w16cid:durableId="20114620"/>
  <w16cid:commentId w16cid:paraId="0DB21671" w16cid:durableId="20114003"/>
  <w16cid:commentId w16cid:paraId="0413B61C" w16cid:durableId="20114004"/>
  <w16cid:commentId w16cid:paraId="185FEBA6" w16cid:durableId="2017DA21"/>
  <w16cid:commentId w16cid:paraId="3209A45A" w16cid:durableId="20194505"/>
  <w16cid:commentId w16cid:paraId="34087017" w16cid:durableId="20155142"/>
  <w16cid:commentId w16cid:paraId="42C0DFCC" w16cid:durableId="2015680D"/>
  <w16cid:commentId w16cid:paraId="7C566CD9" w16cid:durableId="20155143"/>
  <w16cid:commentId w16cid:paraId="1A9AB593" w16cid:durableId="201567FE"/>
  <w16cid:commentId w16cid:paraId="3C347BE1" w16cid:durableId="2015578F"/>
  <w16cid:commentId w16cid:paraId="44813869" w16cid:durableId="20156708"/>
  <w16cid:commentId w16cid:paraId="28178C1E" w16cid:durableId="20114012"/>
  <w16cid:commentId w16cid:paraId="3A7A8172" w16cid:durableId="20172746"/>
  <w16cid:commentId w16cid:paraId="24FEE2AE" w16cid:durableId="20114015"/>
  <w16cid:commentId w16cid:paraId="614AE661" w16cid:durableId="201140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AC659B" w14:textId="77777777" w:rsidR="009B2BF1" w:rsidRDefault="009B2BF1">
      <w:pPr>
        <w:spacing w:after="0" w:line="240" w:lineRule="auto"/>
      </w:pPr>
      <w:r>
        <w:separator/>
      </w:r>
    </w:p>
  </w:endnote>
  <w:endnote w:type="continuationSeparator" w:id="0">
    <w:p w14:paraId="62CAF367" w14:textId="77777777" w:rsidR="009B2BF1" w:rsidRDefault="009B2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Yu Mincho">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DD227" w14:textId="77777777" w:rsidR="0099645A" w:rsidRDefault="0099645A">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BF942" w14:textId="77777777" w:rsidR="0099645A" w:rsidRDefault="0099645A">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50B62" w14:textId="77777777" w:rsidR="0099645A" w:rsidRDefault="0099645A">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EBA5B" w14:textId="77777777" w:rsidR="0099645A" w:rsidRDefault="0099645A">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3B332" w14:textId="77777777" w:rsidR="0099645A" w:rsidRDefault="0099645A">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1CA04" w14:textId="77777777" w:rsidR="0099645A" w:rsidRDefault="0099645A">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3859A" w14:textId="77777777" w:rsidR="0099645A" w:rsidRDefault="0099645A">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9018E" w14:textId="77777777" w:rsidR="0099645A" w:rsidRDefault="0099645A">
    <w:pPr>
      <w:spacing w:after="0" w:line="259" w:lineRule="auto"/>
      <w:ind w:left="0" w:right="80" w:firstLine="0"/>
      <w:jc w:val="center"/>
    </w:pPr>
    <w:r>
      <w:fldChar w:fldCharType="begin"/>
    </w:r>
    <w:r>
      <w:instrText xml:space="preserve"> PAGE   \* MERGEFORMAT </w:instrText>
    </w:r>
    <w:r>
      <w:fldChar w:fldCharType="separate"/>
    </w:r>
    <w:r>
      <w:rPr>
        <w:noProof/>
      </w:rPr>
      <w:t>46</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6BCF3" w14:textId="77777777" w:rsidR="0099645A" w:rsidRDefault="0099645A">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4061B0" w14:textId="77777777" w:rsidR="009B2BF1" w:rsidRDefault="009B2BF1">
      <w:pPr>
        <w:spacing w:after="0" w:line="240" w:lineRule="auto"/>
      </w:pPr>
      <w:r>
        <w:separator/>
      </w:r>
    </w:p>
  </w:footnote>
  <w:footnote w:type="continuationSeparator" w:id="0">
    <w:p w14:paraId="79991023" w14:textId="77777777" w:rsidR="009B2BF1" w:rsidRDefault="009B2B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4064C" w14:textId="77777777" w:rsidR="0099645A" w:rsidRDefault="0099645A">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D4A8" w14:textId="77777777" w:rsidR="0099645A" w:rsidRDefault="0099645A">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FC4B0" w14:textId="77777777" w:rsidR="0099645A" w:rsidRDefault="0099645A">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903D" w14:textId="77777777" w:rsidR="0099645A" w:rsidRDefault="0099645A">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BEDAE" w14:textId="77777777" w:rsidR="0099645A" w:rsidRDefault="0099645A">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5919" w14:textId="77777777" w:rsidR="0099645A" w:rsidRDefault="0099645A">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0C0BC" w14:textId="77777777" w:rsidR="0099645A" w:rsidRDefault="0099645A">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F43B5" w14:textId="77777777" w:rsidR="0099645A" w:rsidRDefault="0099645A">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92C7E" w14:textId="77777777" w:rsidR="0099645A" w:rsidRDefault="0099645A">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0.95pt;height:11.5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Chemistry Group Computer">
    <w15:presenceInfo w15:providerId="AD" w15:userId="S-1-5-21-2064210376-1677799041-60295696-1192"/>
  </w15:person>
  <w15:person w15:author="Brown, James T.">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241BD"/>
    <w:rsid w:val="00025945"/>
    <w:rsid w:val="00047032"/>
    <w:rsid w:val="000472C3"/>
    <w:rsid w:val="00054F53"/>
    <w:rsid w:val="00062423"/>
    <w:rsid w:val="0006372C"/>
    <w:rsid w:val="0007129A"/>
    <w:rsid w:val="000858EC"/>
    <w:rsid w:val="000978A9"/>
    <w:rsid w:val="000A008B"/>
    <w:rsid w:val="000A3338"/>
    <w:rsid w:val="000B42BD"/>
    <w:rsid w:val="000C1702"/>
    <w:rsid w:val="000D6E6E"/>
    <w:rsid w:val="000E0BC3"/>
    <w:rsid w:val="000E1121"/>
    <w:rsid w:val="000E1D1C"/>
    <w:rsid w:val="000E69EC"/>
    <w:rsid w:val="000F7BF5"/>
    <w:rsid w:val="001011C2"/>
    <w:rsid w:val="00101994"/>
    <w:rsid w:val="00115239"/>
    <w:rsid w:val="0014256A"/>
    <w:rsid w:val="00147FCB"/>
    <w:rsid w:val="001545B6"/>
    <w:rsid w:val="001600C3"/>
    <w:rsid w:val="00172C25"/>
    <w:rsid w:val="0017795F"/>
    <w:rsid w:val="00180A11"/>
    <w:rsid w:val="00182BD7"/>
    <w:rsid w:val="001906B7"/>
    <w:rsid w:val="001945C9"/>
    <w:rsid w:val="001A3D3B"/>
    <w:rsid w:val="001B1721"/>
    <w:rsid w:val="001B2751"/>
    <w:rsid w:val="001B2E40"/>
    <w:rsid w:val="001B705E"/>
    <w:rsid w:val="001B7B15"/>
    <w:rsid w:val="001C527C"/>
    <w:rsid w:val="001C689C"/>
    <w:rsid w:val="001C6E15"/>
    <w:rsid w:val="001E7880"/>
    <w:rsid w:val="001F72E0"/>
    <w:rsid w:val="001F744C"/>
    <w:rsid w:val="00206B10"/>
    <w:rsid w:val="00210119"/>
    <w:rsid w:val="00213597"/>
    <w:rsid w:val="0023404A"/>
    <w:rsid w:val="00236194"/>
    <w:rsid w:val="002407FE"/>
    <w:rsid w:val="00246FC2"/>
    <w:rsid w:val="00247503"/>
    <w:rsid w:val="00251DAD"/>
    <w:rsid w:val="00251EBA"/>
    <w:rsid w:val="00271B96"/>
    <w:rsid w:val="00271D94"/>
    <w:rsid w:val="00274996"/>
    <w:rsid w:val="00276582"/>
    <w:rsid w:val="002852DB"/>
    <w:rsid w:val="002959D9"/>
    <w:rsid w:val="002960D2"/>
    <w:rsid w:val="002B1BE1"/>
    <w:rsid w:val="002C384F"/>
    <w:rsid w:val="002C7438"/>
    <w:rsid w:val="002D0CB1"/>
    <w:rsid w:val="002D7BCE"/>
    <w:rsid w:val="002E1D44"/>
    <w:rsid w:val="002E45AE"/>
    <w:rsid w:val="002E461C"/>
    <w:rsid w:val="002F0CE8"/>
    <w:rsid w:val="00303713"/>
    <w:rsid w:val="00313940"/>
    <w:rsid w:val="00315D8F"/>
    <w:rsid w:val="00316A0E"/>
    <w:rsid w:val="00323875"/>
    <w:rsid w:val="003240C8"/>
    <w:rsid w:val="00333DE5"/>
    <w:rsid w:val="00336675"/>
    <w:rsid w:val="00345E06"/>
    <w:rsid w:val="0035668A"/>
    <w:rsid w:val="00356F97"/>
    <w:rsid w:val="003571AB"/>
    <w:rsid w:val="00362A5A"/>
    <w:rsid w:val="00362E05"/>
    <w:rsid w:val="003657F6"/>
    <w:rsid w:val="00365AF1"/>
    <w:rsid w:val="00385FDC"/>
    <w:rsid w:val="00387E32"/>
    <w:rsid w:val="003B2371"/>
    <w:rsid w:val="003B73A4"/>
    <w:rsid w:val="003C04C1"/>
    <w:rsid w:val="003C3E0E"/>
    <w:rsid w:val="003E7766"/>
    <w:rsid w:val="003F4583"/>
    <w:rsid w:val="004143C8"/>
    <w:rsid w:val="00415A22"/>
    <w:rsid w:val="0041772E"/>
    <w:rsid w:val="004179BB"/>
    <w:rsid w:val="00422199"/>
    <w:rsid w:val="00436603"/>
    <w:rsid w:val="004370E5"/>
    <w:rsid w:val="00445BE1"/>
    <w:rsid w:val="0045069E"/>
    <w:rsid w:val="00451DDE"/>
    <w:rsid w:val="004817D3"/>
    <w:rsid w:val="00483A1B"/>
    <w:rsid w:val="004861D9"/>
    <w:rsid w:val="0048650B"/>
    <w:rsid w:val="00490123"/>
    <w:rsid w:val="004917BE"/>
    <w:rsid w:val="004919E1"/>
    <w:rsid w:val="00495008"/>
    <w:rsid w:val="004A056B"/>
    <w:rsid w:val="004B74F2"/>
    <w:rsid w:val="004C310D"/>
    <w:rsid w:val="004D5603"/>
    <w:rsid w:val="004D56D5"/>
    <w:rsid w:val="004D5999"/>
    <w:rsid w:val="004E0D5A"/>
    <w:rsid w:val="004E7673"/>
    <w:rsid w:val="004F09C9"/>
    <w:rsid w:val="004F4745"/>
    <w:rsid w:val="00505FA1"/>
    <w:rsid w:val="0051573D"/>
    <w:rsid w:val="00527077"/>
    <w:rsid w:val="00534357"/>
    <w:rsid w:val="005460F9"/>
    <w:rsid w:val="005509FF"/>
    <w:rsid w:val="00560914"/>
    <w:rsid w:val="00562D23"/>
    <w:rsid w:val="0056454F"/>
    <w:rsid w:val="0057015C"/>
    <w:rsid w:val="0058403E"/>
    <w:rsid w:val="005877E3"/>
    <w:rsid w:val="00590864"/>
    <w:rsid w:val="00597966"/>
    <w:rsid w:val="005A5F4B"/>
    <w:rsid w:val="005B0AE8"/>
    <w:rsid w:val="005B2DDE"/>
    <w:rsid w:val="005B3839"/>
    <w:rsid w:val="005B385A"/>
    <w:rsid w:val="005C0337"/>
    <w:rsid w:val="005D0A52"/>
    <w:rsid w:val="005D279F"/>
    <w:rsid w:val="005D29A0"/>
    <w:rsid w:val="005D34C1"/>
    <w:rsid w:val="005D47E5"/>
    <w:rsid w:val="005F7D5A"/>
    <w:rsid w:val="006023CB"/>
    <w:rsid w:val="0061542F"/>
    <w:rsid w:val="006200F2"/>
    <w:rsid w:val="006229D9"/>
    <w:rsid w:val="00625D89"/>
    <w:rsid w:val="006322BC"/>
    <w:rsid w:val="0063279C"/>
    <w:rsid w:val="00636639"/>
    <w:rsid w:val="00643F52"/>
    <w:rsid w:val="00647871"/>
    <w:rsid w:val="00652767"/>
    <w:rsid w:val="00667F35"/>
    <w:rsid w:val="00671300"/>
    <w:rsid w:val="006736AE"/>
    <w:rsid w:val="006746F1"/>
    <w:rsid w:val="006775CF"/>
    <w:rsid w:val="00684AFF"/>
    <w:rsid w:val="00690360"/>
    <w:rsid w:val="00695B9E"/>
    <w:rsid w:val="00697C07"/>
    <w:rsid w:val="006B3D7A"/>
    <w:rsid w:val="006B6BE0"/>
    <w:rsid w:val="006D2398"/>
    <w:rsid w:val="006D5CC4"/>
    <w:rsid w:val="006E1A24"/>
    <w:rsid w:val="006E4F43"/>
    <w:rsid w:val="006F58EA"/>
    <w:rsid w:val="006F5AD1"/>
    <w:rsid w:val="006F5EF4"/>
    <w:rsid w:val="007014B5"/>
    <w:rsid w:val="00702570"/>
    <w:rsid w:val="00706B3A"/>
    <w:rsid w:val="00706DE6"/>
    <w:rsid w:val="007217F9"/>
    <w:rsid w:val="00725EDF"/>
    <w:rsid w:val="007379D9"/>
    <w:rsid w:val="00754F0B"/>
    <w:rsid w:val="00771B0C"/>
    <w:rsid w:val="00774337"/>
    <w:rsid w:val="007B2067"/>
    <w:rsid w:val="007B4027"/>
    <w:rsid w:val="007B6F1F"/>
    <w:rsid w:val="007C1A3D"/>
    <w:rsid w:val="007C3B04"/>
    <w:rsid w:val="007F477F"/>
    <w:rsid w:val="007F6A28"/>
    <w:rsid w:val="007F71BB"/>
    <w:rsid w:val="00802C2B"/>
    <w:rsid w:val="00803A00"/>
    <w:rsid w:val="00815CA8"/>
    <w:rsid w:val="00815FCF"/>
    <w:rsid w:val="008179E2"/>
    <w:rsid w:val="008208FB"/>
    <w:rsid w:val="008225B1"/>
    <w:rsid w:val="0082589E"/>
    <w:rsid w:val="008262F8"/>
    <w:rsid w:val="00827493"/>
    <w:rsid w:val="008364BC"/>
    <w:rsid w:val="00836E2F"/>
    <w:rsid w:val="00844C2B"/>
    <w:rsid w:val="008512BD"/>
    <w:rsid w:val="00882317"/>
    <w:rsid w:val="008853EC"/>
    <w:rsid w:val="008A020F"/>
    <w:rsid w:val="008C1CBB"/>
    <w:rsid w:val="008C20D0"/>
    <w:rsid w:val="008C4494"/>
    <w:rsid w:val="008D03F4"/>
    <w:rsid w:val="008D7A38"/>
    <w:rsid w:val="008E5D13"/>
    <w:rsid w:val="008E6E23"/>
    <w:rsid w:val="008E70F7"/>
    <w:rsid w:val="008F5C7F"/>
    <w:rsid w:val="008F69F1"/>
    <w:rsid w:val="00901907"/>
    <w:rsid w:val="00901C16"/>
    <w:rsid w:val="00914942"/>
    <w:rsid w:val="0094006B"/>
    <w:rsid w:val="00941D82"/>
    <w:rsid w:val="0094291C"/>
    <w:rsid w:val="009514F6"/>
    <w:rsid w:val="00952DBE"/>
    <w:rsid w:val="009532BD"/>
    <w:rsid w:val="0097178C"/>
    <w:rsid w:val="00973830"/>
    <w:rsid w:val="00983588"/>
    <w:rsid w:val="00983C43"/>
    <w:rsid w:val="00990B2E"/>
    <w:rsid w:val="00993EDE"/>
    <w:rsid w:val="009963D9"/>
    <w:rsid w:val="0099645A"/>
    <w:rsid w:val="009972D1"/>
    <w:rsid w:val="00997F25"/>
    <w:rsid w:val="009B2BF1"/>
    <w:rsid w:val="009B7A17"/>
    <w:rsid w:val="009C1240"/>
    <w:rsid w:val="009C22D2"/>
    <w:rsid w:val="009D38F1"/>
    <w:rsid w:val="009E5A7B"/>
    <w:rsid w:val="009E654B"/>
    <w:rsid w:val="009F6006"/>
    <w:rsid w:val="009F77D8"/>
    <w:rsid w:val="00A1298B"/>
    <w:rsid w:val="00A13F24"/>
    <w:rsid w:val="00A21756"/>
    <w:rsid w:val="00A221E4"/>
    <w:rsid w:val="00A32000"/>
    <w:rsid w:val="00A33568"/>
    <w:rsid w:val="00A37F0F"/>
    <w:rsid w:val="00A618CD"/>
    <w:rsid w:val="00A73AF0"/>
    <w:rsid w:val="00A75D96"/>
    <w:rsid w:val="00A80103"/>
    <w:rsid w:val="00A87CB6"/>
    <w:rsid w:val="00AA1215"/>
    <w:rsid w:val="00AA5659"/>
    <w:rsid w:val="00AA6878"/>
    <w:rsid w:val="00AB6EF8"/>
    <w:rsid w:val="00AC10D3"/>
    <w:rsid w:val="00AC406C"/>
    <w:rsid w:val="00AD07F1"/>
    <w:rsid w:val="00AE4FA4"/>
    <w:rsid w:val="00AF74AF"/>
    <w:rsid w:val="00B04401"/>
    <w:rsid w:val="00B134B2"/>
    <w:rsid w:val="00B155A8"/>
    <w:rsid w:val="00B2050F"/>
    <w:rsid w:val="00B211B5"/>
    <w:rsid w:val="00B22515"/>
    <w:rsid w:val="00B30EA8"/>
    <w:rsid w:val="00B47FF0"/>
    <w:rsid w:val="00B662AB"/>
    <w:rsid w:val="00B71FB5"/>
    <w:rsid w:val="00B97FE1"/>
    <w:rsid w:val="00BC1BD3"/>
    <w:rsid w:val="00BC2E50"/>
    <w:rsid w:val="00BD12C4"/>
    <w:rsid w:val="00BD276A"/>
    <w:rsid w:val="00BD5589"/>
    <w:rsid w:val="00BD7F7C"/>
    <w:rsid w:val="00BE155D"/>
    <w:rsid w:val="00BF1B56"/>
    <w:rsid w:val="00BF2F90"/>
    <w:rsid w:val="00BF42BE"/>
    <w:rsid w:val="00BF5468"/>
    <w:rsid w:val="00BF7588"/>
    <w:rsid w:val="00BF7E6C"/>
    <w:rsid w:val="00C01CC2"/>
    <w:rsid w:val="00C040FA"/>
    <w:rsid w:val="00C0546D"/>
    <w:rsid w:val="00C056A1"/>
    <w:rsid w:val="00C11ECF"/>
    <w:rsid w:val="00C136E2"/>
    <w:rsid w:val="00C15EDC"/>
    <w:rsid w:val="00C34FA8"/>
    <w:rsid w:val="00C41DB6"/>
    <w:rsid w:val="00C66C78"/>
    <w:rsid w:val="00C66D59"/>
    <w:rsid w:val="00C76997"/>
    <w:rsid w:val="00C82911"/>
    <w:rsid w:val="00C82E8F"/>
    <w:rsid w:val="00C87443"/>
    <w:rsid w:val="00C87785"/>
    <w:rsid w:val="00C96BC2"/>
    <w:rsid w:val="00CA7658"/>
    <w:rsid w:val="00CB11F9"/>
    <w:rsid w:val="00CC258C"/>
    <w:rsid w:val="00CC4ED7"/>
    <w:rsid w:val="00CD2223"/>
    <w:rsid w:val="00CE2926"/>
    <w:rsid w:val="00CE5B15"/>
    <w:rsid w:val="00CE6CA8"/>
    <w:rsid w:val="00CF1B1E"/>
    <w:rsid w:val="00CF55C9"/>
    <w:rsid w:val="00CF6A55"/>
    <w:rsid w:val="00D00400"/>
    <w:rsid w:val="00D00CC9"/>
    <w:rsid w:val="00D06134"/>
    <w:rsid w:val="00D158A8"/>
    <w:rsid w:val="00D24788"/>
    <w:rsid w:val="00D27C9E"/>
    <w:rsid w:val="00D46D38"/>
    <w:rsid w:val="00D6319F"/>
    <w:rsid w:val="00D66BA6"/>
    <w:rsid w:val="00D73143"/>
    <w:rsid w:val="00D7323C"/>
    <w:rsid w:val="00D87B08"/>
    <w:rsid w:val="00D93CAC"/>
    <w:rsid w:val="00D93E90"/>
    <w:rsid w:val="00D9566E"/>
    <w:rsid w:val="00DA0DAB"/>
    <w:rsid w:val="00DA2BAF"/>
    <w:rsid w:val="00DA3145"/>
    <w:rsid w:val="00DA52FB"/>
    <w:rsid w:val="00DB113A"/>
    <w:rsid w:val="00DB42C7"/>
    <w:rsid w:val="00DB78B2"/>
    <w:rsid w:val="00DC14A9"/>
    <w:rsid w:val="00DC3A25"/>
    <w:rsid w:val="00DC42A6"/>
    <w:rsid w:val="00DC6259"/>
    <w:rsid w:val="00DC7E12"/>
    <w:rsid w:val="00DD0E72"/>
    <w:rsid w:val="00DD34A5"/>
    <w:rsid w:val="00DD43B4"/>
    <w:rsid w:val="00DD5FD6"/>
    <w:rsid w:val="00DE1280"/>
    <w:rsid w:val="00DE7786"/>
    <w:rsid w:val="00DF0903"/>
    <w:rsid w:val="00E000B5"/>
    <w:rsid w:val="00E01AE6"/>
    <w:rsid w:val="00E01FAA"/>
    <w:rsid w:val="00E21FFA"/>
    <w:rsid w:val="00E26727"/>
    <w:rsid w:val="00E3506E"/>
    <w:rsid w:val="00E3519C"/>
    <w:rsid w:val="00E3698F"/>
    <w:rsid w:val="00E36B65"/>
    <w:rsid w:val="00E371DB"/>
    <w:rsid w:val="00E50ACD"/>
    <w:rsid w:val="00E5235D"/>
    <w:rsid w:val="00E52F17"/>
    <w:rsid w:val="00E66393"/>
    <w:rsid w:val="00E72777"/>
    <w:rsid w:val="00E819EC"/>
    <w:rsid w:val="00E81C14"/>
    <w:rsid w:val="00E872D5"/>
    <w:rsid w:val="00E93C90"/>
    <w:rsid w:val="00EA0CCB"/>
    <w:rsid w:val="00EB1638"/>
    <w:rsid w:val="00EB2895"/>
    <w:rsid w:val="00EC3B40"/>
    <w:rsid w:val="00EE093B"/>
    <w:rsid w:val="00EF16C4"/>
    <w:rsid w:val="00EF3DED"/>
    <w:rsid w:val="00EF5ED8"/>
    <w:rsid w:val="00F06552"/>
    <w:rsid w:val="00F1002A"/>
    <w:rsid w:val="00F12617"/>
    <w:rsid w:val="00F2538A"/>
    <w:rsid w:val="00F30860"/>
    <w:rsid w:val="00F416C8"/>
    <w:rsid w:val="00F51337"/>
    <w:rsid w:val="00F60F18"/>
    <w:rsid w:val="00F61314"/>
    <w:rsid w:val="00F62B02"/>
    <w:rsid w:val="00F62F69"/>
    <w:rsid w:val="00F67582"/>
    <w:rsid w:val="00F7755A"/>
    <w:rsid w:val="00F87FE4"/>
    <w:rsid w:val="00F92B3D"/>
    <w:rsid w:val="00FA4F67"/>
    <w:rsid w:val="00FA5558"/>
    <w:rsid w:val="00FB53D1"/>
    <w:rsid w:val="00FB7994"/>
    <w:rsid w:val="00FC6EA6"/>
    <w:rsid w:val="00FD2921"/>
    <w:rsid w:val="00FD72A7"/>
    <w:rsid w:val="00FE68A9"/>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85DD4B"/>
  <w15:docId w15:val="{347531A9-EFEF-4843-A200-ABF8DEB21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header" Target="header8.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CD79C-F5E0-4902-A9DF-3EB32FA0A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77</Pages>
  <Words>40111</Words>
  <Characters>228633</Characters>
  <Application>Microsoft Office Word</Application>
  <DocSecurity>0</DocSecurity>
  <Lines>1905</Lines>
  <Paragraphs>536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Chemistry Group Computer</cp:lastModifiedBy>
  <cp:revision>9</cp:revision>
  <cp:lastPrinted>2019-02-20T17:51:00Z</cp:lastPrinted>
  <dcterms:created xsi:type="dcterms:W3CDTF">2019-02-20T18:31:00Z</dcterms:created>
  <dcterms:modified xsi:type="dcterms:W3CDTF">2019-02-21T20:57:00Z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