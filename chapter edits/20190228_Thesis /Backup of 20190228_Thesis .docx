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3D1900E0"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a shallow-diapause and a deep-diapause phenotype. </w:t>
      </w:r>
      <w:del w:id="7" w:author="Brown,James T" w:date="2019-02-28T12:43:00Z">
        <w:r w:rsidR="00FD72A7" w:rsidRPr="00AB6EF8" w:rsidDel="00A471E7">
          <w:rPr>
            <w:color w:val="000000" w:themeColor="text1"/>
          </w:rPr>
          <w:delText xml:space="preserve">I </w:delText>
        </w:r>
        <w:r w:rsidR="00020273" w:rsidDel="00A471E7">
          <w:rPr>
            <w:color w:val="000000" w:themeColor="text1"/>
          </w:rPr>
          <w:delText>found</w:delText>
        </w:r>
        <w:r w:rsidR="00020273" w:rsidRPr="00AB6EF8" w:rsidDel="00A471E7">
          <w:rPr>
            <w:color w:val="000000" w:themeColor="text1"/>
          </w:rPr>
          <w:delText xml:space="preserve"> </w:delText>
        </w:r>
        <w:r w:rsidR="00A528DB" w:rsidDel="00A471E7">
          <w:rPr>
            <w:color w:val="000000" w:themeColor="text1"/>
          </w:rPr>
          <w:delText>d</w:delText>
        </w:r>
      </w:del>
      <w:ins w:id="8" w:author="Brown,James T" w:date="2019-02-28T12:43:00Z">
        <w:r w:rsidR="00A471E7">
          <w:rPr>
            <w:color w:val="000000" w:themeColor="text1"/>
          </w:rPr>
          <w:t>D</w:t>
        </w:r>
      </w:ins>
      <w:r w:rsidR="00A528DB">
        <w:rPr>
          <w:color w:val="000000" w:themeColor="text1"/>
        </w:rPr>
        <w:t xml:space="preserve">iapause length was </w:t>
      </w:r>
      <w:ins w:id="9" w:author="Brown,James T" w:date="2019-02-28T12:43:00Z">
        <w:r w:rsidR="00A471E7">
          <w:rPr>
            <w:color w:val="000000" w:themeColor="text1"/>
          </w:rPr>
          <w:t xml:space="preserve">also </w:t>
        </w:r>
      </w:ins>
      <w:r w:rsidR="00A528DB">
        <w:rPr>
          <w:color w:val="000000" w:themeColor="text1"/>
        </w:rPr>
        <w:t xml:space="preserve">associated with differences in </w:t>
      </w:r>
      <w:del w:id="10" w:author="Brown,James T" w:date="2019-02-28T12:49:00Z">
        <w:r w:rsidR="00A528DB" w:rsidDel="002822F0">
          <w:rPr>
            <w:color w:val="000000" w:themeColor="text1"/>
          </w:rPr>
          <w:delText xml:space="preserve">nutrition </w:delText>
        </w:r>
      </w:del>
      <w:ins w:id="11" w:author="Brown,James T" w:date="2019-02-28T12:49:00Z">
        <w:r w:rsidR="002822F0">
          <w:rPr>
            <w:color w:val="000000" w:themeColor="text1"/>
          </w:rPr>
          <w:t>lean mass and lipid mass</w:t>
        </w:r>
        <w:bookmarkStart w:id="12" w:name="_GoBack"/>
        <w:bookmarkEnd w:id="12"/>
        <w:r w:rsidR="002822F0">
          <w:rPr>
            <w:color w:val="000000" w:themeColor="text1"/>
          </w:rPr>
          <w:t xml:space="preserve"> </w:t>
        </w:r>
      </w:ins>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5CB182C3" w14:textId="77777777" w:rsidR="00AE4FA4" w:rsidRDefault="00D27C9E" w:rsidP="00AE4FA4">
      <w:pPr>
        <w:spacing w:line="480" w:lineRule="auto"/>
        <w:ind w:left="-15" w:right="90" w:firstLine="468"/>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13"/>
      <w:commentRangeStart w:id="14"/>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lastRenderedPageBreak/>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13"/>
      <w:r w:rsidR="001A3D3B">
        <w:rPr>
          <w:rStyle w:val="CommentReference"/>
        </w:rPr>
        <w:commentReference w:id="13"/>
      </w:r>
      <w:commentRangeEnd w:id="14"/>
      <w:r w:rsidR="00AE4FA4">
        <w:rPr>
          <w:rStyle w:val="CommentReference"/>
        </w:rPr>
        <w:commentReference w:id="14"/>
      </w:r>
      <w:r w:rsidR="00AE4FA4" w:rsidRPr="00AE4FA4">
        <w:rPr>
          <w:color w:val="000000" w:themeColor="text1"/>
        </w:rPr>
        <w:t xml:space="preserve"> </w:t>
      </w:r>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09DF079D" w14:textId="1C7870EE" w:rsidR="006F58EA" w:rsidRPr="004F09C9" w:rsidRDefault="005D26C6" w:rsidP="00AE4FA4">
      <w:pPr>
        <w:spacing w:line="480" w:lineRule="auto"/>
        <w:ind w:left="-15" w:right="90" w:firstLine="468"/>
        <w:rPr>
          <w:color w:val="000000" w:themeColor="text1"/>
        </w:rPr>
      </w:pPr>
      <w:r>
        <w:rPr>
          <w:color w:val="000000" w:themeColor="text1"/>
        </w:rPr>
        <w:t>L</w:t>
      </w:r>
      <w:r w:rsidR="004A6B48">
        <w:rPr>
          <w:color w:val="000000" w:themeColor="text1"/>
        </w:rPr>
        <w:t>ipid</w:t>
      </w:r>
      <w:r>
        <w:rPr>
          <w:color w:val="000000" w:themeColor="text1"/>
        </w:rPr>
        <w:t xml:space="preserve"> storage among </w:t>
      </w:r>
      <w:r w:rsidR="004A6B48">
        <w:rPr>
          <w:color w:val="000000" w:themeColor="text1"/>
        </w:rPr>
        <w:t>insects</w:t>
      </w:r>
      <w:r w:rsidR="00D27C9E" w:rsidRPr="004F09C9">
        <w:rPr>
          <w:color w:val="000000" w:themeColor="text1"/>
        </w:rPr>
        <w:t xml:space="preserve"> prepar</w:t>
      </w:r>
      <w:r w:rsidR="004A6B48">
        <w:rPr>
          <w:color w:val="000000" w:themeColor="text1"/>
        </w:rPr>
        <w:t>ing</w:t>
      </w:r>
      <w:r w:rsidR="00D27C9E" w:rsidRPr="004F09C9">
        <w:rPr>
          <w:color w:val="000000" w:themeColor="text1"/>
        </w:rPr>
        <w:t xml:space="preserve"> for diapause may be compromised by </w:t>
      </w:r>
      <w:r>
        <w:rPr>
          <w:color w:val="000000" w:themeColor="text1"/>
        </w:rPr>
        <w:t>as</w:t>
      </w:r>
      <w:r w:rsidRPr="004F09C9">
        <w:rPr>
          <w:color w:val="000000" w:themeColor="text1"/>
        </w:rPr>
        <w:t xml:space="preserve"> </w:t>
      </w:r>
      <w:r>
        <w:rPr>
          <w:color w:val="000000" w:themeColor="text1"/>
        </w:rPr>
        <w:t xml:space="preserve">warmer </w:t>
      </w:r>
      <w:r w:rsidRPr="004F09C9">
        <w:rPr>
          <w:color w:val="000000" w:themeColor="text1"/>
        </w:rPr>
        <w:t>fall temperatures increase</w:t>
      </w:r>
      <w:r>
        <w:rPr>
          <w:color w:val="000000" w:themeColor="text1"/>
        </w:rPr>
        <w:t xml:space="preserve"> the amount of energy insects need to fuel their higher </w:t>
      </w:r>
      <w:r w:rsidR="00D27C9E" w:rsidRPr="004F09C9">
        <w:rPr>
          <w:color w:val="000000" w:themeColor="text1"/>
        </w:rPr>
        <w:t xml:space="preserve">metabolic rates. Similarly, warmer temperatures during diapause in winter could prematurely drain stored energy causing insects to die during diapause or come out of diapause the next spring without sufficient reserves to restart their lifecycle, including </w:t>
      </w:r>
      <w:r w:rsidR="00676EC3">
        <w:rPr>
          <w:color w:val="000000" w:themeColor="text1"/>
        </w:rPr>
        <w:t xml:space="preserve">enough to support </w:t>
      </w:r>
      <w:r w:rsidR="00D27C9E" w:rsidRPr="004F09C9">
        <w:rPr>
          <w:color w:val="000000" w:themeColor="text1"/>
        </w:rPr>
        <w:t>dispersing, mating, and reproducing.</w:t>
      </w:r>
    </w:p>
    <w:p w14:paraId="4C33B52D" w14:textId="1B17B204" w:rsidR="00BE155D" w:rsidDel="00AF1E9F" w:rsidRDefault="00D27C9E" w:rsidP="00DA52FB">
      <w:pPr>
        <w:spacing w:line="480" w:lineRule="auto"/>
        <w:ind w:left="-15" w:right="90" w:firstLine="468"/>
        <w:rPr>
          <w:del w:id="15" w:author="Brown,James T" w:date="2019-02-28T12:19:00Z"/>
          <w:color w:val="000000" w:themeColor="text1"/>
        </w:rPr>
      </w:pPr>
      <w:r w:rsidRPr="004F09C9">
        <w:rPr>
          <w:color w:val="000000" w:themeColor="text1"/>
        </w:rPr>
        <w:lastRenderedPageBreak/>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w:t>
      </w:r>
    </w:p>
    <w:p w14:paraId="76BA6074" w14:textId="77777777" w:rsidR="006F58EA" w:rsidRPr="004F09C9" w:rsidRDefault="00D27C9E" w:rsidP="00AF1E9F">
      <w:pPr>
        <w:spacing w:line="480" w:lineRule="auto"/>
        <w:ind w:left="-15" w:right="90" w:firstLine="468"/>
        <w:rPr>
          <w:color w:val="000000" w:themeColor="text1"/>
        </w:rPr>
      </w:pPr>
      <w:commentRangeStart w:id="16"/>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16"/>
      <w:r w:rsidR="00676EC3">
        <w:rPr>
          <w:rStyle w:val="CommentReference"/>
        </w:rPr>
        <w:commentReference w:id="16"/>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xml:space="preserve">. Researchers monitored the critical photoperiod of pitcher plant </w:t>
      </w:r>
      <w:r w:rsidRPr="004F09C9">
        <w:rPr>
          <w:color w:val="000000" w:themeColor="text1"/>
        </w:rPr>
        <w:lastRenderedPageBreak/>
        <w:t>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7917392" w14:textId="14799DA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17"/>
      <w:r w:rsidRPr="004F09C9">
        <w:rPr>
          <w:color w:val="000000" w:themeColor="text1"/>
        </w:rPr>
        <w:t xml:space="preserve">8 minutes compared to larvae collected in 1988 </w:t>
      </w:r>
      <w:commentRangeEnd w:id="17"/>
      <w:r w:rsidR="00CD4C44">
        <w:rPr>
          <w:rStyle w:val="CommentReference"/>
        </w:rPr>
        <w:commentReference w:id="17"/>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w:t>
      </w:r>
      <w:r w:rsidRPr="004F09C9">
        <w:rPr>
          <w:color w:val="000000" w:themeColor="text1"/>
        </w:rPr>
        <w:lastRenderedPageBreak/>
        <w:t>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w:t>
      </w:r>
      <w:r w:rsidRPr="004F09C9">
        <w:rPr>
          <w:color w:val="000000" w:themeColor="text1"/>
        </w:rPr>
        <w:lastRenderedPageBreak/>
        <w:t>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18"/>
      <w:r w:rsidRPr="00B134B2">
        <w:rPr>
          <w:color w:val="000000" w:themeColor="text1"/>
        </w:rPr>
        <w:t>is imperative.</w:t>
      </w:r>
      <w:commentRangeEnd w:id="18"/>
      <w:r w:rsidR="00B16CAF">
        <w:rPr>
          <w:rStyle w:val="CommentReference"/>
        </w:rPr>
        <w:commentReference w:id="18"/>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9"/>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9"/>
      <w:r>
        <w:rPr>
          <w:rStyle w:val="CommentReference"/>
        </w:rPr>
        <w:commentReference w:id="19"/>
      </w:r>
      <w:r w:rsidRPr="004F09C9">
        <w:rPr>
          <w:color w:val="000000" w:themeColor="text1"/>
        </w:rPr>
        <w:t xml:space="preserve">When reared in non-diapause conditions (A), wet mass peaked in short-diapause genotype larvae (red) 3 days after eclosing into the last larval instar and long-diapause genotype larvae (blue) </w:t>
      </w:r>
      <w:r w:rsidRPr="004F09C9">
        <w:rPr>
          <w:color w:val="000000" w:themeColor="text1"/>
        </w:rPr>
        <w:lastRenderedPageBreak/>
        <w:t>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compared between short-diapause genotype larvae reared in diapause programming conditions (pink) and non-diapause </w:t>
      </w:r>
      <w:r w:rsidRPr="004F09C9">
        <w:rPr>
          <w:color w:val="000000" w:themeColor="text1"/>
        </w:rPr>
        <w:lastRenderedPageBreak/>
        <w:t>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comparison between the long-diapause genotype (blue) and the short-diapause genotype (red) in non-diapause conditions. </w:t>
      </w:r>
      <w:r w:rsidRPr="004F09C9">
        <w:rPr>
          <w:color w:val="000000" w:themeColor="text1"/>
        </w:rPr>
        <w:lastRenderedPageBreak/>
        <w:t>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20"/>
      <w:r w:rsidR="002841A6">
        <w:rPr>
          <w:color w:val="000000" w:themeColor="text1"/>
        </w:rPr>
        <w:t>.</w:t>
      </w:r>
      <w:commentRangeEnd w:id="20"/>
      <w:r>
        <w:rPr>
          <w:rStyle w:val="CommentReference"/>
        </w:rPr>
        <w:commentReference w:id="20"/>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1"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1"/>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22"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22"/>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13" w:author="Dan" w:date="2019-02-15T13:12:00Z" w:initials="D">
    <w:p w14:paraId="591DC8F6" w14:textId="77777777" w:rsidR="00A528DB" w:rsidRDefault="00A528DB">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14" w:author="Brown,James T" w:date="2019-02-20T01:09:00Z" w:initials="BT">
    <w:p w14:paraId="66B369FE" w14:textId="77777777" w:rsidR="00A528DB" w:rsidRDefault="00A528DB">
      <w:pPr>
        <w:pStyle w:val="CommentText"/>
      </w:pPr>
      <w:r>
        <w:rPr>
          <w:rStyle w:val="CommentReference"/>
        </w:rPr>
        <w:annotationRef/>
      </w:r>
      <w:r>
        <w:t xml:space="preserve">This comment has not been addressed yet </w:t>
      </w:r>
    </w:p>
  </w:comment>
  <w:comment w:id="16" w:author="Dan Hahn" w:date="2019-02-20T14:59:00Z" w:initials="DH">
    <w:p w14:paraId="7F1AFEBD" w14:textId="77777777" w:rsidR="00A528DB" w:rsidRDefault="00A528DB">
      <w:pPr>
        <w:pStyle w:val="CommentText"/>
      </w:pPr>
      <w:r>
        <w:rPr>
          <w:rStyle w:val="CommentReference"/>
        </w:rPr>
        <w:annotationRef/>
      </w:r>
      <w:r>
        <w:t>Why does this appear as a paragraph on it's own?</w:t>
      </w:r>
    </w:p>
  </w:comment>
  <w:comment w:id="17" w:author="Dan Hahn" w:date="2019-02-20T15:07:00Z" w:initials="DH">
    <w:p w14:paraId="57AC811A" w14:textId="77777777" w:rsidR="00A528DB" w:rsidRDefault="00A528DB">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18" w:author="Dan Hahn" w:date="2019-02-20T15:11:00Z" w:initials="DH">
    <w:p w14:paraId="5EE77AA9" w14:textId="77777777" w:rsidR="00A528DB" w:rsidRDefault="00A528DB">
      <w:pPr>
        <w:pStyle w:val="CommentText"/>
      </w:pPr>
      <w:r>
        <w:rPr>
          <w:rStyle w:val="CommentReference"/>
        </w:rPr>
        <w:annotationRef/>
      </w:r>
      <w:r>
        <w:t xml:space="preserve">Your discussion is still a bit slimmer than it could be, but let's move ahead knowing that Rob and John may demand more. </w:t>
      </w:r>
    </w:p>
  </w:comment>
  <w:comment w:id="19"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20"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91DC8F6" w15:done="0"/>
  <w15:commentEx w15:paraId="66B369FE" w15:done="0"/>
  <w15:commentEx w15:paraId="7F1AFEBD" w15:done="0"/>
  <w15:commentEx w15:paraId="57AC811A" w15:done="0"/>
  <w15:commentEx w15:paraId="5EE77AA9"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91DC8F6" w16cid:durableId="20194D7A"/>
  <w16cid:commentId w16cid:paraId="66B369FE" w16cid:durableId="20194D7B"/>
  <w16cid:commentId w16cid:paraId="7F1AFEBD" w16cid:durableId="20194D7D"/>
  <w16cid:commentId w16cid:paraId="57AC811A" w16cid:durableId="20194D7F"/>
  <w16cid:commentId w16cid:paraId="5EE77AA9" w16cid:durableId="20194D81"/>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439A9" w14:textId="77777777" w:rsidR="002112E5" w:rsidRDefault="002112E5">
      <w:pPr>
        <w:spacing w:after="0" w:line="240" w:lineRule="auto"/>
      </w:pPr>
      <w:r>
        <w:separator/>
      </w:r>
    </w:p>
  </w:endnote>
  <w:endnote w:type="continuationSeparator" w:id="0">
    <w:p w14:paraId="2024300D" w14:textId="77777777" w:rsidR="002112E5" w:rsidRDefault="00211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0D4DF" w14:textId="77777777" w:rsidR="002112E5" w:rsidRDefault="002112E5">
      <w:pPr>
        <w:spacing w:after="0" w:line="240" w:lineRule="auto"/>
      </w:pPr>
      <w:r>
        <w:separator/>
      </w:r>
    </w:p>
  </w:footnote>
  <w:footnote w:type="continuationSeparator" w:id="0">
    <w:p w14:paraId="364BF6A9" w14:textId="77777777" w:rsidR="002112E5" w:rsidRDefault="00211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16FE"/>
    <w:rsid w:val="00115239"/>
    <w:rsid w:val="0014256A"/>
    <w:rsid w:val="00144227"/>
    <w:rsid w:val="00147FCB"/>
    <w:rsid w:val="001545B6"/>
    <w:rsid w:val="001600C3"/>
    <w:rsid w:val="00170D85"/>
    <w:rsid w:val="00172C25"/>
    <w:rsid w:val="001763AE"/>
    <w:rsid w:val="0017795F"/>
    <w:rsid w:val="00182BD7"/>
    <w:rsid w:val="001906B7"/>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12E5"/>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22F0"/>
    <w:rsid w:val="002841A6"/>
    <w:rsid w:val="002852DB"/>
    <w:rsid w:val="002959D9"/>
    <w:rsid w:val="002960D2"/>
    <w:rsid w:val="002B19B4"/>
    <w:rsid w:val="002B1BE1"/>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5CCC"/>
    <w:rsid w:val="0037715E"/>
    <w:rsid w:val="00385FDC"/>
    <w:rsid w:val="00387E32"/>
    <w:rsid w:val="00391C68"/>
    <w:rsid w:val="003B2371"/>
    <w:rsid w:val="003B73A4"/>
    <w:rsid w:val="003C04C1"/>
    <w:rsid w:val="003C3E0E"/>
    <w:rsid w:val="003E0500"/>
    <w:rsid w:val="003E7766"/>
    <w:rsid w:val="003F4583"/>
    <w:rsid w:val="00410CC5"/>
    <w:rsid w:val="004143C8"/>
    <w:rsid w:val="00415A22"/>
    <w:rsid w:val="0041772E"/>
    <w:rsid w:val="004179BB"/>
    <w:rsid w:val="00422199"/>
    <w:rsid w:val="00436603"/>
    <w:rsid w:val="004370E5"/>
    <w:rsid w:val="00445BE1"/>
    <w:rsid w:val="0045069E"/>
    <w:rsid w:val="00451DDE"/>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310D"/>
    <w:rsid w:val="004D5603"/>
    <w:rsid w:val="004D56D5"/>
    <w:rsid w:val="004D5999"/>
    <w:rsid w:val="004E0D5A"/>
    <w:rsid w:val="004E7673"/>
    <w:rsid w:val="004F09C9"/>
    <w:rsid w:val="004F4745"/>
    <w:rsid w:val="00505FA1"/>
    <w:rsid w:val="0051573D"/>
    <w:rsid w:val="00521CC8"/>
    <w:rsid w:val="00527077"/>
    <w:rsid w:val="00534357"/>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6388"/>
    <w:rsid w:val="005D0A52"/>
    <w:rsid w:val="005D26C6"/>
    <w:rsid w:val="005D279F"/>
    <w:rsid w:val="005D29A0"/>
    <w:rsid w:val="005D47E5"/>
    <w:rsid w:val="005E0E1F"/>
    <w:rsid w:val="005F7D5A"/>
    <w:rsid w:val="006007B8"/>
    <w:rsid w:val="006023CB"/>
    <w:rsid w:val="00602C9B"/>
    <w:rsid w:val="0061542F"/>
    <w:rsid w:val="006200F2"/>
    <w:rsid w:val="006229D9"/>
    <w:rsid w:val="00625D89"/>
    <w:rsid w:val="006322BC"/>
    <w:rsid w:val="0063279C"/>
    <w:rsid w:val="00636639"/>
    <w:rsid w:val="00643F52"/>
    <w:rsid w:val="00644DCA"/>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E5A7B"/>
    <w:rsid w:val="009E654B"/>
    <w:rsid w:val="009F6006"/>
    <w:rsid w:val="009F76B2"/>
    <w:rsid w:val="009F77D8"/>
    <w:rsid w:val="00A035AA"/>
    <w:rsid w:val="00A1298B"/>
    <w:rsid w:val="00A13F24"/>
    <w:rsid w:val="00A2123F"/>
    <w:rsid w:val="00A21756"/>
    <w:rsid w:val="00A221E4"/>
    <w:rsid w:val="00A32000"/>
    <w:rsid w:val="00A33568"/>
    <w:rsid w:val="00A37F0F"/>
    <w:rsid w:val="00A471E7"/>
    <w:rsid w:val="00A503FA"/>
    <w:rsid w:val="00A528DB"/>
    <w:rsid w:val="00A57DB0"/>
    <w:rsid w:val="00A618CD"/>
    <w:rsid w:val="00A70580"/>
    <w:rsid w:val="00A75D96"/>
    <w:rsid w:val="00A80103"/>
    <w:rsid w:val="00A87CB6"/>
    <w:rsid w:val="00AA1215"/>
    <w:rsid w:val="00AA5659"/>
    <w:rsid w:val="00AA6878"/>
    <w:rsid w:val="00AB6EF8"/>
    <w:rsid w:val="00AC10D3"/>
    <w:rsid w:val="00AC406C"/>
    <w:rsid w:val="00AD07F1"/>
    <w:rsid w:val="00AE4FA4"/>
    <w:rsid w:val="00AF1E9F"/>
    <w:rsid w:val="00AF74AF"/>
    <w:rsid w:val="00B04401"/>
    <w:rsid w:val="00B07C76"/>
    <w:rsid w:val="00B13321"/>
    <w:rsid w:val="00B134B2"/>
    <w:rsid w:val="00B155A8"/>
    <w:rsid w:val="00B16CAF"/>
    <w:rsid w:val="00B2050F"/>
    <w:rsid w:val="00B211B5"/>
    <w:rsid w:val="00B22515"/>
    <w:rsid w:val="00B30EA8"/>
    <w:rsid w:val="00B35900"/>
    <w:rsid w:val="00B43876"/>
    <w:rsid w:val="00B47FF0"/>
    <w:rsid w:val="00B662AB"/>
    <w:rsid w:val="00B71FB5"/>
    <w:rsid w:val="00B97FE1"/>
    <w:rsid w:val="00BB7C12"/>
    <w:rsid w:val="00BC1BD3"/>
    <w:rsid w:val="00BC2E50"/>
    <w:rsid w:val="00BC5F1E"/>
    <w:rsid w:val="00BD09F0"/>
    <w:rsid w:val="00BD12C4"/>
    <w:rsid w:val="00BD276A"/>
    <w:rsid w:val="00BD5589"/>
    <w:rsid w:val="00BD7F7C"/>
    <w:rsid w:val="00BE155D"/>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7658"/>
    <w:rsid w:val="00CB11F9"/>
    <w:rsid w:val="00CC258C"/>
    <w:rsid w:val="00CC4ED7"/>
    <w:rsid w:val="00CD2223"/>
    <w:rsid w:val="00CD4C44"/>
    <w:rsid w:val="00CE2926"/>
    <w:rsid w:val="00CE5B15"/>
    <w:rsid w:val="00CE6CA8"/>
    <w:rsid w:val="00CF1B1E"/>
    <w:rsid w:val="00CF55C9"/>
    <w:rsid w:val="00CF6A55"/>
    <w:rsid w:val="00D00400"/>
    <w:rsid w:val="00D00CC9"/>
    <w:rsid w:val="00D06134"/>
    <w:rsid w:val="00D112E7"/>
    <w:rsid w:val="00D158A8"/>
    <w:rsid w:val="00D24788"/>
    <w:rsid w:val="00D27C9E"/>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06651"/>
    <w:rsid w:val="00E13953"/>
    <w:rsid w:val="00E16DE5"/>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60F18"/>
    <w:rsid w:val="00F61314"/>
    <w:rsid w:val="00F61329"/>
    <w:rsid w:val="00F62B02"/>
    <w:rsid w:val="00F62F69"/>
    <w:rsid w:val="00F67582"/>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69B5F-99DF-6D4A-85BD-419ECD846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79</Pages>
  <Words>43309</Words>
  <Characters>246863</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2019-02-27T21:54:00Z</cp:lastPrinted>
  <dcterms:created xsi:type="dcterms:W3CDTF">2019-02-27T18:28:00Z</dcterms:created>
  <dcterms:modified xsi:type="dcterms:W3CDTF">2019-02-28T17:51:00Z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