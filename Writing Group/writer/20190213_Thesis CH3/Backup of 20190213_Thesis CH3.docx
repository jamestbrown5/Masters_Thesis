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48443" w14:textId="77777777" w:rsidR="006F58EA" w:rsidRPr="004F09C9" w:rsidRDefault="009B7A17" w:rsidP="00FB53D1">
      <w:pPr>
        <w:spacing w:line="259" w:lineRule="auto"/>
        <w:ind w:left="-5"/>
        <w:jc w:val="center"/>
        <w:rPr>
          <w:color w:val="000000" w:themeColor="text1"/>
        </w:rPr>
      </w:pPr>
      <w:commentRangeStart w:id="0"/>
      <w:r>
        <w:rPr>
          <w:color w:val="000000" w:themeColor="text1"/>
        </w:rPr>
        <w:t xml:space="preserve">ONLY THE FATTEST </w:t>
      </w:r>
      <w:r w:rsidR="00B662AB">
        <w:rPr>
          <w:color w:val="000000" w:themeColor="text1"/>
        </w:rPr>
        <w:t xml:space="preserve">MAY </w:t>
      </w:r>
      <w:r>
        <w:rPr>
          <w:color w:val="000000" w:themeColor="text1"/>
        </w:rPr>
        <w:t>SURVIVE</w:t>
      </w:r>
      <w:r w:rsidR="00333DE5">
        <w:rPr>
          <w:color w:val="000000" w:themeColor="text1"/>
        </w:rPr>
        <w:t xml:space="preserve">: </w:t>
      </w:r>
      <w:r>
        <w:rPr>
          <w:color w:val="000000" w:themeColor="text1"/>
        </w:rPr>
        <w:t xml:space="preserve">HOW </w:t>
      </w:r>
      <w:r w:rsidR="000978A9">
        <w:rPr>
          <w:color w:val="000000" w:themeColor="text1"/>
        </w:rPr>
        <w:t>GENOTYPE AFFECTS</w:t>
      </w:r>
      <w:r w:rsidR="00754F0B">
        <w:rPr>
          <w:color w:val="000000" w:themeColor="text1"/>
        </w:rPr>
        <w:t xml:space="preserve"> DIAPAUSE </w:t>
      </w:r>
      <w:r w:rsidR="000978A9">
        <w:rPr>
          <w:color w:val="000000" w:themeColor="text1"/>
        </w:rPr>
        <w:t xml:space="preserve">STRATEGY </w:t>
      </w:r>
      <w:commentRangeStart w:id="1"/>
      <w:r w:rsidR="000978A9">
        <w:rPr>
          <w:color w:val="000000" w:themeColor="text1"/>
        </w:rPr>
        <w:t xml:space="preserve">OF </w:t>
      </w:r>
      <w:commentRangeEnd w:id="1"/>
      <w:r w:rsidR="00C96BC2">
        <w:rPr>
          <w:rStyle w:val="CommentReference"/>
        </w:rPr>
        <w:commentReference w:id="1"/>
      </w:r>
      <w:r w:rsidR="00D27C9E" w:rsidRPr="004F09C9">
        <w:rPr>
          <w:color w:val="000000" w:themeColor="text1"/>
        </w:rPr>
        <w:t>EUROPEAN CORN BORER,</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commentRangeEnd w:id="0"/>
      <w:r w:rsidR="001600C3">
        <w:rPr>
          <w:rStyle w:val="CommentReference"/>
        </w:rPr>
        <w:commentReference w:id="0"/>
      </w:r>
    </w:p>
    <w:p w14:paraId="1D62CB5E" w14:textId="77777777" w:rsidR="00754F0B" w:rsidRDefault="00754F0B">
      <w:pPr>
        <w:spacing w:after="162" w:line="263" w:lineRule="auto"/>
        <w:jc w:val="center"/>
        <w:rPr>
          <w:color w:val="000000" w:themeColor="text1"/>
        </w:rPr>
      </w:pPr>
    </w:p>
    <w:p w14:paraId="7220A47F" w14:textId="77777777" w:rsidR="00754F0B" w:rsidRDefault="00754F0B">
      <w:pPr>
        <w:spacing w:after="162" w:line="263" w:lineRule="auto"/>
        <w:jc w:val="center"/>
        <w:rPr>
          <w:color w:val="000000" w:themeColor="text1"/>
        </w:rPr>
      </w:pPr>
    </w:p>
    <w:p w14:paraId="695383AF" w14:textId="77777777" w:rsidR="00754F0B" w:rsidRDefault="00754F0B">
      <w:pPr>
        <w:spacing w:after="162" w:line="263" w:lineRule="auto"/>
        <w:jc w:val="center"/>
        <w:rPr>
          <w:color w:val="000000" w:themeColor="text1"/>
        </w:rPr>
      </w:pPr>
    </w:p>
    <w:p w14:paraId="43EFD1FA" w14:textId="77777777" w:rsidR="00754F0B" w:rsidRDefault="00754F0B">
      <w:pPr>
        <w:spacing w:after="162" w:line="263" w:lineRule="auto"/>
        <w:jc w:val="center"/>
        <w:rPr>
          <w:color w:val="000000" w:themeColor="text1"/>
        </w:rPr>
      </w:pPr>
    </w:p>
    <w:p w14:paraId="625731E5" w14:textId="77777777" w:rsidR="00754F0B" w:rsidRDefault="00754F0B">
      <w:pPr>
        <w:spacing w:after="162" w:line="263" w:lineRule="auto"/>
        <w:jc w:val="center"/>
        <w:rPr>
          <w:color w:val="000000" w:themeColor="text1"/>
        </w:rPr>
      </w:pPr>
    </w:p>
    <w:p w14:paraId="4622025F" w14:textId="77777777" w:rsidR="00754F0B" w:rsidRDefault="00754F0B">
      <w:pPr>
        <w:spacing w:after="162" w:line="263" w:lineRule="auto"/>
        <w:jc w:val="center"/>
        <w:rPr>
          <w:color w:val="000000" w:themeColor="text1"/>
        </w:rPr>
      </w:pPr>
    </w:p>
    <w:p w14:paraId="21C1CABC" w14:textId="77777777" w:rsidR="00754F0B" w:rsidRDefault="00754F0B">
      <w:pPr>
        <w:spacing w:after="162" w:line="263" w:lineRule="auto"/>
        <w:jc w:val="center"/>
        <w:rPr>
          <w:color w:val="000000" w:themeColor="text1"/>
        </w:rPr>
      </w:pPr>
    </w:p>
    <w:p w14:paraId="228B4812" w14:textId="77777777" w:rsidR="00754F0B" w:rsidRDefault="00754F0B">
      <w:pPr>
        <w:spacing w:after="162" w:line="263" w:lineRule="auto"/>
        <w:jc w:val="center"/>
        <w:rPr>
          <w:color w:val="000000" w:themeColor="text1"/>
        </w:rPr>
      </w:pPr>
    </w:p>
    <w:p w14:paraId="54588FBD" w14:textId="77777777" w:rsidR="009B7A17" w:rsidRDefault="009B7A17" w:rsidP="001600C3">
      <w:pPr>
        <w:spacing w:after="162" w:line="263" w:lineRule="auto"/>
        <w:ind w:left="0" w:firstLine="0"/>
        <w:rPr>
          <w:color w:val="000000" w:themeColor="text1"/>
        </w:rPr>
      </w:pPr>
    </w:p>
    <w:p w14:paraId="648F1E26" w14:textId="77777777" w:rsidR="006F58EA" w:rsidRPr="004F09C9" w:rsidRDefault="00D27C9E">
      <w:pPr>
        <w:spacing w:after="162" w:line="263" w:lineRule="auto"/>
        <w:jc w:val="center"/>
        <w:rPr>
          <w:color w:val="000000" w:themeColor="text1"/>
        </w:rPr>
      </w:pPr>
      <w:r w:rsidRPr="004F09C9">
        <w:rPr>
          <w:color w:val="000000" w:themeColor="text1"/>
        </w:rPr>
        <w:t>By</w:t>
      </w:r>
    </w:p>
    <w:p w14:paraId="6184857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34025658" w14:textId="77777777" w:rsidR="006D2398" w:rsidRDefault="006D2398">
      <w:pPr>
        <w:spacing w:after="0" w:line="263" w:lineRule="auto"/>
        <w:jc w:val="center"/>
        <w:rPr>
          <w:ins w:id="2" w:author="Brown,James T" w:date="2019-02-03T13:07:00Z"/>
          <w:color w:val="000000" w:themeColor="text1"/>
        </w:rPr>
      </w:pPr>
    </w:p>
    <w:p w14:paraId="58B73573"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078A618F"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62CD6A30"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7D6F98F6"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D4C1A4A"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B996BB7" w14:textId="77777777" w:rsidR="00D27C9E" w:rsidRPr="004F09C9" w:rsidRDefault="00D27C9E" w:rsidP="00D27C9E">
      <w:pPr>
        <w:spacing w:after="162" w:line="263" w:lineRule="auto"/>
        <w:jc w:val="center"/>
        <w:rPr>
          <w:color w:val="000000" w:themeColor="text1"/>
        </w:rPr>
      </w:pPr>
    </w:p>
    <w:p w14:paraId="37C6155C" w14:textId="77777777" w:rsidR="00D27C9E" w:rsidRPr="004F09C9" w:rsidRDefault="00D27C9E" w:rsidP="00D27C9E">
      <w:pPr>
        <w:spacing w:after="162" w:line="263" w:lineRule="auto"/>
        <w:jc w:val="center"/>
        <w:rPr>
          <w:color w:val="000000" w:themeColor="text1"/>
        </w:rPr>
      </w:pPr>
    </w:p>
    <w:p w14:paraId="452E4802" w14:textId="77777777" w:rsidR="00D27C9E" w:rsidRPr="004F09C9" w:rsidRDefault="00D27C9E" w:rsidP="00D27C9E">
      <w:pPr>
        <w:spacing w:after="162" w:line="263" w:lineRule="auto"/>
        <w:jc w:val="center"/>
        <w:rPr>
          <w:color w:val="000000" w:themeColor="text1"/>
        </w:rPr>
      </w:pPr>
    </w:p>
    <w:p w14:paraId="1B8D498C" w14:textId="77777777" w:rsidR="00D27C9E" w:rsidRPr="004F09C9" w:rsidRDefault="00D27C9E" w:rsidP="00D27C9E">
      <w:pPr>
        <w:spacing w:after="162" w:line="263" w:lineRule="auto"/>
        <w:jc w:val="center"/>
        <w:rPr>
          <w:color w:val="000000" w:themeColor="text1"/>
        </w:rPr>
      </w:pPr>
    </w:p>
    <w:p w14:paraId="164B4B04" w14:textId="77777777" w:rsidR="00D27C9E" w:rsidRPr="004F09C9" w:rsidRDefault="00D27C9E" w:rsidP="00D27C9E">
      <w:pPr>
        <w:spacing w:after="162" w:line="263" w:lineRule="auto"/>
        <w:jc w:val="center"/>
        <w:rPr>
          <w:color w:val="000000" w:themeColor="text1"/>
        </w:rPr>
      </w:pPr>
    </w:p>
    <w:p w14:paraId="6189930C" w14:textId="77777777" w:rsidR="00D27C9E" w:rsidRPr="004F09C9" w:rsidRDefault="00D27C9E" w:rsidP="00D27C9E">
      <w:pPr>
        <w:spacing w:after="162" w:line="263" w:lineRule="auto"/>
        <w:jc w:val="center"/>
        <w:rPr>
          <w:color w:val="000000" w:themeColor="text1"/>
        </w:rPr>
      </w:pPr>
    </w:p>
    <w:p w14:paraId="75DB0ED8" w14:textId="77777777" w:rsidR="00D27C9E" w:rsidRPr="004F09C9" w:rsidRDefault="00D27C9E" w:rsidP="00D27C9E">
      <w:pPr>
        <w:spacing w:after="162" w:line="263" w:lineRule="auto"/>
        <w:jc w:val="center"/>
        <w:rPr>
          <w:color w:val="000000" w:themeColor="text1"/>
        </w:rPr>
      </w:pPr>
    </w:p>
    <w:p w14:paraId="6FD56C5A" w14:textId="77777777" w:rsidR="00D27C9E" w:rsidRPr="004F09C9" w:rsidRDefault="00D27C9E" w:rsidP="00D27C9E">
      <w:pPr>
        <w:spacing w:after="162" w:line="263" w:lineRule="auto"/>
        <w:jc w:val="center"/>
        <w:rPr>
          <w:color w:val="000000" w:themeColor="text1"/>
        </w:rPr>
      </w:pPr>
    </w:p>
    <w:p w14:paraId="69AAAA82" w14:textId="77777777" w:rsidR="00D27C9E" w:rsidRPr="004F09C9" w:rsidRDefault="00D27C9E" w:rsidP="00D27C9E">
      <w:pPr>
        <w:spacing w:after="162" w:line="263" w:lineRule="auto"/>
        <w:jc w:val="center"/>
        <w:rPr>
          <w:color w:val="000000" w:themeColor="text1"/>
        </w:rPr>
      </w:pPr>
    </w:p>
    <w:p w14:paraId="535C3A22" w14:textId="77777777" w:rsidR="00D27C9E" w:rsidRPr="004F09C9" w:rsidRDefault="00D27C9E" w:rsidP="00D27C9E">
      <w:pPr>
        <w:spacing w:after="162" w:line="263" w:lineRule="auto"/>
        <w:jc w:val="center"/>
        <w:rPr>
          <w:color w:val="000000" w:themeColor="text1"/>
        </w:rPr>
      </w:pPr>
    </w:p>
    <w:p w14:paraId="142EFC53" w14:textId="77777777" w:rsidR="00D27C9E" w:rsidRPr="004F09C9" w:rsidRDefault="00D27C9E" w:rsidP="00D27C9E">
      <w:pPr>
        <w:spacing w:after="162" w:line="263" w:lineRule="auto"/>
        <w:jc w:val="center"/>
        <w:rPr>
          <w:color w:val="000000" w:themeColor="text1"/>
        </w:rPr>
      </w:pPr>
    </w:p>
    <w:p w14:paraId="6992CB0D" w14:textId="77777777" w:rsidR="00D27C9E" w:rsidRPr="004F09C9" w:rsidRDefault="00D27C9E" w:rsidP="00D27C9E">
      <w:pPr>
        <w:spacing w:after="162" w:line="263" w:lineRule="auto"/>
        <w:jc w:val="center"/>
        <w:rPr>
          <w:color w:val="000000" w:themeColor="text1"/>
        </w:rPr>
      </w:pPr>
    </w:p>
    <w:p w14:paraId="3F8495D4" w14:textId="77777777" w:rsidR="00D27C9E" w:rsidRPr="004F09C9" w:rsidRDefault="00D27C9E" w:rsidP="00D27C9E">
      <w:pPr>
        <w:spacing w:after="162" w:line="263" w:lineRule="auto"/>
        <w:jc w:val="center"/>
        <w:rPr>
          <w:color w:val="000000" w:themeColor="text1"/>
        </w:rPr>
      </w:pPr>
    </w:p>
    <w:p w14:paraId="5C74B344"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547AC8D0" wp14:editId="0576B7BF">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40E1BF6" w14:textId="77777777" w:rsidR="00D27C9E" w:rsidRPr="004F09C9" w:rsidRDefault="00D27C9E">
      <w:pPr>
        <w:spacing w:line="259" w:lineRule="auto"/>
        <w:ind w:left="3226" w:right="90"/>
        <w:rPr>
          <w:color w:val="000000" w:themeColor="text1"/>
        </w:rPr>
      </w:pPr>
    </w:p>
    <w:p w14:paraId="2C536131" w14:textId="77777777" w:rsidR="00D27C9E" w:rsidRPr="004F09C9" w:rsidRDefault="00D27C9E">
      <w:pPr>
        <w:spacing w:line="259" w:lineRule="auto"/>
        <w:ind w:left="3226" w:right="90"/>
        <w:rPr>
          <w:color w:val="000000" w:themeColor="text1"/>
        </w:rPr>
      </w:pPr>
    </w:p>
    <w:p w14:paraId="15C470D1" w14:textId="77777777" w:rsidR="00D27C9E" w:rsidRPr="004F09C9" w:rsidRDefault="00D27C9E">
      <w:pPr>
        <w:spacing w:line="259" w:lineRule="auto"/>
        <w:ind w:left="3226" w:right="90"/>
        <w:rPr>
          <w:color w:val="000000" w:themeColor="text1"/>
        </w:rPr>
      </w:pPr>
    </w:p>
    <w:p w14:paraId="2C28B780" w14:textId="77777777" w:rsidR="00D27C9E" w:rsidRPr="004F09C9" w:rsidRDefault="00D27C9E">
      <w:pPr>
        <w:spacing w:line="259" w:lineRule="auto"/>
        <w:ind w:left="3226" w:right="90"/>
        <w:rPr>
          <w:color w:val="000000" w:themeColor="text1"/>
        </w:rPr>
      </w:pPr>
    </w:p>
    <w:p w14:paraId="31147E78" w14:textId="77777777" w:rsidR="00D27C9E" w:rsidRPr="004F09C9" w:rsidRDefault="00D27C9E">
      <w:pPr>
        <w:spacing w:line="259" w:lineRule="auto"/>
        <w:ind w:left="3226" w:right="90"/>
        <w:rPr>
          <w:color w:val="000000" w:themeColor="text1"/>
        </w:rPr>
      </w:pPr>
    </w:p>
    <w:p w14:paraId="7A449AAE" w14:textId="77777777" w:rsidR="00D27C9E" w:rsidRPr="004F09C9" w:rsidRDefault="00D27C9E">
      <w:pPr>
        <w:spacing w:line="259" w:lineRule="auto"/>
        <w:ind w:left="3226" w:right="90"/>
        <w:rPr>
          <w:color w:val="000000" w:themeColor="text1"/>
        </w:rPr>
      </w:pPr>
    </w:p>
    <w:p w14:paraId="34EF044A" w14:textId="77777777" w:rsidR="00D27C9E" w:rsidRPr="004F09C9" w:rsidRDefault="00D27C9E">
      <w:pPr>
        <w:spacing w:line="259" w:lineRule="auto"/>
        <w:ind w:left="3226" w:right="90"/>
        <w:rPr>
          <w:color w:val="000000" w:themeColor="text1"/>
        </w:rPr>
      </w:pPr>
    </w:p>
    <w:p w14:paraId="5084671E" w14:textId="77777777" w:rsidR="00D27C9E" w:rsidRPr="004F09C9" w:rsidRDefault="00D27C9E">
      <w:pPr>
        <w:spacing w:line="259" w:lineRule="auto"/>
        <w:ind w:left="3226" w:right="90"/>
        <w:rPr>
          <w:color w:val="000000" w:themeColor="text1"/>
        </w:rPr>
      </w:pPr>
    </w:p>
    <w:p w14:paraId="0274DABF" w14:textId="77777777" w:rsidR="00D27C9E" w:rsidRPr="004F09C9" w:rsidRDefault="00D27C9E">
      <w:pPr>
        <w:spacing w:line="259" w:lineRule="auto"/>
        <w:ind w:left="3226" w:right="90"/>
        <w:rPr>
          <w:color w:val="000000" w:themeColor="text1"/>
        </w:rPr>
      </w:pPr>
    </w:p>
    <w:p w14:paraId="57F873A1" w14:textId="77777777" w:rsidR="00D27C9E" w:rsidRPr="004F09C9" w:rsidRDefault="00D27C9E">
      <w:pPr>
        <w:spacing w:line="259" w:lineRule="auto"/>
        <w:ind w:left="3226" w:right="90"/>
        <w:rPr>
          <w:color w:val="000000" w:themeColor="text1"/>
        </w:rPr>
      </w:pPr>
    </w:p>
    <w:p w14:paraId="7178C1B4" w14:textId="77777777" w:rsidR="00D27C9E" w:rsidRPr="004F09C9" w:rsidRDefault="00D27C9E">
      <w:pPr>
        <w:spacing w:line="259" w:lineRule="auto"/>
        <w:ind w:left="3226" w:right="90"/>
        <w:rPr>
          <w:color w:val="000000" w:themeColor="text1"/>
        </w:rPr>
      </w:pPr>
    </w:p>
    <w:p w14:paraId="40ABFB8B" w14:textId="77777777" w:rsidR="00D27C9E" w:rsidRPr="004F09C9" w:rsidRDefault="00D27C9E">
      <w:pPr>
        <w:spacing w:line="259" w:lineRule="auto"/>
        <w:ind w:left="3226" w:right="90"/>
        <w:rPr>
          <w:color w:val="000000" w:themeColor="text1"/>
        </w:rPr>
      </w:pPr>
    </w:p>
    <w:p w14:paraId="20DDE5BB" w14:textId="77777777" w:rsidR="00D27C9E" w:rsidRPr="004F09C9" w:rsidRDefault="00D27C9E">
      <w:pPr>
        <w:spacing w:line="259" w:lineRule="auto"/>
        <w:ind w:left="3226" w:right="90"/>
        <w:rPr>
          <w:color w:val="000000" w:themeColor="text1"/>
        </w:rPr>
      </w:pPr>
    </w:p>
    <w:p w14:paraId="7BC2EF6D" w14:textId="77777777" w:rsidR="00D27C9E" w:rsidRPr="004F09C9" w:rsidRDefault="00D27C9E">
      <w:pPr>
        <w:spacing w:line="259" w:lineRule="auto"/>
        <w:ind w:left="3226" w:right="90"/>
        <w:rPr>
          <w:color w:val="000000" w:themeColor="text1"/>
        </w:rPr>
      </w:pPr>
    </w:p>
    <w:p w14:paraId="00682728" w14:textId="77777777" w:rsidR="00D27C9E" w:rsidRPr="004F09C9" w:rsidRDefault="00D27C9E">
      <w:pPr>
        <w:spacing w:line="259" w:lineRule="auto"/>
        <w:ind w:left="3226" w:right="90"/>
        <w:rPr>
          <w:color w:val="000000" w:themeColor="text1"/>
        </w:rPr>
      </w:pPr>
    </w:p>
    <w:p w14:paraId="36B2D511" w14:textId="77777777" w:rsidR="00D27C9E" w:rsidRPr="004F09C9" w:rsidRDefault="00D27C9E">
      <w:pPr>
        <w:spacing w:line="259" w:lineRule="auto"/>
        <w:ind w:left="3226" w:right="90"/>
        <w:rPr>
          <w:color w:val="000000" w:themeColor="text1"/>
        </w:rPr>
      </w:pPr>
    </w:p>
    <w:p w14:paraId="05A4B51D" w14:textId="77777777" w:rsidR="00D27C9E" w:rsidRPr="004F09C9" w:rsidRDefault="00D27C9E">
      <w:pPr>
        <w:spacing w:line="259" w:lineRule="auto"/>
        <w:ind w:left="3226" w:right="90"/>
        <w:rPr>
          <w:color w:val="000000" w:themeColor="text1"/>
        </w:rPr>
      </w:pPr>
    </w:p>
    <w:p w14:paraId="1AC4C36C" w14:textId="77777777" w:rsidR="00D27C9E" w:rsidRPr="004F09C9" w:rsidRDefault="00D27C9E">
      <w:pPr>
        <w:spacing w:line="259" w:lineRule="auto"/>
        <w:ind w:left="3226" w:right="90"/>
        <w:rPr>
          <w:color w:val="000000" w:themeColor="text1"/>
        </w:rPr>
      </w:pPr>
    </w:p>
    <w:p w14:paraId="0989CE52" w14:textId="77777777" w:rsidR="00D27C9E" w:rsidRPr="004F09C9" w:rsidRDefault="00D27C9E">
      <w:pPr>
        <w:spacing w:line="259" w:lineRule="auto"/>
        <w:ind w:left="3226" w:right="90"/>
        <w:rPr>
          <w:color w:val="000000" w:themeColor="text1"/>
        </w:rPr>
      </w:pPr>
    </w:p>
    <w:p w14:paraId="06BCC93A" w14:textId="77777777" w:rsidR="00D27C9E" w:rsidRPr="004F09C9" w:rsidRDefault="00D27C9E">
      <w:pPr>
        <w:spacing w:line="259" w:lineRule="auto"/>
        <w:ind w:left="3226" w:right="90"/>
        <w:rPr>
          <w:color w:val="000000" w:themeColor="text1"/>
        </w:rPr>
      </w:pPr>
    </w:p>
    <w:p w14:paraId="13807AB5" w14:textId="77777777" w:rsidR="00D27C9E" w:rsidRPr="004F09C9" w:rsidRDefault="00D27C9E">
      <w:pPr>
        <w:spacing w:line="259" w:lineRule="auto"/>
        <w:ind w:left="3226" w:right="90"/>
        <w:rPr>
          <w:color w:val="000000" w:themeColor="text1"/>
        </w:rPr>
      </w:pPr>
    </w:p>
    <w:p w14:paraId="42F033EA" w14:textId="77777777" w:rsidR="00D27C9E" w:rsidRPr="004F09C9" w:rsidRDefault="00D27C9E">
      <w:pPr>
        <w:spacing w:line="259" w:lineRule="auto"/>
        <w:ind w:left="3226" w:right="90"/>
        <w:rPr>
          <w:color w:val="000000" w:themeColor="text1"/>
        </w:rPr>
      </w:pPr>
    </w:p>
    <w:p w14:paraId="140480C3" w14:textId="77777777" w:rsidR="00D27C9E" w:rsidRPr="004F09C9" w:rsidRDefault="00D27C9E">
      <w:pPr>
        <w:spacing w:line="259" w:lineRule="auto"/>
        <w:ind w:left="3226" w:right="90"/>
        <w:rPr>
          <w:color w:val="000000" w:themeColor="text1"/>
        </w:rPr>
      </w:pPr>
    </w:p>
    <w:p w14:paraId="0BCC69C6" w14:textId="77777777" w:rsidR="00D27C9E" w:rsidRPr="004F09C9" w:rsidRDefault="00D27C9E">
      <w:pPr>
        <w:spacing w:line="259" w:lineRule="auto"/>
        <w:ind w:left="3226" w:right="90"/>
        <w:rPr>
          <w:color w:val="000000" w:themeColor="text1"/>
        </w:rPr>
      </w:pPr>
    </w:p>
    <w:p w14:paraId="3C02757F" w14:textId="77777777" w:rsidR="00D27C9E" w:rsidRPr="004F09C9" w:rsidRDefault="00D27C9E">
      <w:pPr>
        <w:spacing w:line="259" w:lineRule="auto"/>
        <w:ind w:left="3226" w:right="90"/>
        <w:rPr>
          <w:color w:val="000000" w:themeColor="text1"/>
        </w:rPr>
      </w:pPr>
    </w:p>
    <w:p w14:paraId="45625530" w14:textId="77777777" w:rsidR="00D27C9E" w:rsidRPr="004F09C9" w:rsidRDefault="00D27C9E">
      <w:pPr>
        <w:spacing w:line="259" w:lineRule="auto"/>
        <w:ind w:left="3226" w:right="90"/>
        <w:rPr>
          <w:color w:val="000000" w:themeColor="text1"/>
        </w:rPr>
      </w:pPr>
    </w:p>
    <w:p w14:paraId="686AFA49" w14:textId="77777777" w:rsidR="00D27C9E" w:rsidRPr="004F09C9" w:rsidRDefault="00D27C9E">
      <w:pPr>
        <w:spacing w:line="259" w:lineRule="auto"/>
        <w:ind w:left="3226" w:right="90"/>
        <w:rPr>
          <w:color w:val="000000" w:themeColor="text1"/>
        </w:rPr>
      </w:pPr>
    </w:p>
    <w:p w14:paraId="6B10B947" w14:textId="77777777" w:rsidR="00D27C9E" w:rsidRPr="004F09C9" w:rsidRDefault="00D27C9E">
      <w:pPr>
        <w:spacing w:line="259" w:lineRule="auto"/>
        <w:ind w:left="3226" w:right="90"/>
        <w:rPr>
          <w:color w:val="000000" w:themeColor="text1"/>
        </w:rPr>
      </w:pPr>
    </w:p>
    <w:p w14:paraId="7BA0D52C" w14:textId="77777777" w:rsidR="00D27C9E" w:rsidRPr="004F09C9" w:rsidRDefault="00D27C9E">
      <w:pPr>
        <w:spacing w:line="259" w:lineRule="auto"/>
        <w:ind w:left="3226" w:right="90"/>
        <w:rPr>
          <w:color w:val="000000" w:themeColor="text1"/>
        </w:rPr>
      </w:pPr>
    </w:p>
    <w:p w14:paraId="641EE6E7" w14:textId="77777777" w:rsidR="00D27C9E" w:rsidRPr="004F09C9" w:rsidRDefault="00D27C9E">
      <w:pPr>
        <w:spacing w:line="259" w:lineRule="auto"/>
        <w:ind w:left="3226" w:right="90"/>
        <w:rPr>
          <w:color w:val="000000" w:themeColor="text1"/>
        </w:rPr>
      </w:pPr>
    </w:p>
    <w:p w14:paraId="108D17BE" w14:textId="77777777" w:rsidR="00D27C9E" w:rsidRPr="004F09C9" w:rsidRDefault="00D27C9E">
      <w:pPr>
        <w:spacing w:line="259" w:lineRule="auto"/>
        <w:ind w:left="3226" w:right="90"/>
        <w:rPr>
          <w:color w:val="000000" w:themeColor="text1"/>
        </w:rPr>
      </w:pPr>
    </w:p>
    <w:p w14:paraId="0FD4961D" w14:textId="77777777" w:rsidR="00D27C9E" w:rsidRPr="004F09C9" w:rsidRDefault="00D27C9E">
      <w:pPr>
        <w:spacing w:line="259" w:lineRule="auto"/>
        <w:ind w:left="3226" w:right="90"/>
        <w:rPr>
          <w:color w:val="000000" w:themeColor="text1"/>
        </w:rPr>
      </w:pPr>
    </w:p>
    <w:p w14:paraId="698F91F3" w14:textId="77777777" w:rsidR="00D27C9E" w:rsidRPr="004F09C9" w:rsidRDefault="00D27C9E">
      <w:pPr>
        <w:spacing w:line="259" w:lineRule="auto"/>
        <w:ind w:left="3226" w:right="90"/>
        <w:rPr>
          <w:color w:val="000000" w:themeColor="text1"/>
        </w:rPr>
      </w:pPr>
    </w:p>
    <w:p w14:paraId="43DF190E" w14:textId="77777777" w:rsidR="00D27C9E" w:rsidRPr="004F09C9" w:rsidRDefault="00D27C9E">
      <w:pPr>
        <w:spacing w:line="259" w:lineRule="auto"/>
        <w:ind w:left="3226" w:right="90"/>
        <w:rPr>
          <w:color w:val="000000" w:themeColor="text1"/>
        </w:rPr>
      </w:pPr>
    </w:p>
    <w:p w14:paraId="60D0F8A3" w14:textId="77777777" w:rsidR="00D27C9E" w:rsidRPr="004F09C9" w:rsidRDefault="00D27C9E">
      <w:pPr>
        <w:spacing w:line="259" w:lineRule="auto"/>
        <w:ind w:left="3226" w:right="90"/>
        <w:rPr>
          <w:color w:val="000000" w:themeColor="text1"/>
        </w:rPr>
      </w:pPr>
    </w:p>
    <w:p w14:paraId="4BDF7B27"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57845D42"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0BFAA1DE"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292082E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5F4B0680"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5C453EE1"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678A2A88"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3A8E99B8"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BABFA6B" w14:textId="77777777" w:rsidR="006F58EA" w:rsidRPr="004F09C9" w:rsidRDefault="00D27C9E">
      <w:pPr>
        <w:spacing w:after="559" w:line="263" w:lineRule="auto"/>
        <w:jc w:val="center"/>
        <w:rPr>
          <w:color w:val="000000" w:themeColor="text1"/>
        </w:rPr>
      </w:pPr>
      <w:commentRangeStart w:id="3"/>
      <w:r w:rsidRPr="004F09C9">
        <w:rPr>
          <w:color w:val="000000" w:themeColor="text1"/>
        </w:rPr>
        <w:lastRenderedPageBreak/>
        <w:t>TABLE OF CONTENTS</w:t>
      </w:r>
      <w:commentRangeEnd w:id="3"/>
      <w:r w:rsidR="005D0A52">
        <w:rPr>
          <w:rStyle w:val="CommentReference"/>
        </w:rPr>
        <w:commentReference w:id="3"/>
      </w:r>
    </w:p>
    <w:p w14:paraId="5FB294CA"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102F2E1"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492C9859"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4EDD7CC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2208AE18"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20B935A"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120CC3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7247691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8979503"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A3C5F1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918EEB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C8BAC63"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1561491B"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03E3D17" w14:textId="66482380"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ins w:id="4" w:author="Brown, James T." w:date="2019-02-07T10:14:00Z">
        <w:r w:rsidR="004B74F2">
          <w:rPr>
            <w:color w:val="000000" w:themeColor="text1"/>
          </w:rPr>
          <w:t>-</w:t>
        </w:r>
      </w:ins>
      <w:del w:id="5" w:author="Brown, James T." w:date="2019-02-07T10:14:00Z">
        <w:r w:rsidRPr="004F09C9" w:rsidDel="004B74F2">
          <w:rPr>
            <w:color w:val="000000" w:themeColor="text1"/>
          </w:rPr>
          <w:delText xml:space="preserve"> </w:delText>
        </w:r>
      </w:del>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7EBA829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543159B0"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44A85A4"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9F589BE"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1BB21B76"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AD444C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5C5E4D25"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28C264A7"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449C16D6" w14:textId="77777777" w:rsidR="007F6A28" w:rsidRPr="004F09C9" w:rsidRDefault="007F6A28">
      <w:pPr>
        <w:spacing w:after="60" w:line="263" w:lineRule="auto"/>
        <w:jc w:val="center"/>
        <w:rPr>
          <w:color w:val="000000" w:themeColor="text1"/>
        </w:rPr>
      </w:pPr>
    </w:p>
    <w:p w14:paraId="3324E41D" w14:textId="77777777" w:rsidR="006F58EA" w:rsidRPr="004F09C9" w:rsidRDefault="00D27C9E">
      <w:pPr>
        <w:spacing w:after="60" w:line="263" w:lineRule="auto"/>
        <w:jc w:val="center"/>
        <w:rPr>
          <w:color w:val="000000" w:themeColor="text1"/>
        </w:rPr>
      </w:pPr>
      <w:commentRangeStart w:id="6"/>
      <w:r w:rsidRPr="004F09C9">
        <w:rPr>
          <w:color w:val="000000" w:themeColor="text1"/>
        </w:rPr>
        <w:lastRenderedPageBreak/>
        <w:t>LIST OF TABLES</w:t>
      </w:r>
      <w:commentRangeEnd w:id="6"/>
      <w:r w:rsidR="001E7880">
        <w:rPr>
          <w:rStyle w:val="CommentReference"/>
        </w:rPr>
        <w:commentReference w:id="6"/>
      </w:r>
    </w:p>
    <w:p w14:paraId="294FF43E" w14:textId="77777777" w:rsidR="006F58EA" w:rsidRPr="004F09C9" w:rsidRDefault="00D27C9E">
      <w:pPr>
        <w:pStyle w:val="Heading1"/>
        <w:ind w:left="-5"/>
        <w:rPr>
          <w:color w:val="000000" w:themeColor="text1"/>
        </w:rPr>
      </w:pPr>
      <w:r w:rsidRPr="004F09C9">
        <w:rPr>
          <w:color w:val="000000" w:themeColor="text1"/>
        </w:rPr>
        <w:t>Table</w:t>
      </w:r>
    </w:p>
    <w:p w14:paraId="7B59C1D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3D6E54B5"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CB48A7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45316BA6"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3FB866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3605272"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147B34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6B4CEA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6167E6A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6A0891A5"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65C8663E"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540749A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36A1E33D"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7B9764E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7A064E79"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5EFD7B74" w14:textId="77777777" w:rsidR="007F6A28" w:rsidRPr="004F09C9" w:rsidRDefault="007F6A28">
      <w:pPr>
        <w:spacing w:after="60" w:line="263" w:lineRule="auto"/>
        <w:jc w:val="center"/>
        <w:rPr>
          <w:color w:val="000000" w:themeColor="text1"/>
        </w:rPr>
      </w:pPr>
    </w:p>
    <w:p w14:paraId="3D7608F4" w14:textId="77777777" w:rsidR="007F6A28" w:rsidRPr="004F09C9" w:rsidRDefault="007F6A28">
      <w:pPr>
        <w:spacing w:after="60" w:line="263" w:lineRule="auto"/>
        <w:jc w:val="center"/>
        <w:rPr>
          <w:color w:val="000000" w:themeColor="text1"/>
        </w:rPr>
      </w:pPr>
    </w:p>
    <w:p w14:paraId="74423D1F" w14:textId="77777777" w:rsidR="007F6A28" w:rsidRPr="004F09C9" w:rsidRDefault="007F6A28">
      <w:pPr>
        <w:spacing w:after="60" w:line="263" w:lineRule="auto"/>
        <w:jc w:val="center"/>
        <w:rPr>
          <w:color w:val="000000" w:themeColor="text1"/>
        </w:rPr>
      </w:pPr>
    </w:p>
    <w:p w14:paraId="2C2FCF37" w14:textId="77777777" w:rsidR="007F6A28" w:rsidRPr="004F09C9" w:rsidRDefault="007F6A28">
      <w:pPr>
        <w:spacing w:after="60" w:line="263" w:lineRule="auto"/>
        <w:jc w:val="center"/>
        <w:rPr>
          <w:color w:val="000000" w:themeColor="text1"/>
        </w:rPr>
      </w:pPr>
    </w:p>
    <w:p w14:paraId="412D3BAF" w14:textId="77777777" w:rsidR="007F6A28" w:rsidRPr="004F09C9" w:rsidRDefault="007F6A28">
      <w:pPr>
        <w:spacing w:after="60" w:line="263" w:lineRule="auto"/>
        <w:jc w:val="center"/>
        <w:rPr>
          <w:color w:val="000000" w:themeColor="text1"/>
        </w:rPr>
      </w:pPr>
    </w:p>
    <w:p w14:paraId="7F578615" w14:textId="77777777" w:rsidR="007F6A28" w:rsidRPr="004F09C9" w:rsidRDefault="007F6A28">
      <w:pPr>
        <w:spacing w:after="60" w:line="263" w:lineRule="auto"/>
        <w:jc w:val="center"/>
        <w:rPr>
          <w:color w:val="000000" w:themeColor="text1"/>
        </w:rPr>
      </w:pPr>
    </w:p>
    <w:p w14:paraId="5BBFC7D7" w14:textId="77777777" w:rsidR="007F6A28" w:rsidRPr="004F09C9" w:rsidRDefault="007F6A28">
      <w:pPr>
        <w:spacing w:after="60" w:line="263" w:lineRule="auto"/>
        <w:jc w:val="center"/>
        <w:rPr>
          <w:color w:val="000000" w:themeColor="text1"/>
        </w:rPr>
      </w:pPr>
    </w:p>
    <w:p w14:paraId="676278D1" w14:textId="77777777" w:rsidR="007F6A28" w:rsidRPr="004F09C9" w:rsidRDefault="007F6A28">
      <w:pPr>
        <w:spacing w:after="60" w:line="263" w:lineRule="auto"/>
        <w:jc w:val="center"/>
        <w:rPr>
          <w:color w:val="000000" w:themeColor="text1"/>
        </w:rPr>
      </w:pPr>
    </w:p>
    <w:p w14:paraId="47C1D17A" w14:textId="77777777" w:rsidR="007F6A28" w:rsidRPr="004F09C9" w:rsidRDefault="007F6A28">
      <w:pPr>
        <w:spacing w:after="60" w:line="263" w:lineRule="auto"/>
        <w:jc w:val="center"/>
        <w:rPr>
          <w:color w:val="000000" w:themeColor="text1"/>
        </w:rPr>
      </w:pPr>
    </w:p>
    <w:p w14:paraId="718E1035" w14:textId="77777777" w:rsidR="007F6A28" w:rsidRPr="004F09C9" w:rsidRDefault="007F6A28">
      <w:pPr>
        <w:spacing w:after="60" w:line="263" w:lineRule="auto"/>
        <w:jc w:val="center"/>
        <w:rPr>
          <w:color w:val="000000" w:themeColor="text1"/>
        </w:rPr>
      </w:pPr>
    </w:p>
    <w:p w14:paraId="7210A7C1" w14:textId="77777777" w:rsidR="007F6A28" w:rsidRPr="004F09C9" w:rsidRDefault="007F6A28">
      <w:pPr>
        <w:spacing w:after="60" w:line="263" w:lineRule="auto"/>
        <w:jc w:val="center"/>
        <w:rPr>
          <w:color w:val="000000" w:themeColor="text1"/>
        </w:rPr>
      </w:pPr>
    </w:p>
    <w:p w14:paraId="0400838A" w14:textId="77777777" w:rsidR="007F6A28" w:rsidRPr="004F09C9" w:rsidRDefault="007F6A28">
      <w:pPr>
        <w:spacing w:after="60" w:line="263" w:lineRule="auto"/>
        <w:jc w:val="center"/>
        <w:rPr>
          <w:color w:val="000000" w:themeColor="text1"/>
        </w:rPr>
      </w:pPr>
    </w:p>
    <w:p w14:paraId="22C2F251" w14:textId="77777777" w:rsidR="007F6A28" w:rsidRPr="004F09C9" w:rsidRDefault="007F6A28">
      <w:pPr>
        <w:spacing w:after="60" w:line="263" w:lineRule="auto"/>
        <w:jc w:val="center"/>
        <w:rPr>
          <w:color w:val="000000" w:themeColor="text1"/>
        </w:rPr>
      </w:pPr>
    </w:p>
    <w:p w14:paraId="2BD6D535"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6BBE2C8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EE8B95D" w14:textId="77777777">
        <w:trPr>
          <w:trHeight w:val="349"/>
        </w:trPr>
        <w:tc>
          <w:tcPr>
            <w:tcW w:w="9126" w:type="dxa"/>
            <w:tcBorders>
              <w:top w:val="nil"/>
              <w:left w:val="nil"/>
              <w:bottom w:val="nil"/>
              <w:right w:val="nil"/>
            </w:tcBorders>
          </w:tcPr>
          <w:p w14:paraId="79BFA59D"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48415F10"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379A7B9" w14:textId="77777777">
        <w:trPr>
          <w:trHeight w:val="478"/>
        </w:trPr>
        <w:tc>
          <w:tcPr>
            <w:tcW w:w="9126" w:type="dxa"/>
            <w:tcBorders>
              <w:top w:val="nil"/>
              <w:left w:val="nil"/>
              <w:bottom w:val="nil"/>
              <w:right w:val="nil"/>
            </w:tcBorders>
            <w:vAlign w:val="center"/>
          </w:tcPr>
          <w:p w14:paraId="111BE26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75C8628D"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556BA767" w14:textId="77777777">
        <w:trPr>
          <w:trHeight w:val="478"/>
        </w:trPr>
        <w:tc>
          <w:tcPr>
            <w:tcW w:w="9126" w:type="dxa"/>
            <w:tcBorders>
              <w:top w:val="nil"/>
              <w:left w:val="nil"/>
              <w:bottom w:val="nil"/>
              <w:right w:val="nil"/>
            </w:tcBorders>
            <w:vAlign w:val="center"/>
          </w:tcPr>
          <w:p w14:paraId="0D241849"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CC4653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44E7D44" w14:textId="77777777">
        <w:trPr>
          <w:trHeight w:val="478"/>
        </w:trPr>
        <w:tc>
          <w:tcPr>
            <w:tcW w:w="9126" w:type="dxa"/>
            <w:tcBorders>
              <w:top w:val="nil"/>
              <w:left w:val="nil"/>
              <w:bottom w:val="nil"/>
              <w:right w:val="nil"/>
            </w:tcBorders>
            <w:vAlign w:val="center"/>
          </w:tcPr>
          <w:p w14:paraId="1E01EBA5"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AB9C88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647130ED" w14:textId="77777777">
        <w:trPr>
          <w:trHeight w:val="862"/>
        </w:trPr>
        <w:tc>
          <w:tcPr>
            <w:tcW w:w="9126" w:type="dxa"/>
            <w:tcBorders>
              <w:top w:val="nil"/>
              <w:left w:val="nil"/>
              <w:bottom w:val="nil"/>
              <w:right w:val="nil"/>
            </w:tcBorders>
          </w:tcPr>
          <w:p w14:paraId="62288992"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8328725"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55777FDD"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2434" w14:textId="77777777">
        <w:trPr>
          <w:trHeight w:val="775"/>
        </w:trPr>
        <w:tc>
          <w:tcPr>
            <w:tcW w:w="9126" w:type="dxa"/>
            <w:tcBorders>
              <w:top w:val="nil"/>
              <w:left w:val="nil"/>
              <w:bottom w:val="nil"/>
              <w:right w:val="nil"/>
            </w:tcBorders>
          </w:tcPr>
          <w:p w14:paraId="656EE6A9"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6A93D72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44B2EE3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07C90AB9" w14:textId="77777777">
        <w:trPr>
          <w:trHeight w:val="767"/>
        </w:trPr>
        <w:tc>
          <w:tcPr>
            <w:tcW w:w="9126" w:type="dxa"/>
            <w:tcBorders>
              <w:top w:val="nil"/>
              <w:left w:val="nil"/>
              <w:bottom w:val="nil"/>
              <w:right w:val="nil"/>
            </w:tcBorders>
          </w:tcPr>
          <w:p w14:paraId="45FB9F67"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611F1B51"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167D7A8"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1A9CC82C" w14:textId="77777777">
        <w:trPr>
          <w:trHeight w:val="767"/>
        </w:trPr>
        <w:tc>
          <w:tcPr>
            <w:tcW w:w="9126" w:type="dxa"/>
            <w:tcBorders>
              <w:top w:val="nil"/>
              <w:left w:val="nil"/>
              <w:bottom w:val="nil"/>
              <w:right w:val="nil"/>
            </w:tcBorders>
          </w:tcPr>
          <w:p w14:paraId="46AD01A5"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625033F" w14:textId="3AF89BCB"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del w:id="7" w:author="Brown, James T." w:date="2019-02-07T10:15:00Z">
              <w:r w:rsidRPr="004F09C9" w:rsidDel="004B74F2">
                <w:rPr>
                  <w:color w:val="000000" w:themeColor="text1"/>
                </w:rPr>
                <w:delText>shallow diapause</w:delText>
              </w:r>
            </w:del>
            <w:ins w:id="8" w:author="Brown, James T." w:date="2019-02-07T10:15:00Z">
              <w:r w:rsidR="004B74F2">
                <w:rPr>
                  <w:color w:val="000000" w:themeColor="text1"/>
                </w:rPr>
                <w:t>shallow-diapause</w:t>
              </w:r>
            </w:ins>
          </w:p>
        </w:tc>
        <w:tc>
          <w:tcPr>
            <w:tcW w:w="234" w:type="dxa"/>
            <w:tcBorders>
              <w:top w:val="nil"/>
              <w:left w:val="nil"/>
              <w:bottom w:val="nil"/>
              <w:right w:val="nil"/>
            </w:tcBorders>
          </w:tcPr>
          <w:p w14:paraId="04FA8A6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D829F23" w14:textId="77777777">
        <w:trPr>
          <w:trHeight w:val="759"/>
        </w:trPr>
        <w:tc>
          <w:tcPr>
            <w:tcW w:w="9126" w:type="dxa"/>
            <w:tcBorders>
              <w:top w:val="nil"/>
              <w:left w:val="nil"/>
              <w:bottom w:val="nil"/>
              <w:right w:val="nil"/>
            </w:tcBorders>
          </w:tcPr>
          <w:p w14:paraId="0BB7F44A" w14:textId="1795C89F"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del w:id="9" w:author="Brown, James T." w:date="2019-02-07T10:14:00Z">
              <w:r w:rsidRPr="004F09C9" w:rsidDel="004B74F2">
                <w:rPr>
                  <w:color w:val="000000" w:themeColor="text1"/>
                </w:rPr>
                <w:delText>deep diapause</w:delText>
              </w:r>
            </w:del>
            <w:ins w:id="10" w:author="Brown, James T." w:date="2019-02-07T10:14:00Z">
              <w:r w:rsidR="004B74F2">
                <w:rPr>
                  <w:color w:val="000000" w:themeColor="text1"/>
                </w:rPr>
                <w:t>deep-diapause</w:t>
              </w:r>
            </w:ins>
            <w:r w:rsidRPr="004F09C9">
              <w:rPr>
                <w:color w:val="000000" w:themeColor="text1"/>
              </w:rPr>
              <w:t xml:space="preserve"> larvae with the short-diapause genotype</w:t>
            </w:r>
            <w:r w:rsidRPr="004F09C9">
              <w:rPr>
                <w:color w:val="000000" w:themeColor="text1"/>
              </w:rPr>
              <w:tab/>
              <w:t>. . . . . . . . . . . . .</w:t>
            </w:r>
          </w:p>
          <w:p w14:paraId="2B23661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08115F53"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ED4FE3D" w14:textId="77777777">
        <w:trPr>
          <w:trHeight w:val="767"/>
        </w:trPr>
        <w:tc>
          <w:tcPr>
            <w:tcW w:w="9126" w:type="dxa"/>
            <w:tcBorders>
              <w:top w:val="nil"/>
              <w:left w:val="nil"/>
              <w:bottom w:val="nil"/>
              <w:right w:val="nil"/>
            </w:tcBorders>
          </w:tcPr>
          <w:p w14:paraId="371FCD18"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0BE137"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14CBF079"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E79BB1E" w14:textId="77777777">
        <w:trPr>
          <w:trHeight w:val="255"/>
        </w:trPr>
        <w:tc>
          <w:tcPr>
            <w:tcW w:w="9126" w:type="dxa"/>
            <w:tcBorders>
              <w:top w:val="nil"/>
              <w:left w:val="nil"/>
              <w:bottom w:val="nil"/>
              <w:right w:val="nil"/>
            </w:tcBorders>
          </w:tcPr>
          <w:p w14:paraId="7C2A5168"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7E820EAB"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F0C579E"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178A53EB"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30C21A3D"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21757506"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32171902"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3B27338D"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9F1692F"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D5D1C6B"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81827BD"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ins w:id="11" w:author="Dan Hahn" w:date="2019-02-06T05:52:00Z">
        <w:r w:rsidR="00246FC2">
          <w:rPr>
            <w:color w:val="000000" w:themeColor="text1"/>
          </w:rPr>
          <w:t>,</w:t>
        </w:r>
      </w:ins>
      <w:r w:rsidR="008F5C7F">
        <w:rPr>
          <w:color w:val="000000" w:themeColor="text1"/>
        </w:rPr>
        <w:t xml:space="preserve"> insects conserve energy by decreasing metabolic activity </w:t>
      </w:r>
      <w:ins w:id="12" w:author="Dan Hahn" w:date="2019-02-06T05:52:00Z">
        <w:r w:rsidR="00246FC2">
          <w:rPr>
            <w:color w:val="000000" w:themeColor="text1"/>
          </w:rPr>
          <w:t xml:space="preserve">and </w:t>
        </w:r>
      </w:ins>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ins w:id="13" w:author="Dan Hahn" w:date="2019-02-06T05:53:00Z">
        <w:r w:rsidR="00246FC2">
          <w:rPr>
            <w:color w:val="000000" w:themeColor="text1"/>
          </w:rPr>
          <w:t>,</w:t>
        </w:r>
      </w:ins>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(Hubüner)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ins w:id="14" w:author="Dan Hahn" w:date="2019-02-06T05:54:00Z">
        <w:r w:rsidR="00246FC2">
          <w:rPr>
            <w:color w:val="000000" w:themeColor="text1"/>
          </w:rPr>
          <w:t xml:space="preserve">I did not detect a difference in </w:t>
        </w:r>
      </w:ins>
      <w:r w:rsidRPr="004F09C9">
        <w:rPr>
          <w:color w:val="000000" w:themeColor="text1"/>
        </w:rPr>
        <w:t xml:space="preserve">lipid depletion during diapause </w:t>
      </w:r>
      <w:del w:id="15" w:author="Dan Hahn" w:date="2019-02-06T05:54:00Z">
        <w:r w:rsidRPr="004F09C9" w:rsidDel="00246FC2">
          <w:rPr>
            <w:color w:val="000000" w:themeColor="text1"/>
          </w:rPr>
          <w:delText>does not appear to be affected by diapause genotype</w:delText>
        </w:r>
      </w:del>
      <w:ins w:id="16" w:author="Dan Hahn" w:date="2019-02-06T05:54:00Z">
        <w:r w:rsidR="00246FC2">
          <w:rPr>
            <w:color w:val="000000" w:themeColor="text1"/>
          </w:rPr>
          <w:t>between the long-diapause and short-diapause genotypes</w:t>
        </w:r>
      </w:ins>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41B942AB" w14:textId="77777777" w:rsidR="007F6A28" w:rsidRDefault="007F6A28">
      <w:pPr>
        <w:spacing w:after="0" w:line="263" w:lineRule="auto"/>
        <w:ind w:right="80"/>
        <w:jc w:val="center"/>
        <w:rPr>
          <w:color w:val="000000" w:themeColor="text1"/>
        </w:rPr>
      </w:pPr>
    </w:p>
    <w:p w14:paraId="7B3F7F1F" w14:textId="77777777" w:rsidR="006229D9" w:rsidRDefault="006229D9">
      <w:pPr>
        <w:spacing w:after="0" w:line="263" w:lineRule="auto"/>
        <w:ind w:right="80"/>
        <w:jc w:val="center"/>
        <w:rPr>
          <w:color w:val="000000" w:themeColor="text1"/>
        </w:rPr>
      </w:pPr>
    </w:p>
    <w:p w14:paraId="4DFCC2C5" w14:textId="77777777" w:rsidR="006229D9" w:rsidRDefault="006229D9">
      <w:pPr>
        <w:spacing w:after="0" w:line="263" w:lineRule="auto"/>
        <w:ind w:right="80"/>
        <w:jc w:val="center"/>
        <w:rPr>
          <w:color w:val="000000" w:themeColor="text1"/>
        </w:rPr>
      </w:pPr>
    </w:p>
    <w:p w14:paraId="74C8D8CE" w14:textId="77777777" w:rsidR="006229D9" w:rsidRDefault="006229D9">
      <w:pPr>
        <w:spacing w:after="0" w:line="263" w:lineRule="auto"/>
        <w:ind w:right="80"/>
        <w:jc w:val="center"/>
        <w:rPr>
          <w:color w:val="000000" w:themeColor="text1"/>
        </w:rPr>
      </w:pPr>
    </w:p>
    <w:p w14:paraId="58323D7D" w14:textId="77777777" w:rsidR="006229D9" w:rsidRDefault="006229D9">
      <w:pPr>
        <w:spacing w:after="0" w:line="263" w:lineRule="auto"/>
        <w:ind w:right="80"/>
        <w:jc w:val="center"/>
        <w:rPr>
          <w:color w:val="000000" w:themeColor="text1"/>
        </w:rPr>
      </w:pPr>
    </w:p>
    <w:p w14:paraId="1A6DB88F" w14:textId="77777777" w:rsidR="006229D9" w:rsidRDefault="006229D9">
      <w:pPr>
        <w:spacing w:after="0" w:line="263" w:lineRule="auto"/>
        <w:ind w:right="80"/>
        <w:jc w:val="center"/>
        <w:rPr>
          <w:color w:val="000000" w:themeColor="text1"/>
        </w:rPr>
      </w:pPr>
    </w:p>
    <w:p w14:paraId="7E4DF8BF" w14:textId="77777777" w:rsidR="006229D9" w:rsidRDefault="006229D9">
      <w:pPr>
        <w:spacing w:after="0" w:line="263" w:lineRule="auto"/>
        <w:ind w:right="80"/>
        <w:jc w:val="center"/>
        <w:rPr>
          <w:color w:val="000000" w:themeColor="text1"/>
        </w:rPr>
      </w:pPr>
    </w:p>
    <w:p w14:paraId="104CBD70" w14:textId="77777777" w:rsidR="006229D9" w:rsidRDefault="006229D9">
      <w:pPr>
        <w:spacing w:after="0" w:line="263" w:lineRule="auto"/>
        <w:ind w:right="80"/>
        <w:jc w:val="center"/>
        <w:rPr>
          <w:color w:val="000000" w:themeColor="text1"/>
        </w:rPr>
      </w:pPr>
    </w:p>
    <w:p w14:paraId="6B0C2383" w14:textId="77777777" w:rsidR="006229D9" w:rsidRDefault="006229D9">
      <w:pPr>
        <w:spacing w:after="0" w:line="263" w:lineRule="auto"/>
        <w:ind w:right="80"/>
        <w:jc w:val="center"/>
        <w:rPr>
          <w:color w:val="000000" w:themeColor="text1"/>
        </w:rPr>
      </w:pPr>
    </w:p>
    <w:p w14:paraId="4BBB50C6" w14:textId="77777777" w:rsidR="006229D9" w:rsidRDefault="006229D9">
      <w:pPr>
        <w:spacing w:after="0" w:line="263" w:lineRule="auto"/>
        <w:ind w:right="80"/>
        <w:jc w:val="center"/>
        <w:rPr>
          <w:color w:val="000000" w:themeColor="text1"/>
        </w:rPr>
      </w:pPr>
    </w:p>
    <w:p w14:paraId="6C16A341" w14:textId="77777777" w:rsidR="006229D9" w:rsidRDefault="006229D9">
      <w:pPr>
        <w:spacing w:after="0" w:line="263" w:lineRule="auto"/>
        <w:ind w:right="80"/>
        <w:jc w:val="center"/>
        <w:rPr>
          <w:color w:val="000000" w:themeColor="text1"/>
        </w:rPr>
      </w:pPr>
    </w:p>
    <w:p w14:paraId="3B81E0F6" w14:textId="77777777" w:rsidR="006229D9" w:rsidRDefault="006229D9">
      <w:pPr>
        <w:spacing w:after="0" w:line="263" w:lineRule="auto"/>
        <w:ind w:right="80"/>
        <w:jc w:val="center"/>
        <w:rPr>
          <w:color w:val="000000" w:themeColor="text1"/>
        </w:rPr>
      </w:pPr>
    </w:p>
    <w:p w14:paraId="00A00A06" w14:textId="77777777" w:rsidR="006229D9" w:rsidRDefault="006229D9">
      <w:pPr>
        <w:spacing w:after="0" w:line="263" w:lineRule="auto"/>
        <w:ind w:right="80"/>
        <w:jc w:val="center"/>
        <w:rPr>
          <w:color w:val="000000" w:themeColor="text1"/>
        </w:rPr>
      </w:pPr>
    </w:p>
    <w:p w14:paraId="16AD34B1" w14:textId="77777777" w:rsidR="006229D9" w:rsidRDefault="006229D9">
      <w:pPr>
        <w:spacing w:after="0" w:line="263" w:lineRule="auto"/>
        <w:ind w:right="80"/>
        <w:jc w:val="center"/>
        <w:rPr>
          <w:color w:val="000000" w:themeColor="text1"/>
        </w:rPr>
      </w:pPr>
    </w:p>
    <w:p w14:paraId="0DCB19BC" w14:textId="77777777" w:rsidR="006229D9" w:rsidRDefault="006229D9">
      <w:pPr>
        <w:spacing w:after="0" w:line="263" w:lineRule="auto"/>
        <w:ind w:right="80"/>
        <w:jc w:val="center"/>
        <w:rPr>
          <w:color w:val="000000" w:themeColor="text1"/>
        </w:rPr>
      </w:pPr>
    </w:p>
    <w:p w14:paraId="43A6FF73" w14:textId="77777777" w:rsidR="006229D9" w:rsidRDefault="006229D9">
      <w:pPr>
        <w:spacing w:after="0" w:line="263" w:lineRule="auto"/>
        <w:ind w:right="80"/>
        <w:jc w:val="center"/>
        <w:rPr>
          <w:color w:val="000000" w:themeColor="text1"/>
        </w:rPr>
      </w:pPr>
    </w:p>
    <w:p w14:paraId="78A2BF2B" w14:textId="77777777" w:rsidR="006229D9" w:rsidRDefault="006229D9">
      <w:pPr>
        <w:spacing w:after="0" w:line="263" w:lineRule="auto"/>
        <w:ind w:right="80"/>
        <w:jc w:val="center"/>
        <w:rPr>
          <w:color w:val="000000" w:themeColor="text1"/>
        </w:rPr>
      </w:pPr>
    </w:p>
    <w:p w14:paraId="168CDBCB" w14:textId="77777777" w:rsidR="006229D9" w:rsidRDefault="006229D9">
      <w:pPr>
        <w:spacing w:after="0" w:line="263" w:lineRule="auto"/>
        <w:ind w:right="80"/>
        <w:jc w:val="center"/>
        <w:rPr>
          <w:color w:val="000000" w:themeColor="text1"/>
        </w:rPr>
      </w:pPr>
    </w:p>
    <w:p w14:paraId="34D8C84C" w14:textId="77777777" w:rsidR="006229D9" w:rsidRDefault="006229D9">
      <w:pPr>
        <w:spacing w:after="0" w:line="263" w:lineRule="auto"/>
        <w:ind w:right="80"/>
        <w:jc w:val="center"/>
        <w:rPr>
          <w:color w:val="000000" w:themeColor="text1"/>
        </w:rPr>
      </w:pPr>
    </w:p>
    <w:p w14:paraId="7B88E55F" w14:textId="77777777" w:rsidR="006229D9" w:rsidRDefault="006229D9">
      <w:pPr>
        <w:spacing w:after="0" w:line="263" w:lineRule="auto"/>
        <w:ind w:right="80"/>
        <w:jc w:val="center"/>
        <w:rPr>
          <w:color w:val="000000" w:themeColor="text1"/>
        </w:rPr>
      </w:pPr>
    </w:p>
    <w:p w14:paraId="4DD45E94" w14:textId="77777777" w:rsidR="006229D9" w:rsidRDefault="006229D9">
      <w:pPr>
        <w:spacing w:after="0" w:line="263" w:lineRule="auto"/>
        <w:ind w:right="80"/>
        <w:jc w:val="center"/>
        <w:rPr>
          <w:color w:val="000000" w:themeColor="text1"/>
        </w:rPr>
      </w:pPr>
    </w:p>
    <w:p w14:paraId="673D3159" w14:textId="77777777" w:rsidR="006229D9" w:rsidRDefault="006229D9">
      <w:pPr>
        <w:spacing w:after="0" w:line="263" w:lineRule="auto"/>
        <w:ind w:right="80"/>
        <w:jc w:val="center"/>
        <w:rPr>
          <w:color w:val="000000" w:themeColor="text1"/>
        </w:rPr>
      </w:pPr>
    </w:p>
    <w:p w14:paraId="319B1E84" w14:textId="77777777" w:rsidR="006229D9" w:rsidRDefault="006229D9">
      <w:pPr>
        <w:spacing w:after="0" w:line="263" w:lineRule="auto"/>
        <w:ind w:right="80"/>
        <w:jc w:val="center"/>
        <w:rPr>
          <w:color w:val="000000" w:themeColor="text1"/>
        </w:rPr>
      </w:pPr>
    </w:p>
    <w:p w14:paraId="26EE791C" w14:textId="77777777" w:rsidR="006229D9" w:rsidRDefault="006229D9">
      <w:pPr>
        <w:spacing w:after="0" w:line="263" w:lineRule="auto"/>
        <w:ind w:right="80"/>
        <w:jc w:val="center"/>
        <w:rPr>
          <w:color w:val="000000" w:themeColor="text1"/>
        </w:rPr>
      </w:pPr>
    </w:p>
    <w:p w14:paraId="25A8E1C5" w14:textId="77777777" w:rsidR="006229D9" w:rsidRDefault="006229D9">
      <w:pPr>
        <w:spacing w:after="0" w:line="263" w:lineRule="auto"/>
        <w:ind w:right="80"/>
        <w:jc w:val="center"/>
        <w:rPr>
          <w:color w:val="000000" w:themeColor="text1"/>
        </w:rPr>
      </w:pPr>
    </w:p>
    <w:p w14:paraId="5AE9F7B0" w14:textId="77777777" w:rsidR="006229D9" w:rsidRDefault="006229D9">
      <w:pPr>
        <w:spacing w:after="0" w:line="263" w:lineRule="auto"/>
        <w:ind w:right="80"/>
        <w:jc w:val="center"/>
        <w:rPr>
          <w:color w:val="000000" w:themeColor="text1"/>
        </w:rPr>
      </w:pPr>
    </w:p>
    <w:p w14:paraId="5CD012D2" w14:textId="77777777" w:rsidR="006229D9" w:rsidRDefault="006229D9">
      <w:pPr>
        <w:spacing w:after="0" w:line="263" w:lineRule="auto"/>
        <w:ind w:right="80"/>
        <w:jc w:val="center"/>
        <w:rPr>
          <w:color w:val="000000" w:themeColor="text1"/>
        </w:rPr>
      </w:pPr>
    </w:p>
    <w:p w14:paraId="356EF41B" w14:textId="77777777" w:rsidR="006229D9" w:rsidRDefault="006229D9">
      <w:pPr>
        <w:spacing w:after="0" w:line="263" w:lineRule="auto"/>
        <w:ind w:right="80"/>
        <w:jc w:val="center"/>
        <w:rPr>
          <w:color w:val="000000" w:themeColor="text1"/>
        </w:rPr>
      </w:pPr>
    </w:p>
    <w:p w14:paraId="7C978646" w14:textId="77777777" w:rsidR="006229D9" w:rsidRDefault="006229D9">
      <w:pPr>
        <w:spacing w:after="0" w:line="263" w:lineRule="auto"/>
        <w:ind w:right="80"/>
        <w:jc w:val="center"/>
        <w:rPr>
          <w:color w:val="000000" w:themeColor="text1"/>
        </w:rPr>
      </w:pPr>
    </w:p>
    <w:p w14:paraId="5C071CCB" w14:textId="77777777" w:rsidR="006229D9" w:rsidRDefault="006229D9">
      <w:pPr>
        <w:spacing w:after="0" w:line="263" w:lineRule="auto"/>
        <w:ind w:right="80"/>
        <w:jc w:val="center"/>
        <w:rPr>
          <w:color w:val="000000" w:themeColor="text1"/>
        </w:rPr>
      </w:pPr>
    </w:p>
    <w:p w14:paraId="17E89135" w14:textId="77777777" w:rsidR="006229D9" w:rsidRDefault="006229D9">
      <w:pPr>
        <w:spacing w:after="0" w:line="263" w:lineRule="auto"/>
        <w:ind w:right="80"/>
        <w:jc w:val="center"/>
        <w:rPr>
          <w:color w:val="000000" w:themeColor="text1"/>
        </w:rPr>
      </w:pPr>
    </w:p>
    <w:p w14:paraId="50176296" w14:textId="77777777" w:rsidR="006229D9" w:rsidRDefault="006229D9">
      <w:pPr>
        <w:spacing w:after="0" w:line="263" w:lineRule="auto"/>
        <w:ind w:right="80"/>
        <w:jc w:val="center"/>
        <w:rPr>
          <w:color w:val="000000" w:themeColor="text1"/>
        </w:rPr>
      </w:pPr>
    </w:p>
    <w:p w14:paraId="2C2E0782" w14:textId="77777777" w:rsidR="006229D9" w:rsidRDefault="006229D9">
      <w:pPr>
        <w:spacing w:after="0" w:line="263" w:lineRule="auto"/>
        <w:ind w:right="80"/>
        <w:jc w:val="center"/>
        <w:rPr>
          <w:color w:val="000000" w:themeColor="text1"/>
        </w:rPr>
      </w:pPr>
    </w:p>
    <w:p w14:paraId="7CE2D918" w14:textId="77777777" w:rsidR="006229D9" w:rsidRDefault="006229D9">
      <w:pPr>
        <w:spacing w:after="0" w:line="263" w:lineRule="auto"/>
        <w:ind w:right="80"/>
        <w:jc w:val="center"/>
        <w:rPr>
          <w:color w:val="000000" w:themeColor="text1"/>
        </w:rPr>
      </w:pPr>
    </w:p>
    <w:p w14:paraId="25AF69E0" w14:textId="77777777" w:rsidR="006229D9" w:rsidDel="00246FC2" w:rsidRDefault="006229D9">
      <w:pPr>
        <w:spacing w:after="0" w:line="263" w:lineRule="auto"/>
        <w:ind w:right="80"/>
        <w:jc w:val="center"/>
        <w:rPr>
          <w:del w:id="17" w:author="Dan Hahn" w:date="2019-02-06T05:55:00Z"/>
          <w:color w:val="000000" w:themeColor="text1"/>
        </w:rPr>
      </w:pPr>
    </w:p>
    <w:p w14:paraId="557D8F77" w14:textId="77777777" w:rsidR="006229D9" w:rsidDel="00246FC2" w:rsidRDefault="006229D9">
      <w:pPr>
        <w:spacing w:after="0" w:line="263" w:lineRule="auto"/>
        <w:ind w:right="80"/>
        <w:jc w:val="center"/>
        <w:rPr>
          <w:del w:id="18" w:author="Dan Hahn" w:date="2019-02-06T05:55:00Z"/>
          <w:color w:val="000000" w:themeColor="text1"/>
        </w:rPr>
      </w:pPr>
    </w:p>
    <w:p w14:paraId="4CF5A0F2" w14:textId="77777777" w:rsidR="00DD0E72" w:rsidDel="00246FC2" w:rsidRDefault="00DD0E72">
      <w:pPr>
        <w:spacing w:after="0" w:line="263" w:lineRule="auto"/>
        <w:ind w:right="80"/>
        <w:jc w:val="center"/>
        <w:rPr>
          <w:del w:id="19" w:author="Dan Hahn" w:date="2019-02-06T05:55:00Z"/>
          <w:color w:val="000000" w:themeColor="text1"/>
        </w:rPr>
      </w:pPr>
    </w:p>
    <w:p w14:paraId="062C4028" w14:textId="77777777" w:rsidR="006229D9" w:rsidRPr="004F09C9" w:rsidDel="00246FC2" w:rsidRDefault="006229D9">
      <w:pPr>
        <w:spacing w:after="0" w:line="263" w:lineRule="auto"/>
        <w:ind w:right="80"/>
        <w:jc w:val="center"/>
        <w:rPr>
          <w:del w:id="20" w:author="Dan Hahn" w:date="2019-02-06T05:55:00Z"/>
          <w:color w:val="000000" w:themeColor="text1"/>
        </w:rPr>
      </w:pPr>
    </w:p>
    <w:p w14:paraId="6AA5E2A5" w14:textId="77777777" w:rsidR="007F6A28" w:rsidRPr="004F09C9" w:rsidRDefault="007F6A28">
      <w:pPr>
        <w:spacing w:after="0" w:line="263" w:lineRule="auto"/>
        <w:ind w:left="0" w:right="80" w:firstLine="0"/>
        <w:rPr>
          <w:color w:val="000000" w:themeColor="text1"/>
        </w:rPr>
        <w:pPrChange w:id="21" w:author="Dan Hahn" w:date="2019-02-06T05:55:00Z">
          <w:pPr>
            <w:spacing w:after="0" w:line="263" w:lineRule="auto"/>
            <w:ind w:right="80"/>
            <w:jc w:val="center"/>
          </w:pPr>
        </w:pPrChange>
      </w:pPr>
    </w:p>
    <w:p w14:paraId="78F4C2E8"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1</w:t>
      </w:r>
    </w:p>
    <w:p w14:paraId="60E63EDB"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7C064C12"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18A139B0" w14:textId="77777777" w:rsidR="006F58EA" w:rsidRPr="004F09C9" w:rsidRDefault="00D27C9E">
      <w:pPr>
        <w:ind w:left="-15" w:right="399" w:firstLine="468"/>
        <w:rPr>
          <w:color w:val="000000" w:themeColor="text1"/>
        </w:rPr>
      </w:pPr>
      <w:r w:rsidRPr="004F09C9">
        <w:rPr>
          <w:color w:val="000000" w:themeColor="text1"/>
        </w:rPr>
        <w:t>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onset of winter and during a species-specific life stage (</w:t>
      </w:r>
      <w:proofErr w:type="spellStart"/>
      <w:r w:rsidRPr="004F09C9">
        <w:rPr>
          <w:color w:val="000000" w:themeColor="text1"/>
        </w:rPr>
        <w:t>Koštál</w:t>
      </w:r>
      <w:proofErr w:type="spellEnd"/>
      <w:r w:rsidRPr="004F09C9">
        <w:rPr>
          <w:color w:val="000000" w:themeColor="text1"/>
        </w:rPr>
        <w:t xml:space="preserve">, 2006). By monitoring environmentally consistent cues that cycle with seasonality, insects can reliably predict, </w:t>
      </w:r>
      <w:r w:rsidRPr="004F09C9">
        <w:rPr>
          <w:color w:val="000000" w:themeColor="text1"/>
        </w:rPr>
        <w:lastRenderedPageBreak/>
        <w:t>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7C2EE52F"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2E1B2A85"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633B0043"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r w:rsidRPr="004F09C9">
        <w:rPr>
          <w:i/>
          <w:color w:val="000000" w:themeColor="text1"/>
        </w:rPr>
        <w:t xml:space="preserve">Ostrinia nubilalis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storage during diapause preparation in European corn borer. I expected insects with a longer diapause genotype to store more lipids than insects with a shorter diapause genotype in </w:t>
      </w:r>
      <w:r w:rsidRPr="004F09C9">
        <w:rPr>
          <w:color w:val="000000" w:themeColor="text1"/>
        </w:rPr>
        <w:lastRenderedPageBreak/>
        <w:t>preparation for diapause (1-1A,B).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genotype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698603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3673C83E" wp14:editId="12D5D2A9">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553874B6"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71E2539D" w14:textId="77777777" w:rsidR="007F6A28" w:rsidRPr="004F09C9" w:rsidRDefault="007F6A28">
      <w:pPr>
        <w:spacing w:after="0" w:line="263" w:lineRule="auto"/>
        <w:ind w:right="80"/>
        <w:jc w:val="center"/>
        <w:rPr>
          <w:color w:val="000000" w:themeColor="text1"/>
        </w:rPr>
      </w:pPr>
    </w:p>
    <w:p w14:paraId="12AEA4A6" w14:textId="77777777" w:rsidR="007F6A28" w:rsidRPr="004F09C9" w:rsidRDefault="007F6A28">
      <w:pPr>
        <w:spacing w:after="0" w:line="263" w:lineRule="auto"/>
        <w:ind w:right="80"/>
        <w:jc w:val="center"/>
        <w:rPr>
          <w:color w:val="000000" w:themeColor="text1"/>
        </w:rPr>
      </w:pPr>
    </w:p>
    <w:p w14:paraId="50EF3C76"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04EF51A3"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6C1B9ABA" w14:textId="77777777" w:rsidR="006F58EA" w:rsidRPr="004F09C9" w:rsidRDefault="00D27C9E">
      <w:pPr>
        <w:ind w:left="-15" w:right="90" w:firstLine="468"/>
        <w:rPr>
          <w:color w:val="000000" w:themeColor="text1"/>
        </w:rPr>
      </w:pPr>
      <w:r w:rsidRPr="004F09C9">
        <w:rPr>
          <w:i/>
          <w:color w:val="000000" w:themeColor="text1"/>
        </w:rPr>
        <w:t>Ostrinia nubilalis</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nubilalis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A0BBA77"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2EFD72D3"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4C2ACB6A" w14:textId="77777777" w:rsidR="007F6A28" w:rsidRPr="004F09C9" w:rsidRDefault="007F6A28">
      <w:pPr>
        <w:ind w:left="-15" w:right="90" w:firstLine="468"/>
        <w:rPr>
          <w:color w:val="000000" w:themeColor="text1"/>
        </w:rPr>
      </w:pPr>
    </w:p>
    <w:p w14:paraId="20CA7548"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1202017B"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1FF999B" w14:textId="77777777" w:rsidR="006F58EA" w:rsidRPr="004F09C9" w:rsidRDefault="00D27C9E" w:rsidP="004370E5">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one another, however each species does live in sympatry 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(14:OAc) are produced at species-specific concentrations and drive male </w:t>
      </w:r>
      <w:r w:rsidRPr="004F09C9">
        <w:rPr>
          <w:color w:val="000000" w:themeColor="text1"/>
        </w:rPr>
        <w:lastRenderedPageBreak/>
        <w:t>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75B4CBE9" w14:textId="77777777" w:rsidR="006F58EA" w:rsidRPr="004F09C9" w:rsidRDefault="00D27C9E" w:rsidP="004370E5">
      <w:pPr>
        <w:spacing w:line="480"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3FFAC8C"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728B36EC"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the shorter diapause. The different strains of European corn </w:t>
      </w:r>
      <w:r w:rsidRPr="004F09C9">
        <w:rPr>
          <w:color w:val="000000" w:themeColor="text1"/>
        </w:rPr>
        <w:lastRenderedPageBreak/>
        <w:t>borer are suitable model to investigate the causes and consequences of speciation, especially as environmental conditions become less stable due to climate change.</w:t>
      </w:r>
    </w:p>
    <w:p w14:paraId="61C6E130" w14:textId="77777777" w:rsidR="007F6A28" w:rsidRPr="004F09C9" w:rsidRDefault="007F6A28">
      <w:pPr>
        <w:ind w:left="-15" w:right="90" w:firstLine="468"/>
        <w:rPr>
          <w:color w:val="000000" w:themeColor="text1"/>
        </w:rPr>
      </w:pPr>
    </w:p>
    <w:p w14:paraId="25B9C62E"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2F4A116"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5DD4A2AE" w14:textId="77777777"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del w:id="22" w:author="Brown,James T" w:date="2019-02-03T13:00:00Z">
        <w:r w:rsidRPr="004F09C9" w:rsidDel="004370E5">
          <w:rPr>
            <w:color w:val="000000" w:themeColor="text1"/>
          </w:rPr>
          <w:delText xml:space="preserve"> and Department)</w:delText>
        </w:r>
      </w:del>
      <w:r w:rsidRPr="004F09C9">
        <w:rPr>
          <w:color w:val="000000" w:themeColor="text1"/>
        </w:rPr>
        <w: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del w:id="23" w:author="Brown,James T" w:date="2019-02-03T13:00:00Z">
        <w:r w:rsidRPr="004F09C9" w:rsidDel="004370E5">
          <w:rPr>
            <w:color w:val="000000" w:themeColor="text1"/>
          </w:rPr>
          <w:delText xml:space="preserve"> and Department)</w:delText>
        </w:r>
      </w:del>
      <w:r w:rsidRPr="004F09C9">
        <w:rPr>
          <w:color w:val="000000" w:themeColor="text1"/>
        </w:rPr>
        <w:t xml:space="preserve">, 2000). The flattened, scale like eggs are usually deposited on the underside of leaves and hatch four to nine days after being laid. In the field, larvae proceed through six larval instars. Similar to many lepidopterans.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del w:id="24" w:author="Brown,James T" w:date="2019-02-03T13:00:00Z">
        <w:r w:rsidRPr="004F09C9" w:rsidDel="004370E5">
          <w:rPr>
            <w:color w:val="000000" w:themeColor="text1"/>
          </w:rPr>
          <w:delText xml:space="preserve"> and Department)</w:delText>
        </w:r>
      </w:del>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4171D74F"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 it initiates the diapause genotype and programs ECB larvae for diapause. </w:t>
      </w:r>
      <w:r w:rsidRPr="004F09C9">
        <w:rPr>
          <w:color w:val="000000" w:themeColor="text1"/>
        </w:rPr>
        <w:lastRenderedPageBreak/>
        <w:t xml:space="preserve">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475DD355"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13C49A76" w14:textId="77777777">
        <w:trPr>
          <w:trHeight w:val="451"/>
        </w:trPr>
        <w:tc>
          <w:tcPr>
            <w:tcW w:w="1380" w:type="dxa"/>
            <w:tcBorders>
              <w:top w:val="double" w:sz="3" w:space="0" w:color="000000"/>
              <w:left w:val="nil"/>
              <w:bottom w:val="double" w:sz="3" w:space="0" w:color="000000"/>
              <w:right w:val="nil"/>
            </w:tcBorders>
          </w:tcPr>
          <w:p w14:paraId="7581315A"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784F42D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020ED2E2" w14:textId="77777777">
        <w:trPr>
          <w:trHeight w:val="427"/>
        </w:trPr>
        <w:tc>
          <w:tcPr>
            <w:tcW w:w="1380" w:type="dxa"/>
            <w:tcBorders>
              <w:top w:val="double" w:sz="3" w:space="0" w:color="000000"/>
              <w:left w:val="nil"/>
              <w:bottom w:val="single" w:sz="3" w:space="0" w:color="000000"/>
              <w:right w:val="nil"/>
            </w:tcBorders>
          </w:tcPr>
          <w:p w14:paraId="78665EAE"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0A4B33CC" w14:textId="77777777" w:rsidR="006F58EA" w:rsidRPr="004F09C9" w:rsidRDefault="006F58EA">
            <w:pPr>
              <w:spacing w:after="160" w:line="259" w:lineRule="auto"/>
              <w:ind w:left="0" w:firstLine="0"/>
              <w:rPr>
                <w:color w:val="000000" w:themeColor="text1"/>
              </w:rPr>
            </w:pPr>
          </w:p>
        </w:tc>
      </w:tr>
      <w:tr w:rsidR="006F58EA" w:rsidRPr="004F09C9" w14:paraId="0EC01E1F" w14:textId="77777777">
        <w:trPr>
          <w:trHeight w:val="1589"/>
        </w:trPr>
        <w:tc>
          <w:tcPr>
            <w:tcW w:w="1380" w:type="dxa"/>
            <w:tcBorders>
              <w:top w:val="single" w:sz="3" w:space="0" w:color="000000"/>
              <w:left w:val="nil"/>
              <w:bottom w:val="single" w:sz="3" w:space="0" w:color="000000"/>
              <w:right w:val="nil"/>
            </w:tcBorders>
          </w:tcPr>
          <w:p w14:paraId="0DBCDD4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182AB78"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2CF8D291"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0B2D273"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47407472"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77C4D16B" w14:textId="77777777">
        <w:trPr>
          <w:trHeight w:val="403"/>
        </w:trPr>
        <w:tc>
          <w:tcPr>
            <w:tcW w:w="1380" w:type="dxa"/>
            <w:tcBorders>
              <w:top w:val="single" w:sz="3" w:space="0" w:color="000000"/>
              <w:left w:val="nil"/>
              <w:bottom w:val="single" w:sz="3" w:space="0" w:color="000000"/>
              <w:right w:val="nil"/>
            </w:tcBorders>
          </w:tcPr>
          <w:p w14:paraId="7B504388"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513BA20E" w14:textId="77777777" w:rsidR="006F58EA" w:rsidRPr="004F09C9" w:rsidRDefault="006F58EA">
            <w:pPr>
              <w:spacing w:after="160" w:line="259" w:lineRule="auto"/>
              <w:ind w:left="0" w:firstLine="0"/>
              <w:rPr>
                <w:color w:val="000000" w:themeColor="text1"/>
              </w:rPr>
            </w:pPr>
          </w:p>
        </w:tc>
      </w:tr>
      <w:tr w:rsidR="006F58EA" w:rsidRPr="004F09C9" w14:paraId="4CD2451B" w14:textId="77777777">
        <w:trPr>
          <w:trHeight w:val="798"/>
        </w:trPr>
        <w:tc>
          <w:tcPr>
            <w:tcW w:w="1380" w:type="dxa"/>
            <w:tcBorders>
              <w:top w:val="single" w:sz="3" w:space="0" w:color="000000"/>
              <w:left w:val="nil"/>
              <w:bottom w:val="single" w:sz="3" w:space="0" w:color="000000"/>
              <w:right w:val="nil"/>
            </w:tcBorders>
          </w:tcPr>
          <w:p w14:paraId="54A2EA02"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F83D8D"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365DF023"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7C4B2D0B" w14:textId="77777777">
        <w:trPr>
          <w:trHeight w:val="403"/>
        </w:trPr>
        <w:tc>
          <w:tcPr>
            <w:tcW w:w="1380" w:type="dxa"/>
            <w:tcBorders>
              <w:top w:val="single" w:sz="3" w:space="0" w:color="000000"/>
              <w:left w:val="nil"/>
              <w:bottom w:val="single" w:sz="3" w:space="0" w:color="000000"/>
              <w:right w:val="nil"/>
            </w:tcBorders>
          </w:tcPr>
          <w:p w14:paraId="39B20735"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7DCB5364" w14:textId="77777777" w:rsidR="006F58EA" w:rsidRPr="004F09C9" w:rsidRDefault="006F58EA">
            <w:pPr>
              <w:spacing w:after="160" w:line="259" w:lineRule="auto"/>
              <w:ind w:left="0" w:firstLine="0"/>
              <w:rPr>
                <w:color w:val="000000" w:themeColor="text1"/>
              </w:rPr>
            </w:pPr>
          </w:p>
        </w:tc>
      </w:tr>
      <w:tr w:rsidR="006F58EA" w:rsidRPr="004F09C9" w14:paraId="350353DC" w14:textId="77777777">
        <w:trPr>
          <w:trHeight w:val="1589"/>
        </w:trPr>
        <w:tc>
          <w:tcPr>
            <w:tcW w:w="1380" w:type="dxa"/>
            <w:tcBorders>
              <w:top w:val="single" w:sz="3" w:space="0" w:color="000000"/>
              <w:left w:val="nil"/>
              <w:bottom w:val="single" w:sz="3" w:space="0" w:color="000000"/>
              <w:right w:val="nil"/>
            </w:tcBorders>
          </w:tcPr>
          <w:p w14:paraId="6B0BF9CD"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57B2296"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1FEAAABD"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08A4CAC3"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5BB50187" w14:textId="77777777" w:rsidR="006F58EA" w:rsidRPr="004F09C9" w:rsidRDefault="00D27C9E">
      <w:pPr>
        <w:rPr>
          <w:color w:val="000000" w:themeColor="text1"/>
        </w:rPr>
      </w:pPr>
      <w:r w:rsidRPr="004F09C9">
        <w:rPr>
          <w:color w:val="000000" w:themeColor="text1"/>
        </w:rPr>
        <w:br w:type="page"/>
      </w:r>
    </w:p>
    <w:p w14:paraId="4A08736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FFF5298" wp14:editId="711069B5">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413F3A30"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31A8172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188C4912" w14:textId="77777777" w:rsidR="00D27C9E" w:rsidRPr="004F09C9" w:rsidRDefault="00D27C9E">
      <w:pPr>
        <w:spacing w:after="3" w:line="238" w:lineRule="auto"/>
        <w:ind w:left="1168" w:right="315" w:firstLine="0"/>
        <w:jc w:val="both"/>
        <w:rPr>
          <w:color w:val="000000" w:themeColor="text1"/>
        </w:rPr>
      </w:pPr>
    </w:p>
    <w:p w14:paraId="58DC0996" w14:textId="77777777" w:rsidR="00D27C9E" w:rsidRPr="004F09C9" w:rsidRDefault="00D27C9E">
      <w:pPr>
        <w:spacing w:after="3" w:line="238" w:lineRule="auto"/>
        <w:ind w:left="1168" w:right="315" w:firstLine="0"/>
        <w:jc w:val="both"/>
        <w:rPr>
          <w:color w:val="000000" w:themeColor="text1"/>
        </w:rPr>
      </w:pPr>
    </w:p>
    <w:p w14:paraId="0C68955D" w14:textId="77777777" w:rsidR="00D27C9E" w:rsidRPr="004F09C9" w:rsidRDefault="00D27C9E">
      <w:pPr>
        <w:spacing w:after="3" w:line="238" w:lineRule="auto"/>
        <w:ind w:left="1168" w:right="315" w:firstLine="0"/>
        <w:jc w:val="both"/>
        <w:rPr>
          <w:color w:val="000000" w:themeColor="text1"/>
        </w:rPr>
      </w:pPr>
    </w:p>
    <w:p w14:paraId="2336CA68" w14:textId="77777777" w:rsidR="00D27C9E" w:rsidRPr="004F09C9" w:rsidRDefault="00D27C9E">
      <w:pPr>
        <w:spacing w:after="3" w:line="238" w:lineRule="auto"/>
        <w:ind w:left="1168" w:right="315" w:firstLine="0"/>
        <w:jc w:val="both"/>
        <w:rPr>
          <w:color w:val="000000" w:themeColor="text1"/>
        </w:rPr>
      </w:pPr>
    </w:p>
    <w:p w14:paraId="07FFC569" w14:textId="77777777" w:rsidR="00D27C9E" w:rsidRPr="004F09C9" w:rsidRDefault="00D27C9E">
      <w:pPr>
        <w:spacing w:after="3" w:line="238" w:lineRule="auto"/>
        <w:ind w:left="1168" w:right="315" w:firstLine="0"/>
        <w:jc w:val="both"/>
        <w:rPr>
          <w:color w:val="000000" w:themeColor="text1"/>
        </w:rPr>
      </w:pPr>
    </w:p>
    <w:p w14:paraId="7A450783" w14:textId="77777777" w:rsidR="00D27C9E" w:rsidRPr="004F09C9" w:rsidRDefault="00D27C9E">
      <w:pPr>
        <w:spacing w:after="3" w:line="238" w:lineRule="auto"/>
        <w:ind w:left="1168" w:right="315" w:firstLine="0"/>
        <w:jc w:val="both"/>
        <w:rPr>
          <w:color w:val="000000" w:themeColor="text1"/>
        </w:rPr>
      </w:pPr>
    </w:p>
    <w:p w14:paraId="453E1989" w14:textId="77777777" w:rsidR="00D27C9E" w:rsidRPr="004F09C9" w:rsidRDefault="00D27C9E">
      <w:pPr>
        <w:spacing w:after="3" w:line="238" w:lineRule="auto"/>
        <w:ind w:left="1168" w:right="315" w:firstLine="0"/>
        <w:jc w:val="both"/>
        <w:rPr>
          <w:color w:val="000000" w:themeColor="text1"/>
        </w:rPr>
      </w:pPr>
    </w:p>
    <w:p w14:paraId="7A667ACD" w14:textId="77777777" w:rsidR="00D27C9E" w:rsidRPr="004F09C9" w:rsidRDefault="00D27C9E">
      <w:pPr>
        <w:spacing w:after="3" w:line="238" w:lineRule="auto"/>
        <w:ind w:left="1168" w:right="315" w:firstLine="0"/>
        <w:jc w:val="both"/>
        <w:rPr>
          <w:color w:val="000000" w:themeColor="text1"/>
        </w:rPr>
      </w:pPr>
    </w:p>
    <w:p w14:paraId="4882091A" w14:textId="77777777" w:rsidR="00D27C9E" w:rsidRPr="004F09C9" w:rsidRDefault="00D27C9E">
      <w:pPr>
        <w:spacing w:after="3" w:line="238" w:lineRule="auto"/>
        <w:ind w:left="1168" w:right="315" w:firstLine="0"/>
        <w:jc w:val="both"/>
        <w:rPr>
          <w:color w:val="000000" w:themeColor="text1"/>
        </w:rPr>
      </w:pPr>
    </w:p>
    <w:p w14:paraId="3FA40363" w14:textId="77777777" w:rsidR="00D27C9E" w:rsidRPr="004F09C9" w:rsidRDefault="00D27C9E">
      <w:pPr>
        <w:spacing w:after="3" w:line="238" w:lineRule="auto"/>
        <w:ind w:left="1168" w:right="315" w:firstLine="0"/>
        <w:jc w:val="both"/>
        <w:rPr>
          <w:color w:val="000000" w:themeColor="text1"/>
        </w:rPr>
      </w:pPr>
    </w:p>
    <w:p w14:paraId="1222B7BF" w14:textId="77777777" w:rsidR="00D27C9E" w:rsidRPr="004F09C9" w:rsidRDefault="00D27C9E">
      <w:pPr>
        <w:spacing w:after="3" w:line="238" w:lineRule="auto"/>
        <w:ind w:left="1168" w:right="315" w:firstLine="0"/>
        <w:jc w:val="both"/>
        <w:rPr>
          <w:color w:val="000000" w:themeColor="text1"/>
        </w:rPr>
      </w:pPr>
    </w:p>
    <w:p w14:paraId="58EFD880" w14:textId="77777777" w:rsidR="00D27C9E" w:rsidRPr="004F09C9" w:rsidRDefault="00D27C9E">
      <w:pPr>
        <w:spacing w:after="3" w:line="238" w:lineRule="auto"/>
        <w:ind w:left="1168" w:right="315" w:firstLine="0"/>
        <w:jc w:val="both"/>
        <w:rPr>
          <w:color w:val="000000" w:themeColor="text1"/>
        </w:rPr>
      </w:pPr>
    </w:p>
    <w:p w14:paraId="04519699" w14:textId="77777777" w:rsidR="00D27C9E" w:rsidRPr="004F09C9" w:rsidRDefault="00D27C9E">
      <w:pPr>
        <w:spacing w:after="3" w:line="238" w:lineRule="auto"/>
        <w:ind w:left="1168" w:right="315" w:firstLine="0"/>
        <w:jc w:val="both"/>
        <w:rPr>
          <w:color w:val="000000" w:themeColor="text1"/>
        </w:rPr>
      </w:pPr>
    </w:p>
    <w:p w14:paraId="490B14DE"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492C65B6"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746C185" w14:textId="77777777" w:rsidR="006F58EA" w:rsidRDefault="00D27C9E">
      <w:pPr>
        <w:spacing w:after="162" w:line="263" w:lineRule="auto"/>
        <w:ind w:right="80"/>
        <w:jc w:val="center"/>
        <w:rPr>
          <w:color w:val="000000" w:themeColor="text1"/>
        </w:rPr>
      </w:pPr>
      <w:r w:rsidRPr="004F09C9">
        <w:rPr>
          <w:color w:val="000000" w:themeColor="text1"/>
        </w:rPr>
        <w:t>DIAPAUSE TIMING</w:t>
      </w:r>
    </w:p>
    <w:p w14:paraId="007AF352" w14:textId="77777777" w:rsidR="006023CB" w:rsidRPr="004F09C9" w:rsidRDefault="006023CB">
      <w:pPr>
        <w:spacing w:after="162" w:line="263" w:lineRule="auto"/>
        <w:ind w:right="80"/>
        <w:jc w:val="center"/>
        <w:rPr>
          <w:color w:val="000000" w:themeColor="text1"/>
        </w:rPr>
      </w:pPr>
    </w:p>
    <w:p w14:paraId="07D548C4"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1C552E9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w:t>
      </w:r>
      <w:r w:rsidR="001600C3">
        <w:rPr>
          <w:color w:val="000000" w:themeColor="text1"/>
        </w:rPr>
        <w:t>,</w:t>
      </w:r>
      <w:r w:rsidR="00DA3145">
        <w:rPr>
          <w:color w:val="000000" w:themeColor="text1"/>
        </w:rPr>
        <w:t xml:space="preserve"> 2017</w:t>
      </w:r>
      <w:r w:rsidR="001600C3">
        <w:rPr>
          <w:color w:val="000000" w:themeColor="text1"/>
        </w:rPr>
        <w:t>;</w:t>
      </w:r>
      <w:r w:rsidR="00CE5B15">
        <w:rPr>
          <w:color w:val="000000" w:themeColor="text1"/>
        </w:rPr>
        <w:t xml:space="preserve"> </w:t>
      </w:r>
      <w:proofErr w:type="spellStart"/>
      <w:r w:rsidR="00DA3145">
        <w:rPr>
          <w:color w:val="000000" w:themeColor="text1"/>
        </w:rPr>
        <w:t>DeLucia</w:t>
      </w:r>
      <w:proofErr w:type="spellEnd"/>
      <w:r w:rsidR="001600C3">
        <w:rPr>
          <w:color w:val="000000" w:themeColor="text1"/>
        </w:rPr>
        <w:t xml:space="preserve">, </w:t>
      </w:r>
      <w:r w:rsidR="00DA3145">
        <w:rPr>
          <w:color w:val="000000" w:themeColor="text1"/>
        </w:rPr>
        <w:t>2008</w:t>
      </w:r>
      <w:r w:rsidR="001600C3">
        <w:rPr>
          <w:color w:val="000000" w:themeColor="text1"/>
        </w:rPr>
        <w:t>;</w:t>
      </w:r>
      <w:r w:rsidR="00CE5B15">
        <w:rPr>
          <w:color w:val="000000" w:themeColor="text1"/>
        </w:rPr>
        <w:t xml:space="preserve"> </w:t>
      </w:r>
      <w:r w:rsidR="00DA3145">
        <w:rPr>
          <w:color w:val="000000" w:themeColor="text1"/>
        </w:rPr>
        <w:t>IPCC</w:t>
      </w:r>
      <w:r w:rsidR="001600C3">
        <w:rPr>
          <w:color w:val="000000" w:themeColor="text1"/>
        </w:rPr>
        <w:t>,</w:t>
      </w:r>
      <w:r w:rsidR="00DA3145">
        <w:rPr>
          <w:color w:val="000000" w:themeColor="text1"/>
        </w:rPr>
        <w:t xml:space="preserve">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w:t>
      </w:r>
      <w:r w:rsidR="001600C3">
        <w:rPr>
          <w:color w:val="000000" w:themeColor="text1"/>
        </w:rPr>
        <w:t>;</w:t>
      </w:r>
      <w:r w:rsidR="00CE5B15">
        <w:rPr>
          <w:color w:val="000000" w:themeColor="text1"/>
        </w:rPr>
        <w:t xml:space="preserve"> </w:t>
      </w:r>
      <w:proofErr w:type="spellStart"/>
      <w:r w:rsidR="00CE5B15">
        <w:rPr>
          <w:color w:val="000000" w:themeColor="text1"/>
        </w:rPr>
        <w:t>DeLucia</w:t>
      </w:r>
      <w:proofErr w:type="spellEnd"/>
      <w:r w:rsidR="00CE5B15">
        <w:rPr>
          <w:color w:val="000000" w:themeColor="text1"/>
        </w:rPr>
        <w:t xml:space="preserve"> et al.</w:t>
      </w:r>
      <w:r w:rsidR="001600C3">
        <w:rPr>
          <w:color w:val="000000" w:themeColor="text1"/>
        </w:rPr>
        <w:t>,</w:t>
      </w:r>
      <w:r w:rsidR="00CE5B15">
        <w:rPr>
          <w:color w:val="000000" w:themeColor="text1"/>
        </w:rPr>
        <w:t xml:space="preserve">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1600C3">
        <w:rPr>
          <w:color w:val="000000" w:themeColor="text1"/>
        </w:rPr>
        <w:t>,</w:t>
      </w:r>
      <w:r w:rsidR="00CE5B15">
        <w:rPr>
          <w:color w:val="000000" w:themeColor="text1"/>
        </w:rPr>
        <w:t xml:space="preserve"> 2006)</w:t>
      </w:r>
      <w:r w:rsidRPr="004F09C9">
        <w:rPr>
          <w:color w:val="000000" w:themeColor="text1"/>
        </w:rPr>
        <w:t xml:space="preserve">. </w:t>
      </w:r>
    </w:p>
    <w:p w14:paraId="0AEA3736" w14:textId="79427455"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r w:rsidR="00DA3145">
        <w:rPr>
          <w:color w:val="000000" w:themeColor="text1"/>
        </w:rPr>
        <w:t>Nechols</w:t>
      </w:r>
      <w:ins w:id="25" w:author="Brown, James T." w:date="2019-02-07T10:20:00Z">
        <w:r w:rsidR="004B74F2">
          <w:rPr>
            <w:color w:val="000000" w:themeColor="text1"/>
          </w:rPr>
          <w:t>et</w:t>
        </w:r>
        <w:proofErr w:type="spellEnd"/>
        <w:r w:rsidR="004B74F2">
          <w:rPr>
            <w:color w:val="000000" w:themeColor="text1"/>
          </w:rPr>
          <w:t xml:space="preserve"> al.</w:t>
        </w:r>
      </w:ins>
      <w:r w:rsidR="001600C3">
        <w:rPr>
          <w:color w:val="000000" w:themeColor="text1"/>
        </w:rPr>
        <w:t>,</w:t>
      </w:r>
      <w:r w:rsidR="00DA3145">
        <w:rPr>
          <w:color w:val="000000" w:themeColor="text1"/>
        </w:rPr>
        <w:t xml:space="preserve"> 1999</w:t>
      </w:r>
      <w:r w:rsidR="001600C3">
        <w:rPr>
          <w:color w:val="000000" w:themeColor="text1"/>
        </w:rPr>
        <w:t>;</w:t>
      </w:r>
      <w:r w:rsidR="00CE5B15">
        <w:rPr>
          <w:color w:val="000000" w:themeColor="text1"/>
        </w:rPr>
        <w:t xml:space="preserve"> Hahn and Denlinger</w:t>
      </w:r>
      <w:r w:rsidR="001600C3">
        <w:rPr>
          <w:color w:val="000000" w:themeColor="text1"/>
        </w:rPr>
        <w:t>,</w:t>
      </w:r>
      <w:r w:rsidR="00CE5B15">
        <w:rPr>
          <w:color w:val="000000" w:themeColor="text1"/>
        </w:rPr>
        <w:t xml:space="preserve">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w:t>
      </w:r>
      <w:r w:rsidR="001600C3">
        <w:rPr>
          <w:color w:val="000000" w:themeColor="text1"/>
        </w:rPr>
        <w:t>,</w:t>
      </w:r>
      <w:r w:rsidR="006229D9">
        <w:rPr>
          <w:color w:val="000000" w:themeColor="text1"/>
        </w:rPr>
        <w:t xml:space="preserve"> 2007</w:t>
      </w:r>
      <w:r w:rsidR="001600C3">
        <w:rPr>
          <w:color w:val="000000" w:themeColor="text1"/>
        </w:rPr>
        <w:t>;</w:t>
      </w:r>
      <w:r w:rsidR="006229D9">
        <w:rPr>
          <w:color w:val="000000" w:themeColor="text1"/>
        </w:rPr>
        <w:t xml:space="preserve"> Hahn and Denlinger</w:t>
      </w:r>
      <w:r w:rsidR="001600C3">
        <w:rPr>
          <w:color w:val="000000" w:themeColor="text1"/>
        </w:rPr>
        <w:t>,</w:t>
      </w:r>
      <w:r w:rsidR="006229D9">
        <w:rPr>
          <w:color w:val="000000" w:themeColor="text1"/>
        </w:rPr>
        <w:t xml:space="preserve"> 2011</w:t>
      </w:r>
      <w:r w:rsidR="004A056B">
        <w:rPr>
          <w:color w:val="000000" w:themeColor="text1"/>
        </w:rPr>
        <w:t>)</w:t>
      </w:r>
      <w:r w:rsidRPr="004F09C9">
        <w:rPr>
          <w:color w:val="000000" w:themeColor="text1"/>
        </w:rPr>
        <w:t xml:space="preserve">. </w:t>
      </w:r>
      <w:commentRangeStart w:id="26"/>
      <w:commentRangeStart w:id="27"/>
      <w:r w:rsidR="0051573D">
        <w:rPr>
          <w:color w:val="000000" w:themeColor="text1"/>
        </w:rPr>
        <w:t>Increased protein storage</w:t>
      </w:r>
      <w:r w:rsidRPr="004F09C9">
        <w:rPr>
          <w:color w:val="000000" w:themeColor="text1"/>
        </w:rPr>
        <w:t xml:space="preserve"> has been reported in </w:t>
      </w:r>
      <w:commentRangeEnd w:id="26"/>
      <w:r w:rsidR="00BC1BD3">
        <w:rPr>
          <w:rStyle w:val="CommentReference"/>
        </w:rPr>
        <w:commentReference w:id="26"/>
      </w:r>
      <w:commentRangeEnd w:id="27"/>
      <w:r w:rsidR="001545B6">
        <w:rPr>
          <w:rStyle w:val="CommentReference"/>
        </w:rPr>
        <w:commentReference w:id="27"/>
      </w:r>
      <w:r w:rsidRPr="004F09C9">
        <w:rPr>
          <w:color w:val="000000" w:themeColor="text1"/>
        </w:rPr>
        <w:t>Colorado potato beetles (</w:t>
      </w:r>
      <w:r w:rsidRPr="004F09C9">
        <w:rPr>
          <w:i/>
          <w:iCs/>
          <w:color w:val="000000" w:themeColor="text1"/>
        </w:rPr>
        <w:t>L</w:t>
      </w:r>
      <w:r w:rsidR="00323875">
        <w:rPr>
          <w:i/>
          <w:iCs/>
          <w:color w:val="000000" w:themeColor="text1"/>
        </w:rPr>
        <w:t>eptinotars</w:t>
      </w:r>
      <w:r w:rsidR="001600C3">
        <w:rPr>
          <w:i/>
          <w:iCs/>
          <w:color w:val="000000" w:themeColor="text1"/>
        </w:rPr>
        <w:t xml:space="preserve">a </w:t>
      </w:r>
      <w:r w:rsidRPr="004F09C9">
        <w:rPr>
          <w:i/>
          <w:iCs/>
          <w:color w:val="000000" w:themeColor="text1"/>
        </w:rPr>
        <w:t xml:space="preserve">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ins w:id="28" w:author="Brown, James T." w:date="2019-02-07T10:21:00Z">
        <w:r w:rsidR="004B74F2">
          <w:rPr>
            <w:color w:val="000000" w:themeColor="text1"/>
          </w:rPr>
          <w:t>,</w:t>
        </w:r>
      </w:ins>
      <w:r w:rsidRPr="004F09C9">
        <w:rPr>
          <w:color w:val="000000" w:themeColor="text1"/>
        </w:rPr>
        <w:t xml:space="preserve"> 1994) and southwestern corn borers (</w:t>
      </w:r>
      <w:proofErr w:type="spellStart"/>
      <w:r w:rsidRPr="004F09C9">
        <w:rPr>
          <w:i/>
          <w:color w:val="000000" w:themeColor="text1"/>
        </w:rPr>
        <w:t>D</w:t>
      </w:r>
      <w:r w:rsidR="00323875">
        <w:rPr>
          <w:i/>
          <w:color w:val="000000" w:themeColor="text1"/>
        </w:rPr>
        <w:t>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color w:val="000000" w:themeColor="text1"/>
        </w:rPr>
        <w:t xml:space="preserve">) (Brown and Chippendale 1978), </w:t>
      </w:r>
      <w:r w:rsidR="0051573D">
        <w:rPr>
          <w:color w:val="000000" w:themeColor="text1"/>
        </w:rPr>
        <w:t>and</w:t>
      </w:r>
      <w:r w:rsidR="0051573D" w:rsidRPr="004F09C9">
        <w:rPr>
          <w:color w:val="000000" w:themeColor="text1"/>
        </w:rPr>
        <w:t xml:space="preserve"> </w:t>
      </w:r>
      <w:r w:rsidRPr="004F09C9">
        <w:rPr>
          <w:color w:val="000000" w:themeColor="text1"/>
        </w:rPr>
        <w:t>increased lipid storage has been reported for the pink bollworm (</w:t>
      </w:r>
      <w:proofErr w:type="spellStart"/>
      <w:r w:rsidRPr="004F09C9">
        <w:rPr>
          <w:i/>
          <w:iCs/>
          <w:color w:val="000000" w:themeColor="text1"/>
        </w:rPr>
        <w:t>P</w:t>
      </w:r>
      <w:r w:rsidR="00323875">
        <w:rPr>
          <w:i/>
          <w:iCs/>
          <w:color w:val="000000" w:themeColor="text1"/>
        </w:rPr>
        <w:t>ectinophora</w:t>
      </w:r>
      <w:proofErr w:type="spellEnd"/>
      <w:r w:rsidRPr="004F09C9">
        <w:rPr>
          <w:i/>
          <w:iCs/>
          <w:color w:val="000000" w:themeColor="text1"/>
        </w:rPr>
        <w:t xml:space="preserve"> </w:t>
      </w:r>
      <w:proofErr w:type="spellStart"/>
      <w:r w:rsidRPr="004F09C9">
        <w:rPr>
          <w:i/>
          <w:iCs/>
          <w:color w:val="000000" w:themeColor="text1"/>
        </w:rPr>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w:t>
      </w:r>
      <w:r w:rsidR="001600C3">
        <w:rPr>
          <w:color w:val="000000" w:themeColor="text1"/>
        </w:rPr>
        <w:t>,</w:t>
      </w:r>
      <w:r w:rsidRPr="004F09C9">
        <w:rPr>
          <w:color w:val="000000" w:themeColor="text1"/>
        </w:rPr>
        <w:t xml:space="preserve"> 1963) and </w:t>
      </w:r>
      <w:r w:rsidRPr="004F09C9">
        <w:rPr>
          <w:i/>
          <w:iCs/>
          <w:color w:val="000000" w:themeColor="text1"/>
        </w:rPr>
        <w:t xml:space="preserve">Culex </w:t>
      </w:r>
      <w:proofErr w:type="spellStart"/>
      <w:r w:rsidRPr="004F09C9">
        <w:rPr>
          <w:i/>
          <w:iCs/>
          <w:color w:val="000000" w:themeColor="text1"/>
        </w:rPr>
        <w:lastRenderedPageBreak/>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001600C3">
        <w:rPr>
          <w:color w:val="000000" w:themeColor="text1"/>
        </w:rPr>
        <w:t>,</w:t>
      </w:r>
      <w:r w:rsidRPr="004F09C9">
        <w:rPr>
          <w:color w:val="000000" w:themeColor="text1"/>
        </w:rPr>
        <w:t xml:space="preserve"> 1989), among others</w:t>
      </w:r>
      <w:ins w:id="29" w:author="Brown, James T. - ARS" w:date="2019-02-07T14:03:00Z">
        <w:r w:rsidR="001545B6">
          <w:rPr>
            <w:color w:val="000000" w:themeColor="text1"/>
          </w:rPr>
          <w:t xml:space="preserve"> ahead of diapause</w:t>
        </w:r>
      </w:ins>
      <w:r w:rsidRPr="004F09C9">
        <w:rPr>
          <w:color w:val="000000" w:themeColor="text1"/>
        </w:rPr>
        <w:t xml:space="preserve">. </w:t>
      </w:r>
      <w:ins w:id="30" w:author="Brown, James T." w:date="2019-02-07T10:22:00Z">
        <w:r w:rsidR="004B74F2">
          <w:rPr>
            <w:color w:val="000000" w:themeColor="text1"/>
          </w:rPr>
          <w:t>The e</w:t>
        </w:r>
      </w:ins>
      <w:r w:rsidRPr="004F09C9">
        <w:rPr>
          <w:color w:val="000000" w:themeColor="text1"/>
        </w:rPr>
        <w:t>nergy</w:t>
      </w:r>
      <w:ins w:id="31" w:author="Brown, James T." w:date="2019-02-07T10:22:00Z">
        <w:r w:rsidR="004B74F2">
          <w:rPr>
            <w:color w:val="000000" w:themeColor="text1"/>
          </w:rPr>
          <w:t xml:space="preserve"> insects</w:t>
        </w:r>
      </w:ins>
      <w:r w:rsidRPr="004F09C9">
        <w:rPr>
          <w:color w:val="000000" w:themeColor="text1"/>
        </w:rPr>
        <w:t xml:space="preserve"> store</w:t>
      </w:r>
      <w:ins w:id="32" w:author="Brown, James T." w:date="2019-02-07T10:22:00Z">
        <w:r w:rsidR="004B74F2">
          <w:rPr>
            <w:color w:val="000000" w:themeColor="text1"/>
          </w:rPr>
          <w:t xml:space="preserve"> during diapause preparation</w:t>
        </w:r>
      </w:ins>
      <w:r w:rsidRPr="004F09C9">
        <w:rPr>
          <w:color w:val="000000" w:themeColor="text1"/>
        </w:rPr>
        <w:t xml:space="preserve"> fuel insect metabolism during diapause</w:t>
      </w:r>
      <w:ins w:id="33" w:author="Brown, James T." w:date="2019-02-07T10:23:00Z">
        <w:r w:rsidR="002407FE">
          <w:rPr>
            <w:color w:val="000000" w:themeColor="text1"/>
          </w:rPr>
          <w:t>,</w:t>
        </w:r>
      </w:ins>
      <w:r w:rsidRPr="004F09C9">
        <w:rPr>
          <w:color w:val="000000" w:themeColor="text1"/>
        </w:rPr>
        <w:t xml:space="preserve"> and after diapause these stored resources are redirected to accomplish post-diapause functions. However, metabolic activity for many insects is temperature dependent</w:t>
      </w:r>
      <w:ins w:id="34" w:author="Dan Hahn" w:date="2019-02-06T06:00:00Z">
        <w:r w:rsidR="00BC1BD3">
          <w:rPr>
            <w:color w:val="000000" w:themeColor="text1"/>
          </w:rPr>
          <w:t>. Thus,</w:t>
        </w:r>
      </w:ins>
      <w:r w:rsidRPr="004F09C9">
        <w:rPr>
          <w:color w:val="000000" w:themeColor="text1"/>
        </w:rPr>
        <w:t xml:space="preserve"> insects preparing for diapause in warmer environments may struggle to meet the energy demands of increased metabolism and possibly divert resources away from storage. </w:t>
      </w:r>
    </w:p>
    <w:p w14:paraId="5654B93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Insects entering diapause without adequate nutrition stores may exit diapause before winter ends</w:t>
      </w:r>
      <w:ins w:id="35" w:author="Dan Hahn" w:date="2019-02-06T06:00:00Z">
        <w:r w:rsidR="00BC1BD3">
          <w:rPr>
            <w:color w:val="000000" w:themeColor="text1"/>
          </w:rPr>
          <w:t>,</w:t>
        </w:r>
      </w:ins>
      <w:r w:rsidRPr="004F09C9">
        <w:rPr>
          <w:color w:val="000000" w:themeColor="text1"/>
        </w:rPr>
        <w:t xml:space="preserve"> leaving them exposed to an unfavorable environment and thereby increasing mortality. A study using </w:t>
      </w:r>
      <w:ins w:id="36" w:author="Dan Hahn" w:date="2019-02-06T06:00:00Z">
        <w:r w:rsidR="00BC1BD3">
          <w:rPr>
            <w:color w:val="000000" w:themeColor="text1"/>
          </w:rPr>
          <w:t xml:space="preserve">the blowfly </w:t>
        </w:r>
      </w:ins>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Hahn and Denlinger</w:t>
      </w:r>
      <w:r w:rsidR="001600C3">
        <w:rPr>
          <w:color w:val="000000" w:themeColor="text1"/>
        </w:rPr>
        <w:t>,</w:t>
      </w:r>
      <w:r w:rsidR="00CE5B15">
        <w:rPr>
          <w:color w:val="000000" w:themeColor="text1"/>
        </w:rPr>
        <w:t xml:space="preserve"> 2007</w:t>
      </w:r>
      <w:r w:rsidR="001600C3">
        <w:rPr>
          <w:color w:val="000000" w:themeColor="text1"/>
        </w:rPr>
        <w:t>;</w:t>
      </w:r>
      <w:r w:rsidR="00CE5B15">
        <w:rPr>
          <w:color w:val="000000" w:themeColor="text1"/>
        </w:rPr>
        <w:t xml:space="preserve"> Sinclair</w:t>
      </w:r>
      <w:r w:rsidR="001600C3">
        <w:rPr>
          <w:color w:val="000000" w:themeColor="text1"/>
        </w:rPr>
        <w:t>,</w:t>
      </w:r>
      <w:r w:rsidR="00CE5B15">
        <w:rPr>
          <w:color w:val="000000" w:themeColor="text1"/>
        </w:rPr>
        <w:t xml:space="preserve"> </w:t>
      </w:r>
      <w:r w:rsidR="00643F52">
        <w:rPr>
          <w:color w:val="000000" w:themeColor="text1"/>
        </w:rPr>
        <w:t>2015)</w:t>
      </w:r>
      <w:r w:rsidRPr="004F09C9">
        <w:rPr>
          <w:color w:val="000000" w:themeColor="text1"/>
        </w:rPr>
        <w:t>.</w:t>
      </w:r>
    </w:p>
    <w:p w14:paraId="0B535E93" w14:textId="7DAEA5AA"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environmental temperatures they experience (Bradshaw and Holzapfel</w:t>
      </w:r>
      <w:r w:rsidR="001600C3">
        <w:rPr>
          <w:color w:val="000000" w:themeColor="text1"/>
        </w:rPr>
        <w:t>,</w:t>
      </w:r>
      <w:r w:rsidRPr="009E5A7B">
        <w:rPr>
          <w:color w:val="000000" w:themeColor="text1"/>
        </w:rPr>
        <w:t xml:space="preserve"> 2006</w:t>
      </w:r>
      <w:r w:rsidR="001600C3">
        <w:rPr>
          <w:color w:val="000000" w:themeColor="text1"/>
        </w:rPr>
        <w:t>;</w:t>
      </w:r>
      <w:r w:rsidRPr="009E5A7B">
        <w:rPr>
          <w:color w:val="000000" w:themeColor="text1"/>
        </w:rPr>
        <w:t xml:space="preserve"> Hahn and Denlinger</w:t>
      </w:r>
      <w:r w:rsidR="001600C3">
        <w:rPr>
          <w:color w:val="000000" w:themeColor="text1"/>
        </w:rPr>
        <w:t>,</w:t>
      </w:r>
      <w:r w:rsidRPr="009E5A7B">
        <w:rPr>
          <w:color w:val="000000" w:themeColor="text1"/>
        </w:rPr>
        <w:t xml:space="preserve"> 2011</w:t>
      </w:r>
      <w:r w:rsidR="001600C3">
        <w:rPr>
          <w:color w:val="000000" w:themeColor="text1"/>
        </w:rPr>
        <w:t>;</w:t>
      </w:r>
      <w:r w:rsidRPr="009E5A7B">
        <w:rPr>
          <w:color w:val="000000" w:themeColor="text1"/>
        </w:rPr>
        <w:t xml:space="preserve"> Scriber 2014, Sinclair</w:t>
      </w:r>
      <w:r w:rsidR="001600C3">
        <w:rPr>
          <w:color w:val="000000" w:themeColor="text1"/>
        </w:rPr>
        <w:t>,</w:t>
      </w:r>
      <w:r w:rsidRPr="009E5A7B">
        <w:rPr>
          <w:color w:val="000000" w:themeColor="text1"/>
        </w:rPr>
        <w:t xml:space="preserve">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proofErr w:type="spellEnd"/>
      <w:r w:rsidR="001B705E">
        <w:rPr>
          <w:color w:val="000000" w:themeColor="text1"/>
        </w:rPr>
        <w:t xml:space="preserve"> </w:t>
      </w:r>
      <w:proofErr w:type="spellStart"/>
      <w:r w:rsidRPr="00E2045B">
        <w:rPr>
          <w:color w:val="000000" w:themeColor="text1"/>
        </w:rPr>
        <w:t>Dyar</w:t>
      </w:r>
      <w:proofErr w:type="spellEnd"/>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w:t>
      </w:r>
      <w:r w:rsidRPr="00E2045B">
        <w:rPr>
          <w:color w:val="000000" w:themeColor="text1"/>
        </w:rPr>
        <w:lastRenderedPageBreak/>
        <w:t xml:space="preserve">Between the two groups, the moths held in warmer and more variable conditions depleted significantly more lipids by the end of </w:t>
      </w:r>
      <w:ins w:id="37" w:author="Dan Hahn" w:date="2019-02-06T06:02:00Z">
        <w:r w:rsidR="007F477F">
          <w:rPr>
            <w:color w:val="000000" w:themeColor="text1"/>
          </w:rPr>
          <w:t xml:space="preserve">larval </w:t>
        </w:r>
      </w:ins>
      <w:r w:rsidRPr="00E2045B">
        <w:rPr>
          <w:color w:val="000000" w:themeColor="text1"/>
        </w:rPr>
        <w:t>diapause (Thompson and Davis</w:t>
      </w:r>
      <w:r w:rsidR="001600C3">
        <w:rPr>
          <w:color w:val="000000" w:themeColor="text1"/>
        </w:rPr>
        <w:t>,</w:t>
      </w:r>
      <w:r w:rsidRPr="00E2045B">
        <w:rPr>
          <w:color w:val="000000" w:themeColor="text1"/>
        </w:rPr>
        <w:t xml:space="preserve">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ins w:id="38" w:author="Dan Hahn" w:date="2019-02-06T06:02:00Z">
        <w:r w:rsidR="007F477F">
          <w:rPr>
            <w:color w:val="000000" w:themeColor="text1"/>
          </w:rPr>
          <w:t>during</w:t>
        </w:r>
      </w:ins>
      <w:r w:rsidR="00054F53">
        <w:rPr>
          <w:color w:val="000000" w:themeColor="text1"/>
        </w:rPr>
        <w:t xml:space="preserve"> the diapause period</w:t>
      </w:r>
      <w:r w:rsidR="001B705E" w:rsidRPr="00E2045B">
        <w:rPr>
          <w:color w:val="000000" w:themeColor="text1"/>
        </w:rPr>
        <w:t xml:space="preserve"> (Thompson and Davis</w:t>
      </w:r>
      <w:r w:rsidR="001600C3">
        <w:rPr>
          <w:color w:val="000000" w:themeColor="text1"/>
        </w:rPr>
        <w:t>,</w:t>
      </w:r>
      <w:r w:rsidR="001B705E" w:rsidRPr="00E2045B">
        <w:rPr>
          <w:color w:val="000000" w:themeColor="text1"/>
        </w:rPr>
        <w:t xml:space="preserve"> 1981).</w:t>
      </w:r>
    </w:p>
    <w:p w14:paraId="185FDD82" w14:textId="295E8307"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ins w:id="39" w:author="Dan Hahn" w:date="2019-02-06T06:03:00Z">
        <w:r w:rsidR="007F477F">
          <w:rPr>
            <w:color w:val="000000" w:themeColor="text1"/>
          </w:rPr>
          <w:t xml:space="preserve">also </w:t>
        </w:r>
      </w:ins>
      <w:r w:rsidR="00101994">
        <w:rPr>
          <w:color w:val="000000" w:themeColor="text1"/>
        </w:rPr>
        <w:t>a</w:t>
      </w:r>
      <w:r w:rsidR="00101994" w:rsidRPr="004F09C9">
        <w:rPr>
          <w:color w:val="000000" w:themeColor="text1"/>
        </w:rPr>
        <w:t>ffect</w:t>
      </w:r>
      <w:r w:rsidRPr="004F09C9">
        <w:rPr>
          <w:color w:val="000000" w:themeColor="text1"/>
        </w:rPr>
        <w:t xml:space="preserve"> </w:t>
      </w:r>
      <w:ins w:id="40" w:author="Dan Hahn" w:date="2019-02-06T06:03:00Z">
        <w:r w:rsidR="007F477F">
          <w:rPr>
            <w:color w:val="000000" w:themeColor="text1"/>
          </w:rPr>
          <w:t xml:space="preserve">the performance of </w:t>
        </w:r>
      </w:ins>
      <w:r w:rsidR="00101994">
        <w:rPr>
          <w:color w:val="000000" w:themeColor="text1"/>
        </w:rPr>
        <w:t>insects</w:t>
      </w:r>
      <w:r w:rsidR="000E1D1C">
        <w:rPr>
          <w:color w:val="000000" w:themeColor="text1"/>
        </w:rPr>
        <w:t xml:space="preserve"> 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30C18F3B" w14:textId="77777777"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4F09C9">
        <w:rPr>
          <w:color w:val="000000" w:themeColor="text1"/>
        </w:rPr>
        <w:lastRenderedPageBreak/>
        <w:t xml:space="preserve">understanding of how insects might adjust to warming winter temperatures as Earth’s climate changes. </w:t>
      </w:r>
    </w:p>
    <w:p w14:paraId="0CA09D75" w14:textId="29D574D8" w:rsidR="004F09C9" w:rsidRPr="004F09C9" w:rsidRDefault="004F09C9" w:rsidP="00DD43B4">
      <w:pPr>
        <w:spacing w:line="480" w:lineRule="auto"/>
        <w:ind w:left="-15" w:right="165" w:firstLine="468"/>
        <w:rPr>
          <w:color w:val="000000" w:themeColor="text1"/>
        </w:rPr>
      </w:pPr>
      <w:r w:rsidRPr="004F09C9">
        <w:rPr>
          <w:color w:val="000000" w:themeColor="text1"/>
        </w:rPr>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w:t>
      </w:r>
      <w:ins w:id="41" w:author="Dan Hahn" w:date="2019-02-06T06:04:00Z">
        <w:r w:rsidR="007F477F">
          <w:rPr>
            <w:color w:val="000000" w:themeColor="text1"/>
          </w:rPr>
          <w:t xml:space="preserve">causing diapausing larvae to </w:t>
        </w:r>
      </w:ins>
      <w:r w:rsidR="000D6E6E">
        <w:rPr>
          <w:color w:val="000000" w:themeColor="text1"/>
        </w:rPr>
        <w:t>exit diapause early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ins w:id="42" w:author="Dan Hahn" w:date="2019-02-06T06:05:00Z">
        <w:r w:rsidR="007F477F">
          <w:rPr>
            <w:color w:val="000000" w:themeColor="text1"/>
          </w:rPr>
          <w:t xml:space="preserve"> may</w:t>
        </w:r>
        <w:r w:rsidR="007F477F" w:rsidRPr="004F09C9">
          <w:rPr>
            <w:color w:val="000000" w:themeColor="text1"/>
          </w:rPr>
          <w:t xml:space="preserve"> thrive</w:t>
        </w:r>
      </w:ins>
      <w:r w:rsidR="00101994">
        <w:rPr>
          <w:color w:val="000000" w:themeColor="text1"/>
        </w:rPr>
        <w:t>,</w:t>
      </w:r>
      <w:r w:rsidRPr="004F09C9">
        <w:rPr>
          <w:color w:val="000000" w:themeColor="text1"/>
        </w:rPr>
        <w:t xml:space="preserve"> like long-diapause </w:t>
      </w:r>
      <w:ins w:id="43" w:author="Dan Hahn" w:date="2019-02-06T06:04:00Z">
        <w:r w:rsidR="007F477F">
          <w:rPr>
            <w:color w:val="000000" w:themeColor="text1"/>
          </w:rPr>
          <w:t xml:space="preserve">genotype </w:t>
        </w:r>
      </w:ins>
      <w:r w:rsidRPr="004F09C9">
        <w:rPr>
          <w:color w:val="000000" w:themeColor="text1"/>
        </w:rPr>
        <w:t xml:space="preserve">European corn borers. </w:t>
      </w:r>
    </w:p>
    <w:p w14:paraId="08C54EE0" w14:textId="77777777"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 xml:space="preserve">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146F91CA" w14:textId="77777777" w:rsidR="00643F52" w:rsidRPr="004F09C9" w:rsidRDefault="00643F52" w:rsidP="00DD43B4">
      <w:pPr>
        <w:spacing w:line="480" w:lineRule="auto"/>
        <w:ind w:left="-15" w:right="165" w:firstLine="468"/>
        <w:rPr>
          <w:color w:val="000000" w:themeColor="text1"/>
        </w:rPr>
      </w:pPr>
    </w:p>
    <w:p w14:paraId="17389E85" w14:textId="77777777" w:rsidR="007F6A28" w:rsidRPr="004F09C9" w:rsidRDefault="007F6A28">
      <w:pPr>
        <w:ind w:left="-15" w:right="165" w:firstLine="468"/>
        <w:rPr>
          <w:color w:val="000000" w:themeColor="text1"/>
        </w:rPr>
      </w:pPr>
    </w:p>
    <w:p w14:paraId="72260744"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37F1A953"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4CF9A51A" w14:textId="77777777"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w:t>
      </w:r>
      <w:r w:rsidR="001600C3">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2005)</w:t>
      </w:r>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203FA905" w14:textId="77777777"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543DEBC"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57C4BBCB" w14:textId="291C92C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w:t>
      </w:r>
      <w:ins w:id="44" w:author="Dan Hahn" w:date="2019-02-06T06:07:00Z">
        <w:r w:rsidR="007F477F">
          <w:rPr>
            <w:iCs/>
            <w:color w:val="000000" w:themeColor="text1"/>
            <w:lang w:val="en"/>
          </w:rPr>
          <w:t>-</w:t>
        </w:r>
      </w:ins>
      <w:r w:rsidR="00DD43B4" w:rsidRPr="00DD43B4">
        <w:rPr>
          <w:iCs/>
          <w:color w:val="000000" w:themeColor="text1"/>
          <w:lang w:val="en"/>
        </w:rPr>
        <w:t>Programmed Larvae</w:t>
      </w:r>
    </w:p>
    <w:p w14:paraId="3165515C" w14:textId="6DEE1A35"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programmed larvae that pupated after the estimated onset of diapause but before the end of the 40-day trial were classified as shallow</w:t>
      </w:r>
      <w:ins w:id="45" w:author="Dan Hahn" w:date="2019-02-06T06:08:00Z">
        <w:r w:rsidR="007F477F">
          <w:rPr>
            <w:color w:val="000000" w:themeColor="text1"/>
            <w:lang w:val="en"/>
          </w:rPr>
          <w:t>-</w:t>
        </w:r>
      </w:ins>
      <w:r w:rsidRPr="00DD43B4">
        <w:rPr>
          <w:color w:val="000000" w:themeColor="text1"/>
          <w:lang w:val="en"/>
        </w:rPr>
        <w:t xml:space="preserve">diapause </w:t>
      </w:r>
      <w:ins w:id="46" w:author="Dan Hahn" w:date="2019-02-06T06:08:00Z">
        <w:r w:rsidR="007F477F">
          <w:rPr>
            <w:color w:val="000000" w:themeColor="text1"/>
            <w:lang w:val="en"/>
          </w:rPr>
          <w:t>larvae</w:t>
        </w:r>
      </w:ins>
      <w:r w:rsidRPr="00DD43B4">
        <w:rPr>
          <w:color w:val="000000" w:themeColor="text1"/>
          <w:lang w:val="en"/>
        </w:rPr>
        <w:t>, and larvae that did not pupate during the 40-day trial were classified as deep</w:t>
      </w:r>
      <w:ins w:id="47" w:author="Dan Hahn" w:date="2019-02-06T06:08:00Z">
        <w:r w:rsidR="007F477F">
          <w:rPr>
            <w:color w:val="000000" w:themeColor="text1"/>
            <w:lang w:val="en"/>
          </w:rPr>
          <w:t>-</w:t>
        </w:r>
      </w:ins>
      <w:r w:rsidRPr="00DD43B4">
        <w:rPr>
          <w:color w:val="000000" w:themeColor="text1"/>
          <w:lang w:val="en"/>
        </w:rPr>
        <w:t xml:space="preserve">diapause larvae. </w:t>
      </w:r>
      <w:r w:rsidRPr="00DD43B4">
        <w:rPr>
          <w:color w:val="000000" w:themeColor="text1"/>
        </w:rPr>
        <w:t xml:space="preserve"> </w:t>
      </w:r>
    </w:p>
    <w:p w14:paraId="16EEFE81" w14:textId="62704C00"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xml:space="preserve">, </w:t>
      </w:r>
      <w:r w:rsidR="00A13F24">
        <w:rPr>
          <w:color w:val="000000" w:themeColor="text1"/>
          <w:lang w:val="en"/>
        </w:rPr>
        <w:lastRenderedPageBreak/>
        <w:t>a</w:t>
      </w:r>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 This CO</w:t>
      </w:r>
      <w:r w:rsidRPr="00DD43B4">
        <w:rPr>
          <w:color w:val="000000" w:themeColor="text1"/>
          <w:vertAlign w:val="subscript"/>
          <w:lang w:val="en"/>
        </w:rPr>
        <w:t>2</w:t>
      </w:r>
      <w:r w:rsidRPr="00DD43B4">
        <w:rPr>
          <w:color w:val="000000" w:themeColor="text1"/>
          <w:lang w:val="en"/>
        </w:rPr>
        <w:t>–free air was then pumped into the respirometry chamber to replace the atmospheric air in the chamber</w:t>
      </w:r>
      <w:ins w:id="48" w:author="Dan Hahn" w:date="2019-02-06T06:10:00Z">
        <w:r w:rsidR="007F477F">
          <w:rPr>
            <w:color w:val="000000" w:themeColor="text1"/>
            <w:lang w:val="en"/>
          </w:rPr>
          <w:t>,</w:t>
        </w:r>
      </w:ins>
      <w:r w:rsidRPr="00DD43B4">
        <w:rPr>
          <w:color w:val="000000" w:themeColor="text1"/>
          <w:lang w:val="en"/>
        </w:rPr>
        <w:t xml:space="preserve">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69A66AA9" w14:textId="77777777" w:rsidR="007F6A28" w:rsidRPr="004F09C9" w:rsidRDefault="007F6A28">
      <w:pPr>
        <w:ind w:left="-15" w:right="90" w:firstLine="468"/>
        <w:rPr>
          <w:color w:val="000000" w:themeColor="text1"/>
        </w:rPr>
      </w:pPr>
    </w:p>
    <w:p w14:paraId="3056C065"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0B1FA4DB" w14:textId="42B94CB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1600C3">
        <w:rPr>
          <w:color w:val="000000" w:themeColor="text1"/>
          <w:lang w:val="en"/>
        </w:rPr>
        <w:t>,</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w:t>
      </w:r>
      <w:ins w:id="49" w:author="Dan Hahn" w:date="2019-02-06T06:12:00Z">
        <w:r w:rsidR="00C82E8F">
          <w:rPr>
            <w:color w:val="000000" w:themeColor="text1"/>
            <w:lang w:val="en"/>
          </w:rPr>
          <w:t>L</w:t>
        </w:r>
      </w:ins>
      <w:r w:rsidRPr="00DD43B4">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 xml:space="preserve">following developmental events: 1) the day that larvae eclose into the final instar, 2) the </w:t>
      </w:r>
      <w:r w:rsidRPr="00DD43B4">
        <w:rPr>
          <w:color w:val="000000" w:themeColor="text1"/>
          <w:lang w:val="en"/>
        </w:rPr>
        <w:lastRenderedPageBreak/>
        <w:t>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80427F2" w14:textId="5B2A7044"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 xml:space="preserve">at the onset of the last instar, at the onset of diapasue,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ins w:id="50" w:author="Dan Hahn" w:date="2019-02-06T06:13:00Z">
        <w:r w:rsidR="00C82E8F">
          <w:rPr>
            <w:color w:val="000000" w:themeColor="text1"/>
            <w:lang w:val="en"/>
          </w:rPr>
          <w:t>A</w:t>
        </w:r>
      </w:ins>
      <w:r w:rsidR="000472C3">
        <w:rPr>
          <w:color w:val="000000" w:themeColor="text1"/>
          <w:lang w:val="en"/>
        </w:rPr>
        <w:t xml:space="preserve"> subset of larvae</w:t>
      </w:r>
      <w:r w:rsidR="000472C3" w:rsidRPr="00DD43B4">
        <w:rPr>
          <w:color w:val="000000" w:themeColor="text1"/>
          <w:lang w:val="en"/>
        </w:rPr>
        <w:t xml:space="preserve"> </w:t>
      </w:r>
      <w:r w:rsidR="00DE7786">
        <w:rPr>
          <w:color w:val="000000" w:themeColor="text1"/>
          <w:lang w:val="en"/>
        </w:rPr>
        <w:t>were 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lifestage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w:t>
      </w:r>
      <w:ins w:id="51" w:author="Brown, James T." w:date="2019-02-07T10:14:00Z">
        <w:r w:rsidR="004B74F2">
          <w:rPr>
            <w:color w:val="000000" w:themeColor="text1"/>
            <w:lang w:val="en"/>
          </w:rPr>
          <w:t>-</w:t>
        </w:r>
      </w:ins>
      <w:r w:rsidRPr="00DD43B4">
        <w:rPr>
          <w:color w:val="000000" w:themeColor="text1"/>
          <w:lang w:val="en"/>
        </w:rPr>
        <w:t xml:space="preserve">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327D4635" w14:textId="77777777"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lipid mass using a slightly modified Folch liquid-liquid extraction method (Gossert et al.</w:t>
      </w:r>
      <w:r w:rsidR="001600C3">
        <w:rPr>
          <w:color w:val="000000" w:themeColor="text1"/>
          <w:lang w:val="en"/>
        </w:rPr>
        <w:t>,</w:t>
      </w:r>
      <w:r w:rsidRPr="00DD43B4">
        <w:rPr>
          <w:color w:val="000000" w:themeColor="text1"/>
          <w:lang w:val="en"/>
        </w:rPr>
        <w:t xml:space="preserve"> 2011).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w:t>
      </w:r>
      <w:r w:rsidR="00CE2926">
        <w:rPr>
          <w:color w:val="000000" w:themeColor="text1"/>
          <w:lang w:val="en"/>
        </w:rPr>
        <w:lastRenderedPageBreak/>
        <w:t xml:space="preserve">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 xml:space="preserve">were dried away from the lipids </w:t>
      </w:r>
      <w:ins w:id="52" w:author="Dan Hahn" w:date="2019-02-06T06:14:00Z">
        <w:r w:rsidR="00C82E8F">
          <w:rPr>
            <w:color w:val="000000" w:themeColor="text1"/>
            <w:lang w:val="en"/>
          </w:rPr>
          <w:t xml:space="preserve">and </w:t>
        </w:r>
      </w:ins>
      <w:r w:rsidR="009C1240">
        <w:rPr>
          <w:color w:val="000000" w:themeColor="text1"/>
          <w:lang w:val="en"/>
        </w:rPr>
        <w:t>the dry lipids were weighed</w:t>
      </w:r>
      <w:r w:rsidRPr="00DD43B4">
        <w:rPr>
          <w:color w:val="000000" w:themeColor="text1"/>
          <w:lang w:val="en"/>
        </w:rPr>
        <w:t xml:space="preserve">. </w:t>
      </w:r>
    </w:p>
    <w:p w14:paraId="0AFB2A30" w14:textId="77777777" w:rsidR="007F6A28" w:rsidRPr="004F09C9" w:rsidRDefault="007F6A28">
      <w:pPr>
        <w:ind w:left="-15" w:right="90" w:firstLine="468"/>
        <w:rPr>
          <w:color w:val="000000" w:themeColor="text1"/>
        </w:rPr>
      </w:pPr>
    </w:p>
    <w:p w14:paraId="608E1920"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4666C87A" w14:textId="77777777" w:rsidR="00DD43B4" w:rsidRPr="0014256A"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B30EA8">
        <w:rPr>
          <w:color w:val="000000" w:themeColor="text1"/>
        </w:rPr>
        <w:t>M</w:t>
      </w:r>
      <w:r w:rsidRPr="00DD43B4">
        <w:rPr>
          <w:color w:val="000000" w:themeColor="text1"/>
        </w:rPr>
        <w:t>easurements</w:t>
      </w:r>
      <w:r w:rsidR="00B30EA8">
        <w:rPr>
          <w:color w:val="000000" w:themeColor="text1"/>
        </w:rPr>
        <w:t xml:space="preserve"> of</w:t>
      </w:r>
      <w:r w:rsidRPr="00DD43B4">
        <w:rPr>
          <w:color w:val="000000" w:themeColor="text1"/>
        </w:rPr>
        <w:t xml:space="preserve"> CO</w:t>
      </w:r>
      <w:r w:rsidRPr="00DD43B4">
        <w:rPr>
          <w:color w:val="000000" w:themeColor="text1"/>
          <w:vertAlign w:val="subscript"/>
        </w:rPr>
        <w:t>2</w:t>
      </w:r>
      <w:r w:rsidRPr="00DD43B4">
        <w:rPr>
          <w:color w:val="000000" w:themeColor="text1"/>
        </w:rPr>
        <w:t xml:space="preserve"> production</w:t>
      </w:r>
      <w:r w:rsidR="00B30EA8">
        <w:rPr>
          <w:color w:val="000000" w:themeColor="text1"/>
        </w:rPr>
        <w:t xml:space="preserve"> and wet mass</w:t>
      </w:r>
      <w:r w:rsidRPr="00DD43B4">
        <w:rPr>
          <w:color w:val="000000" w:themeColor="text1"/>
        </w:rPr>
        <w:t xml:space="preserve"> were taken for 100 individuals and analyzed using a</w:t>
      </w:r>
      <w:r w:rsidR="000472C3">
        <w:rPr>
          <w:color w:val="000000" w:themeColor="text1"/>
        </w:rPr>
        <w:t xml:space="preserve"> </w:t>
      </w:r>
      <w:r w:rsidRPr="00DD43B4">
        <w:rPr>
          <w:color w:val="000000" w:themeColor="text1"/>
        </w:rPr>
        <w:t>linea</w:t>
      </w:r>
      <w:r w:rsidR="0063279C">
        <w:rPr>
          <w:color w:val="000000" w:themeColor="text1"/>
        </w:rPr>
        <w:t>r</w:t>
      </w:r>
      <w:r w:rsidR="0063279C" w:rsidRPr="00DD43B4">
        <w:rPr>
          <w:color w:val="000000" w:themeColor="text1"/>
        </w:rPr>
        <w:t xml:space="preserve"> </w:t>
      </w:r>
      <w:r w:rsidRPr="00DD43B4">
        <w:rPr>
          <w:color w:val="000000" w:themeColor="text1"/>
        </w:rPr>
        <w:t xml:space="preserve">model. </w:t>
      </w:r>
      <w:r w:rsidR="00FD2921">
        <w:rPr>
          <w:color w:val="000000" w:themeColor="text1"/>
        </w:rPr>
        <w:t xml:space="preserve">The </w:t>
      </w:r>
      <w:r w:rsidR="003240C8">
        <w:rPr>
          <w:color w:val="000000" w:themeColor="text1"/>
        </w:rPr>
        <w:t xml:space="preserve">production of </w:t>
      </w:r>
      <w:r w:rsidR="00652767">
        <w:rPr>
          <w:color w:val="000000" w:themeColor="text1"/>
        </w:rPr>
        <w:t>CO</w:t>
      </w:r>
      <w:r w:rsidR="00652767" w:rsidRPr="0063279C">
        <w:rPr>
          <w:color w:val="000000" w:themeColor="text1"/>
          <w:vertAlign w:val="subscript"/>
        </w:rPr>
        <w:t>2</w:t>
      </w:r>
      <w:r w:rsidR="00FD2921">
        <w:rPr>
          <w:color w:val="000000" w:themeColor="text1"/>
        </w:rPr>
        <w:t xml:space="preserve"> </w:t>
      </w:r>
      <w:r w:rsidR="003240C8">
        <w:rPr>
          <w:color w:val="000000" w:themeColor="text1"/>
        </w:rPr>
        <w:t xml:space="preserve">was weighted by wet mass and photoperiod, diapause genotype, and diapause phenotype </w:t>
      </w:r>
      <w:r w:rsidR="0063279C">
        <w:rPr>
          <w:color w:val="000000" w:themeColor="text1"/>
        </w:rPr>
        <w:t>were each independent variables used to</w:t>
      </w:r>
      <w:r w:rsidR="003240C8">
        <w:rPr>
          <w:color w:val="000000" w:themeColor="text1"/>
        </w:rPr>
        <w:t xml:space="preserve"> explain the response of CO</w:t>
      </w:r>
      <w:r w:rsidR="003240C8" w:rsidRPr="0063279C">
        <w:rPr>
          <w:color w:val="000000" w:themeColor="text1"/>
          <w:vertAlign w:val="subscript"/>
        </w:rPr>
        <w:t>2</w:t>
      </w:r>
      <w:r w:rsidR="003240C8">
        <w:rPr>
          <w:color w:val="000000" w:themeColor="text1"/>
        </w:rPr>
        <w:t xml:space="preserve"> production</w:t>
      </w:r>
      <w:r w:rsidR="0063279C">
        <w:rPr>
          <w:color w:val="000000" w:themeColor="text1"/>
        </w:rPr>
        <w:t xml:space="preserve"> </w:t>
      </w:r>
      <w:r w:rsidR="0014256A">
        <w:rPr>
          <w:color w:val="000000" w:themeColor="text1"/>
        </w:rPr>
        <w:t xml:space="preserve">(Table </w:t>
      </w:r>
      <w:r w:rsidR="0063279C">
        <w:rPr>
          <w:color w:val="000000" w:themeColor="text1"/>
        </w:rPr>
        <w:t>3-1</w:t>
      </w:r>
      <w:r w:rsidR="0014256A">
        <w:rPr>
          <w:color w:val="000000" w:themeColor="text1"/>
        </w:rPr>
        <w:t>).</w:t>
      </w:r>
    </w:p>
    <w:p w14:paraId="7025C0B7" w14:textId="3BF92B90" w:rsidR="005D29A0" w:rsidRPr="00DD43B4" w:rsidRDefault="00DD43B4" w:rsidP="005D29A0">
      <w:pPr>
        <w:spacing w:line="480" w:lineRule="auto"/>
        <w:ind w:left="-15" w:right="90" w:firstLine="468"/>
        <w:rPr>
          <w:color w:val="000000" w:themeColor="text1"/>
        </w:rPr>
      </w:pPr>
      <w:r w:rsidRPr="00DD43B4">
        <w:rPr>
          <w:color w:val="000000" w:themeColor="text1"/>
        </w:rPr>
        <w:t>In experiment 2,</w:t>
      </w:r>
      <w:r w:rsidR="006200F2">
        <w:rPr>
          <w:color w:val="000000" w:themeColor="text1"/>
        </w:rPr>
        <w:t xml:space="preserve"> wandering day</w:t>
      </w:r>
      <w:r w:rsidR="0057015C">
        <w:rPr>
          <w:color w:val="000000" w:themeColor="text1"/>
        </w:rPr>
        <w:t xml:space="preserve"> was </w:t>
      </w:r>
      <w:r w:rsidR="0057015C" w:rsidRPr="00DD43B4">
        <w:rPr>
          <w:color w:val="000000" w:themeColor="text1"/>
        </w:rPr>
        <w:t>calculated as the total number of days between eclosion into the final larval instar and the day frass production ended for each sampled larva.</w:t>
      </w:r>
      <w:r w:rsidR="006200F2">
        <w:rPr>
          <w:color w:val="000000" w:themeColor="text1"/>
        </w:rPr>
        <w:t xml:space="preserve"> </w:t>
      </w:r>
      <w:r w:rsidR="004817D3">
        <w:rPr>
          <w:color w:val="000000" w:themeColor="text1"/>
        </w:rPr>
        <w:t>W</w:t>
      </w:r>
      <w:r w:rsidR="0057015C">
        <w:rPr>
          <w:color w:val="000000" w:themeColor="text1"/>
        </w:rPr>
        <w:t>andering day</w:t>
      </w:r>
      <w:r w:rsidR="004817D3">
        <w:rPr>
          <w:color w:val="000000" w:themeColor="text1"/>
        </w:rPr>
        <w:t xml:space="preserve"> was measured</w:t>
      </w:r>
      <w:r w:rsidR="0057015C">
        <w:rPr>
          <w:color w:val="000000" w:themeColor="text1"/>
        </w:rPr>
        <w:t xml:space="preserve"> in </w:t>
      </w:r>
      <w:r w:rsidR="002E1D44">
        <w:rPr>
          <w:color w:val="000000" w:themeColor="text1"/>
        </w:rPr>
        <w:t>48</w:t>
      </w:r>
      <w:r w:rsidR="0057015C">
        <w:rPr>
          <w:color w:val="000000" w:themeColor="text1"/>
        </w:rPr>
        <w:t xml:space="preserve"> individuals and analyzed using a generalized linear mixed effects model. The statistical model to explain difference</w:t>
      </w:r>
      <w:r w:rsidR="004817D3">
        <w:rPr>
          <w:color w:val="000000" w:themeColor="text1"/>
        </w:rPr>
        <w:t>s</w:t>
      </w:r>
      <w:r w:rsidR="0057015C">
        <w:rPr>
          <w:color w:val="000000" w:themeColor="text1"/>
        </w:rPr>
        <w:t xml:space="preserve"> in wandering day included: diapause genotype and </w:t>
      </w:r>
      <w:r w:rsidR="001545B6">
        <w:rPr>
          <w:color w:val="000000" w:themeColor="text1"/>
        </w:rPr>
        <w:t>photoperiod</w:t>
      </w:r>
      <w:r w:rsidR="0057015C">
        <w:rPr>
          <w:color w:val="000000" w:themeColor="text1"/>
        </w:rPr>
        <w:t xml:space="preserve"> as fixed effects, diapause genotype and </w:t>
      </w:r>
      <w:r w:rsidR="00C82E8F">
        <w:rPr>
          <w:color w:val="000000" w:themeColor="text1"/>
        </w:rPr>
        <w:t xml:space="preserve">photoperiod </w:t>
      </w:r>
      <w:r w:rsidR="0057015C">
        <w:rPr>
          <w:color w:val="000000" w:themeColor="text1"/>
        </w:rPr>
        <w:t xml:space="preserve">as interacting effects, and biological cohort </w:t>
      </w:r>
      <w:r w:rsidR="004817D3">
        <w:rPr>
          <w:color w:val="000000" w:themeColor="text1"/>
        </w:rPr>
        <w:t>as</w:t>
      </w:r>
      <w:r w:rsidR="0057015C">
        <w:rPr>
          <w:color w:val="000000" w:themeColor="text1"/>
        </w:rPr>
        <w:t xml:space="preserve"> </w:t>
      </w:r>
      <w:r w:rsidR="002E1D44">
        <w:rPr>
          <w:color w:val="000000" w:themeColor="text1"/>
        </w:rPr>
        <w:t>a random factor</w:t>
      </w:r>
      <w:r w:rsidR="004817D3">
        <w:rPr>
          <w:color w:val="000000" w:themeColor="text1"/>
        </w:rPr>
        <w:t xml:space="preserve"> (Table 3-2)</w:t>
      </w:r>
      <w:r w:rsidR="002E1D44">
        <w:rPr>
          <w:color w:val="000000" w:themeColor="text1"/>
        </w:rPr>
        <w:t>.</w:t>
      </w:r>
      <w:r w:rsidRPr="00DD43B4">
        <w:rPr>
          <w:color w:val="000000" w:themeColor="text1"/>
        </w:rPr>
        <w:t xml:space="preserve">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w:t>
      </w:r>
      <w:r w:rsidR="001545B6">
        <w:rPr>
          <w:color w:val="000000" w:themeColor="text1"/>
        </w:rPr>
        <w:t>photoperiod</w:t>
      </w:r>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w:t>
      </w:r>
      <w:r w:rsidR="001545B6">
        <w:rPr>
          <w:color w:val="000000" w:themeColor="text1"/>
        </w:rPr>
        <w:t>photoperiod</w:t>
      </w:r>
      <w:r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652767">
        <w:rPr>
          <w:color w:val="000000" w:themeColor="text1"/>
        </w:rPr>
        <w:t xml:space="preserve"> (Table 3-</w:t>
      </w:r>
      <w:r w:rsidR="002407FE">
        <w:rPr>
          <w:color w:val="000000" w:themeColor="text1"/>
        </w:rPr>
        <w:t>3</w:t>
      </w:r>
      <w:r w:rsidR="00652767">
        <w:rPr>
          <w:color w:val="000000" w:themeColor="text1"/>
        </w:rPr>
        <w:t>)</w:t>
      </w:r>
      <w:r w:rsidR="005D29A0">
        <w:rPr>
          <w:color w:val="000000" w:themeColor="text1"/>
        </w:rPr>
        <w:t>.</w:t>
      </w:r>
      <w:r w:rsidR="009972D1">
        <w:rPr>
          <w:color w:val="000000" w:themeColor="text1"/>
        </w:rPr>
        <w:t xml:space="preserve"> </w:t>
      </w:r>
      <w:r w:rsidR="005D29A0">
        <w:rPr>
          <w:color w:val="000000" w:themeColor="text1"/>
        </w:rPr>
        <w:t>The model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652767">
        <w:rPr>
          <w:color w:val="000000" w:themeColor="text1"/>
        </w:rPr>
        <w:t xml:space="preserve"> (Table 3-</w:t>
      </w:r>
      <w:r w:rsidR="002407FE">
        <w:rPr>
          <w:color w:val="000000" w:themeColor="text1"/>
        </w:rPr>
        <w:t>4</w:t>
      </w:r>
      <w:r w:rsidR="00652767">
        <w:rPr>
          <w:color w:val="000000" w:themeColor="text1"/>
        </w:rPr>
        <w:t>)</w:t>
      </w:r>
      <w:r w:rsidR="005D29A0">
        <w:rPr>
          <w:color w:val="000000" w:themeColor="text1"/>
        </w:rPr>
        <w:t>.</w:t>
      </w:r>
      <w:r w:rsidRPr="00DD43B4">
        <w:rPr>
          <w:color w:val="000000" w:themeColor="text1"/>
        </w:rPr>
        <w:t xml:space="preserve"> Lean mass was measured in </w:t>
      </w:r>
      <w:r w:rsidRPr="00DD43B4">
        <w:rPr>
          <w:color w:val="000000" w:themeColor="text1"/>
        </w:rPr>
        <w:lastRenderedPageBreak/>
        <w:t xml:space="preserve">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to explain lean mass prior to the onset of diapause </w:t>
      </w:r>
      <w:r w:rsidRPr="00DD43B4">
        <w:rPr>
          <w:color w:val="000000" w:themeColor="text1"/>
        </w:rPr>
        <w:t xml:space="preserve">included: diapause genotype and </w:t>
      </w:r>
      <w:del w:id="53" w:author="Brown, James T. - ARS" w:date="2019-02-07T14:05:00Z">
        <w:r w:rsidR="00AA1215" w:rsidDel="001545B6">
          <w:rPr>
            <w:color w:val="000000" w:themeColor="text1"/>
          </w:rPr>
          <w:delText>treatment</w:delText>
        </w:r>
      </w:del>
      <w:ins w:id="54" w:author="Brown, James T. - ARS" w:date="2019-02-07T14:05:00Z">
        <w:r w:rsidR="001545B6">
          <w:rPr>
            <w:color w:val="000000" w:themeColor="text1"/>
          </w:rPr>
          <w:t>photoperiod</w:t>
        </w:r>
      </w:ins>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del w:id="55" w:author="Brown, James T. - ARS" w:date="2019-02-07T14:05:00Z">
        <w:r w:rsidR="00AA1215" w:rsidDel="001545B6">
          <w:rPr>
            <w:color w:val="000000" w:themeColor="text1"/>
          </w:rPr>
          <w:delText>treatment</w:delText>
        </w:r>
      </w:del>
      <w:ins w:id="56" w:author="Brown, James T. - ARS" w:date="2019-02-07T14:05:00Z">
        <w:r w:rsidR="001545B6">
          <w:rPr>
            <w:color w:val="000000" w:themeColor="text1"/>
          </w:rPr>
          <w:t>photoperiod</w:t>
        </w:r>
      </w:ins>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652767">
        <w:rPr>
          <w:color w:val="000000" w:themeColor="text1"/>
        </w:rPr>
        <w:t xml:space="preserve"> (Table 3-</w:t>
      </w:r>
      <w:r w:rsidR="002407FE">
        <w:rPr>
          <w:color w:val="000000" w:themeColor="text1"/>
        </w:rPr>
        <w:t>5</w:t>
      </w:r>
      <w:r w:rsidR="00652767">
        <w:rPr>
          <w:color w:val="000000" w:themeColor="text1"/>
        </w:rPr>
        <w:t>)</w:t>
      </w:r>
      <w:r w:rsidR="00AA1215">
        <w:rPr>
          <w:color w:val="000000" w:themeColor="text1"/>
        </w:rPr>
        <w:t>.</w:t>
      </w:r>
      <w:r w:rsidRPr="00DD43B4">
        <w:rPr>
          <w:color w:val="000000" w:themeColor="text1"/>
        </w:rPr>
        <w:t xml:space="preserve"> </w:t>
      </w:r>
      <w:r w:rsidR="00AA1215">
        <w:rPr>
          <w:color w:val="000000" w:themeColor="text1"/>
        </w:rPr>
        <w:t>The model to explain</w:t>
      </w:r>
      <w:r w:rsidR="005D29A0">
        <w:rPr>
          <w:color w:val="000000" w:themeColor="text1"/>
        </w:rPr>
        <w:t xml:space="preserve"> lean mass</w:t>
      </w:r>
      <w:r w:rsidR="00AA1215">
        <w:rPr>
          <w:color w:val="000000" w:themeColor="text1"/>
        </w:rPr>
        <w:t xml:space="preserve"> 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652767">
        <w:rPr>
          <w:color w:val="000000" w:themeColor="text1"/>
        </w:rPr>
        <w:t xml:space="preserve"> (Table 3-</w:t>
      </w:r>
      <w:r w:rsidR="002407FE">
        <w:rPr>
          <w:color w:val="000000" w:themeColor="text1"/>
        </w:rPr>
        <w:t>6</w:t>
      </w:r>
      <w:r w:rsidR="00652767">
        <w:rPr>
          <w:color w:val="000000" w:themeColor="text1"/>
        </w:rPr>
        <w:t>)</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35F28DC" w14:textId="77777777" w:rsidR="007F6A28" w:rsidRPr="004F09C9" w:rsidRDefault="007F6A28">
      <w:pPr>
        <w:ind w:left="-15" w:right="90" w:firstLine="468"/>
        <w:rPr>
          <w:color w:val="000000" w:themeColor="text1"/>
        </w:rPr>
      </w:pPr>
    </w:p>
    <w:p w14:paraId="24AF6DD8"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7915BCED"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51FDB88C" w14:textId="040D1ABE" w:rsidR="00CE5B15" w:rsidRDefault="00DD43B4" w:rsidP="00CE5B15">
      <w:pPr>
        <w:ind w:left="-5" w:firstLine="725"/>
        <w:rPr>
          <w:color w:val="000000" w:themeColor="text1"/>
        </w:rPr>
      </w:pPr>
      <w:r w:rsidRPr="00DD43B4">
        <w:rPr>
          <w:color w:val="000000" w:themeColor="text1"/>
        </w:rPr>
        <w:t xml:space="preserve">Individuals in diapause programming conditions were considered to be in </w:t>
      </w:r>
      <w:ins w:id="57" w:author="Brown, James T." w:date="2019-02-07T10:14:00Z">
        <w:r w:rsidR="004B74F2">
          <w:rPr>
            <w:color w:val="000000" w:themeColor="text1"/>
          </w:rPr>
          <w:t>deep-diapause</w:t>
        </w:r>
      </w:ins>
      <w:r w:rsidRPr="00DD43B4">
        <w:rPr>
          <w:color w:val="000000" w:themeColor="text1"/>
        </w:rPr>
        <w:t xml:space="preserve"> if they remained in the larval stage throughout the 30-day post-feeding trial period. </w:t>
      </w:r>
      <w:ins w:id="58" w:author="Brown, James T. - ARS" w:date="2019-02-07T14:06:00Z">
        <w:r w:rsidR="001545B6">
          <w:rPr>
            <w:color w:val="000000" w:themeColor="text1"/>
          </w:rPr>
          <w:t xml:space="preserve">Diapause-programmed </w:t>
        </w:r>
      </w:ins>
      <w:del w:id="59" w:author="Brown, James T. - ARS" w:date="2019-02-07T14:06:00Z">
        <w:r w:rsidRPr="00DD43B4" w:rsidDel="001545B6">
          <w:rPr>
            <w:color w:val="000000" w:themeColor="text1"/>
          </w:rPr>
          <w:delText>L</w:delText>
        </w:r>
      </w:del>
      <w:ins w:id="60" w:author="Brown, James T. - ARS" w:date="2019-02-07T14:06:00Z">
        <w:r w:rsidR="001545B6">
          <w:rPr>
            <w:color w:val="000000" w:themeColor="text1"/>
          </w:rPr>
          <w:t>l</w:t>
        </w:r>
      </w:ins>
      <w:r w:rsidRPr="00DD43B4">
        <w:rPr>
          <w:color w:val="000000" w:themeColor="text1"/>
        </w:rPr>
        <w:t xml:space="preserve">arvae that pupated before the end of the 30-day trial period, but after </w:t>
      </w:r>
      <w:ins w:id="61" w:author="Brown, James T." w:date="2019-02-07T10:26:00Z">
        <w:r w:rsidR="002407FE">
          <w:rPr>
            <w:color w:val="000000" w:themeColor="text1"/>
          </w:rPr>
          <w:t>all</w:t>
        </w:r>
        <w:del w:id="62" w:author="Brown, James T. - ARS" w:date="2019-02-07T14:05:00Z">
          <w:r w:rsidR="002407FE" w:rsidDel="001545B6">
            <w:rPr>
              <w:color w:val="000000" w:themeColor="text1"/>
            </w:rPr>
            <w:delText xml:space="preserve"> of</w:delText>
          </w:r>
        </w:del>
        <w:r w:rsidR="002407FE">
          <w:rPr>
            <w:color w:val="000000" w:themeColor="text1"/>
          </w:rPr>
          <w:t xml:space="preserve"> the larvae in</w:t>
        </w:r>
      </w:ins>
      <w:r w:rsidRPr="00DD43B4">
        <w:rPr>
          <w:color w:val="000000" w:themeColor="text1"/>
        </w:rPr>
        <w:t xml:space="preserve"> the non-diapause treatment group</w:t>
      </w:r>
      <w:ins w:id="63" w:author="Brown, James T. - ARS" w:date="2019-02-07T14:06:00Z">
        <w:r w:rsidR="001545B6">
          <w:rPr>
            <w:color w:val="000000" w:themeColor="text1"/>
          </w:rPr>
          <w:t xml:space="preserve"> </w:t>
        </w:r>
      </w:ins>
      <w:ins w:id="64" w:author="Brown, James T." w:date="2019-02-07T10:26:00Z">
        <w:del w:id="65" w:author="Brown, James T. - ARS" w:date="2019-02-07T14:06:00Z">
          <w:r w:rsidR="002407FE" w:rsidDel="001545B6">
            <w:rPr>
              <w:color w:val="000000" w:themeColor="text1"/>
            </w:rPr>
            <w:delText xml:space="preserve"> </w:delText>
          </w:r>
        </w:del>
        <w:r w:rsidR="002407FE">
          <w:rPr>
            <w:color w:val="000000" w:themeColor="text1"/>
          </w:rPr>
          <w:t>pupated</w:t>
        </w:r>
      </w:ins>
      <w:r w:rsidRPr="00DD43B4">
        <w:rPr>
          <w:color w:val="000000" w:themeColor="text1"/>
        </w:rPr>
        <w:t xml:space="preserve">, were characterized </w:t>
      </w:r>
      <w:r w:rsidR="001F744C">
        <w:rPr>
          <w:color w:val="000000" w:themeColor="text1"/>
        </w:rPr>
        <w:t xml:space="preserve">being in </w:t>
      </w:r>
      <w:r w:rsidRPr="00DD43B4">
        <w:rPr>
          <w:color w:val="000000" w:themeColor="text1"/>
        </w:rPr>
        <w:t xml:space="preserve">as </w:t>
      </w:r>
      <w:ins w:id="66" w:author="Brown, James T." w:date="2019-02-07T10:15:00Z">
        <w:r w:rsidR="004B74F2">
          <w:rPr>
            <w:color w:val="000000" w:themeColor="text1"/>
          </w:rPr>
          <w:t>shallow-diapause</w:t>
        </w:r>
      </w:ins>
      <w:r w:rsidRPr="00DD43B4">
        <w:rPr>
          <w:color w:val="000000" w:themeColor="text1"/>
        </w:rPr>
        <w:t xml:space="preserve">. </w:t>
      </w:r>
      <w:r w:rsidR="004C310D">
        <w:rPr>
          <w:color w:val="000000" w:themeColor="text1"/>
        </w:rPr>
        <w:t>L</w:t>
      </w:r>
      <w:r w:rsidRPr="00DD43B4">
        <w:rPr>
          <w:color w:val="000000" w:themeColor="text1"/>
        </w:rPr>
        <w:t xml:space="preserve">ong-diapause genotype larvae responded to diapause programming as expected with </w:t>
      </w:r>
      <w:ins w:id="67" w:author="Brown, James T." w:date="2019-02-07T10:14:00Z">
        <w:r w:rsidR="004B74F2">
          <w:rPr>
            <w:color w:val="000000" w:themeColor="text1"/>
          </w:rPr>
          <w:t>deep-diapause</w:t>
        </w:r>
      </w:ins>
      <w:r w:rsidRPr="00DD43B4">
        <w:rPr>
          <w:color w:val="000000" w:themeColor="text1"/>
        </w:rPr>
        <w:t xml:space="preserve"> reported in 100% of individuals. Only 33% of short-diapause genotype larvae stayed in </w:t>
      </w:r>
      <w:ins w:id="68" w:author="Brown, James T." w:date="2019-02-07T10:14:00Z">
        <w:r w:rsidR="004B74F2">
          <w:rPr>
            <w:color w:val="000000" w:themeColor="text1"/>
          </w:rPr>
          <w:t>deep-diapause</w:t>
        </w:r>
      </w:ins>
      <w:r w:rsidRPr="00DD43B4">
        <w:rPr>
          <w:color w:val="000000" w:themeColor="text1"/>
        </w:rPr>
        <w:t xml:space="preserve"> while 66.6% showed a </w:t>
      </w:r>
      <w:ins w:id="69" w:author="Brown, James T." w:date="2019-02-07T10:15:00Z">
        <w:r w:rsidR="004B74F2">
          <w:rPr>
            <w:color w:val="000000" w:themeColor="text1"/>
          </w:rPr>
          <w:t>shallow-diapause</w:t>
        </w:r>
      </w:ins>
      <w:r w:rsidRPr="00DD43B4">
        <w:rPr>
          <w:color w:val="000000" w:themeColor="text1"/>
        </w:rPr>
        <w:t xml:space="preserv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762D92BB" w14:textId="4F862CFF" w:rsidR="004C310D" w:rsidRDefault="00DD43B4" w:rsidP="002407FE">
      <w:pPr>
        <w:ind w:left="-5" w:firstLine="725"/>
        <w:rPr>
          <w:color w:val="000000" w:themeColor="text1"/>
        </w:rPr>
      </w:pPr>
      <w:r w:rsidRPr="00DD43B4">
        <w:rPr>
          <w:color w:val="000000" w:themeColor="text1"/>
        </w:rPr>
        <w:t>In an effort to separate shallow from deep diapausing individuals within the short-diapause strain</w:t>
      </w:r>
      <w:r w:rsidR="001F744C">
        <w:rPr>
          <w:color w:val="000000" w:themeColor="text1"/>
        </w:rPr>
        <w:t xml:space="preserve"> by size</w:t>
      </w:r>
      <w:r w:rsidRPr="00DD43B4">
        <w:rPr>
          <w:color w:val="000000" w:themeColor="text1"/>
        </w:rPr>
        <w:t xml:space="preserve">,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 long-diapause genotype individuals peaked in mass on day 5 and short-diapause genotype larvae peaked in </w:t>
      </w:r>
      <w:r w:rsidRPr="00DD43B4">
        <w:rPr>
          <w:color w:val="000000" w:themeColor="text1"/>
        </w:rPr>
        <w:lastRenderedPageBreak/>
        <w:t>mass on day 3</w:t>
      </w:r>
      <w:r w:rsidR="001F744C">
        <w:rPr>
          <w:color w:val="000000" w:themeColor="text1"/>
        </w:rPr>
        <w:t xml:space="preserve"> (Fig. 3-4A)</w:t>
      </w:r>
      <w:r w:rsidRPr="00DD43B4">
        <w:rPr>
          <w:color w:val="000000" w:themeColor="text1"/>
        </w:rPr>
        <w:t>. In diapause-programming conditions, mass peaked in long-diapause genotype larvae on day 9 and short-diapause genotype larvae peaked in mass on day 6</w:t>
      </w:r>
      <w:r w:rsidR="0094006B">
        <w:rPr>
          <w:color w:val="000000" w:themeColor="text1"/>
        </w:rPr>
        <w:t xml:space="preserve"> (Fig. 3-4B)</w:t>
      </w:r>
      <w:r w:rsidRPr="00DD43B4">
        <w:rPr>
          <w:color w:val="000000" w:themeColor="text1"/>
        </w:rPr>
        <w:t xml:space="preserve">. </w:t>
      </w:r>
    </w:p>
    <w:p w14:paraId="4D62F89C" w14:textId="754FDB51" w:rsidR="00A221E4" w:rsidRDefault="00CF1B1E" w:rsidP="00182BD7">
      <w:pPr>
        <w:ind w:left="-5" w:firstLine="725"/>
        <w:rPr>
          <w:color w:val="000000" w:themeColor="text1"/>
        </w:rPr>
      </w:pPr>
      <w:r>
        <w:rPr>
          <w:color w:val="000000" w:themeColor="text1"/>
        </w:rPr>
        <w:t>Comparisons of CO</w:t>
      </w:r>
      <w:r w:rsidRPr="00DD34A5">
        <w:rPr>
          <w:color w:val="000000" w:themeColor="text1"/>
          <w:vertAlign w:val="subscript"/>
        </w:rPr>
        <w:t>2</w:t>
      </w:r>
      <w:r>
        <w:rPr>
          <w:color w:val="000000" w:themeColor="text1"/>
        </w:rPr>
        <w:t xml:space="preserve"> production occurred on the day wet mass peaked within each treatment and the CO</w:t>
      </w:r>
      <w:r w:rsidRPr="00DD34A5">
        <w:rPr>
          <w:color w:val="000000" w:themeColor="text1"/>
          <w:vertAlign w:val="subscript"/>
        </w:rPr>
        <w:t>2</w:t>
      </w:r>
      <w:r>
        <w:rPr>
          <w:color w:val="000000" w:themeColor="text1"/>
        </w:rPr>
        <w:t xml:space="preserve"> estimate for each larva was weighted by wet mass.</w:t>
      </w:r>
      <w:ins w:id="70" w:author="Brown,James T" w:date="2019-02-03T16:28:00Z">
        <w:r w:rsidR="00BF42BE">
          <w:rPr>
            <w:color w:val="000000" w:themeColor="text1"/>
          </w:rPr>
          <w:t xml:space="preserve"> </w:t>
        </w:r>
      </w:ins>
      <w:ins w:id="71" w:author="Brown,James T" w:date="2019-02-03T16:32:00Z">
        <w:r w:rsidR="003C04C1">
          <w:rPr>
            <w:color w:val="000000" w:themeColor="text1"/>
          </w:rPr>
          <w:t>L</w:t>
        </w:r>
      </w:ins>
      <w:ins w:id="72" w:author="Brown,James T" w:date="2019-02-03T16:30:00Z">
        <w:r w:rsidR="003C04C1">
          <w:rPr>
            <w:color w:val="000000" w:themeColor="text1"/>
          </w:rPr>
          <w:t>arvae in experiment 1 were not assayed for wandering day</w:t>
        </w:r>
      </w:ins>
      <w:ins w:id="73" w:author="Brown,James T" w:date="2019-02-03T16:33:00Z">
        <w:r w:rsidR="003C04C1">
          <w:rPr>
            <w:color w:val="000000" w:themeColor="text1"/>
          </w:rPr>
          <w:t>.</w:t>
        </w:r>
      </w:ins>
      <w:ins w:id="74" w:author="Brown,James T" w:date="2019-02-04T18:40:00Z">
        <w:r w:rsidR="00DD5FD6">
          <w:rPr>
            <w:color w:val="000000" w:themeColor="text1"/>
          </w:rPr>
          <w:t xml:space="preserve"> </w:t>
        </w:r>
      </w:ins>
      <w:r w:rsidR="00247503">
        <w:rPr>
          <w:color w:val="000000" w:themeColor="text1"/>
        </w:rPr>
        <w:t>Within each treatment</w:t>
      </w:r>
      <w:r w:rsidR="00DA0DAB">
        <w:rPr>
          <w:color w:val="000000" w:themeColor="text1"/>
        </w:rPr>
        <w:t xml:space="preserve">, </w:t>
      </w:r>
      <w:r w:rsidR="00EE093B">
        <w:rPr>
          <w:color w:val="000000" w:themeColor="text1"/>
        </w:rPr>
        <w:t>the day wet mass peaked (Fig. 3-5A) and CO</w:t>
      </w:r>
      <w:r w:rsidR="00EE093B" w:rsidRPr="00DD34A5">
        <w:rPr>
          <w:color w:val="000000" w:themeColor="text1"/>
          <w:vertAlign w:val="subscript"/>
        </w:rPr>
        <w:t>2</w:t>
      </w:r>
      <w:r w:rsidR="00EE093B">
        <w:rPr>
          <w:color w:val="000000" w:themeColor="text1"/>
        </w:rPr>
        <w:t xml:space="preserve"> production (</w:t>
      </w:r>
      <w:ins w:id="75" w:author="Brown, James T." w:date="2019-02-07T10:31:00Z">
        <w:r w:rsidR="002407FE">
          <w:rPr>
            <w:color w:val="000000" w:themeColor="text1"/>
          </w:rPr>
          <w:t xml:space="preserve">Fig. </w:t>
        </w:r>
      </w:ins>
      <w:r w:rsidR="00EE093B">
        <w:rPr>
          <w:color w:val="000000" w:themeColor="text1"/>
        </w:rPr>
        <w:t xml:space="preserve">3-5B) was compared </w:t>
      </w:r>
      <w:r w:rsidR="00DA0DAB">
        <w:rPr>
          <w:color w:val="000000" w:themeColor="text1"/>
        </w:rPr>
        <w:t xml:space="preserve">between </w:t>
      </w:r>
      <w:r w:rsidR="00247503">
        <w:rPr>
          <w:color w:val="000000" w:themeColor="text1"/>
        </w:rPr>
        <w:t>long-diapause genotype and short-diapause genotype individual</w:t>
      </w:r>
      <w:r w:rsidR="00EE093B">
        <w:rPr>
          <w:color w:val="000000" w:themeColor="text1"/>
        </w:rPr>
        <w:t xml:space="preserve">s to capture the </w:t>
      </w:r>
      <w:ins w:id="76" w:author="Brown,James T" w:date="2019-02-03T16:03:00Z">
        <w:r w:rsidR="00DD34A5">
          <w:rPr>
            <w:color w:val="000000" w:themeColor="text1"/>
          </w:rPr>
          <w:t>e</w:t>
        </w:r>
      </w:ins>
      <w:r w:rsidR="00EE093B">
        <w:rPr>
          <w:color w:val="000000" w:themeColor="text1"/>
        </w:rPr>
        <w:t>ffect of photoperiod on metabolic activity</w:t>
      </w:r>
      <w:r w:rsidR="00DA0DAB">
        <w:rPr>
          <w:color w:val="000000" w:themeColor="text1"/>
        </w:rPr>
        <w:t xml:space="preserve">. </w:t>
      </w:r>
      <w:r w:rsidR="00560914">
        <w:rPr>
          <w:color w:val="000000" w:themeColor="text1"/>
        </w:rPr>
        <w:t>I found long-diapause</w:t>
      </w:r>
      <w:r w:rsidR="00560914" w:rsidRPr="00DD43B4">
        <w:rPr>
          <w:color w:val="000000" w:themeColor="text1"/>
        </w:rPr>
        <w:t xml:space="preserve"> individuals </w:t>
      </w:r>
      <w:r w:rsidR="00560914">
        <w:rPr>
          <w:color w:val="000000" w:themeColor="text1"/>
        </w:rPr>
        <w:t>produced less</w:t>
      </w:r>
      <w:r w:rsidR="00560914" w:rsidRPr="00DD43B4">
        <w:rPr>
          <w:color w:val="000000" w:themeColor="text1"/>
        </w:rPr>
        <w:t xml:space="preserve"> CO</w:t>
      </w:r>
      <w:r w:rsidR="00560914" w:rsidRPr="00DD43B4">
        <w:rPr>
          <w:color w:val="000000" w:themeColor="text1"/>
          <w:vertAlign w:val="subscript"/>
        </w:rPr>
        <w:t>2</w:t>
      </w:r>
      <w:r w:rsidR="00560914" w:rsidRPr="00DD43B4">
        <w:rPr>
          <w:color w:val="000000" w:themeColor="text1"/>
        </w:rPr>
        <w:t xml:space="preserve"> than short-</w:t>
      </w:r>
      <w:commentRangeStart w:id="77"/>
      <w:r w:rsidR="00560914" w:rsidRPr="00DD43B4">
        <w:rPr>
          <w:color w:val="000000" w:themeColor="text1"/>
        </w:rPr>
        <w:t>diapause larva</w:t>
      </w:r>
      <w:r w:rsidR="00560914">
        <w:rPr>
          <w:color w:val="000000" w:themeColor="text1"/>
        </w:rPr>
        <w:t xml:space="preserve">e, </w:t>
      </w:r>
      <w:r w:rsidR="00560914" w:rsidRPr="00DD43B4">
        <w:rPr>
          <w:color w:val="000000" w:themeColor="text1"/>
        </w:rPr>
        <w:t xml:space="preserve">regardless </w:t>
      </w:r>
      <w:commentRangeEnd w:id="77"/>
      <w:r w:rsidR="00F60F18">
        <w:rPr>
          <w:rStyle w:val="CommentReference"/>
        </w:rPr>
        <w:commentReference w:id="77"/>
      </w:r>
      <w:r w:rsidR="00560914" w:rsidRPr="00DD43B4">
        <w:rPr>
          <w:color w:val="000000" w:themeColor="text1"/>
        </w:rPr>
        <w:t>of rearing conditions</w:t>
      </w:r>
      <w:r w:rsidR="00560914">
        <w:rPr>
          <w:color w:val="000000" w:themeColor="text1"/>
        </w:rPr>
        <w:t xml:space="preserve"> </w:t>
      </w:r>
      <w:r w:rsidR="00560914" w:rsidRPr="00DD43B4">
        <w:rPr>
          <w:color w:val="000000" w:themeColor="text1"/>
        </w:rPr>
        <w:t>(diapause programming: t-value=-5.51, Df=26, p-value&lt;0.000; non-diapause: t-value=-3.74, Df=47,</w:t>
      </w:r>
      <w:r w:rsidR="00CC4ED7">
        <w:rPr>
          <w:color w:val="000000" w:themeColor="text1"/>
        </w:rPr>
        <w:t xml:space="preserve"> </w:t>
      </w:r>
      <w:r w:rsidR="00560914" w:rsidRPr="00DD43B4">
        <w:rPr>
          <w:color w:val="000000" w:themeColor="text1"/>
        </w:rPr>
        <w:t>p-value&lt;0.001)</w:t>
      </w:r>
      <w:r w:rsidR="00560914">
        <w:rPr>
          <w:color w:val="000000" w:themeColor="text1"/>
        </w:rPr>
        <w:t xml:space="preserve"> (Table 3-1A and 3-1B)</w:t>
      </w:r>
      <w:r w:rsidR="00560914" w:rsidRPr="00DD43B4">
        <w:rPr>
          <w:color w:val="000000" w:themeColor="text1"/>
        </w:rPr>
        <w:t xml:space="preserve">. </w:t>
      </w:r>
      <w:commentRangeStart w:id="78"/>
      <w:commentRangeStart w:id="79"/>
      <w:r w:rsidR="00CC4ED7">
        <w:rPr>
          <w:color w:val="000000" w:themeColor="text1"/>
        </w:rPr>
        <w:t>T</w:t>
      </w:r>
      <w:r w:rsidR="00A221E4" w:rsidRPr="00DD43B4">
        <w:rPr>
          <w:color w:val="000000" w:themeColor="text1"/>
        </w:rPr>
        <w:t>o capture the relationship between photoperiod and metabolic activity</w:t>
      </w:r>
      <w:r w:rsidR="00EE093B">
        <w:rPr>
          <w:color w:val="000000" w:themeColor="text1"/>
        </w:rPr>
        <w:t xml:space="preserve"> within each strain</w:t>
      </w:r>
      <w:commentRangeEnd w:id="78"/>
      <w:r w:rsidR="00F60F18">
        <w:rPr>
          <w:rStyle w:val="CommentReference"/>
        </w:rPr>
        <w:commentReference w:id="78"/>
      </w:r>
      <w:commentRangeEnd w:id="79"/>
      <w:r w:rsidR="001545B6">
        <w:rPr>
          <w:rStyle w:val="CommentReference"/>
        </w:rPr>
        <w:commentReference w:id="79"/>
      </w:r>
      <w:r w:rsidR="00CC4ED7">
        <w:rPr>
          <w:color w:val="000000" w:themeColor="text1"/>
        </w:rPr>
        <w:t>, the day wet mass peaked (Fig. 3-6A) and</w:t>
      </w:r>
      <w:r w:rsidR="00CC4ED7" w:rsidRPr="00DD43B4">
        <w:rPr>
          <w:color w:val="000000" w:themeColor="text1"/>
        </w:rPr>
        <w:t xml:space="preserve"> CO</w:t>
      </w:r>
      <w:r w:rsidR="00CC4ED7" w:rsidRPr="00DD43B4">
        <w:rPr>
          <w:color w:val="000000" w:themeColor="text1"/>
          <w:vertAlign w:val="subscript"/>
        </w:rPr>
        <w:t>2</w:t>
      </w:r>
      <w:r w:rsidR="00CC4ED7" w:rsidRPr="00DD43B4">
        <w:rPr>
          <w:color w:val="000000" w:themeColor="text1"/>
        </w:rPr>
        <w:t xml:space="preserve"> production</w:t>
      </w:r>
      <w:r w:rsidR="00CC4ED7">
        <w:rPr>
          <w:color w:val="000000" w:themeColor="text1"/>
        </w:rPr>
        <w:t xml:space="preserve"> (Fig. 3-6B)</w:t>
      </w:r>
      <w:r w:rsidR="00CC4ED7" w:rsidRPr="00DD43B4">
        <w:rPr>
          <w:color w:val="000000" w:themeColor="text1"/>
        </w:rPr>
        <w:t xml:space="preserve"> of diapause-programmed individuals </w:t>
      </w:r>
      <w:r w:rsidR="00CC4ED7">
        <w:rPr>
          <w:color w:val="000000" w:themeColor="text1"/>
        </w:rPr>
        <w:t xml:space="preserve">was compared </w:t>
      </w:r>
      <w:r w:rsidR="00CC4ED7" w:rsidRPr="00DD43B4">
        <w:rPr>
          <w:color w:val="000000" w:themeColor="text1"/>
        </w:rPr>
        <w:t>to non-diapause individuals</w:t>
      </w:r>
      <w:r w:rsidR="00A221E4" w:rsidRPr="00DD43B4">
        <w:rPr>
          <w:color w:val="000000" w:themeColor="text1"/>
        </w:rPr>
        <w:t>.</w:t>
      </w:r>
      <w:r w:rsidR="00A221E4">
        <w:rPr>
          <w:color w:val="000000" w:themeColor="text1"/>
        </w:rPr>
        <w:t xml:space="preserve"> </w:t>
      </w:r>
      <w:r w:rsidR="002C7438">
        <w:rPr>
          <w:color w:val="000000" w:themeColor="text1"/>
        </w:rPr>
        <w:t>Regardless of diapause genotype, d</w:t>
      </w:r>
      <w:r w:rsidR="00E36B65">
        <w:rPr>
          <w:color w:val="000000" w:themeColor="text1"/>
        </w:rPr>
        <w:t xml:space="preserve">iapause-programmed </w:t>
      </w:r>
      <w:r w:rsidR="00DD43B4" w:rsidRPr="00DD43B4">
        <w:rPr>
          <w:color w:val="000000" w:themeColor="text1"/>
        </w:rPr>
        <w:t>individuals produce</w:t>
      </w:r>
      <w:r w:rsidR="00E36B65">
        <w:rPr>
          <w:color w:val="000000" w:themeColor="text1"/>
        </w:rPr>
        <w:t>d</w:t>
      </w:r>
      <w:r w:rsidR="00DD43B4" w:rsidRPr="00DD43B4">
        <w:rPr>
          <w:color w:val="000000" w:themeColor="text1"/>
        </w:rPr>
        <w:t xml:space="preserve"> significantly less CO</w:t>
      </w:r>
      <w:r w:rsidR="00DD43B4" w:rsidRPr="00DD43B4">
        <w:rPr>
          <w:color w:val="000000" w:themeColor="text1"/>
          <w:vertAlign w:val="subscript"/>
        </w:rPr>
        <w:t>2</w:t>
      </w:r>
      <w:r w:rsidR="00DD43B4" w:rsidRPr="00DD43B4">
        <w:rPr>
          <w:color w:val="000000" w:themeColor="text1"/>
        </w:rPr>
        <w:t xml:space="preserve"> </w:t>
      </w:r>
      <w:r w:rsidR="00E36B65">
        <w:rPr>
          <w:color w:val="000000" w:themeColor="text1"/>
        </w:rPr>
        <w:t>than</w:t>
      </w:r>
      <w:r w:rsidR="00DD43B4" w:rsidRPr="00DD43B4">
        <w:rPr>
          <w:color w:val="000000" w:themeColor="text1"/>
        </w:rPr>
        <w:t xml:space="preserve"> their non-diapause counterparts</w:t>
      </w:r>
      <w:r w:rsidR="00E36B65">
        <w:rPr>
          <w:color w:val="000000" w:themeColor="text1"/>
        </w:rPr>
        <w:t xml:space="preserve"> </w:t>
      </w:r>
      <w:r w:rsidR="00DD43B4" w:rsidRPr="00DD43B4">
        <w:rPr>
          <w:color w:val="000000" w:themeColor="text1"/>
        </w:rPr>
        <w:t>(long-diapause genotype: t-value=4.50, Df=30, p-value&lt;0.000; short-diapause genotype: t-value=5.00, Df=43, p-value&lt;0.000)</w:t>
      </w:r>
      <w:r w:rsidR="00A32000">
        <w:rPr>
          <w:color w:val="000000" w:themeColor="text1"/>
        </w:rPr>
        <w:t xml:space="preserve"> </w:t>
      </w:r>
      <w:r w:rsidR="00DB113A">
        <w:rPr>
          <w:color w:val="000000" w:themeColor="text1"/>
        </w:rPr>
        <w:t>(T</w:t>
      </w:r>
      <w:r w:rsidR="00A32000">
        <w:rPr>
          <w:color w:val="000000" w:themeColor="text1"/>
        </w:rPr>
        <w:t xml:space="preserve">ables </w:t>
      </w:r>
      <w:r w:rsidR="00DD43B4" w:rsidRPr="00DD43B4">
        <w:rPr>
          <w:color w:val="000000" w:themeColor="text1"/>
        </w:rPr>
        <w:t>3-1C</w:t>
      </w:r>
      <w:r w:rsidR="00A32000">
        <w:rPr>
          <w:color w:val="000000" w:themeColor="text1"/>
        </w:rPr>
        <w:t xml:space="preserve"> and </w:t>
      </w:r>
      <w:r w:rsidR="00DD43B4" w:rsidRPr="00DD43B4">
        <w:rPr>
          <w:color w:val="000000" w:themeColor="text1"/>
        </w:rPr>
        <w:t>3-1D</w:t>
      </w:r>
      <w:r w:rsidR="00DB113A">
        <w:rPr>
          <w:color w:val="000000" w:themeColor="text1"/>
        </w:rPr>
        <w:t>)</w:t>
      </w:r>
      <w:r w:rsidR="00DD43B4" w:rsidRPr="00DD43B4">
        <w:rPr>
          <w:color w:val="000000" w:themeColor="text1"/>
        </w:rPr>
        <w:t xml:space="preserve">. </w:t>
      </w:r>
      <w:r w:rsidR="00A221E4" w:rsidRPr="00DD43B4">
        <w:rPr>
          <w:color w:val="000000" w:themeColor="text1"/>
        </w:rPr>
        <w:t>Finally,</w:t>
      </w:r>
      <w:r w:rsidR="00DA2BAF">
        <w:rPr>
          <w:color w:val="000000" w:themeColor="text1"/>
        </w:rPr>
        <w:t xml:space="preserve"> metabolic activity was compared between</w:t>
      </w:r>
      <w:r w:rsidR="00597966">
        <w:rPr>
          <w:color w:val="000000" w:themeColor="text1"/>
        </w:rPr>
        <w:t xml:space="preserve"> </w:t>
      </w:r>
      <w:r w:rsidR="00DA2BAF">
        <w:rPr>
          <w:color w:val="000000" w:themeColor="text1"/>
        </w:rPr>
        <w:t>larvae programmed for diapause with the short-diapause genotype</w:t>
      </w:r>
      <w:r w:rsidR="00BF2F90">
        <w:rPr>
          <w:color w:val="000000" w:themeColor="text1"/>
        </w:rPr>
        <w:t xml:space="preserve"> that expressed different diapause phenot</w:t>
      </w:r>
      <w:r w:rsidR="001B1721">
        <w:rPr>
          <w:color w:val="000000" w:themeColor="text1"/>
        </w:rPr>
        <w:t>y</w:t>
      </w:r>
      <w:r w:rsidR="00BF2F90">
        <w:rPr>
          <w:color w:val="000000" w:themeColor="text1"/>
        </w:rPr>
        <w:t>p</w:t>
      </w:r>
      <w:r w:rsidR="001B1721">
        <w:rPr>
          <w:color w:val="000000" w:themeColor="text1"/>
        </w:rPr>
        <w:t>es</w:t>
      </w:r>
      <w:r w:rsidR="00DA2BAF">
        <w:rPr>
          <w:color w:val="000000" w:themeColor="text1"/>
        </w:rPr>
        <w:t>.</w:t>
      </w:r>
      <w:r w:rsidR="00597966">
        <w:rPr>
          <w:color w:val="000000" w:themeColor="text1"/>
        </w:rPr>
        <w:t xml:space="preserve"> </w:t>
      </w:r>
      <w:r w:rsidR="00DA2BAF">
        <w:rPr>
          <w:color w:val="000000" w:themeColor="text1"/>
        </w:rPr>
        <w:t>The day wet mass peaked</w:t>
      </w:r>
      <w:r w:rsidR="005D47E5">
        <w:rPr>
          <w:color w:val="000000" w:themeColor="text1"/>
        </w:rPr>
        <w:t xml:space="preserve"> (Fig. 3-7A) and CO2 production (Fig. 3-7B) were measured</w:t>
      </w:r>
      <w:r w:rsidR="00DA2BAF">
        <w:rPr>
          <w:color w:val="000000" w:themeColor="text1"/>
        </w:rPr>
        <w:t xml:space="preserve"> for d</w:t>
      </w:r>
      <w:r w:rsidR="00597966">
        <w:rPr>
          <w:color w:val="000000" w:themeColor="text1"/>
        </w:rPr>
        <w:t>eep-diapause and shallow-diapause</w:t>
      </w:r>
      <w:r w:rsidR="005D47E5">
        <w:rPr>
          <w:color w:val="000000" w:themeColor="text1"/>
        </w:rPr>
        <w:t xml:space="preserve">. </w:t>
      </w:r>
      <w:r w:rsidR="0006372C">
        <w:rPr>
          <w:color w:val="000000" w:themeColor="text1"/>
        </w:rPr>
        <w:t>Wet</w:t>
      </w:r>
      <w:r w:rsidR="005D47E5">
        <w:rPr>
          <w:color w:val="000000" w:themeColor="text1"/>
        </w:rPr>
        <w:t xml:space="preserve"> mass</w:t>
      </w:r>
      <w:r w:rsidR="0006372C">
        <w:rPr>
          <w:color w:val="000000" w:themeColor="text1"/>
        </w:rPr>
        <w:t xml:space="preserve"> could not be used to differentiate between deep and shallow-diapause larvae because it peaked on day 6 in both</w:t>
      </w:r>
      <w:r w:rsidR="005D47E5">
        <w:rPr>
          <w:color w:val="000000" w:themeColor="text1"/>
        </w:rPr>
        <w:t xml:space="preserve"> </w:t>
      </w:r>
      <w:r w:rsidR="0006372C">
        <w:rPr>
          <w:color w:val="000000" w:themeColor="text1"/>
        </w:rPr>
        <w:t>groups</w:t>
      </w:r>
      <w:commentRangeStart w:id="80"/>
      <w:commentRangeEnd w:id="80"/>
      <w:r w:rsidR="00422199">
        <w:rPr>
          <w:rStyle w:val="CommentReference"/>
        </w:rPr>
        <w:commentReference w:id="80"/>
      </w:r>
      <w:commentRangeStart w:id="81"/>
      <w:commentRangeEnd w:id="81"/>
      <w:r w:rsidR="001545B6">
        <w:rPr>
          <w:rStyle w:val="CommentReference"/>
        </w:rPr>
        <w:commentReference w:id="81"/>
      </w:r>
      <w:r w:rsidR="00A221E4" w:rsidRPr="00DD43B4">
        <w:rPr>
          <w:color w:val="000000" w:themeColor="text1"/>
        </w:rPr>
        <w:t>.</w:t>
      </w:r>
      <w:r w:rsidR="00E66393">
        <w:rPr>
          <w:color w:val="000000" w:themeColor="text1"/>
        </w:rPr>
        <w:t xml:space="preserve"> Additionally, </w:t>
      </w:r>
      <w:r w:rsidR="005D47E5">
        <w:rPr>
          <w:color w:val="000000" w:themeColor="text1"/>
        </w:rPr>
        <w:t>I was unable to use</w:t>
      </w:r>
      <w:commentRangeStart w:id="82"/>
      <w:commentRangeStart w:id="83"/>
      <w:r w:rsidR="00E3506E">
        <w:rPr>
          <w:color w:val="000000" w:themeColor="text1"/>
        </w:rPr>
        <w:t xml:space="preserve"> discriminate between </w:t>
      </w:r>
      <w:r w:rsidR="00A221E4" w:rsidRPr="00DD43B4">
        <w:rPr>
          <w:color w:val="000000" w:themeColor="text1"/>
        </w:rPr>
        <w:t>shallow-diapause individuals and deep-diapause individuals</w:t>
      </w:r>
      <w:r w:rsidR="005D47E5">
        <w:rPr>
          <w:color w:val="000000" w:themeColor="text1"/>
        </w:rPr>
        <w:t xml:space="preserve"> using metabolic activity </w:t>
      </w:r>
      <w:r w:rsidR="00E3506E">
        <w:rPr>
          <w:color w:val="000000" w:themeColor="text1"/>
        </w:rPr>
        <w:t xml:space="preserve">because there was no significant </w:t>
      </w:r>
      <w:r w:rsidR="005D47E5">
        <w:rPr>
          <w:color w:val="000000" w:themeColor="text1"/>
        </w:rPr>
        <w:t>difference in CO</w:t>
      </w:r>
      <w:r w:rsidR="005D47E5" w:rsidRPr="00CC4ED7">
        <w:rPr>
          <w:color w:val="000000" w:themeColor="text1"/>
          <w:vertAlign w:val="subscript"/>
        </w:rPr>
        <w:t>2</w:t>
      </w:r>
      <w:r w:rsidR="005D47E5">
        <w:rPr>
          <w:color w:val="000000" w:themeColor="text1"/>
        </w:rPr>
        <w:t xml:space="preserve"> production </w:t>
      </w:r>
      <w:r w:rsidR="00E3506E">
        <w:rPr>
          <w:color w:val="000000" w:themeColor="text1"/>
        </w:rPr>
        <w:t>between the two phenotypes</w:t>
      </w:r>
      <w:r w:rsidR="00E5235D">
        <w:rPr>
          <w:color w:val="000000" w:themeColor="text1"/>
        </w:rPr>
        <w:t xml:space="preserve"> </w:t>
      </w:r>
      <w:commentRangeEnd w:id="82"/>
      <w:r w:rsidR="00422199">
        <w:rPr>
          <w:rStyle w:val="CommentReference"/>
        </w:rPr>
        <w:commentReference w:id="82"/>
      </w:r>
      <w:commentRangeEnd w:id="83"/>
      <w:r w:rsidR="001545B6">
        <w:rPr>
          <w:rStyle w:val="CommentReference"/>
        </w:rPr>
        <w:commentReference w:id="83"/>
      </w:r>
      <w:r w:rsidR="00E5235D" w:rsidRPr="00DD43B4">
        <w:rPr>
          <w:color w:val="000000" w:themeColor="text1"/>
        </w:rPr>
        <w:t>(t-value=-1.03, Df=14, p-value=0.319)</w:t>
      </w:r>
      <w:r w:rsidR="00E5235D">
        <w:rPr>
          <w:color w:val="000000" w:themeColor="text1"/>
        </w:rPr>
        <w:t xml:space="preserve"> (Table 3-1E). </w:t>
      </w:r>
      <w:r w:rsidR="00A221E4" w:rsidRPr="00345E06">
        <w:rPr>
          <w:color w:val="000000" w:themeColor="text1"/>
        </w:rPr>
        <w:t xml:space="preserve"> </w:t>
      </w:r>
    </w:p>
    <w:p w14:paraId="68E84911" w14:textId="77777777" w:rsidR="00AC406C" w:rsidRDefault="00AC406C" w:rsidP="00AC406C">
      <w:pPr>
        <w:ind w:left="-5" w:firstLine="0"/>
        <w:rPr>
          <w:color w:val="000000" w:themeColor="text1"/>
        </w:rPr>
      </w:pPr>
    </w:p>
    <w:p w14:paraId="32480D8F" w14:textId="77777777" w:rsidR="006F58EA" w:rsidRPr="004F09C9" w:rsidRDefault="00D27C9E" w:rsidP="00DD34A5">
      <w:pPr>
        <w:tabs>
          <w:tab w:val="left" w:pos="1080"/>
          <w:tab w:val="center" w:pos="2404"/>
        </w:tabs>
        <w:spacing w:after="187" w:line="253" w:lineRule="auto"/>
        <w:ind w:left="0"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113CEE82" w14:textId="05C794E7"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w:t>
      </w:r>
      <w:r w:rsidRPr="00DD43B4">
        <w:rPr>
          <w:color w:val="000000" w:themeColor="text1"/>
        </w:rPr>
        <w:lastRenderedPageBreak/>
        <w:t xml:space="preserve">of days needed to </w:t>
      </w:r>
      <w:r w:rsidR="009F6006">
        <w:rPr>
          <w:color w:val="000000" w:themeColor="text1"/>
        </w:rPr>
        <w:t>terminate feeding</w:t>
      </w:r>
      <w:r w:rsidRPr="00DD43B4">
        <w:rPr>
          <w:color w:val="000000" w:themeColor="text1"/>
        </w:rPr>
        <w:t xml:space="preserve"> after eclosion into the final larval instar</w:t>
      </w:r>
      <w:r w:rsidR="00C87785">
        <w:rPr>
          <w:color w:val="000000" w:themeColor="text1"/>
        </w:rPr>
        <w:t xml:space="preserve"> in non-diapause conditions (Fig. 3-3A) and diapause conditions (Fig. 3-3B).</w:t>
      </w:r>
      <w:r w:rsidRPr="00DD43B4">
        <w:rPr>
          <w:color w:val="000000" w:themeColor="text1"/>
        </w:rPr>
        <w:t xml:space="preserve"> </w:t>
      </w:r>
      <w:r w:rsidR="00AA6878">
        <w:rPr>
          <w:color w:val="000000" w:themeColor="text1"/>
        </w:rPr>
        <w:t>Larvae with the short diapause and the long diapause genotype</w:t>
      </w:r>
      <w:r w:rsidR="00C87785">
        <w:rPr>
          <w:color w:val="000000" w:themeColor="text1"/>
        </w:rPr>
        <w:t xml:space="preserve"> treated in</w:t>
      </w:r>
      <w:r w:rsidRPr="00DD43B4">
        <w:rPr>
          <w:color w:val="000000" w:themeColor="text1"/>
        </w:rPr>
        <w:t xml:space="preserve"> non-diapause conditions </w:t>
      </w:r>
      <w:r w:rsidR="00CD2223">
        <w:rPr>
          <w:color w:val="000000" w:themeColor="text1"/>
        </w:rPr>
        <w:t xml:space="preserve">both </w:t>
      </w:r>
      <w:r w:rsidR="00C87785">
        <w:rPr>
          <w:color w:val="000000" w:themeColor="text1"/>
        </w:rPr>
        <w:t>wandered on</w:t>
      </w:r>
      <w:r w:rsidRPr="00DD43B4">
        <w:rPr>
          <w:color w:val="000000" w:themeColor="text1"/>
        </w:rPr>
        <w:t xml:space="preserve"> day 6</w:t>
      </w:r>
      <w:r w:rsidR="00147FCB">
        <w:rPr>
          <w:color w:val="000000" w:themeColor="text1"/>
        </w:rPr>
        <w:t xml:space="preserve"> (mean=5.89</w:t>
      </w:r>
      <w:r w:rsidR="00CC4ED7">
        <w:rPr>
          <w:color w:val="000000" w:themeColor="text1"/>
        </w:rPr>
        <w:t xml:space="preserve"> days</w:t>
      </w:r>
      <w:r w:rsidR="00147FCB">
        <w:rPr>
          <w:color w:val="000000" w:themeColor="text1"/>
        </w:rPr>
        <w:t>, SE=0.60</w:t>
      </w:r>
      <w:r w:rsidR="00CC4ED7" w:rsidRPr="00CC4ED7">
        <w:rPr>
          <w:color w:val="000000" w:themeColor="text1"/>
        </w:rPr>
        <w:t xml:space="preserve"> </w:t>
      </w:r>
      <w:r w:rsidR="00CC4ED7">
        <w:rPr>
          <w:color w:val="000000" w:themeColor="text1"/>
        </w:rPr>
        <w:t>days</w:t>
      </w:r>
      <w:r w:rsidR="00147FCB">
        <w:rPr>
          <w:color w:val="000000" w:themeColor="text1"/>
        </w:rPr>
        <w:t xml:space="preserve">, </w:t>
      </w:r>
      <w:r w:rsidR="00C87785">
        <w:rPr>
          <w:color w:val="000000" w:themeColor="text1"/>
        </w:rPr>
        <w:t>p</w:t>
      </w:r>
      <w:r w:rsidR="001B1721">
        <w:rPr>
          <w:color w:val="000000" w:themeColor="text1"/>
        </w:rPr>
        <w:t>-value</w:t>
      </w:r>
      <w:r w:rsidR="00C87785">
        <w:rPr>
          <w:color w:val="000000" w:themeColor="text1"/>
        </w:rPr>
        <w:t>=0.663</w:t>
      </w:r>
      <w:r w:rsidR="00147FCB">
        <w:rPr>
          <w:color w:val="000000" w:themeColor="text1"/>
        </w:rPr>
        <w:t>)</w:t>
      </w:r>
      <w:r w:rsidR="00AA6878">
        <w:rPr>
          <w:color w:val="000000" w:themeColor="text1"/>
        </w:rPr>
        <w:t xml:space="preserve"> (Table </w:t>
      </w:r>
      <w:r w:rsidR="002407FE">
        <w:rPr>
          <w:color w:val="000000" w:themeColor="text1"/>
        </w:rPr>
        <w:t>3-1A</w:t>
      </w:r>
      <w:r w:rsidR="00AA6878">
        <w:rPr>
          <w:color w:val="000000" w:themeColor="text1"/>
        </w:rPr>
        <w:t>).</w:t>
      </w:r>
      <w:r w:rsidRPr="00DD43B4">
        <w:rPr>
          <w:color w:val="000000" w:themeColor="text1"/>
        </w:rPr>
        <w:t xml:space="preserve"> </w:t>
      </w:r>
      <w:r w:rsidR="00CD2223">
        <w:rPr>
          <w:color w:val="000000" w:themeColor="text1"/>
        </w:rPr>
        <w:t xml:space="preserve">Similarly, the </w:t>
      </w:r>
      <w:r w:rsidR="00AA6878">
        <w:rPr>
          <w:color w:val="000000" w:themeColor="text1"/>
        </w:rPr>
        <w:t>average day of wandering for larvae with the short-diapause and long-diapause genotype</w:t>
      </w:r>
      <w:r w:rsidR="00C0546D">
        <w:rPr>
          <w:color w:val="000000" w:themeColor="text1"/>
        </w:rPr>
        <w:t xml:space="preserve"> in diapause-programming conditions</w:t>
      </w:r>
      <w:r w:rsidR="00AA6878">
        <w:rPr>
          <w:color w:val="000000" w:themeColor="text1"/>
        </w:rPr>
        <w:t xml:space="preserve"> was day 10 (mean=10.46</w:t>
      </w:r>
      <w:r w:rsidR="00CC4ED7">
        <w:rPr>
          <w:color w:val="000000" w:themeColor="text1"/>
        </w:rPr>
        <w:t xml:space="preserve"> days</w:t>
      </w:r>
      <w:r w:rsidR="00AA6878">
        <w:rPr>
          <w:color w:val="000000" w:themeColor="text1"/>
        </w:rPr>
        <w:t>, SE=1.98</w:t>
      </w:r>
      <w:r w:rsidR="00CC4ED7" w:rsidRPr="00CC4ED7">
        <w:rPr>
          <w:color w:val="000000" w:themeColor="text1"/>
        </w:rPr>
        <w:t xml:space="preserve"> </w:t>
      </w:r>
      <w:r w:rsidR="00CC4ED7">
        <w:rPr>
          <w:color w:val="000000" w:themeColor="text1"/>
        </w:rPr>
        <w:t>days</w:t>
      </w:r>
      <w:r w:rsidR="00AA6878">
        <w:rPr>
          <w:color w:val="000000" w:themeColor="text1"/>
        </w:rPr>
        <w:t>, p</w:t>
      </w:r>
      <w:r w:rsidR="001B1721">
        <w:rPr>
          <w:color w:val="000000" w:themeColor="text1"/>
        </w:rPr>
        <w:t>-value</w:t>
      </w:r>
      <w:r w:rsidR="00AA6878">
        <w:rPr>
          <w:color w:val="000000" w:themeColor="text1"/>
        </w:rPr>
        <w:t>=0.401</w:t>
      </w:r>
      <w:del w:id="84" w:author="Brown, James T. - ARS" w:date="2019-02-07T14:07:00Z">
        <w:r w:rsidR="00AA6878" w:rsidDel="001545B6">
          <w:rPr>
            <w:color w:val="000000" w:themeColor="text1"/>
          </w:rPr>
          <w:delText xml:space="preserve"> </w:delText>
        </w:r>
      </w:del>
      <w:r w:rsidR="00AA6878">
        <w:rPr>
          <w:color w:val="000000" w:themeColor="text1"/>
        </w:rPr>
        <w:t xml:space="preserve">) (Table </w:t>
      </w:r>
      <w:r w:rsidR="002407FE">
        <w:rPr>
          <w:color w:val="000000" w:themeColor="text1"/>
        </w:rPr>
        <w:t>3-1B</w:t>
      </w:r>
      <w:r w:rsidR="00AA6878">
        <w:rPr>
          <w:color w:val="000000" w:themeColor="text1"/>
        </w:rPr>
        <w:t>)</w:t>
      </w:r>
      <w:r w:rsidR="00C0546D">
        <w:rPr>
          <w:color w:val="000000" w:themeColor="text1"/>
        </w:rPr>
        <w:t>.</w:t>
      </w:r>
    </w:p>
    <w:p w14:paraId="6996B69C" w14:textId="329C43D6"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-2.73, Df=</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w:t>
      </w:r>
      <w:r w:rsidR="00DB113A">
        <w:rPr>
          <w:color w:val="000000" w:themeColor="text1"/>
        </w:rPr>
        <w:t>(T</w:t>
      </w:r>
      <w:r w:rsidR="00A32000">
        <w:rPr>
          <w:color w:val="000000" w:themeColor="text1"/>
        </w:rPr>
        <w:t>able 3-5A</w:t>
      </w:r>
      <w:r w:rsidR="009F6006">
        <w:rPr>
          <w:color w:val="000000" w:themeColor="text1"/>
        </w:rPr>
        <w:t>)</w:t>
      </w:r>
      <w:r w:rsidRPr="00DD43B4">
        <w:rPr>
          <w:color w:val="000000" w:themeColor="text1"/>
        </w:rPr>
        <w:t xml:space="preserve">. Lean mass on the first day of the final larval instar was not different between the two genotypes regardless of </w:t>
      </w:r>
      <w:ins w:id="85" w:author="Dan" w:date="2019-02-07T07:34:00Z">
        <w:r w:rsidR="00A87CB6">
          <w:rPr>
            <w:color w:val="000000" w:themeColor="text1"/>
          </w:rPr>
          <w:t xml:space="preserve">photoperiodic </w:t>
        </w:r>
      </w:ins>
      <w:r w:rsidRPr="00DD43B4">
        <w:rPr>
          <w:color w:val="000000" w:themeColor="text1"/>
        </w:rPr>
        <w:t>rearing conditions (t-value=</w:t>
      </w:r>
      <w:r w:rsidR="006B3D7A">
        <w:rPr>
          <w:color w:val="000000" w:themeColor="text1"/>
        </w:rPr>
        <w:t xml:space="preserve"> </w:t>
      </w:r>
      <w:r w:rsidRPr="00DD43B4">
        <w:rPr>
          <w:color w:val="000000" w:themeColor="text1"/>
        </w:rPr>
        <w:t>2.03, Df=</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w:t>
      </w:r>
      <w:r w:rsidR="00DB113A">
        <w:rPr>
          <w:color w:val="000000" w:themeColor="text1"/>
        </w:rPr>
        <w:t>(T</w:t>
      </w:r>
      <w:r w:rsidR="006B3D7A">
        <w:rPr>
          <w:color w:val="000000" w:themeColor="text1"/>
        </w:rPr>
        <w:t xml:space="preserve">able </w:t>
      </w:r>
      <w:r w:rsidRPr="00DD43B4">
        <w:rPr>
          <w:color w:val="000000" w:themeColor="text1"/>
        </w:rPr>
        <w:t>3-3A</w:t>
      </w:r>
      <w:r w:rsidR="00DB113A">
        <w:rPr>
          <w:color w:val="000000" w:themeColor="text1"/>
        </w:rPr>
        <w:t>)</w:t>
      </w:r>
      <w:r w:rsidRPr="00DD43B4">
        <w:rPr>
          <w:color w:val="000000" w:themeColor="text1"/>
        </w:rPr>
        <w:t>.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55E86027" w14:textId="43588462"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w:t>
      </w:r>
      <w:ins w:id="86" w:author="Dan" w:date="2019-02-07T07:35:00Z">
        <w:r w:rsidR="00A87CB6">
          <w:rPr>
            <w:color w:val="000000" w:themeColor="text1"/>
          </w:rPr>
          <w:t xml:space="preserve">both </w:t>
        </w:r>
      </w:ins>
      <w:r w:rsidR="006B3D7A">
        <w:rPr>
          <w:color w:val="000000" w:themeColor="text1"/>
        </w:rPr>
        <w:t>the long-diapause genotype and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-9.70, Df=133.3,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-10.23, Df=</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w:t>
      </w:r>
      <w:r w:rsidR="00DB113A">
        <w:rPr>
          <w:color w:val="000000" w:themeColor="text1"/>
        </w:rPr>
        <w:t>(F</w:t>
      </w:r>
      <w:r w:rsidR="00047032">
        <w:rPr>
          <w:color w:val="000000" w:themeColor="text1"/>
        </w:rPr>
        <w:t>ig 3-8</w:t>
      </w:r>
      <w:r w:rsidR="00DB113A">
        <w:rPr>
          <w:color w:val="000000" w:themeColor="text1"/>
        </w:rPr>
        <w:t>) (T</w:t>
      </w:r>
      <w:r w:rsidR="006B3D7A">
        <w:rPr>
          <w:color w:val="000000" w:themeColor="text1"/>
        </w:rPr>
        <w:t>able</w:t>
      </w:r>
      <w:r w:rsidRPr="00DD43B4">
        <w:rPr>
          <w:color w:val="000000" w:themeColor="text1"/>
        </w:rPr>
        <w:t xml:space="preserve"> 3-3B</w:t>
      </w:r>
      <w:r w:rsidR="00A32000">
        <w:rPr>
          <w:color w:val="000000" w:themeColor="text1"/>
        </w:rPr>
        <w:t xml:space="preserve"> and </w:t>
      </w:r>
      <w:r w:rsidRPr="00DD43B4">
        <w:rPr>
          <w:color w:val="000000" w:themeColor="text1"/>
        </w:rPr>
        <w:t>3-5B</w:t>
      </w:r>
      <w:r w:rsidR="00DB113A">
        <w:rPr>
          <w:color w:val="000000" w:themeColor="text1"/>
        </w:rPr>
        <w:t>)</w:t>
      </w:r>
      <w:r w:rsidRPr="00DD43B4">
        <w:rPr>
          <w:color w:val="000000" w:themeColor="text1"/>
        </w:rPr>
        <w:t xml:space="preserve">. Additionally, long-diapause </w:t>
      </w:r>
      <w:ins w:id="87" w:author="Dan" w:date="2019-02-07T07:36:00Z">
        <w:r w:rsidR="00A87CB6">
          <w:rPr>
            <w:color w:val="000000" w:themeColor="text1"/>
          </w:rPr>
          <w:t xml:space="preserve">genotype </w:t>
        </w:r>
      </w:ins>
      <w:r w:rsidRPr="00DD43B4">
        <w:rPr>
          <w:color w:val="000000" w:themeColor="text1"/>
        </w:rPr>
        <w:t>individuals in diapause-programming and</w:t>
      </w:r>
      <w:r w:rsidR="00047032">
        <w:rPr>
          <w:color w:val="000000" w:themeColor="text1"/>
        </w:rPr>
        <w:t xml:space="preserve"> </w:t>
      </w:r>
      <w:r w:rsidRPr="00DD43B4">
        <w:rPr>
          <w:color w:val="000000" w:themeColor="text1"/>
        </w:rPr>
        <w:t xml:space="preserve">non-diapause conditions had greater lean mass and bigger fat stores compared to short-diapause genotype </w:t>
      </w:r>
      <w:r w:rsidRPr="00DD43B4">
        <w:rPr>
          <w:color w:val="000000" w:themeColor="text1"/>
        </w:rPr>
        <w:lastRenderedPageBreak/>
        <w:t>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r w:rsidRPr="00DD43B4">
        <w:rPr>
          <w:color w:val="000000" w:themeColor="text1"/>
        </w:rPr>
        <w:t>186.8,p-value</w:t>
      </w:r>
      <w:r w:rsidR="00047032">
        <w:rPr>
          <w:color w:val="000000" w:themeColor="text1"/>
        </w:rPr>
        <w:t xml:space="preserve"> </w:t>
      </w:r>
      <w:r w:rsidRPr="00DD43B4">
        <w:rPr>
          <w:color w:val="000000" w:themeColor="text1"/>
        </w:rPr>
        <w:t xml:space="preserve">&lt;0.000) </w:t>
      </w:r>
      <w:r w:rsidR="00DB113A">
        <w:rPr>
          <w:color w:val="000000" w:themeColor="text1"/>
        </w:rPr>
        <w:t>(Fig.</w:t>
      </w:r>
      <w:r w:rsidR="00047032">
        <w:rPr>
          <w:color w:val="000000" w:themeColor="text1"/>
        </w:rPr>
        <w:t xml:space="preserve"> </w:t>
      </w:r>
      <w:r w:rsidRPr="00DD43B4">
        <w:rPr>
          <w:color w:val="000000" w:themeColor="text1"/>
        </w:rPr>
        <w:t>3-8</w:t>
      </w:r>
      <w:r w:rsidR="00DB113A">
        <w:rPr>
          <w:color w:val="000000" w:themeColor="text1"/>
        </w:rPr>
        <w:t>)</w:t>
      </w:r>
      <w:r w:rsidR="00047032">
        <w:rPr>
          <w:color w:val="000000" w:themeColor="text1"/>
        </w:rPr>
        <w:t xml:space="preserve"> </w:t>
      </w:r>
      <w:r w:rsidR="00DB113A">
        <w:rPr>
          <w:color w:val="000000" w:themeColor="text1"/>
        </w:rPr>
        <w:t>(T</w:t>
      </w:r>
      <w:r w:rsidR="00047032">
        <w:rPr>
          <w:color w:val="000000" w:themeColor="text1"/>
        </w:rPr>
        <w:t xml:space="preserve">able </w:t>
      </w:r>
      <w:r w:rsidRPr="00DD43B4">
        <w:rPr>
          <w:color w:val="000000" w:themeColor="text1"/>
        </w:rPr>
        <w:t>3-3</w:t>
      </w:r>
      <w:r w:rsidR="00DB113A">
        <w:rPr>
          <w:color w:val="000000" w:themeColor="text1"/>
        </w:rPr>
        <w:t xml:space="preserve">B </w:t>
      </w:r>
      <w:r w:rsidR="00A32000">
        <w:rPr>
          <w:color w:val="000000" w:themeColor="text1"/>
        </w:rPr>
        <w:t xml:space="preserve">and </w:t>
      </w:r>
      <w:r w:rsidRPr="00DD43B4">
        <w:rPr>
          <w:color w:val="000000" w:themeColor="text1"/>
        </w:rPr>
        <w:t>3-5B</w:t>
      </w:r>
      <w:r w:rsidR="00DB113A">
        <w:rPr>
          <w:color w:val="000000" w:themeColor="text1"/>
        </w:rPr>
        <w:t>)</w:t>
      </w:r>
      <w:r w:rsidRPr="00DD43B4">
        <w:rPr>
          <w:color w:val="000000" w:themeColor="text1"/>
        </w:rPr>
        <w:t>.</w:t>
      </w:r>
    </w:p>
    <w:p w14:paraId="4EBD9E12" w14:textId="77777777"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Pr>
          <w:color w:val="000000" w:themeColor="text1"/>
        </w:rPr>
        <w:t xml:space="preserve">(Fig. </w:t>
      </w:r>
      <w:r w:rsidRPr="00DD43B4">
        <w:rPr>
          <w:color w:val="000000" w:themeColor="text1"/>
        </w:rPr>
        <w:t>3-9</w:t>
      </w:r>
      <w:r w:rsidR="00DB113A">
        <w:rPr>
          <w:color w:val="000000" w:themeColor="text1"/>
        </w:rPr>
        <w:t>)</w:t>
      </w:r>
      <w:r w:rsidRPr="00DD43B4">
        <w:rPr>
          <w:color w:val="000000" w:themeColor="text1"/>
        </w:rPr>
        <w:t xml:space="preserve">. Long-diapause individuals had significantly more lean mass at the onset of diapause than short-diapause larvae (t-value=2.45, Df=10.7, p- value=0.033) </w:t>
      </w:r>
      <w:r w:rsidR="00DB113A">
        <w:rPr>
          <w:color w:val="000000" w:themeColor="text1"/>
        </w:rPr>
        <w:t xml:space="preserve">(Table </w:t>
      </w:r>
      <w:r w:rsidRPr="00DD43B4">
        <w:rPr>
          <w:color w:val="000000" w:themeColor="text1"/>
        </w:rPr>
        <w:t>3-7A</w:t>
      </w:r>
      <w:r w:rsidR="00DB113A">
        <w:rPr>
          <w:color w:val="000000" w:themeColor="text1"/>
        </w:rPr>
        <w:t>)</w:t>
      </w:r>
      <w:r w:rsidRPr="00DD43B4">
        <w:rPr>
          <w:color w:val="000000" w:themeColor="text1"/>
        </w:rPr>
        <w:t xml:space="preserve">. Long-diapause genotype individuals also had larger fat stores at the onset of diapause than short-diapause larvae (t-value=4.74, Df=16.7, p-value=0.0002) </w:t>
      </w:r>
      <w:r w:rsidR="00DB113A">
        <w:rPr>
          <w:color w:val="000000" w:themeColor="text1"/>
        </w:rPr>
        <w:t xml:space="preserve">(Table </w:t>
      </w:r>
      <w:r w:rsidRPr="00DD43B4">
        <w:rPr>
          <w:color w:val="000000" w:themeColor="text1"/>
        </w:rPr>
        <w:t>3-9A</w:t>
      </w:r>
      <w:r w:rsidR="00DB113A">
        <w:rPr>
          <w:color w:val="000000" w:themeColor="text1"/>
        </w:rPr>
        <w:t>)</w:t>
      </w:r>
      <w:r w:rsidRPr="00DD43B4">
        <w:rPr>
          <w:color w:val="000000" w:themeColor="text1"/>
        </w:rPr>
        <w:t>.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w:t>
      </w:r>
      <w:r w:rsidR="0094006B">
        <w:rPr>
          <w:color w:val="000000" w:themeColor="text1"/>
        </w:rPr>
        <w:t>T</w:t>
      </w:r>
      <w:r w:rsidR="00A32000">
        <w:rPr>
          <w:color w:val="000000" w:themeColor="text1"/>
        </w:rPr>
        <w: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w:t>
      </w:r>
      <w:r w:rsidR="0094006B">
        <w:rPr>
          <w:color w:val="000000" w:themeColor="text1"/>
        </w:rPr>
        <w:t>T</w:t>
      </w:r>
      <w:r w:rsidR="00A32000">
        <w:rPr>
          <w:color w:val="000000" w:themeColor="text1"/>
        </w:rPr>
        <w: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decline during diapause</w:t>
      </w:r>
      <w:r w:rsidR="008E6E23">
        <w:rPr>
          <w:color w:val="000000" w:themeColor="text1"/>
        </w:rPr>
        <w:t xml:space="preserve">, </w:t>
      </w:r>
      <w:r w:rsidRPr="00DD43B4">
        <w:rPr>
          <w:color w:val="000000" w:themeColor="text1"/>
        </w:rPr>
        <w:t>with one notable exception. Fat stores among short-diapause individuals were significantly lower when sampled 15 days after wandering in comparison to other sample days (t-value=-3.90, Df=111.4, p-value&lt;0.000)</w:t>
      </w:r>
      <w:r w:rsidR="008E6E23">
        <w:rPr>
          <w:color w:val="000000" w:themeColor="text1"/>
        </w:rPr>
        <w:t xml:space="preserve"> </w:t>
      </w:r>
      <w:r w:rsidR="0094006B">
        <w:rPr>
          <w:color w:val="000000" w:themeColor="text1"/>
        </w:rPr>
        <w:t>(Table</w:t>
      </w:r>
      <w:r w:rsidRPr="00DD43B4">
        <w:rPr>
          <w:color w:val="000000" w:themeColor="text1"/>
        </w:rPr>
        <w:t xml:space="preserve"> 3-9C</w:t>
      </w:r>
      <w:r w:rsidR="0094006B">
        <w:rPr>
          <w:color w:val="000000" w:themeColor="text1"/>
        </w:rPr>
        <w:t>)</w:t>
      </w:r>
      <w:r w:rsidRPr="00DD43B4">
        <w:rPr>
          <w:color w:val="000000" w:themeColor="text1"/>
        </w:rPr>
        <w:t>.</w:t>
      </w:r>
    </w:p>
    <w:p w14:paraId="5B65F393" w14:textId="77777777" w:rsidR="00047032" w:rsidRPr="004F09C9" w:rsidRDefault="001E7880" w:rsidP="00CE5B15">
      <w:pPr>
        <w:spacing w:line="480" w:lineRule="auto"/>
        <w:ind w:left="-15" w:right="90" w:firstLine="468"/>
        <w:rPr>
          <w:color w:val="000000" w:themeColor="text1"/>
        </w:rPr>
      </w:pPr>
      <w:ins w:id="88" w:author="Brown,James T" w:date="2019-02-05T19:06:00Z">
        <w:r>
          <w:rPr>
            <w:color w:val="000000" w:themeColor="text1"/>
          </w:rPr>
          <w:t>******************</w:t>
        </w:r>
      </w:ins>
      <w:ins w:id="89" w:author="Brown,James T" w:date="2019-02-05T19:07:00Z">
        <w:r>
          <w:rPr>
            <w:color w:val="000000" w:themeColor="text1"/>
          </w:rPr>
          <w:t>Text below</w:t>
        </w:r>
      </w:ins>
      <w:ins w:id="90" w:author="Brown,James T" w:date="2019-02-05T19:06:00Z">
        <w:r>
          <w:rPr>
            <w:color w:val="000000" w:themeColor="text1"/>
          </w:rPr>
          <w:t xml:space="preserve"> is still being revised*********************</w:t>
        </w:r>
      </w:ins>
    </w:p>
    <w:p w14:paraId="713E42D7"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7C971648"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91"/>
      <w:r w:rsidRPr="004F09C9">
        <w:rPr>
          <w:color w:val="000000" w:themeColor="text1"/>
        </w:rPr>
        <w:t>diapause</w:t>
      </w:r>
      <w:commentRangeEnd w:id="91"/>
      <w:r w:rsidR="00C41DB6">
        <w:rPr>
          <w:rStyle w:val="CommentReference"/>
        </w:rPr>
        <w:commentReference w:id="91"/>
      </w:r>
      <w:r w:rsidRPr="004F09C9">
        <w:rPr>
          <w:color w:val="000000" w:themeColor="text1"/>
        </w:rPr>
        <w:t xml:space="preserve">. My research leverages between-strain genetic variation in diapause duration </w:t>
      </w:r>
      <w:ins w:id="92" w:author="Dan" w:date="2019-01-29T10:00:00Z">
        <w:r w:rsidR="00FF3FA4">
          <w:rPr>
            <w:color w:val="000000" w:themeColor="text1"/>
          </w:rPr>
          <w:t xml:space="preserve">in </w:t>
        </w:r>
      </w:ins>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93"/>
      <w:r w:rsidRPr="004F09C9">
        <w:rPr>
          <w:color w:val="000000" w:themeColor="text1"/>
        </w:rPr>
        <w:t>stores</w:t>
      </w:r>
      <w:commentRangeEnd w:id="93"/>
      <w:r w:rsidR="00FF3FA4">
        <w:rPr>
          <w:rStyle w:val="CommentReference"/>
        </w:rPr>
        <w:commentReference w:id="93"/>
      </w:r>
      <w:r w:rsidRPr="004F09C9">
        <w:rPr>
          <w:color w:val="000000" w:themeColor="text1"/>
        </w:rPr>
        <w:t xml:space="preserve">. Eventually, climate change is expected to cause summer temperatures to expand and fall and winter temperatures to rise. Warmer fall temperatures could increase metabolic </w:t>
      </w:r>
      <w:r w:rsidRPr="004F09C9">
        <w:rPr>
          <w:color w:val="000000" w:themeColor="text1"/>
        </w:rPr>
        <w:lastRenderedPageBreak/>
        <w:t xml:space="preserve">activity and possibly reduce lipid stores during diapause preparations and/or drain lipid stores during diapause before the onset of </w:t>
      </w:r>
      <w:commentRangeStart w:id="94"/>
      <w:r w:rsidRPr="004F09C9">
        <w:rPr>
          <w:color w:val="000000" w:themeColor="text1"/>
        </w:rPr>
        <w:t xml:space="preserve">winter. </w:t>
      </w:r>
      <w:commentRangeEnd w:id="94"/>
      <w:r w:rsidR="00FF3FA4">
        <w:rPr>
          <w:rStyle w:val="CommentReference"/>
        </w:rPr>
        <w:commentReference w:id="94"/>
      </w:r>
      <w:commentRangeStart w:id="95"/>
      <w:r w:rsidRPr="004F09C9">
        <w:rPr>
          <w:color w:val="000000" w:themeColor="text1"/>
        </w:rPr>
        <w:t>Pr</w:t>
      </w:r>
      <w:ins w:id="96" w:author="Dan" w:date="2019-01-29T10:01:00Z">
        <w:r w:rsidR="00FF3FA4">
          <w:rPr>
            <w:color w:val="000000" w:themeColor="text1"/>
          </w:rPr>
          <w:t>ior</w:t>
        </w:r>
      </w:ins>
      <w:del w:id="97"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95"/>
      <w:r w:rsidR="00FF3FA4">
        <w:rPr>
          <w:rStyle w:val="CommentReference"/>
        </w:rPr>
        <w:commentReference w:id="95"/>
      </w:r>
      <w:r w:rsidRPr="004F09C9">
        <w:rPr>
          <w:color w:val="000000" w:themeColor="text1"/>
        </w:rPr>
        <w:t xml:space="preserve">These results show a clear </w:t>
      </w:r>
      <w:commentRangeStart w:id="98"/>
      <w:r w:rsidRPr="004F09C9">
        <w:rPr>
          <w:color w:val="000000" w:themeColor="text1"/>
        </w:rPr>
        <w:t xml:space="preserve">association between </w:t>
      </w:r>
      <w:commentRangeEnd w:id="98"/>
      <w:r w:rsidR="00FF3FA4">
        <w:rPr>
          <w:rStyle w:val="CommentReference"/>
        </w:rPr>
        <w:commentReference w:id="98"/>
      </w:r>
      <w:r w:rsidRPr="004F09C9">
        <w:rPr>
          <w:color w:val="000000" w:themeColor="text1"/>
        </w:rPr>
        <w:t xml:space="preserve">nutrition accumulation ahead of diapause however, </w:t>
      </w:r>
      <w:commentRangeStart w:id="99"/>
      <w:r w:rsidRPr="004F09C9">
        <w:rPr>
          <w:color w:val="000000" w:themeColor="text1"/>
        </w:rPr>
        <w:t>they do not account data do not the relationship between diapause length and lipid accumulation</w:t>
      </w:r>
      <w:commentRangeEnd w:id="99"/>
      <w:r w:rsidR="00FF3FA4">
        <w:rPr>
          <w:rStyle w:val="CommentReference"/>
        </w:rPr>
        <w:commentReference w:id="99"/>
      </w:r>
    </w:p>
    <w:p w14:paraId="4B3EC2D0" w14:textId="77777777" w:rsidR="006F58EA" w:rsidRPr="004F09C9" w:rsidRDefault="00D27C9E" w:rsidP="00CE5B15">
      <w:pPr>
        <w:spacing w:line="480" w:lineRule="auto"/>
        <w:ind w:left="-15" w:right="90" w:firstLine="468"/>
        <w:rPr>
          <w:color w:val="000000" w:themeColor="text1"/>
        </w:rPr>
      </w:pPr>
      <w:commentRangeStart w:id="100"/>
      <w:del w:id="101"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100"/>
      <w:r w:rsidR="00FF3FA4">
        <w:rPr>
          <w:rStyle w:val="CommentReference"/>
        </w:rPr>
        <w:commentReference w:id="100"/>
      </w:r>
    </w:p>
    <w:p w14:paraId="41C48CBD" w14:textId="47C5C5FA"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w:t>
      </w:r>
      <w:ins w:id="102" w:author="Brown, James T." w:date="2019-02-07T10:13:00Z">
        <w:r w:rsidR="004B74F2">
          <w:rPr>
            <w:color w:val="000000" w:themeColor="text1"/>
          </w:rPr>
          <w:t>-</w:t>
        </w:r>
      </w:ins>
      <w:del w:id="103" w:author="Brown, James T." w:date="2019-02-07T10:13:00Z">
        <w:r w:rsidRPr="004F09C9" w:rsidDel="004B74F2">
          <w:rPr>
            <w:color w:val="000000" w:themeColor="text1"/>
          </w:rPr>
          <w:delText xml:space="preserve"> </w:delText>
        </w:r>
      </w:del>
      <w:r w:rsidRPr="004F09C9">
        <w:rPr>
          <w:color w:val="000000" w:themeColor="text1"/>
        </w:rPr>
        <w:t xml:space="preserve">programmed larvae. Larvae programmed for diapause were observed to have a </w:t>
      </w:r>
      <w:ins w:id="104" w:author="Brown, James T." w:date="2019-01-28T15:17:00Z">
        <w:r w:rsidR="00EB1638" w:rsidRPr="004F09C9">
          <w:rPr>
            <w:color w:val="000000" w:themeColor="text1"/>
          </w:rPr>
          <w:t>2.5-fold</w:t>
        </w:r>
      </w:ins>
      <w:r w:rsidRPr="004F09C9">
        <w:rPr>
          <w:color w:val="000000" w:themeColor="text1"/>
        </w:rPr>
        <w:t xml:space="preserve"> increase </w:t>
      </w:r>
      <w:commentRangeStart w:id="105"/>
      <w:r w:rsidRPr="004F09C9">
        <w:rPr>
          <w:color w:val="000000" w:themeColor="text1"/>
        </w:rPr>
        <w:t xml:space="preserve">in lipid stores in compared </w:t>
      </w:r>
      <w:commentRangeEnd w:id="105"/>
      <w:r w:rsidR="00FF3FA4">
        <w:rPr>
          <w:rStyle w:val="CommentReference"/>
        </w:rPr>
        <w:commentReference w:id="105"/>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a number of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106"/>
      <w:r w:rsidRPr="004F09C9">
        <w:rPr>
          <w:color w:val="000000" w:themeColor="text1"/>
        </w:rPr>
        <w:t>1989</w:t>
      </w:r>
      <w:commentRangeEnd w:id="106"/>
      <w:r w:rsidR="00FF3FA4">
        <w:rPr>
          <w:rStyle w:val="CommentReference"/>
        </w:rPr>
        <w:commentReference w:id="106"/>
      </w:r>
      <w:r w:rsidRPr="004F09C9">
        <w:rPr>
          <w:color w:val="000000" w:themeColor="text1"/>
        </w:rPr>
        <w:t>). As fall temperatures increase, the degree to which these stores are accumulated in preparation for diapause may be compromised by the higher metabolic rates</w:t>
      </w:r>
      <w:del w:id="107" w:author="Dan" w:date="2019-01-29T10:05:00Z">
        <w:r w:rsidRPr="004F09C9" w:rsidDel="00FF3FA4">
          <w:rPr>
            <w:color w:val="000000" w:themeColor="text1"/>
          </w:rPr>
          <w:delText xml:space="preserve"> in fall</w:delText>
        </w:r>
      </w:del>
      <w:r w:rsidRPr="004F09C9">
        <w:rPr>
          <w:color w:val="000000" w:themeColor="text1"/>
        </w:rPr>
        <w:t xml:space="preserve">. Similarly, warmer temperatures during diapause in winter could prematurely drain stored energy causing insects to die during diapause or come </w:t>
      </w:r>
      <w:r w:rsidRPr="004F09C9">
        <w:rPr>
          <w:color w:val="000000" w:themeColor="text1"/>
        </w:rPr>
        <w:lastRenderedPageBreak/>
        <w:t>out of diapause the next spring without sufficient reserves to restart their lifecycle, including dispersing, mating, and reproducing.</w:t>
      </w:r>
    </w:p>
    <w:p w14:paraId="2C580D12" w14:textId="77777777" w:rsidR="006F58EA" w:rsidRPr="004F09C9"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108" w:author="Dan" w:date="2019-01-29T10:06:00Z">
        <w:r w:rsidRPr="004F09C9" w:rsidDel="00FF3FA4">
          <w:rPr>
            <w:color w:val="000000" w:themeColor="text1"/>
          </w:rPr>
          <w:delText xml:space="preserve">variable </w:delText>
        </w:r>
      </w:del>
      <w:ins w:id="109"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conditions </w:t>
      </w:r>
      <w:ins w:id="110"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w:t>
      </w:r>
      <w:commentRangeStart w:id="111"/>
      <w:r w:rsidRPr="004F09C9">
        <w:rPr>
          <w:color w:val="000000" w:themeColor="text1"/>
        </w:rPr>
        <w:t xml:space="preserve">end of diapause </w:t>
      </w:r>
      <w:commentRangeEnd w:id="111"/>
      <w:r w:rsidR="00FF3FA4">
        <w:rPr>
          <w:rStyle w:val="CommentReference"/>
        </w:rPr>
        <w:commentReference w:id="111"/>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112"/>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112"/>
      <w:r w:rsidR="00FF3FA4">
        <w:rPr>
          <w:rStyle w:val="CommentReference"/>
        </w:rPr>
        <w:commentReference w:id="112"/>
      </w:r>
      <w:r w:rsidRPr="004F09C9">
        <w:rPr>
          <w:color w:val="000000" w:themeColor="text1"/>
        </w:rPr>
        <w:t>After being held at these 4 different temperatures for 60-days, all of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113"/>
      <w:r w:rsidRPr="004F09C9">
        <w:rPr>
          <w:color w:val="000000" w:themeColor="text1"/>
        </w:rPr>
        <w:t xml:space="preserve">measured for 60-days </w:t>
      </w:r>
      <w:commentRangeEnd w:id="113"/>
      <w:r w:rsidR="00FF3FA4">
        <w:rPr>
          <w:rStyle w:val="CommentReference"/>
        </w:rPr>
        <w:commentReference w:id="113"/>
      </w:r>
      <w:r w:rsidRPr="004F09C9">
        <w:rPr>
          <w:color w:val="000000" w:themeColor="text1"/>
        </w:rPr>
        <w:t xml:space="preserve">(Thompson and Davis, 1981). Researchers </w:t>
      </w:r>
      <w:commentRangeStart w:id="114"/>
      <w:r w:rsidRPr="004F09C9">
        <w:rPr>
          <w:color w:val="000000" w:themeColor="text1"/>
        </w:rPr>
        <w:t xml:space="preserve">noted the lipid stored of larvae </w:t>
      </w:r>
      <w:commentRangeEnd w:id="114"/>
      <w:r w:rsidR="00FF3FA4">
        <w:rPr>
          <w:rStyle w:val="CommentReference"/>
        </w:rPr>
        <w:commentReference w:id="114"/>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 xml:space="preserve">C diapause </w:t>
      </w:r>
      <w:r w:rsidRPr="004F09C9">
        <w:rPr>
          <w:color w:val="000000" w:themeColor="text1"/>
        </w:rPr>
        <w:lastRenderedPageBreak/>
        <w:t>condition lost</w:t>
      </w:r>
      <w:ins w:id="115" w:author="Brown, James T."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116" w:author="Dan" w:date="2019-01-29T10:15:00Z">
        <w:r w:rsidR="0035668A">
          <w:rPr>
            <w:color w:val="000000" w:themeColor="text1"/>
          </w:rPr>
          <w:t xml:space="preserve">post-diapause </w:t>
        </w:r>
      </w:ins>
      <w:r w:rsidRPr="004F09C9">
        <w:rPr>
          <w:color w:val="000000" w:themeColor="text1"/>
        </w:rPr>
        <w:t>adult functions.</w:t>
      </w:r>
    </w:p>
    <w:p w14:paraId="48FA4048" w14:textId="0948D8D2"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fly offspring begins maternally where adult female flies exposed to short photoperiod days alter how they provision the eggs of the offspring they lay, programming her offspring for diapause. After diapause</w:t>
      </w:r>
      <w:ins w:id="117" w:author="Brown, James T." w:date="2019-02-07T10:13:00Z">
        <w:r w:rsidR="004B74F2">
          <w:rPr>
            <w:color w:val="000000" w:themeColor="text1"/>
          </w:rPr>
          <w:t>-</w:t>
        </w:r>
      </w:ins>
      <w:del w:id="118" w:author="Brown, James T." w:date="2019-02-07T10:13:00Z">
        <w:r w:rsidRPr="004F09C9" w:rsidDel="004B74F2">
          <w:rPr>
            <w:color w:val="000000" w:themeColor="text1"/>
          </w:rPr>
          <w:delText xml:space="preserve"> </w:delText>
        </w:r>
      </w:del>
      <w:r w:rsidRPr="004F09C9">
        <w:rPr>
          <w:color w:val="000000" w:themeColor="text1"/>
        </w:rPr>
        <w:t xml:space="preserve">programmed larvae hatch they begin feeding and storing nutrition in preparation for a larval diapause, </w:t>
      </w:r>
      <w:commentRangeStart w:id="119"/>
      <w:r w:rsidRPr="004F09C9">
        <w:rPr>
          <w:color w:val="000000" w:themeColor="text1"/>
        </w:rPr>
        <w:t xml:space="preserve">like the one </w:t>
      </w:r>
      <w:commentRangeEnd w:id="119"/>
      <w:r w:rsidR="0035668A">
        <w:rPr>
          <w:rStyle w:val="CommentReference"/>
        </w:rPr>
        <w:commentReference w:id="119"/>
      </w:r>
      <w:r w:rsidRPr="004F09C9">
        <w:rPr>
          <w:color w:val="000000" w:themeColor="text1"/>
        </w:rPr>
        <w:t xml:space="preserve">seen in European corn borers. Based on the research of Saunders 1997, diapause in these fly maggots appears to be regulated by photoperiod, temperature, and nutrition. Reducing the amount of nutrition diapause-programmed </w:t>
      </w:r>
      <w:ins w:id="120"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121"/>
      <w:del w:id="122" w:author="Brown,James T" w:date="2019-02-04T18:45:00Z">
        <w:r w:rsidRPr="004F09C9" w:rsidDel="00F06552">
          <w:rPr>
            <w:color w:val="000000" w:themeColor="text1"/>
          </w:rPr>
          <w:delText>âĂIJ</w:delText>
        </w:r>
      </w:del>
      <w:r w:rsidRPr="004F09C9">
        <w:rPr>
          <w:color w:val="000000" w:themeColor="text1"/>
        </w:rPr>
        <w:t>small</w:t>
      </w:r>
      <w:del w:id="123" w:author="Brown,James T" w:date="2019-02-04T18:45:00Z">
        <w:r w:rsidRPr="004F09C9" w:rsidDel="00F06552">
          <w:rPr>
            <w:color w:val="000000" w:themeColor="text1"/>
          </w:rPr>
          <w:delText>âĂİ</w:delText>
        </w:r>
      </w:del>
      <w:r w:rsidRPr="004F09C9">
        <w:rPr>
          <w:color w:val="000000" w:themeColor="text1"/>
        </w:rPr>
        <w:t xml:space="preserve"> </w:t>
      </w:r>
      <w:commentRangeEnd w:id="121"/>
      <w:r w:rsidR="0035668A">
        <w:rPr>
          <w:rStyle w:val="CommentReference"/>
        </w:rPr>
        <w:commentReference w:id="121"/>
      </w:r>
      <w:r w:rsidRPr="004F09C9">
        <w:rPr>
          <w:color w:val="000000" w:themeColor="text1"/>
        </w:rPr>
        <w:t xml:space="preserve">larvae weighing less than 40mg and </w:t>
      </w:r>
      <w:ins w:id="124" w:author="Brown,James T" w:date="2019-02-04T18:45:00Z">
        <w:r w:rsidR="00F06552">
          <w:rPr>
            <w:color w:val="000000" w:themeColor="text1"/>
          </w:rPr>
          <w:t>l</w:t>
        </w:r>
      </w:ins>
      <w:del w:id="125" w:author="Brown,James T" w:date="2019-02-04T18:45:00Z">
        <w:r w:rsidRPr="004F09C9" w:rsidDel="00F06552">
          <w:rPr>
            <w:color w:val="000000" w:themeColor="text1"/>
          </w:rPr>
          <w:delText>âĂIJl</w:delText>
        </w:r>
      </w:del>
      <w:r w:rsidRPr="004F09C9">
        <w:rPr>
          <w:color w:val="000000" w:themeColor="text1"/>
        </w:rPr>
        <w:t>arge</w:t>
      </w:r>
      <w:del w:id="126" w:author="Brown,James T" w:date="2019-02-04T18:45:00Z">
        <w:r w:rsidRPr="004F09C9" w:rsidDel="00F06552">
          <w:rPr>
            <w:color w:val="000000" w:themeColor="text1"/>
          </w:rPr>
          <w:delText>âĂİ</w:delText>
        </w:r>
      </w:del>
      <w:r w:rsidRPr="004F09C9">
        <w:rPr>
          <w:color w:val="000000" w:themeColor="text1"/>
        </w:rPr>
        <w:t xml:space="preserve"> larvae weighing over 60mg. Small larval mass was associated with a shorter diapause </w:t>
      </w:r>
      <w:commentRangeStart w:id="127"/>
      <w:r w:rsidRPr="004F09C9">
        <w:rPr>
          <w:color w:val="000000" w:themeColor="text1"/>
        </w:rPr>
        <w:t xml:space="preserve">and pupated </w:t>
      </w:r>
      <w:commentRangeEnd w:id="127"/>
      <w:r w:rsidR="0035668A">
        <w:rPr>
          <w:rStyle w:val="CommentReference"/>
        </w:rPr>
        <w:commentReference w:id="127"/>
      </w:r>
      <w:r w:rsidRPr="004F09C9">
        <w:rPr>
          <w:color w:val="000000" w:themeColor="text1"/>
        </w:rPr>
        <w:t xml:space="preserve">approximately 20-days after hatching, however large </w:t>
      </w:r>
      <w:r w:rsidRPr="004F09C9">
        <w:rPr>
          <w:color w:val="000000" w:themeColor="text1"/>
        </w:rPr>
        <w:lastRenderedPageBreak/>
        <w:t>larval mass was associated with a longer diapause and pupated approximately 50-days after hatching (Saunders, 1997).</w:t>
      </w:r>
    </w:p>
    <w:p w14:paraId="4380F4B4"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128"/>
      <w:r w:rsidRPr="004F09C9">
        <w:rPr>
          <w:color w:val="000000" w:themeColor="text1"/>
        </w:rPr>
        <w:t>season</w:t>
      </w:r>
      <w:commentRangeEnd w:id="128"/>
      <w:r w:rsidR="009514F6">
        <w:rPr>
          <w:rStyle w:val="CommentReference"/>
        </w:rPr>
        <w:commentReference w:id="128"/>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129"/>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129"/>
      <w:r w:rsidR="009514F6">
        <w:rPr>
          <w:rStyle w:val="CommentReference"/>
        </w:rPr>
        <w:commentReference w:id="129"/>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45388278"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23F210B5"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1877C4CD"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w:t>
      </w:r>
      <w:del w:id="130"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t>
      </w:r>
      <w:r w:rsidRPr="004F09C9">
        <w:rPr>
          <w:color w:val="000000" w:themeColor="text1"/>
        </w:rPr>
        <w:lastRenderedPageBreak/>
        <w:t xml:space="preserve">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131" w:author="Dan" w:date="2019-01-29T10:30:00Z">
        <w:r w:rsidRPr="004F09C9" w:rsidDel="00DB78B2">
          <w:rPr>
            <w:color w:val="000000" w:themeColor="text1"/>
          </w:rPr>
          <w:delText xml:space="preserve">There </w:delText>
        </w:r>
      </w:del>
      <w:ins w:id="132"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133"/>
      <w:r w:rsidRPr="004F09C9">
        <w:rPr>
          <w:color w:val="000000" w:themeColor="text1"/>
        </w:rPr>
        <w:t>(3-8B</w:t>
      </w:r>
      <w:commentRangeEnd w:id="133"/>
      <w:r w:rsidR="00DB78B2">
        <w:rPr>
          <w:rStyle w:val="CommentReference"/>
        </w:rPr>
        <w:commentReference w:id="133"/>
      </w:r>
      <w:r w:rsidRPr="004F09C9">
        <w:rPr>
          <w:color w:val="000000" w:themeColor="text1"/>
        </w:rPr>
        <w:t xml:space="preserve">). </w:t>
      </w:r>
      <w:commentRangeStart w:id="134"/>
      <w:r w:rsidRPr="004F09C9">
        <w:rPr>
          <w:color w:val="000000" w:themeColor="text1"/>
        </w:rPr>
        <w:t xml:space="preserve">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134"/>
      <w:r w:rsidR="00DB78B2">
        <w:rPr>
          <w:rStyle w:val="CommentReference"/>
        </w:rPr>
        <w:commentReference w:id="134"/>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5C5A62B" w14:textId="223F88DE" w:rsidR="006F58EA" w:rsidRPr="004F09C9" w:rsidRDefault="00D27C9E" w:rsidP="00CE5B15">
      <w:pPr>
        <w:spacing w:line="480" w:lineRule="auto"/>
        <w:ind w:left="-15" w:right="213" w:firstLine="468"/>
        <w:rPr>
          <w:color w:val="000000" w:themeColor="text1"/>
        </w:rPr>
      </w:pPr>
      <w:commentRangeStart w:id="135"/>
      <w:r w:rsidRPr="004F09C9">
        <w:rPr>
          <w:color w:val="000000" w:themeColor="text1"/>
        </w:rPr>
        <w:t xml:space="preserve">Variation in the response of short-diapause genotype larvae </w:t>
      </w:r>
      <w:commentRangeEnd w:id="135"/>
      <w:r w:rsidR="00DB78B2">
        <w:rPr>
          <w:rStyle w:val="CommentReference"/>
        </w:rPr>
        <w:commentReference w:id="135"/>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del w:id="136" w:author="Brown,James T" w:date="2019-02-08T12:40:00Z">
        <w:r w:rsidRPr="004F09C9" w:rsidDel="00DA52FB">
          <w:rPr>
            <w:color w:val="000000" w:themeColor="text1"/>
          </w:rPr>
          <w:delText>"shallow" diapause</w:delText>
        </w:r>
      </w:del>
      <w:ins w:id="137" w:author="Brown,James T" w:date="2019-02-08T12:40:00Z">
        <w:r w:rsidR="00DA52FB">
          <w:rPr>
            <w:color w:val="000000" w:themeColor="text1"/>
          </w:rPr>
          <w:t>deep-diapause</w:t>
        </w:r>
      </w:ins>
      <w:r w:rsidRPr="004F09C9">
        <w:rPr>
          <w:color w:val="000000" w:themeColor="text1"/>
        </w:rPr>
        <w:t xml:space="preserve"> phenotype and a </w:t>
      </w:r>
      <w:del w:id="138" w:author="Brown,James T" w:date="2019-02-08T12:40:00Z">
        <w:r w:rsidRPr="004F09C9" w:rsidDel="00DA52FB">
          <w:rPr>
            <w:color w:val="000000" w:themeColor="text1"/>
          </w:rPr>
          <w:delText>"deep" diapause</w:delText>
        </w:r>
      </w:del>
      <w:ins w:id="139" w:author="Brown,James T" w:date="2019-02-08T12:40:00Z">
        <w:r w:rsidR="00DA52FB">
          <w:rPr>
            <w:color w:val="000000" w:themeColor="text1"/>
          </w:rPr>
          <w:t>deep-diapause</w:t>
        </w:r>
      </w:ins>
      <w:r w:rsidRPr="004F09C9">
        <w:rPr>
          <w:color w:val="000000" w:themeColor="text1"/>
        </w:rPr>
        <w:t xml:space="preserve"> phenotype (</w:t>
      </w:r>
      <w:r w:rsidRPr="00DB78B2">
        <w:rPr>
          <w:color w:val="000000" w:themeColor="text1"/>
          <w:highlight w:val="yellow"/>
          <w:rPrChange w:id="140" w:author="Dan" w:date="2019-01-29T10:34:00Z">
            <w:rPr>
              <w:color w:val="000000" w:themeColor="text1"/>
            </w:rPr>
          </w:rPrChange>
        </w:rPr>
        <w:t>3-1).</w:t>
      </w:r>
      <w:r w:rsidRPr="004F09C9">
        <w:rPr>
          <w:color w:val="000000" w:themeColor="text1"/>
        </w:rPr>
        <w:t xml:space="preserve"> </w:t>
      </w:r>
      <w:del w:id="141" w:author="Brown, James T." w:date="2019-02-07T10:14:00Z">
        <w:r w:rsidRPr="004F09C9" w:rsidDel="004B74F2">
          <w:rPr>
            <w:color w:val="000000" w:themeColor="text1"/>
          </w:rPr>
          <w:delText>Deep diapause</w:delText>
        </w:r>
      </w:del>
      <w:ins w:id="142" w:author="Brown, James T." w:date="2019-02-07T10:14:00Z">
        <w:r w:rsidR="004B74F2">
          <w:rPr>
            <w:color w:val="000000" w:themeColor="text1"/>
          </w:rPr>
          <w:t>Deep-diapause</w:t>
        </w:r>
      </w:ins>
      <w:r w:rsidRPr="004F09C9">
        <w:rPr>
          <w:color w:val="000000" w:themeColor="text1"/>
        </w:rPr>
        <w:t xml:space="preserve"> larvae remained in diapause for the entire duration of the 40-day trial while larvae in </w:t>
      </w:r>
      <w:del w:id="143" w:author="Brown, James T." w:date="2019-02-07T10:15:00Z">
        <w:r w:rsidRPr="004F09C9" w:rsidDel="004B74F2">
          <w:rPr>
            <w:color w:val="000000" w:themeColor="text1"/>
          </w:rPr>
          <w:delText>shallow diapause</w:delText>
        </w:r>
      </w:del>
      <w:ins w:id="144" w:author="Brown, James T." w:date="2019-02-07T10:15:00Z">
        <w:r w:rsidR="004B74F2">
          <w:rPr>
            <w:color w:val="000000" w:themeColor="text1"/>
          </w:rPr>
          <w:t>shallow-diapause</w:t>
        </w:r>
      </w:ins>
      <w:r w:rsidRPr="004F09C9">
        <w:rPr>
          <w:color w:val="000000" w:themeColor="text1"/>
        </w:rPr>
        <w:t xml:space="preserve"> terminated diapause at some point prior to the end of the trial. Increasing </w:t>
      </w:r>
      <w:r w:rsidRPr="004F09C9">
        <w:rPr>
          <w:color w:val="000000" w:themeColor="text1"/>
        </w:rPr>
        <w:lastRenderedPageBreak/>
        <w:t xml:space="preserve">temperatures during early spring will expand growing seasons during the time when short-diapause genotype larvae are ending their term in diapause. Short-diapause </w:t>
      </w:r>
      <w:ins w:id="145" w:author="Dan" w:date="2019-01-29T10:39:00Z">
        <w:r w:rsidR="00DB78B2">
          <w:rPr>
            <w:color w:val="000000" w:themeColor="text1"/>
          </w:rPr>
          <w:t xml:space="preserve">larvae </w:t>
        </w:r>
      </w:ins>
      <w:r w:rsidRPr="004F09C9">
        <w:rPr>
          <w:color w:val="000000" w:themeColor="text1"/>
        </w:rPr>
        <w:t xml:space="preserve">in </w:t>
      </w:r>
      <w:ins w:id="146" w:author="Dan" w:date="2019-01-29T10:39:00Z">
        <w:r w:rsidR="00DB78B2">
          <w:rPr>
            <w:color w:val="000000" w:themeColor="text1"/>
          </w:rPr>
          <w:t xml:space="preserve">a state of </w:t>
        </w:r>
      </w:ins>
      <w:del w:id="147" w:author="Brown, James T." w:date="2019-02-07T10:15:00Z">
        <w:r w:rsidRPr="004F09C9" w:rsidDel="004B74F2">
          <w:rPr>
            <w:color w:val="000000" w:themeColor="text1"/>
          </w:rPr>
          <w:delText>shallow diapause</w:delText>
        </w:r>
      </w:del>
      <w:ins w:id="148" w:author="Brown, James T." w:date="2019-02-07T10:15:00Z">
        <w:r w:rsidR="004B74F2">
          <w:rPr>
            <w:color w:val="000000" w:themeColor="text1"/>
          </w:rPr>
          <w:t>shallow-diapause</w:t>
        </w:r>
      </w:ins>
      <w:r w:rsidRPr="004F09C9">
        <w:rPr>
          <w:color w:val="000000" w:themeColor="text1"/>
        </w:rPr>
        <w:t xml:space="preserve"> could respond to increased spring temperatures by terminating diapause earlier. Larvae in </w:t>
      </w:r>
      <w:del w:id="149" w:author="Brown, James T." w:date="2019-02-07T10:15:00Z">
        <w:r w:rsidRPr="004F09C9" w:rsidDel="004B74F2">
          <w:rPr>
            <w:color w:val="000000" w:themeColor="text1"/>
          </w:rPr>
          <w:delText>shallow diapause</w:delText>
        </w:r>
      </w:del>
      <w:ins w:id="150" w:author="Brown, James T." w:date="2019-02-07T10:15:00Z">
        <w:r w:rsidR="004B74F2">
          <w:rPr>
            <w:color w:val="000000" w:themeColor="text1"/>
          </w:rPr>
          <w:t>shallow-diapause</w:t>
        </w:r>
      </w:ins>
      <w:r w:rsidRPr="004F09C9">
        <w:rPr>
          <w:color w:val="000000" w:themeColor="text1"/>
        </w:rPr>
        <w:t xml:space="preserve"> that terminate diapause early will have access to the longer growing season, increasing their active period, and possibly increasing the number of generations produced annually</w:t>
      </w:r>
      <w:ins w:id="151"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4A849437"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152" w:author="Dan" w:date="2019-01-29T10:41:00Z">
        <w:r w:rsidRPr="004F09C9" w:rsidDel="00667F35">
          <w:rPr>
            <w:color w:val="000000" w:themeColor="text1"/>
          </w:rPr>
          <w:delText>delay the onset of a</w:delText>
        </w:r>
      </w:del>
      <w:ins w:id="153" w:author="Dan" w:date="2019-01-29T10:41:00Z">
        <w:r w:rsidR="00667F35">
          <w:rPr>
            <w:color w:val="000000" w:themeColor="text1"/>
          </w:rPr>
          <w:t>avert</w:t>
        </w:r>
      </w:ins>
      <w:r w:rsidRPr="004F09C9">
        <w:rPr>
          <w:color w:val="000000" w:themeColor="text1"/>
        </w:rPr>
        <w:t xml:space="preserve"> diapause </w:t>
      </w:r>
      <w:del w:id="154" w:author="Dan" w:date="2019-01-29T10:41:00Z">
        <w:r w:rsidRPr="004F09C9" w:rsidDel="00667F35">
          <w:rPr>
            <w:color w:val="000000" w:themeColor="text1"/>
          </w:rPr>
          <w:delText xml:space="preserve">developmental trajectory </w:delText>
        </w:r>
      </w:del>
      <w:ins w:id="155" w:author="Dan" w:date="2019-01-29T10:40:00Z">
        <w:r w:rsidR="00667F35">
          <w:rPr>
            <w:color w:val="000000" w:themeColor="text1"/>
          </w:rPr>
          <w:t>by shunting individuals into a non-</w:t>
        </w:r>
      </w:ins>
      <w:ins w:id="156" w:author="Dan" w:date="2019-01-29T10:41:00Z">
        <w:r w:rsidR="00667F35">
          <w:rPr>
            <w:color w:val="000000" w:themeColor="text1"/>
          </w:rPr>
          <w:t>diapause</w:t>
        </w:r>
      </w:ins>
      <w:ins w:id="157" w:author="Dan" w:date="2019-01-29T10:40:00Z">
        <w:r w:rsidR="00667F35">
          <w:rPr>
            <w:color w:val="000000" w:themeColor="text1"/>
          </w:rPr>
          <w:t xml:space="preserve"> </w:t>
        </w:r>
      </w:ins>
      <w:ins w:id="158"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w:t>
      </w:r>
      <w:bookmarkStart w:id="159" w:name="_GoBack"/>
      <w:bookmarkEnd w:id="159"/>
      <w:r w:rsidRPr="004F09C9">
        <w:rPr>
          <w:color w:val="000000" w:themeColor="text1"/>
        </w:rPr>
        <w:t xml:space="preserve">us </w:t>
      </w:r>
      <w:commentRangeStart w:id="160"/>
      <w:r w:rsidRPr="004F09C9">
        <w:rPr>
          <w:color w:val="000000" w:themeColor="text1"/>
        </w:rPr>
        <w:t>larvae.</w:t>
      </w:r>
      <w:commentRangeEnd w:id="160"/>
      <w:r w:rsidR="00667F35">
        <w:rPr>
          <w:rStyle w:val="CommentReference"/>
        </w:rPr>
        <w:commentReference w:id="160"/>
      </w:r>
    </w:p>
    <w:p w14:paraId="5B36DE9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DB43274" wp14:editId="25003C9F">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000C7CB7" w14:textId="75958002" w:rsidR="006F58EA" w:rsidRDefault="00D27C9E" w:rsidP="00DA52FB">
      <w:pPr>
        <w:spacing w:line="238" w:lineRule="auto"/>
        <w:ind w:left="1153" w:right="90" w:hanging="1168"/>
        <w:rPr>
          <w:ins w:id="161"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035CC2AB" w14:textId="77777777" w:rsidR="00F87FE4" w:rsidRPr="004F09C9" w:rsidRDefault="00F87FE4" w:rsidP="00DA52FB">
      <w:pPr>
        <w:spacing w:line="238" w:lineRule="auto"/>
        <w:ind w:left="1153" w:right="90" w:hanging="1168"/>
        <w:rPr>
          <w:color w:val="000000" w:themeColor="text1"/>
        </w:rPr>
      </w:pPr>
    </w:p>
    <w:p w14:paraId="7A192E33"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522673F" wp14:editId="63DF9A4D">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330E63CC"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4A1767B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42F6194" wp14:editId="78BF29ED">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7EF3CDAB" w14:textId="77777777"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 after</w:t>
      </w:r>
    </w:p>
    <w:p w14:paraId="6A261DAB"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534D0F6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B86E05" wp14:editId="366198A6">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4E549392"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1DAE27E0"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929E22F" wp14:editId="36D702A9">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3D3C7C11"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4705AC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718DE236" wp14:editId="6B2C2322">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557BD37" w14:textId="5B1C4321"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del w:id="162" w:author="Brown, James T." w:date="2019-02-07T10:13:00Z">
        <w:r w:rsidRPr="004F09C9" w:rsidDel="004B74F2">
          <w:rPr>
            <w:color w:val="000000" w:themeColor="text1"/>
          </w:rPr>
          <w:delText xml:space="preserve"> </w:delText>
        </w:r>
      </w:del>
      <w:ins w:id="163"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164" w:author="Brown, James T." w:date="2019-02-07T10:14:00Z">
        <w:r w:rsidR="004B74F2">
          <w:rPr>
            <w:color w:val="000000" w:themeColor="text1"/>
          </w:rPr>
          <w:t>-</w:t>
        </w:r>
      </w:ins>
      <w:del w:id="165" w:author="Brown, James T." w:date="2019-02-07T10:14:00Z">
        <w:r w:rsidRPr="004F09C9" w:rsidDel="004B74F2">
          <w:rPr>
            <w:color w:val="000000" w:themeColor="text1"/>
          </w:rPr>
          <w:delText xml:space="preserve"> </w:delText>
        </w:r>
      </w:del>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202CBE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174CB063" wp14:editId="74178221">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5576E6" w14:textId="3DD1E971"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del w:id="166" w:author="Brown, James T." w:date="2019-02-07T10:15:00Z">
        <w:r w:rsidRPr="004F09C9" w:rsidDel="004B74F2">
          <w:rPr>
            <w:color w:val="000000" w:themeColor="text1"/>
          </w:rPr>
          <w:delText>shallow diapause</w:delText>
        </w:r>
      </w:del>
      <w:ins w:id="167"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del w:id="168" w:author="Brown, James T." w:date="2019-02-07T10:15:00Z">
        <w:r w:rsidRPr="004F09C9" w:rsidDel="004B74F2">
          <w:rPr>
            <w:color w:val="000000" w:themeColor="text1"/>
          </w:rPr>
          <w:delText>shallow diapause</w:delText>
        </w:r>
      </w:del>
      <w:ins w:id="169" w:author="Brown, James T." w:date="2019-02-07T10:15:00Z">
        <w:r w:rsidR="004B74F2">
          <w:rPr>
            <w:color w:val="000000" w:themeColor="text1"/>
          </w:rPr>
          <w:t>shallow-diapause</w:t>
        </w:r>
      </w:ins>
      <w:r w:rsidRPr="004F09C9">
        <w:rPr>
          <w:color w:val="000000" w:themeColor="text1"/>
        </w:rPr>
        <w:t xml:space="preserve"> phenotype (orange) and a </w:t>
      </w:r>
      <w:del w:id="170" w:author="Brown, James T." w:date="2019-02-07T10:14:00Z">
        <w:r w:rsidRPr="004F09C9" w:rsidDel="004B74F2">
          <w:rPr>
            <w:color w:val="000000" w:themeColor="text1"/>
          </w:rPr>
          <w:delText>deep diapause</w:delText>
        </w:r>
      </w:del>
      <w:ins w:id="171" w:author="Brown, James T." w:date="2019-02-07T10:14:00Z">
        <w:r w:rsidR="004B74F2">
          <w:rPr>
            <w:color w:val="000000" w:themeColor="text1"/>
          </w:rPr>
          <w:t>deep-diapause</w:t>
        </w:r>
      </w:ins>
      <w:r w:rsidRPr="004F09C9">
        <w:rPr>
          <w:color w:val="000000" w:themeColor="text1"/>
        </w:rPr>
        <w:t xml:space="preserve"> phenotype (blue). Mass peak days: day-6 for </w:t>
      </w:r>
      <w:del w:id="172" w:author="Brown, James T." w:date="2019-02-07T10:15:00Z">
        <w:r w:rsidRPr="004F09C9" w:rsidDel="004B74F2">
          <w:rPr>
            <w:color w:val="000000" w:themeColor="text1"/>
          </w:rPr>
          <w:delText>shallow diapause</w:delText>
        </w:r>
      </w:del>
      <w:ins w:id="173" w:author="Brown, James T." w:date="2019-02-07T10:15:00Z">
        <w:r w:rsidR="004B74F2">
          <w:rPr>
            <w:color w:val="000000" w:themeColor="text1"/>
          </w:rPr>
          <w:t>shallow-diapause</w:t>
        </w:r>
      </w:ins>
      <w:r w:rsidRPr="004F09C9">
        <w:rPr>
          <w:color w:val="000000" w:themeColor="text1"/>
        </w:rPr>
        <w:t xml:space="preserve"> larvae and day-6 for </w:t>
      </w:r>
      <w:del w:id="174" w:author="Brown, James T." w:date="2019-02-07T10:14:00Z">
        <w:r w:rsidRPr="004F09C9" w:rsidDel="004B74F2">
          <w:rPr>
            <w:color w:val="000000" w:themeColor="text1"/>
          </w:rPr>
          <w:delText>deep diapause</w:delText>
        </w:r>
      </w:del>
      <w:ins w:id="175"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del w:id="176" w:author="Brown, James T." w:date="2019-02-07T10:14:00Z">
        <w:r w:rsidRPr="004F09C9" w:rsidDel="004B74F2">
          <w:rPr>
            <w:color w:val="000000" w:themeColor="text1"/>
          </w:rPr>
          <w:delText>deep diapause</w:delText>
        </w:r>
      </w:del>
      <w:ins w:id="177" w:author="Brown, James T." w:date="2019-02-07T10:14:00Z">
        <w:r w:rsidR="004B74F2">
          <w:rPr>
            <w:color w:val="000000" w:themeColor="text1"/>
          </w:rPr>
          <w:t>deep-diapause</w:t>
        </w:r>
      </w:ins>
      <w:r w:rsidRPr="004F09C9">
        <w:rPr>
          <w:color w:val="000000" w:themeColor="text1"/>
        </w:rPr>
        <w:t xml:space="preserve"> (black) </w:t>
      </w:r>
      <w:del w:id="178" w:author="Brown, James T." w:date="2019-02-07T10:15:00Z">
        <w:r w:rsidRPr="004F09C9" w:rsidDel="004B74F2">
          <w:rPr>
            <w:color w:val="000000" w:themeColor="text1"/>
          </w:rPr>
          <w:delText>shallow diapause</w:delText>
        </w:r>
      </w:del>
      <w:ins w:id="179"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del w:id="180" w:author="Brown, James T." w:date="2019-02-07T10:15:00Z">
        <w:r w:rsidRPr="004F09C9" w:rsidDel="004B74F2">
          <w:rPr>
            <w:color w:val="000000" w:themeColor="text1"/>
          </w:rPr>
          <w:delText>shallow diapause</w:delText>
        </w:r>
      </w:del>
      <w:ins w:id="181" w:author="Brown, James T." w:date="2019-02-07T10:15:00Z">
        <w:r w:rsidR="004B74F2">
          <w:rPr>
            <w:color w:val="000000" w:themeColor="text1"/>
          </w:rPr>
          <w:t>shallow-diapause</w:t>
        </w:r>
      </w:ins>
      <w:r w:rsidRPr="004F09C9">
        <w:rPr>
          <w:color w:val="000000" w:themeColor="text1"/>
        </w:rPr>
        <w:t xml:space="preserve"> and </w:t>
      </w:r>
      <w:del w:id="182" w:author="Brown, James T." w:date="2019-02-07T10:14:00Z">
        <w:r w:rsidRPr="004F09C9" w:rsidDel="004B74F2">
          <w:rPr>
            <w:color w:val="000000" w:themeColor="text1"/>
          </w:rPr>
          <w:delText>deep diapause</w:delText>
        </w:r>
      </w:del>
      <w:ins w:id="183" w:author="Brown, James T." w:date="2019-02-07T10:14:00Z">
        <w:r w:rsidR="004B74F2">
          <w:rPr>
            <w:color w:val="000000" w:themeColor="text1"/>
          </w:rPr>
          <w:t>deep-diapause</w:t>
        </w:r>
      </w:ins>
      <w:r w:rsidRPr="004F09C9">
        <w:rPr>
          <w:color w:val="000000" w:themeColor="text1"/>
        </w:rPr>
        <w:t xml:space="preserve"> larvae (F-statistic=1.068, DF=14, p-value=0.319).</w:t>
      </w:r>
    </w:p>
    <w:p w14:paraId="69BF137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4E826B9" wp14:editId="19224F1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6259D79A" w14:textId="77777777" w:rsidR="006F58EA" w:rsidRPr="004F09C9" w:rsidRDefault="00D27C9E">
      <w:pPr>
        <w:spacing w:line="243" w:lineRule="auto"/>
        <w:ind w:left="1153" w:right="90" w:hanging="1168"/>
        <w:rPr>
          <w:color w:val="000000" w:themeColor="text1"/>
        </w:rPr>
      </w:pPr>
      <w:r w:rsidRPr="004F09C9">
        <w:rPr>
          <w:color w:val="000000" w:themeColor="text1"/>
        </w:rPr>
        <w:t>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effected by diapause genotype (t-value=6.85,Df=10.9,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effected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2BB11958"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43FFA12" wp14:editId="3569558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44261C1C"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Df=10.7,p-value=0.033).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effected by diapause genotype (t-value=4.74, Df=16.7,</w:t>
      </w:r>
    </w:p>
    <w:p w14:paraId="05114188" w14:textId="77777777" w:rsidR="006F58EA" w:rsidRPr="004F09C9" w:rsidRDefault="00D27C9E">
      <w:pPr>
        <w:spacing w:line="238" w:lineRule="auto"/>
        <w:ind w:left="1178" w:right="90"/>
        <w:rPr>
          <w:color w:val="000000" w:themeColor="text1"/>
        </w:rPr>
      </w:pPr>
      <w:r w:rsidRPr="004F09C9">
        <w:rPr>
          <w:color w:val="000000" w:themeColor="text1"/>
        </w:rPr>
        <w:t>p-value=0.000) and Sample day fifteen significantly effected lipid mass depletion (t-value=-2.38, Df=14.1,p-value=0.032). Lipid mass depletion among long-diapause genotype larvae did not significantly change during diapause (3-9A). Among short-diapause genotype larvae, lipid mass depletion was only significantly different on day 15 (t-value=-3.88, Df=111.4,p-value</w:t>
      </w:r>
      <w:r w:rsidRPr="004F09C9">
        <w:rPr>
          <w:rFonts w:ascii="Cambria" w:eastAsia="Cambria" w:hAnsi="Cambria" w:cs="Cambria"/>
          <w:i/>
          <w:color w:val="000000" w:themeColor="text1"/>
        </w:rPr>
        <w:t>&lt;</w:t>
      </w:r>
      <w:r w:rsidRPr="004F09C9">
        <w:rPr>
          <w:color w:val="000000" w:themeColor="text1"/>
        </w:rPr>
        <w:t>0.000) (3-9B).</w:t>
      </w:r>
    </w:p>
    <w:p w14:paraId="020BAC57"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184" w:author="Brown,James T" w:date="2019-02-03T13:29:00Z">
        <w:r w:rsidR="00A21756">
          <w:rPr>
            <w:color w:val="000000" w:themeColor="text1"/>
          </w:rPr>
          <w:t>Linear model</w:t>
        </w:r>
      </w:ins>
      <w:ins w:id="185" w:author="Brown,James T" w:date="2019-02-03T13:31:00Z">
        <w:r w:rsidR="00D9566E">
          <w:rPr>
            <w:color w:val="000000" w:themeColor="text1"/>
          </w:rPr>
          <w:t>s</w:t>
        </w:r>
      </w:ins>
      <w:ins w:id="186" w:author="Brown,James T" w:date="2019-02-03T13:29:00Z">
        <w:r w:rsidR="00A21756">
          <w:rPr>
            <w:color w:val="000000" w:themeColor="text1"/>
          </w:rPr>
          <w:t xml:space="preserve"> </w:t>
        </w:r>
      </w:ins>
      <w:del w:id="187" w:author="Brown,James T" w:date="2019-02-03T13:29:00Z">
        <w:r w:rsidRPr="004F09C9" w:rsidDel="00A21756">
          <w:rPr>
            <w:color w:val="000000" w:themeColor="text1"/>
          </w:rPr>
          <w:delText xml:space="preserve">Comparison </w:delText>
        </w:r>
      </w:del>
      <w:ins w:id="188" w:author="Brown,James T" w:date="2019-02-03T13:29:00Z">
        <w:r w:rsidR="00A21756">
          <w:rPr>
            <w:color w:val="000000" w:themeColor="text1"/>
          </w:rPr>
          <w:t xml:space="preserve">comparing </w:t>
        </w:r>
      </w:ins>
      <w:del w:id="189" w:author="Brown,James T" w:date="2019-02-03T13:29:00Z">
        <w:r w:rsidRPr="004F09C9" w:rsidDel="00A21756">
          <w:rPr>
            <w:color w:val="000000" w:themeColor="text1"/>
          </w:rPr>
          <w:delText xml:space="preserve">of </w:delText>
        </w:r>
      </w:del>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34F4096" w14:textId="77777777">
        <w:trPr>
          <w:trHeight w:val="451"/>
        </w:trPr>
        <w:tc>
          <w:tcPr>
            <w:tcW w:w="6899" w:type="dxa"/>
            <w:tcBorders>
              <w:top w:val="double" w:sz="3" w:space="0" w:color="000000"/>
              <w:left w:val="nil"/>
              <w:bottom w:val="double" w:sz="3" w:space="0" w:color="000000"/>
              <w:right w:val="nil"/>
            </w:tcBorders>
          </w:tcPr>
          <w:p w14:paraId="14DF46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549A7569"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4972D03"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76A6AD32"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7C7E73F" w14:textId="77777777">
        <w:trPr>
          <w:trHeight w:val="716"/>
        </w:trPr>
        <w:tc>
          <w:tcPr>
            <w:tcW w:w="6899" w:type="dxa"/>
            <w:tcBorders>
              <w:top w:val="double" w:sz="3" w:space="0" w:color="000000"/>
              <w:left w:val="nil"/>
              <w:bottom w:val="single" w:sz="3" w:space="0" w:color="000000"/>
              <w:right w:val="nil"/>
            </w:tcBorders>
          </w:tcPr>
          <w:p w14:paraId="426DAA36"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427ACD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11F6C90"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D946E5C"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325A930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0B62862" w14:textId="77777777">
        <w:trPr>
          <w:trHeight w:val="692"/>
        </w:trPr>
        <w:tc>
          <w:tcPr>
            <w:tcW w:w="6899" w:type="dxa"/>
            <w:tcBorders>
              <w:top w:val="single" w:sz="3" w:space="0" w:color="000000"/>
              <w:left w:val="nil"/>
              <w:bottom w:val="single" w:sz="3" w:space="0" w:color="000000"/>
              <w:right w:val="nil"/>
            </w:tcBorders>
          </w:tcPr>
          <w:p w14:paraId="2AFF40B4"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D620F4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5F036F5"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7948FD"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76F21901"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3FFFC4D9" w14:textId="77777777">
        <w:trPr>
          <w:trHeight w:val="692"/>
        </w:trPr>
        <w:tc>
          <w:tcPr>
            <w:tcW w:w="6899" w:type="dxa"/>
            <w:tcBorders>
              <w:top w:val="single" w:sz="3" w:space="0" w:color="000000"/>
              <w:left w:val="nil"/>
              <w:bottom w:val="single" w:sz="3" w:space="0" w:color="000000"/>
              <w:right w:val="nil"/>
            </w:tcBorders>
          </w:tcPr>
          <w:p w14:paraId="27381C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EAB5A9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EBEE369"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7C2738D0"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07BB859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4886ECB" w14:textId="77777777">
        <w:trPr>
          <w:trHeight w:val="692"/>
        </w:trPr>
        <w:tc>
          <w:tcPr>
            <w:tcW w:w="6899" w:type="dxa"/>
            <w:tcBorders>
              <w:top w:val="single" w:sz="3" w:space="0" w:color="000000"/>
              <w:left w:val="nil"/>
              <w:bottom w:val="single" w:sz="3" w:space="0" w:color="000000"/>
              <w:right w:val="nil"/>
            </w:tcBorders>
          </w:tcPr>
          <w:p w14:paraId="522F830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3C1DD3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3F4F3EC6"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E27FE94"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3F5E6D0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1C766E7" w14:textId="77777777">
        <w:trPr>
          <w:trHeight w:val="692"/>
        </w:trPr>
        <w:tc>
          <w:tcPr>
            <w:tcW w:w="6899" w:type="dxa"/>
            <w:tcBorders>
              <w:top w:val="single" w:sz="3" w:space="0" w:color="000000"/>
              <w:left w:val="nil"/>
              <w:bottom w:val="single" w:sz="3" w:space="0" w:color="000000"/>
              <w:right w:val="nil"/>
            </w:tcBorders>
          </w:tcPr>
          <w:p w14:paraId="210F3AC3" w14:textId="0197A6FE"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del w:id="190" w:author="Brown, James T." w:date="2019-02-07T10:14:00Z">
              <w:r w:rsidRPr="004F09C9" w:rsidDel="004B74F2">
                <w:rPr>
                  <w:color w:val="000000" w:themeColor="text1"/>
                </w:rPr>
                <w:delText>deep diapause</w:delText>
              </w:r>
            </w:del>
            <w:ins w:id="191" w:author="Brown, James T." w:date="2019-02-07T10:14:00Z">
              <w:r w:rsidR="004B74F2">
                <w:rPr>
                  <w:color w:val="000000" w:themeColor="text1"/>
                </w:rPr>
                <w:t>deep-diapause</w:t>
              </w:r>
            </w:ins>
            <w:r w:rsidRPr="004F09C9">
              <w:rPr>
                <w:color w:val="000000" w:themeColor="text1"/>
              </w:rPr>
              <w:t xml:space="preserve"> individuals</w:t>
            </w:r>
          </w:p>
          <w:p w14:paraId="604E1C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FAB86DA"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6261234C"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43940D1A"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9C37831" w14:textId="77777777" w:rsidR="006F58EA" w:rsidRPr="004F09C9" w:rsidRDefault="00D27C9E">
      <w:pPr>
        <w:rPr>
          <w:color w:val="000000" w:themeColor="text1"/>
        </w:rPr>
      </w:pPr>
      <w:r w:rsidRPr="004F09C9">
        <w:rPr>
          <w:color w:val="000000" w:themeColor="text1"/>
        </w:rPr>
        <w:br w:type="page"/>
      </w:r>
    </w:p>
    <w:p w14:paraId="5AE6EC8E"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92" w:author="Brown,James T" w:date="2019-02-03T14:12:00Z">
        <w:r>
          <w:rPr>
            <w:color w:val="000000" w:themeColor="text1"/>
          </w:rPr>
          <w:t>2</w:t>
        </w:r>
      </w:ins>
      <w:del w:id="193" w:author="Brown,James T" w:date="2019-02-03T14:12:00Z">
        <w:r w:rsidRPr="004F09C9" w:rsidDel="00206B10">
          <w:rPr>
            <w:color w:val="000000" w:themeColor="text1"/>
          </w:rPr>
          <w:delText>4</w:delText>
        </w:r>
      </w:del>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 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035A937A" w14:textId="77777777" w:rsidTr="00B662AB">
        <w:trPr>
          <w:trHeight w:val="504"/>
        </w:trPr>
        <w:tc>
          <w:tcPr>
            <w:tcW w:w="6290" w:type="dxa"/>
            <w:tcBorders>
              <w:top w:val="double" w:sz="3" w:space="0" w:color="000000"/>
              <w:left w:val="nil"/>
              <w:bottom w:val="double" w:sz="3" w:space="0" w:color="000000"/>
              <w:right w:val="nil"/>
            </w:tcBorders>
          </w:tcPr>
          <w:p w14:paraId="680DEE0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972938E"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B93B42F"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C7443D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67B3CBF" w14:textId="77777777" w:rsidTr="00B662AB">
        <w:trPr>
          <w:trHeight w:val="321"/>
        </w:trPr>
        <w:tc>
          <w:tcPr>
            <w:tcW w:w="6290" w:type="dxa"/>
            <w:tcBorders>
              <w:top w:val="double" w:sz="3" w:space="0" w:color="000000"/>
              <w:left w:val="nil"/>
              <w:bottom w:val="single" w:sz="3" w:space="0" w:color="000000"/>
              <w:right w:val="nil"/>
            </w:tcBorders>
          </w:tcPr>
          <w:p w14:paraId="44D86E0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E022A62"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420C6A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18800" w14:textId="77777777" w:rsidR="00206B10" w:rsidRPr="004F09C9" w:rsidRDefault="00206B10" w:rsidP="00B662AB">
            <w:pPr>
              <w:spacing w:after="160" w:line="259" w:lineRule="auto"/>
              <w:ind w:left="0" w:firstLine="0"/>
              <w:rPr>
                <w:color w:val="000000" w:themeColor="text1"/>
              </w:rPr>
            </w:pPr>
          </w:p>
        </w:tc>
      </w:tr>
      <w:tr w:rsidR="00206B10" w:rsidRPr="004F09C9" w14:paraId="1DCA0769" w14:textId="77777777" w:rsidTr="00B662AB">
        <w:trPr>
          <w:trHeight w:val="366"/>
        </w:trPr>
        <w:tc>
          <w:tcPr>
            <w:tcW w:w="6290" w:type="dxa"/>
            <w:tcBorders>
              <w:top w:val="single" w:sz="3" w:space="0" w:color="000000"/>
              <w:left w:val="nil"/>
              <w:bottom w:val="nil"/>
              <w:right w:val="nil"/>
            </w:tcBorders>
          </w:tcPr>
          <w:p w14:paraId="60D62F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EBD91F"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59F52F03"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2E195B23"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3B79C7A" w14:textId="77777777" w:rsidTr="00B662AB">
        <w:trPr>
          <w:trHeight w:val="369"/>
        </w:trPr>
        <w:tc>
          <w:tcPr>
            <w:tcW w:w="6290" w:type="dxa"/>
            <w:tcBorders>
              <w:top w:val="nil"/>
              <w:left w:val="nil"/>
              <w:bottom w:val="nil"/>
              <w:right w:val="nil"/>
            </w:tcBorders>
          </w:tcPr>
          <w:p w14:paraId="6A8B1BB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5B3FE45"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52E8A64"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357FD267"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4074C678" w14:textId="77777777" w:rsidTr="00B662AB">
        <w:trPr>
          <w:trHeight w:val="277"/>
        </w:trPr>
        <w:tc>
          <w:tcPr>
            <w:tcW w:w="6290" w:type="dxa"/>
            <w:tcBorders>
              <w:top w:val="nil"/>
              <w:left w:val="nil"/>
              <w:bottom w:val="nil"/>
              <w:right w:val="nil"/>
            </w:tcBorders>
          </w:tcPr>
          <w:p w14:paraId="35FAAC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C1C63E"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60DF34D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6DFA900A"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1EE8898F" w14:textId="77777777" w:rsidTr="00B662AB">
        <w:trPr>
          <w:trHeight w:val="335"/>
        </w:trPr>
        <w:tc>
          <w:tcPr>
            <w:tcW w:w="6290" w:type="dxa"/>
            <w:tcBorders>
              <w:top w:val="nil"/>
              <w:left w:val="nil"/>
              <w:bottom w:val="double" w:sz="3" w:space="0" w:color="000000"/>
              <w:right w:val="nil"/>
            </w:tcBorders>
          </w:tcPr>
          <w:p w14:paraId="5AEEC6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54AC54F"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70802536"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F208DB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392AA62A" w14:textId="77777777" w:rsidTr="00B662AB">
        <w:trPr>
          <w:trHeight w:val="321"/>
        </w:trPr>
        <w:tc>
          <w:tcPr>
            <w:tcW w:w="6290" w:type="dxa"/>
            <w:tcBorders>
              <w:top w:val="double" w:sz="3" w:space="0" w:color="000000"/>
              <w:left w:val="nil"/>
              <w:bottom w:val="single" w:sz="3" w:space="0" w:color="000000"/>
              <w:right w:val="nil"/>
            </w:tcBorders>
          </w:tcPr>
          <w:p w14:paraId="59F1E6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302D34C1"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14D990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F4248B" w14:textId="77777777" w:rsidR="00206B10" w:rsidRPr="004F09C9" w:rsidRDefault="00206B10" w:rsidP="00B662AB">
            <w:pPr>
              <w:spacing w:after="160" w:line="259" w:lineRule="auto"/>
              <w:ind w:left="0" w:firstLine="0"/>
              <w:rPr>
                <w:color w:val="000000" w:themeColor="text1"/>
              </w:rPr>
            </w:pPr>
          </w:p>
        </w:tc>
      </w:tr>
      <w:tr w:rsidR="00206B10" w:rsidRPr="004F09C9" w14:paraId="46EAC1CD" w14:textId="77777777" w:rsidTr="00B662AB">
        <w:trPr>
          <w:trHeight w:val="287"/>
        </w:trPr>
        <w:tc>
          <w:tcPr>
            <w:tcW w:w="6290" w:type="dxa"/>
            <w:tcBorders>
              <w:top w:val="single" w:sz="3" w:space="0" w:color="000000"/>
              <w:left w:val="nil"/>
              <w:bottom w:val="nil"/>
              <w:right w:val="nil"/>
            </w:tcBorders>
          </w:tcPr>
          <w:p w14:paraId="34355F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E9F198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8A26B0A"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9F13E2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F4CC7AC" w14:textId="77777777" w:rsidTr="00B662AB">
        <w:trPr>
          <w:trHeight w:val="277"/>
        </w:trPr>
        <w:tc>
          <w:tcPr>
            <w:tcW w:w="6290" w:type="dxa"/>
            <w:tcBorders>
              <w:top w:val="nil"/>
              <w:left w:val="nil"/>
              <w:bottom w:val="nil"/>
              <w:right w:val="nil"/>
            </w:tcBorders>
          </w:tcPr>
          <w:p w14:paraId="3719A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E64AD5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275C0887"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0BFF5F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A022BFB" w14:textId="77777777" w:rsidTr="00B662AB">
        <w:trPr>
          <w:trHeight w:val="289"/>
        </w:trPr>
        <w:tc>
          <w:tcPr>
            <w:tcW w:w="6290" w:type="dxa"/>
            <w:tcBorders>
              <w:top w:val="nil"/>
              <w:left w:val="nil"/>
              <w:bottom w:val="nil"/>
              <w:right w:val="nil"/>
            </w:tcBorders>
          </w:tcPr>
          <w:p w14:paraId="2F94E6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56E95B"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67434B42"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BAAFEEB"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7CC6CDA" w14:textId="77777777" w:rsidTr="00B662AB">
        <w:trPr>
          <w:trHeight w:val="311"/>
        </w:trPr>
        <w:tc>
          <w:tcPr>
            <w:tcW w:w="6290" w:type="dxa"/>
            <w:tcBorders>
              <w:top w:val="nil"/>
              <w:left w:val="nil"/>
              <w:bottom w:val="single" w:sz="3" w:space="0" w:color="000000"/>
              <w:right w:val="nil"/>
            </w:tcBorders>
          </w:tcPr>
          <w:p w14:paraId="105DEEE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EA3395B"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6DC5AA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E8ECFF2"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6878BD49" w14:textId="77777777" w:rsidR="00206B10" w:rsidRDefault="00206B10">
      <w:pPr>
        <w:spacing w:line="259" w:lineRule="auto"/>
        <w:ind w:left="1076" w:right="90" w:hanging="1091"/>
        <w:rPr>
          <w:ins w:id="194" w:author="Brown,James T" w:date="2019-02-03T14:12:00Z"/>
          <w:color w:val="000000" w:themeColor="text1"/>
        </w:rPr>
      </w:pPr>
    </w:p>
    <w:p w14:paraId="7B028E68" w14:textId="77777777" w:rsidR="00206B10" w:rsidRDefault="00206B10">
      <w:pPr>
        <w:spacing w:line="259" w:lineRule="auto"/>
        <w:ind w:left="1076" w:right="90" w:hanging="1091"/>
        <w:rPr>
          <w:ins w:id="195" w:author="Brown,James T" w:date="2019-02-03T14:12:00Z"/>
          <w:color w:val="000000" w:themeColor="text1"/>
        </w:rPr>
      </w:pPr>
    </w:p>
    <w:p w14:paraId="2C1E1369" w14:textId="77777777" w:rsidR="00206B10" w:rsidRDefault="00206B10">
      <w:pPr>
        <w:spacing w:line="259" w:lineRule="auto"/>
        <w:ind w:left="1076" w:right="90" w:hanging="1091"/>
        <w:rPr>
          <w:ins w:id="196" w:author="Brown,James T" w:date="2019-02-03T14:12:00Z"/>
          <w:color w:val="000000" w:themeColor="text1"/>
        </w:rPr>
      </w:pPr>
    </w:p>
    <w:p w14:paraId="18DB5EB7" w14:textId="77777777" w:rsidR="00206B10" w:rsidRDefault="00206B10">
      <w:pPr>
        <w:spacing w:line="259" w:lineRule="auto"/>
        <w:ind w:left="1076" w:right="90" w:hanging="1091"/>
        <w:rPr>
          <w:ins w:id="197" w:author="Brown,James T" w:date="2019-02-03T14:12:00Z"/>
          <w:color w:val="000000" w:themeColor="text1"/>
        </w:rPr>
      </w:pPr>
    </w:p>
    <w:p w14:paraId="32CD5578" w14:textId="77777777" w:rsidR="00206B10" w:rsidRDefault="00206B10">
      <w:pPr>
        <w:spacing w:line="259" w:lineRule="auto"/>
        <w:ind w:left="1076" w:right="90" w:hanging="1091"/>
        <w:rPr>
          <w:ins w:id="198" w:author="Brown,James T" w:date="2019-02-03T14:12:00Z"/>
          <w:color w:val="000000" w:themeColor="text1"/>
        </w:rPr>
      </w:pPr>
    </w:p>
    <w:p w14:paraId="0A549EE9" w14:textId="77777777" w:rsidR="00206B10" w:rsidRDefault="00206B10">
      <w:pPr>
        <w:spacing w:line="259" w:lineRule="auto"/>
        <w:ind w:left="1076" w:right="90" w:hanging="1091"/>
        <w:rPr>
          <w:ins w:id="199" w:author="Brown,James T" w:date="2019-02-03T14:12:00Z"/>
          <w:color w:val="000000" w:themeColor="text1"/>
        </w:rPr>
      </w:pPr>
    </w:p>
    <w:p w14:paraId="6B60FA9A" w14:textId="77777777" w:rsidR="00206B10" w:rsidRDefault="00206B10">
      <w:pPr>
        <w:spacing w:line="259" w:lineRule="auto"/>
        <w:ind w:left="1076" w:right="90" w:hanging="1091"/>
        <w:rPr>
          <w:ins w:id="200" w:author="Brown,James T" w:date="2019-02-03T14:12:00Z"/>
          <w:color w:val="000000" w:themeColor="text1"/>
        </w:rPr>
      </w:pPr>
    </w:p>
    <w:p w14:paraId="027ADB5D" w14:textId="77777777" w:rsidR="00206B10" w:rsidRDefault="00206B10">
      <w:pPr>
        <w:spacing w:line="259" w:lineRule="auto"/>
        <w:ind w:left="1076" w:right="90" w:hanging="1091"/>
        <w:rPr>
          <w:ins w:id="201" w:author="Brown,James T" w:date="2019-02-03T14:12:00Z"/>
          <w:color w:val="000000" w:themeColor="text1"/>
        </w:rPr>
      </w:pPr>
    </w:p>
    <w:p w14:paraId="3E3E242D" w14:textId="77777777" w:rsidR="00206B10" w:rsidRDefault="00206B10">
      <w:pPr>
        <w:spacing w:line="259" w:lineRule="auto"/>
        <w:ind w:left="1076" w:right="90" w:hanging="1091"/>
        <w:rPr>
          <w:ins w:id="202" w:author="Brown,James T" w:date="2019-02-03T14:12:00Z"/>
          <w:color w:val="000000" w:themeColor="text1"/>
        </w:rPr>
      </w:pPr>
    </w:p>
    <w:p w14:paraId="70FE9E53" w14:textId="77777777" w:rsidR="00206B10" w:rsidRDefault="00206B10">
      <w:pPr>
        <w:spacing w:line="259" w:lineRule="auto"/>
        <w:ind w:left="1076" w:right="90" w:hanging="1091"/>
        <w:rPr>
          <w:ins w:id="203" w:author="Brown,James T" w:date="2019-02-03T14:12:00Z"/>
          <w:color w:val="000000" w:themeColor="text1"/>
        </w:rPr>
      </w:pPr>
    </w:p>
    <w:p w14:paraId="730CCE09" w14:textId="77777777" w:rsidR="00206B10" w:rsidRDefault="00206B10">
      <w:pPr>
        <w:spacing w:line="259" w:lineRule="auto"/>
        <w:ind w:left="1076" w:right="90" w:hanging="1091"/>
        <w:rPr>
          <w:ins w:id="204" w:author="Brown,James T" w:date="2019-02-03T14:12:00Z"/>
          <w:color w:val="000000" w:themeColor="text1"/>
        </w:rPr>
      </w:pPr>
    </w:p>
    <w:p w14:paraId="4D492116" w14:textId="77777777" w:rsidR="00206B10" w:rsidRDefault="00206B10">
      <w:pPr>
        <w:spacing w:line="259" w:lineRule="auto"/>
        <w:ind w:left="1076" w:right="90" w:hanging="1091"/>
        <w:rPr>
          <w:ins w:id="205" w:author="Brown,James T" w:date="2019-02-03T14:12:00Z"/>
          <w:color w:val="000000" w:themeColor="text1"/>
        </w:rPr>
      </w:pPr>
    </w:p>
    <w:p w14:paraId="09871F8A" w14:textId="77777777" w:rsidR="00206B10" w:rsidRDefault="00206B10">
      <w:pPr>
        <w:spacing w:line="259" w:lineRule="auto"/>
        <w:ind w:left="1076" w:right="90" w:hanging="1091"/>
        <w:rPr>
          <w:ins w:id="206" w:author="Brown,James T" w:date="2019-02-03T14:12:00Z"/>
          <w:color w:val="000000" w:themeColor="text1"/>
        </w:rPr>
      </w:pPr>
    </w:p>
    <w:p w14:paraId="1FD19CBE" w14:textId="77777777" w:rsidR="00206B10" w:rsidRDefault="00206B10">
      <w:pPr>
        <w:spacing w:line="259" w:lineRule="auto"/>
        <w:ind w:left="1076" w:right="90" w:hanging="1091"/>
        <w:rPr>
          <w:ins w:id="207" w:author="Brown,James T" w:date="2019-02-03T14:12:00Z"/>
          <w:color w:val="000000" w:themeColor="text1"/>
        </w:rPr>
      </w:pPr>
    </w:p>
    <w:p w14:paraId="4776F3EC" w14:textId="77777777" w:rsidR="00206B10" w:rsidRDefault="00206B10">
      <w:pPr>
        <w:spacing w:line="259" w:lineRule="auto"/>
        <w:ind w:left="1076" w:right="90" w:hanging="1091"/>
        <w:rPr>
          <w:ins w:id="208" w:author="Brown,James T" w:date="2019-02-03T14:12:00Z"/>
          <w:color w:val="000000" w:themeColor="text1"/>
        </w:rPr>
      </w:pPr>
    </w:p>
    <w:p w14:paraId="397888D7" w14:textId="77777777" w:rsidR="00206B10" w:rsidRDefault="00206B10">
      <w:pPr>
        <w:spacing w:line="259" w:lineRule="auto"/>
        <w:ind w:left="1076" w:right="90" w:hanging="1091"/>
        <w:rPr>
          <w:ins w:id="209" w:author="Brown,James T" w:date="2019-02-03T14:12:00Z"/>
          <w:color w:val="000000" w:themeColor="text1"/>
        </w:rPr>
      </w:pPr>
    </w:p>
    <w:p w14:paraId="60266D5B" w14:textId="77777777" w:rsidR="00206B10" w:rsidRDefault="00206B10">
      <w:pPr>
        <w:spacing w:line="259" w:lineRule="auto"/>
        <w:ind w:left="1076" w:right="90" w:hanging="1091"/>
        <w:rPr>
          <w:ins w:id="210" w:author="Brown,James T" w:date="2019-02-03T14:12:00Z"/>
          <w:color w:val="000000" w:themeColor="text1"/>
        </w:rPr>
      </w:pPr>
    </w:p>
    <w:p w14:paraId="3D3E2050" w14:textId="77777777" w:rsidR="00206B10" w:rsidRDefault="00206B10">
      <w:pPr>
        <w:spacing w:line="259" w:lineRule="auto"/>
        <w:ind w:left="1076" w:right="90" w:hanging="1091"/>
        <w:rPr>
          <w:ins w:id="211" w:author="Brown,James T" w:date="2019-02-03T14:12:00Z"/>
          <w:color w:val="000000" w:themeColor="text1"/>
        </w:rPr>
      </w:pPr>
    </w:p>
    <w:p w14:paraId="136A7841" w14:textId="77777777" w:rsidR="00206B10" w:rsidRDefault="00206B10">
      <w:pPr>
        <w:spacing w:line="259" w:lineRule="auto"/>
        <w:ind w:left="1076" w:right="90" w:hanging="1091"/>
        <w:rPr>
          <w:ins w:id="212" w:author="Brown,James T" w:date="2019-02-03T14:12:00Z"/>
          <w:color w:val="000000" w:themeColor="text1"/>
        </w:rPr>
      </w:pPr>
    </w:p>
    <w:p w14:paraId="76940B42" w14:textId="77777777" w:rsidR="00206B10" w:rsidRDefault="00206B10">
      <w:pPr>
        <w:spacing w:line="259" w:lineRule="auto"/>
        <w:ind w:left="1076" w:right="90" w:hanging="1091"/>
        <w:rPr>
          <w:ins w:id="213" w:author="Brown,James T" w:date="2019-02-03T14:12:00Z"/>
          <w:color w:val="000000" w:themeColor="text1"/>
        </w:rPr>
      </w:pPr>
    </w:p>
    <w:p w14:paraId="2880E547" w14:textId="77777777" w:rsidR="00206B10" w:rsidRDefault="00206B10">
      <w:pPr>
        <w:spacing w:line="259" w:lineRule="auto"/>
        <w:ind w:left="1076" w:right="90" w:hanging="1091"/>
        <w:rPr>
          <w:ins w:id="214" w:author="Brown,James T" w:date="2019-02-03T14:12:00Z"/>
          <w:color w:val="000000" w:themeColor="text1"/>
        </w:rPr>
      </w:pPr>
    </w:p>
    <w:p w14:paraId="73E8A9D5" w14:textId="77777777" w:rsidR="00206B10" w:rsidRDefault="00206B10">
      <w:pPr>
        <w:spacing w:line="259" w:lineRule="auto"/>
        <w:ind w:left="1076" w:right="90" w:hanging="1091"/>
        <w:rPr>
          <w:ins w:id="215" w:author="Brown,James T" w:date="2019-02-03T14:11:00Z"/>
          <w:color w:val="000000" w:themeColor="text1"/>
        </w:rPr>
      </w:pPr>
    </w:p>
    <w:p w14:paraId="3FC856CD" w14:textId="77777777" w:rsidR="00206B10" w:rsidRDefault="00206B10">
      <w:pPr>
        <w:spacing w:line="259" w:lineRule="auto"/>
        <w:ind w:left="1076" w:right="90" w:hanging="1091"/>
        <w:rPr>
          <w:ins w:id="216" w:author="Brown,James T" w:date="2019-02-03T14:12:00Z"/>
          <w:color w:val="000000" w:themeColor="text1"/>
        </w:rPr>
      </w:pPr>
    </w:p>
    <w:p w14:paraId="03B6CB38"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217"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 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39CBC96E" w14:textId="77777777" w:rsidTr="00B662AB">
        <w:trPr>
          <w:trHeight w:val="427"/>
        </w:trPr>
        <w:tc>
          <w:tcPr>
            <w:tcW w:w="4914" w:type="dxa"/>
            <w:tcBorders>
              <w:top w:val="double" w:sz="3" w:space="0" w:color="000000"/>
              <w:left w:val="nil"/>
              <w:bottom w:val="single" w:sz="3" w:space="0" w:color="000000"/>
              <w:right w:val="nil"/>
            </w:tcBorders>
          </w:tcPr>
          <w:p w14:paraId="169EE7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9250B1E"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D287F60"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5AB5AE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037073B" w14:textId="77777777" w:rsidTr="00B662AB">
        <w:trPr>
          <w:trHeight w:val="297"/>
        </w:trPr>
        <w:tc>
          <w:tcPr>
            <w:tcW w:w="4914" w:type="dxa"/>
            <w:tcBorders>
              <w:top w:val="single" w:sz="3" w:space="0" w:color="000000"/>
              <w:left w:val="nil"/>
              <w:bottom w:val="single" w:sz="3" w:space="0" w:color="000000"/>
              <w:right w:val="nil"/>
            </w:tcBorders>
          </w:tcPr>
          <w:p w14:paraId="59FB558E"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1A0E0533"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26EA3C7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031F3B6A" w14:textId="77777777" w:rsidR="00206B10" w:rsidRPr="004F09C9" w:rsidRDefault="00206B10" w:rsidP="00B662AB">
            <w:pPr>
              <w:spacing w:after="160" w:line="259" w:lineRule="auto"/>
              <w:ind w:left="0" w:firstLine="0"/>
              <w:rPr>
                <w:color w:val="000000" w:themeColor="text1"/>
              </w:rPr>
            </w:pPr>
          </w:p>
        </w:tc>
      </w:tr>
      <w:tr w:rsidR="00206B10" w:rsidRPr="004F09C9" w14:paraId="27BCA7BF" w14:textId="77777777" w:rsidTr="00B662AB">
        <w:trPr>
          <w:trHeight w:val="340"/>
        </w:trPr>
        <w:tc>
          <w:tcPr>
            <w:tcW w:w="4914" w:type="dxa"/>
            <w:tcBorders>
              <w:top w:val="single" w:sz="3" w:space="0" w:color="000000"/>
              <w:left w:val="nil"/>
              <w:bottom w:val="nil"/>
              <w:right w:val="nil"/>
            </w:tcBorders>
          </w:tcPr>
          <w:p w14:paraId="3A1D455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FFA0276"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53D12E8"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30AFDF0"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5FB8C50" w14:textId="77777777" w:rsidTr="00B662AB">
        <w:trPr>
          <w:trHeight w:val="384"/>
        </w:trPr>
        <w:tc>
          <w:tcPr>
            <w:tcW w:w="4914" w:type="dxa"/>
            <w:tcBorders>
              <w:top w:val="nil"/>
              <w:left w:val="nil"/>
              <w:bottom w:val="nil"/>
              <w:right w:val="nil"/>
            </w:tcBorders>
          </w:tcPr>
          <w:p w14:paraId="0B7C0FC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175DA0D"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113AE444"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B53B96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6923B77C" w14:textId="77777777" w:rsidTr="00B662AB">
        <w:trPr>
          <w:trHeight w:val="395"/>
        </w:trPr>
        <w:tc>
          <w:tcPr>
            <w:tcW w:w="4914" w:type="dxa"/>
            <w:tcBorders>
              <w:top w:val="nil"/>
              <w:left w:val="nil"/>
              <w:bottom w:val="nil"/>
              <w:right w:val="nil"/>
            </w:tcBorders>
          </w:tcPr>
          <w:p w14:paraId="4E42BD3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162C7D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5988406"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770DD7FB"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06F61127" w14:textId="77777777" w:rsidTr="00B662AB">
        <w:trPr>
          <w:trHeight w:val="470"/>
        </w:trPr>
        <w:tc>
          <w:tcPr>
            <w:tcW w:w="4914" w:type="dxa"/>
            <w:tcBorders>
              <w:top w:val="nil"/>
              <w:left w:val="nil"/>
              <w:bottom w:val="single" w:sz="3" w:space="0" w:color="000000"/>
              <w:right w:val="nil"/>
            </w:tcBorders>
          </w:tcPr>
          <w:p w14:paraId="1A43014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179452CA"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038D4FE"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F4FE44D"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28FCBAF8" w14:textId="77777777" w:rsidR="00206B10" w:rsidRDefault="00206B10">
      <w:pPr>
        <w:spacing w:line="259" w:lineRule="auto"/>
        <w:ind w:left="1076" w:right="90" w:hanging="1091"/>
        <w:rPr>
          <w:ins w:id="218" w:author="Brown,James T" w:date="2019-02-03T14:12:00Z"/>
          <w:color w:val="000000" w:themeColor="text1"/>
        </w:rPr>
      </w:pPr>
    </w:p>
    <w:p w14:paraId="029D7F9C" w14:textId="77777777" w:rsidR="00206B10" w:rsidRDefault="00206B10">
      <w:pPr>
        <w:spacing w:line="259" w:lineRule="auto"/>
        <w:ind w:left="1076" w:right="90" w:hanging="1091"/>
        <w:rPr>
          <w:ins w:id="219" w:author="Brown,James T" w:date="2019-02-03T14:13:00Z"/>
          <w:color w:val="000000" w:themeColor="text1"/>
        </w:rPr>
      </w:pPr>
    </w:p>
    <w:p w14:paraId="6F352A08" w14:textId="77777777" w:rsidR="00206B10" w:rsidRDefault="00206B10">
      <w:pPr>
        <w:spacing w:line="259" w:lineRule="auto"/>
        <w:ind w:left="1076" w:right="90" w:hanging="1091"/>
        <w:rPr>
          <w:ins w:id="220" w:author="Brown,James T" w:date="2019-02-03T14:13:00Z"/>
          <w:color w:val="000000" w:themeColor="text1"/>
        </w:rPr>
      </w:pPr>
    </w:p>
    <w:p w14:paraId="659A751C" w14:textId="77777777" w:rsidR="00206B10" w:rsidRDefault="00206B10">
      <w:pPr>
        <w:spacing w:line="259" w:lineRule="auto"/>
        <w:ind w:left="1076" w:right="90" w:hanging="1091"/>
        <w:rPr>
          <w:ins w:id="221" w:author="Brown,James T" w:date="2019-02-03T14:13:00Z"/>
          <w:color w:val="000000" w:themeColor="text1"/>
        </w:rPr>
      </w:pPr>
    </w:p>
    <w:p w14:paraId="718B9BD8" w14:textId="77777777" w:rsidR="00206B10" w:rsidRDefault="00206B10">
      <w:pPr>
        <w:spacing w:line="259" w:lineRule="auto"/>
        <w:ind w:left="1076" w:right="90" w:hanging="1091"/>
        <w:rPr>
          <w:ins w:id="222" w:author="Brown,James T" w:date="2019-02-03T14:13:00Z"/>
          <w:color w:val="000000" w:themeColor="text1"/>
        </w:rPr>
      </w:pPr>
    </w:p>
    <w:p w14:paraId="13E6A428" w14:textId="77777777" w:rsidR="00206B10" w:rsidRDefault="00206B10">
      <w:pPr>
        <w:spacing w:line="259" w:lineRule="auto"/>
        <w:ind w:left="1076" w:right="90" w:hanging="1091"/>
        <w:rPr>
          <w:ins w:id="223" w:author="Brown,James T" w:date="2019-02-03T14:13:00Z"/>
          <w:color w:val="000000" w:themeColor="text1"/>
        </w:rPr>
      </w:pPr>
    </w:p>
    <w:p w14:paraId="12346195" w14:textId="77777777" w:rsidR="00206B10" w:rsidRDefault="00206B10">
      <w:pPr>
        <w:spacing w:line="259" w:lineRule="auto"/>
        <w:ind w:left="1076" w:right="90" w:hanging="1091"/>
        <w:rPr>
          <w:ins w:id="224" w:author="Brown,James T" w:date="2019-02-03T14:13:00Z"/>
          <w:color w:val="000000" w:themeColor="text1"/>
        </w:rPr>
      </w:pPr>
    </w:p>
    <w:p w14:paraId="7E905CCE" w14:textId="77777777" w:rsidR="00206B10" w:rsidRDefault="00206B10">
      <w:pPr>
        <w:spacing w:line="259" w:lineRule="auto"/>
        <w:ind w:left="1076" w:right="90" w:hanging="1091"/>
        <w:rPr>
          <w:ins w:id="225" w:author="Brown,James T" w:date="2019-02-03T14:13:00Z"/>
          <w:color w:val="000000" w:themeColor="text1"/>
        </w:rPr>
      </w:pPr>
    </w:p>
    <w:p w14:paraId="03453636" w14:textId="77777777" w:rsidR="00206B10" w:rsidRDefault="00206B10">
      <w:pPr>
        <w:spacing w:line="259" w:lineRule="auto"/>
        <w:ind w:left="1076" w:right="90" w:hanging="1091"/>
        <w:rPr>
          <w:ins w:id="226" w:author="Brown,James T" w:date="2019-02-03T14:13:00Z"/>
          <w:color w:val="000000" w:themeColor="text1"/>
        </w:rPr>
      </w:pPr>
    </w:p>
    <w:p w14:paraId="113D7456" w14:textId="77777777" w:rsidR="00206B10" w:rsidRDefault="00206B10">
      <w:pPr>
        <w:spacing w:line="259" w:lineRule="auto"/>
        <w:ind w:left="1076" w:right="90" w:hanging="1091"/>
        <w:rPr>
          <w:ins w:id="227" w:author="Brown,James T" w:date="2019-02-03T14:13:00Z"/>
          <w:color w:val="000000" w:themeColor="text1"/>
        </w:rPr>
      </w:pPr>
    </w:p>
    <w:p w14:paraId="7DA4BBFE" w14:textId="77777777" w:rsidR="00206B10" w:rsidRDefault="00206B10">
      <w:pPr>
        <w:spacing w:line="259" w:lineRule="auto"/>
        <w:ind w:left="1076" w:right="90" w:hanging="1091"/>
        <w:rPr>
          <w:ins w:id="228" w:author="Brown,James T" w:date="2019-02-03T14:13:00Z"/>
          <w:color w:val="000000" w:themeColor="text1"/>
        </w:rPr>
      </w:pPr>
    </w:p>
    <w:p w14:paraId="33CCEB52" w14:textId="77777777" w:rsidR="00206B10" w:rsidRDefault="00206B10">
      <w:pPr>
        <w:spacing w:line="259" w:lineRule="auto"/>
        <w:ind w:left="1076" w:right="90" w:hanging="1091"/>
        <w:rPr>
          <w:ins w:id="229" w:author="Brown,James T" w:date="2019-02-03T14:13:00Z"/>
          <w:color w:val="000000" w:themeColor="text1"/>
        </w:rPr>
      </w:pPr>
    </w:p>
    <w:p w14:paraId="576C7FEE" w14:textId="77777777" w:rsidR="00206B10" w:rsidRDefault="00206B10">
      <w:pPr>
        <w:spacing w:line="259" w:lineRule="auto"/>
        <w:ind w:left="1076" w:right="90" w:hanging="1091"/>
        <w:rPr>
          <w:ins w:id="230" w:author="Brown,James T" w:date="2019-02-03T14:13:00Z"/>
          <w:color w:val="000000" w:themeColor="text1"/>
        </w:rPr>
      </w:pPr>
    </w:p>
    <w:p w14:paraId="7874B0D0" w14:textId="77777777" w:rsidR="00206B10" w:rsidRDefault="00206B10">
      <w:pPr>
        <w:spacing w:line="259" w:lineRule="auto"/>
        <w:ind w:left="1076" w:right="90" w:hanging="1091"/>
        <w:rPr>
          <w:ins w:id="231" w:author="Brown,James T" w:date="2019-02-03T14:13:00Z"/>
          <w:color w:val="000000" w:themeColor="text1"/>
        </w:rPr>
      </w:pPr>
    </w:p>
    <w:p w14:paraId="2FB01639" w14:textId="77777777" w:rsidR="00206B10" w:rsidRDefault="00206B10">
      <w:pPr>
        <w:spacing w:line="259" w:lineRule="auto"/>
        <w:ind w:left="1076" w:right="90" w:hanging="1091"/>
        <w:rPr>
          <w:ins w:id="232" w:author="Brown,James T" w:date="2019-02-03T14:13:00Z"/>
          <w:color w:val="000000" w:themeColor="text1"/>
        </w:rPr>
      </w:pPr>
    </w:p>
    <w:p w14:paraId="11514986" w14:textId="77777777" w:rsidR="00206B10" w:rsidRDefault="00206B10">
      <w:pPr>
        <w:spacing w:line="259" w:lineRule="auto"/>
        <w:ind w:left="1076" w:right="90" w:hanging="1091"/>
        <w:rPr>
          <w:ins w:id="233" w:author="Brown,James T" w:date="2019-02-03T14:13:00Z"/>
          <w:color w:val="000000" w:themeColor="text1"/>
        </w:rPr>
      </w:pPr>
    </w:p>
    <w:p w14:paraId="767E51B9" w14:textId="77777777" w:rsidR="00206B10" w:rsidRDefault="00206B10">
      <w:pPr>
        <w:spacing w:line="259" w:lineRule="auto"/>
        <w:ind w:left="1076" w:right="90" w:hanging="1091"/>
        <w:rPr>
          <w:ins w:id="234" w:author="Brown,James T" w:date="2019-02-03T14:13:00Z"/>
          <w:color w:val="000000" w:themeColor="text1"/>
        </w:rPr>
      </w:pPr>
    </w:p>
    <w:p w14:paraId="67122150" w14:textId="77777777" w:rsidR="00206B10" w:rsidRDefault="00206B10">
      <w:pPr>
        <w:spacing w:line="259" w:lineRule="auto"/>
        <w:ind w:left="1076" w:right="90" w:hanging="1091"/>
        <w:rPr>
          <w:ins w:id="235" w:author="Brown,James T" w:date="2019-02-03T14:13:00Z"/>
          <w:color w:val="000000" w:themeColor="text1"/>
        </w:rPr>
      </w:pPr>
    </w:p>
    <w:p w14:paraId="3D94E4B0" w14:textId="77777777" w:rsidR="00206B10" w:rsidRDefault="00206B10">
      <w:pPr>
        <w:spacing w:line="259" w:lineRule="auto"/>
        <w:ind w:left="1076" w:right="90" w:hanging="1091"/>
        <w:rPr>
          <w:ins w:id="236" w:author="Brown,James T" w:date="2019-02-03T14:13:00Z"/>
          <w:color w:val="000000" w:themeColor="text1"/>
        </w:rPr>
      </w:pPr>
    </w:p>
    <w:p w14:paraId="1415F9A0" w14:textId="77777777" w:rsidR="00206B10" w:rsidRDefault="00206B10">
      <w:pPr>
        <w:spacing w:line="259" w:lineRule="auto"/>
        <w:ind w:left="1076" w:right="90" w:hanging="1091"/>
        <w:rPr>
          <w:ins w:id="237" w:author="Brown,James T" w:date="2019-02-03T14:13:00Z"/>
          <w:color w:val="000000" w:themeColor="text1"/>
        </w:rPr>
      </w:pPr>
    </w:p>
    <w:p w14:paraId="2A161FC1" w14:textId="77777777" w:rsidR="00206B10" w:rsidRDefault="00206B10">
      <w:pPr>
        <w:spacing w:line="259" w:lineRule="auto"/>
        <w:ind w:left="1076" w:right="90" w:hanging="1091"/>
        <w:rPr>
          <w:ins w:id="238" w:author="Brown,James T" w:date="2019-02-03T14:13:00Z"/>
          <w:color w:val="000000" w:themeColor="text1"/>
        </w:rPr>
      </w:pPr>
    </w:p>
    <w:p w14:paraId="2DCD0488" w14:textId="77777777" w:rsidR="00206B10" w:rsidRDefault="00206B10">
      <w:pPr>
        <w:spacing w:line="259" w:lineRule="auto"/>
        <w:ind w:left="1076" w:right="90" w:hanging="1091"/>
        <w:rPr>
          <w:ins w:id="239" w:author="Brown,James T" w:date="2019-02-03T14:13:00Z"/>
          <w:color w:val="000000" w:themeColor="text1"/>
        </w:rPr>
      </w:pPr>
    </w:p>
    <w:p w14:paraId="2D33B1F2" w14:textId="77777777" w:rsidR="00206B10" w:rsidRDefault="00206B10">
      <w:pPr>
        <w:spacing w:line="259" w:lineRule="auto"/>
        <w:ind w:left="1076" w:right="90" w:hanging="1091"/>
        <w:rPr>
          <w:ins w:id="240" w:author="Brown,James T" w:date="2019-02-03T14:13:00Z"/>
          <w:color w:val="000000" w:themeColor="text1"/>
        </w:rPr>
      </w:pPr>
    </w:p>
    <w:p w14:paraId="333E50E7" w14:textId="77777777" w:rsidR="00206B10" w:rsidRDefault="00206B10">
      <w:pPr>
        <w:spacing w:line="259" w:lineRule="auto"/>
        <w:ind w:left="1076" w:right="90" w:hanging="1091"/>
        <w:rPr>
          <w:ins w:id="241" w:author="Brown,James T" w:date="2019-02-03T14:13:00Z"/>
          <w:color w:val="000000" w:themeColor="text1"/>
        </w:rPr>
      </w:pPr>
    </w:p>
    <w:p w14:paraId="78B28C66" w14:textId="77777777" w:rsidR="00206B10" w:rsidRDefault="00206B10">
      <w:pPr>
        <w:spacing w:line="259" w:lineRule="auto"/>
        <w:ind w:left="1076" w:right="90" w:hanging="1091"/>
        <w:rPr>
          <w:ins w:id="242" w:author="Brown,James T" w:date="2019-02-03T14:13:00Z"/>
          <w:color w:val="000000" w:themeColor="text1"/>
        </w:rPr>
      </w:pPr>
    </w:p>
    <w:p w14:paraId="74C12721" w14:textId="77777777" w:rsidR="00206B10" w:rsidRDefault="00206B10">
      <w:pPr>
        <w:spacing w:line="259" w:lineRule="auto"/>
        <w:ind w:left="1076" w:right="90" w:hanging="1091"/>
        <w:rPr>
          <w:ins w:id="243" w:author="Brown,James T" w:date="2019-02-03T14:13:00Z"/>
          <w:color w:val="000000" w:themeColor="text1"/>
        </w:rPr>
      </w:pPr>
    </w:p>
    <w:p w14:paraId="3107036B" w14:textId="77777777" w:rsidR="00206B10" w:rsidRDefault="00206B10">
      <w:pPr>
        <w:spacing w:line="259" w:lineRule="auto"/>
        <w:ind w:left="1076" w:right="90" w:hanging="1091"/>
        <w:rPr>
          <w:ins w:id="244" w:author="Brown,James T" w:date="2019-02-03T14:13:00Z"/>
          <w:color w:val="000000" w:themeColor="text1"/>
        </w:rPr>
      </w:pPr>
    </w:p>
    <w:p w14:paraId="751ADF08" w14:textId="77777777" w:rsidR="00206B10" w:rsidRDefault="00206B10">
      <w:pPr>
        <w:spacing w:line="259" w:lineRule="auto"/>
        <w:ind w:left="1076" w:right="90" w:hanging="1091"/>
        <w:rPr>
          <w:ins w:id="245" w:author="Brown,James T" w:date="2019-02-03T14:13:00Z"/>
          <w:color w:val="000000" w:themeColor="text1"/>
        </w:rPr>
      </w:pPr>
    </w:p>
    <w:p w14:paraId="22EB3AD5" w14:textId="77777777" w:rsidR="00206B10" w:rsidRDefault="00206B10">
      <w:pPr>
        <w:spacing w:line="259" w:lineRule="auto"/>
        <w:ind w:left="1076" w:right="90" w:hanging="1091"/>
        <w:rPr>
          <w:ins w:id="246" w:author="Brown,James T" w:date="2019-02-03T14:13:00Z"/>
          <w:color w:val="000000" w:themeColor="text1"/>
        </w:rPr>
      </w:pPr>
    </w:p>
    <w:p w14:paraId="353CB9D9" w14:textId="77777777" w:rsidR="00206B10" w:rsidRDefault="00206B10">
      <w:pPr>
        <w:spacing w:line="259" w:lineRule="auto"/>
        <w:ind w:left="1076" w:right="90" w:hanging="1091"/>
        <w:rPr>
          <w:ins w:id="247" w:author="Brown,James T" w:date="2019-02-03T14:11:00Z"/>
          <w:color w:val="000000" w:themeColor="text1"/>
        </w:rPr>
      </w:pPr>
    </w:p>
    <w:p w14:paraId="75B283B5"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248" w:author="Brown,James T" w:date="2019-02-03T14:13:00Z">
        <w:r>
          <w:rPr>
            <w:color w:val="000000" w:themeColor="text1"/>
          </w:rPr>
          <w:t>4</w:t>
        </w:r>
      </w:ins>
      <w:del w:id="249" w:author="Brown,James T" w:date="2019-02-03T14:13:00Z">
        <w:r w:rsidRPr="004F09C9" w:rsidDel="00206B10">
          <w:rPr>
            <w:color w:val="000000" w:themeColor="text1"/>
          </w:rPr>
          <w:delText>2</w:delText>
        </w:r>
      </w:del>
      <w:r w:rsidRPr="004F09C9">
        <w:rPr>
          <w:color w:val="000000" w:themeColor="text1"/>
        </w:rPr>
        <w:t>. FULL MODEL: ANOVA summary table for the additive and interactive effects of photoperiod and diapause genotype and the effect of lean mass accumulation.</w:t>
      </w:r>
    </w:p>
    <w:p w14:paraId="5C73BAB4"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 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28F82A84" w14:textId="77777777" w:rsidTr="00B662AB">
        <w:trPr>
          <w:trHeight w:val="427"/>
        </w:trPr>
        <w:tc>
          <w:tcPr>
            <w:tcW w:w="6276" w:type="dxa"/>
            <w:tcBorders>
              <w:top w:val="double" w:sz="3" w:space="0" w:color="000000"/>
              <w:left w:val="nil"/>
              <w:bottom w:val="single" w:sz="3" w:space="0" w:color="000000"/>
              <w:right w:val="nil"/>
            </w:tcBorders>
          </w:tcPr>
          <w:p w14:paraId="5ECE60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E50A2A4"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667C4A6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93FA05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F1F1E9C" w14:textId="77777777" w:rsidTr="00B662AB">
        <w:trPr>
          <w:trHeight w:val="297"/>
        </w:trPr>
        <w:tc>
          <w:tcPr>
            <w:tcW w:w="6276" w:type="dxa"/>
            <w:tcBorders>
              <w:top w:val="single" w:sz="3" w:space="0" w:color="000000"/>
              <w:left w:val="nil"/>
              <w:bottom w:val="single" w:sz="3" w:space="0" w:color="000000"/>
              <w:right w:val="nil"/>
            </w:tcBorders>
          </w:tcPr>
          <w:p w14:paraId="5383C0C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08850D1"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08911B53"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1D1F7E0" w14:textId="77777777" w:rsidR="00206B10" w:rsidRPr="004F09C9" w:rsidRDefault="00206B10" w:rsidP="00B662AB">
            <w:pPr>
              <w:spacing w:after="160" w:line="259" w:lineRule="auto"/>
              <w:ind w:left="0" w:firstLine="0"/>
              <w:rPr>
                <w:color w:val="000000" w:themeColor="text1"/>
              </w:rPr>
            </w:pPr>
          </w:p>
        </w:tc>
      </w:tr>
      <w:tr w:rsidR="00206B10" w:rsidRPr="004F09C9" w14:paraId="15C8C73D" w14:textId="77777777" w:rsidTr="00B662AB">
        <w:trPr>
          <w:trHeight w:val="328"/>
        </w:trPr>
        <w:tc>
          <w:tcPr>
            <w:tcW w:w="6276" w:type="dxa"/>
            <w:tcBorders>
              <w:top w:val="single" w:sz="3" w:space="0" w:color="000000"/>
              <w:left w:val="nil"/>
              <w:bottom w:val="nil"/>
              <w:right w:val="nil"/>
            </w:tcBorders>
          </w:tcPr>
          <w:p w14:paraId="57E61A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19CBD39"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513F125"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4917168C"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66915BE7" w14:textId="77777777" w:rsidTr="00B662AB">
        <w:trPr>
          <w:trHeight w:val="395"/>
        </w:trPr>
        <w:tc>
          <w:tcPr>
            <w:tcW w:w="6276" w:type="dxa"/>
            <w:tcBorders>
              <w:top w:val="nil"/>
              <w:left w:val="nil"/>
              <w:bottom w:val="nil"/>
              <w:right w:val="nil"/>
            </w:tcBorders>
          </w:tcPr>
          <w:p w14:paraId="5290227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E87D924"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CA24213"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37CDA074"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AE2D9F" w14:textId="77777777" w:rsidTr="00B662AB">
        <w:trPr>
          <w:trHeight w:val="494"/>
        </w:trPr>
        <w:tc>
          <w:tcPr>
            <w:tcW w:w="6276" w:type="dxa"/>
            <w:tcBorders>
              <w:top w:val="nil"/>
              <w:left w:val="nil"/>
              <w:bottom w:val="double" w:sz="3" w:space="0" w:color="000000"/>
              <w:right w:val="nil"/>
            </w:tcBorders>
          </w:tcPr>
          <w:p w14:paraId="717F9DF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47DCAA0F"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7774CF4C"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57418C3F"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5C327297" w14:textId="77777777" w:rsidTr="00B662AB">
        <w:trPr>
          <w:trHeight w:val="427"/>
        </w:trPr>
        <w:tc>
          <w:tcPr>
            <w:tcW w:w="6276" w:type="dxa"/>
            <w:tcBorders>
              <w:top w:val="double" w:sz="3" w:space="0" w:color="000000"/>
              <w:left w:val="nil"/>
              <w:bottom w:val="single" w:sz="3" w:space="0" w:color="000000"/>
              <w:right w:val="nil"/>
            </w:tcBorders>
          </w:tcPr>
          <w:p w14:paraId="1D18F3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13C54D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2901FE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E24287F" w14:textId="77777777" w:rsidR="00206B10" w:rsidRPr="004F09C9" w:rsidRDefault="00206B10" w:rsidP="00B662AB">
            <w:pPr>
              <w:spacing w:after="160" w:line="259" w:lineRule="auto"/>
              <w:ind w:left="0" w:firstLine="0"/>
              <w:rPr>
                <w:color w:val="000000" w:themeColor="text1"/>
              </w:rPr>
            </w:pPr>
          </w:p>
        </w:tc>
      </w:tr>
      <w:tr w:rsidR="00206B10" w:rsidRPr="004F09C9" w14:paraId="45BA9790" w14:textId="77777777" w:rsidTr="00B662AB">
        <w:trPr>
          <w:trHeight w:val="340"/>
        </w:trPr>
        <w:tc>
          <w:tcPr>
            <w:tcW w:w="6276" w:type="dxa"/>
            <w:tcBorders>
              <w:top w:val="single" w:sz="3" w:space="0" w:color="000000"/>
              <w:left w:val="nil"/>
              <w:bottom w:val="nil"/>
              <w:right w:val="nil"/>
            </w:tcBorders>
          </w:tcPr>
          <w:p w14:paraId="1662FE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ECEE596"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24AA4CE"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4A1294F"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417ECC3D" w14:textId="77777777" w:rsidTr="00B662AB">
        <w:trPr>
          <w:trHeight w:val="384"/>
        </w:trPr>
        <w:tc>
          <w:tcPr>
            <w:tcW w:w="6276" w:type="dxa"/>
            <w:tcBorders>
              <w:top w:val="nil"/>
              <w:left w:val="nil"/>
              <w:bottom w:val="nil"/>
              <w:right w:val="nil"/>
            </w:tcBorders>
          </w:tcPr>
          <w:p w14:paraId="22553D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1E0346"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09706CC6"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909A15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7CC16C" w14:textId="77777777" w:rsidTr="00B662AB">
        <w:trPr>
          <w:trHeight w:val="470"/>
        </w:trPr>
        <w:tc>
          <w:tcPr>
            <w:tcW w:w="6276" w:type="dxa"/>
            <w:tcBorders>
              <w:top w:val="nil"/>
              <w:left w:val="nil"/>
              <w:bottom w:val="single" w:sz="3" w:space="0" w:color="000000"/>
              <w:right w:val="nil"/>
            </w:tcBorders>
          </w:tcPr>
          <w:p w14:paraId="386E06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00B44A6"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B557CC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199FDA0C"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151583" w14:textId="77777777" w:rsidR="00206B10" w:rsidRDefault="00206B10">
      <w:pPr>
        <w:spacing w:line="259" w:lineRule="auto"/>
        <w:ind w:left="1076" w:right="90" w:hanging="1091"/>
        <w:rPr>
          <w:ins w:id="250" w:author="Brown,James T" w:date="2019-02-03T14:13:00Z"/>
          <w:color w:val="000000" w:themeColor="text1"/>
        </w:rPr>
      </w:pPr>
    </w:p>
    <w:p w14:paraId="00E73529" w14:textId="77777777" w:rsidR="00206B10" w:rsidRDefault="00206B10">
      <w:pPr>
        <w:spacing w:line="259" w:lineRule="auto"/>
        <w:ind w:left="1076" w:right="90" w:hanging="1091"/>
        <w:rPr>
          <w:ins w:id="251" w:author="Brown,James T" w:date="2019-02-03T14:14:00Z"/>
          <w:color w:val="000000" w:themeColor="text1"/>
        </w:rPr>
      </w:pPr>
    </w:p>
    <w:p w14:paraId="40EF0EF5" w14:textId="77777777" w:rsidR="00206B10" w:rsidRDefault="00206B10">
      <w:pPr>
        <w:spacing w:line="259" w:lineRule="auto"/>
        <w:ind w:left="1076" w:right="90" w:hanging="1091"/>
        <w:rPr>
          <w:ins w:id="252" w:author="Brown,James T" w:date="2019-02-03T14:14:00Z"/>
          <w:color w:val="000000" w:themeColor="text1"/>
        </w:rPr>
      </w:pPr>
    </w:p>
    <w:p w14:paraId="2E1D952A" w14:textId="77777777" w:rsidR="00206B10" w:rsidRDefault="00206B10">
      <w:pPr>
        <w:spacing w:line="259" w:lineRule="auto"/>
        <w:ind w:left="1076" w:right="90" w:hanging="1091"/>
        <w:rPr>
          <w:ins w:id="253" w:author="Brown,James T" w:date="2019-02-03T14:14:00Z"/>
          <w:color w:val="000000" w:themeColor="text1"/>
        </w:rPr>
      </w:pPr>
    </w:p>
    <w:p w14:paraId="3FF02820" w14:textId="77777777" w:rsidR="00206B10" w:rsidRDefault="00206B10">
      <w:pPr>
        <w:spacing w:line="259" w:lineRule="auto"/>
        <w:ind w:left="1076" w:right="90" w:hanging="1091"/>
        <w:rPr>
          <w:ins w:id="254" w:author="Brown,James T" w:date="2019-02-03T14:14:00Z"/>
          <w:color w:val="000000" w:themeColor="text1"/>
        </w:rPr>
      </w:pPr>
    </w:p>
    <w:p w14:paraId="7B40327B" w14:textId="77777777" w:rsidR="00206B10" w:rsidRDefault="00206B10">
      <w:pPr>
        <w:spacing w:line="259" w:lineRule="auto"/>
        <w:ind w:left="1076" w:right="90" w:hanging="1091"/>
        <w:rPr>
          <w:ins w:id="255" w:author="Brown,James T" w:date="2019-02-03T14:14:00Z"/>
          <w:color w:val="000000" w:themeColor="text1"/>
        </w:rPr>
      </w:pPr>
    </w:p>
    <w:p w14:paraId="68DD973C" w14:textId="77777777" w:rsidR="00206B10" w:rsidRDefault="00206B10">
      <w:pPr>
        <w:spacing w:line="259" w:lineRule="auto"/>
        <w:ind w:left="1076" w:right="90" w:hanging="1091"/>
        <w:rPr>
          <w:ins w:id="256" w:author="Brown,James T" w:date="2019-02-03T14:14:00Z"/>
          <w:color w:val="000000" w:themeColor="text1"/>
        </w:rPr>
      </w:pPr>
    </w:p>
    <w:p w14:paraId="17FFD10F" w14:textId="77777777" w:rsidR="00206B10" w:rsidRDefault="00206B10">
      <w:pPr>
        <w:spacing w:line="259" w:lineRule="auto"/>
        <w:ind w:left="1076" w:right="90" w:hanging="1091"/>
        <w:rPr>
          <w:ins w:id="257" w:author="Brown,James T" w:date="2019-02-03T14:14:00Z"/>
          <w:color w:val="000000" w:themeColor="text1"/>
        </w:rPr>
      </w:pPr>
    </w:p>
    <w:p w14:paraId="4C03F461" w14:textId="77777777" w:rsidR="00206B10" w:rsidRDefault="00206B10">
      <w:pPr>
        <w:spacing w:line="259" w:lineRule="auto"/>
        <w:ind w:left="1076" w:right="90" w:hanging="1091"/>
        <w:rPr>
          <w:ins w:id="258" w:author="Brown,James T" w:date="2019-02-03T14:14:00Z"/>
          <w:color w:val="000000" w:themeColor="text1"/>
        </w:rPr>
      </w:pPr>
    </w:p>
    <w:p w14:paraId="4EC31577" w14:textId="77777777" w:rsidR="00206B10" w:rsidRDefault="00206B10">
      <w:pPr>
        <w:spacing w:line="259" w:lineRule="auto"/>
        <w:ind w:left="1076" w:right="90" w:hanging="1091"/>
        <w:rPr>
          <w:ins w:id="259" w:author="Brown,James T" w:date="2019-02-03T14:14:00Z"/>
          <w:color w:val="000000" w:themeColor="text1"/>
        </w:rPr>
      </w:pPr>
    </w:p>
    <w:p w14:paraId="2D1B431C" w14:textId="77777777" w:rsidR="00206B10" w:rsidRDefault="00206B10">
      <w:pPr>
        <w:spacing w:line="259" w:lineRule="auto"/>
        <w:ind w:left="1076" w:right="90" w:hanging="1091"/>
        <w:rPr>
          <w:ins w:id="260" w:author="Brown,James T" w:date="2019-02-03T14:14:00Z"/>
          <w:color w:val="000000" w:themeColor="text1"/>
        </w:rPr>
      </w:pPr>
    </w:p>
    <w:p w14:paraId="09EA4A97" w14:textId="77777777" w:rsidR="00206B10" w:rsidRDefault="00206B10">
      <w:pPr>
        <w:spacing w:line="259" w:lineRule="auto"/>
        <w:ind w:left="1076" w:right="90" w:hanging="1091"/>
        <w:rPr>
          <w:ins w:id="261" w:author="Brown,James T" w:date="2019-02-03T14:14:00Z"/>
          <w:color w:val="000000" w:themeColor="text1"/>
        </w:rPr>
      </w:pPr>
    </w:p>
    <w:p w14:paraId="7C3C25EB" w14:textId="77777777" w:rsidR="00206B10" w:rsidRDefault="00206B10">
      <w:pPr>
        <w:spacing w:line="259" w:lineRule="auto"/>
        <w:ind w:left="1076" w:right="90" w:hanging="1091"/>
        <w:rPr>
          <w:ins w:id="262" w:author="Brown,James T" w:date="2019-02-03T14:14:00Z"/>
          <w:color w:val="000000" w:themeColor="text1"/>
        </w:rPr>
      </w:pPr>
    </w:p>
    <w:p w14:paraId="2A87A8E0" w14:textId="77777777" w:rsidR="00206B10" w:rsidRDefault="00206B10">
      <w:pPr>
        <w:spacing w:line="259" w:lineRule="auto"/>
        <w:ind w:left="1076" w:right="90" w:hanging="1091"/>
        <w:rPr>
          <w:ins w:id="263" w:author="Brown,James T" w:date="2019-02-03T14:14:00Z"/>
          <w:color w:val="000000" w:themeColor="text1"/>
        </w:rPr>
      </w:pPr>
    </w:p>
    <w:p w14:paraId="316660A2" w14:textId="77777777" w:rsidR="00206B10" w:rsidRDefault="00206B10">
      <w:pPr>
        <w:spacing w:line="259" w:lineRule="auto"/>
        <w:ind w:left="1076" w:right="90" w:hanging="1091"/>
        <w:rPr>
          <w:ins w:id="264" w:author="Brown,James T" w:date="2019-02-03T14:14:00Z"/>
          <w:color w:val="000000" w:themeColor="text1"/>
        </w:rPr>
      </w:pPr>
    </w:p>
    <w:p w14:paraId="3F95F6BA" w14:textId="77777777" w:rsidR="00206B10" w:rsidRDefault="00206B10">
      <w:pPr>
        <w:spacing w:line="259" w:lineRule="auto"/>
        <w:ind w:left="1076" w:right="90" w:hanging="1091"/>
        <w:rPr>
          <w:ins w:id="265" w:author="Brown,James T" w:date="2019-02-03T14:14:00Z"/>
          <w:color w:val="000000" w:themeColor="text1"/>
        </w:rPr>
      </w:pPr>
    </w:p>
    <w:p w14:paraId="7727092B" w14:textId="77777777" w:rsidR="00206B10" w:rsidRDefault="00206B10">
      <w:pPr>
        <w:spacing w:line="259" w:lineRule="auto"/>
        <w:ind w:left="1076" w:right="90" w:hanging="1091"/>
        <w:rPr>
          <w:ins w:id="266" w:author="Brown,James T" w:date="2019-02-03T14:14:00Z"/>
          <w:color w:val="000000" w:themeColor="text1"/>
        </w:rPr>
      </w:pPr>
    </w:p>
    <w:p w14:paraId="2F97C164" w14:textId="77777777" w:rsidR="00206B10" w:rsidRDefault="00206B10">
      <w:pPr>
        <w:spacing w:line="259" w:lineRule="auto"/>
        <w:ind w:left="1076" w:right="90" w:hanging="1091"/>
        <w:rPr>
          <w:ins w:id="267" w:author="Brown,James T" w:date="2019-02-03T14:14:00Z"/>
          <w:color w:val="000000" w:themeColor="text1"/>
        </w:rPr>
      </w:pPr>
    </w:p>
    <w:p w14:paraId="6BE2DC16" w14:textId="77777777" w:rsidR="00206B10" w:rsidRDefault="00206B10">
      <w:pPr>
        <w:spacing w:line="259" w:lineRule="auto"/>
        <w:ind w:left="1076" w:right="90" w:hanging="1091"/>
        <w:rPr>
          <w:ins w:id="268" w:author="Brown,James T" w:date="2019-02-03T14:14:00Z"/>
          <w:color w:val="000000" w:themeColor="text1"/>
        </w:rPr>
      </w:pPr>
    </w:p>
    <w:p w14:paraId="7922321F" w14:textId="77777777" w:rsidR="00206B10" w:rsidRDefault="00206B10">
      <w:pPr>
        <w:spacing w:line="259" w:lineRule="auto"/>
        <w:ind w:left="1076" w:right="90" w:hanging="1091"/>
        <w:rPr>
          <w:ins w:id="269" w:author="Brown,James T" w:date="2019-02-03T14:14:00Z"/>
          <w:color w:val="000000" w:themeColor="text1"/>
        </w:rPr>
      </w:pPr>
    </w:p>
    <w:p w14:paraId="2FE9D276" w14:textId="77777777" w:rsidR="00206B10" w:rsidRDefault="00206B10">
      <w:pPr>
        <w:spacing w:line="259" w:lineRule="auto"/>
        <w:ind w:left="1076" w:right="90" w:hanging="1091"/>
        <w:rPr>
          <w:ins w:id="270" w:author="Brown,James T" w:date="2019-02-03T14:14:00Z"/>
          <w:color w:val="000000" w:themeColor="text1"/>
        </w:rPr>
      </w:pPr>
    </w:p>
    <w:p w14:paraId="383BD4CE" w14:textId="77777777" w:rsidR="00206B10" w:rsidRDefault="00206B10">
      <w:pPr>
        <w:spacing w:line="259" w:lineRule="auto"/>
        <w:ind w:left="1076" w:right="90" w:hanging="1091"/>
        <w:rPr>
          <w:ins w:id="271" w:author="Brown,James T" w:date="2019-02-03T14:14:00Z"/>
          <w:color w:val="000000" w:themeColor="text1"/>
        </w:rPr>
      </w:pPr>
    </w:p>
    <w:p w14:paraId="6A5FB7CD" w14:textId="77777777" w:rsidR="00206B10" w:rsidRDefault="00206B10">
      <w:pPr>
        <w:spacing w:line="259" w:lineRule="auto"/>
        <w:ind w:left="1076" w:right="90" w:hanging="1091"/>
        <w:rPr>
          <w:ins w:id="272" w:author="Brown,James T" w:date="2019-02-03T14:14:00Z"/>
          <w:color w:val="000000" w:themeColor="text1"/>
        </w:rPr>
      </w:pPr>
    </w:p>
    <w:p w14:paraId="751B32EC" w14:textId="77777777" w:rsidR="00206B10" w:rsidRDefault="00206B10">
      <w:pPr>
        <w:spacing w:line="259" w:lineRule="auto"/>
        <w:ind w:left="1076" w:right="90" w:hanging="1091"/>
        <w:rPr>
          <w:ins w:id="273" w:author="Brown,James T" w:date="2019-02-03T14:14:00Z"/>
          <w:color w:val="000000" w:themeColor="text1"/>
        </w:rPr>
      </w:pPr>
    </w:p>
    <w:p w14:paraId="2F7D86D0" w14:textId="77777777" w:rsidR="00206B10" w:rsidRDefault="00206B10">
      <w:pPr>
        <w:spacing w:line="259" w:lineRule="auto"/>
        <w:ind w:left="1076" w:right="90" w:hanging="1091"/>
        <w:rPr>
          <w:ins w:id="274" w:author="Brown,James T" w:date="2019-02-03T14:14:00Z"/>
          <w:color w:val="000000" w:themeColor="text1"/>
        </w:rPr>
      </w:pPr>
    </w:p>
    <w:p w14:paraId="7DA9B5CC" w14:textId="77777777" w:rsidR="00206B10" w:rsidRDefault="00206B10">
      <w:pPr>
        <w:spacing w:line="259" w:lineRule="auto"/>
        <w:ind w:left="1076" w:right="90" w:hanging="1091"/>
        <w:rPr>
          <w:ins w:id="275" w:author="Brown,James T" w:date="2019-02-03T14:13:00Z"/>
          <w:color w:val="000000" w:themeColor="text1"/>
        </w:rPr>
      </w:pPr>
    </w:p>
    <w:p w14:paraId="72B043F3" w14:textId="77777777" w:rsidR="00206B10" w:rsidRDefault="00206B10">
      <w:pPr>
        <w:spacing w:line="259" w:lineRule="auto"/>
        <w:ind w:left="1076" w:right="90" w:hanging="1091"/>
        <w:rPr>
          <w:ins w:id="276" w:author="Brown,James T" w:date="2019-02-03T14:14:00Z"/>
          <w:color w:val="000000" w:themeColor="text1"/>
        </w:rPr>
      </w:pPr>
    </w:p>
    <w:p w14:paraId="6F2BB065"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277" w:author="Brown,James T" w:date="2019-02-03T14:14:00Z">
        <w:r>
          <w:rPr>
            <w:color w:val="000000" w:themeColor="text1"/>
          </w:rPr>
          <w:t>5</w:t>
        </w:r>
      </w:ins>
      <w:del w:id="278" w:author="Brown,James T" w:date="2019-02-03T14:14:00Z">
        <w:r w:rsidRPr="004F09C9" w:rsidDel="00206B10">
          <w:rPr>
            <w:color w:val="000000" w:themeColor="text1"/>
          </w:rPr>
          <w:delText>6</w:delText>
        </w:r>
      </w:del>
      <w:r w:rsidRPr="004F09C9">
        <w:rPr>
          <w:color w:val="000000" w:themeColor="text1"/>
        </w:rPr>
        <w:t>. FULL MODEL: ANOVA summary table for the additive and interactive effects of</w:t>
      </w:r>
    </w:p>
    <w:p w14:paraId="7A1AFAEA"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 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3F556E5B" w14:textId="77777777" w:rsidTr="00B662AB">
        <w:trPr>
          <w:trHeight w:val="398"/>
        </w:trPr>
        <w:tc>
          <w:tcPr>
            <w:tcW w:w="5857" w:type="dxa"/>
            <w:tcBorders>
              <w:top w:val="double" w:sz="3" w:space="0" w:color="000000"/>
              <w:left w:val="nil"/>
              <w:bottom w:val="double" w:sz="3" w:space="0" w:color="000000"/>
              <w:right w:val="nil"/>
            </w:tcBorders>
          </w:tcPr>
          <w:p w14:paraId="7818D65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BE2F69B"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7D1B8B05"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4B1429E"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A398A0E" w14:textId="77777777" w:rsidTr="00B662AB">
        <w:trPr>
          <w:trHeight w:val="321"/>
        </w:trPr>
        <w:tc>
          <w:tcPr>
            <w:tcW w:w="5857" w:type="dxa"/>
            <w:tcBorders>
              <w:top w:val="double" w:sz="3" w:space="0" w:color="000000"/>
              <w:left w:val="nil"/>
              <w:bottom w:val="single" w:sz="3" w:space="0" w:color="000000"/>
              <w:right w:val="nil"/>
            </w:tcBorders>
          </w:tcPr>
          <w:p w14:paraId="4B77736C"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4093D252"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01F876B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3EE5B83" w14:textId="77777777" w:rsidR="00206B10" w:rsidRPr="004F09C9" w:rsidRDefault="00206B10" w:rsidP="00B662AB">
            <w:pPr>
              <w:spacing w:after="160" w:line="259" w:lineRule="auto"/>
              <w:ind w:left="0" w:firstLine="0"/>
              <w:rPr>
                <w:color w:val="000000" w:themeColor="text1"/>
              </w:rPr>
            </w:pPr>
          </w:p>
        </w:tc>
      </w:tr>
      <w:tr w:rsidR="00206B10" w:rsidRPr="004F09C9" w14:paraId="223A266E" w14:textId="77777777" w:rsidTr="00B662AB">
        <w:trPr>
          <w:trHeight w:val="340"/>
        </w:trPr>
        <w:tc>
          <w:tcPr>
            <w:tcW w:w="5857" w:type="dxa"/>
            <w:tcBorders>
              <w:top w:val="single" w:sz="3" w:space="0" w:color="000000"/>
              <w:left w:val="nil"/>
              <w:bottom w:val="nil"/>
              <w:right w:val="nil"/>
            </w:tcBorders>
          </w:tcPr>
          <w:p w14:paraId="6C7227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259DA15"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C104B3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18236DDB"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1B13A4DC" w14:textId="77777777" w:rsidTr="00B662AB">
        <w:trPr>
          <w:trHeight w:val="384"/>
        </w:trPr>
        <w:tc>
          <w:tcPr>
            <w:tcW w:w="5857" w:type="dxa"/>
            <w:tcBorders>
              <w:top w:val="nil"/>
              <w:left w:val="nil"/>
              <w:bottom w:val="nil"/>
              <w:right w:val="nil"/>
            </w:tcBorders>
          </w:tcPr>
          <w:p w14:paraId="2BE1027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2281AB1"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0794F07D"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7DAAC5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90CC6F5" w14:textId="77777777" w:rsidTr="00B662AB">
        <w:trPr>
          <w:trHeight w:val="470"/>
        </w:trPr>
        <w:tc>
          <w:tcPr>
            <w:tcW w:w="5857" w:type="dxa"/>
            <w:tcBorders>
              <w:top w:val="nil"/>
              <w:left w:val="nil"/>
              <w:bottom w:val="single" w:sz="3" w:space="0" w:color="000000"/>
              <w:right w:val="nil"/>
            </w:tcBorders>
          </w:tcPr>
          <w:p w14:paraId="5BA85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45AD245"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0B419D3A"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6F396CB8"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A395F13" w14:textId="77777777" w:rsidR="00206B10" w:rsidRDefault="00206B10">
      <w:pPr>
        <w:spacing w:line="259" w:lineRule="auto"/>
        <w:ind w:left="1076" w:right="90" w:hanging="1091"/>
        <w:rPr>
          <w:ins w:id="279" w:author="Brown,James T" w:date="2019-02-03T14:14:00Z"/>
          <w:color w:val="000000" w:themeColor="text1"/>
        </w:rPr>
      </w:pPr>
    </w:p>
    <w:p w14:paraId="16012CFA" w14:textId="77777777" w:rsidR="00206B10" w:rsidRDefault="00206B10">
      <w:pPr>
        <w:spacing w:line="259" w:lineRule="auto"/>
        <w:ind w:left="1076" w:right="90" w:hanging="1091"/>
        <w:rPr>
          <w:ins w:id="280" w:author="Brown,James T" w:date="2019-02-03T14:14:00Z"/>
          <w:color w:val="000000" w:themeColor="text1"/>
        </w:rPr>
      </w:pPr>
    </w:p>
    <w:p w14:paraId="46273AD4" w14:textId="77777777" w:rsidR="00206B10" w:rsidRDefault="00206B10">
      <w:pPr>
        <w:spacing w:line="259" w:lineRule="auto"/>
        <w:ind w:left="1076" w:right="90" w:hanging="1091"/>
        <w:rPr>
          <w:ins w:id="281" w:author="Brown,James T" w:date="2019-02-03T14:14:00Z"/>
          <w:color w:val="000000" w:themeColor="text1"/>
        </w:rPr>
      </w:pPr>
    </w:p>
    <w:p w14:paraId="6A089FD8" w14:textId="77777777" w:rsidR="00206B10" w:rsidRDefault="00206B10">
      <w:pPr>
        <w:spacing w:line="259" w:lineRule="auto"/>
        <w:ind w:left="1076" w:right="90" w:hanging="1091"/>
        <w:rPr>
          <w:ins w:id="282" w:author="Brown,James T" w:date="2019-02-03T14:14:00Z"/>
          <w:color w:val="000000" w:themeColor="text1"/>
        </w:rPr>
      </w:pPr>
    </w:p>
    <w:p w14:paraId="67E91096" w14:textId="77777777" w:rsidR="00206B10" w:rsidRDefault="00206B10">
      <w:pPr>
        <w:spacing w:line="259" w:lineRule="auto"/>
        <w:ind w:left="1076" w:right="90" w:hanging="1091"/>
        <w:rPr>
          <w:ins w:id="283" w:author="Brown,James T" w:date="2019-02-03T14:14:00Z"/>
          <w:color w:val="000000" w:themeColor="text1"/>
        </w:rPr>
      </w:pPr>
    </w:p>
    <w:p w14:paraId="732E32A4" w14:textId="77777777" w:rsidR="00206B10" w:rsidRDefault="00206B10">
      <w:pPr>
        <w:spacing w:line="259" w:lineRule="auto"/>
        <w:ind w:left="1076" w:right="90" w:hanging="1091"/>
        <w:rPr>
          <w:ins w:id="284" w:author="Brown,James T" w:date="2019-02-03T14:14:00Z"/>
          <w:color w:val="000000" w:themeColor="text1"/>
        </w:rPr>
      </w:pPr>
    </w:p>
    <w:p w14:paraId="4E59A9D9" w14:textId="77777777" w:rsidR="00206B10" w:rsidRDefault="00206B10">
      <w:pPr>
        <w:spacing w:line="259" w:lineRule="auto"/>
        <w:ind w:left="1076" w:right="90" w:hanging="1091"/>
        <w:rPr>
          <w:ins w:id="285" w:author="Brown,James T" w:date="2019-02-03T14:14:00Z"/>
          <w:color w:val="000000" w:themeColor="text1"/>
        </w:rPr>
      </w:pPr>
    </w:p>
    <w:p w14:paraId="60D5D5CD" w14:textId="77777777" w:rsidR="00206B10" w:rsidRDefault="00206B10">
      <w:pPr>
        <w:spacing w:line="259" w:lineRule="auto"/>
        <w:ind w:left="1076" w:right="90" w:hanging="1091"/>
        <w:rPr>
          <w:ins w:id="286" w:author="Brown,James T" w:date="2019-02-03T14:14:00Z"/>
          <w:color w:val="000000" w:themeColor="text1"/>
        </w:rPr>
      </w:pPr>
    </w:p>
    <w:p w14:paraId="06780FDD" w14:textId="77777777" w:rsidR="00206B10" w:rsidRDefault="00206B10">
      <w:pPr>
        <w:spacing w:line="259" w:lineRule="auto"/>
        <w:ind w:left="1076" w:right="90" w:hanging="1091"/>
        <w:rPr>
          <w:ins w:id="287" w:author="Brown,James T" w:date="2019-02-03T14:14:00Z"/>
          <w:color w:val="000000" w:themeColor="text1"/>
        </w:rPr>
      </w:pPr>
    </w:p>
    <w:p w14:paraId="47054476" w14:textId="77777777" w:rsidR="00206B10" w:rsidRDefault="00206B10">
      <w:pPr>
        <w:spacing w:line="259" w:lineRule="auto"/>
        <w:ind w:left="1076" w:right="90" w:hanging="1091"/>
        <w:rPr>
          <w:ins w:id="288" w:author="Brown,James T" w:date="2019-02-03T14:14:00Z"/>
          <w:color w:val="000000" w:themeColor="text1"/>
        </w:rPr>
      </w:pPr>
    </w:p>
    <w:p w14:paraId="30203F08" w14:textId="77777777" w:rsidR="00206B10" w:rsidRDefault="00206B10">
      <w:pPr>
        <w:spacing w:line="259" w:lineRule="auto"/>
        <w:ind w:left="1076" w:right="90" w:hanging="1091"/>
        <w:rPr>
          <w:ins w:id="289" w:author="Brown,James T" w:date="2019-02-03T14:14:00Z"/>
          <w:color w:val="000000" w:themeColor="text1"/>
        </w:rPr>
      </w:pPr>
    </w:p>
    <w:p w14:paraId="601ED96A" w14:textId="77777777" w:rsidR="00206B10" w:rsidRDefault="00206B10">
      <w:pPr>
        <w:spacing w:line="259" w:lineRule="auto"/>
        <w:ind w:left="1076" w:right="90" w:hanging="1091"/>
        <w:rPr>
          <w:ins w:id="290" w:author="Brown,James T" w:date="2019-02-03T14:14:00Z"/>
          <w:color w:val="000000" w:themeColor="text1"/>
        </w:rPr>
      </w:pPr>
    </w:p>
    <w:p w14:paraId="1A87AA9A" w14:textId="77777777" w:rsidR="00206B10" w:rsidRDefault="00206B10">
      <w:pPr>
        <w:spacing w:line="259" w:lineRule="auto"/>
        <w:ind w:left="1076" w:right="90" w:hanging="1091"/>
        <w:rPr>
          <w:ins w:id="291" w:author="Brown,James T" w:date="2019-02-03T14:14:00Z"/>
          <w:color w:val="000000" w:themeColor="text1"/>
        </w:rPr>
      </w:pPr>
    </w:p>
    <w:p w14:paraId="61A8896B" w14:textId="77777777" w:rsidR="00206B10" w:rsidRDefault="00206B10">
      <w:pPr>
        <w:spacing w:line="259" w:lineRule="auto"/>
        <w:ind w:left="1076" w:right="90" w:hanging="1091"/>
        <w:rPr>
          <w:ins w:id="292" w:author="Brown,James T" w:date="2019-02-03T14:14:00Z"/>
          <w:color w:val="000000" w:themeColor="text1"/>
        </w:rPr>
      </w:pPr>
    </w:p>
    <w:p w14:paraId="19ACC5E9" w14:textId="77777777" w:rsidR="00206B10" w:rsidRDefault="00206B10">
      <w:pPr>
        <w:spacing w:line="259" w:lineRule="auto"/>
        <w:ind w:left="1076" w:right="90" w:hanging="1091"/>
        <w:rPr>
          <w:ins w:id="293" w:author="Brown,James T" w:date="2019-02-03T14:14:00Z"/>
          <w:color w:val="000000" w:themeColor="text1"/>
        </w:rPr>
      </w:pPr>
    </w:p>
    <w:p w14:paraId="14312EAC" w14:textId="77777777" w:rsidR="00206B10" w:rsidRDefault="00206B10">
      <w:pPr>
        <w:spacing w:line="259" w:lineRule="auto"/>
        <w:ind w:left="1076" w:right="90" w:hanging="1091"/>
        <w:rPr>
          <w:ins w:id="294" w:author="Brown,James T" w:date="2019-02-03T14:14:00Z"/>
          <w:color w:val="000000" w:themeColor="text1"/>
        </w:rPr>
      </w:pPr>
    </w:p>
    <w:p w14:paraId="3DD84AB6" w14:textId="77777777" w:rsidR="00206B10" w:rsidRDefault="00206B10">
      <w:pPr>
        <w:spacing w:line="259" w:lineRule="auto"/>
        <w:ind w:left="1076" w:right="90" w:hanging="1091"/>
        <w:rPr>
          <w:ins w:id="295" w:author="Brown,James T" w:date="2019-02-03T14:14:00Z"/>
          <w:color w:val="000000" w:themeColor="text1"/>
        </w:rPr>
      </w:pPr>
    </w:p>
    <w:p w14:paraId="2DB6F3DF" w14:textId="77777777" w:rsidR="00206B10" w:rsidRDefault="00206B10">
      <w:pPr>
        <w:spacing w:line="259" w:lineRule="auto"/>
        <w:ind w:left="1076" w:right="90" w:hanging="1091"/>
        <w:rPr>
          <w:ins w:id="296" w:author="Brown,James T" w:date="2019-02-03T14:14:00Z"/>
          <w:color w:val="000000" w:themeColor="text1"/>
        </w:rPr>
      </w:pPr>
    </w:p>
    <w:p w14:paraId="5EB67DFD" w14:textId="77777777" w:rsidR="00206B10" w:rsidRDefault="00206B10">
      <w:pPr>
        <w:spacing w:line="259" w:lineRule="auto"/>
        <w:ind w:left="1076" w:right="90" w:hanging="1091"/>
        <w:rPr>
          <w:ins w:id="297" w:author="Brown,James T" w:date="2019-02-03T14:14:00Z"/>
          <w:color w:val="000000" w:themeColor="text1"/>
        </w:rPr>
      </w:pPr>
    </w:p>
    <w:p w14:paraId="1A0C33CC" w14:textId="77777777" w:rsidR="00206B10" w:rsidRDefault="00206B10">
      <w:pPr>
        <w:spacing w:line="259" w:lineRule="auto"/>
        <w:ind w:left="1076" w:right="90" w:hanging="1091"/>
        <w:rPr>
          <w:ins w:id="298" w:author="Brown,James T" w:date="2019-02-03T14:14:00Z"/>
          <w:color w:val="000000" w:themeColor="text1"/>
        </w:rPr>
      </w:pPr>
    </w:p>
    <w:p w14:paraId="612BC743" w14:textId="77777777" w:rsidR="00206B10" w:rsidRDefault="00206B10">
      <w:pPr>
        <w:spacing w:line="259" w:lineRule="auto"/>
        <w:ind w:left="1076" w:right="90" w:hanging="1091"/>
        <w:rPr>
          <w:ins w:id="299" w:author="Brown,James T" w:date="2019-02-03T14:14:00Z"/>
          <w:color w:val="000000" w:themeColor="text1"/>
        </w:rPr>
      </w:pPr>
    </w:p>
    <w:p w14:paraId="67885158" w14:textId="77777777" w:rsidR="00206B10" w:rsidRDefault="00206B10">
      <w:pPr>
        <w:spacing w:line="259" w:lineRule="auto"/>
        <w:ind w:left="1076" w:right="90" w:hanging="1091"/>
        <w:rPr>
          <w:ins w:id="300" w:author="Brown,James T" w:date="2019-02-03T14:14:00Z"/>
          <w:color w:val="000000" w:themeColor="text1"/>
        </w:rPr>
      </w:pPr>
    </w:p>
    <w:p w14:paraId="73A58E68" w14:textId="77777777" w:rsidR="00206B10" w:rsidRDefault="00206B10">
      <w:pPr>
        <w:spacing w:line="259" w:lineRule="auto"/>
        <w:ind w:left="1076" w:right="90" w:hanging="1091"/>
        <w:rPr>
          <w:ins w:id="301" w:author="Brown,James T" w:date="2019-02-03T14:14:00Z"/>
          <w:color w:val="000000" w:themeColor="text1"/>
        </w:rPr>
      </w:pPr>
    </w:p>
    <w:p w14:paraId="31552C22" w14:textId="77777777" w:rsidR="00206B10" w:rsidRDefault="00206B10">
      <w:pPr>
        <w:spacing w:line="259" w:lineRule="auto"/>
        <w:ind w:left="1076" w:right="90" w:hanging="1091"/>
        <w:rPr>
          <w:ins w:id="302" w:author="Brown,James T" w:date="2019-02-03T14:14:00Z"/>
          <w:color w:val="000000" w:themeColor="text1"/>
        </w:rPr>
      </w:pPr>
    </w:p>
    <w:p w14:paraId="2B8AF409" w14:textId="77777777" w:rsidR="00206B10" w:rsidRDefault="00206B10">
      <w:pPr>
        <w:spacing w:line="259" w:lineRule="auto"/>
        <w:ind w:left="1076" w:right="90" w:hanging="1091"/>
        <w:rPr>
          <w:ins w:id="303" w:author="Brown,James T" w:date="2019-02-03T14:14:00Z"/>
          <w:color w:val="000000" w:themeColor="text1"/>
        </w:rPr>
      </w:pPr>
    </w:p>
    <w:p w14:paraId="0CC0D563" w14:textId="77777777" w:rsidR="00206B10" w:rsidRDefault="00206B10">
      <w:pPr>
        <w:spacing w:line="259" w:lineRule="auto"/>
        <w:ind w:left="1076" w:right="90" w:hanging="1091"/>
        <w:rPr>
          <w:ins w:id="304" w:author="Brown,James T" w:date="2019-02-03T14:14:00Z"/>
          <w:color w:val="000000" w:themeColor="text1"/>
        </w:rPr>
      </w:pPr>
    </w:p>
    <w:p w14:paraId="5CC701D1" w14:textId="77777777" w:rsidR="00206B10" w:rsidRDefault="00206B10">
      <w:pPr>
        <w:spacing w:line="259" w:lineRule="auto"/>
        <w:ind w:left="1076" w:right="90" w:hanging="1091"/>
        <w:rPr>
          <w:ins w:id="305" w:author="Brown,James T" w:date="2019-02-03T14:14:00Z"/>
          <w:color w:val="000000" w:themeColor="text1"/>
        </w:rPr>
      </w:pPr>
    </w:p>
    <w:p w14:paraId="599D9A5F" w14:textId="77777777" w:rsidR="00206B10" w:rsidRDefault="00206B10">
      <w:pPr>
        <w:spacing w:line="259" w:lineRule="auto"/>
        <w:ind w:left="1076" w:right="90" w:hanging="1091"/>
        <w:rPr>
          <w:ins w:id="306" w:author="Brown,James T" w:date="2019-02-03T14:14:00Z"/>
          <w:color w:val="000000" w:themeColor="text1"/>
        </w:rPr>
      </w:pPr>
    </w:p>
    <w:p w14:paraId="0E381A7D" w14:textId="77777777" w:rsidR="00206B10" w:rsidRDefault="00206B10">
      <w:pPr>
        <w:spacing w:line="259" w:lineRule="auto"/>
        <w:ind w:left="1076" w:right="90" w:hanging="1091"/>
        <w:rPr>
          <w:ins w:id="307" w:author="Brown,James T" w:date="2019-02-03T14:14:00Z"/>
          <w:color w:val="000000" w:themeColor="text1"/>
        </w:rPr>
      </w:pPr>
    </w:p>
    <w:p w14:paraId="195CD713" w14:textId="77777777" w:rsidR="00206B10" w:rsidRDefault="00206B10">
      <w:pPr>
        <w:spacing w:line="259" w:lineRule="auto"/>
        <w:ind w:left="1076" w:right="90" w:hanging="1091"/>
        <w:rPr>
          <w:ins w:id="308" w:author="Brown,James T" w:date="2019-02-03T14:14:00Z"/>
          <w:color w:val="000000" w:themeColor="text1"/>
        </w:rPr>
      </w:pPr>
    </w:p>
    <w:p w14:paraId="19B3A715" w14:textId="77777777" w:rsidR="00206B10" w:rsidRDefault="00206B10">
      <w:pPr>
        <w:spacing w:line="259" w:lineRule="auto"/>
        <w:ind w:left="1076" w:right="90" w:hanging="1091"/>
        <w:rPr>
          <w:ins w:id="309" w:author="Brown,James T" w:date="2019-02-03T14:14:00Z"/>
          <w:color w:val="000000" w:themeColor="text1"/>
        </w:rPr>
      </w:pPr>
    </w:p>
    <w:p w14:paraId="1C1D866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3-3. REDUCED MODEL: Linear mixed effects model table for lean mass accumulation between long-diapause genotype and short-diapause genotype larvae in diapause programming and non-diapause conditions. Asterisks "*" indicate statistical significance, ns represents non significant.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7B6F303F" w14:textId="77777777">
        <w:trPr>
          <w:trHeight w:val="374"/>
        </w:trPr>
        <w:tc>
          <w:tcPr>
            <w:tcW w:w="4909" w:type="dxa"/>
            <w:tcBorders>
              <w:top w:val="double" w:sz="3" w:space="0" w:color="000000"/>
              <w:left w:val="nil"/>
              <w:bottom w:val="single" w:sz="3" w:space="0" w:color="000000"/>
              <w:right w:val="nil"/>
            </w:tcBorders>
          </w:tcPr>
          <w:p w14:paraId="33BAED7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53507B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E749E69"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AEE1A2E"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0F7235" w14:textId="77777777">
        <w:trPr>
          <w:trHeight w:val="297"/>
        </w:trPr>
        <w:tc>
          <w:tcPr>
            <w:tcW w:w="4909" w:type="dxa"/>
            <w:tcBorders>
              <w:top w:val="single" w:sz="3" w:space="0" w:color="000000"/>
              <w:left w:val="nil"/>
              <w:bottom w:val="single" w:sz="3" w:space="0" w:color="000000"/>
              <w:right w:val="nil"/>
            </w:tcBorders>
          </w:tcPr>
          <w:p w14:paraId="739AE369"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8131D2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3052D55C"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4D002FC" w14:textId="77777777" w:rsidR="006F58EA" w:rsidRPr="004F09C9" w:rsidRDefault="006F58EA">
            <w:pPr>
              <w:spacing w:after="160" w:line="259" w:lineRule="auto"/>
              <w:ind w:left="0" w:firstLine="0"/>
              <w:rPr>
                <w:color w:val="000000" w:themeColor="text1"/>
              </w:rPr>
            </w:pPr>
          </w:p>
        </w:tc>
      </w:tr>
      <w:tr w:rsidR="006F58EA" w:rsidRPr="004F09C9" w14:paraId="0FF547BD" w14:textId="77777777">
        <w:trPr>
          <w:trHeight w:val="328"/>
        </w:trPr>
        <w:tc>
          <w:tcPr>
            <w:tcW w:w="4909" w:type="dxa"/>
            <w:tcBorders>
              <w:top w:val="single" w:sz="3" w:space="0" w:color="000000"/>
              <w:left w:val="nil"/>
              <w:bottom w:val="nil"/>
              <w:right w:val="nil"/>
            </w:tcBorders>
          </w:tcPr>
          <w:p w14:paraId="4A9D54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0BC3569"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1F59BAE3"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506363B7"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0BB04611" w14:textId="77777777">
        <w:trPr>
          <w:trHeight w:val="494"/>
        </w:trPr>
        <w:tc>
          <w:tcPr>
            <w:tcW w:w="4909" w:type="dxa"/>
            <w:tcBorders>
              <w:top w:val="nil"/>
              <w:left w:val="nil"/>
              <w:bottom w:val="double" w:sz="3" w:space="0" w:color="000000"/>
              <w:right w:val="nil"/>
            </w:tcBorders>
          </w:tcPr>
          <w:p w14:paraId="4FCDD2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2610BB10"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6AE50A62"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6FCC4CEE"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186CF882" w14:textId="77777777">
        <w:trPr>
          <w:trHeight w:val="321"/>
        </w:trPr>
        <w:tc>
          <w:tcPr>
            <w:tcW w:w="4909" w:type="dxa"/>
            <w:tcBorders>
              <w:top w:val="double" w:sz="3" w:space="0" w:color="000000"/>
              <w:left w:val="nil"/>
              <w:bottom w:val="single" w:sz="3" w:space="0" w:color="000000"/>
              <w:right w:val="nil"/>
            </w:tcBorders>
          </w:tcPr>
          <w:p w14:paraId="047CBA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400D1B1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1D5553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031FABE" w14:textId="77777777" w:rsidR="006F58EA" w:rsidRPr="004F09C9" w:rsidRDefault="006F58EA">
            <w:pPr>
              <w:spacing w:after="160" w:line="259" w:lineRule="auto"/>
              <w:ind w:left="0" w:firstLine="0"/>
              <w:rPr>
                <w:color w:val="000000" w:themeColor="text1"/>
              </w:rPr>
            </w:pPr>
          </w:p>
        </w:tc>
      </w:tr>
      <w:tr w:rsidR="006F58EA" w:rsidRPr="004F09C9" w14:paraId="542F5657" w14:textId="77777777">
        <w:trPr>
          <w:trHeight w:val="340"/>
        </w:trPr>
        <w:tc>
          <w:tcPr>
            <w:tcW w:w="4909" w:type="dxa"/>
            <w:tcBorders>
              <w:top w:val="single" w:sz="3" w:space="0" w:color="000000"/>
              <w:left w:val="nil"/>
              <w:bottom w:val="nil"/>
              <w:right w:val="nil"/>
            </w:tcBorders>
          </w:tcPr>
          <w:p w14:paraId="2786508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6CBD67C"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4F0531A"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2B0D02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9BC9610" w14:textId="77777777">
        <w:trPr>
          <w:trHeight w:val="458"/>
        </w:trPr>
        <w:tc>
          <w:tcPr>
            <w:tcW w:w="4909" w:type="dxa"/>
            <w:tcBorders>
              <w:top w:val="nil"/>
              <w:left w:val="nil"/>
              <w:bottom w:val="single" w:sz="3" w:space="0" w:color="000000"/>
              <w:right w:val="nil"/>
            </w:tcBorders>
          </w:tcPr>
          <w:p w14:paraId="37103B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4C56E37"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521F9BE"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376A59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2D59A5C" w14:textId="77777777" w:rsidR="00D27C9E" w:rsidRPr="004F09C9" w:rsidRDefault="00D27C9E">
      <w:pPr>
        <w:spacing w:line="259" w:lineRule="auto"/>
        <w:ind w:left="1076" w:right="90" w:hanging="1091"/>
        <w:rPr>
          <w:color w:val="000000" w:themeColor="text1"/>
        </w:rPr>
      </w:pPr>
    </w:p>
    <w:p w14:paraId="078F9E42" w14:textId="77777777" w:rsidR="00D27C9E" w:rsidRDefault="00D27C9E">
      <w:pPr>
        <w:spacing w:line="259" w:lineRule="auto"/>
        <w:ind w:left="1076" w:right="90" w:hanging="1091"/>
        <w:rPr>
          <w:ins w:id="310" w:author="Brown,James T" w:date="2019-02-03T14:15:00Z"/>
          <w:color w:val="000000" w:themeColor="text1"/>
        </w:rPr>
      </w:pPr>
    </w:p>
    <w:p w14:paraId="2BB6ED92" w14:textId="77777777" w:rsidR="00206B10" w:rsidRDefault="00206B10">
      <w:pPr>
        <w:spacing w:line="259" w:lineRule="auto"/>
        <w:ind w:left="1076" w:right="90" w:hanging="1091"/>
        <w:rPr>
          <w:ins w:id="311" w:author="Brown,James T" w:date="2019-02-03T14:15:00Z"/>
          <w:color w:val="000000" w:themeColor="text1"/>
        </w:rPr>
      </w:pPr>
    </w:p>
    <w:p w14:paraId="23C4B83B" w14:textId="77777777" w:rsidR="00206B10" w:rsidRDefault="00206B10">
      <w:pPr>
        <w:spacing w:line="259" w:lineRule="auto"/>
        <w:ind w:left="1076" w:right="90" w:hanging="1091"/>
        <w:rPr>
          <w:ins w:id="312" w:author="Brown,James T" w:date="2019-02-03T14:15:00Z"/>
          <w:color w:val="000000" w:themeColor="text1"/>
        </w:rPr>
      </w:pPr>
    </w:p>
    <w:p w14:paraId="4CDC8022" w14:textId="77777777" w:rsidR="00206B10" w:rsidRDefault="00206B10">
      <w:pPr>
        <w:spacing w:line="259" w:lineRule="auto"/>
        <w:ind w:left="1076" w:right="90" w:hanging="1091"/>
        <w:rPr>
          <w:ins w:id="313" w:author="Brown,James T" w:date="2019-02-03T14:15:00Z"/>
          <w:color w:val="000000" w:themeColor="text1"/>
        </w:rPr>
      </w:pPr>
    </w:p>
    <w:p w14:paraId="422C63E1" w14:textId="77777777" w:rsidR="00206B10" w:rsidRDefault="00206B10">
      <w:pPr>
        <w:spacing w:line="259" w:lineRule="auto"/>
        <w:ind w:left="1076" w:right="90" w:hanging="1091"/>
        <w:rPr>
          <w:ins w:id="314" w:author="Brown,James T" w:date="2019-02-03T14:15:00Z"/>
          <w:color w:val="000000" w:themeColor="text1"/>
        </w:rPr>
      </w:pPr>
    </w:p>
    <w:p w14:paraId="3C008C2D" w14:textId="77777777" w:rsidR="00206B10" w:rsidRDefault="00206B10">
      <w:pPr>
        <w:spacing w:line="259" w:lineRule="auto"/>
        <w:ind w:left="1076" w:right="90" w:hanging="1091"/>
        <w:rPr>
          <w:ins w:id="315" w:author="Brown,James T" w:date="2019-02-03T14:15:00Z"/>
          <w:color w:val="000000" w:themeColor="text1"/>
        </w:rPr>
      </w:pPr>
    </w:p>
    <w:p w14:paraId="7C0E613A" w14:textId="77777777" w:rsidR="00206B10" w:rsidRDefault="00206B10">
      <w:pPr>
        <w:spacing w:line="259" w:lineRule="auto"/>
        <w:ind w:left="1076" w:right="90" w:hanging="1091"/>
        <w:rPr>
          <w:ins w:id="316" w:author="Brown,James T" w:date="2019-02-03T14:15:00Z"/>
          <w:color w:val="000000" w:themeColor="text1"/>
        </w:rPr>
      </w:pPr>
    </w:p>
    <w:p w14:paraId="4EB4E7D4" w14:textId="77777777" w:rsidR="00206B10" w:rsidRDefault="00206B10">
      <w:pPr>
        <w:spacing w:line="259" w:lineRule="auto"/>
        <w:ind w:left="1076" w:right="90" w:hanging="1091"/>
        <w:rPr>
          <w:ins w:id="317" w:author="Brown,James T" w:date="2019-02-03T14:15:00Z"/>
          <w:color w:val="000000" w:themeColor="text1"/>
        </w:rPr>
      </w:pPr>
    </w:p>
    <w:p w14:paraId="0D2E904D" w14:textId="77777777" w:rsidR="00206B10" w:rsidRPr="004F09C9" w:rsidRDefault="00206B10">
      <w:pPr>
        <w:spacing w:line="259" w:lineRule="auto"/>
        <w:ind w:left="1076" w:right="90" w:hanging="1091"/>
        <w:rPr>
          <w:color w:val="000000" w:themeColor="text1"/>
        </w:rPr>
      </w:pPr>
    </w:p>
    <w:p w14:paraId="4E629D1C" w14:textId="77777777" w:rsidR="006F58EA" w:rsidRPr="004F09C9" w:rsidRDefault="00D27C9E">
      <w:pPr>
        <w:spacing w:line="259" w:lineRule="auto"/>
        <w:ind w:left="1076" w:right="90" w:hanging="1091"/>
        <w:rPr>
          <w:color w:val="000000" w:themeColor="text1"/>
        </w:rPr>
      </w:pPr>
      <w:r w:rsidRPr="004F09C9">
        <w:rPr>
          <w:color w:val="000000" w:themeColor="text1"/>
        </w:rPr>
        <w:t>Table 3-5. REDUCED MODEL: Linear mixed effects model table for lipid mass accumulation between long-diapause genotype and short-diapause genotype larvae in diapause programming and non-diapause conditions. Asterisks "*" indicate statistical significance, ns represents non significant.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4122DBC9" w14:textId="77777777">
        <w:trPr>
          <w:trHeight w:val="374"/>
        </w:trPr>
        <w:tc>
          <w:tcPr>
            <w:tcW w:w="4923" w:type="dxa"/>
            <w:tcBorders>
              <w:top w:val="double" w:sz="3" w:space="0" w:color="000000"/>
              <w:left w:val="nil"/>
              <w:bottom w:val="single" w:sz="3" w:space="0" w:color="000000"/>
              <w:right w:val="nil"/>
            </w:tcBorders>
          </w:tcPr>
          <w:p w14:paraId="38320B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ECF65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7B2513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EE2E2C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928B63A" w14:textId="77777777">
        <w:trPr>
          <w:trHeight w:val="297"/>
        </w:trPr>
        <w:tc>
          <w:tcPr>
            <w:tcW w:w="4923" w:type="dxa"/>
            <w:tcBorders>
              <w:top w:val="single" w:sz="3" w:space="0" w:color="000000"/>
              <w:left w:val="nil"/>
              <w:bottom w:val="single" w:sz="3" w:space="0" w:color="000000"/>
              <w:right w:val="nil"/>
            </w:tcBorders>
          </w:tcPr>
          <w:p w14:paraId="715692A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144C1F9"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5D23503"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C489FD6" w14:textId="77777777" w:rsidR="006F58EA" w:rsidRPr="004F09C9" w:rsidRDefault="006F58EA">
            <w:pPr>
              <w:spacing w:after="160" w:line="259" w:lineRule="auto"/>
              <w:ind w:left="0" w:firstLine="0"/>
              <w:rPr>
                <w:color w:val="000000" w:themeColor="text1"/>
              </w:rPr>
            </w:pPr>
          </w:p>
        </w:tc>
      </w:tr>
      <w:tr w:rsidR="006F58EA" w:rsidRPr="004F09C9" w14:paraId="5F3FA967" w14:textId="77777777">
        <w:trPr>
          <w:trHeight w:val="340"/>
        </w:trPr>
        <w:tc>
          <w:tcPr>
            <w:tcW w:w="4923" w:type="dxa"/>
            <w:tcBorders>
              <w:top w:val="single" w:sz="3" w:space="0" w:color="000000"/>
              <w:left w:val="nil"/>
              <w:bottom w:val="nil"/>
              <w:right w:val="nil"/>
            </w:tcBorders>
          </w:tcPr>
          <w:p w14:paraId="49E38E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39E2D1B6"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D940131"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1FE98FB"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15F7CB94" w14:textId="77777777">
        <w:trPr>
          <w:trHeight w:val="482"/>
        </w:trPr>
        <w:tc>
          <w:tcPr>
            <w:tcW w:w="4923" w:type="dxa"/>
            <w:tcBorders>
              <w:top w:val="nil"/>
              <w:left w:val="nil"/>
              <w:bottom w:val="double" w:sz="3" w:space="0" w:color="000000"/>
              <w:right w:val="nil"/>
            </w:tcBorders>
          </w:tcPr>
          <w:p w14:paraId="2852B48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07E560CA"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5BED784"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055E83ED"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69B2D7" w14:textId="77777777">
        <w:trPr>
          <w:trHeight w:val="321"/>
        </w:trPr>
        <w:tc>
          <w:tcPr>
            <w:tcW w:w="4923" w:type="dxa"/>
            <w:tcBorders>
              <w:top w:val="double" w:sz="3" w:space="0" w:color="000000"/>
              <w:left w:val="nil"/>
              <w:bottom w:val="single" w:sz="3" w:space="0" w:color="000000"/>
              <w:right w:val="nil"/>
            </w:tcBorders>
          </w:tcPr>
          <w:p w14:paraId="5E49B4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4C94B9A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0A3945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E7F72F4" w14:textId="77777777" w:rsidR="006F58EA" w:rsidRPr="004F09C9" w:rsidRDefault="006F58EA">
            <w:pPr>
              <w:spacing w:after="160" w:line="259" w:lineRule="auto"/>
              <w:ind w:left="0" w:firstLine="0"/>
              <w:rPr>
                <w:color w:val="000000" w:themeColor="text1"/>
              </w:rPr>
            </w:pPr>
          </w:p>
        </w:tc>
      </w:tr>
      <w:tr w:rsidR="006F58EA" w:rsidRPr="004F09C9" w14:paraId="76EC9414" w14:textId="77777777">
        <w:trPr>
          <w:trHeight w:val="340"/>
        </w:trPr>
        <w:tc>
          <w:tcPr>
            <w:tcW w:w="4923" w:type="dxa"/>
            <w:tcBorders>
              <w:top w:val="single" w:sz="3" w:space="0" w:color="000000"/>
              <w:left w:val="nil"/>
              <w:bottom w:val="nil"/>
              <w:right w:val="nil"/>
            </w:tcBorders>
          </w:tcPr>
          <w:p w14:paraId="63FEA9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BC9B3B0"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43FF4D24"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43F2EA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80B1523" w14:textId="77777777">
        <w:trPr>
          <w:trHeight w:val="458"/>
        </w:trPr>
        <w:tc>
          <w:tcPr>
            <w:tcW w:w="4923" w:type="dxa"/>
            <w:tcBorders>
              <w:top w:val="nil"/>
              <w:left w:val="nil"/>
              <w:bottom w:val="single" w:sz="3" w:space="0" w:color="000000"/>
              <w:right w:val="nil"/>
            </w:tcBorders>
          </w:tcPr>
          <w:p w14:paraId="6CF9A8F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0D3121F"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7C6B10BD"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26E2EED"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C36ADCA" w14:textId="77777777" w:rsidR="00D27C9E" w:rsidRPr="004F09C9" w:rsidRDefault="00D27C9E">
      <w:pPr>
        <w:spacing w:line="259" w:lineRule="auto"/>
        <w:ind w:left="-5" w:right="90"/>
        <w:rPr>
          <w:color w:val="000000" w:themeColor="text1"/>
        </w:rPr>
      </w:pPr>
    </w:p>
    <w:p w14:paraId="08B60291" w14:textId="77777777" w:rsidR="00D27C9E" w:rsidRPr="004F09C9" w:rsidRDefault="00D27C9E">
      <w:pPr>
        <w:spacing w:line="259" w:lineRule="auto"/>
        <w:ind w:left="-5" w:right="90"/>
        <w:rPr>
          <w:color w:val="000000" w:themeColor="text1"/>
        </w:rPr>
      </w:pPr>
    </w:p>
    <w:p w14:paraId="498D229B" w14:textId="77777777" w:rsidR="00D27C9E" w:rsidRPr="004F09C9" w:rsidRDefault="00D27C9E">
      <w:pPr>
        <w:spacing w:line="259" w:lineRule="auto"/>
        <w:ind w:left="-5" w:right="90"/>
        <w:rPr>
          <w:color w:val="000000" w:themeColor="text1"/>
        </w:rPr>
      </w:pPr>
    </w:p>
    <w:p w14:paraId="46757B69" w14:textId="77777777" w:rsidR="00D27C9E" w:rsidRPr="004F09C9" w:rsidRDefault="00D27C9E">
      <w:pPr>
        <w:spacing w:line="259" w:lineRule="auto"/>
        <w:ind w:left="-5" w:right="90"/>
        <w:rPr>
          <w:color w:val="000000" w:themeColor="text1"/>
        </w:rPr>
      </w:pPr>
    </w:p>
    <w:p w14:paraId="240C4296" w14:textId="77777777" w:rsidR="00D27C9E" w:rsidRPr="004F09C9" w:rsidRDefault="00D27C9E">
      <w:pPr>
        <w:spacing w:line="259" w:lineRule="auto"/>
        <w:ind w:left="-5" w:right="90"/>
        <w:rPr>
          <w:color w:val="000000" w:themeColor="text1"/>
        </w:rPr>
      </w:pPr>
    </w:p>
    <w:p w14:paraId="05634D5C" w14:textId="77777777" w:rsidR="00D27C9E" w:rsidRPr="004F09C9" w:rsidRDefault="00D27C9E">
      <w:pPr>
        <w:spacing w:line="259" w:lineRule="auto"/>
        <w:ind w:left="-5" w:right="90"/>
        <w:rPr>
          <w:color w:val="000000" w:themeColor="text1"/>
        </w:rPr>
      </w:pPr>
    </w:p>
    <w:p w14:paraId="4D9B863B" w14:textId="77777777" w:rsidR="00D27C9E" w:rsidRPr="004F09C9" w:rsidRDefault="00D27C9E">
      <w:pPr>
        <w:spacing w:line="259" w:lineRule="auto"/>
        <w:ind w:left="-5" w:right="90"/>
        <w:rPr>
          <w:color w:val="000000" w:themeColor="text1"/>
        </w:rPr>
      </w:pPr>
    </w:p>
    <w:p w14:paraId="62796E08" w14:textId="77777777" w:rsidR="00D27C9E" w:rsidRPr="004F09C9" w:rsidRDefault="00D27C9E">
      <w:pPr>
        <w:spacing w:line="259" w:lineRule="auto"/>
        <w:ind w:left="-5" w:right="90"/>
        <w:rPr>
          <w:color w:val="000000" w:themeColor="text1"/>
        </w:rPr>
      </w:pPr>
    </w:p>
    <w:p w14:paraId="677F189F" w14:textId="77777777" w:rsidR="00D27C9E" w:rsidRPr="004F09C9" w:rsidRDefault="00D27C9E">
      <w:pPr>
        <w:spacing w:line="259" w:lineRule="auto"/>
        <w:ind w:left="-5" w:right="90"/>
        <w:rPr>
          <w:color w:val="000000" w:themeColor="text1"/>
        </w:rPr>
      </w:pPr>
    </w:p>
    <w:p w14:paraId="11E0854C" w14:textId="77777777" w:rsidR="00D27C9E" w:rsidRPr="004F09C9" w:rsidRDefault="00D27C9E">
      <w:pPr>
        <w:spacing w:line="259" w:lineRule="auto"/>
        <w:ind w:left="-5" w:right="90"/>
        <w:rPr>
          <w:color w:val="000000" w:themeColor="text1"/>
        </w:rPr>
      </w:pPr>
    </w:p>
    <w:p w14:paraId="6D667FE9" w14:textId="77777777" w:rsidR="006F58EA" w:rsidRPr="004F09C9" w:rsidRDefault="00D27C9E">
      <w:pPr>
        <w:spacing w:line="259" w:lineRule="auto"/>
        <w:ind w:left="1076" w:right="90" w:hanging="1091"/>
        <w:rPr>
          <w:color w:val="000000" w:themeColor="text1"/>
        </w:rPr>
      </w:pPr>
      <w:r w:rsidRPr="004F09C9">
        <w:rPr>
          <w:color w:val="000000" w:themeColor="text1"/>
        </w:rPr>
        <w:t>Table 3-7. REDUCED MODEL: Linear mixed effects model for lean mass depletion between long-diapause and short-diapause genotypes, among long-diapause genotype larvae, and among short-diapause genotype larvae during diapause. Asterisks "*" indicate statistical significance, ns represents non 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D95959F" w14:textId="77777777">
        <w:trPr>
          <w:trHeight w:val="374"/>
        </w:trPr>
        <w:tc>
          <w:tcPr>
            <w:tcW w:w="5274" w:type="dxa"/>
            <w:tcBorders>
              <w:top w:val="double" w:sz="3" w:space="0" w:color="000000"/>
              <w:left w:val="nil"/>
              <w:bottom w:val="single" w:sz="3" w:space="0" w:color="000000"/>
              <w:right w:val="nil"/>
            </w:tcBorders>
          </w:tcPr>
          <w:p w14:paraId="1045FC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7F60D60"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56C148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7E5BA9FF"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29496DD1" w14:textId="77777777">
        <w:trPr>
          <w:trHeight w:val="297"/>
        </w:trPr>
        <w:tc>
          <w:tcPr>
            <w:tcW w:w="5274" w:type="dxa"/>
            <w:tcBorders>
              <w:top w:val="single" w:sz="3" w:space="0" w:color="000000"/>
              <w:left w:val="nil"/>
              <w:bottom w:val="single" w:sz="3" w:space="0" w:color="000000"/>
              <w:right w:val="nil"/>
            </w:tcBorders>
          </w:tcPr>
          <w:p w14:paraId="0E99C384"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3BEE4EC2"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0503DF8"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61663699" w14:textId="77777777" w:rsidR="006F58EA" w:rsidRPr="004F09C9" w:rsidRDefault="006F58EA">
            <w:pPr>
              <w:spacing w:after="160" w:line="259" w:lineRule="auto"/>
              <w:ind w:left="0" w:firstLine="0"/>
              <w:rPr>
                <w:color w:val="000000" w:themeColor="text1"/>
              </w:rPr>
            </w:pPr>
          </w:p>
        </w:tc>
      </w:tr>
      <w:tr w:rsidR="006F58EA" w:rsidRPr="004F09C9" w14:paraId="06AA1B99" w14:textId="77777777">
        <w:trPr>
          <w:trHeight w:val="328"/>
        </w:trPr>
        <w:tc>
          <w:tcPr>
            <w:tcW w:w="5274" w:type="dxa"/>
            <w:tcBorders>
              <w:top w:val="single" w:sz="3" w:space="0" w:color="000000"/>
              <w:left w:val="nil"/>
              <w:bottom w:val="nil"/>
              <w:right w:val="nil"/>
            </w:tcBorders>
          </w:tcPr>
          <w:p w14:paraId="0106A3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6B83E6C"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153FAD6C"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46ECD4B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415F09C" w14:textId="77777777">
        <w:trPr>
          <w:trHeight w:val="395"/>
        </w:trPr>
        <w:tc>
          <w:tcPr>
            <w:tcW w:w="5274" w:type="dxa"/>
            <w:tcBorders>
              <w:top w:val="nil"/>
              <w:left w:val="nil"/>
              <w:bottom w:val="nil"/>
              <w:right w:val="nil"/>
            </w:tcBorders>
          </w:tcPr>
          <w:p w14:paraId="46F1744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805B9E1"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4EB8C587"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217EAF40"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3784AEA0" w14:textId="77777777">
        <w:trPr>
          <w:trHeight w:val="395"/>
        </w:trPr>
        <w:tc>
          <w:tcPr>
            <w:tcW w:w="5274" w:type="dxa"/>
            <w:tcBorders>
              <w:top w:val="nil"/>
              <w:left w:val="nil"/>
              <w:bottom w:val="nil"/>
              <w:right w:val="nil"/>
            </w:tcBorders>
          </w:tcPr>
          <w:p w14:paraId="28BC59A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CC8325C"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0740D355"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CF82A89"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0E0E67AD" w14:textId="77777777">
        <w:trPr>
          <w:trHeight w:val="494"/>
        </w:trPr>
        <w:tc>
          <w:tcPr>
            <w:tcW w:w="5274" w:type="dxa"/>
            <w:tcBorders>
              <w:top w:val="nil"/>
              <w:left w:val="nil"/>
              <w:bottom w:val="double" w:sz="3" w:space="0" w:color="000000"/>
              <w:right w:val="nil"/>
            </w:tcBorders>
          </w:tcPr>
          <w:p w14:paraId="782BF65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4995FC49"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19FC5B75"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14D504E"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5D8E1CC" w14:textId="77777777">
        <w:trPr>
          <w:trHeight w:val="72"/>
        </w:trPr>
        <w:tc>
          <w:tcPr>
            <w:tcW w:w="5274" w:type="dxa"/>
            <w:tcBorders>
              <w:top w:val="double" w:sz="3" w:space="0" w:color="000000"/>
              <w:left w:val="nil"/>
              <w:bottom w:val="single" w:sz="3" w:space="0" w:color="000000"/>
              <w:right w:val="nil"/>
            </w:tcBorders>
          </w:tcPr>
          <w:p w14:paraId="59AC192F"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A4F14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6CE7A01"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3A2B2FE3" w14:textId="77777777" w:rsidR="006F58EA" w:rsidRPr="004F09C9" w:rsidRDefault="006F58EA">
            <w:pPr>
              <w:spacing w:after="160" w:line="259" w:lineRule="auto"/>
              <w:ind w:left="0" w:firstLine="0"/>
              <w:rPr>
                <w:color w:val="000000" w:themeColor="text1"/>
              </w:rPr>
            </w:pPr>
          </w:p>
        </w:tc>
      </w:tr>
      <w:tr w:rsidR="006F58EA" w:rsidRPr="004F09C9" w14:paraId="7EBC8894" w14:textId="77777777">
        <w:trPr>
          <w:trHeight w:val="297"/>
        </w:trPr>
        <w:tc>
          <w:tcPr>
            <w:tcW w:w="5274" w:type="dxa"/>
            <w:tcBorders>
              <w:top w:val="single" w:sz="3" w:space="0" w:color="000000"/>
              <w:left w:val="nil"/>
              <w:bottom w:val="single" w:sz="3" w:space="0" w:color="000000"/>
              <w:right w:val="nil"/>
            </w:tcBorders>
          </w:tcPr>
          <w:p w14:paraId="0C5B09C8"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B92F9C0"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0840826"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14398C00" w14:textId="77777777" w:rsidR="006F58EA" w:rsidRPr="004F09C9" w:rsidRDefault="006F58EA">
            <w:pPr>
              <w:spacing w:after="160" w:line="259" w:lineRule="auto"/>
              <w:ind w:left="0" w:firstLine="0"/>
              <w:rPr>
                <w:color w:val="000000" w:themeColor="text1"/>
              </w:rPr>
            </w:pPr>
          </w:p>
        </w:tc>
      </w:tr>
      <w:tr w:rsidR="006F58EA" w:rsidRPr="004F09C9" w14:paraId="2C0EF5F7" w14:textId="77777777">
        <w:trPr>
          <w:trHeight w:val="328"/>
        </w:trPr>
        <w:tc>
          <w:tcPr>
            <w:tcW w:w="5274" w:type="dxa"/>
            <w:tcBorders>
              <w:top w:val="single" w:sz="3" w:space="0" w:color="000000"/>
              <w:left w:val="nil"/>
              <w:bottom w:val="nil"/>
              <w:right w:val="nil"/>
            </w:tcBorders>
          </w:tcPr>
          <w:p w14:paraId="21D098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5A8637DF"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6A1A4611"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0CFEF523"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54E0C0E8" w14:textId="77777777">
        <w:trPr>
          <w:trHeight w:val="395"/>
        </w:trPr>
        <w:tc>
          <w:tcPr>
            <w:tcW w:w="5274" w:type="dxa"/>
            <w:tcBorders>
              <w:top w:val="nil"/>
              <w:left w:val="nil"/>
              <w:bottom w:val="nil"/>
              <w:right w:val="nil"/>
            </w:tcBorders>
          </w:tcPr>
          <w:p w14:paraId="54FECBB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4DD8F94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7E0DB1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2840B15B"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6206A2A" w14:textId="77777777">
        <w:trPr>
          <w:trHeight w:val="494"/>
        </w:trPr>
        <w:tc>
          <w:tcPr>
            <w:tcW w:w="5274" w:type="dxa"/>
            <w:tcBorders>
              <w:top w:val="nil"/>
              <w:left w:val="nil"/>
              <w:bottom w:val="double" w:sz="3" w:space="0" w:color="000000"/>
              <w:right w:val="nil"/>
            </w:tcBorders>
          </w:tcPr>
          <w:p w14:paraId="4D555D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EFA3D9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411944C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016FB932"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6F95A275" w14:textId="77777777">
        <w:trPr>
          <w:trHeight w:val="321"/>
        </w:trPr>
        <w:tc>
          <w:tcPr>
            <w:tcW w:w="5274" w:type="dxa"/>
            <w:tcBorders>
              <w:top w:val="double" w:sz="3" w:space="0" w:color="000000"/>
              <w:left w:val="nil"/>
              <w:bottom w:val="single" w:sz="3" w:space="0" w:color="000000"/>
              <w:right w:val="nil"/>
            </w:tcBorders>
          </w:tcPr>
          <w:p w14:paraId="14958D2D"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4855B3F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AE5E28D"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0030EA35" w14:textId="77777777" w:rsidR="006F58EA" w:rsidRPr="004F09C9" w:rsidRDefault="006F58EA">
            <w:pPr>
              <w:spacing w:after="160" w:line="259" w:lineRule="auto"/>
              <w:ind w:left="0" w:firstLine="0"/>
              <w:rPr>
                <w:color w:val="000000" w:themeColor="text1"/>
              </w:rPr>
            </w:pPr>
          </w:p>
        </w:tc>
      </w:tr>
      <w:tr w:rsidR="006F58EA" w:rsidRPr="004F09C9" w14:paraId="3D363598" w14:textId="77777777">
        <w:trPr>
          <w:trHeight w:val="328"/>
        </w:trPr>
        <w:tc>
          <w:tcPr>
            <w:tcW w:w="5274" w:type="dxa"/>
            <w:tcBorders>
              <w:top w:val="single" w:sz="3" w:space="0" w:color="000000"/>
              <w:left w:val="nil"/>
              <w:bottom w:val="nil"/>
              <w:right w:val="nil"/>
            </w:tcBorders>
          </w:tcPr>
          <w:p w14:paraId="5A864CF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6D43FF6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64A980BC"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55BC8B3B"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7DEA9C2A" w14:textId="77777777">
        <w:trPr>
          <w:trHeight w:val="395"/>
        </w:trPr>
        <w:tc>
          <w:tcPr>
            <w:tcW w:w="5274" w:type="dxa"/>
            <w:tcBorders>
              <w:top w:val="nil"/>
              <w:left w:val="nil"/>
              <w:bottom w:val="nil"/>
              <w:right w:val="nil"/>
            </w:tcBorders>
          </w:tcPr>
          <w:p w14:paraId="63B2D5E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EC58012"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59CF1B5D"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79599D0B"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046A608F" w14:textId="77777777">
        <w:trPr>
          <w:trHeight w:val="470"/>
        </w:trPr>
        <w:tc>
          <w:tcPr>
            <w:tcW w:w="5274" w:type="dxa"/>
            <w:tcBorders>
              <w:top w:val="nil"/>
              <w:left w:val="nil"/>
              <w:bottom w:val="single" w:sz="3" w:space="0" w:color="000000"/>
              <w:right w:val="nil"/>
            </w:tcBorders>
          </w:tcPr>
          <w:p w14:paraId="2C75EA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42A392A2"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183D35DC"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7F47E6B3"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0007076C" w14:textId="77777777" w:rsidR="00D27C9E" w:rsidRPr="004F09C9" w:rsidRDefault="00D27C9E">
      <w:pPr>
        <w:spacing w:line="259" w:lineRule="auto"/>
        <w:ind w:left="1076" w:right="90" w:hanging="1091"/>
        <w:rPr>
          <w:color w:val="000000" w:themeColor="text1"/>
        </w:rPr>
      </w:pPr>
    </w:p>
    <w:p w14:paraId="28B479ED" w14:textId="77777777" w:rsidR="00D27C9E" w:rsidRPr="004F09C9" w:rsidRDefault="00D27C9E">
      <w:pPr>
        <w:spacing w:line="259" w:lineRule="auto"/>
        <w:ind w:left="1076" w:right="90" w:hanging="1091"/>
        <w:rPr>
          <w:color w:val="000000" w:themeColor="text1"/>
        </w:rPr>
      </w:pPr>
    </w:p>
    <w:p w14:paraId="2EB63BB6" w14:textId="77777777" w:rsidR="00D27C9E" w:rsidRPr="004F09C9" w:rsidRDefault="00D27C9E">
      <w:pPr>
        <w:spacing w:line="259" w:lineRule="auto"/>
        <w:ind w:left="1076" w:right="90" w:hanging="1091"/>
        <w:rPr>
          <w:color w:val="000000" w:themeColor="text1"/>
        </w:rPr>
      </w:pPr>
    </w:p>
    <w:p w14:paraId="201D8897" w14:textId="77777777" w:rsidR="00D27C9E" w:rsidRPr="004F09C9" w:rsidRDefault="00D27C9E">
      <w:pPr>
        <w:spacing w:line="259" w:lineRule="auto"/>
        <w:ind w:left="1076" w:right="90" w:hanging="1091"/>
        <w:rPr>
          <w:color w:val="000000" w:themeColor="text1"/>
        </w:rPr>
      </w:pPr>
    </w:p>
    <w:p w14:paraId="280DC9AC" w14:textId="77777777" w:rsidR="00D27C9E" w:rsidRPr="004F09C9" w:rsidRDefault="00D27C9E">
      <w:pPr>
        <w:spacing w:line="259" w:lineRule="auto"/>
        <w:ind w:left="1076" w:right="90" w:hanging="1091"/>
        <w:rPr>
          <w:color w:val="000000" w:themeColor="text1"/>
        </w:rPr>
      </w:pPr>
    </w:p>
    <w:p w14:paraId="33FE8388" w14:textId="77777777" w:rsidR="00D27C9E" w:rsidRPr="004F09C9" w:rsidRDefault="00D27C9E">
      <w:pPr>
        <w:spacing w:line="259" w:lineRule="auto"/>
        <w:ind w:left="1076" w:right="90" w:hanging="1091"/>
        <w:rPr>
          <w:color w:val="000000" w:themeColor="text1"/>
        </w:rPr>
      </w:pPr>
    </w:p>
    <w:p w14:paraId="4608CD26" w14:textId="77777777" w:rsidR="006F58EA" w:rsidRPr="004F09C9" w:rsidRDefault="00D27C9E">
      <w:pPr>
        <w:spacing w:line="259" w:lineRule="auto"/>
        <w:ind w:left="1076" w:right="90" w:hanging="1091"/>
        <w:rPr>
          <w:color w:val="000000" w:themeColor="text1"/>
        </w:rPr>
      </w:pPr>
      <w:r w:rsidRPr="004F09C9">
        <w:rPr>
          <w:color w:val="000000" w:themeColor="text1"/>
        </w:rPr>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 significant.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589517C4" w14:textId="77777777">
        <w:trPr>
          <w:trHeight w:val="398"/>
        </w:trPr>
        <w:tc>
          <w:tcPr>
            <w:tcW w:w="5274" w:type="dxa"/>
            <w:tcBorders>
              <w:top w:val="double" w:sz="3" w:space="0" w:color="000000"/>
              <w:left w:val="nil"/>
              <w:bottom w:val="double" w:sz="3" w:space="0" w:color="000000"/>
              <w:right w:val="nil"/>
            </w:tcBorders>
          </w:tcPr>
          <w:p w14:paraId="5AB3155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234702C7"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642410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6C6180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2FDF22B" w14:textId="77777777">
        <w:trPr>
          <w:trHeight w:val="321"/>
        </w:trPr>
        <w:tc>
          <w:tcPr>
            <w:tcW w:w="5274" w:type="dxa"/>
            <w:tcBorders>
              <w:top w:val="double" w:sz="3" w:space="0" w:color="000000"/>
              <w:left w:val="nil"/>
              <w:bottom w:val="single" w:sz="3" w:space="0" w:color="000000"/>
              <w:right w:val="nil"/>
            </w:tcBorders>
          </w:tcPr>
          <w:p w14:paraId="6ABD95C3" w14:textId="77777777" w:rsidR="006F58EA" w:rsidRPr="004F09C9" w:rsidRDefault="00D27C9E">
            <w:pPr>
              <w:spacing w:after="0" w:line="259" w:lineRule="auto"/>
              <w:ind w:left="374" w:firstLine="0"/>
              <w:rPr>
                <w:color w:val="000000" w:themeColor="text1"/>
              </w:rPr>
            </w:pPr>
            <w:r w:rsidRPr="004F09C9">
              <w:rPr>
                <w:color w:val="000000" w:themeColor="text1"/>
              </w:rPr>
              <w:lastRenderedPageBreak/>
              <w:t>A). Lipid mass depletion: Between genotypes</w:t>
            </w:r>
          </w:p>
        </w:tc>
        <w:tc>
          <w:tcPr>
            <w:tcW w:w="772" w:type="dxa"/>
            <w:tcBorders>
              <w:top w:val="double" w:sz="3" w:space="0" w:color="000000"/>
              <w:left w:val="nil"/>
              <w:bottom w:val="single" w:sz="3" w:space="0" w:color="000000"/>
              <w:right w:val="nil"/>
            </w:tcBorders>
          </w:tcPr>
          <w:p w14:paraId="062758B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E826BFF"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C75EC7A" w14:textId="77777777" w:rsidR="006F58EA" w:rsidRPr="004F09C9" w:rsidRDefault="006F58EA">
            <w:pPr>
              <w:spacing w:after="160" w:line="259" w:lineRule="auto"/>
              <w:ind w:left="0" w:firstLine="0"/>
              <w:rPr>
                <w:color w:val="000000" w:themeColor="text1"/>
              </w:rPr>
            </w:pPr>
          </w:p>
        </w:tc>
      </w:tr>
      <w:tr w:rsidR="006F58EA" w:rsidRPr="004F09C9" w14:paraId="6D0E84FB" w14:textId="77777777">
        <w:trPr>
          <w:trHeight w:val="340"/>
        </w:trPr>
        <w:tc>
          <w:tcPr>
            <w:tcW w:w="5274" w:type="dxa"/>
            <w:tcBorders>
              <w:top w:val="single" w:sz="3" w:space="0" w:color="000000"/>
              <w:left w:val="nil"/>
              <w:bottom w:val="nil"/>
              <w:right w:val="nil"/>
            </w:tcBorders>
          </w:tcPr>
          <w:p w14:paraId="53401A0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D33B0DF"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2315408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0159CCB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6726885" w14:textId="77777777">
        <w:trPr>
          <w:trHeight w:val="384"/>
        </w:trPr>
        <w:tc>
          <w:tcPr>
            <w:tcW w:w="5274" w:type="dxa"/>
            <w:tcBorders>
              <w:top w:val="nil"/>
              <w:left w:val="nil"/>
              <w:bottom w:val="nil"/>
              <w:right w:val="nil"/>
            </w:tcBorders>
          </w:tcPr>
          <w:p w14:paraId="6110737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4F2B73C7"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51056C50"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58191CCA"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257A532" w14:textId="77777777">
        <w:trPr>
          <w:trHeight w:val="395"/>
        </w:trPr>
        <w:tc>
          <w:tcPr>
            <w:tcW w:w="5274" w:type="dxa"/>
            <w:tcBorders>
              <w:top w:val="nil"/>
              <w:left w:val="nil"/>
              <w:bottom w:val="nil"/>
              <w:right w:val="nil"/>
            </w:tcBorders>
          </w:tcPr>
          <w:p w14:paraId="7E2088C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412D6CE1"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6B6BB00"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2B309883"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55A12E0D" w14:textId="77777777">
        <w:trPr>
          <w:trHeight w:val="494"/>
        </w:trPr>
        <w:tc>
          <w:tcPr>
            <w:tcW w:w="5274" w:type="dxa"/>
            <w:tcBorders>
              <w:top w:val="nil"/>
              <w:left w:val="nil"/>
              <w:bottom w:val="double" w:sz="3" w:space="0" w:color="000000"/>
              <w:right w:val="nil"/>
            </w:tcBorders>
          </w:tcPr>
          <w:p w14:paraId="77692D3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18F80D05"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F183D39"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FF1ADB0"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8ED9D2E" w14:textId="77777777">
        <w:trPr>
          <w:trHeight w:val="321"/>
        </w:trPr>
        <w:tc>
          <w:tcPr>
            <w:tcW w:w="5274" w:type="dxa"/>
            <w:tcBorders>
              <w:top w:val="double" w:sz="3" w:space="0" w:color="000000"/>
              <w:left w:val="nil"/>
              <w:bottom w:val="single" w:sz="3" w:space="0" w:color="000000"/>
              <w:right w:val="nil"/>
            </w:tcBorders>
          </w:tcPr>
          <w:p w14:paraId="23707EE4"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2DC0C65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7851B4B"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4EE7B" w14:textId="77777777" w:rsidR="006F58EA" w:rsidRPr="004F09C9" w:rsidRDefault="006F58EA">
            <w:pPr>
              <w:spacing w:after="160" w:line="259" w:lineRule="auto"/>
              <w:ind w:left="0" w:firstLine="0"/>
              <w:rPr>
                <w:color w:val="000000" w:themeColor="text1"/>
              </w:rPr>
            </w:pPr>
          </w:p>
        </w:tc>
      </w:tr>
      <w:tr w:rsidR="006F58EA" w:rsidRPr="004F09C9" w14:paraId="04B171D9" w14:textId="77777777">
        <w:trPr>
          <w:trHeight w:val="328"/>
        </w:trPr>
        <w:tc>
          <w:tcPr>
            <w:tcW w:w="5274" w:type="dxa"/>
            <w:tcBorders>
              <w:top w:val="single" w:sz="3" w:space="0" w:color="000000"/>
              <w:left w:val="nil"/>
              <w:bottom w:val="nil"/>
              <w:right w:val="nil"/>
            </w:tcBorders>
          </w:tcPr>
          <w:p w14:paraId="3EB3C5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1BC00BE"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47539FC"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503E64E4"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281A6FE1" w14:textId="77777777">
        <w:trPr>
          <w:trHeight w:val="395"/>
        </w:trPr>
        <w:tc>
          <w:tcPr>
            <w:tcW w:w="5274" w:type="dxa"/>
            <w:tcBorders>
              <w:top w:val="nil"/>
              <w:left w:val="nil"/>
              <w:bottom w:val="nil"/>
              <w:right w:val="nil"/>
            </w:tcBorders>
          </w:tcPr>
          <w:p w14:paraId="26693E5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E89656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6803D311"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5C52B48"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03B97AC7" w14:textId="77777777">
        <w:trPr>
          <w:trHeight w:val="494"/>
        </w:trPr>
        <w:tc>
          <w:tcPr>
            <w:tcW w:w="5274" w:type="dxa"/>
            <w:tcBorders>
              <w:top w:val="nil"/>
              <w:left w:val="nil"/>
              <w:bottom w:val="double" w:sz="3" w:space="0" w:color="000000"/>
              <w:right w:val="nil"/>
            </w:tcBorders>
          </w:tcPr>
          <w:p w14:paraId="1942D4F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3F1EE57"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63513FD1"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F0A2851"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3C8C17F2" w14:textId="77777777">
        <w:trPr>
          <w:trHeight w:val="321"/>
        </w:trPr>
        <w:tc>
          <w:tcPr>
            <w:tcW w:w="5274" w:type="dxa"/>
            <w:tcBorders>
              <w:top w:val="double" w:sz="3" w:space="0" w:color="000000"/>
              <w:left w:val="nil"/>
              <w:bottom w:val="single" w:sz="3" w:space="0" w:color="000000"/>
              <w:right w:val="nil"/>
            </w:tcBorders>
          </w:tcPr>
          <w:p w14:paraId="7DA7E57A"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D1B7A9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23A199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9F58F6C" w14:textId="77777777" w:rsidR="006F58EA" w:rsidRPr="004F09C9" w:rsidRDefault="006F58EA">
            <w:pPr>
              <w:spacing w:after="160" w:line="259" w:lineRule="auto"/>
              <w:ind w:left="0" w:firstLine="0"/>
              <w:rPr>
                <w:color w:val="000000" w:themeColor="text1"/>
              </w:rPr>
            </w:pPr>
          </w:p>
        </w:tc>
      </w:tr>
      <w:tr w:rsidR="006F58EA" w:rsidRPr="004F09C9" w14:paraId="14957FCB" w14:textId="77777777">
        <w:trPr>
          <w:trHeight w:val="340"/>
        </w:trPr>
        <w:tc>
          <w:tcPr>
            <w:tcW w:w="5274" w:type="dxa"/>
            <w:tcBorders>
              <w:top w:val="single" w:sz="3" w:space="0" w:color="000000"/>
              <w:left w:val="nil"/>
              <w:bottom w:val="nil"/>
              <w:right w:val="nil"/>
            </w:tcBorders>
          </w:tcPr>
          <w:p w14:paraId="657F86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8565E1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4658B66"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56A1B4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9390E10" w14:textId="77777777">
        <w:trPr>
          <w:trHeight w:val="395"/>
        </w:trPr>
        <w:tc>
          <w:tcPr>
            <w:tcW w:w="5274" w:type="dxa"/>
            <w:tcBorders>
              <w:top w:val="nil"/>
              <w:left w:val="nil"/>
              <w:bottom w:val="nil"/>
              <w:right w:val="nil"/>
            </w:tcBorders>
          </w:tcPr>
          <w:p w14:paraId="46544F8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B7CFF5C"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55D412A"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1599D2CF"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06834F2" w14:textId="77777777">
        <w:trPr>
          <w:trHeight w:val="458"/>
        </w:trPr>
        <w:tc>
          <w:tcPr>
            <w:tcW w:w="5274" w:type="dxa"/>
            <w:tcBorders>
              <w:top w:val="nil"/>
              <w:left w:val="nil"/>
              <w:bottom w:val="single" w:sz="3" w:space="0" w:color="000000"/>
              <w:right w:val="nil"/>
            </w:tcBorders>
          </w:tcPr>
          <w:p w14:paraId="2CDD64D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44733F16"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14480FCD"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2B92F906"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78C3F29D" w14:textId="77777777" w:rsidR="00D27C9E" w:rsidRPr="004F09C9" w:rsidRDefault="00D27C9E">
      <w:pPr>
        <w:spacing w:after="174" w:line="259" w:lineRule="auto"/>
        <w:ind w:right="80"/>
        <w:jc w:val="center"/>
        <w:rPr>
          <w:color w:val="000000" w:themeColor="text1"/>
        </w:rPr>
      </w:pPr>
    </w:p>
    <w:p w14:paraId="103F74EA" w14:textId="77777777" w:rsidR="00D27C9E" w:rsidRPr="004F09C9" w:rsidRDefault="00D27C9E">
      <w:pPr>
        <w:spacing w:after="174" w:line="259" w:lineRule="auto"/>
        <w:ind w:right="80"/>
        <w:jc w:val="center"/>
        <w:rPr>
          <w:color w:val="000000" w:themeColor="text1"/>
        </w:rPr>
      </w:pPr>
    </w:p>
    <w:p w14:paraId="6D74DC7E" w14:textId="77777777" w:rsidR="00D27C9E" w:rsidRPr="004F09C9" w:rsidRDefault="00D27C9E">
      <w:pPr>
        <w:spacing w:after="174" w:line="259" w:lineRule="auto"/>
        <w:ind w:right="80"/>
        <w:jc w:val="center"/>
        <w:rPr>
          <w:color w:val="000000" w:themeColor="text1"/>
        </w:rPr>
      </w:pPr>
    </w:p>
    <w:p w14:paraId="373BC369" w14:textId="77777777" w:rsidR="00D27C9E" w:rsidRPr="004F09C9" w:rsidRDefault="00D27C9E">
      <w:pPr>
        <w:spacing w:after="174" w:line="259" w:lineRule="auto"/>
        <w:ind w:right="80"/>
        <w:jc w:val="center"/>
        <w:rPr>
          <w:color w:val="000000" w:themeColor="text1"/>
        </w:rPr>
      </w:pPr>
    </w:p>
    <w:p w14:paraId="0AC473E1" w14:textId="77777777" w:rsidR="006F58EA" w:rsidRPr="004F09C9" w:rsidRDefault="00D27C9E">
      <w:pPr>
        <w:spacing w:after="174" w:line="259" w:lineRule="auto"/>
        <w:ind w:right="80"/>
        <w:jc w:val="center"/>
        <w:rPr>
          <w:color w:val="000000" w:themeColor="text1"/>
        </w:rPr>
      </w:pPr>
      <w:r w:rsidRPr="004F09C9">
        <w:rPr>
          <w:color w:val="000000" w:themeColor="text1"/>
        </w:rPr>
        <w:t>REFERENCES</w:t>
      </w:r>
    </w:p>
    <w:p w14:paraId="2D9E4552"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2BD638AD"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54490F2D" w14:textId="77777777" w:rsidR="006F58EA" w:rsidRPr="004F09C9" w:rsidRDefault="00D27C9E">
      <w:pPr>
        <w:spacing w:after="163" w:line="259" w:lineRule="auto"/>
        <w:ind w:left="-5" w:right="90"/>
        <w:rPr>
          <w:color w:val="000000" w:themeColor="text1"/>
        </w:rPr>
      </w:pPr>
      <w:r w:rsidRPr="004F09C9">
        <w:rPr>
          <w:color w:val="000000" w:themeColor="text1"/>
        </w:rPr>
        <w:t>Allison, J. D.</w:t>
      </w:r>
      <w:del w:id="318" w:author="Brown,James T" w:date="2019-02-03T11:14:00Z">
        <w:r w:rsidRPr="004F09C9" w:rsidDel="002E45AE">
          <w:rPr>
            <w:color w:val="000000" w:themeColor="text1"/>
          </w:rPr>
          <w:delText>,</w:delText>
        </w:r>
      </w:del>
      <w:r w:rsidRPr="004F09C9">
        <w:rPr>
          <w:color w:val="000000" w:themeColor="text1"/>
        </w:rPr>
        <w:t xml:space="preserve">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11D81262"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2945F5B2"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E. L.</w:t>
      </w:r>
      <w:del w:id="319" w:author="Brown,James T" w:date="2019-02-03T11:14:00Z">
        <w:r w:rsidRPr="004F09C9" w:rsidDel="002E45AE">
          <w:rPr>
            <w:color w:val="000000" w:themeColor="text1"/>
          </w:rPr>
          <w:delText>,</w:delText>
        </w:r>
      </w:del>
      <w:r w:rsidRPr="004F09C9">
        <w:rPr>
          <w:color w:val="000000" w:themeColor="text1"/>
        </w:rPr>
        <w:t xml:space="preserve">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7BEF7B10"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2D510701" w14:textId="77777777" w:rsidR="006F58EA" w:rsidRPr="004F09C9" w:rsidRDefault="00D27C9E">
      <w:pPr>
        <w:ind w:left="219" w:right="90" w:hanging="234"/>
        <w:rPr>
          <w:color w:val="000000" w:themeColor="text1"/>
        </w:rPr>
      </w:pPr>
      <w:r w:rsidRPr="004F09C9">
        <w:rPr>
          <w:color w:val="000000" w:themeColor="text1"/>
        </w:rPr>
        <w:t>Beck, S. D.</w:t>
      </w:r>
      <w:del w:id="320" w:author="Brown,James T" w:date="2019-02-03T11:14:00Z">
        <w:r w:rsidRPr="004F09C9" w:rsidDel="002E45AE">
          <w:rPr>
            <w:color w:val="000000" w:themeColor="text1"/>
          </w:rPr>
          <w:delText>,</w:delText>
        </w:r>
      </w:del>
      <w:r w:rsidRPr="004F09C9">
        <w:rPr>
          <w:color w:val="000000" w:themeColor="text1"/>
        </w:rPr>
        <w:t xml:space="preserve"> and J. W. Apple. 1961. Effects of temperature and photoperiod on voltinism of geographical populations of the European corn borer, </w:t>
      </w:r>
      <w:proofErr w:type="spellStart"/>
      <w:r w:rsidRPr="004F09C9">
        <w:rPr>
          <w:color w:val="000000" w:themeColor="text1"/>
        </w:rPr>
        <w:t>Pyrausta</w:t>
      </w:r>
      <w:proofErr w:type="spellEnd"/>
      <w:r w:rsidRPr="004F09C9">
        <w:rPr>
          <w:color w:val="000000" w:themeColor="text1"/>
        </w:rPr>
        <w:t xml:space="preserve"> nubilalis. Journal of economic entomology 54:550–558.</w:t>
      </w:r>
    </w:p>
    <w:p w14:paraId="18868450"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E.</w:t>
      </w:r>
      <w:ins w:id="321" w:author="Brown,James T" w:date="2019-02-03T11:14:00Z">
        <w:r w:rsidR="002E45AE">
          <w:rPr>
            <w:color w:val="000000" w:themeColor="text1"/>
          </w:rPr>
          <w:t xml:space="preserve"> </w:t>
        </w:r>
      </w:ins>
      <w:del w:id="322" w:author="Brown,James T" w:date="2019-02-03T11:14:00Z">
        <w:r w:rsidRPr="004F09C9" w:rsidDel="002E45AE">
          <w:rPr>
            <w:color w:val="000000" w:themeColor="text1"/>
          </w:rPr>
          <w:delText xml:space="preserve">, </w:delText>
        </w:r>
      </w:del>
      <w:r w:rsidRPr="004F09C9">
        <w:rPr>
          <w:color w:val="000000" w:themeColor="text1"/>
        </w:rPr>
        <w:t xml:space="preserve">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Notes .</w:t>
      </w:r>
    </w:p>
    <w:p w14:paraId="7B8EA775" w14:textId="77777777" w:rsidR="006F58EA" w:rsidRPr="004F09C9" w:rsidRDefault="00D27C9E">
      <w:pPr>
        <w:ind w:left="219" w:right="90" w:hanging="234"/>
        <w:rPr>
          <w:color w:val="000000" w:themeColor="text1"/>
        </w:rPr>
      </w:pPr>
      <w:r w:rsidRPr="004F09C9">
        <w:rPr>
          <w:color w:val="000000" w:themeColor="text1"/>
        </w:rPr>
        <w:lastRenderedPageBreak/>
        <w:t>Bradshaw, W. E.</w:t>
      </w:r>
      <w:del w:id="323" w:author="Brown,James T" w:date="2019-02-03T11:14:00Z">
        <w:r w:rsidRPr="004F09C9" w:rsidDel="002E45AE">
          <w:rPr>
            <w:color w:val="000000" w:themeColor="text1"/>
          </w:rPr>
          <w:delText>,</w:delText>
        </w:r>
      </w:del>
      <w:r w:rsidRPr="004F09C9">
        <w:rPr>
          <w:color w:val="000000" w:themeColor="text1"/>
        </w:rPr>
        <w:t xml:space="preserve"> and C. M. Holzapfel.</w:t>
      </w:r>
      <w:ins w:id="324" w:author="Brown,James T" w:date="2019-02-03T11:13:00Z">
        <w:r w:rsidR="002E45AE">
          <w:rPr>
            <w:color w:val="000000" w:themeColor="text1"/>
          </w:rPr>
          <w:t xml:space="preserve"> </w:t>
        </w:r>
      </w:ins>
      <w:del w:id="325" w:author="Brown,James T" w:date="2019-02-03T11:13:00Z">
        <w:r w:rsidRPr="004F09C9" w:rsidDel="002E45AE">
          <w:rPr>
            <w:color w:val="000000" w:themeColor="text1"/>
          </w:rPr>
          <w:tab/>
        </w:r>
      </w:del>
      <w:r w:rsidRPr="004F09C9">
        <w:rPr>
          <w:color w:val="000000" w:themeColor="text1"/>
        </w:rPr>
        <w:t>2001.</w:t>
      </w:r>
      <w:r w:rsidRPr="004F09C9">
        <w:rPr>
          <w:color w:val="000000" w:themeColor="text1"/>
        </w:rPr>
        <w:tab/>
        <w:t>Genetic shift in photoperiodic response correlated with global warming. Proceedings of the National Academy of Sciences of the United States of America 98:14509–14511.</w:t>
      </w:r>
    </w:p>
    <w:p w14:paraId="2ABB2EC3"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69FDC109"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J. L. E.</w:t>
      </w:r>
      <w:del w:id="326" w:author="Brown,James T" w:date="2019-02-03T11:14:00Z">
        <w:r w:rsidRPr="004F09C9" w:rsidDel="002E45AE">
          <w:rPr>
            <w:color w:val="000000" w:themeColor="text1"/>
          </w:rPr>
          <w:delText>,</w:delText>
        </w:r>
      </w:del>
      <w:r w:rsidRPr="004F09C9">
        <w:rPr>
          <w:color w:val="000000" w:themeColor="text1"/>
        </w:rPr>
        <w:t xml:space="preserve"> and N. Department). 2000. European corn borer scientific name : Ostrinia nubilalis ( </w:t>
      </w:r>
      <w:proofErr w:type="spellStart"/>
      <w:r w:rsidRPr="004F09C9">
        <w:rPr>
          <w:color w:val="000000" w:themeColor="text1"/>
        </w:rPr>
        <w:t>Hübner</w:t>
      </w:r>
      <w:proofErr w:type="spellEnd"/>
      <w:r w:rsidRPr="004F09C9">
        <w:rPr>
          <w:color w:val="000000" w:themeColor="text1"/>
        </w:rPr>
        <w:t xml:space="preserve"> ) ( Insecta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Sciences .</w:t>
      </w:r>
    </w:p>
    <w:p w14:paraId="46E35A13"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1B0362A5"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6BEC2250" w14:textId="77777777" w:rsidR="006F58EA" w:rsidRPr="004F09C9" w:rsidRDefault="00D27C9E">
      <w:pPr>
        <w:spacing w:after="184" w:line="259" w:lineRule="auto"/>
        <w:ind w:left="-5" w:right="90"/>
        <w:rPr>
          <w:color w:val="000000" w:themeColor="text1"/>
        </w:rPr>
      </w:pPr>
      <w:r w:rsidRPr="004F09C9">
        <w:rPr>
          <w:color w:val="000000" w:themeColor="text1"/>
        </w:rPr>
        <w:t>de Gruyter, W.</w:t>
      </w:r>
      <w:del w:id="327" w:author="Brown,James T" w:date="2019-02-03T11:14:00Z">
        <w:r w:rsidRPr="004F09C9" w:rsidDel="00C87443">
          <w:rPr>
            <w:color w:val="000000" w:themeColor="text1"/>
          </w:rPr>
          <w:delText>,</w:delText>
        </w:r>
      </w:del>
      <w:r w:rsidRPr="004F09C9">
        <w:rPr>
          <w:color w:val="000000" w:themeColor="text1"/>
        </w:rPr>
        <w:t xml:space="preserve"> 1999. Handbook of Zoology. 35. Lepidoptera, Moths and Butterflies Volume 1:</w:t>
      </w:r>
    </w:p>
    <w:p w14:paraId="5CED571D"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1833DDB6"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18CD515B"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17B6D96B" w14:textId="77777777" w:rsidR="006F58EA" w:rsidRPr="004F09C9" w:rsidRDefault="00D27C9E">
      <w:pPr>
        <w:ind w:left="219" w:right="90" w:hanging="234"/>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5CBF8AAD"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B380084"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ins w:id="328" w:author="Brown,James T" w:date="2019-02-03T11:15:00Z">
        <w:r w:rsidR="00C87443">
          <w:rPr>
            <w:color w:val="000000" w:themeColor="text1"/>
          </w:rPr>
          <w:t>.</w:t>
        </w:r>
      </w:ins>
      <w:del w:id="329" w:author="Brown,James T" w:date="2019-02-03T11:15:00Z">
        <w:r w:rsidRPr="004F09C9" w:rsidDel="00C87443">
          <w:rPr>
            <w:color w:val="000000" w:themeColor="text1"/>
          </w:rPr>
          <w:delText>,</w:delText>
        </w:r>
      </w:del>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6E78907B" w14:textId="77777777" w:rsidR="006F58EA" w:rsidRPr="004F09C9" w:rsidRDefault="00D27C9E">
      <w:pPr>
        <w:spacing w:after="163" w:line="259" w:lineRule="auto"/>
        <w:ind w:left="244" w:right="90"/>
        <w:rPr>
          <w:color w:val="000000" w:themeColor="text1"/>
        </w:rPr>
      </w:pPr>
      <w:r w:rsidRPr="004F09C9">
        <w:rPr>
          <w:color w:val="000000" w:themeColor="text1"/>
        </w:rPr>
        <w:t>Ostrinia species in the light of reproductive isolation: A tale for Ernst Mayr.</w:t>
      </w:r>
    </w:p>
    <w:p w14:paraId="224BB84B"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DE9E797" w14:textId="77777777" w:rsidR="006F58EA" w:rsidRPr="004F09C9" w:rsidRDefault="00D27C9E">
      <w:pPr>
        <w:spacing w:after="184" w:line="259" w:lineRule="auto"/>
        <w:ind w:left="244" w:right="90"/>
        <w:rPr>
          <w:color w:val="000000" w:themeColor="text1"/>
        </w:rPr>
      </w:pPr>
      <w:r w:rsidRPr="004F09C9">
        <w:rPr>
          <w:color w:val="000000" w:themeColor="text1"/>
        </w:rPr>
        <w:t>Fifth-Stage Larvae and Pupae of the European Corn Borer , Ostrinia nubilalis. Annals of the</w:t>
      </w:r>
    </w:p>
    <w:p w14:paraId="21667D99"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73ED2614"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6BDAC2C0"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426E38C2" w14:textId="77777777" w:rsidR="006F58EA" w:rsidRPr="004F09C9" w:rsidRDefault="00D27C9E">
      <w:pPr>
        <w:ind w:left="219" w:right="90" w:hanging="234"/>
        <w:rPr>
          <w:color w:val="000000" w:themeColor="text1"/>
        </w:rPr>
      </w:pPr>
      <w:proofErr w:type="spellStart"/>
      <w:r w:rsidRPr="004F09C9">
        <w:rPr>
          <w:color w:val="000000" w:themeColor="text1"/>
        </w:rPr>
        <w:lastRenderedPageBreak/>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w:t>
      </w:r>
      <w:ins w:id="330" w:author="Brown,James T" w:date="2019-02-03T11:15:00Z">
        <w:r w:rsidR="00C87443">
          <w:rPr>
            <w:color w:val="000000" w:themeColor="text1"/>
          </w:rPr>
          <w:t>.</w:t>
        </w:r>
      </w:ins>
      <w:del w:id="331" w:author="Brown,James T" w:date="2019-02-03T11:15:00Z">
        <w:r w:rsidRPr="004F09C9" w:rsidDel="00C87443">
          <w:rPr>
            <w:color w:val="000000" w:themeColor="text1"/>
          </w:rPr>
          <w:delText>,</w:delText>
        </w:r>
      </w:del>
      <w:r w:rsidRPr="004F09C9">
        <w:rPr>
          <w:color w:val="000000" w:themeColor="text1"/>
        </w:rPr>
        <w:t xml:space="preserve"> 2011. A simple protocol for amino acid type selective isotope labeling in insect cells with improved yields and high reproducibility.</w:t>
      </w:r>
    </w:p>
    <w:p w14:paraId="198451CE" w14:textId="77777777" w:rsidR="006F58EA" w:rsidRPr="004F09C9" w:rsidRDefault="00D27C9E">
      <w:pPr>
        <w:spacing w:after="184" w:line="259" w:lineRule="auto"/>
        <w:ind w:left="-5" w:right="90"/>
        <w:rPr>
          <w:color w:val="000000" w:themeColor="text1"/>
        </w:rPr>
      </w:pPr>
      <w:r w:rsidRPr="004F09C9">
        <w:rPr>
          <w:color w:val="000000" w:themeColor="text1"/>
        </w:rPr>
        <w:t>Hahn, D. A.</w:t>
      </w:r>
      <w:del w:id="332" w:author="Brown,James T" w:date="2019-02-03T11:15:00Z">
        <w:r w:rsidRPr="004F09C9" w:rsidDel="00C87443">
          <w:rPr>
            <w:color w:val="000000" w:themeColor="text1"/>
          </w:rPr>
          <w:delText>,</w:delText>
        </w:r>
      </w:del>
      <w:r w:rsidRPr="004F09C9">
        <w:rPr>
          <w:color w:val="000000" w:themeColor="text1"/>
        </w:rPr>
        <w:t xml:space="preserve"> and D. L. Denlinger. 2007. Meeting the energetic demands of insect diapause:</w:t>
      </w:r>
    </w:p>
    <w:p w14:paraId="044311D3"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1C0F71CB" w14:textId="77777777" w:rsidR="006F58EA" w:rsidRPr="004F09C9" w:rsidRDefault="00D27C9E">
      <w:pPr>
        <w:ind w:left="219" w:right="90" w:hanging="234"/>
        <w:rPr>
          <w:color w:val="000000" w:themeColor="text1"/>
        </w:rPr>
      </w:pPr>
      <w:r w:rsidRPr="004F09C9">
        <w:rPr>
          <w:color w:val="000000" w:themeColor="text1"/>
        </w:rPr>
        <w:t>Huey, R. B.</w:t>
      </w:r>
      <w:del w:id="333" w:author="Brown,James T" w:date="2019-02-03T11:15:00Z">
        <w:r w:rsidRPr="004F09C9" w:rsidDel="00C87443">
          <w:rPr>
            <w:color w:val="000000" w:themeColor="text1"/>
          </w:rPr>
          <w:delText>,</w:delText>
        </w:r>
      </w:del>
      <w:r w:rsidRPr="004F09C9">
        <w:rPr>
          <w:color w:val="000000" w:themeColor="text1"/>
        </w:rPr>
        <w:t xml:space="preserve"> and R. D. Stevenson. 1979. Integrating thermal physiology and ecology of ectotherms: A discussion of approaches. Integrative and Comparative Biology 19:357–366.</w:t>
      </w:r>
    </w:p>
    <w:p w14:paraId="178D3DAF" w14:textId="77777777"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ins w:id="334" w:author="Brown,James T" w:date="2019-02-03T11:15:00Z">
        <w:r w:rsidR="00C87443">
          <w:rPr>
            <w:color w:val="000000" w:themeColor="text1"/>
          </w:rPr>
          <w:t xml:space="preserve"> </w:t>
        </w:r>
      </w:ins>
      <w:del w:id="335" w:author="Brown,James T" w:date="2019-02-03T11:15:00Z">
        <w:r w:rsidRPr="004F09C9" w:rsidDel="00C87443">
          <w:rPr>
            <w:color w:val="000000" w:themeColor="text1"/>
          </w:rPr>
          <w:tab/>
        </w:r>
      </w:del>
      <w:r w:rsidRPr="004F09C9">
        <w:rPr>
          <w:color w:val="000000" w:themeColor="text1"/>
        </w:rPr>
        <w:t>1999.</w:t>
      </w:r>
      <w:ins w:id="336" w:author="Brown,James T" w:date="2019-02-03T11:15:00Z">
        <w:r w:rsidR="00C87443">
          <w:rPr>
            <w:color w:val="000000" w:themeColor="text1"/>
          </w:rPr>
          <w:t xml:space="preserve"> </w:t>
        </w:r>
      </w:ins>
      <w:del w:id="337" w:author="Brown,James T" w:date="2019-02-03T11:15:00Z">
        <w:r w:rsidRPr="004F09C9" w:rsidDel="00C87443">
          <w:rPr>
            <w:color w:val="000000" w:themeColor="text1"/>
          </w:rPr>
          <w:tab/>
        </w:r>
      </w:del>
      <w:r w:rsidRPr="004F09C9">
        <w:rPr>
          <w:color w:val="000000" w:themeColor="text1"/>
        </w:rPr>
        <w:t>The economics of Bt corn:</w:t>
      </w:r>
      <w:ins w:id="338" w:author="Brown,James T" w:date="2019-02-03T11:15:00Z">
        <w:r w:rsidR="00C87443">
          <w:rPr>
            <w:color w:val="000000" w:themeColor="text1"/>
          </w:rPr>
          <w:t xml:space="preserve"> </w:t>
        </w:r>
      </w:ins>
      <w:del w:id="339" w:author="Brown,James T" w:date="2019-02-03T11:15:00Z">
        <w:r w:rsidRPr="004F09C9" w:rsidDel="00C87443">
          <w:rPr>
            <w:color w:val="000000" w:themeColor="text1"/>
          </w:rPr>
          <w:delText xml:space="preserve"> </w:delText>
        </w:r>
      </w:del>
      <w:r w:rsidRPr="004F09C9">
        <w:rPr>
          <w:color w:val="000000" w:themeColor="text1"/>
        </w:rPr>
        <w:t>Valuing protection from the European corn borer. Review of Agricultural Economics 21:442–454.</w:t>
      </w:r>
    </w:p>
    <w:p w14:paraId="20841A40"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Ostrinia nubilalis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06EFBB28" w14:textId="77777777" w:rsidR="006F58EA" w:rsidRPr="004F09C9" w:rsidRDefault="00D27C9E">
      <w:pPr>
        <w:spacing w:after="163" w:line="259" w:lineRule="auto"/>
        <w:ind w:left="-5" w:right="90"/>
        <w:rPr>
          <w:color w:val="000000" w:themeColor="text1"/>
        </w:rPr>
      </w:pPr>
      <w:r w:rsidRPr="004F09C9">
        <w:rPr>
          <w:color w:val="000000" w:themeColor="text1"/>
        </w:rPr>
        <w:t>IPCC</w:t>
      </w:r>
      <w:ins w:id="340" w:author="Brown,James T" w:date="2019-02-03T11:16:00Z">
        <w:r w:rsidR="00C87443">
          <w:rPr>
            <w:color w:val="000000" w:themeColor="text1"/>
          </w:rPr>
          <w:t>.</w:t>
        </w:r>
      </w:ins>
      <w:del w:id="341" w:author="Brown,James T" w:date="2019-02-03T11:16:00Z">
        <w:r w:rsidRPr="004F09C9" w:rsidDel="00C87443">
          <w:rPr>
            <w:color w:val="000000" w:themeColor="text1"/>
          </w:rPr>
          <w:delText>,</w:delText>
        </w:r>
      </w:del>
      <w:r w:rsidRPr="004F09C9">
        <w:rPr>
          <w:color w:val="000000" w:themeColor="text1"/>
        </w:rPr>
        <w:t xml:space="preserve"> 2013. Summary for Policymakers. In: Climate Change 2013: The Physical Science Basis.</w:t>
      </w:r>
    </w:p>
    <w:p w14:paraId="35EB9FF5"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2B645D36" w14:textId="77777777" w:rsidR="006F58EA" w:rsidRPr="004F09C9" w:rsidRDefault="00D27C9E">
      <w:pPr>
        <w:ind w:left="244" w:right="90"/>
        <w:rPr>
          <w:color w:val="000000" w:themeColor="text1"/>
        </w:rPr>
      </w:pPr>
      <w:r w:rsidRPr="004F09C9">
        <w:rPr>
          <w:color w:val="000000" w:themeColor="text1"/>
        </w:rPr>
        <w:t>Panel on Climate Change. Technical report, Intergovernmental Panel on Climate Change, Cambridge.</w:t>
      </w:r>
    </w:p>
    <w:p w14:paraId="4458A6FA" w14:textId="77777777" w:rsidR="006F58EA" w:rsidRPr="004F09C9" w:rsidRDefault="00D27C9E">
      <w:pPr>
        <w:ind w:left="219" w:right="90" w:hanging="234"/>
        <w:rPr>
          <w:color w:val="000000" w:themeColor="text1"/>
        </w:rPr>
      </w:pPr>
      <w:r w:rsidRPr="004F09C9">
        <w:rPr>
          <w:color w:val="000000" w:themeColor="text1"/>
        </w:rPr>
        <w:t>Kim, C.</w:t>
      </w:r>
      <w:del w:id="342" w:author="Brown,James T" w:date="2019-02-03T11:16:00Z">
        <w:r w:rsidRPr="004F09C9" w:rsidDel="00C87443">
          <w:rPr>
            <w:color w:val="000000" w:themeColor="text1"/>
          </w:rPr>
          <w:delText>-</w:delText>
        </w:r>
      </w:del>
      <w:ins w:id="343" w:author="Brown,James T" w:date="2019-02-03T11:16:00Z">
        <w:r w:rsidR="00C87443">
          <w:rPr>
            <w:color w:val="000000" w:themeColor="text1"/>
          </w:rPr>
          <w:t>G</w:t>
        </w:r>
      </w:ins>
      <w:del w:id="344" w:author="Brown,James T" w:date="2019-02-03T11:16:00Z">
        <w:r w:rsidRPr="004F09C9" w:rsidDel="00C87443">
          <w:rPr>
            <w:color w:val="000000" w:themeColor="text1"/>
          </w:rPr>
          <w:delText>g</w:delText>
        </w:r>
      </w:del>
      <w:r w:rsidRPr="004F09C9">
        <w:rPr>
          <w:color w:val="000000" w:themeColor="text1"/>
        </w:rPr>
        <w:t xml:space="preserve">.,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Ostrinia </w:t>
      </w:r>
      <w:proofErr w:type="spellStart"/>
      <w:r w:rsidRPr="004F09C9">
        <w:rPr>
          <w:color w:val="000000" w:themeColor="text1"/>
        </w:rPr>
        <w:t>furnacalis</w:t>
      </w:r>
      <w:proofErr w:type="spellEnd"/>
      <w:r w:rsidRPr="004F09C9">
        <w:rPr>
          <w:color w:val="000000" w:themeColor="text1"/>
        </w:rPr>
        <w:t xml:space="preserve">, and allied species (Lepidoptera : </w:t>
      </w:r>
      <w:proofErr w:type="spellStart"/>
      <w:r w:rsidRPr="004F09C9">
        <w:rPr>
          <w:color w:val="000000" w:themeColor="text1"/>
        </w:rPr>
        <w:t>Pyralidae</w:t>
      </w:r>
      <w:proofErr w:type="spellEnd"/>
      <w:r w:rsidRPr="004F09C9">
        <w:rPr>
          <w:color w:val="000000" w:themeColor="text1"/>
        </w:rPr>
        <w:t>). Applied Entomology and Zoology 34:405–412.</w:t>
      </w:r>
    </w:p>
    <w:p w14:paraId="180A8DC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67EEC82A"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4E81D32A"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658EDF47"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lastRenderedPageBreak/>
        <w:t>Levy, R. C., G. M. Kozak, C. B. Wadsworth, B. S. Coates, and E. B. Dopman.</w:t>
      </w:r>
      <w:r w:rsidRPr="004F09C9">
        <w:rPr>
          <w:color w:val="000000" w:themeColor="text1"/>
        </w:rPr>
        <w:tab/>
        <w:t>2015.</w:t>
      </w:r>
    </w:p>
    <w:p w14:paraId="35188BA6"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09B22584"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1255F400"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067E5C93"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to use blood for producing lipid reserves for overwinter survival. Journal of medical entomology 26:318–26.</w:t>
      </w:r>
    </w:p>
    <w:p w14:paraId="38B22C33"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Ostrinia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26566E3B"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5CCF8EC5"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w:t>
      </w:r>
      <w:proofErr w:type="spellStart"/>
      <w:r w:rsidRPr="004F09C9">
        <w:rPr>
          <w:color w:val="000000" w:themeColor="text1"/>
        </w:rPr>
        <w:t>Gutierrex</w:t>
      </w:r>
      <w:proofErr w:type="spellEnd"/>
      <w:r w:rsidRPr="004F09C9">
        <w:rPr>
          <w:color w:val="000000" w:themeColor="text1"/>
        </w:rPr>
        <w:t>, editors. Ecological Entomology. 2 edition.</w:t>
      </w:r>
    </w:p>
    <w:p w14:paraId="21A50465"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52A64E96" w14:textId="77777777" w:rsidR="006F58EA" w:rsidRPr="004F09C9" w:rsidRDefault="00D27C9E">
      <w:pPr>
        <w:ind w:left="219" w:right="90" w:hanging="234"/>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5121BDA9"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1675EF30"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4565C267"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6BDFCB92"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03919E4C"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04727FA3"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37974245"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40D6116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6F6783EC"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713CE234" w14:textId="77777777" w:rsidR="006F58EA" w:rsidRPr="004F09C9" w:rsidRDefault="00D27C9E">
      <w:pPr>
        <w:spacing w:after="195" w:line="259" w:lineRule="auto"/>
        <w:ind w:left="244" w:right="90"/>
        <w:rPr>
          <w:color w:val="000000" w:themeColor="text1"/>
        </w:rPr>
      </w:pPr>
      <w:r w:rsidRPr="004F09C9">
        <w:rPr>
          <w:color w:val="000000" w:themeColor="text1"/>
        </w:rPr>
        <w:lastRenderedPageBreak/>
        <w:t>Journal of Chemical Ecology 11:829–836.</w:t>
      </w:r>
    </w:p>
    <w:p w14:paraId="47BECD44"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7DD58496"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34C7B5D"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28253E7B"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7DAC828"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5F3D7E58"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5524F1AD"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05584F6B"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27EB7FFC"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10999E4C"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705A827A" w14:textId="77777777" w:rsidR="006F58EA" w:rsidRPr="004F09C9" w:rsidRDefault="00D27C9E">
      <w:pPr>
        <w:ind w:left="219" w:right="90" w:hanging="234"/>
        <w:rPr>
          <w:color w:val="000000" w:themeColor="text1"/>
        </w:rPr>
      </w:pPr>
      <w:r w:rsidRPr="004F09C9">
        <w:rPr>
          <w:color w:val="000000" w:themeColor="text1"/>
        </w:rPr>
        <w:t>Tauber, C. A., and M. J. Tauber. 1981. Insect seasonal cycles: genetics and evolution. Annual Review of Ecology and Systematics 12:281–308.</w:t>
      </w:r>
    </w:p>
    <w:p w14:paraId="5B4C7D5A"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2071C96D"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48492B5F"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Ostrinia nubilalis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3A11AE02" w14:textId="77777777" w:rsidR="006F58EA" w:rsidRPr="004F09C9" w:rsidRDefault="00D27C9E">
      <w:pPr>
        <w:ind w:left="219" w:right="90" w:hanging="234"/>
        <w:rPr>
          <w:color w:val="000000" w:themeColor="text1"/>
        </w:rPr>
      </w:pPr>
      <w:r w:rsidRPr="004F09C9">
        <w:rPr>
          <w:color w:val="000000" w:themeColor="text1"/>
        </w:rPr>
        <w:t>Wadsworth, C. B., X. Li, and E. B. Dopman. 2015. A recombination suppressor contributes to ecological speciation in OSTRINIA moths. Heredity 114:593–600.</w:t>
      </w:r>
    </w:p>
    <w:p w14:paraId="534D5C0A" w14:textId="77777777" w:rsidR="006F58EA" w:rsidRPr="004F09C9" w:rsidRDefault="00D27C9E">
      <w:pPr>
        <w:ind w:left="219" w:right="90" w:hanging="234"/>
        <w:rPr>
          <w:color w:val="000000" w:themeColor="text1"/>
        </w:rPr>
      </w:pPr>
      <w:r w:rsidRPr="004F09C9">
        <w:rPr>
          <w:color w:val="000000" w:themeColor="text1"/>
        </w:rPr>
        <w:lastRenderedPageBreak/>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9D0D940"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C2B627D"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676E2103"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06F5547F"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0CB74EE7" w14:textId="77777777" w:rsidR="00D27C9E" w:rsidRPr="004F09C9" w:rsidRDefault="00D27C9E">
      <w:pPr>
        <w:spacing w:line="259" w:lineRule="auto"/>
        <w:ind w:left="244" w:right="90"/>
        <w:rPr>
          <w:color w:val="000000" w:themeColor="text1"/>
        </w:rPr>
      </w:pPr>
    </w:p>
    <w:p w14:paraId="6F5AA152" w14:textId="77777777" w:rsidR="00D27C9E" w:rsidRPr="004F09C9" w:rsidRDefault="00D27C9E">
      <w:pPr>
        <w:spacing w:line="259" w:lineRule="auto"/>
        <w:ind w:left="244" w:right="90"/>
        <w:rPr>
          <w:color w:val="000000" w:themeColor="text1"/>
        </w:rPr>
      </w:pPr>
    </w:p>
    <w:p w14:paraId="02EBC9D8" w14:textId="77777777" w:rsidR="00D27C9E" w:rsidRPr="004F09C9" w:rsidRDefault="00D27C9E">
      <w:pPr>
        <w:spacing w:line="259" w:lineRule="auto"/>
        <w:ind w:left="244" w:right="90"/>
        <w:rPr>
          <w:color w:val="000000" w:themeColor="text1"/>
        </w:rPr>
      </w:pPr>
    </w:p>
    <w:p w14:paraId="2AAB0B1C" w14:textId="77777777" w:rsidR="00D27C9E" w:rsidRPr="004F09C9" w:rsidRDefault="00D27C9E">
      <w:pPr>
        <w:spacing w:line="259" w:lineRule="auto"/>
        <w:ind w:left="244" w:right="90"/>
        <w:rPr>
          <w:color w:val="000000" w:themeColor="text1"/>
        </w:rPr>
      </w:pPr>
    </w:p>
    <w:p w14:paraId="7ED5E805" w14:textId="77777777" w:rsidR="00D27C9E" w:rsidRPr="004F09C9" w:rsidRDefault="00D27C9E">
      <w:pPr>
        <w:spacing w:line="259" w:lineRule="auto"/>
        <w:ind w:left="244" w:right="90"/>
        <w:rPr>
          <w:color w:val="000000" w:themeColor="text1"/>
        </w:rPr>
      </w:pPr>
    </w:p>
    <w:p w14:paraId="6F32F728" w14:textId="77777777" w:rsidR="00D27C9E" w:rsidRPr="004F09C9" w:rsidRDefault="00D27C9E">
      <w:pPr>
        <w:spacing w:line="259" w:lineRule="auto"/>
        <w:ind w:left="244" w:right="90"/>
        <w:rPr>
          <w:color w:val="000000" w:themeColor="text1"/>
        </w:rPr>
      </w:pPr>
    </w:p>
    <w:p w14:paraId="1140B6BD" w14:textId="77777777" w:rsidR="00D27C9E" w:rsidRPr="004F09C9" w:rsidRDefault="00D27C9E">
      <w:pPr>
        <w:spacing w:line="259" w:lineRule="auto"/>
        <w:ind w:left="244" w:right="90"/>
        <w:rPr>
          <w:color w:val="000000" w:themeColor="text1"/>
        </w:rPr>
      </w:pPr>
    </w:p>
    <w:p w14:paraId="7AAF3837" w14:textId="77777777" w:rsidR="00D27C9E" w:rsidRPr="004F09C9" w:rsidRDefault="00D27C9E">
      <w:pPr>
        <w:spacing w:line="259" w:lineRule="auto"/>
        <w:ind w:left="244" w:right="90"/>
        <w:rPr>
          <w:color w:val="000000" w:themeColor="text1"/>
        </w:rPr>
      </w:pPr>
    </w:p>
    <w:p w14:paraId="2F0C81BB" w14:textId="77777777" w:rsidR="00D27C9E" w:rsidRPr="004F09C9" w:rsidRDefault="00D27C9E">
      <w:pPr>
        <w:spacing w:line="259" w:lineRule="auto"/>
        <w:ind w:left="244" w:right="90"/>
        <w:rPr>
          <w:color w:val="000000" w:themeColor="text1"/>
        </w:rPr>
      </w:pPr>
    </w:p>
    <w:p w14:paraId="0DD99E3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7096FE5D"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BA92EF1" w14:textId="5A7E0C0F"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n Hahn" w:date="2019-02-06T05:51:00Z" w:initials="DH">
    <w:p w14:paraId="2503502C" w14:textId="77777777" w:rsidR="007B4027" w:rsidRDefault="007B4027">
      <w:pPr>
        <w:pStyle w:val="CommentText"/>
      </w:pPr>
      <w:r>
        <w:rPr>
          <w:rStyle w:val="CommentReference"/>
        </w:rPr>
        <w:annotationRef/>
      </w:r>
      <w:r>
        <w:t xml:space="preserve">Well, this certainly is catchier. I am not sure it is appropriate though because you do not actually measure the relationship between fatness and survival. Let’s keep considering. </w:t>
      </w:r>
    </w:p>
  </w:comment>
  <w:comment w:id="0" w:author="Brown,James T" w:date="2019-02-03T13:07:00Z" w:initials="BT">
    <w:p w14:paraId="0B2774F0" w14:textId="77777777" w:rsidR="007B4027" w:rsidRDefault="007B4027">
      <w:pPr>
        <w:pStyle w:val="CommentText"/>
      </w:pPr>
      <w:r>
        <w:rPr>
          <w:rStyle w:val="CommentReference"/>
        </w:rPr>
        <w:annotationRef/>
      </w:r>
      <w:r>
        <w:rPr>
          <w:rStyle w:val="CommentReference"/>
        </w:rPr>
        <w:t>Do you like the title?</w:t>
      </w:r>
    </w:p>
  </w:comment>
  <w:comment w:id="3" w:author="Brown,James T" w:date="2019-02-05T18:29:00Z" w:initials="BT">
    <w:p w14:paraId="03BDE392" w14:textId="77777777" w:rsidR="007B4027" w:rsidRDefault="007B4027">
      <w:pPr>
        <w:pStyle w:val="CommentText"/>
      </w:pPr>
      <w:r>
        <w:rPr>
          <w:rStyle w:val="CommentReference"/>
        </w:rPr>
        <w:annotationRef/>
      </w:r>
      <w:r>
        <w:t xml:space="preserve">The page numbers and labels are no longer connected and there may be some discrepancies  </w:t>
      </w:r>
    </w:p>
  </w:comment>
  <w:comment w:id="6" w:author="Brown,James T" w:date="2019-02-05T19:04:00Z" w:initials="BT">
    <w:p w14:paraId="26D01D59" w14:textId="77777777" w:rsidR="007B4027" w:rsidRDefault="007B4027">
      <w:pPr>
        <w:pStyle w:val="CommentText"/>
      </w:pPr>
      <w:r>
        <w:rPr>
          <w:rStyle w:val="CommentReference"/>
        </w:rPr>
        <w:annotationRef/>
      </w:r>
      <w:r>
        <w:t>This list does not match text</w:t>
      </w:r>
    </w:p>
  </w:comment>
  <w:comment w:id="26" w:author="Dan Hahn" w:date="2019-02-06T05:59:00Z" w:initials="DH">
    <w:p w14:paraId="18A07D7F" w14:textId="77777777" w:rsidR="007B4027" w:rsidRPr="00BC1BD3" w:rsidRDefault="007B4027" w:rsidP="00BC1BD3">
      <w:r>
        <w:rPr>
          <w:rStyle w:val="CommentReference"/>
        </w:rPr>
        <w:annotationRef/>
      </w:r>
      <w:r>
        <w:t xml:space="preserve">Bad phrasing here and other places in this sentence. </w:t>
      </w:r>
    </w:p>
  </w:comment>
  <w:comment w:id="27" w:author="Brown, James T." w:date="2019-02-07T14:03:00Z" w:initials="BJT-A">
    <w:p w14:paraId="6FF8432E" w14:textId="1382FEBA" w:rsidR="007B4027" w:rsidRDefault="007B4027">
      <w:pPr>
        <w:pStyle w:val="CommentText"/>
      </w:pPr>
      <w:r>
        <w:rPr>
          <w:rStyle w:val="CommentReference"/>
        </w:rPr>
        <w:annotationRef/>
      </w:r>
      <w:r>
        <w:t>I revised this statement.</w:t>
      </w:r>
    </w:p>
  </w:comment>
  <w:comment w:id="77" w:author="Dan" w:date="2019-02-07T07:17:00Z" w:initials="D">
    <w:p w14:paraId="4C7400AB" w14:textId="77777777" w:rsidR="007B4027" w:rsidRDefault="007B4027">
      <w:pPr>
        <w:pStyle w:val="CommentText"/>
      </w:pPr>
      <w:r>
        <w:rPr>
          <w:rStyle w:val="CommentReference"/>
        </w:rPr>
        <w:annotationRef/>
      </w:r>
      <w:r>
        <w:t xml:space="preserve">Present results looking at it both ways. Also, fix the order of figures. </w:t>
      </w:r>
    </w:p>
  </w:comment>
  <w:comment w:id="78" w:author="Dan" w:date="2019-02-07T07:18:00Z" w:initials="D">
    <w:p w14:paraId="194A7671" w14:textId="77777777" w:rsidR="007B4027" w:rsidRDefault="007B4027">
      <w:pPr>
        <w:pStyle w:val="CommentText"/>
      </w:pPr>
      <w:r>
        <w:rPr>
          <w:rStyle w:val="CommentReference"/>
        </w:rPr>
        <w:annotationRef/>
      </w:r>
      <w:r>
        <w:t xml:space="preserve">Turn this sentence around. Start with the relationship you were trying to capture and then talk about the parameters you measured between the two strains to make it clear that you did indeed test the relationship you say you are. </w:t>
      </w:r>
    </w:p>
  </w:comment>
  <w:comment w:id="79" w:author="Brown, James T." w:date="2019-02-07T14:00:00Z" w:initials="BJT-A">
    <w:p w14:paraId="06EC7F76" w14:textId="44FE6F15" w:rsidR="007B4027" w:rsidRDefault="007B4027">
      <w:pPr>
        <w:pStyle w:val="CommentText"/>
      </w:pPr>
      <w:r>
        <w:rPr>
          <w:rStyle w:val="CommentReference"/>
        </w:rPr>
        <w:annotationRef/>
      </w:r>
      <w:r>
        <w:t>This statement was rewritten</w:t>
      </w:r>
    </w:p>
  </w:comment>
  <w:comment w:id="80" w:author="Dan" w:date="2019-02-07T07:24:00Z" w:initials="D">
    <w:p w14:paraId="58AE8A1E" w14:textId="77777777" w:rsidR="007B4027" w:rsidRDefault="007B4027">
      <w:pPr>
        <w:pStyle w:val="CommentText"/>
      </w:pPr>
      <w:r>
        <w:rPr>
          <w:rStyle w:val="CommentReference"/>
        </w:rPr>
        <w:annotationRef/>
      </w:r>
      <w:r>
        <w:t xml:space="preserve">When writing complex sentences like this, I usually start out with the main point and then say how I tried to get to that main point. </w:t>
      </w:r>
    </w:p>
  </w:comment>
  <w:comment w:id="81" w:author="Brown, James T." w:date="2019-02-07T13:58:00Z" w:initials="BJT-A">
    <w:p w14:paraId="139DB94D" w14:textId="67EDB3C0" w:rsidR="007B4027" w:rsidRDefault="007B4027">
      <w:pPr>
        <w:pStyle w:val="CommentText"/>
      </w:pPr>
      <w:r>
        <w:rPr>
          <w:rStyle w:val="CommentReference"/>
        </w:rPr>
        <w:annotationRef/>
      </w:r>
      <w:r>
        <w:t>Thank you for this advice, it made rephrasing this sentence much easier!!!!</w:t>
      </w:r>
    </w:p>
  </w:comment>
  <w:comment w:id="82" w:author="Dan" w:date="2019-02-07T07:29:00Z" w:initials="D">
    <w:p w14:paraId="3AF57C29" w14:textId="77777777" w:rsidR="007B4027" w:rsidRDefault="007B4027">
      <w:pPr>
        <w:pStyle w:val="CommentText"/>
      </w:pPr>
      <w:r>
        <w:rPr>
          <w:rStyle w:val="CommentReference"/>
        </w:rPr>
        <w:annotationRef/>
      </w:r>
      <w:r>
        <w:t xml:space="preserve">Try to rewrite this sentence again with more clarity. I would say something like “I was unable to distinguish between shallow and deep-diapausing larvae within the short-diapausing genotype because CO2 production did not differ between these two diapause phenotypes on the day mass peaked. Write a sentence like this one about the wet mass measures too. </w:t>
      </w:r>
    </w:p>
  </w:comment>
  <w:comment w:id="83" w:author="Brown, James T." w:date="2019-02-07T13:58:00Z" w:initials="BJT-A">
    <w:p w14:paraId="2515CB28" w14:textId="30BE1305" w:rsidR="007B4027" w:rsidRDefault="007B4027">
      <w:pPr>
        <w:pStyle w:val="CommentText"/>
      </w:pPr>
      <w:r>
        <w:rPr>
          <w:rStyle w:val="CommentReference"/>
        </w:rPr>
        <w:annotationRef/>
      </w:r>
      <w:r>
        <w:t xml:space="preserve">These statements have been rewritten. </w:t>
      </w:r>
    </w:p>
  </w:comment>
  <w:comment w:id="91" w:author="Dan" w:date="2019-01-29T09:59:00Z" w:initials="D">
    <w:p w14:paraId="01CE5934" w14:textId="77777777" w:rsidR="007B4027" w:rsidRDefault="007B4027">
      <w:pPr>
        <w:pStyle w:val="CommentText"/>
      </w:pPr>
      <w:r>
        <w:rPr>
          <w:rStyle w:val="CommentReference"/>
        </w:rPr>
        <w:annotationRef/>
      </w:r>
      <w:r>
        <w:t xml:space="preserve">You cannot </w:t>
      </w:r>
      <w:proofErr w:type="spellStart"/>
      <w:r>
        <w:t>male</w:t>
      </w:r>
      <w:proofErr w:type="spellEnd"/>
      <w:r>
        <w:t xml:space="preserve"> a statement like this without citing the references that back you up. In fact, you may want to list 1-2 references after each statement in this list of three bold things to say. </w:t>
      </w:r>
    </w:p>
  </w:comment>
  <w:comment w:id="93" w:author="Dan" w:date="2019-01-29T10:01:00Z" w:initials="D">
    <w:p w14:paraId="6440D7B6" w14:textId="77777777" w:rsidR="007B4027" w:rsidRDefault="007B4027">
      <w:pPr>
        <w:pStyle w:val="CommentText"/>
      </w:pPr>
      <w:r>
        <w:rPr>
          <w:rStyle w:val="CommentReference"/>
        </w:rPr>
        <w:annotationRef/>
      </w:r>
      <w:r>
        <w:t xml:space="preserve">Here is the place to follow with your specific prediction that the long-diapause genotype will have greater stores. </w:t>
      </w:r>
    </w:p>
  </w:comment>
  <w:comment w:id="94" w:author="Dan" w:date="2019-01-29T10:01:00Z" w:initials="D">
    <w:p w14:paraId="26A04753" w14:textId="77777777" w:rsidR="007B4027" w:rsidRDefault="007B4027">
      <w:pPr>
        <w:pStyle w:val="CommentText"/>
      </w:pPr>
      <w:r>
        <w:rPr>
          <w:rStyle w:val="CommentReference"/>
        </w:rPr>
        <w:annotationRef/>
      </w:r>
      <w:r>
        <w:t>Citations here?</w:t>
      </w:r>
    </w:p>
  </w:comment>
  <w:comment w:id="95" w:author="Dan" w:date="2019-01-29T10:02:00Z" w:initials="D">
    <w:p w14:paraId="6DDCFC56" w14:textId="77777777" w:rsidR="007B4027" w:rsidRDefault="007B4027">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98" w:author="Dan" w:date="2019-01-29T10:02:00Z" w:initials="D">
    <w:p w14:paraId="51C9707E" w14:textId="77777777" w:rsidR="007B4027" w:rsidRDefault="007B4027">
      <w:pPr>
        <w:pStyle w:val="CommentText"/>
      </w:pPr>
      <w:r>
        <w:rPr>
          <w:rStyle w:val="CommentReference"/>
        </w:rPr>
        <w:annotationRef/>
      </w:r>
      <w:r>
        <w:t xml:space="preserve">When you have an association it needs to be between 2 things. Why do you only list one thing here? </w:t>
      </w:r>
    </w:p>
  </w:comment>
  <w:comment w:id="99" w:author="Dan" w:date="2019-01-29T10:02:00Z" w:initials="D">
    <w:p w14:paraId="37ED785A" w14:textId="77777777" w:rsidR="007B4027" w:rsidRDefault="007B4027">
      <w:pPr>
        <w:pStyle w:val="CommentText"/>
      </w:pPr>
      <w:r>
        <w:rPr>
          <w:rStyle w:val="CommentReference"/>
        </w:rPr>
        <w:annotationRef/>
      </w:r>
      <w:r>
        <w:t xml:space="preserve">Did you read this part of the sentence? </w:t>
      </w:r>
    </w:p>
  </w:comment>
  <w:comment w:id="100" w:author="Dan" w:date="2019-01-29T10:03:00Z" w:initials="D">
    <w:p w14:paraId="2C2EE1B9" w14:textId="77777777" w:rsidR="007B4027" w:rsidRDefault="007B4027">
      <w:pPr>
        <w:pStyle w:val="CommentText"/>
      </w:pPr>
      <w:r>
        <w:rPr>
          <w:rStyle w:val="CommentReference"/>
        </w:rPr>
        <w:annotationRef/>
      </w:r>
      <w:r>
        <w:t xml:space="preserve">Again, badly written sentence. </w:t>
      </w:r>
    </w:p>
  </w:comment>
  <w:comment w:id="105" w:author="Dan" w:date="2019-01-29T10:04:00Z" w:initials="D">
    <w:p w14:paraId="1D96458F" w14:textId="77777777" w:rsidR="007B4027" w:rsidRDefault="007B4027">
      <w:pPr>
        <w:pStyle w:val="CommentText"/>
      </w:pPr>
      <w:r>
        <w:rPr>
          <w:rStyle w:val="CommentReference"/>
        </w:rPr>
        <w:annotationRef/>
      </w:r>
      <w:r>
        <w:t>Bad editing</w:t>
      </w:r>
    </w:p>
  </w:comment>
  <w:comment w:id="106" w:author="Dan" w:date="2019-01-29T10:05:00Z" w:initials="D">
    <w:p w14:paraId="28F74023" w14:textId="77777777" w:rsidR="007B4027" w:rsidRDefault="007B4027">
      <w:pPr>
        <w:pStyle w:val="CommentText"/>
      </w:pPr>
      <w:r>
        <w:rPr>
          <w:rStyle w:val="CommentReference"/>
        </w:rPr>
        <w:annotationRef/>
      </w:r>
      <w:r>
        <w:t>Also cite my review here.</w:t>
      </w:r>
    </w:p>
  </w:comment>
  <w:comment w:id="111" w:author="Dan" w:date="2019-01-29T10:07:00Z" w:initials="D">
    <w:p w14:paraId="3064599B" w14:textId="77777777" w:rsidR="007B4027" w:rsidRDefault="007B4027">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112" w:author="Dan" w:date="2019-01-29T10:08:00Z" w:initials="D">
    <w:p w14:paraId="14CE4F73" w14:textId="77777777" w:rsidR="007B4027" w:rsidRDefault="007B4027">
      <w:pPr>
        <w:pStyle w:val="CommentText"/>
      </w:pPr>
      <w:r>
        <w:rPr>
          <w:rStyle w:val="CommentReference"/>
        </w:rPr>
        <w:annotationRef/>
      </w:r>
      <w:r>
        <w:t>This is only 2 temperatures, not 4.</w:t>
      </w:r>
    </w:p>
  </w:comment>
  <w:comment w:id="113" w:author="Dan" w:date="2019-01-29T10:09:00Z" w:initials="D">
    <w:p w14:paraId="49CAB4D6" w14:textId="77777777" w:rsidR="007B4027" w:rsidRDefault="007B4027">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114" w:author="Dan" w:date="2019-01-29T10:09:00Z" w:initials="D">
    <w:p w14:paraId="00884937" w14:textId="77777777" w:rsidR="007B4027" w:rsidRDefault="007B4027">
      <w:pPr>
        <w:pStyle w:val="CommentText"/>
      </w:pPr>
      <w:r>
        <w:rPr>
          <w:rStyle w:val="CommentReference"/>
        </w:rPr>
        <w:annotationRef/>
      </w:r>
      <w:r>
        <w:t>Bad editing</w:t>
      </w:r>
    </w:p>
  </w:comment>
  <w:comment w:id="119" w:author="Dan" w:date="2019-01-29T10:17:00Z" w:initials="D">
    <w:p w14:paraId="076D83CC" w14:textId="77777777" w:rsidR="007B4027" w:rsidRDefault="007B4027">
      <w:pPr>
        <w:pStyle w:val="CommentText"/>
      </w:pPr>
      <w:r>
        <w:rPr>
          <w:rStyle w:val="CommentReference"/>
        </w:rPr>
        <w:annotationRef/>
      </w:r>
      <w:r>
        <w:t>Like the one what? Do you mean to say “as also observed in European corn borers”</w:t>
      </w:r>
    </w:p>
  </w:comment>
  <w:comment w:id="121" w:author="Dan" w:date="2019-01-29T10:19:00Z" w:initials="D">
    <w:p w14:paraId="0F65E129" w14:textId="77777777" w:rsidR="007B4027" w:rsidRDefault="007B4027">
      <w:pPr>
        <w:pStyle w:val="CommentText"/>
      </w:pPr>
      <w:r>
        <w:rPr>
          <w:rStyle w:val="CommentReference"/>
        </w:rPr>
        <w:annotationRef/>
      </w:r>
      <w:r>
        <w:t xml:space="preserve">Weird formatting. </w:t>
      </w:r>
    </w:p>
  </w:comment>
  <w:comment w:id="127" w:author="Dan" w:date="2019-01-29T10:19:00Z" w:initials="D">
    <w:p w14:paraId="527B9BC7" w14:textId="77777777" w:rsidR="007B4027" w:rsidRDefault="007B4027">
      <w:pPr>
        <w:pStyle w:val="CommentText"/>
      </w:pPr>
      <w:r>
        <w:rPr>
          <w:rStyle w:val="CommentReference"/>
        </w:rPr>
        <w:annotationRef/>
      </w:r>
      <w:r>
        <w:t xml:space="preserve">What pupated? This is an incomplete phrase. </w:t>
      </w:r>
    </w:p>
  </w:comment>
  <w:comment w:id="128" w:author="Dan" w:date="2019-01-29T10:27:00Z" w:initials="D">
    <w:p w14:paraId="6B13F420" w14:textId="77777777" w:rsidR="007B4027" w:rsidRDefault="007B4027">
      <w:pPr>
        <w:pStyle w:val="CommentText"/>
      </w:pPr>
      <w:r>
        <w:rPr>
          <w:rStyle w:val="CommentReference"/>
        </w:rPr>
        <w:annotationRef/>
      </w:r>
      <w:r>
        <w:t>You need a citation here.</w:t>
      </w:r>
    </w:p>
  </w:comment>
  <w:comment w:id="129" w:author="Dan" w:date="2019-01-29T10:29:00Z" w:initials="D">
    <w:p w14:paraId="77895513" w14:textId="77777777" w:rsidR="007B4027" w:rsidRDefault="007B4027">
      <w:pPr>
        <w:pStyle w:val="CommentText"/>
      </w:pPr>
      <w:r>
        <w:rPr>
          <w:rStyle w:val="CommentReference"/>
        </w:rPr>
        <w:annotationRef/>
      </w:r>
      <w:r>
        <w:t xml:space="preserve">I do not understand this statement. What do you mean. Why do you not cite the Bradshaw study the first time you refer to it? </w:t>
      </w:r>
    </w:p>
  </w:comment>
  <w:comment w:id="133" w:author="Dan" w:date="2019-01-29T10:31:00Z" w:initials="D">
    <w:p w14:paraId="6A91B801" w14:textId="77777777" w:rsidR="007B4027" w:rsidRDefault="007B4027">
      <w:pPr>
        <w:pStyle w:val="CommentText"/>
      </w:pPr>
      <w:r>
        <w:rPr>
          <w:rStyle w:val="CommentReference"/>
        </w:rPr>
        <w:annotationRef/>
      </w:r>
      <w:r>
        <w:t xml:space="preserve">Refer to the figure or table. </w:t>
      </w:r>
    </w:p>
  </w:comment>
  <w:comment w:id="134" w:author="Dan" w:date="2019-01-29T10:31:00Z" w:initials="D">
    <w:p w14:paraId="734CF32C" w14:textId="77777777" w:rsidR="007B4027" w:rsidRDefault="007B4027">
      <w:pPr>
        <w:pStyle w:val="CommentText"/>
      </w:pPr>
      <w:r>
        <w:rPr>
          <w:rStyle w:val="CommentReference"/>
        </w:rPr>
        <w:annotationRef/>
      </w:r>
      <w:r>
        <w:t xml:space="preserve">Cut this down and combine it with the previous sentence. </w:t>
      </w:r>
    </w:p>
  </w:comment>
  <w:comment w:id="135" w:author="Dan" w:date="2019-01-29T10:33:00Z" w:initials="D">
    <w:p w14:paraId="6A19E601" w14:textId="44711BB3" w:rsidR="007B4027" w:rsidRDefault="007B4027">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160" w:author="Dan" w:date="2019-01-29T10:42:00Z" w:initials="D">
    <w:p w14:paraId="7E999A7D" w14:textId="77777777" w:rsidR="007B4027" w:rsidRDefault="007B4027">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65C89D5A" w14:textId="77777777" w:rsidR="007B4027" w:rsidRDefault="007B402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03502C" w15:done="0"/>
  <w15:commentEx w15:paraId="0B2774F0" w15:done="0"/>
  <w15:commentEx w15:paraId="03BDE392" w15:done="0"/>
  <w15:commentEx w15:paraId="26D01D59" w15:done="0"/>
  <w15:commentEx w15:paraId="18A07D7F" w15:done="0"/>
  <w15:commentEx w15:paraId="6FF8432E" w15:paraIdParent="18A07D7F" w15:done="0"/>
  <w15:commentEx w15:paraId="4C7400AB" w15:done="0"/>
  <w15:commentEx w15:paraId="194A7671" w15:done="0"/>
  <w15:commentEx w15:paraId="06EC7F76" w15:paraIdParent="194A7671" w15:done="0"/>
  <w15:commentEx w15:paraId="58AE8A1E" w15:done="0"/>
  <w15:commentEx w15:paraId="139DB94D" w15:paraIdParent="58AE8A1E" w15:done="0"/>
  <w15:commentEx w15:paraId="3AF57C29" w15:done="0"/>
  <w15:commentEx w15:paraId="2515CB28" w15:paraIdParent="3AF57C29" w15:done="0"/>
  <w15:commentEx w15:paraId="01CE5934" w15:done="0"/>
  <w15:commentEx w15:paraId="6440D7B6" w15:done="0"/>
  <w15:commentEx w15:paraId="26A04753" w15:done="0"/>
  <w15:commentEx w15:paraId="6DDCFC56" w15:done="0"/>
  <w15:commentEx w15:paraId="51C9707E" w15:done="0"/>
  <w15:commentEx w15:paraId="37ED785A" w15:done="0"/>
  <w15:commentEx w15:paraId="2C2EE1B9" w15:done="0"/>
  <w15:commentEx w15:paraId="1D96458F" w15:done="0"/>
  <w15:commentEx w15:paraId="28F74023" w15:done="0"/>
  <w15:commentEx w15:paraId="3064599B" w15:done="0"/>
  <w15:commentEx w15:paraId="14CE4F73" w15:done="0"/>
  <w15:commentEx w15:paraId="49CAB4D6" w15:done="0"/>
  <w15:commentEx w15:paraId="00884937" w15:done="0"/>
  <w15:commentEx w15:paraId="076D83CC" w15:done="0"/>
  <w15:commentEx w15:paraId="0F65E129" w15:done="0"/>
  <w15:commentEx w15:paraId="527B9BC7" w15:done="0"/>
  <w15:commentEx w15:paraId="6B13F420" w15:done="0"/>
  <w15:commentEx w15:paraId="77895513" w15:done="0"/>
  <w15:commentEx w15:paraId="6A91B801" w15:done="0"/>
  <w15:commentEx w15:paraId="734CF32C" w15:done="0"/>
  <w15:commentEx w15:paraId="6A19E601" w15:done="0"/>
  <w15:commentEx w15:paraId="65C89D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03502C" w16cid:durableId="20067697"/>
  <w16cid:commentId w16cid:paraId="0B2774F0" w16cid:durableId="20067698"/>
  <w16cid:commentId w16cid:paraId="03BDE392" w16cid:durableId="20067699"/>
  <w16cid:commentId w16cid:paraId="26D01D59" w16cid:durableId="2006769A"/>
  <w16cid:commentId w16cid:paraId="18A07D7F" w16cid:durableId="2006769C"/>
  <w16cid:commentId w16cid:paraId="6FF8432E" w16cid:durableId="2006B91E"/>
  <w16cid:commentId w16cid:paraId="4C7400AB" w16cid:durableId="200676A7"/>
  <w16cid:commentId w16cid:paraId="194A7671" w16cid:durableId="200676A8"/>
  <w16cid:commentId w16cid:paraId="06EC7F76" w16cid:durableId="2006B875"/>
  <w16cid:commentId w16cid:paraId="58AE8A1E" w16cid:durableId="2007F1B9"/>
  <w16cid:commentId w16cid:paraId="139DB94D" w16cid:durableId="2007F1BA"/>
  <w16cid:commentId w16cid:paraId="3AF57C29" w16cid:durableId="200676AA"/>
  <w16cid:commentId w16cid:paraId="2515CB28" w16cid:durableId="2006B807"/>
  <w16cid:commentId w16cid:paraId="01CE5934" w16cid:durableId="200676AF"/>
  <w16cid:commentId w16cid:paraId="6440D7B6" w16cid:durableId="200676B0"/>
  <w16cid:commentId w16cid:paraId="26A04753" w16cid:durableId="200676B1"/>
  <w16cid:commentId w16cid:paraId="6DDCFC56" w16cid:durableId="200676B2"/>
  <w16cid:commentId w16cid:paraId="51C9707E" w16cid:durableId="200676B3"/>
  <w16cid:commentId w16cid:paraId="37ED785A" w16cid:durableId="200676B4"/>
  <w16cid:commentId w16cid:paraId="2C2EE1B9" w16cid:durableId="200676B5"/>
  <w16cid:commentId w16cid:paraId="1D96458F" w16cid:durableId="200676B6"/>
  <w16cid:commentId w16cid:paraId="28F74023" w16cid:durableId="200676B7"/>
  <w16cid:commentId w16cid:paraId="3064599B" w16cid:durableId="200676B8"/>
  <w16cid:commentId w16cid:paraId="14CE4F73" w16cid:durableId="200676B9"/>
  <w16cid:commentId w16cid:paraId="49CAB4D6" w16cid:durableId="200676BA"/>
  <w16cid:commentId w16cid:paraId="00884937" w16cid:durableId="200676BB"/>
  <w16cid:commentId w16cid:paraId="076D83CC" w16cid:durableId="200676BC"/>
  <w16cid:commentId w16cid:paraId="0F65E129" w16cid:durableId="200676BD"/>
  <w16cid:commentId w16cid:paraId="527B9BC7" w16cid:durableId="200676BE"/>
  <w16cid:commentId w16cid:paraId="6B13F420" w16cid:durableId="200676BF"/>
  <w16cid:commentId w16cid:paraId="77895513" w16cid:durableId="200676C0"/>
  <w16cid:commentId w16cid:paraId="6A91B801" w16cid:durableId="200676C1"/>
  <w16cid:commentId w16cid:paraId="734CF32C" w16cid:durableId="200676C2"/>
  <w16cid:commentId w16cid:paraId="6A19E601" w16cid:durableId="200676C3"/>
  <w16cid:commentId w16cid:paraId="65C89D5A" w16cid:durableId="20067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0DDDF" w14:textId="77777777" w:rsidR="00813E45" w:rsidRDefault="00813E45">
      <w:pPr>
        <w:spacing w:after="0" w:line="240" w:lineRule="auto"/>
      </w:pPr>
      <w:r>
        <w:separator/>
      </w:r>
    </w:p>
  </w:endnote>
  <w:endnote w:type="continuationSeparator" w:id="0">
    <w:p w14:paraId="25D5681B" w14:textId="77777777" w:rsidR="00813E45" w:rsidRDefault="00813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94AF" w14:textId="77777777" w:rsidR="007B4027" w:rsidRDefault="007B4027">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44486" w14:textId="77777777" w:rsidR="007B4027" w:rsidRDefault="007B4027">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FBB1C" w14:textId="77777777" w:rsidR="007B4027" w:rsidRDefault="007B4027">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9963F" w14:textId="77777777" w:rsidR="007B4027" w:rsidRDefault="007B4027">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0409F" w14:textId="77777777" w:rsidR="007B4027" w:rsidRDefault="007B4027">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8945E" w14:textId="77777777" w:rsidR="007B4027" w:rsidRDefault="007B4027">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21466" w14:textId="77777777" w:rsidR="007B4027" w:rsidRDefault="007B4027">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14FD8" w14:textId="77777777" w:rsidR="007B4027" w:rsidRDefault="007B4027">
    <w:pPr>
      <w:spacing w:after="0" w:line="259" w:lineRule="auto"/>
      <w:ind w:left="0" w:right="80" w:firstLine="0"/>
      <w:jc w:val="center"/>
    </w:pPr>
    <w:r>
      <w:fldChar w:fldCharType="begin"/>
    </w:r>
    <w:r>
      <w:instrText xml:space="preserve"> PAGE   \* MERGEFORMAT </w:instrText>
    </w:r>
    <w:r>
      <w:fldChar w:fldCharType="separate"/>
    </w:r>
    <w:r>
      <w:rPr>
        <w:noProof/>
      </w:rPr>
      <w:t>34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1B93" w14:textId="77777777" w:rsidR="007B4027" w:rsidRDefault="007B4027">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F91C1" w14:textId="77777777" w:rsidR="00813E45" w:rsidRDefault="00813E45">
      <w:pPr>
        <w:spacing w:after="0" w:line="240" w:lineRule="auto"/>
      </w:pPr>
      <w:r>
        <w:separator/>
      </w:r>
    </w:p>
  </w:footnote>
  <w:footnote w:type="continuationSeparator" w:id="0">
    <w:p w14:paraId="02127435" w14:textId="77777777" w:rsidR="00813E45" w:rsidRDefault="00813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465B" w14:textId="77777777" w:rsidR="007B4027" w:rsidRDefault="007B4027">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316F" w14:textId="77777777" w:rsidR="007B4027" w:rsidRDefault="007B4027">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DA770" w14:textId="77777777" w:rsidR="007B4027" w:rsidRDefault="007B4027">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7E7DD" w14:textId="77777777" w:rsidR="007B4027" w:rsidRDefault="007B4027">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4D4F" w14:textId="77777777" w:rsidR="007B4027" w:rsidRDefault="007B4027">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B3E7" w14:textId="77777777" w:rsidR="007B4027" w:rsidRDefault="007B4027">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855F" w14:textId="77777777" w:rsidR="007B4027" w:rsidRDefault="007B4027">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520FF" w14:textId="77777777" w:rsidR="007B4027" w:rsidRDefault="007B4027">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D9354" w14:textId="77777777" w:rsidR="007B4027" w:rsidRDefault="007B4027">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95pt;height:47.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w15:presenceInfo w15:providerId="AD" w15:userId="S-1-5-21-2064210376-1677799041-60295696-4010"/>
  </w15:person>
  <w15:person w15:author="Brown, James T. - ARS">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47032"/>
    <w:rsid w:val="000472C3"/>
    <w:rsid w:val="00054F53"/>
    <w:rsid w:val="0006372C"/>
    <w:rsid w:val="000978A9"/>
    <w:rsid w:val="000A008B"/>
    <w:rsid w:val="000D6E6E"/>
    <w:rsid w:val="000E1D1C"/>
    <w:rsid w:val="000E69EC"/>
    <w:rsid w:val="001011C2"/>
    <w:rsid w:val="00101994"/>
    <w:rsid w:val="0014256A"/>
    <w:rsid w:val="00147FCB"/>
    <w:rsid w:val="001545B6"/>
    <w:rsid w:val="001600C3"/>
    <w:rsid w:val="00182BD7"/>
    <w:rsid w:val="001B1721"/>
    <w:rsid w:val="001B705E"/>
    <w:rsid w:val="001C527C"/>
    <w:rsid w:val="001C6E15"/>
    <w:rsid w:val="001E7880"/>
    <w:rsid w:val="001F744C"/>
    <w:rsid w:val="00206B10"/>
    <w:rsid w:val="00210119"/>
    <w:rsid w:val="002407FE"/>
    <w:rsid w:val="00246FC2"/>
    <w:rsid w:val="00247503"/>
    <w:rsid w:val="00251EBA"/>
    <w:rsid w:val="00274996"/>
    <w:rsid w:val="002959D9"/>
    <w:rsid w:val="002960D2"/>
    <w:rsid w:val="002C7438"/>
    <w:rsid w:val="002D0CB1"/>
    <w:rsid w:val="002D7BCE"/>
    <w:rsid w:val="002E1D44"/>
    <w:rsid w:val="002E45AE"/>
    <w:rsid w:val="00315D8F"/>
    <w:rsid w:val="00323875"/>
    <w:rsid w:val="003240C8"/>
    <w:rsid w:val="00333DE5"/>
    <w:rsid w:val="00336675"/>
    <w:rsid w:val="00345E06"/>
    <w:rsid w:val="0035668A"/>
    <w:rsid w:val="003571AB"/>
    <w:rsid w:val="003C04C1"/>
    <w:rsid w:val="004179BB"/>
    <w:rsid w:val="00422199"/>
    <w:rsid w:val="004370E5"/>
    <w:rsid w:val="0045069E"/>
    <w:rsid w:val="00451DDE"/>
    <w:rsid w:val="004817D3"/>
    <w:rsid w:val="00483A1B"/>
    <w:rsid w:val="00490123"/>
    <w:rsid w:val="004919E1"/>
    <w:rsid w:val="004A056B"/>
    <w:rsid w:val="004B74F2"/>
    <w:rsid w:val="004C310D"/>
    <w:rsid w:val="004D5603"/>
    <w:rsid w:val="004F09C9"/>
    <w:rsid w:val="004F4745"/>
    <w:rsid w:val="0051573D"/>
    <w:rsid w:val="00534357"/>
    <w:rsid w:val="00560914"/>
    <w:rsid w:val="0056454F"/>
    <w:rsid w:val="0057015C"/>
    <w:rsid w:val="00597966"/>
    <w:rsid w:val="005B2DDE"/>
    <w:rsid w:val="005B3839"/>
    <w:rsid w:val="005C0337"/>
    <w:rsid w:val="005D0A52"/>
    <w:rsid w:val="005D29A0"/>
    <w:rsid w:val="005D47E5"/>
    <w:rsid w:val="005F7D5A"/>
    <w:rsid w:val="006023CB"/>
    <w:rsid w:val="006200F2"/>
    <w:rsid w:val="006229D9"/>
    <w:rsid w:val="00625D89"/>
    <w:rsid w:val="0063279C"/>
    <w:rsid w:val="00643F52"/>
    <w:rsid w:val="00652767"/>
    <w:rsid w:val="00667F35"/>
    <w:rsid w:val="00684AFF"/>
    <w:rsid w:val="006B3D7A"/>
    <w:rsid w:val="006D2398"/>
    <w:rsid w:val="006F58EA"/>
    <w:rsid w:val="006F5EF4"/>
    <w:rsid w:val="00702570"/>
    <w:rsid w:val="00706B3A"/>
    <w:rsid w:val="007217F9"/>
    <w:rsid w:val="00725EDF"/>
    <w:rsid w:val="00754F0B"/>
    <w:rsid w:val="007B2067"/>
    <w:rsid w:val="007B4027"/>
    <w:rsid w:val="007B6F1F"/>
    <w:rsid w:val="007C1A3D"/>
    <w:rsid w:val="007C3B04"/>
    <w:rsid w:val="007F477F"/>
    <w:rsid w:val="007F6A28"/>
    <w:rsid w:val="00813E45"/>
    <w:rsid w:val="00844C2B"/>
    <w:rsid w:val="008E6E23"/>
    <w:rsid w:val="008F5C7F"/>
    <w:rsid w:val="00901907"/>
    <w:rsid w:val="00901C16"/>
    <w:rsid w:val="0094006B"/>
    <w:rsid w:val="00941D82"/>
    <w:rsid w:val="009514F6"/>
    <w:rsid w:val="00952DBE"/>
    <w:rsid w:val="0097178C"/>
    <w:rsid w:val="00990B2E"/>
    <w:rsid w:val="009972D1"/>
    <w:rsid w:val="00997F25"/>
    <w:rsid w:val="009B7A17"/>
    <w:rsid w:val="009C1240"/>
    <w:rsid w:val="009E5A7B"/>
    <w:rsid w:val="009F6006"/>
    <w:rsid w:val="00A13F24"/>
    <w:rsid w:val="00A21756"/>
    <w:rsid w:val="00A221E4"/>
    <w:rsid w:val="00A32000"/>
    <w:rsid w:val="00A33568"/>
    <w:rsid w:val="00A75D96"/>
    <w:rsid w:val="00A87CB6"/>
    <w:rsid w:val="00AA1215"/>
    <w:rsid w:val="00AA6878"/>
    <w:rsid w:val="00AC406C"/>
    <w:rsid w:val="00B2050F"/>
    <w:rsid w:val="00B30EA8"/>
    <w:rsid w:val="00B662AB"/>
    <w:rsid w:val="00BC1BD3"/>
    <w:rsid w:val="00BD276A"/>
    <w:rsid w:val="00BD5589"/>
    <w:rsid w:val="00BF2F90"/>
    <w:rsid w:val="00BF42BE"/>
    <w:rsid w:val="00BF7588"/>
    <w:rsid w:val="00C040FA"/>
    <w:rsid w:val="00C0546D"/>
    <w:rsid w:val="00C11ECF"/>
    <w:rsid w:val="00C136E2"/>
    <w:rsid w:val="00C41DB6"/>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CC9"/>
    <w:rsid w:val="00D158A8"/>
    <w:rsid w:val="00D24788"/>
    <w:rsid w:val="00D27C9E"/>
    <w:rsid w:val="00D6319F"/>
    <w:rsid w:val="00D9566E"/>
    <w:rsid w:val="00DA0DAB"/>
    <w:rsid w:val="00DA2BAF"/>
    <w:rsid w:val="00DA3145"/>
    <w:rsid w:val="00DA52FB"/>
    <w:rsid w:val="00DB113A"/>
    <w:rsid w:val="00DB78B2"/>
    <w:rsid w:val="00DC14A9"/>
    <w:rsid w:val="00DC6259"/>
    <w:rsid w:val="00DD0E72"/>
    <w:rsid w:val="00DD34A5"/>
    <w:rsid w:val="00DD43B4"/>
    <w:rsid w:val="00DD5FD6"/>
    <w:rsid w:val="00DE7786"/>
    <w:rsid w:val="00DF0903"/>
    <w:rsid w:val="00E01AE6"/>
    <w:rsid w:val="00E3506E"/>
    <w:rsid w:val="00E3519C"/>
    <w:rsid w:val="00E3698F"/>
    <w:rsid w:val="00E36B65"/>
    <w:rsid w:val="00E371DB"/>
    <w:rsid w:val="00E5235D"/>
    <w:rsid w:val="00E66393"/>
    <w:rsid w:val="00E72777"/>
    <w:rsid w:val="00E93C90"/>
    <w:rsid w:val="00EB1638"/>
    <w:rsid w:val="00EE093B"/>
    <w:rsid w:val="00EF3DED"/>
    <w:rsid w:val="00F06552"/>
    <w:rsid w:val="00F60F18"/>
    <w:rsid w:val="00F87FE4"/>
    <w:rsid w:val="00FB53D1"/>
    <w:rsid w:val="00FC6EA6"/>
    <w:rsid w:val="00FD2921"/>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E8EF8"/>
  <w15:docId w15:val="{22DD29E2-47FD-4FF4-8A67-E264E8AB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FAD72-AD02-5E42-B1F8-D20EBA515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62</Pages>
  <Words>13168</Words>
  <Characters>75061</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dcterms:created xsi:type="dcterms:W3CDTF">2019-02-10T22:29:00Z</dcterms:created>
  <dcterms:modified xsi:type="dcterms:W3CDTF">2019-02-10T22:29:00Z</dcterms:modified>
</cp:coreProperties>
</file>