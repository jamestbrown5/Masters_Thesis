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1CEA28" w14:textId="77777777" w:rsidR="00E52956" w:rsidRDefault="00E52956" w:rsidP="00E52956">
      <w:pPr>
        <w:pStyle w:val="NormalWeb"/>
        <w:spacing w:line="480" w:lineRule="auto"/>
      </w:pPr>
      <w:r>
        <w:t xml:space="preserve">common name: common backswimmer </w:t>
      </w:r>
    </w:p>
    <w:p w14:paraId="3C4FD93F" w14:textId="77777777" w:rsidR="00E52956" w:rsidRDefault="00E52956" w:rsidP="00E52956">
      <w:pPr>
        <w:pStyle w:val="NormalWeb"/>
        <w:spacing w:line="480" w:lineRule="auto"/>
      </w:pPr>
      <w:r>
        <w:t xml:space="preserve">scientific name: </w:t>
      </w:r>
      <w:proofErr w:type="spellStart"/>
      <w:r w:rsidRPr="003F387B">
        <w:rPr>
          <w:i/>
        </w:rPr>
        <w:t>Notonecta</w:t>
      </w:r>
      <w:proofErr w:type="spellEnd"/>
      <w:r w:rsidRPr="003F387B">
        <w:rPr>
          <w:i/>
        </w:rPr>
        <w:t xml:space="preserve"> glauca</w:t>
      </w:r>
      <w:r>
        <w:t xml:space="preserve"> (Linnaeus, 1758) (Hemiptera: </w:t>
      </w:r>
      <w:proofErr w:type="spellStart"/>
      <w:r>
        <w:t>Notonectidae</w:t>
      </w:r>
      <w:proofErr w:type="spellEnd"/>
      <w:r>
        <w:t xml:space="preserve">) </w:t>
      </w:r>
    </w:p>
    <w:p w14:paraId="5E4E221F" w14:textId="2273C870" w:rsidR="00E52956" w:rsidRDefault="00E52956" w:rsidP="00E52956">
      <w:pPr>
        <w:pStyle w:val="NormalWeb"/>
        <w:spacing w:line="480" w:lineRule="auto"/>
        <w:rPr>
          <w:b/>
          <w:u w:val="single"/>
        </w:rPr>
      </w:pPr>
      <w:r w:rsidRPr="003F387B">
        <w:rPr>
          <w:b/>
          <w:u w:val="single"/>
        </w:rPr>
        <w:t xml:space="preserve">Introduction – </w:t>
      </w:r>
      <w:r>
        <w:rPr>
          <w:b/>
          <w:u w:val="single"/>
        </w:rPr>
        <w:t>Distribution</w:t>
      </w:r>
      <w:r w:rsidRPr="003F387B">
        <w:rPr>
          <w:b/>
          <w:u w:val="single"/>
        </w:rPr>
        <w:t xml:space="preserve"> – </w:t>
      </w:r>
      <w:r>
        <w:rPr>
          <w:b/>
          <w:u w:val="single"/>
        </w:rPr>
        <w:t xml:space="preserve">Description </w:t>
      </w:r>
      <w:bookmarkStart w:id="0" w:name="_Hlk536868909"/>
      <w:r w:rsidRPr="003F387B">
        <w:rPr>
          <w:b/>
          <w:u w:val="single"/>
        </w:rPr>
        <w:t xml:space="preserve">– </w:t>
      </w:r>
      <w:bookmarkEnd w:id="0"/>
      <w:r w:rsidRPr="003F387B">
        <w:rPr>
          <w:b/>
          <w:u w:val="single"/>
        </w:rPr>
        <w:t xml:space="preserve">Behavior – Selected References </w:t>
      </w:r>
    </w:p>
    <w:p w14:paraId="767FF01A" w14:textId="450A06BF" w:rsidR="00E52956" w:rsidRDefault="00E52956" w:rsidP="00E52956">
      <w:pPr>
        <w:pStyle w:val="NormalWeb"/>
        <w:spacing w:line="480" w:lineRule="auto"/>
        <w:rPr>
          <w:b/>
          <w:u w:val="single"/>
        </w:rPr>
      </w:pPr>
      <w:r>
        <w:rPr>
          <w:b/>
          <w:u w:val="single"/>
        </w:rPr>
        <w:t>Introduction</w:t>
      </w:r>
    </w:p>
    <w:p w14:paraId="2CB19445" w14:textId="7AD44521" w:rsidR="00E52956" w:rsidRDefault="00B84575" w:rsidP="00B84575">
      <w:pPr>
        <w:pStyle w:val="NormalWeb"/>
        <w:spacing w:line="480" w:lineRule="auto"/>
        <w:ind w:firstLine="720"/>
      </w:pPr>
      <w:proofErr w:type="spellStart"/>
      <w:r w:rsidRPr="00DC174B">
        <w:rPr>
          <w:i/>
        </w:rPr>
        <w:t>Notonecta</w:t>
      </w:r>
      <w:proofErr w:type="spellEnd"/>
      <w:r w:rsidRPr="00DC174B">
        <w:rPr>
          <w:i/>
        </w:rPr>
        <w:t xml:space="preserve"> glauca</w:t>
      </w:r>
      <w:r w:rsidRPr="00DC174B">
        <w:t xml:space="preserve">, the common backswimmer, is an aquatic insect most easily recognizable by their long hind legs </w:t>
      </w:r>
      <w:commentRangeStart w:id="1"/>
      <w:r w:rsidRPr="00DC174B">
        <w:t>and ability to inflict wounds to humans with their proboscis (mouthpart)</w:t>
      </w:r>
      <w:commentRangeEnd w:id="1"/>
      <w:r w:rsidR="008E0A6C">
        <w:rPr>
          <w:rStyle w:val="CommentReference"/>
          <w:rFonts w:asciiTheme="minorHAnsi" w:eastAsiaTheme="minorHAnsi" w:hAnsiTheme="minorHAnsi" w:cstheme="minorBidi"/>
        </w:rPr>
        <w:commentReference w:id="1"/>
      </w:r>
      <w:r w:rsidRPr="00DC174B">
        <w:t>.</w:t>
      </w:r>
      <w:r w:rsidR="008127B9">
        <w:t xml:space="preserve"> Insects in the family </w:t>
      </w:r>
      <w:proofErr w:type="spellStart"/>
      <w:r w:rsidR="008127B9">
        <w:t>Notonectidae</w:t>
      </w:r>
      <w:proofErr w:type="spellEnd"/>
      <w:r w:rsidR="008127B9">
        <w:t xml:space="preserve"> are commonly referred to as backswimmers or greater water boatman. </w:t>
      </w:r>
      <w:r w:rsidR="008127B9" w:rsidRPr="008127B9">
        <w:t xml:space="preserve">They propel themselves through the water on </w:t>
      </w:r>
      <w:r w:rsidR="00DC174B">
        <w:t>their dorsal side with their abdomen facing upwards</w:t>
      </w:r>
      <w:del w:id="2" w:author="Brown, James T. [2]" w:date="2019-02-16T20:05:00Z">
        <w:r w:rsidR="008127B9" w:rsidRPr="008127B9" w:rsidDel="00B07331">
          <w:delText xml:space="preserve">, </w:delText>
        </w:r>
        <w:r w:rsidR="00DC174B" w:rsidDel="00B07331">
          <w:delText xml:space="preserve">this is how they acquired their </w:delText>
        </w:r>
        <w:r w:rsidR="008127B9" w:rsidRPr="008127B9" w:rsidDel="00B07331">
          <w:delText>common name</w:delText>
        </w:r>
      </w:del>
      <w:r w:rsidR="008127B9">
        <w:t xml:space="preserve">. </w:t>
      </w:r>
      <w:commentRangeStart w:id="3"/>
      <w:r w:rsidR="008127B9">
        <w:t xml:space="preserve">Insects commonly referred to as lesser water boatman are in the family </w:t>
      </w:r>
      <w:proofErr w:type="spellStart"/>
      <w:r w:rsidR="008127B9">
        <w:t>Corixidae</w:t>
      </w:r>
      <w:commentRangeEnd w:id="3"/>
      <w:proofErr w:type="spellEnd"/>
      <w:r w:rsidR="00B07331">
        <w:rPr>
          <w:rStyle w:val="CommentReference"/>
          <w:rFonts w:asciiTheme="minorHAnsi" w:eastAsiaTheme="minorHAnsi" w:hAnsiTheme="minorHAnsi" w:cstheme="minorBidi"/>
        </w:rPr>
        <w:commentReference w:id="3"/>
      </w:r>
      <w:r w:rsidR="00DC174B">
        <w:t xml:space="preserve">, not </w:t>
      </w:r>
      <w:proofErr w:type="spellStart"/>
      <w:r w:rsidR="00DC174B">
        <w:t>Notonectidae</w:t>
      </w:r>
      <w:proofErr w:type="spellEnd"/>
      <w:r w:rsidR="00DC174B">
        <w:t xml:space="preserve"> like common backswimmers</w:t>
      </w:r>
      <w:r w:rsidR="008127B9">
        <w:t>.</w:t>
      </w:r>
    </w:p>
    <w:p w14:paraId="502FAE33" w14:textId="3A0C1DA2" w:rsidR="00AC1039" w:rsidRDefault="00AC1039" w:rsidP="00AC1039">
      <w:pPr>
        <w:pStyle w:val="NormalWeb"/>
        <w:spacing w:line="480" w:lineRule="auto"/>
      </w:pPr>
      <w:r w:rsidRPr="00AC1039">
        <w:rPr>
          <w:noProof/>
        </w:rPr>
        <w:lastRenderedPageBreak/>
        <w:drawing>
          <wp:inline distT="0" distB="0" distL="0" distR="0" wp14:anchorId="195B7E43" wp14:editId="2786F58F">
            <wp:extent cx="5943600" cy="3947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47160"/>
                    </a:xfrm>
                    <a:prstGeom prst="rect">
                      <a:avLst/>
                    </a:prstGeom>
                  </pic:spPr>
                </pic:pic>
              </a:graphicData>
            </a:graphic>
          </wp:inline>
        </w:drawing>
      </w:r>
    </w:p>
    <w:p w14:paraId="7DD98FD6" w14:textId="5C3823DD" w:rsidR="00AC1039" w:rsidRDefault="00AC1039" w:rsidP="00AC1039">
      <w:pPr>
        <w:pStyle w:val="NormalWeb"/>
        <w:spacing w:line="480" w:lineRule="auto"/>
      </w:pPr>
      <w:r>
        <w:rPr>
          <w:b/>
        </w:rPr>
        <w:t>Figure 1.</w:t>
      </w:r>
      <w:r>
        <w:t xml:space="preserve"> </w:t>
      </w:r>
      <w:proofErr w:type="spellStart"/>
      <w:r>
        <w:rPr>
          <w:i/>
        </w:rPr>
        <w:t>Notonecta</w:t>
      </w:r>
      <w:proofErr w:type="spellEnd"/>
      <w:r>
        <w:rPr>
          <w:i/>
        </w:rPr>
        <w:t xml:space="preserve"> </w:t>
      </w:r>
      <w:r>
        <w:t>sp. adult resting ups</w:t>
      </w:r>
      <w:r w:rsidR="007A6820">
        <w:t xml:space="preserve">ide down underwater. Photograph by </w:t>
      </w:r>
      <w:proofErr w:type="spellStart"/>
      <w:r w:rsidR="007A6820">
        <w:t>JRxpo</w:t>
      </w:r>
      <w:proofErr w:type="spellEnd"/>
      <w:r w:rsidR="007A6820">
        <w:t>.</w:t>
      </w:r>
      <w:r w:rsidR="00DC174B">
        <w:t xml:space="preserve"> Flickr.com</w:t>
      </w:r>
    </w:p>
    <w:p w14:paraId="70C4C5C0" w14:textId="77777777" w:rsidR="00DC174B" w:rsidRDefault="00DC174B" w:rsidP="00AC1039">
      <w:pPr>
        <w:pStyle w:val="NormalWeb"/>
        <w:spacing w:line="480" w:lineRule="auto"/>
      </w:pPr>
    </w:p>
    <w:p w14:paraId="2BD23E46" w14:textId="41DEAD0E" w:rsidR="00E52956" w:rsidRDefault="00E52956" w:rsidP="00E52956">
      <w:pPr>
        <w:pStyle w:val="NormalWeb"/>
        <w:spacing w:line="480" w:lineRule="auto"/>
        <w:rPr>
          <w:b/>
          <w:u w:val="single"/>
        </w:rPr>
      </w:pPr>
      <w:r>
        <w:rPr>
          <w:b/>
          <w:u w:val="single"/>
        </w:rPr>
        <w:t>Distribution</w:t>
      </w:r>
    </w:p>
    <w:p w14:paraId="22169CFF" w14:textId="5E3F18A9" w:rsidR="003B191B" w:rsidRPr="004C55FD" w:rsidRDefault="00F43C34" w:rsidP="00FF55D9">
      <w:pPr>
        <w:pStyle w:val="NormalWeb"/>
        <w:spacing w:line="480" w:lineRule="auto"/>
        <w:ind w:firstLine="720"/>
      </w:pPr>
      <w:r>
        <w:t xml:space="preserve">Although </w:t>
      </w:r>
      <w:r w:rsidR="003B191B">
        <w:t>m</w:t>
      </w:r>
      <w:r>
        <w:t>ost commonly found in Europe</w:t>
      </w:r>
      <w:r w:rsidR="001B0C27">
        <w:t xml:space="preserve">, </w:t>
      </w:r>
      <w:del w:id="4" w:author="Brown, James T. [3]" w:date="2019-02-16T20:09:00Z">
        <w:r w:rsidR="001B0C27" w:rsidDel="00B07331">
          <w:delText xml:space="preserve">such as </w:delText>
        </w:r>
        <w:r w:rsidR="001B0C27" w:rsidRPr="001B0C27" w:rsidDel="00B07331">
          <w:delText>Hungary and Britain (Soós et al. 2009)</w:delText>
        </w:r>
        <w:r w:rsidDel="00B07331">
          <w:delText>,</w:delText>
        </w:r>
        <w:r w:rsidR="003B191B" w:rsidDel="00B07331">
          <w:delText xml:space="preserve"> </w:delText>
        </w:r>
      </w:del>
      <w:r w:rsidR="003B191B">
        <w:t xml:space="preserve">the common </w:t>
      </w:r>
      <w:proofErr w:type="spellStart"/>
      <w:r w:rsidR="003B191B">
        <w:t>bacskswimmer</w:t>
      </w:r>
      <w:proofErr w:type="spellEnd"/>
      <w:r>
        <w:t xml:space="preserve"> </w:t>
      </w:r>
      <w:commentRangeStart w:id="5"/>
      <w:r>
        <w:t xml:space="preserve">can range </w:t>
      </w:r>
      <w:commentRangeEnd w:id="5"/>
      <w:r w:rsidR="00B07331">
        <w:rPr>
          <w:rStyle w:val="CommentReference"/>
          <w:rFonts w:asciiTheme="minorHAnsi" w:eastAsiaTheme="minorHAnsi" w:hAnsiTheme="minorHAnsi" w:cstheme="minorBidi"/>
        </w:rPr>
        <w:commentReference w:id="5"/>
      </w:r>
      <w:r>
        <w:t>from some parts of northern Africa to west Siberia and north western China (</w:t>
      </w:r>
      <w:proofErr w:type="spellStart"/>
      <w:r>
        <w:t>Berchi</w:t>
      </w:r>
      <w:proofErr w:type="spellEnd"/>
      <w:ins w:id="6" w:author="Brown, James T. - ARS" w:date="2019-02-16T20:11:00Z">
        <w:r w:rsidR="00B07331">
          <w:t>,</w:t>
        </w:r>
      </w:ins>
      <w:bookmarkStart w:id="7" w:name="_GoBack"/>
      <w:bookmarkEnd w:id="7"/>
      <w:r>
        <w:t xml:space="preserve"> 2013</w:t>
      </w:r>
      <w:ins w:id="8" w:author="Brown, James T. - ARS" w:date="2019-02-16T20:10:00Z">
        <w:r w:rsidR="00B07331">
          <w:t xml:space="preserve">; </w:t>
        </w:r>
      </w:ins>
      <w:ins w:id="9" w:author="Brown, James T. [3]" w:date="2019-02-16T20:09:00Z">
        <w:del w:id="10" w:author="Brown, James T. - ARS" w:date="2019-02-16T20:10:00Z">
          <w:r w:rsidR="00B07331" w:rsidRPr="001B0C27" w:rsidDel="00B07331">
            <w:delText>(</w:delText>
          </w:r>
        </w:del>
        <w:proofErr w:type="spellStart"/>
        <w:r w:rsidR="00B07331" w:rsidRPr="001B0C27">
          <w:t>Soós</w:t>
        </w:r>
        <w:proofErr w:type="spellEnd"/>
        <w:r w:rsidR="00B07331" w:rsidRPr="001B0C27">
          <w:t xml:space="preserve"> et al. 2009</w:t>
        </w:r>
        <w:del w:id="11" w:author="Brown, James T. - ARS" w:date="2019-02-16T20:10:00Z">
          <w:r w:rsidR="00B07331" w:rsidRPr="001B0C27" w:rsidDel="00B07331">
            <w:delText>)</w:delText>
          </w:r>
          <w:r w:rsidR="00B07331" w:rsidDel="00B07331">
            <w:delText>,</w:delText>
          </w:r>
        </w:del>
      </w:ins>
      <w:r>
        <w:t>).</w:t>
      </w:r>
      <w:r w:rsidR="003B191B">
        <w:t xml:space="preserve"> </w:t>
      </w:r>
      <w:proofErr w:type="spellStart"/>
      <w:r w:rsidR="003B191B">
        <w:rPr>
          <w:i/>
        </w:rPr>
        <w:t>Notonecta</w:t>
      </w:r>
      <w:proofErr w:type="spellEnd"/>
      <w:r w:rsidR="003B191B">
        <w:rPr>
          <w:i/>
        </w:rPr>
        <w:t xml:space="preserve"> glauca </w:t>
      </w:r>
      <w:r w:rsidR="003B191B">
        <w:t>is most commonly found in freshwater ponds more inland, they can also be found in eutrophic (water excessively enriched in nutrients) bodies of water near the sea (</w:t>
      </w:r>
      <w:proofErr w:type="spellStart"/>
      <w:r w:rsidR="003B191B">
        <w:t>Kj</w:t>
      </w:r>
      <w:r w:rsidR="003B191B" w:rsidRPr="004C55FD">
        <w:t>æ</w:t>
      </w:r>
      <w:r w:rsidR="003B191B">
        <w:t>rstad</w:t>
      </w:r>
      <w:proofErr w:type="spellEnd"/>
      <w:r w:rsidR="003B191B">
        <w:t xml:space="preserve"> et al. 2009).</w:t>
      </w:r>
    </w:p>
    <w:p w14:paraId="16A1C269" w14:textId="05FCF391" w:rsidR="00E52956" w:rsidRPr="00E52956" w:rsidRDefault="00E52956" w:rsidP="00E52956">
      <w:pPr>
        <w:pStyle w:val="NormalWeb"/>
        <w:spacing w:line="480" w:lineRule="auto"/>
      </w:pPr>
    </w:p>
    <w:p w14:paraId="0A400F9A" w14:textId="2B75838F" w:rsidR="00E52956" w:rsidRDefault="00E52956" w:rsidP="00E52956">
      <w:pPr>
        <w:pStyle w:val="NormalWeb"/>
        <w:spacing w:line="480" w:lineRule="auto"/>
        <w:rPr>
          <w:b/>
          <w:u w:val="single"/>
        </w:rPr>
      </w:pPr>
      <w:r>
        <w:rPr>
          <w:b/>
          <w:u w:val="single"/>
        </w:rPr>
        <w:lastRenderedPageBreak/>
        <w:t>Description</w:t>
      </w:r>
    </w:p>
    <w:p w14:paraId="5644E0A9" w14:textId="266DA366" w:rsidR="00E52956" w:rsidRPr="00A63559" w:rsidRDefault="00E52956" w:rsidP="00E52956">
      <w:pPr>
        <w:pStyle w:val="NormalWeb"/>
        <w:spacing w:line="480" w:lineRule="auto"/>
      </w:pPr>
      <w:r>
        <w:rPr>
          <w:b/>
        </w:rPr>
        <w:t xml:space="preserve">Eggs: </w:t>
      </w:r>
      <w:proofErr w:type="spellStart"/>
      <w:r w:rsidR="00A63559">
        <w:rPr>
          <w:i/>
        </w:rPr>
        <w:t>Notonecta</w:t>
      </w:r>
      <w:proofErr w:type="spellEnd"/>
      <w:r w:rsidR="00A63559">
        <w:rPr>
          <w:i/>
        </w:rPr>
        <w:t xml:space="preserve"> </w:t>
      </w:r>
      <w:r w:rsidR="00A63559">
        <w:t xml:space="preserve">sp. eggs </w:t>
      </w:r>
      <w:r w:rsidR="003B191B">
        <w:t>have</w:t>
      </w:r>
      <w:r w:rsidR="00A63559">
        <w:t xml:space="preserve"> white</w:t>
      </w:r>
      <w:r w:rsidR="003B191B">
        <w:t xml:space="preserve"> oblong eggs </w:t>
      </w:r>
      <w:r w:rsidR="00A63559">
        <w:t>and are attached to vegetation.</w:t>
      </w:r>
      <w:r w:rsidR="003B191B">
        <w:t xml:space="preserve"> </w:t>
      </w:r>
    </w:p>
    <w:p w14:paraId="5A007D6B" w14:textId="32F80F0E" w:rsidR="0050639D" w:rsidRDefault="0050639D" w:rsidP="00E52956">
      <w:pPr>
        <w:pStyle w:val="NormalWeb"/>
        <w:spacing w:line="480" w:lineRule="auto"/>
      </w:pPr>
      <w:r w:rsidRPr="0050639D">
        <w:rPr>
          <w:noProof/>
        </w:rPr>
        <w:drawing>
          <wp:inline distT="0" distB="0" distL="0" distR="0" wp14:anchorId="65B41758" wp14:editId="0767C4DD">
            <wp:extent cx="5943600" cy="3964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64305"/>
                    </a:xfrm>
                    <a:prstGeom prst="rect">
                      <a:avLst/>
                    </a:prstGeom>
                  </pic:spPr>
                </pic:pic>
              </a:graphicData>
            </a:graphic>
          </wp:inline>
        </w:drawing>
      </w:r>
    </w:p>
    <w:p w14:paraId="71664B79" w14:textId="63AF3F55" w:rsidR="0050639D" w:rsidRDefault="0050639D" w:rsidP="00E52956">
      <w:pPr>
        <w:pStyle w:val="NormalWeb"/>
        <w:spacing w:line="480" w:lineRule="auto"/>
      </w:pPr>
      <w:r>
        <w:rPr>
          <w:b/>
        </w:rPr>
        <w:t xml:space="preserve">Figure </w:t>
      </w:r>
      <w:r w:rsidR="00AC1039">
        <w:rPr>
          <w:b/>
        </w:rPr>
        <w:t>2</w:t>
      </w:r>
      <w:r>
        <w:rPr>
          <w:b/>
        </w:rPr>
        <w:t xml:space="preserve">. </w:t>
      </w:r>
      <w:proofErr w:type="spellStart"/>
      <w:r>
        <w:rPr>
          <w:i/>
        </w:rPr>
        <w:t>Notonecta</w:t>
      </w:r>
      <w:proofErr w:type="spellEnd"/>
      <w:r>
        <w:rPr>
          <w:i/>
        </w:rPr>
        <w:t xml:space="preserve"> </w:t>
      </w:r>
      <w:r>
        <w:t>sp</w:t>
      </w:r>
      <w:r w:rsidR="00A63559">
        <w:t xml:space="preserve">. eggs on vegetation. Photograph by Chris Goforth. </w:t>
      </w:r>
      <w:hyperlink r:id="rId10" w:history="1">
        <w:r w:rsidR="00A63559" w:rsidRPr="002C76BA">
          <w:rPr>
            <w:rStyle w:val="Hyperlink"/>
          </w:rPr>
          <w:t>https://thedragonflywoman.com</w:t>
        </w:r>
      </w:hyperlink>
      <w:r w:rsidR="00A63559">
        <w:t xml:space="preserve"> </w:t>
      </w:r>
    </w:p>
    <w:p w14:paraId="551D791E" w14:textId="11F55A68" w:rsidR="00076095" w:rsidRDefault="00076095" w:rsidP="00E52956">
      <w:pPr>
        <w:pStyle w:val="NormalWeb"/>
        <w:spacing w:line="480" w:lineRule="auto"/>
      </w:pPr>
      <w:r>
        <w:rPr>
          <w:b/>
        </w:rPr>
        <w:t xml:space="preserve">Nymphs: </w:t>
      </w:r>
      <w:r>
        <w:t xml:space="preserve">Like many true bugs, nymphs of this species look like smaller adults. They do not have fully developed wings in the </w:t>
      </w:r>
      <w:proofErr w:type="spellStart"/>
      <w:r>
        <w:t>nymphal</w:t>
      </w:r>
      <w:proofErr w:type="spellEnd"/>
      <w:r>
        <w:t xml:space="preserve"> stage and have much shorter abdomens. They </w:t>
      </w:r>
      <w:r w:rsidR="003B191B">
        <w:t>are often</w:t>
      </w:r>
      <w:r>
        <w:t xml:space="preserve"> more uniform in color. Often, their pronotum is not darker than the rest of the body </w:t>
      </w:r>
      <w:r w:rsidR="003B191B">
        <w:t>as seen</w:t>
      </w:r>
      <w:r>
        <w:t xml:space="preserve"> in the adults.</w:t>
      </w:r>
    </w:p>
    <w:p w14:paraId="7399D8E6" w14:textId="5AA0EC04" w:rsidR="00076095" w:rsidRDefault="00530108" w:rsidP="00076095">
      <w:pPr>
        <w:pStyle w:val="NormalWeb"/>
        <w:spacing w:line="480" w:lineRule="auto"/>
      </w:pPr>
      <w:r>
        <w:rPr>
          <w:b/>
        </w:rPr>
        <w:lastRenderedPageBreak/>
        <w:t>Adults:</w:t>
      </w:r>
      <w:r w:rsidR="00076095" w:rsidRPr="00076095">
        <w:rPr>
          <w:b/>
        </w:rPr>
        <w:t xml:space="preserve"> </w:t>
      </w:r>
      <w:r w:rsidR="00076095">
        <w:t xml:space="preserve">The most easily identifiable feature of insects in the Notonectid family are their long hind legs that they use to propel themselves in the water. Adults of this species have a pale tan head and legs. The pronotum is darker than the head and the elytra (hardened forewings) can be a range of tan colors. The eyes are larger and dark red in color. </w:t>
      </w:r>
      <w:r w:rsidR="00076095" w:rsidRPr="00076095">
        <w:t>Fully grown adults measure about 16 mm (</w:t>
      </w:r>
      <w:proofErr w:type="spellStart"/>
      <w:r w:rsidR="00076095" w:rsidRPr="00076095">
        <w:t>Reynaldi</w:t>
      </w:r>
      <w:proofErr w:type="spellEnd"/>
      <w:r w:rsidR="00076095" w:rsidRPr="00076095">
        <w:t xml:space="preserve"> et al. 2011).</w:t>
      </w:r>
    </w:p>
    <w:p w14:paraId="7022E8A3" w14:textId="77777777" w:rsidR="00076095" w:rsidRDefault="00076095" w:rsidP="00076095">
      <w:pPr>
        <w:pStyle w:val="NormalWeb"/>
        <w:spacing w:line="480" w:lineRule="auto"/>
      </w:pPr>
      <w:r w:rsidRPr="00226D43">
        <w:rPr>
          <w:noProof/>
        </w:rPr>
        <w:drawing>
          <wp:inline distT="0" distB="0" distL="0" distR="0" wp14:anchorId="33019F71" wp14:editId="604E6EAB">
            <wp:extent cx="5943600" cy="5415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415280"/>
                    </a:xfrm>
                    <a:prstGeom prst="rect">
                      <a:avLst/>
                    </a:prstGeom>
                  </pic:spPr>
                </pic:pic>
              </a:graphicData>
            </a:graphic>
          </wp:inline>
        </w:drawing>
      </w:r>
    </w:p>
    <w:p w14:paraId="0643A370" w14:textId="2A18F3FE" w:rsidR="00076095" w:rsidRPr="00226D43" w:rsidRDefault="00076095" w:rsidP="00076095">
      <w:pPr>
        <w:pStyle w:val="NormalWeb"/>
        <w:spacing w:line="480" w:lineRule="auto"/>
      </w:pPr>
      <w:r w:rsidRPr="00226D43">
        <w:rPr>
          <w:b/>
        </w:rPr>
        <w:t xml:space="preserve">Figure </w:t>
      </w:r>
      <w:r w:rsidR="00FF55D9">
        <w:rPr>
          <w:b/>
        </w:rPr>
        <w:t>3</w:t>
      </w:r>
      <w:r w:rsidRPr="00226D43">
        <w:rPr>
          <w:b/>
        </w:rPr>
        <w:t xml:space="preserve">. </w:t>
      </w:r>
      <w:r>
        <w:t xml:space="preserve">An adult </w:t>
      </w:r>
      <w:proofErr w:type="spellStart"/>
      <w:r>
        <w:rPr>
          <w:i/>
        </w:rPr>
        <w:t>Notonecta</w:t>
      </w:r>
      <w:proofErr w:type="spellEnd"/>
      <w:r>
        <w:rPr>
          <w:i/>
        </w:rPr>
        <w:t xml:space="preserve"> </w:t>
      </w:r>
      <w:r w:rsidR="00FF55D9">
        <w:rPr>
          <w:i/>
        </w:rPr>
        <w:t>glauca</w:t>
      </w:r>
      <w:r w:rsidR="00FF55D9">
        <w:t>.</w:t>
      </w:r>
      <w:r>
        <w:t xml:space="preserve"> Photograph by David Nicholls.</w:t>
      </w:r>
    </w:p>
    <w:p w14:paraId="6BE1BAA7" w14:textId="4B51A831" w:rsidR="00076095" w:rsidRDefault="00076095" w:rsidP="00076095">
      <w:pPr>
        <w:pStyle w:val="NormalWeb"/>
        <w:spacing w:line="480" w:lineRule="auto"/>
      </w:pPr>
      <w:r>
        <w:lastRenderedPageBreak/>
        <w:t xml:space="preserve"> </w:t>
      </w:r>
      <w:r w:rsidR="00FF55D9">
        <w:tab/>
      </w:r>
      <w:proofErr w:type="spellStart"/>
      <w:r w:rsidRPr="00AC0D29">
        <w:rPr>
          <w:i/>
        </w:rPr>
        <w:t>Notonecta</w:t>
      </w:r>
      <w:proofErr w:type="spellEnd"/>
      <w:r w:rsidRPr="00AC0D29">
        <w:rPr>
          <w:i/>
        </w:rPr>
        <w:t xml:space="preserve"> glauca </w:t>
      </w:r>
      <w:r>
        <w:t xml:space="preserve">breathes by taking in air, however its body is covered in hair-like structures called setae and microtrichia that aid them in their aquatic lifestyle. Setae are considered true hairs </w:t>
      </w:r>
      <w:proofErr w:type="gramStart"/>
      <w:r>
        <w:t>due to the fact that</w:t>
      </w:r>
      <w:proofErr w:type="gramEnd"/>
      <w:r>
        <w:t xml:space="preserve"> they have a socket from which they are contained residing in an adjacent cell deeper in the </w:t>
      </w:r>
      <w:r w:rsidR="003B191B">
        <w:t>exoskeleton</w:t>
      </w:r>
      <w:r>
        <w:t xml:space="preserve">. Microtrichia originate from one cell on the surface. </w:t>
      </w:r>
      <w:r w:rsidR="003B191B">
        <w:t>A backswimmer’s</w:t>
      </w:r>
      <w:r>
        <w:t xml:space="preserve"> entire body except the pronotum (area behind the head), head, and legs are covered in these hairs. The hairs create an air film that allows the insect to </w:t>
      </w:r>
      <w:r w:rsidR="003B191B">
        <w:t>absorb oxygen from trapped air</w:t>
      </w:r>
      <w:r>
        <w:t xml:space="preserve"> while underwater and keeps their bodies dry (Kuru et al. 2011). The tips of these hairs are bent in the distal direction, or away from the body, and the area from the root up is pointed in the caudal direction, or towards the back of the body before bending distally. </w:t>
      </w:r>
      <w:r>
        <w:lastRenderedPageBreak/>
        <w:t xml:space="preserve">The setae tend to be larger and sparser in comparison to the denser patches of microtrichia. </w:t>
      </w:r>
      <w:r w:rsidRPr="005367A0">
        <w:rPr>
          <w:noProof/>
        </w:rPr>
        <w:drawing>
          <wp:inline distT="0" distB="0" distL="0" distR="0" wp14:anchorId="3BF86DF0" wp14:editId="449E6588">
            <wp:extent cx="5943600" cy="4772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72025"/>
                    </a:xfrm>
                    <a:prstGeom prst="rect">
                      <a:avLst/>
                    </a:prstGeom>
                  </pic:spPr>
                </pic:pic>
              </a:graphicData>
            </a:graphic>
          </wp:inline>
        </w:drawing>
      </w:r>
    </w:p>
    <w:p w14:paraId="4DC296FF" w14:textId="4FC308CB" w:rsidR="00076095" w:rsidRPr="005367A0" w:rsidRDefault="00076095" w:rsidP="00076095">
      <w:pPr>
        <w:pStyle w:val="NormalWeb"/>
        <w:spacing w:line="480" w:lineRule="auto"/>
      </w:pPr>
      <w:r>
        <w:rPr>
          <w:b/>
        </w:rPr>
        <w:t xml:space="preserve">Figure </w:t>
      </w:r>
      <w:r w:rsidR="00FF55D9">
        <w:rPr>
          <w:b/>
        </w:rPr>
        <w:t>4</w:t>
      </w:r>
      <w:r>
        <w:rPr>
          <w:b/>
        </w:rPr>
        <w:t>.</w:t>
      </w:r>
      <w:r>
        <w:t xml:space="preserve"> </w:t>
      </w:r>
      <w:r w:rsidR="003B191B">
        <w:t xml:space="preserve">Insect skin cell types. </w:t>
      </w:r>
      <w:r>
        <w:t xml:space="preserve">A) multicellular spine, B) seta, C) </w:t>
      </w:r>
      <w:proofErr w:type="spellStart"/>
      <w:r>
        <w:t>acanthae</w:t>
      </w:r>
      <w:proofErr w:type="spellEnd"/>
      <w:r>
        <w:t xml:space="preserve">, and D) microtrichia. Diagram from </w:t>
      </w:r>
      <w:r w:rsidRPr="00EA654D">
        <w:t>After Richards &amp; Richards 1979</w:t>
      </w:r>
      <w:r>
        <w:t>.</w:t>
      </w:r>
    </w:p>
    <w:p w14:paraId="3D279811" w14:textId="75F90A33" w:rsidR="00076095" w:rsidRPr="00AC0D29" w:rsidRDefault="00076095" w:rsidP="00076095">
      <w:pPr>
        <w:pStyle w:val="NormalWeb"/>
        <w:spacing w:line="480" w:lineRule="auto"/>
      </w:pPr>
      <w:r>
        <w:t xml:space="preserve">There is solely microtrichia present under the upper side of the elytra. Due to the density of the microtrichia air can be held in the film for up to 130 days. The underside of the body that resides under the elytra is sparser than the underside of the elytra itself, which can hold air for longer than the 130 days. Areas that are predominantly covered in setae will lose its air before the 130 </w:t>
      </w:r>
      <w:r>
        <w:lastRenderedPageBreak/>
        <w:t xml:space="preserve">days. This air film can be </w:t>
      </w:r>
      <w:r w:rsidR="003B191B">
        <w:t>seen by the naked eye, it appears</w:t>
      </w:r>
      <w:r>
        <w:t xml:space="preserve"> </w:t>
      </w:r>
      <w:r w:rsidR="003B191B">
        <w:t>as</w:t>
      </w:r>
      <w:r>
        <w:t xml:space="preserve"> a silvery sheen on the body (Kuru et al. 2011)</w:t>
      </w:r>
    </w:p>
    <w:p w14:paraId="61CF517D" w14:textId="77777777" w:rsidR="00076095" w:rsidRDefault="00992C28" w:rsidP="00076095">
      <w:pPr>
        <w:pStyle w:val="NormalWeb"/>
        <w:spacing w:line="480" w:lineRule="auto"/>
        <w:rPr>
          <w:b/>
          <w:u w:val="single"/>
        </w:rPr>
      </w:pPr>
      <w:r>
        <w:rPr>
          <w:b/>
          <w:u w:val="single"/>
        </w:rPr>
        <w:t>Behavior</w:t>
      </w:r>
    </w:p>
    <w:p w14:paraId="665021C4" w14:textId="61E8EC67" w:rsidR="00076095" w:rsidRPr="00076095" w:rsidRDefault="00076095" w:rsidP="00FF55D9">
      <w:pPr>
        <w:pStyle w:val="NormalWeb"/>
        <w:spacing w:line="480" w:lineRule="auto"/>
        <w:ind w:firstLine="720"/>
        <w:rPr>
          <w:i/>
        </w:rPr>
      </w:pPr>
      <w:r w:rsidRPr="00076095">
        <w:rPr>
          <w:rFonts w:eastAsia="Calibri"/>
        </w:rPr>
        <w:t xml:space="preserve">The common backswimmer preys on a variety of other aquatic organisms like </w:t>
      </w:r>
      <w:r w:rsidRPr="00076095">
        <w:rPr>
          <w:rFonts w:eastAsia="Calibri"/>
          <w:i/>
        </w:rPr>
        <w:t xml:space="preserve">Daphnia </w:t>
      </w:r>
      <w:r w:rsidRPr="00076095">
        <w:rPr>
          <w:rFonts w:eastAsia="Calibri"/>
        </w:rPr>
        <w:t>spp. (water fleas) (</w:t>
      </w:r>
      <w:proofErr w:type="spellStart"/>
      <w:r w:rsidRPr="00076095">
        <w:rPr>
          <w:rFonts w:eastAsia="Calibri"/>
        </w:rPr>
        <w:t>Giller</w:t>
      </w:r>
      <w:proofErr w:type="spellEnd"/>
      <w:r w:rsidRPr="00076095">
        <w:rPr>
          <w:rFonts w:eastAsia="Calibri"/>
        </w:rPr>
        <w:t xml:space="preserve"> and McNeill 1981). </w:t>
      </w:r>
      <w:proofErr w:type="spellStart"/>
      <w:r>
        <w:rPr>
          <w:i/>
        </w:rPr>
        <w:t>Notonecta</w:t>
      </w:r>
      <w:proofErr w:type="spellEnd"/>
      <w:r>
        <w:rPr>
          <w:i/>
        </w:rPr>
        <w:t xml:space="preserve"> </w:t>
      </w:r>
      <w:r>
        <w:t>spp. most commonly prey on other insect species, but has been observed to prey on fish eggs, fry, and tadpoles (</w:t>
      </w:r>
      <w:r w:rsidRPr="00992C28">
        <w:rPr>
          <w:rStyle w:val="Emphasis"/>
          <w:i w:val="0"/>
        </w:rPr>
        <w:t>González</w:t>
      </w:r>
      <w:r>
        <w:rPr>
          <w:rStyle w:val="Emphasis"/>
          <w:i w:val="0"/>
        </w:rPr>
        <w:t xml:space="preserve"> and Leal 2010). </w:t>
      </w:r>
      <w:proofErr w:type="spellStart"/>
      <w:r w:rsidRPr="001B0C27">
        <w:rPr>
          <w:rStyle w:val="Emphasis"/>
        </w:rPr>
        <w:t>Notonecta</w:t>
      </w:r>
      <w:proofErr w:type="spellEnd"/>
      <w:r w:rsidRPr="001B0C27">
        <w:rPr>
          <w:rStyle w:val="Emphasis"/>
        </w:rPr>
        <w:t xml:space="preserve"> glauca</w:t>
      </w:r>
      <w:r w:rsidRPr="001B0C27">
        <w:rPr>
          <w:rStyle w:val="Emphasis"/>
          <w:i w:val="0"/>
        </w:rPr>
        <w:t xml:space="preserve"> </w:t>
      </w:r>
      <w:r>
        <w:rPr>
          <w:rStyle w:val="Emphasis"/>
          <w:i w:val="0"/>
        </w:rPr>
        <w:t xml:space="preserve">has been observed to </w:t>
      </w:r>
      <w:r w:rsidRPr="001B0C27">
        <w:rPr>
          <w:rStyle w:val="Emphasis"/>
          <w:i w:val="0"/>
        </w:rPr>
        <w:t>prey</w:t>
      </w:r>
      <w:r>
        <w:rPr>
          <w:rStyle w:val="Emphasis"/>
          <w:i w:val="0"/>
        </w:rPr>
        <w:t xml:space="preserve"> </w:t>
      </w:r>
      <w:r w:rsidRPr="001B0C27">
        <w:rPr>
          <w:rStyle w:val="Emphasis"/>
          <w:i w:val="0"/>
        </w:rPr>
        <w:t xml:space="preserve">on the larvae of the mosquito </w:t>
      </w:r>
      <w:r w:rsidRPr="001B0C27">
        <w:rPr>
          <w:rStyle w:val="Emphasis"/>
        </w:rPr>
        <w:t xml:space="preserve">Culex </w:t>
      </w:r>
      <w:proofErr w:type="spellStart"/>
      <w:r w:rsidRPr="001B0C27">
        <w:rPr>
          <w:rStyle w:val="Emphasis"/>
        </w:rPr>
        <w:t>pipens</w:t>
      </w:r>
      <w:proofErr w:type="spellEnd"/>
      <w:r w:rsidRPr="001B0C27">
        <w:rPr>
          <w:rStyle w:val="Emphasis"/>
          <w:i w:val="0"/>
        </w:rPr>
        <w:t xml:space="preserve"> (</w:t>
      </w:r>
      <w:proofErr w:type="spellStart"/>
      <w:r w:rsidRPr="001B0C27">
        <w:rPr>
          <w:rStyle w:val="Emphasis"/>
          <w:i w:val="0"/>
        </w:rPr>
        <w:t>Reynaldi</w:t>
      </w:r>
      <w:proofErr w:type="spellEnd"/>
      <w:r w:rsidRPr="001B0C27">
        <w:rPr>
          <w:rStyle w:val="Emphasis"/>
          <w:i w:val="0"/>
        </w:rPr>
        <w:t xml:space="preserve"> et al. 2011).</w:t>
      </w:r>
      <w:r>
        <w:rPr>
          <w:i/>
        </w:rPr>
        <w:t xml:space="preserve"> </w:t>
      </w:r>
      <w:r w:rsidRPr="00076095">
        <w:rPr>
          <w:rFonts w:eastAsia="Calibri"/>
        </w:rPr>
        <w:t xml:space="preserve">When hunting for prey, the common backswimmer captures its prey by using its raptorial fore legs or mid legs </w:t>
      </w:r>
      <w:bookmarkStart w:id="12" w:name="_Hlk1233326"/>
      <w:r w:rsidRPr="00076095">
        <w:rPr>
          <w:rFonts w:eastAsia="Calibri"/>
        </w:rPr>
        <w:t>(</w:t>
      </w:r>
      <w:proofErr w:type="spellStart"/>
      <w:r w:rsidRPr="00076095">
        <w:rPr>
          <w:rFonts w:eastAsia="Calibri"/>
        </w:rPr>
        <w:t>Giller</w:t>
      </w:r>
      <w:proofErr w:type="spellEnd"/>
      <w:r w:rsidRPr="00076095">
        <w:rPr>
          <w:rFonts w:eastAsia="Calibri"/>
        </w:rPr>
        <w:t xml:space="preserve"> and McNeill 1981). </w:t>
      </w:r>
      <w:bookmarkEnd w:id="12"/>
      <w:r w:rsidRPr="00076095">
        <w:rPr>
          <w:rFonts w:eastAsia="Calibri"/>
        </w:rPr>
        <w:t xml:space="preserve">They are ambush predators and wait for an opportunity to strike unsuspecting prey (Ellis and Borden 1970, </w:t>
      </w:r>
      <w:proofErr w:type="spellStart"/>
      <w:r w:rsidRPr="00076095">
        <w:rPr>
          <w:rFonts w:eastAsia="Calibri"/>
        </w:rPr>
        <w:t>Giller</w:t>
      </w:r>
      <w:proofErr w:type="spellEnd"/>
      <w:r w:rsidRPr="00076095">
        <w:rPr>
          <w:rFonts w:eastAsia="Calibri"/>
        </w:rPr>
        <w:t xml:space="preserve"> and McNeill 1981). Because of this, the common backswimmer prefers environments with lush vegetation to hide itself. If there are plants available, the common backswimmer will reside on the edge of the plant in the middle section and this preference is not influenced by the prey selection. Residing on the edge of the plant allows the common backswimmer to more easily observe its surroundings and snatch passing prey (</w:t>
      </w:r>
      <w:r w:rsidRPr="00076095">
        <w:rPr>
          <w:rFonts w:eastAsia="Calibri"/>
          <w:b/>
        </w:rPr>
        <w:t>Figure 1</w:t>
      </w:r>
      <w:r w:rsidRPr="00076095">
        <w:rPr>
          <w:rFonts w:eastAsia="Calibri"/>
        </w:rPr>
        <w:t xml:space="preserve">). </w:t>
      </w:r>
      <w:bookmarkStart w:id="13" w:name="_Hlk531459290"/>
      <w:r w:rsidRPr="00076095">
        <w:rPr>
          <w:rFonts w:eastAsia="Calibri"/>
        </w:rPr>
        <w:t>(</w:t>
      </w:r>
      <w:proofErr w:type="spellStart"/>
      <w:r w:rsidRPr="00076095">
        <w:rPr>
          <w:rFonts w:eastAsia="Calibri"/>
        </w:rPr>
        <w:t>Giller</w:t>
      </w:r>
      <w:proofErr w:type="spellEnd"/>
      <w:r w:rsidRPr="00076095">
        <w:rPr>
          <w:rFonts w:eastAsia="Calibri"/>
        </w:rPr>
        <w:t xml:space="preserve"> and McNeill 1981)</w:t>
      </w:r>
      <w:bookmarkEnd w:id="13"/>
      <w:r w:rsidRPr="00076095">
        <w:rPr>
          <w:rFonts w:eastAsia="Calibri"/>
        </w:rPr>
        <w:t>.</w:t>
      </w:r>
      <w:r w:rsidRPr="00076095">
        <w:rPr>
          <w:rFonts w:ascii="Calibri" w:eastAsia="Calibri" w:hAnsi="Calibri"/>
        </w:rPr>
        <w:t xml:space="preserve"> </w:t>
      </w:r>
      <w:bookmarkStart w:id="14" w:name="_Hlk531459353"/>
      <w:r w:rsidRPr="00076095">
        <w:rPr>
          <w:rFonts w:eastAsia="Calibri"/>
        </w:rPr>
        <w:t xml:space="preserve">Due to its preference for vegetation and low affinity for the surface, the common backswimmer does best in a complex environment where avoiding the surface and having ample vegetation to hide in will protect it from predation. </w:t>
      </w:r>
      <w:bookmarkEnd w:id="14"/>
    </w:p>
    <w:p w14:paraId="2B2C3DD6" w14:textId="77777777" w:rsidR="00076095" w:rsidRPr="00076095" w:rsidRDefault="00076095" w:rsidP="00076095">
      <w:pPr>
        <w:spacing w:after="0" w:line="480" w:lineRule="auto"/>
        <w:rPr>
          <w:rFonts w:ascii="Times New Roman" w:eastAsia="Calibri" w:hAnsi="Times New Roman" w:cs="Times New Roman"/>
          <w:sz w:val="24"/>
          <w:szCs w:val="24"/>
        </w:rPr>
      </w:pPr>
      <w:r w:rsidRPr="00076095">
        <w:rPr>
          <w:rFonts w:ascii="Calibri" w:eastAsia="Calibri" w:hAnsi="Calibri" w:cs="Times New Roman"/>
          <w:noProof/>
        </w:rPr>
        <w:lastRenderedPageBreak/>
        <w:drawing>
          <wp:inline distT="0" distB="0" distL="0" distR="0" wp14:anchorId="1E5476E8" wp14:editId="2962590E">
            <wp:extent cx="5939790" cy="3947160"/>
            <wp:effectExtent l="0" t="0" r="381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3947160"/>
                    </a:xfrm>
                    <a:prstGeom prst="rect">
                      <a:avLst/>
                    </a:prstGeom>
                    <a:noFill/>
                    <a:ln>
                      <a:noFill/>
                    </a:ln>
                  </pic:spPr>
                </pic:pic>
              </a:graphicData>
            </a:graphic>
          </wp:inline>
        </w:drawing>
      </w:r>
    </w:p>
    <w:p w14:paraId="5B4D0837" w14:textId="7E923D96" w:rsidR="00076095" w:rsidRPr="00076095" w:rsidRDefault="00076095" w:rsidP="00076095">
      <w:pPr>
        <w:spacing w:after="0" w:line="480" w:lineRule="auto"/>
        <w:rPr>
          <w:rFonts w:ascii="Times New Roman" w:eastAsia="Calibri" w:hAnsi="Times New Roman" w:cs="Times New Roman"/>
          <w:sz w:val="24"/>
          <w:szCs w:val="24"/>
        </w:rPr>
      </w:pPr>
      <w:r w:rsidRPr="00076095">
        <w:rPr>
          <w:rFonts w:ascii="Times New Roman" w:eastAsia="Calibri" w:hAnsi="Times New Roman" w:cs="Times New Roman"/>
          <w:b/>
          <w:sz w:val="24"/>
          <w:szCs w:val="24"/>
        </w:rPr>
        <w:t xml:space="preserve">Figure </w:t>
      </w:r>
      <w:r w:rsidR="00FF55D9">
        <w:rPr>
          <w:rFonts w:ascii="Times New Roman" w:eastAsia="Calibri" w:hAnsi="Times New Roman" w:cs="Times New Roman"/>
          <w:b/>
          <w:sz w:val="24"/>
          <w:szCs w:val="24"/>
        </w:rPr>
        <w:t>5</w:t>
      </w:r>
      <w:r w:rsidRPr="00076095">
        <w:rPr>
          <w:rFonts w:ascii="Times New Roman" w:eastAsia="Calibri" w:hAnsi="Times New Roman" w:cs="Times New Roman"/>
          <w:sz w:val="24"/>
          <w:szCs w:val="24"/>
        </w:rPr>
        <w:t xml:space="preserve">. </w:t>
      </w:r>
      <w:proofErr w:type="spellStart"/>
      <w:r w:rsidRPr="00076095">
        <w:rPr>
          <w:rFonts w:ascii="Times New Roman" w:eastAsia="Calibri" w:hAnsi="Times New Roman" w:cs="Times New Roman"/>
          <w:i/>
          <w:sz w:val="24"/>
          <w:szCs w:val="24"/>
        </w:rPr>
        <w:t>Notonecta</w:t>
      </w:r>
      <w:proofErr w:type="spellEnd"/>
      <w:r w:rsidRPr="00076095">
        <w:rPr>
          <w:rFonts w:ascii="Times New Roman" w:eastAsia="Calibri" w:hAnsi="Times New Roman" w:cs="Times New Roman"/>
          <w:i/>
          <w:sz w:val="24"/>
          <w:szCs w:val="24"/>
        </w:rPr>
        <w:t xml:space="preserve"> glauca</w:t>
      </w:r>
      <w:r w:rsidRPr="00076095">
        <w:rPr>
          <w:rFonts w:ascii="Times New Roman" w:eastAsia="Calibri" w:hAnsi="Times New Roman" w:cs="Times New Roman"/>
          <w:sz w:val="24"/>
          <w:szCs w:val="24"/>
        </w:rPr>
        <w:t xml:space="preserve"> (Linnaeus) adult perched on aquatic vegetation. ©Dick </w:t>
      </w:r>
      <w:proofErr w:type="spellStart"/>
      <w:r w:rsidRPr="00076095">
        <w:rPr>
          <w:rFonts w:ascii="Times New Roman" w:eastAsia="Calibri" w:hAnsi="Times New Roman" w:cs="Times New Roman"/>
          <w:sz w:val="24"/>
          <w:szCs w:val="24"/>
        </w:rPr>
        <w:t>Klees</w:t>
      </w:r>
      <w:proofErr w:type="spellEnd"/>
      <w:r w:rsidRPr="00076095">
        <w:rPr>
          <w:rFonts w:ascii="Times New Roman" w:eastAsia="Calibri" w:hAnsi="Times New Roman" w:cs="Times New Roman"/>
          <w:sz w:val="24"/>
          <w:szCs w:val="24"/>
        </w:rPr>
        <w:t xml:space="preserve">/Studio Wolverine </w:t>
      </w:r>
    </w:p>
    <w:p w14:paraId="078613E9" w14:textId="09B6CF6A" w:rsidR="00992C28" w:rsidRPr="00076095" w:rsidRDefault="00076095" w:rsidP="00076095">
      <w:pPr>
        <w:spacing w:after="0" w:line="480" w:lineRule="auto"/>
        <w:rPr>
          <w:rFonts w:ascii="Times New Roman" w:eastAsia="Calibri" w:hAnsi="Times New Roman" w:cs="Times New Roman"/>
          <w:sz w:val="24"/>
          <w:szCs w:val="24"/>
        </w:rPr>
      </w:pPr>
      <w:r w:rsidRPr="00076095">
        <w:rPr>
          <w:rFonts w:ascii="Times New Roman" w:eastAsia="Calibri" w:hAnsi="Times New Roman" w:cs="Times New Roman"/>
          <w:sz w:val="24"/>
          <w:szCs w:val="24"/>
        </w:rPr>
        <w:t xml:space="preserve">         The common backswimmer sucks the prey item of its resources. In the genus </w:t>
      </w:r>
      <w:proofErr w:type="spellStart"/>
      <w:r w:rsidRPr="00076095">
        <w:rPr>
          <w:rFonts w:ascii="Times New Roman" w:eastAsia="Calibri" w:hAnsi="Times New Roman" w:cs="Times New Roman"/>
          <w:i/>
          <w:sz w:val="24"/>
          <w:szCs w:val="24"/>
        </w:rPr>
        <w:t>Notonecta</w:t>
      </w:r>
      <w:proofErr w:type="spellEnd"/>
      <w:r w:rsidRPr="00076095">
        <w:rPr>
          <w:rFonts w:ascii="Times New Roman" w:eastAsia="Calibri" w:hAnsi="Times New Roman" w:cs="Times New Roman"/>
          <w:i/>
          <w:sz w:val="24"/>
          <w:szCs w:val="24"/>
        </w:rPr>
        <w:t>,</w:t>
      </w:r>
      <w:r w:rsidRPr="00076095">
        <w:rPr>
          <w:rFonts w:ascii="Times New Roman" w:eastAsia="Calibri" w:hAnsi="Times New Roman" w:cs="Times New Roman"/>
          <w:sz w:val="24"/>
          <w:szCs w:val="24"/>
        </w:rPr>
        <w:t xml:space="preserve"> </w:t>
      </w:r>
      <w:proofErr w:type="spellStart"/>
      <w:r w:rsidRPr="00076095">
        <w:rPr>
          <w:rFonts w:ascii="Times New Roman" w:eastAsia="Calibri" w:hAnsi="Times New Roman" w:cs="Times New Roman"/>
          <w:i/>
          <w:sz w:val="24"/>
          <w:szCs w:val="24"/>
        </w:rPr>
        <w:t>Notonecta</w:t>
      </w:r>
      <w:proofErr w:type="spellEnd"/>
      <w:r w:rsidRPr="00076095">
        <w:rPr>
          <w:rFonts w:ascii="Times New Roman" w:eastAsia="Calibri" w:hAnsi="Times New Roman" w:cs="Times New Roman"/>
          <w:i/>
          <w:sz w:val="24"/>
          <w:szCs w:val="24"/>
        </w:rPr>
        <w:t xml:space="preserve"> glauca</w:t>
      </w:r>
      <w:r w:rsidRPr="00076095">
        <w:rPr>
          <w:rFonts w:ascii="Times New Roman" w:eastAsia="Calibri" w:hAnsi="Times New Roman" w:cs="Times New Roman"/>
          <w:sz w:val="24"/>
          <w:szCs w:val="24"/>
        </w:rPr>
        <w:t xml:space="preserve"> has been recorded to extract food slower and have less of a response to surface activity to than other species. One reasoning for comparatively less response to surface activity is that they prefer to stay at lower depths rather than at the surface of the water (Cockrell 1984).   At temperatures below 15 °C (59 °F) it prefers to spend </w:t>
      </w:r>
      <w:proofErr w:type="gramStart"/>
      <w:r w:rsidRPr="00076095">
        <w:rPr>
          <w:rFonts w:ascii="Times New Roman" w:eastAsia="Calibri" w:hAnsi="Times New Roman" w:cs="Times New Roman"/>
          <w:sz w:val="24"/>
          <w:szCs w:val="24"/>
        </w:rPr>
        <w:t>the majority of</w:t>
      </w:r>
      <w:proofErr w:type="gramEnd"/>
      <w:r w:rsidRPr="00076095">
        <w:rPr>
          <w:rFonts w:ascii="Times New Roman" w:eastAsia="Calibri" w:hAnsi="Times New Roman" w:cs="Times New Roman"/>
          <w:sz w:val="24"/>
          <w:szCs w:val="24"/>
        </w:rPr>
        <w:t xml:space="preserve"> the time underwater, however above 15 °C (59 °F) it will spend more time above water. At 5 °C (41 °F), it tends to stay completely submerged as much as possible. The common backswimmer also prefers to stay submerged at higher temperatures if the water is more oxygenated </w:t>
      </w:r>
      <w:bookmarkStart w:id="15" w:name="_Hlk531632037"/>
      <w:r w:rsidRPr="00076095">
        <w:rPr>
          <w:rFonts w:ascii="Times New Roman" w:eastAsia="Calibri" w:hAnsi="Times New Roman" w:cs="Times New Roman"/>
          <w:sz w:val="24"/>
          <w:szCs w:val="24"/>
        </w:rPr>
        <w:t xml:space="preserve">(Cockrell 1984). </w:t>
      </w:r>
      <w:r w:rsidRPr="00076095">
        <w:rPr>
          <w:rFonts w:ascii="Times New Roman" w:eastAsia="Calibri" w:hAnsi="Times New Roman" w:cs="Times New Roman"/>
          <w:i/>
          <w:sz w:val="24"/>
          <w:szCs w:val="24"/>
        </w:rPr>
        <w:t xml:space="preserve"> </w:t>
      </w:r>
      <w:bookmarkEnd w:id="15"/>
      <w:proofErr w:type="spellStart"/>
      <w:r w:rsidRPr="00076095">
        <w:rPr>
          <w:rFonts w:ascii="Times New Roman" w:eastAsia="Calibri" w:hAnsi="Times New Roman" w:cs="Times New Roman"/>
          <w:i/>
          <w:sz w:val="24"/>
          <w:szCs w:val="24"/>
        </w:rPr>
        <w:t>Notonecta</w:t>
      </w:r>
      <w:proofErr w:type="spellEnd"/>
      <w:r w:rsidRPr="00076095">
        <w:rPr>
          <w:rFonts w:ascii="Times New Roman" w:eastAsia="Calibri" w:hAnsi="Times New Roman" w:cs="Times New Roman"/>
          <w:i/>
          <w:sz w:val="24"/>
          <w:szCs w:val="24"/>
        </w:rPr>
        <w:t xml:space="preserve"> glauca</w:t>
      </w:r>
      <w:r w:rsidRPr="00076095">
        <w:rPr>
          <w:rFonts w:ascii="Times New Roman" w:eastAsia="Calibri" w:hAnsi="Times New Roman" w:cs="Times New Roman"/>
          <w:sz w:val="24"/>
          <w:szCs w:val="24"/>
        </w:rPr>
        <w:t xml:space="preserve"> also makes less prey-capturing attempts and does best in areas of high prey abundance compared to other species in its genus (</w:t>
      </w:r>
      <w:proofErr w:type="spellStart"/>
      <w:r w:rsidRPr="00076095">
        <w:rPr>
          <w:rFonts w:ascii="Times New Roman" w:eastAsia="Calibri" w:hAnsi="Times New Roman" w:cs="Times New Roman"/>
          <w:sz w:val="24"/>
          <w:szCs w:val="24"/>
        </w:rPr>
        <w:t>Giller</w:t>
      </w:r>
      <w:proofErr w:type="spellEnd"/>
      <w:r w:rsidRPr="00076095">
        <w:rPr>
          <w:rFonts w:ascii="Times New Roman" w:eastAsia="Calibri" w:hAnsi="Times New Roman" w:cs="Times New Roman"/>
          <w:sz w:val="24"/>
          <w:szCs w:val="24"/>
        </w:rPr>
        <w:t xml:space="preserve"> and McNeill 1981). </w:t>
      </w:r>
    </w:p>
    <w:p w14:paraId="4E98A745" w14:textId="7DC5EEBF" w:rsidR="00F43C34" w:rsidRPr="00992C28" w:rsidRDefault="00E52956" w:rsidP="00E52956">
      <w:pPr>
        <w:pStyle w:val="NormalWeb"/>
        <w:spacing w:line="480" w:lineRule="auto"/>
        <w:rPr>
          <w:b/>
          <w:u w:val="single"/>
        </w:rPr>
      </w:pPr>
      <w:r>
        <w:rPr>
          <w:b/>
          <w:u w:val="single"/>
        </w:rPr>
        <w:lastRenderedPageBreak/>
        <w:t>Selected References</w:t>
      </w:r>
      <w:bookmarkStart w:id="16" w:name="_Hlk536869263"/>
    </w:p>
    <w:p w14:paraId="196A5940" w14:textId="24B3E33B" w:rsidR="00076095" w:rsidRPr="00076095" w:rsidRDefault="00F43C34" w:rsidP="00076095">
      <w:pPr>
        <w:pStyle w:val="NormalWeb"/>
        <w:spacing w:line="480" w:lineRule="auto"/>
      </w:pPr>
      <w:proofErr w:type="spellStart"/>
      <w:r>
        <w:t>Berchi</w:t>
      </w:r>
      <w:proofErr w:type="spellEnd"/>
      <w:r>
        <w:t xml:space="preserve"> G. 2013. </w:t>
      </w:r>
      <w:r w:rsidR="00D07D6F" w:rsidRPr="00D07D6F">
        <w:t xml:space="preserve">Checklist and distribution of the family </w:t>
      </w:r>
      <w:proofErr w:type="spellStart"/>
      <w:r w:rsidR="00D07D6F" w:rsidRPr="00D07D6F">
        <w:t>Notonectidae</w:t>
      </w:r>
      <w:proofErr w:type="spellEnd"/>
      <w:r w:rsidR="00D07D6F" w:rsidRPr="00D07D6F">
        <w:t xml:space="preserve"> in Romania, with the first record of </w:t>
      </w:r>
      <w:proofErr w:type="spellStart"/>
      <w:r w:rsidR="00D07D6F" w:rsidRPr="00D07D6F">
        <w:rPr>
          <w:i/>
        </w:rPr>
        <w:t>Notonecta</w:t>
      </w:r>
      <w:proofErr w:type="spellEnd"/>
      <w:r w:rsidR="00D07D6F" w:rsidRPr="00D07D6F">
        <w:rPr>
          <w:i/>
        </w:rPr>
        <w:t xml:space="preserve"> </w:t>
      </w:r>
      <w:proofErr w:type="spellStart"/>
      <w:r w:rsidR="00D07D6F" w:rsidRPr="00D07D6F">
        <w:rPr>
          <w:i/>
        </w:rPr>
        <w:t>maculata</w:t>
      </w:r>
      <w:proofErr w:type="spellEnd"/>
      <w:r w:rsidR="00D07D6F" w:rsidRPr="00D07D6F">
        <w:rPr>
          <w:i/>
        </w:rPr>
        <w:t xml:space="preserve"> </w:t>
      </w:r>
      <w:proofErr w:type="spellStart"/>
      <w:r w:rsidR="00D07D6F" w:rsidRPr="00D07D6F">
        <w:t>Fabricius</w:t>
      </w:r>
      <w:proofErr w:type="spellEnd"/>
      <w:r w:rsidR="00D07D6F" w:rsidRPr="00D07D6F">
        <w:t xml:space="preserve">, 1794 (Hemiptera: </w:t>
      </w:r>
      <w:proofErr w:type="spellStart"/>
      <w:r w:rsidR="00D07D6F" w:rsidRPr="00D07D6F">
        <w:t>Heteroptera</w:t>
      </w:r>
      <w:proofErr w:type="spellEnd"/>
      <w:r w:rsidR="00D07D6F" w:rsidRPr="00D07D6F">
        <w:t xml:space="preserve">: </w:t>
      </w:r>
      <w:proofErr w:type="spellStart"/>
      <w:r w:rsidR="00D07D6F" w:rsidRPr="00D07D6F">
        <w:t>Nepomorpha</w:t>
      </w:r>
      <w:proofErr w:type="spellEnd"/>
      <w:r w:rsidR="00D07D6F" w:rsidRPr="00D07D6F">
        <w:t>)</w:t>
      </w:r>
      <w:r w:rsidR="00D07D6F" w:rsidRPr="00D07D6F">
        <w:rPr>
          <w:i/>
        </w:rPr>
        <w:t>.</w:t>
      </w:r>
      <w:r w:rsidR="00D07D6F">
        <w:rPr>
          <w:i/>
        </w:rPr>
        <w:t xml:space="preserve"> </w:t>
      </w:r>
      <w:proofErr w:type="spellStart"/>
      <w:r>
        <w:t>Zootaxa</w:t>
      </w:r>
      <w:proofErr w:type="spellEnd"/>
      <w:r>
        <w:t xml:space="preserve"> 3682: 121-132.</w:t>
      </w:r>
    </w:p>
    <w:p w14:paraId="7A795886" w14:textId="1BC0BD92" w:rsidR="00076095" w:rsidRDefault="00076095" w:rsidP="00076095">
      <w:pPr>
        <w:spacing w:after="0" w:line="480" w:lineRule="auto"/>
        <w:rPr>
          <w:rFonts w:ascii="Times New Roman" w:eastAsia="Calibri" w:hAnsi="Times New Roman" w:cs="Times New Roman"/>
          <w:sz w:val="24"/>
          <w:szCs w:val="24"/>
        </w:rPr>
      </w:pPr>
      <w:r w:rsidRPr="00076095">
        <w:rPr>
          <w:rFonts w:ascii="Times New Roman" w:eastAsia="Calibri" w:hAnsi="Times New Roman" w:cs="Times New Roman"/>
          <w:sz w:val="24"/>
          <w:szCs w:val="24"/>
        </w:rPr>
        <w:t xml:space="preserve">Cockrell BJ. 1984. Effects of temperature and oxygenation on predator-prey overlap and prey choice of </w:t>
      </w:r>
      <w:proofErr w:type="spellStart"/>
      <w:r w:rsidRPr="00076095">
        <w:rPr>
          <w:rFonts w:ascii="Times New Roman" w:eastAsia="Calibri" w:hAnsi="Times New Roman" w:cs="Times New Roman"/>
          <w:i/>
          <w:sz w:val="24"/>
          <w:szCs w:val="24"/>
        </w:rPr>
        <w:t>Notonecta</w:t>
      </w:r>
      <w:proofErr w:type="spellEnd"/>
      <w:r w:rsidRPr="00076095">
        <w:rPr>
          <w:rFonts w:ascii="Times New Roman" w:eastAsia="Calibri" w:hAnsi="Times New Roman" w:cs="Times New Roman"/>
          <w:i/>
          <w:sz w:val="24"/>
          <w:szCs w:val="24"/>
        </w:rPr>
        <w:t xml:space="preserve"> glauca</w:t>
      </w:r>
      <w:r w:rsidRPr="00076095">
        <w:rPr>
          <w:rFonts w:ascii="Times New Roman" w:eastAsia="Calibri" w:hAnsi="Times New Roman" w:cs="Times New Roman"/>
          <w:sz w:val="24"/>
          <w:szCs w:val="24"/>
        </w:rPr>
        <w:t>. Journal of Animal Ecology 53: 519-532.</w:t>
      </w:r>
    </w:p>
    <w:p w14:paraId="4C355019" w14:textId="77777777" w:rsidR="00076095" w:rsidRDefault="00076095" w:rsidP="00076095">
      <w:pPr>
        <w:spacing w:after="0" w:line="480" w:lineRule="auto"/>
        <w:rPr>
          <w:rFonts w:ascii="Times New Roman" w:eastAsia="Calibri" w:hAnsi="Times New Roman" w:cs="Times New Roman"/>
          <w:sz w:val="24"/>
          <w:szCs w:val="24"/>
        </w:rPr>
      </w:pPr>
    </w:p>
    <w:p w14:paraId="63E73061" w14:textId="10F912A5" w:rsidR="00076095" w:rsidRPr="00076095" w:rsidRDefault="00076095" w:rsidP="00076095">
      <w:pPr>
        <w:spacing w:after="0" w:line="480" w:lineRule="auto"/>
        <w:rPr>
          <w:rFonts w:ascii="Times New Roman" w:eastAsia="Calibri" w:hAnsi="Times New Roman" w:cs="Times New Roman"/>
          <w:sz w:val="24"/>
          <w:szCs w:val="24"/>
        </w:rPr>
      </w:pPr>
      <w:r w:rsidRPr="00076095">
        <w:rPr>
          <w:rFonts w:ascii="Times New Roman" w:eastAsia="Calibri" w:hAnsi="Times New Roman" w:cs="Times New Roman"/>
          <w:sz w:val="24"/>
          <w:szCs w:val="24"/>
        </w:rPr>
        <w:t>Ellis RA</w:t>
      </w:r>
      <w:ins w:id="17" w:author="Brown, James T." w:date="2019-02-16T19:57:00Z">
        <w:r w:rsidR="008E0A6C">
          <w:rPr>
            <w:rFonts w:ascii="Times New Roman" w:eastAsia="Calibri" w:hAnsi="Times New Roman" w:cs="Times New Roman"/>
            <w:sz w:val="24"/>
            <w:szCs w:val="24"/>
          </w:rPr>
          <w:t xml:space="preserve">, </w:t>
        </w:r>
      </w:ins>
      <w:del w:id="18" w:author="Brown, James T." w:date="2019-02-16T19:57:00Z">
        <w:r w:rsidRPr="00076095" w:rsidDel="008E0A6C">
          <w:rPr>
            <w:rFonts w:ascii="Times New Roman" w:eastAsia="Calibri" w:hAnsi="Times New Roman" w:cs="Times New Roman"/>
            <w:sz w:val="24"/>
            <w:szCs w:val="24"/>
          </w:rPr>
          <w:delText xml:space="preserve"> and </w:delText>
        </w:r>
      </w:del>
      <w:r w:rsidRPr="00076095">
        <w:rPr>
          <w:rFonts w:ascii="Times New Roman" w:eastAsia="Calibri" w:hAnsi="Times New Roman" w:cs="Times New Roman"/>
          <w:sz w:val="24"/>
          <w:szCs w:val="24"/>
        </w:rPr>
        <w:t xml:space="preserve">Borden J. 1970. Predation by </w:t>
      </w:r>
      <w:proofErr w:type="spellStart"/>
      <w:r w:rsidRPr="00076095">
        <w:rPr>
          <w:rFonts w:ascii="Times New Roman" w:eastAsia="Calibri" w:hAnsi="Times New Roman" w:cs="Times New Roman"/>
          <w:i/>
          <w:sz w:val="24"/>
          <w:szCs w:val="24"/>
        </w:rPr>
        <w:t>Notonecta</w:t>
      </w:r>
      <w:proofErr w:type="spellEnd"/>
      <w:r w:rsidRPr="00076095">
        <w:rPr>
          <w:rFonts w:ascii="Times New Roman" w:eastAsia="Calibri" w:hAnsi="Times New Roman" w:cs="Times New Roman"/>
          <w:i/>
          <w:sz w:val="24"/>
          <w:szCs w:val="24"/>
        </w:rPr>
        <w:t xml:space="preserve"> </w:t>
      </w:r>
      <w:proofErr w:type="spellStart"/>
      <w:r w:rsidRPr="00076095">
        <w:rPr>
          <w:rFonts w:ascii="Times New Roman" w:eastAsia="Calibri" w:hAnsi="Times New Roman" w:cs="Times New Roman"/>
          <w:i/>
          <w:sz w:val="24"/>
          <w:szCs w:val="24"/>
        </w:rPr>
        <w:t>undulata</w:t>
      </w:r>
      <w:proofErr w:type="spellEnd"/>
      <w:r w:rsidRPr="00076095">
        <w:rPr>
          <w:rFonts w:ascii="Times New Roman" w:eastAsia="Calibri" w:hAnsi="Times New Roman" w:cs="Times New Roman"/>
          <w:sz w:val="24"/>
          <w:szCs w:val="24"/>
        </w:rPr>
        <w:t xml:space="preserve"> on larvae of the yellow fever mosquito. Annuals of the Entomological Society of America 63: 963-973.</w:t>
      </w:r>
    </w:p>
    <w:p w14:paraId="3737E0CA" w14:textId="77777777" w:rsidR="00076095" w:rsidRPr="00076095" w:rsidRDefault="00076095" w:rsidP="00076095">
      <w:pPr>
        <w:spacing w:after="0" w:line="480" w:lineRule="auto"/>
        <w:rPr>
          <w:rFonts w:ascii="Times New Roman" w:eastAsia="Calibri" w:hAnsi="Times New Roman" w:cs="Times New Roman"/>
          <w:sz w:val="24"/>
          <w:szCs w:val="24"/>
        </w:rPr>
      </w:pPr>
    </w:p>
    <w:p w14:paraId="75B78045" w14:textId="73C371C3" w:rsidR="00076095" w:rsidRPr="00076095" w:rsidRDefault="00076095" w:rsidP="00076095">
      <w:pPr>
        <w:spacing w:after="0" w:line="480" w:lineRule="auto"/>
        <w:rPr>
          <w:rFonts w:ascii="Times New Roman" w:eastAsia="Calibri" w:hAnsi="Times New Roman" w:cs="Times New Roman"/>
          <w:sz w:val="24"/>
          <w:szCs w:val="24"/>
        </w:rPr>
      </w:pPr>
      <w:proofErr w:type="spellStart"/>
      <w:r w:rsidRPr="00076095">
        <w:rPr>
          <w:rFonts w:ascii="Times New Roman" w:eastAsia="Calibri" w:hAnsi="Times New Roman" w:cs="Times New Roman"/>
          <w:sz w:val="24"/>
          <w:szCs w:val="24"/>
        </w:rPr>
        <w:t>Giller</w:t>
      </w:r>
      <w:proofErr w:type="spellEnd"/>
      <w:r w:rsidRPr="00076095">
        <w:rPr>
          <w:rFonts w:ascii="Times New Roman" w:eastAsia="Calibri" w:hAnsi="Times New Roman" w:cs="Times New Roman"/>
          <w:sz w:val="24"/>
          <w:szCs w:val="24"/>
        </w:rPr>
        <w:t xml:space="preserve"> PS</w:t>
      </w:r>
      <w:ins w:id="19" w:author="Brown, James T." w:date="2019-02-16T19:57:00Z">
        <w:r w:rsidR="008E0A6C">
          <w:rPr>
            <w:rFonts w:ascii="Times New Roman" w:eastAsia="Calibri" w:hAnsi="Times New Roman" w:cs="Times New Roman"/>
            <w:sz w:val="24"/>
            <w:szCs w:val="24"/>
          </w:rPr>
          <w:t xml:space="preserve">, </w:t>
        </w:r>
      </w:ins>
      <w:del w:id="20" w:author="Brown, James T." w:date="2019-02-16T19:57:00Z">
        <w:r w:rsidRPr="00076095" w:rsidDel="008E0A6C">
          <w:rPr>
            <w:rFonts w:ascii="Times New Roman" w:eastAsia="Calibri" w:hAnsi="Times New Roman" w:cs="Times New Roman"/>
            <w:sz w:val="24"/>
            <w:szCs w:val="24"/>
          </w:rPr>
          <w:delText xml:space="preserve"> and </w:delText>
        </w:r>
      </w:del>
      <w:r w:rsidRPr="00076095">
        <w:rPr>
          <w:rFonts w:ascii="Times New Roman" w:eastAsia="Calibri" w:hAnsi="Times New Roman" w:cs="Times New Roman"/>
          <w:sz w:val="24"/>
          <w:szCs w:val="24"/>
        </w:rPr>
        <w:t xml:space="preserve">McNeill S. 1981. Predation strategies, resource partitioning and habitat selection in </w:t>
      </w:r>
      <w:proofErr w:type="spellStart"/>
      <w:r w:rsidRPr="00076095">
        <w:rPr>
          <w:rFonts w:ascii="Times New Roman" w:eastAsia="Calibri" w:hAnsi="Times New Roman" w:cs="Times New Roman"/>
          <w:i/>
          <w:sz w:val="24"/>
          <w:szCs w:val="24"/>
        </w:rPr>
        <w:t>Notonecta</w:t>
      </w:r>
      <w:proofErr w:type="spellEnd"/>
      <w:r w:rsidRPr="00076095">
        <w:rPr>
          <w:rFonts w:ascii="Times New Roman" w:eastAsia="Calibri" w:hAnsi="Times New Roman" w:cs="Times New Roman"/>
          <w:sz w:val="24"/>
          <w:szCs w:val="24"/>
        </w:rPr>
        <w:t xml:space="preserve"> (Hemiptera/</w:t>
      </w:r>
      <w:proofErr w:type="spellStart"/>
      <w:r w:rsidRPr="00076095">
        <w:rPr>
          <w:rFonts w:ascii="Times New Roman" w:eastAsia="Calibri" w:hAnsi="Times New Roman" w:cs="Times New Roman"/>
          <w:sz w:val="24"/>
          <w:szCs w:val="24"/>
        </w:rPr>
        <w:t>Heteroptera</w:t>
      </w:r>
      <w:proofErr w:type="spellEnd"/>
      <w:r w:rsidRPr="00076095">
        <w:rPr>
          <w:rFonts w:ascii="Times New Roman" w:eastAsia="Calibri" w:hAnsi="Times New Roman" w:cs="Times New Roman"/>
          <w:sz w:val="24"/>
          <w:szCs w:val="24"/>
        </w:rPr>
        <w:t>). Journal of Animal Ecology 50: 789-808.</w:t>
      </w:r>
    </w:p>
    <w:p w14:paraId="48C76466" w14:textId="77777777" w:rsidR="00076095" w:rsidRPr="00076095" w:rsidRDefault="00076095" w:rsidP="00076095">
      <w:pPr>
        <w:spacing w:after="0" w:line="480" w:lineRule="auto"/>
        <w:rPr>
          <w:rFonts w:ascii="Times New Roman" w:eastAsia="Calibri" w:hAnsi="Times New Roman" w:cs="Times New Roman"/>
          <w:sz w:val="24"/>
          <w:szCs w:val="24"/>
        </w:rPr>
      </w:pPr>
    </w:p>
    <w:p w14:paraId="19113E28" w14:textId="01004178" w:rsidR="00992C28" w:rsidRDefault="00992C28" w:rsidP="00E52956">
      <w:pPr>
        <w:pStyle w:val="NormalWeb"/>
        <w:spacing w:line="480" w:lineRule="auto"/>
      </w:pPr>
      <w:r w:rsidRPr="00992C28">
        <w:t>González</w:t>
      </w:r>
      <w:r>
        <w:t xml:space="preserve"> A, Leal J. 2010. </w:t>
      </w:r>
      <w:r w:rsidRPr="00992C28">
        <w:t>Predation Potential of Some Aquatic Insects (</w:t>
      </w:r>
      <w:proofErr w:type="spellStart"/>
      <w:r w:rsidRPr="00992C28">
        <w:rPr>
          <w:i/>
        </w:rPr>
        <w:t>Pantala</w:t>
      </w:r>
      <w:proofErr w:type="spellEnd"/>
      <w:r w:rsidRPr="00992C28">
        <w:t xml:space="preserve">, </w:t>
      </w:r>
      <w:proofErr w:type="spellStart"/>
      <w:r w:rsidRPr="00992C28">
        <w:rPr>
          <w:i/>
        </w:rPr>
        <w:t>Coenagrion</w:t>
      </w:r>
      <w:proofErr w:type="spellEnd"/>
      <w:r w:rsidRPr="00992C28">
        <w:t xml:space="preserve">, </w:t>
      </w:r>
      <w:proofErr w:type="spellStart"/>
      <w:r w:rsidRPr="00992C28">
        <w:rPr>
          <w:i/>
        </w:rPr>
        <w:t>Tropisternus</w:t>
      </w:r>
      <w:proofErr w:type="spellEnd"/>
      <w:r w:rsidRPr="00992C28">
        <w:rPr>
          <w:i/>
        </w:rPr>
        <w:t>,</w:t>
      </w:r>
      <w:r w:rsidRPr="00992C28">
        <w:t xml:space="preserve"> </w:t>
      </w:r>
      <w:proofErr w:type="spellStart"/>
      <w:r w:rsidRPr="00992C28">
        <w:rPr>
          <w:i/>
        </w:rPr>
        <w:t>Notonecta</w:t>
      </w:r>
      <w:proofErr w:type="spellEnd"/>
      <w:r w:rsidRPr="00992C28">
        <w:t xml:space="preserve"> and </w:t>
      </w:r>
      <w:proofErr w:type="spellStart"/>
      <w:r w:rsidRPr="00992C28">
        <w:rPr>
          <w:i/>
        </w:rPr>
        <w:t>Sigara</w:t>
      </w:r>
      <w:proofErr w:type="spellEnd"/>
      <w:r w:rsidRPr="00992C28">
        <w:t>) on Common Carp Fry</w:t>
      </w:r>
      <w:r>
        <w:t>. Journal of Applied Aquaculture</w:t>
      </w:r>
      <w:r w:rsidR="00D07D6F">
        <w:t xml:space="preserve"> </w:t>
      </w:r>
      <w:r w:rsidR="00493D11">
        <w:t>5: 77-82.</w:t>
      </w:r>
    </w:p>
    <w:p w14:paraId="27329F59" w14:textId="77777777" w:rsidR="00076095" w:rsidRPr="004C55FD" w:rsidRDefault="00076095" w:rsidP="00076095">
      <w:pPr>
        <w:pStyle w:val="NormalWeb"/>
        <w:spacing w:line="480" w:lineRule="auto"/>
      </w:pPr>
      <w:proofErr w:type="spellStart"/>
      <w:r>
        <w:t>Kj</w:t>
      </w:r>
      <w:r w:rsidRPr="004C55FD">
        <w:t>æ</w:t>
      </w:r>
      <w:r>
        <w:t>rstad</w:t>
      </w:r>
      <w:proofErr w:type="spellEnd"/>
      <w:r>
        <w:t xml:space="preserve"> G, Dolmen D, </w:t>
      </w:r>
      <w:proofErr w:type="spellStart"/>
      <w:r>
        <w:t>Olsvik</w:t>
      </w:r>
      <w:proofErr w:type="spellEnd"/>
      <w:r>
        <w:t xml:space="preserve"> HA, </w:t>
      </w:r>
      <w:proofErr w:type="spellStart"/>
      <w:r>
        <w:t>Tilseth</w:t>
      </w:r>
      <w:proofErr w:type="spellEnd"/>
      <w:r>
        <w:t xml:space="preserve"> E. 2009. The backswimmer </w:t>
      </w:r>
      <w:proofErr w:type="spellStart"/>
      <w:r>
        <w:rPr>
          <w:i/>
        </w:rPr>
        <w:t>Notonecta</w:t>
      </w:r>
      <w:proofErr w:type="spellEnd"/>
      <w:r>
        <w:rPr>
          <w:i/>
        </w:rPr>
        <w:t xml:space="preserve"> glauca</w:t>
      </w:r>
      <w:r>
        <w:t xml:space="preserve"> L. (Hemiptera, </w:t>
      </w:r>
      <w:proofErr w:type="spellStart"/>
      <w:r>
        <w:t>Notonectidae</w:t>
      </w:r>
      <w:proofErr w:type="spellEnd"/>
      <w:r>
        <w:t>) in Central Norway. Norwegian Journal of Entomology 56: 44-49.</w:t>
      </w:r>
    </w:p>
    <w:p w14:paraId="01DC46FA" w14:textId="1C3223AB" w:rsidR="00076095" w:rsidRDefault="00076095" w:rsidP="00E52956">
      <w:pPr>
        <w:pStyle w:val="NormalWeb"/>
        <w:spacing w:line="480" w:lineRule="auto"/>
      </w:pPr>
      <w:r>
        <w:t xml:space="preserve">Kuru PD, Schneider ES, </w:t>
      </w:r>
      <w:proofErr w:type="spellStart"/>
      <w:r>
        <w:t>Melskotte</w:t>
      </w:r>
      <w:proofErr w:type="spellEnd"/>
      <w:r>
        <w:t xml:space="preserve"> JE, Brede M, </w:t>
      </w:r>
      <w:proofErr w:type="spellStart"/>
      <w:r>
        <w:t>Leder</w:t>
      </w:r>
      <w:proofErr w:type="spellEnd"/>
      <w:r>
        <w:t xml:space="preserve"> A, </w:t>
      </w:r>
      <w:proofErr w:type="spellStart"/>
      <w:r>
        <w:t>Barthlott</w:t>
      </w:r>
      <w:proofErr w:type="spellEnd"/>
      <w:r>
        <w:t xml:space="preserve"> W. 2011. Superhydrophobic surfaces of the water bug </w:t>
      </w:r>
      <w:proofErr w:type="spellStart"/>
      <w:r>
        <w:rPr>
          <w:i/>
        </w:rPr>
        <w:t>Notonecta</w:t>
      </w:r>
      <w:proofErr w:type="spellEnd"/>
      <w:r>
        <w:rPr>
          <w:i/>
        </w:rPr>
        <w:t xml:space="preserve"> glauca</w:t>
      </w:r>
      <w:r>
        <w:t>: a model for friction reduction and air retention. Journal of Nanotechnology 2: 137-144.</w:t>
      </w:r>
    </w:p>
    <w:p w14:paraId="7E3FF32F" w14:textId="724E2AFA" w:rsidR="00992C28" w:rsidRPr="00992C28" w:rsidRDefault="00992C28" w:rsidP="00E52956">
      <w:pPr>
        <w:pStyle w:val="NormalWeb"/>
        <w:spacing w:line="480" w:lineRule="auto"/>
      </w:pPr>
      <w:proofErr w:type="spellStart"/>
      <w:r>
        <w:lastRenderedPageBreak/>
        <w:t>Reynaldi</w:t>
      </w:r>
      <w:proofErr w:type="spellEnd"/>
      <w:r>
        <w:t xml:space="preserve"> S, </w:t>
      </w:r>
      <w:proofErr w:type="spellStart"/>
      <w:r>
        <w:t>Meiser</w:t>
      </w:r>
      <w:proofErr w:type="spellEnd"/>
      <w:r>
        <w:t xml:space="preserve"> M, </w:t>
      </w:r>
      <w:proofErr w:type="spellStart"/>
      <w:r>
        <w:t>Liess</w:t>
      </w:r>
      <w:proofErr w:type="spellEnd"/>
      <w:r>
        <w:t xml:space="preserve"> M. 2011. </w:t>
      </w:r>
      <w:r w:rsidRPr="00992C28">
        <w:t xml:space="preserve">Effects of the pyrethroid </w:t>
      </w:r>
      <w:proofErr w:type="spellStart"/>
      <w:r w:rsidRPr="00992C28">
        <w:t>fenvalerate</w:t>
      </w:r>
      <w:proofErr w:type="spellEnd"/>
      <w:r w:rsidRPr="00992C28">
        <w:t xml:space="preserve"> on the alarm response and on the</w:t>
      </w:r>
      <w:r>
        <w:t xml:space="preserve"> </w:t>
      </w:r>
      <w:r w:rsidRPr="00992C28">
        <w:t>vulnerability of the mosquito larva</w:t>
      </w:r>
      <w:r>
        <w:t xml:space="preserve"> </w:t>
      </w:r>
      <w:r w:rsidRPr="00992C28">
        <w:rPr>
          <w:i/>
        </w:rPr>
        <w:t xml:space="preserve">Culex </w:t>
      </w:r>
      <w:proofErr w:type="spellStart"/>
      <w:r w:rsidRPr="00992C28">
        <w:rPr>
          <w:i/>
        </w:rPr>
        <w:t>pipiens</w:t>
      </w:r>
      <w:proofErr w:type="spellEnd"/>
      <w:r w:rsidRPr="00992C28">
        <w:rPr>
          <w:i/>
        </w:rPr>
        <w:t xml:space="preserve"> </w:t>
      </w:r>
      <w:proofErr w:type="spellStart"/>
      <w:r w:rsidRPr="00992C28">
        <w:rPr>
          <w:i/>
        </w:rPr>
        <w:t>molestusto</w:t>
      </w:r>
      <w:proofErr w:type="spellEnd"/>
      <w:r w:rsidRPr="00992C28">
        <w:t xml:space="preserve"> the predator</w:t>
      </w:r>
      <w:r>
        <w:t xml:space="preserve"> </w:t>
      </w:r>
      <w:proofErr w:type="spellStart"/>
      <w:r w:rsidRPr="00992C28">
        <w:rPr>
          <w:i/>
        </w:rPr>
        <w:t>Notonecta</w:t>
      </w:r>
      <w:proofErr w:type="spellEnd"/>
      <w:r w:rsidRPr="00992C28">
        <w:rPr>
          <w:i/>
        </w:rPr>
        <w:t xml:space="preserve"> glauca</w:t>
      </w:r>
      <w:r>
        <w:t>. Aquatic Toxicology 104: 56-60.</w:t>
      </w:r>
    </w:p>
    <w:p w14:paraId="076EB65F" w14:textId="6D632B96" w:rsidR="00E52956" w:rsidRPr="00E52956" w:rsidRDefault="00E52956" w:rsidP="00E52956">
      <w:pPr>
        <w:pStyle w:val="NormalWeb"/>
        <w:spacing w:line="480" w:lineRule="auto"/>
        <w:rPr>
          <w:b/>
          <w:u w:val="single"/>
        </w:rPr>
      </w:pPr>
      <w:proofErr w:type="spellStart"/>
      <w:r w:rsidRPr="00E52956">
        <w:t>Soós</w:t>
      </w:r>
      <w:bookmarkEnd w:id="16"/>
      <w:proofErr w:type="spellEnd"/>
      <w:r>
        <w:t xml:space="preserve"> N,</w:t>
      </w:r>
      <w:r w:rsidRPr="00E52956">
        <w:t xml:space="preserve"> </w:t>
      </w:r>
      <w:proofErr w:type="spellStart"/>
      <w:r w:rsidRPr="00E52956">
        <w:t>Boda</w:t>
      </w:r>
      <w:proofErr w:type="spellEnd"/>
      <w:r w:rsidRPr="00E52956">
        <w:t xml:space="preserve"> </w:t>
      </w:r>
      <w:r>
        <w:t>P,</w:t>
      </w:r>
      <w:r w:rsidRPr="00E52956">
        <w:t xml:space="preserve"> </w:t>
      </w:r>
      <w:proofErr w:type="spellStart"/>
      <w:r w:rsidRPr="00E52956">
        <w:t>Csabai</w:t>
      </w:r>
      <w:proofErr w:type="spellEnd"/>
      <w:r>
        <w:t xml:space="preserve"> Z</w:t>
      </w:r>
      <w:r w:rsidRPr="00E52956">
        <w:t xml:space="preserve">. 2009. First confirmed occurrences of </w:t>
      </w:r>
      <w:proofErr w:type="spellStart"/>
      <w:r w:rsidRPr="00E52956">
        <w:rPr>
          <w:i/>
        </w:rPr>
        <w:t>Notonecta</w:t>
      </w:r>
      <w:proofErr w:type="spellEnd"/>
      <w:r w:rsidRPr="00E52956">
        <w:rPr>
          <w:i/>
        </w:rPr>
        <w:t xml:space="preserve"> </w:t>
      </w:r>
      <w:proofErr w:type="spellStart"/>
      <w:r w:rsidRPr="00E52956">
        <w:rPr>
          <w:i/>
        </w:rPr>
        <w:t>maculata</w:t>
      </w:r>
      <w:proofErr w:type="spellEnd"/>
      <w:r w:rsidRPr="00E52956">
        <w:t xml:space="preserve"> and </w:t>
      </w:r>
      <w:r w:rsidRPr="00E52956">
        <w:rPr>
          <w:i/>
        </w:rPr>
        <w:t xml:space="preserve">N. </w:t>
      </w:r>
      <w:proofErr w:type="spellStart"/>
      <w:r w:rsidRPr="00E52956">
        <w:rPr>
          <w:i/>
        </w:rPr>
        <w:t>meridionalis</w:t>
      </w:r>
      <w:proofErr w:type="spellEnd"/>
      <w:r w:rsidRPr="00E52956">
        <w:t xml:space="preserve"> (</w:t>
      </w:r>
      <w:proofErr w:type="spellStart"/>
      <w:r w:rsidRPr="00E52956">
        <w:t>Heteroptera</w:t>
      </w:r>
      <w:proofErr w:type="spellEnd"/>
      <w:r w:rsidRPr="00E52956">
        <w:t xml:space="preserve">: </w:t>
      </w:r>
      <w:proofErr w:type="spellStart"/>
      <w:r w:rsidRPr="00E52956">
        <w:t>Notonectidae</w:t>
      </w:r>
      <w:proofErr w:type="spellEnd"/>
      <w:r w:rsidRPr="00E52956">
        <w:t xml:space="preserve">) in Hungary with notes, maps, and a key to the </w:t>
      </w:r>
      <w:proofErr w:type="spellStart"/>
      <w:r w:rsidRPr="003B191B">
        <w:rPr>
          <w:i/>
        </w:rPr>
        <w:t>Notonecta</w:t>
      </w:r>
      <w:proofErr w:type="spellEnd"/>
      <w:r w:rsidRPr="00E52956">
        <w:t xml:space="preserve"> species of Hungary. Folia </w:t>
      </w:r>
      <w:proofErr w:type="spellStart"/>
      <w:r w:rsidR="002B133E">
        <w:t>E</w:t>
      </w:r>
      <w:r w:rsidRPr="00E52956">
        <w:t>ntomologica</w:t>
      </w:r>
      <w:proofErr w:type="spellEnd"/>
      <w:r w:rsidRPr="00E52956">
        <w:t xml:space="preserve"> </w:t>
      </w:r>
      <w:proofErr w:type="spellStart"/>
      <w:r w:rsidR="002B133E">
        <w:t>H</w:t>
      </w:r>
      <w:r w:rsidRPr="00E52956">
        <w:t>ungarica</w:t>
      </w:r>
      <w:proofErr w:type="spellEnd"/>
      <w:r w:rsidRPr="00E52956">
        <w:t xml:space="preserve"> 70</w:t>
      </w:r>
      <w:r>
        <w:t>:</w:t>
      </w:r>
      <w:r w:rsidRPr="00E52956">
        <w:t xml:space="preserve"> 67-78.</w:t>
      </w:r>
    </w:p>
    <w:p w14:paraId="1A682EAD" w14:textId="77777777" w:rsidR="00E52956" w:rsidRDefault="00E52956" w:rsidP="00E52956">
      <w:pPr>
        <w:pStyle w:val="NormalWeb"/>
        <w:spacing w:line="480" w:lineRule="auto"/>
        <w:rPr>
          <w:b/>
          <w:u w:val="single"/>
        </w:rPr>
      </w:pPr>
    </w:p>
    <w:p w14:paraId="2820AC93" w14:textId="5076B319" w:rsidR="00D07D6F" w:rsidRDefault="00D07D6F"/>
    <w:sectPr w:rsidR="00D07D6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Brown, James T." w:date="2019-02-16T20:04:00Z" w:initials="BJT-A">
    <w:p w14:paraId="228EC5DB" w14:textId="60EF298A" w:rsidR="008E0A6C" w:rsidRDefault="008E0A6C">
      <w:pPr>
        <w:pStyle w:val="CommentText"/>
      </w:pPr>
      <w:r>
        <w:rPr>
          <w:rStyle w:val="CommentReference"/>
        </w:rPr>
        <w:annotationRef/>
      </w:r>
      <w:r>
        <w:t xml:space="preserve">I suggest separating this part of your statement </w:t>
      </w:r>
      <w:r w:rsidR="00B07331">
        <w:t>and placing it into its own sentence. I suggest moving the information about how these insects swim here instead</w:t>
      </w:r>
    </w:p>
  </w:comment>
  <w:comment w:id="3" w:author="Brown, James T. [2]" w:date="2019-02-16T20:06:00Z" w:initials="BJT-A">
    <w:p w14:paraId="3C6CFB2C" w14:textId="4FA7E863" w:rsidR="00B07331" w:rsidRDefault="00B07331">
      <w:pPr>
        <w:pStyle w:val="CommentText"/>
      </w:pPr>
      <w:r>
        <w:rPr>
          <w:rStyle w:val="CommentReference"/>
        </w:rPr>
        <w:annotationRef/>
      </w:r>
      <w:r>
        <w:t xml:space="preserve">I suggest moving this statement into a different section of this article </w:t>
      </w:r>
    </w:p>
  </w:comment>
  <w:comment w:id="5" w:author="Brown, James T. [3]" w:date="2019-02-16T20:09:00Z" w:initials="BJT-A">
    <w:p w14:paraId="6AB2F6E0" w14:textId="11098082" w:rsidR="00B07331" w:rsidRDefault="00B07331">
      <w:pPr>
        <w:pStyle w:val="CommentText"/>
      </w:pPr>
      <w:r>
        <w:rPr>
          <w:rStyle w:val="CommentReference"/>
        </w:rPr>
        <w:annotationRef/>
      </w:r>
      <w:r>
        <w:t xml:space="preserve">I would suggest </w:t>
      </w:r>
      <w:proofErr w:type="spellStart"/>
      <w:r>
        <w:t>specificying</w:t>
      </w:r>
      <w:proofErr w:type="spellEnd"/>
      <w:r>
        <w:t xml:space="preserve"> what can range. I realize you are discussing the population distribution but I would suggest writing that into the </w:t>
      </w:r>
      <w:proofErr w:type="gramStart"/>
      <w:r>
        <w:t>statement  for</w:t>
      </w:r>
      <w:proofErr w:type="gramEnd"/>
      <w:r>
        <w:t xml:space="preserve"> clarity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8EC5DB" w15:done="0"/>
  <w15:commentEx w15:paraId="3C6CFB2C" w15:done="0"/>
  <w15:commentEx w15:paraId="6AB2F6E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8EC5DB" w16cid:durableId="2012EB38"/>
  <w16cid:commentId w16cid:paraId="3C6CFB2C" w16cid:durableId="2012EBB6"/>
  <w16cid:commentId w16cid:paraId="6AB2F6E0" w16cid:durableId="2012EC8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own, James T.">
    <w15:presenceInfo w15:providerId="AD" w15:userId="S-1-5-21-2064210376-1677799041-60295696-4010"/>
  </w15:person>
  <w15:person w15:author="Brown, James T. [2]">
    <w15:presenceInfo w15:providerId="AD" w15:userId="S-1-5-21-2064210376-1677799041-60295696-4010"/>
  </w15:person>
  <w15:person w15:author="Brown, James T. [3]">
    <w15:presenceInfo w15:providerId="AD" w15:userId="S-1-5-21-2064210376-1677799041-60295696-4010"/>
  </w15:person>
  <w15:person w15:author="Brown, James T. - ARS">
    <w15:presenceInfo w15:providerId="AD" w15:userId="S-1-5-21-2064210376-1677799041-60295696-40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6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9E1"/>
    <w:rsid w:val="00076095"/>
    <w:rsid w:val="000D0D16"/>
    <w:rsid w:val="00194B51"/>
    <w:rsid w:val="001B0C27"/>
    <w:rsid w:val="002B133E"/>
    <w:rsid w:val="003B191B"/>
    <w:rsid w:val="0040654F"/>
    <w:rsid w:val="00493D11"/>
    <w:rsid w:val="0050639D"/>
    <w:rsid w:val="00530108"/>
    <w:rsid w:val="007A6820"/>
    <w:rsid w:val="008127B9"/>
    <w:rsid w:val="008E0A6C"/>
    <w:rsid w:val="00992C28"/>
    <w:rsid w:val="00A63559"/>
    <w:rsid w:val="00AC1039"/>
    <w:rsid w:val="00AC2E06"/>
    <w:rsid w:val="00B07331"/>
    <w:rsid w:val="00B84575"/>
    <w:rsid w:val="00D07D6F"/>
    <w:rsid w:val="00DC174B"/>
    <w:rsid w:val="00E52956"/>
    <w:rsid w:val="00EB49E1"/>
    <w:rsid w:val="00ED04EA"/>
    <w:rsid w:val="00F43C34"/>
    <w:rsid w:val="00F67CEF"/>
    <w:rsid w:val="00F67D2E"/>
    <w:rsid w:val="00FF55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03F44"/>
  <w15:chartTrackingRefBased/>
  <w15:docId w15:val="{4DAC5AD4-6795-46C1-A1D1-2F4C80AAF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5295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92C28"/>
    <w:rPr>
      <w:i/>
      <w:iCs/>
    </w:rPr>
  </w:style>
  <w:style w:type="character" w:styleId="Hyperlink">
    <w:name w:val="Hyperlink"/>
    <w:basedOn w:val="DefaultParagraphFont"/>
    <w:uiPriority w:val="99"/>
    <w:unhideWhenUsed/>
    <w:rsid w:val="00A63559"/>
    <w:rPr>
      <w:color w:val="0563C1" w:themeColor="hyperlink"/>
      <w:u w:val="single"/>
    </w:rPr>
  </w:style>
  <w:style w:type="character" w:styleId="UnresolvedMention">
    <w:name w:val="Unresolved Mention"/>
    <w:basedOn w:val="DefaultParagraphFont"/>
    <w:uiPriority w:val="99"/>
    <w:semiHidden/>
    <w:unhideWhenUsed/>
    <w:rsid w:val="00A63559"/>
    <w:rPr>
      <w:color w:val="605E5C"/>
      <w:shd w:val="clear" w:color="auto" w:fill="E1DFDD"/>
    </w:rPr>
  </w:style>
  <w:style w:type="paragraph" w:styleId="BalloonText">
    <w:name w:val="Balloon Text"/>
    <w:basedOn w:val="Normal"/>
    <w:link w:val="BalloonTextChar"/>
    <w:uiPriority w:val="99"/>
    <w:semiHidden/>
    <w:unhideWhenUsed/>
    <w:rsid w:val="008E0A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0A6C"/>
    <w:rPr>
      <w:rFonts w:ascii="Segoe UI" w:hAnsi="Segoe UI" w:cs="Segoe UI"/>
      <w:sz w:val="18"/>
      <w:szCs w:val="18"/>
    </w:rPr>
  </w:style>
  <w:style w:type="character" w:styleId="CommentReference">
    <w:name w:val="annotation reference"/>
    <w:basedOn w:val="DefaultParagraphFont"/>
    <w:uiPriority w:val="99"/>
    <w:semiHidden/>
    <w:unhideWhenUsed/>
    <w:rsid w:val="008E0A6C"/>
    <w:rPr>
      <w:sz w:val="16"/>
      <w:szCs w:val="16"/>
    </w:rPr>
  </w:style>
  <w:style w:type="paragraph" w:styleId="CommentText">
    <w:name w:val="annotation text"/>
    <w:basedOn w:val="Normal"/>
    <w:link w:val="CommentTextChar"/>
    <w:uiPriority w:val="99"/>
    <w:semiHidden/>
    <w:unhideWhenUsed/>
    <w:rsid w:val="008E0A6C"/>
    <w:pPr>
      <w:spacing w:line="240" w:lineRule="auto"/>
    </w:pPr>
    <w:rPr>
      <w:sz w:val="20"/>
      <w:szCs w:val="20"/>
    </w:rPr>
  </w:style>
  <w:style w:type="character" w:customStyle="1" w:styleId="CommentTextChar">
    <w:name w:val="Comment Text Char"/>
    <w:basedOn w:val="DefaultParagraphFont"/>
    <w:link w:val="CommentText"/>
    <w:uiPriority w:val="99"/>
    <w:semiHidden/>
    <w:rsid w:val="008E0A6C"/>
    <w:rPr>
      <w:sz w:val="20"/>
      <w:szCs w:val="20"/>
    </w:rPr>
  </w:style>
  <w:style w:type="paragraph" w:styleId="CommentSubject">
    <w:name w:val="annotation subject"/>
    <w:basedOn w:val="CommentText"/>
    <w:next w:val="CommentText"/>
    <w:link w:val="CommentSubjectChar"/>
    <w:uiPriority w:val="99"/>
    <w:semiHidden/>
    <w:unhideWhenUsed/>
    <w:rsid w:val="008E0A6C"/>
    <w:rPr>
      <w:b/>
      <w:bCs/>
    </w:rPr>
  </w:style>
  <w:style w:type="character" w:customStyle="1" w:styleId="CommentSubjectChar">
    <w:name w:val="Comment Subject Char"/>
    <w:basedOn w:val="CommentTextChar"/>
    <w:link w:val="CommentSubject"/>
    <w:uiPriority w:val="99"/>
    <w:semiHidden/>
    <w:rsid w:val="008E0A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7045962">
      <w:bodyDiv w:val="1"/>
      <w:marLeft w:val="0"/>
      <w:marRight w:val="0"/>
      <w:marTop w:val="0"/>
      <w:marBottom w:val="0"/>
      <w:divBdr>
        <w:top w:val="none" w:sz="0" w:space="0" w:color="auto"/>
        <w:left w:val="none" w:sz="0" w:space="0" w:color="auto"/>
        <w:bottom w:val="none" w:sz="0" w:space="0" w:color="auto"/>
        <w:right w:val="none" w:sz="0" w:space="0" w:color="auto"/>
      </w:divBdr>
    </w:div>
    <w:div w:id="1565482995">
      <w:bodyDiv w:val="1"/>
      <w:marLeft w:val="0"/>
      <w:marRight w:val="0"/>
      <w:marTop w:val="0"/>
      <w:marBottom w:val="0"/>
      <w:divBdr>
        <w:top w:val="none" w:sz="0" w:space="0" w:color="auto"/>
        <w:left w:val="none" w:sz="0" w:space="0" w:color="auto"/>
        <w:bottom w:val="none" w:sz="0" w:space="0" w:color="auto"/>
        <w:right w:val="none" w:sz="0" w:space="0" w:color="auto"/>
      </w:divBdr>
    </w:div>
    <w:div w:id="1976713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microsoft.com/office/2011/relationships/people" Target="people.xml"/><Relationship Id="rId10" Type="http://schemas.openxmlformats.org/officeDocument/2006/relationships/hyperlink" Target="https://thedragonflywoman.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F69EAE-32C6-4D93-AD41-66B537C43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10</Pages>
  <Words>1205</Words>
  <Characters>6874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Taryn Griffith</dc:creator>
  <cp:keywords/>
  <dc:description/>
  <cp:lastModifiedBy>Brown, James T. - ARS</cp:lastModifiedBy>
  <cp:revision>4</cp:revision>
  <dcterms:created xsi:type="dcterms:W3CDTF">2019-02-16T23:28:00Z</dcterms:created>
  <dcterms:modified xsi:type="dcterms:W3CDTF">2019-02-17T01:23:00Z</dcterms:modified>
</cp:coreProperties>
</file>