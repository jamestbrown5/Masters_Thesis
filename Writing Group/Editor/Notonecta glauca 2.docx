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4279D" w14:textId="7CDBCD0E" w:rsidR="000D621B" w:rsidRDefault="000D621B" w:rsidP="00AC0D29">
      <w:pPr>
        <w:pStyle w:val="NormalWeb"/>
        <w:spacing w:line="480" w:lineRule="auto"/>
        <w:rPr>
          <w:ins w:id="0" w:author="Brown,James T" w:date="2019-01-19T20:13:00Z"/>
        </w:rPr>
      </w:pPr>
      <w:ins w:id="1" w:author="Brown,James T" w:date="2019-01-19T20:13:00Z">
        <w:r>
          <w:t>Hi Taryn. Thanks for sharing your writing w</w:t>
        </w:r>
      </w:ins>
      <w:ins w:id="2" w:author="Brown,James T" w:date="2019-01-19T20:14:00Z">
        <w:r>
          <w:t>ith me. My comments are a bit wordy but I wanted to make sure I explained my thought process as best I could. This is a great start to a featured creature</w:t>
        </w:r>
      </w:ins>
      <w:ins w:id="3" w:author="Brown,James T" w:date="2019-01-19T20:15:00Z">
        <w:r>
          <w:t xml:space="preserve"> and if you have any question about my comments or you want another set of eyes to </w:t>
        </w:r>
        <w:r w:rsidR="003E3C06">
          <w:t xml:space="preserve">help you edit as this gets closer to being published please let me know, I would love to help! Finally, I am </w:t>
        </w:r>
      </w:ins>
      <w:ins w:id="4" w:author="Brown,James T" w:date="2019-01-19T20:16:00Z">
        <w:r w:rsidR="003E3C06">
          <w:t>sure you have done this but just for the sake of being thorough, consider going to the list of recently published featured creatures and look at how they organize the information. Here a link to the brown marmorated stink bug</w:t>
        </w:r>
      </w:ins>
      <w:ins w:id="5" w:author="Brown,James T" w:date="2019-01-19T20:17:00Z">
        <w:r w:rsidR="003E3C06">
          <w:t xml:space="preserve"> to get you started: </w:t>
        </w:r>
        <w:r w:rsidR="003E3C06" w:rsidRPr="003E3C06">
          <w:t>http://entnemdept.ufl.edu/creatures/veg/bean/brown_marmorated_stink_bug.htm</w:t>
        </w:r>
        <w:r w:rsidR="003E3C06">
          <w:t xml:space="preserve"> . Cheers!</w:t>
        </w:r>
      </w:ins>
      <w:bookmarkStart w:id="6" w:name="_GoBack"/>
      <w:bookmarkEnd w:id="6"/>
    </w:p>
    <w:p w14:paraId="470DAAF6" w14:textId="5DFD4BDC" w:rsidR="003F387B" w:rsidRDefault="003F387B" w:rsidP="00AC0D29">
      <w:pPr>
        <w:pStyle w:val="NormalWeb"/>
        <w:spacing w:line="480" w:lineRule="auto"/>
      </w:pPr>
      <w:r>
        <w:t xml:space="preserve">common name: common backswimmer </w:t>
      </w:r>
    </w:p>
    <w:p w14:paraId="72647934" w14:textId="77777777" w:rsidR="003F387B" w:rsidRDefault="003F387B" w:rsidP="00AC0D29">
      <w:pPr>
        <w:pStyle w:val="NormalWeb"/>
        <w:spacing w:line="480" w:lineRule="auto"/>
      </w:pPr>
      <w:r>
        <w:t xml:space="preserve">scientific name: </w:t>
      </w:r>
      <w:proofErr w:type="spellStart"/>
      <w:r w:rsidRPr="003F387B">
        <w:rPr>
          <w:i/>
        </w:rPr>
        <w:t>Notonecta</w:t>
      </w:r>
      <w:proofErr w:type="spellEnd"/>
      <w:r w:rsidRPr="003F387B">
        <w:rPr>
          <w:i/>
        </w:rPr>
        <w:t xml:space="preserve"> </w:t>
      </w:r>
      <w:proofErr w:type="spellStart"/>
      <w:r w:rsidRPr="003F387B">
        <w:rPr>
          <w:i/>
        </w:rPr>
        <w:t>glauca</w:t>
      </w:r>
      <w:proofErr w:type="spellEnd"/>
      <w:r>
        <w:t xml:space="preserve"> </w:t>
      </w:r>
      <w:commentRangeStart w:id="7"/>
      <w:r>
        <w:t xml:space="preserve">(Linnaeus) </w:t>
      </w:r>
      <w:commentRangeEnd w:id="7"/>
      <w:r w:rsidR="009E6096">
        <w:rPr>
          <w:rStyle w:val="CommentReference"/>
          <w:rFonts w:asciiTheme="minorHAnsi" w:eastAsiaTheme="minorHAnsi" w:hAnsiTheme="minorHAnsi" w:cstheme="minorBidi"/>
        </w:rPr>
        <w:commentReference w:id="7"/>
      </w:r>
      <w:r>
        <w:t xml:space="preserve">(Hemiptera: </w:t>
      </w:r>
      <w:proofErr w:type="spellStart"/>
      <w:r>
        <w:t>Notonectidae</w:t>
      </w:r>
      <w:proofErr w:type="spellEnd"/>
      <w:r>
        <w:t xml:space="preserve">) </w:t>
      </w:r>
    </w:p>
    <w:p w14:paraId="138AB7EE" w14:textId="3994CD24" w:rsidR="003F387B" w:rsidRDefault="003F387B" w:rsidP="00AC0D29">
      <w:pPr>
        <w:pStyle w:val="NormalWeb"/>
        <w:spacing w:line="480" w:lineRule="auto"/>
        <w:rPr>
          <w:b/>
          <w:u w:val="single"/>
        </w:rPr>
      </w:pPr>
      <w:r w:rsidRPr="003F387B">
        <w:rPr>
          <w:b/>
          <w:u w:val="single"/>
        </w:rPr>
        <w:t xml:space="preserve">Introduction – </w:t>
      </w:r>
      <w:r w:rsidR="00AC0D29">
        <w:rPr>
          <w:b/>
          <w:u w:val="single"/>
        </w:rPr>
        <w:t>Distribution</w:t>
      </w:r>
      <w:r w:rsidRPr="003F387B">
        <w:rPr>
          <w:b/>
          <w:u w:val="single"/>
        </w:rPr>
        <w:t xml:space="preserve"> – Life Cycle – Behavior – Selected References </w:t>
      </w:r>
    </w:p>
    <w:p w14:paraId="37EC2CC5" w14:textId="1EDB26E1" w:rsidR="003F387B" w:rsidRDefault="003F387B" w:rsidP="00AC0D29">
      <w:pPr>
        <w:pStyle w:val="NormalWeb"/>
        <w:spacing w:line="480" w:lineRule="auto"/>
        <w:rPr>
          <w:b/>
          <w:u w:val="single"/>
        </w:rPr>
      </w:pPr>
      <w:r>
        <w:rPr>
          <w:b/>
          <w:u w:val="single"/>
        </w:rPr>
        <w:t>Introduction</w:t>
      </w:r>
    </w:p>
    <w:p w14:paraId="586F395D" w14:textId="588BFACC" w:rsidR="00241C08" w:rsidRPr="00241C08" w:rsidRDefault="00241C08" w:rsidP="00241C08">
      <w:pPr>
        <w:pStyle w:val="NormalWeb"/>
        <w:spacing w:line="480" w:lineRule="auto"/>
        <w:ind w:firstLine="720"/>
      </w:pPr>
      <w:commentRangeStart w:id="8"/>
      <w:proofErr w:type="spellStart"/>
      <w:r>
        <w:rPr>
          <w:i/>
        </w:rPr>
        <w:t>Notonecta</w:t>
      </w:r>
      <w:proofErr w:type="spellEnd"/>
      <w:r>
        <w:rPr>
          <w:i/>
        </w:rPr>
        <w:t xml:space="preserve"> </w:t>
      </w:r>
      <w:proofErr w:type="spellStart"/>
      <w:r>
        <w:rPr>
          <w:i/>
        </w:rPr>
        <w:t>glauca</w:t>
      </w:r>
      <w:proofErr w:type="spellEnd"/>
      <w:r>
        <w:t xml:space="preserve">, </w:t>
      </w:r>
      <w:commentRangeStart w:id="9"/>
      <w:r>
        <w:t>commonly known as</w:t>
      </w:r>
      <w:commentRangeEnd w:id="9"/>
      <w:r w:rsidR="00173A2C">
        <w:rPr>
          <w:rStyle w:val="CommentReference"/>
          <w:rFonts w:asciiTheme="minorHAnsi" w:eastAsiaTheme="minorHAnsi" w:hAnsiTheme="minorHAnsi" w:cstheme="minorBidi"/>
        </w:rPr>
        <w:commentReference w:id="9"/>
      </w:r>
      <w:r>
        <w:t xml:space="preserve"> the common backswimmer, is an aquatic insect most easily recognizable by their long hind legs and ability to inflict wounds to humans with their proboscis. </w:t>
      </w:r>
      <w:commentRangeEnd w:id="8"/>
      <w:r w:rsidR="00173A2C">
        <w:rPr>
          <w:rStyle w:val="CommentReference"/>
          <w:rFonts w:asciiTheme="minorHAnsi" w:eastAsiaTheme="minorHAnsi" w:hAnsiTheme="minorHAnsi" w:cstheme="minorBidi"/>
        </w:rPr>
        <w:commentReference w:id="8"/>
      </w:r>
    </w:p>
    <w:p w14:paraId="02FAE6D1" w14:textId="1CF09DD4" w:rsidR="003F387B" w:rsidRDefault="003F387B" w:rsidP="00AC0D29">
      <w:pPr>
        <w:pStyle w:val="NormalWeb"/>
        <w:spacing w:line="480" w:lineRule="auto"/>
        <w:rPr>
          <w:b/>
          <w:u w:val="single"/>
        </w:rPr>
      </w:pPr>
      <w:r>
        <w:rPr>
          <w:b/>
          <w:u w:val="single"/>
        </w:rPr>
        <w:t>Distribution</w:t>
      </w:r>
    </w:p>
    <w:p w14:paraId="55E38AA2" w14:textId="1484941A" w:rsidR="004C55FD" w:rsidRPr="004C55FD" w:rsidRDefault="004C55FD" w:rsidP="00AC0D29">
      <w:pPr>
        <w:pStyle w:val="NormalWeb"/>
        <w:spacing w:line="480" w:lineRule="auto"/>
      </w:pPr>
      <w:commentRangeStart w:id="10"/>
      <w:r>
        <w:t xml:space="preserve">Although </w:t>
      </w:r>
      <w:proofErr w:type="spellStart"/>
      <w:r>
        <w:rPr>
          <w:i/>
        </w:rPr>
        <w:t>Notonecta</w:t>
      </w:r>
      <w:proofErr w:type="spellEnd"/>
      <w:r>
        <w:rPr>
          <w:i/>
        </w:rPr>
        <w:t xml:space="preserve"> </w:t>
      </w:r>
      <w:proofErr w:type="spellStart"/>
      <w:r>
        <w:rPr>
          <w:i/>
        </w:rPr>
        <w:t>glauca</w:t>
      </w:r>
      <w:proofErr w:type="spellEnd"/>
      <w:r>
        <w:rPr>
          <w:i/>
        </w:rPr>
        <w:t xml:space="preserve"> </w:t>
      </w:r>
      <w:r>
        <w:t>is most commonly found in freshwater ponds more inland, they can also be found in eutrophic bodies of water near the sea (</w:t>
      </w:r>
      <w:proofErr w:type="spellStart"/>
      <w:r>
        <w:t>Kj</w:t>
      </w:r>
      <w:r w:rsidRPr="004C55FD">
        <w:t>æ</w:t>
      </w:r>
      <w:r>
        <w:t>rstad</w:t>
      </w:r>
      <w:proofErr w:type="spellEnd"/>
      <w:r>
        <w:t xml:space="preserve"> et al. 2009).</w:t>
      </w:r>
      <w:commentRangeEnd w:id="10"/>
      <w:r w:rsidR="008F15E9">
        <w:rPr>
          <w:rStyle w:val="CommentReference"/>
          <w:rFonts w:asciiTheme="minorHAnsi" w:eastAsiaTheme="minorHAnsi" w:hAnsiTheme="minorHAnsi" w:cstheme="minorBidi"/>
        </w:rPr>
        <w:commentReference w:id="10"/>
      </w:r>
    </w:p>
    <w:p w14:paraId="66E763A6" w14:textId="5EFC5ACF" w:rsidR="003F387B" w:rsidRDefault="003F387B" w:rsidP="00AC0D29">
      <w:pPr>
        <w:pStyle w:val="NormalWeb"/>
        <w:spacing w:line="480" w:lineRule="auto"/>
        <w:rPr>
          <w:b/>
          <w:u w:val="single"/>
        </w:rPr>
      </w:pPr>
      <w:commentRangeStart w:id="11"/>
      <w:r>
        <w:rPr>
          <w:b/>
          <w:u w:val="single"/>
        </w:rPr>
        <w:t>Description</w:t>
      </w:r>
      <w:commentRangeEnd w:id="11"/>
      <w:r w:rsidR="0078733C">
        <w:rPr>
          <w:rStyle w:val="CommentReference"/>
          <w:rFonts w:asciiTheme="minorHAnsi" w:eastAsiaTheme="minorHAnsi" w:hAnsiTheme="minorHAnsi" w:cstheme="minorBidi"/>
        </w:rPr>
        <w:commentReference w:id="11"/>
      </w:r>
    </w:p>
    <w:p w14:paraId="73E68C11" w14:textId="1E35CD8B" w:rsidR="00226D43" w:rsidRDefault="00226D43" w:rsidP="00AC0D29">
      <w:pPr>
        <w:pStyle w:val="NormalWeb"/>
        <w:spacing w:line="480" w:lineRule="auto"/>
        <w:rPr>
          <w:b/>
        </w:rPr>
      </w:pPr>
      <w:r>
        <w:rPr>
          <w:b/>
        </w:rPr>
        <w:t>Eggs:</w:t>
      </w:r>
      <w:r w:rsidR="00BB247C">
        <w:rPr>
          <w:b/>
        </w:rPr>
        <w:t xml:space="preserve"> TBD</w:t>
      </w:r>
    </w:p>
    <w:p w14:paraId="1234989C" w14:textId="7B5592E0" w:rsidR="00226D43" w:rsidRPr="00A12ED6" w:rsidRDefault="00226D43" w:rsidP="00AC0D29">
      <w:pPr>
        <w:pStyle w:val="NormalWeb"/>
        <w:spacing w:line="480" w:lineRule="auto"/>
      </w:pPr>
      <w:r>
        <w:rPr>
          <w:b/>
        </w:rPr>
        <w:lastRenderedPageBreak/>
        <w:t>Nymphs:</w:t>
      </w:r>
      <w:r w:rsidR="00A12ED6">
        <w:rPr>
          <w:b/>
        </w:rPr>
        <w:t xml:space="preserve"> </w:t>
      </w:r>
      <w:r w:rsidR="00A12ED6">
        <w:t xml:space="preserve">Like many true bugs, nymphs of this species look like smaller adults. They do not have fully developed wings in the </w:t>
      </w:r>
      <w:proofErr w:type="spellStart"/>
      <w:r w:rsidR="00A12ED6">
        <w:t>nymphal</w:t>
      </w:r>
      <w:proofErr w:type="spellEnd"/>
      <w:r w:rsidR="00A12ED6">
        <w:t xml:space="preserve"> stage and </w:t>
      </w:r>
      <w:r w:rsidR="004C55FD">
        <w:t>have much shorter abdomens. They can also be more uniform in color. Often, their pronotum is not darker than the rest of the body like in the adults.</w:t>
      </w:r>
    </w:p>
    <w:p w14:paraId="205EA526" w14:textId="016601B2" w:rsidR="00226D43" w:rsidRDefault="003F387B" w:rsidP="00AC0D29">
      <w:pPr>
        <w:pStyle w:val="NormalWeb"/>
        <w:spacing w:line="480" w:lineRule="auto"/>
      </w:pPr>
      <w:r w:rsidRPr="003F387B">
        <w:rPr>
          <w:b/>
        </w:rPr>
        <w:t xml:space="preserve">Adults: </w:t>
      </w:r>
      <w:moveToRangeStart w:id="12" w:author="Brown,James T" w:date="2019-01-19T19:56:00Z" w:name="move535691120"/>
      <w:commentRangeStart w:id="13"/>
      <w:moveTo w:id="14" w:author="Brown,James T" w:date="2019-01-19T19:56:00Z">
        <w:r w:rsidR="00E0714D">
          <w:t xml:space="preserve">The most easily identifiable feature of insects in the </w:t>
        </w:r>
        <w:commentRangeStart w:id="15"/>
        <w:r w:rsidR="00E0714D">
          <w:t xml:space="preserve">Notonectid family </w:t>
        </w:r>
      </w:moveTo>
      <w:commentRangeEnd w:id="15"/>
      <w:r w:rsidR="00161D9C">
        <w:rPr>
          <w:rStyle w:val="CommentReference"/>
          <w:rFonts w:asciiTheme="minorHAnsi" w:eastAsiaTheme="minorHAnsi" w:hAnsiTheme="minorHAnsi" w:cstheme="minorBidi"/>
        </w:rPr>
        <w:commentReference w:id="15"/>
      </w:r>
      <w:moveTo w:id="16" w:author="Brown,James T" w:date="2019-01-19T19:56:00Z">
        <w:r w:rsidR="00E0714D">
          <w:t xml:space="preserve">are their long hind legs that they use to propel themselves in the water. </w:t>
        </w:r>
      </w:moveTo>
      <w:moveToRangeEnd w:id="12"/>
      <w:commentRangeEnd w:id="13"/>
      <w:r w:rsidR="00161D9C">
        <w:rPr>
          <w:rStyle w:val="CommentReference"/>
          <w:rFonts w:asciiTheme="minorHAnsi" w:eastAsiaTheme="minorHAnsi" w:hAnsiTheme="minorHAnsi" w:cstheme="minorBidi"/>
        </w:rPr>
        <w:commentReference w:id="13"/>
      </w:r>
      <w:r w:rsidR="00226D43">
        <w:t xml:space="preserve">Adults of this species have a pale tan head and legs. The pronotum is darker than the head and the elytra can be a range of tan colors. The eyes are larger and dark red in color. </w:t>
      </w:r>
    </w:p>
    <w:p w14:paraId="20127446" w14:textId="2741F4AC" w:rsidR="00226D43" w:rsidRDefault="00226D43" w:rsidP="00AC0D29">
      <w:pPr>
        <w:pStyle w:val="NormalWeb"/>
        <w:spacing w:line="480" w:lineRule="auto"/>
      </w:pPr>
      <w:r w:rsidRPr="00226D43">
        <w:rPr>
          <w:noProof/>
        </w:rPr>
        <w:lastRenderedPageBreak/>
        <w:drawing>
          <wp:inline distT="0" distB="0" distL="0" distR="0" wp14:anchorId="4E89219A" wp14:editId="18EF1694">
            <wp:extent cx="5943600" cy="541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15280"/>
                    </a:xfrm>
                    <a:prstGeom prst="rect">
                      <a:avLst/>
                    </a:prstGeom>
                  </pic:spPr>
                </pic:pic>
              </a:graphicData>
            </a:graphic>
          </wp:inline>
        </w:drawing>
      </w:r>
    </w:p>
    <w:p w14:paraId="28543A36" w14:textId="43A6A5B5" w:rsidR="00226D43" w:rsidRPr="00226D43" w:rsidRDefault="00226D43" w:rsidP="00AC0D29">
      <w:pPr>
        <w:pStyle w:val="NormalWeb"/>
        <w:spacing w:line="480" w:lineRule="auto"/>
      </w:pPr>
      <w:commentRangeStart w:id="17"/>
      <w:r w:rsidRPr="00226D43">
        <w:rPr>
          <w:b/>
        </w:rPr>
        <w:t xml:space="preserve">Figure 1. </w:t>
      </w:r>
      <w:r>
        <w:t xml:space="preserve">An adult </w:t>
      </w:r>
      <w:proofErr w:type="spellStart"/>
      <w:r>
        <w:rPr>
          <w:i/>
        </w:rPr>
        <w:t>Notonecta</w:t>
      </w:r>
      <w:proofErr w:type="spellEnd"/>
      <w:r>
        <w:rPr>
          <w:i/>
        </w:rPr>
        <w:t xml:space="preserve"> </w:t>
      </w:r>
      <w:proofErr w:type="spellStart"/>
      <w:r>
        <w:rPr>
          <w:i/>
        </w:rPr>
        <w:t>glauca</w:t>
      </w:r>
      <w:proofErr w:type="spellEnd"/>
      <w:r>
        <w:t xml:space="preserve"> (Linnaeus).</w:t>
      </w:r>
      <w:r w:rsidR="005367A0">
        <w:t xml:space="preserve"> Photograph by David Nicholls.</w:t>
      </w:r>
      <w:commentRangeEnd w:id="17"/>
      <w:r w:rsidR="00E0714D">
        <w:rPr>
          <w:rStyle w:val="CommentReference"/>
          <w:rFonts w:asciiTheme="minorHAnsi" w:eastAsiaTheme="minorHAnsi" w:hAnsiTheme="minorHAnsi" w:cstheme="minorBidi"/>
        </w:rPr>
        <w:commentReference w:id="17"/>
      </w:r>
    </w:p>
    <w:p w14:paraId="2C8A1FB8" w14:textId="316817CE" w:rsidR="005367A0" w:rsidRDefault="00226D43" w:rsidP="00AC0D29">
      <w:pPr>
        <w:pStyle w:val="NormalWeb"/>
        <w:spacing w:line="480" w:lineRule="auto"/>
      </w:pPr>
      <w:r>
        <w:t xml:space="preserve"> </w:t>
      </w:r>
      <w:moveFromRangeStart w:id="18" w:author="Brown,James T" w:date="2019-01-19T19:56:00Z" w:name="move535691120"/>
      <w:commentRangeStart w:id="19"/>
      <w:moveFrom w:id="20" w:author="Brown,James T" w:date="2019-01-19T19:56:00Z">
        <w:r w:rsidR="003F387B" w:rsidDel="00E0714D">
          <w:t xml:space="preserve">The most easily identifiable feature of </w:t>
        </w:r>
        <w:r w:rsidR="00DD0CE4" w:rsidDel="00E0714D">
          <w:t xml:space="preserve">insects in the Notonectid family are </w:t>
        </w:r>
        <w:r w:rsidR="00AC0D29" w:rsidDel="00E0714D">
          <w:t>their</w:t>
        </w:r>
        <w:r w:rsidR="00DD0CE4" w:rsidDel="00E0714D">
          <w:t xml:space="preserve"> long hind legs that they use to propel themselves in the water. </w:t>
        </w:r>
      </w:moveFrom>
      <w:moveFromRangeEnd w:id="18"/>
      <w:proofErr w:type="spellStart"/>
      <w:r w:rsidR="00AC0D29" w:rsidRPr="00AC0D29">
        <w:rPr>
          <w:i/>
        </w:rPr>
        <w:t>Notonecta</w:t>
      </w:r>
      <w:proofErr w:type="spellEnd"/>
      <w:r w:rsidR="00AC0D29" w:rsidRPr="00AC0D29">
        <w:rPr>
          <w:i/>
        </w:rPr>
        <w:t xml:space="preserve"> </w:t>
      </w:r>
      <w:proofErr w:type="spellStart"/>
      <w:r w:rsidR="00AC0D29" w:rsidRPr="00AC0D29">
        <w:rPr>
          <w:i/>
        </w:rPr>
        <w:t>glauca</w:t>
      </w:r>
      <w:proofErr w:type="spellEnd"/>
      <w:r w:rsidR="00AC0D29" w:rsidRPr="00AC0D29">
        <w:rPr>
          <w:i/>
        </w:rPr>
        <w:t xml:space="preserve"> </w:t>
      </w:r>
      <w:r w:rsidR="00AC0D29">
        <w:t>breathes by taking in atmospheric air</w:t>
      </w:r>
      <w:r w:rsidR="00FF2450">
        <w:t>, however its body is covered in hair-like structures called setae and microtrichia that aid them in their aquatic lifestyle.</w:t>
      </w:r>
      <w:commentRangeEnd w:id="19"/>
      <w:r w:rsidR="00161D9C">
        <w:rPr>
          <w:rStyle w:val="CommentReference"/>
          <w:rFonts w:asciiTheme="minorHAnsi" w:eastAsiaTheme="minorHAnsi" w:hAnsiTheme="minorHAnsi" w:cstheme="minorBidi"/>
        </w:rPr>
        <w:commentReference w:id="19"/>
      </w:r>
      <w:r w:rsidR="005248FD">
        <w:t xml:space="preserve"> Setae are considered true hairs due to the fact that they have a socket from which they are contained residing in an adjacent cell</w:t>
      </w:r>
      <w:r w:rsidR="00586DFC">
        <w:t xml:space="preserve"> deeper in the skin</w:t>
      </w:r>
      <w:r w:rsidR="005248FD">
        <w:t xml:space="preserve">. </w:t>
      </w:r>
      <w:commentRangeStart w:id="21"/>
      <w:r w:rsidR="005248FD">
        <w:t>Microtrichia originate from one cell</w:t>
      </w:r>
      <w:r w:rsidR="00586DFC">
        <w:t xml:space="preserve"> on the surface</w:t>
      </w:r>
      <w:r w:rsidR="005248FD">
        <w:t>. Its entire body except the pronotum (area behind the head), head, and legs are covered in these hairs. The hairs create an air film that allows the insect to breath while underwater</w:t>
      </w:r>
      <w:r w:rsidR="00EF3DAB">
        <w:t xml:space="preserve"> </w:t>
      </w:r>
      <w:r w:rsidR="003201AA">
        <w:t xml:space="preserve">and </w:t>
      </w:r>
      <w:r w:rsidR="003201AA">
        <w:lastRenderedPageBreak/>
        <w:t xml:space="preserve">keeps their bodies dry </w:t>
      </w:r>
      <w:r w:rsidR="00EF3DAB">
        <w:t>(Kuru et al. 2011)</w:t>
      </w:r>
      <w:r w:rsidR="005248FD">
        <w:t xml:space="preserve">. </w:t>
      </w:r>
      <w:r w:rsidR="00EF3DAB">
        <w:t>The tips of these hairs are bent in the distal direction, or away from the body, and the area from the root up is pointed in the caudal direction, or towards the back of the body before bending distally.</w:t>
      </w:r>
      <w:r w:rsidR="002B333C">
        <w:t xml:space="preserve"> The setae </w:t>
      </w:r>
      <w:r w:rsidR="00877355">
        <w:t>tend</w:t>
      </w:r>
      <w:r w:rsidR="002B333C">
        <w:t xml:space="preserve"> to be larger and sparser in comparison to the denser patches of microtrichia.</w:t>
      </w:r>
      <w:commentRangeEnd w:id="21"/>
      <w:r w:rsidR="000D621B">
        <w:rPr>
          <w:rStyle w:val="CommentReference"/>
          <w:rFonts w:asciiTheme="minorHAnsi" w:eastAsiaTheme="minorHAnsi" w:hAnsiTheme="minorHAnsi" w:cstheme="minorBidi"/>
        </w:rPr>
        <w:commentReference w:id="21"/>
      </w:r>
      <w:r w:rsidR="002B333C">
        <w:t xml:space="preserve"> </w:t>
      </w:r>
      <w:r w:rsidR="005367A0" w:rsidRPr="005367A0">
        <w:rPr>
          <w:noProof/>
        </w:rPr>
        <w:drawing>
          <wp:inline distT="0" distB="0" distL="0" distR="0" wp14:anchorId="4B2836F8" wp14:editId="6B6F111E">
            <wp:extent cx="5943600" cy="477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72025"/>
                    </a:xfrm>
                    <a:prstGeom prst="rect">
                      <a:avLst/>
                    </a:prstGeom>
                  </pic:spPr>
                </pic:pic>
              </a:graphicData>
            </a:graphic>
          </wp:inline>
        </w:drawing>
      </w:r>
    </w:p>
    <w:p w14:paraId="11635AA4" w14:textId="402B5652" w:rsidR="005367A0" w:rsidRPr="005367A0" w:rsidRDefault="005367A0" w:rsidP="00AC0D29">
      <w:pPr>
        <w:pStyle w:val="NormalWeb"/>
        <w:spacing w:line="480" w:lineRule="auto"/>
      </w:pPr>
      <w:r>
        <w:rPr>
          <w:b/>
        </w:rPr>
        <w:t>Figure 2.</w:t>
      </w:r>
      <w:r>
        <w:t xml:space="preserve"> </w:t>
      </w:r>
      <w:r w:rsidR="00EA654D">
        <w:t xml:space="preserve">A) multicellular spine, B) seta, C) </w:t>
      </w:r>
      <w:proofErr w:type="spellStart"/>
      <w:r w:rsidR="00EA654D">
        <w:t>acanthae</w:t>
      </w:r>
      <w:proofErr w:type="spellEnd"/>
      <w:r w:rsidR="00EA654D">
        <w:t xml:space="preserve">, and D) microtrichia. Diagram from </w:t>
      </w:r>
      <w:r w:rsidR="00EA654D" w:rsidRPr="00EA654D">
        <w:t>After Richards &amp; Richards 1979</w:t>
      </w:r>
      <w:r w:rsidR="00EA654D">
        <w:t>.</w:t>
      </w:r>
    </w:p>
    <w:p w14:paraId="1FABCAE8" w14:textId="400F7862" w:rsidR="003F387B" w:rsidRPr="00AC0D29" w:rsidRDefault="002B333C" w:rsidP="00AC0D29">
      <w:pPr>
        <w:pStyle w:val="NormalWeb"/>
        <w:spacing w:line="480" w:lineRule="auto"/>
      </w:pPr>
      <w:r>
        <w:t>There is solely microtrichia present under the upper side of the elytra. Due to the density of the microtrichia air can be held in the film for up to 130 days. The unde</w:t>
      </w:r>
      <w:r w:rsidR="00877355">
        <w:t xml:space="preserve">rside of the body that resides under the elytra is sparser than the underside of the elytra itself, which can hold air for longer </w:t>
      </w:r>
      <w:r w:rsidR="00877355">
        <w:lastRenderedPageBreak/>
        <w:t xml:space="preserve">than the 130 days. Areas that </w:t>
      </w:r>
      <w:r w:rsidR="00BF078F">
        <w:t xml:space="preserve">are predominantly </w:t>
      </w:r>
      <w:r w:rsidR="00877355">
        <w:t>covered in setae will lose its air before the 130 days. This air film can be identified by a silvery sheen on the body (Kuru et al. 2011)</w:t>
      </w:r>
    </w:p>
    <w:p w14:paraId="619A09F5" w14:textId="3D325D5F" w:rsidR="005248FD" w:rsidRDefault="005248FD" w:rsidP="00AC0D29">
      <w:pPr>
        <w:pStyle w:val="NormalWeb"/>
        <w:spacing w:line="480" w:lineRule="auto"/>
        <w:rPr>
          <w:b/>
          <w:u w:val="single"/>
        </w:rPr>
      </w:pPr>
      <w:commentRangeStart w:id="22"/>
      <w:r>
        <w:rPr>
          <w:b/>
          <w:u w:val="single"/>
        </w:rPr>
        <w:t>Selected References</w:t>
      </w:r>
      <w:commentRangeEnd w:id="22"/>
      <w:r w:rsidR="000D621B">
        <w:rPr>
          <w:rStyle w:val="CommentReference"/>
          <w:rFonts w:asciiTheme="minorHAnsi" w:eastAsiaTheme="minorHAnsi" w:hAnsiTheme="minorHAnsi" w:cstheme="minorBidi"/>
        </w:rPr>
        <w:commentReference w:id="22"/>
      </w:r>
    </w:p>
    <w:p w14:paraId="5034E622" w14:textId="34991344" w:rsidR="004C55FD" w:rsidRPr="004C55FD" w:rsidRDefault="004C55FD" w:rsidP="00AC0D29">
      <w:pPr>
        <w:pStyle w:val="NormalWeb"/>
        <w:spacing w:line="480" w:lineRule="auto"/>
      </w:pPr>
      <w:proofErr w:type="spellStart"/>
      <w:r>
        <w:t>Kj</w:t>
      </w:r>
      <w:r w:rsidRPr="004C55FD">
        <w:t>æ</w:t>
      </w:r>
      <w:r>
        <w:t>rstad</w:t>
      </w:r>
      <w:proofErr w:type="spellEnd"/>
      <w:r>
        <w:t xml:space="preserve"> G, Dolmen D, </w:t>
      </w:r>
      <w:proofErr w:type="spellStart"/>
      <w:r>
        <w:t>Olsvik</w:t>
      </w:r>
      <w:proofErr w:type="spellEnd"/>
      <w:r>
        <w:t xml:space="preserve"> HA, </w:t>
      </w:r>
      <w:proofErr w:type="spellStart"/>
      <w:r>
        <w:t>Tilseth</w:t>
      </w:r>
      <w:proofErr w:type="spellEnd"/>
      <w:r>
        <w:t xml:space="preserve"> E. 2009. The backswimmer </w:t>
      </w:r>
      <w:proofErr w:type="spellStart"/>
      <w:r>
        <w:rPr>
          <w:i/>
        </w:rPr>
        <w:t>Notonecta</w:t>
      </w:r>
      <w:proofErr w:type="spellEnd"/>
      <w:r>
        <w:rPr>
          <w:i/>
        </w:rPr>
        <w:t xml:space="preserve"> </w:t>
      </w:r>
      <w:proofErr w:type="spellStart"/>
      <w:r>
        <w:rPr>
          <w:i/>
        </w:rPr>
        <w:t>glauca</w:t>
      </w:r>
      <w:proofErr w:type="spellEnd"/>
      <w:r>
        <w:t xml:space="preserve"> L. (Hemiptera, </w:t>
      </w:r>
      <w:proofErr w:type="spellStart"/>
      <w:r>
        <w:t>Notonectidae</w:t>
      </w:r>
      <w:proofErr w:type="spellEnd"/>
      <w:r>
        <w:t>) in Central Norway. Norwegian Journal of Entomo</w:t>
      </w:r>
      <w:r w:rsidR="00BD4547">
        <w:t>logy 56: 44-49.</w:t>
      </w:r>
    </w:p>
    <w:p w14:paraId="79E58239" w14:textId="5FB2948D" w:rsidR="00C74B0F" w:rsidRPr="002257D3" w:rsidRDefault="00C74B0F" w:rsidP="00AC0D29">
      <w:pPr>
        <w:pStyle w:val="NormalWeb"/>
        <w:spacing w:line="480" w:lineRule="auto"/>
      </w:pPr>
      <w:r>
        <w:t>Kuru P</w:t>
      </w:r>
      <w:r w:rsidR="002257D3">
        <w:t xml:space="preserve">D, Schneider ES, </w:t>
      </w:r>
      <w:proofErr w:type="spellStart"/>
      <w:r w:rsidR="002257D3">
        <w:t>Melskotte</w:t>
      </w:r>
      <w:proofErr w:type="spellEnd"/>
      <w:r w:rsidR="002257D3">
        <w:t xml:space="preserve"> JE, Brede M, </w:t>
      </w:r>
      <w:proofErr w:type="spellStart"/>
      <w:r w:rsidR="002257D3">
        <w:t>Leder</w:t>
      </w:r>
      <w:proofErr w:type="spellEnd"/>
      <w:r w:rsidR="002257D3">
        <w:t xml:space="preserve"> A, </w:t>
      </w:r>
      <w:proofErr w:type="spellStart"/>
      <w:r w:rsidR="002257D3">
        <w:t>Barthlott</w:t>
      </w:r>
      <w:proofErr w:type="spellEnd"/>
      <w:r w:rsidR="002257D3">
        <w:t xml:space="preserve"> W. 2011. Superhydrophobic surfaces of the water bug </w:t>
      </w:r>
      <w:proofErr w:type="spellStart"/>
      <w:r w:rsidR="002257D3">
        <w:rPr>
          <w:i/>
        </w:rPr>
        <w:t>Notonecta</w:t>
      </w:r>
      <w:proofErr w:type="spellEnd"/>
      <w:r w:rsidR="002257D3">
        <w:rPr>
          <w:i/>
        </w:rPr>
        <w:t xml:space="preserve"> </w:t>
      </w:r>
      <w:proofErr w:type="spellStart"/>
      <w:r w:rsidR="002257D3">
        <w:rPr>
          <w:i/>
        </w:rPr>
        <w:t>glauca</w:t>
      </w:r>
      <w:proofErr w:type="spellEnd"/>
      <w:r w:rsidR="002257D3">
        <w:t>: a model for friction reduction and air retention. Journal of Nanotechnology 2: 137-144.</w:t>
      </w:r>
    </w:p>
    <w:p w14:paraId="2F7B8E2D" w14:textId="77777777" w:rsidR="005248FD" w:rsidRPr="003F387B" w:rsidRDefault="005248FD" w:rsidP="00AC0D29">
      <w:pPr>
        <w:pStyle w:val="NormalWeb"/>
        <w:spacing w:line="480" w:lineRule="auto"/>
        <w:rPr>
          <w:b/>
          <w:u w:val="single"/>
        </w:rPr>
      </w:pPr>
    </w:p>
    <w:p w14:paraId="328AC8E1" w14:textId="61335049" w:rsidR="008C043D" w:rsidRDefault="003E3C06"/>
    <w:sectPr w:rsidR="008C04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Brown,James T" w:date="2019-01-19T19:32:00Z" w:initials="BT">
    <w:p w14:paraId="71B3AAD5" w14:textId="5A73C64E" w:rsidR="009E6096" w:rsidRDefault="009E6096">
      <w:pPr>
        <w:pStyle w:val="CommentText"/>
      </w:pPr>
      <w:r>
        <w:rPr>
          <w:rStyle w:val="CommentReference"/>
        </w:rPr>
        <w:annotationRef/>
      </w:r>
      <w:r>
        <w:t>When crediting the taxonomist who initially classified the organism the use of parenthesis has specific meaning. I would suggest doing a google scholar search for “</w:t>
      </w:r>
      <w:proofErr w:type="spellStart"/>
      <w:r w:rsidRPr="003F387B">
        <w:rPr>
          <w:i/>
        </w:rPr>
        <w:t>Notonecta</w:t>
      </w:r>
      <w:proofErr w:type="spellEnd"/>
      <w:r w:rsidRPr="003F387B">
        <w:rPr>
          <w:i/>
        </w:rPr>
        <w:t xml:space="preserve"> </w:t>
      </w:r>
      <w:proofErr w:type="spellStart"/>
      <w:r w:rsidRPr="003F387B">
        <w:rPr>
          <w:i/>
        </w:rPr>
        <w:t>glauca</w:t>
      </w:r>
      <w:proofErr w:type="spellEnd"/>
      <w:r>
        <w:t xml:space="preserve">” and looking at how others paying credit to the original taxonomist then verifying it on a website like </w:t>
      </w:r>
      <w:r w:rsidRPr="009E6096">
        <w:t>http://www.iczn.org/</w:t>
      </w:r>
      <w:r w:rsidR="00173A2C">
        <w:t>e</w:t>
      </w:r>
      <w:r>
        <w:t xml:space="preserve"> </w:t>
      </w:r>
    </w:p>
  </w:comment>
  <w:comment w:id="9" w:author="Brown,James T" w:date="2019-01-19T19:39:00Z" w:initials="BT">
    <w:p w14:paraId="656FE1EC" w14:textId="71DEB88B" w:rsidR="00173A2C" w:rsidRDefault="00173A2C">
      <w:pPr>
        <w:pStyle w:val="CommentText"/>
      </w:pPr>
      <w:r>
        <w:rPr>
          <w:rStyle w:val="CommentReference"/>
        </w:rPr>
        <w:annotationRef/>
      </w:r>
      <w:r>
        <w:t>This statement might not be necessary. I would rephrase it to read something like: “</w:t>
      </w:r>
      <w:proofErr w:type="spellStart"/>
      <w:r>
        <w:t>THe</w:t>
      </w:r>
      <w:proofErr w:type="spellEnd"/>
      <w:r>
        <w:t xml:space="preserve"> common backswimmer (</w:t>
      </w:r>
      <w:proofErr w:type="spellStart"/>
      <w:r>
        <w:rPr>
          <w:i/>
        </w:rPr>
        <w:t>Notonecta</w:t>
      </w:r>
      <w:proofErr w:type="spellEnd"/>
      <w:r>
        <w:rPr>
          <w:i/>
        </w:rPr>
        <w:t xml:space="preserve"> </w:t>
      </w:r>
      <w:proofErr w:type="spellStart"/>
      <w:r>
        <w:rPr>
          <w:i/>
        </w:rPr>
        <w:t>glauca</w:t>
      </w:r>
      <w:proofErr w:type="spellEnd"/>
      <w:r>
        <w:t>) is an aquatic insect…”</w:t>
      </w:r>
    </w:p>
  </w:comment>
  <w:comment w:id="8" w:author="Brown,James T" w:date="2019-01-19T19:40:00Z" w:initials="BT">
    <w:p w14:paraId="19A020C7" w14:textId="21D54444" w:rsidR="00173A2C" w:rsidRDefault="00173A2C">
      <w:pPr>
        <w:pStyle w:val="CommentText"/>
      </w:pPr>
      <w:r>
        <w:rPr>
          <w:rStyle w:val="CommentReference"/>
        </w:rPr>
        <w:annotationRef/>
      </w:r>
      <w:r>
        <w:t xml:space="preserve">This is a great opening line for your introduction. From this starting point I would build out with information about its origins/history (is it invasive?). Then I would discuss some of its characters that make it a pest or </w:t>
      </w:r>
      <w:proofErr w:type="spellStart"/>
      <w:r>
        <w:t>nusance</w:t>
      </w:r>
      <w:proofErr w:type="spellEnd"/>
      <w:r>
        <w:t xml:space="preserve"> (does it transmit disease? </w:t>
      </w:r>
      <w:r w:rsidR="008F15E9">
        <w:t>Does it occur in dense populations? Who does this insect effect?</w:t>
      </w:r>
      <w:r>
        <w:t xml:space="preserve">) </w:t>
      </w:r>
    </w:p>
  </w:comment>
  <w:comment w:id="10" w:author="Brown,James T" w:date="2019-01-19T19:45:00Z" w:initials="BT">
    <w:p w14:paraId="0DA89FE6" w14:textId="547C05DC" w:rsidR="008F15E9" w:rsidRDefault="008F15E9">
      <w:pPr>
        <w:pStyle w:val="CommentText"/>
      </w:pPr>
      <w:r>
        <w:rPr>
          <w:rStyle w:val="CommentReference"/>
        </w:rPr>
        <w:annotationRef/>
      </w:r>
      <w:r>
        <w:t xml:space="preserve">I think this is more of </w:t>
      </w:r>
      <w:proofErr w:type="spellStart"/>
      <w:r>
        <w:t>a</w:t>
      </w:r>
      <w:proofErr w:type="spellEnd"/>
      <w:r>
        <w:t xml:space="preserve"> inner paragraph sentence. I would consider starting with the geographical range (native then current). Then discuss its habitat and why it prefers that habitat.</w:t>
      </w:r>
      <w:r w:rsidR="0078733C">
        <w:t xml:space="preserve"> Finally, I would discuss predictions about whether its geo-distribution is intended to change, if it is, why?</w:t>
      </w:r>
    </w:p>
  </w:comment>
  <w:comment w:id="11" w:author="Brown,James T" w:date="2019-01-19T19:48:00Z" w:initials="BT">
    <w:p w14:paraId="34F9B51F" w14:textId="13219D18" w:rsidR="0078733C" w:rsidRDefault="0078733C">
      <w:pPr>
        <w:pStyle w:val="CommentText"/>
      </w:pPr>
      <w:r>
        <w:rPr>
          <w:rStyle w:val="CommentReference"/>
        </w:rPr>
        <w:annotationRef/>
      </w:r>
      <w:r>
        <w:t xml:space="preserve">I love a list! They are easy to read through and they keep the reader focused with minimal effort. If you wanted to consider a different way of presenting the Description section I find it helpful to start with adult females and the progeny they lay then describe the progeny, are they </w:t>
      </w:r>
      <w:proofErr w:type="spellStart"/>
      <w:r>
        <w:t>oviposited</w:t>
      </w:r>
      <w:proofErr w:type="spellEnd"/>
      <w:r>
        <w:t xml:space="preserve"> as </w:t>
      </w:r>
      <w:proofErr w:type="spellStart"/>
      <w:r>
        <w:t>eggs,</w:t>
      </w:r>
      <w:proofErr w:type="spellEnd"/>
      <w:r>
        <w:t xml:space="preserve"> are they </w:t>
      </w:r>
      <w:proofErr w:type="spellStart"/>
      <w:r>
        <w:t>vivoposited</w:t>
      </w:r>
      <w:proofErr w:type="spellEnd"/>
      <w:r>
        <w:t xml:space="preserve"> as nymphs? From there you can discuss the nymphs; </w:t>
      </w:r>
      <w:r w:rsidR="00E0714D">
        <w:t xml:space="preserve">what do nymphs look like, </w:t>
      </w:r>
      <w:r>
        <w:t>the number of stages, weight ranges, duration of each stage, host preferences, etc. Finally you can end the description with the discussion of the adults</w:t>
      </w:r>
      <w:r w:rsidR="00E0714D">
        <w:t xml:space="preserve"> again talking about, physical characters, length of adulthood, host preference, mating strategies, etc.</w:t>
      </w:r>
    </w:p>
  </w:comment>
  <w:comment w:id="15" w:author="Brown,James T" w:date="2019-01-19T19:58:00Z" w:initials="BT">
    <w:p w14:paraId="6AC3D8AD" w14:textId="39C5E911" w:rsidR="00161D9C" w:rsidRDefault="00161D9C">
      <w:pPr>
        <w:pStyle w:val="CommentText"/>
      </w:pPr>
      <w:r>
        <w:rPr>
          <w:rStyle w:val="CommentReference"/>
        </w:rPr>
        <w:annotationRef/>
      </w:r>
      <w:r>
        <w:t xml:space="preserve">I would consider reorganizing this to read “…family </w:t>
      </w:r>
      <w:proofErr w:type="spellStart"/>
      <w:r>
        <w:t>Notonectidae</w:t>
      </w:r>
      <w:proofErr w:type="spellEnd"/>
      <w:r>
        <w:t>” or you could simply state “A common feature of Notonectids are…”</w:t>
      </w:r>
    </w:p>
  </w:comment>
  <w:comment w:id="13" w:author="Brown,James T" w:date="2019-01-19T20:00:00Z" w:initials="BT">
    <w:p w14:paraId="788B1294" w14:textId="43D3857E" w:rsidR="00161D9C" w:rsidRDefault="00161D9C">
      <w:pPr>
        <w:pStyle w:val="CommentText"/>
      </w:pPr>
      <w:r>
        <w:rPr>
          <w:rStyle w:val="CommentReference"/>
        </w:rPr>
        <w:annotationRef/>
      </w:r>
      <w:r>
        <w:t>I hope you do not mind but I moved this sentence to the opening line because I think it reads as a stronger opening sentence and with a bit of tweaking it could flow nicely into the physical description of the adults.</w:t>
      </w:r>
    </w:p>
  </w:comment>
  <w:comment w:id="17" w:author="Brown,James T" w:date="2019-01-19T19:53:00Z" w:initials="BT">
    <w:p w14:paraId="29CCEA31" w14:textId="2193B255" w:rsidR="00E0714D" w:rsidRDefault="00E0714D">
      <w:pPr>
        <w:pStyle w:val="CommentText"/>
      </w:pPr>
      <w:r>
        <w:rPr>
          <w:rStyle w:val="CommentReference"/>
        </w:rPr>
        <w:annotationRef/>
      </w:r>
      <w:r>
        <w:rPr>
          <w:rStyle w:val="CommentReference"/>
        </w:rPr>
        <w:t>This is a great image! Keep in mind the notation for the identifying taxonomist.</w:t>
      </w:r>
    </w:p>
  </w:comment>
  <w:comment w:id="19" w:author="Brown,James T" w:date="2019-01-19T20:02:00Z" w:initials="BT">
    <w:p w14:paraId="24B4FBD5" w14:textId="75938800" w:rsidR="00161D9C" w:rsidRDefault="00161D9C">
      <w:pPr>
        <w:pStyle w:val="CommentText"/>
      </w:pPr>
      <w:r>
        <w:rPr>
          <w:rStyle w:val="CommentReference"/>
        </w:rPr>
        <w:annotationRef/>
      </w:r>
      <w:r>
        <w:t xml:space="preserve">I understand the statement </w:t>
      </w:r>
      <w:r w:rsidR="005B462F">
        <w:t xml:space="preserve">you are implying however there may be a better way to construct this sentence to get your point across in a more concise way. </w:t>
      </w:r>
    </w:p>
  </w:comment>
  <w:comment w:id="21" w:author="Brown,James T" w:date="2019-01-19T20:10:00Z" w:initials="BT">
    <w:p w14:paraId="79B5431F" w14:textId="20A9F562" w:rsidR="000D621B" w:rsidRDefault="000D621B">
      <w:pPr>
        <w:pStyle w:val="CommentText"/>
      </w:pPr>
      <w:r>
        <w:rPr>
          <w:rStyle w:val="CommentReference"/>
        </w:rPr>
        <w:annotationRef/>
      </w:r>
      <w:r>
        <w:t>There is a lot of great information here about the hairs that allow these insects to breathe underwater. I would suggest consolidating some of this information about these specialized hairs and expand more on the description of these adults.</w:t>
      </w:r>
    </w:p>
  </w:comment>
  <w:comment w:id="22" w:author="Brown,James T" w:date="2019-01-19T20:13:00Z" w:initials="BT">
    <w:p w14:paraId="333784F9" w14:textId="55C41242" w:rsidR="000D621B" w:rsidRDefault="000D621B">
      <w:pPr>
        <w:pStyle w:val="CommentText"/>
      </w:pPr>
      <w:r>
        <w:rPr>
          <w:rStyle w:val="CommentReference"/>
        </w:rPr>
        <w:annotationRef/>
      </w:r>
      <w:r>
        <w:t>Your references look great, very consistent.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B3AAD5" w15:done="0"/>
  <w15:commentEx w15:paraId="656FE1EC" w15:done="0"/>
  <w15:commentEx w15:paraId="19A020C7" w15:done="0"/>
  <w15:commentEx w15:paraId="0DA89FE6" w15:done="0"/>
  <w15:commentEx w15:paraId="34F9B51F" w15:done="0"/>
  <w15:commentEx w15:paraId="6AC3D8AD" w15:done="0"/>
  <w15:commentEx w15:paraId="788B1294" w15:done="0"/>
  <w15:commentEx w15:paraId="29CCEA31" w15:done="0"/>
  <w15:commentEx w15:paraId="24B4FBD5" w15:done="0"/>
  <w15:commentEx w15:paraId="79B5431F" w15:done="0"/>
  <w15:commentEx w15:paraId="333784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B3AAD5" w16cid:durableId="1FEDF9B3"/>
  <w16cid:commentId w16cid:paraId="656FE1EC" w16cid:durableId="1FEDFB60"/>
  <w16cid:commentId w16cid:paraId="19A020C7" w16cid:durableId="1FEDFBB0"/>
  <w16cid:commentId w16cid:paraId="0DA89FE6" w16cid:durableId="1FEDFCCB"/>
  <w16cid:commentId w16cid:paraId="34F9B51F" w16cid:durableId="1FEDFD95"/>
  <w16cid:commentId w16cid:paraId="6AC3D8AD" w16cid:durableId="1FEDFFCE"/>
  <w16cid:commentId w16cid:paraId="788B1294" w16cid:durableId="1FEE0066"/>
  <w16cid:commentId w16cid:paraId="29CCEA31" w16cid:durableId="1FEDFEB2"/>
  <w16cid:commentId w16cid:paraId="24B4FBD5" w16cid:durableId="1FEE00E3"/>
  <w16cid:commentId w16cid:paraId="79B5431F" w16cid:durableId="1FEE02D2"/>
  <w16cid:commentId w16cid:paraId="333784F9" w16cid:durableId="1FEE03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6"/>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7B"/>
    <w:rsid w:val="000D0D16"/>
    <w:rsid w:val="000D621B"/>
    <w:rsid w:val="00161D9C"/>
    <w:rsid w:val="00173A2C"/>
    <w:rsid w:val="002257D3"/>
    <w:rsid w:val="00226D43"/>
    <w:rsid w:val="00241C08"/>
    <w:rsid w:val="002B333C"/>
    <w:rsid w:val="003201AA"/>
    <w:rsid w:val="003E3C06"/>
    <w:rsid w:val="003F387B"/>
    <w:rsid w:val="004C55FD"/>
    <w:rsid w:val="005248FD"/>
    <w:rsid w:val="005367A0"/>
    <w:rsid w:val="00586DFC"/>
    <w:rsid w:val="005B462F"/>
    <w:rsid w:val="0078733C"/>
    <w:rsid w:val="00877355"/>
    <w:rsid w:val="008F15E9"/>
    <w:rsid w:val="009E6096"/>
    <w:rsid w:val="00A12ED6"/>
    <w:rsid w:val="00AC0D29"/>
    <w:rsid w:val="00BB247C"/>
    <w:rsid w:val="00BD4547"/>
    <w:rsid w:val="00BF078F"/>
    <w:rsid w:val="00C57A56"/>
    <w:rsid w:val="00C74B0F"/>
    <w:rsid w:val="00DD0CE4"/>
    <w:rsid w:val="00E0714D"/>
    <w:rsid w:val="00EA654D"/>
    <w:rsid w:val="00EF3DAB"/>
    <w:rsid w:val="00F67CEF"/>
    <w:rsid w:val="00FF2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0C044"/>
  <w15:chartTrackingRefBased/>
  <w15:docId w15:val="{B7E852E0-0F92-4756-8031-23DFCF3D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387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E6096"/>
    <w:rPr>
      <w:sz w:val="16"/>
      <w:szCs w:val="16"/>
    </w:rPr>
  </w:style>
  <w:style w:type="paragraph" w:styleId="CommentText">
    <w:name w:val="annotation text"/>
    <w:basedOn w:val="Normal"/>
    <w:link w:val="CommentTextChar"/>
    <w:uiPriority w:val="99"/>
    <w:semiHidden/>
    <w:unhideWhenUsed/>
    <w:rsid w:val="009E6096"/>
    <w:pPr>
      <w:spacing w:line="240" w:lineRule="auto"/>
    </w:pPr>
    <w:rPr>
      <w:sz w:val="20"/>
      <w:szCs w:val="20"/>
    </w:rPr>
  </w:style>
  <w:style w:type="character" w:customStyle="1" w:styleId="CommentTextChar">
    <w:name w:val="Comment Text Char"/>
    <w:basedOn w:val="DefaultParagraphFont"/>
    <w:link w:val="CommentText"/>
    <w:uiPriority w:val="99"/>
    <w:semiHidden/>
    <w:rsid w:val="009E6096"/>
    <w:rPr>
      <w:sz w:val="20"/>
      <w:szCs w:val="20"/>
    </w:rPr>
  </w:style>
  <w:style w:type="paragraph" w:styleId="CommentSubject">
    <w:name w:val="annotation subject"/>
    <w:basedOn w:val="CommentText"/>
    <w:next w:val="CommentText"/>
    <w:link w:val="CommentSubjectChar"/>
    <w:uiPriority w:val="99"/>
    <w:semiHidden/>
    <w:unhideWhenUsed/>
    <w:rsid w:val="009E6096"/>
    <w:rPr>
      <w:b/>
      <w:bCs/>
    </w:rPr>
  </w:style>
  <w:style w:type="character" w:customStyle="1" w:styleId="CommentSubjectChar">
    <w:name w:val="Comment Subject Char"/>
    <w:basedOn w:val="CommentTextChar"/>
    <w:link w:val="CommentSubject"/>
    <w:uiPriority w:val="99"/>
    <w:semiHidden/>
    <w:rsid w:val="009E6096"/>
    <w:rPr>
      <w:b/>
      <w:bCs/>
      <w:sz w:val="20"/>
      <w:szCs w:val="20"/>
    </w:rPr>
  </w:style>
  <w:style w:type="paragraph" w:styleId="BalloonText">
    <w:name w:val="Balloon Text"/>
    <w:basedOn w:val="Normal"/>
    <w:link w:val="BalloonTextChar"/>
    <w:uiPriority w:val="99"/>
    <w:semiHidden/>
    <w:unhideWhenUsed/>
    <w:rsid w:val="009E609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6096"/>
    <w:rPr>
      <w:rFonts w:ascii="Times New Roman" w:hAnsi="Times New Roman" w:cs="Times New Roman"/>
      <w:sz w:val="18"/>
      <w:szCs w:val="18"/>
    </w:rPr>
  </w:style>
  <w:style w:type="character" w:styleId="Hyperlink">
    <w:name w:val="Hyperlink"/>
    <w:basedOn w:val="DefaultParagraphFont"/>
    <w:uiPriority w:val="99"/>
    <w:unhideWhenUsed/>
    <w:rsid w:val="003E3C06"/>
    <w:rPr>
      <w:color w:val="0563C1" w:themeColor="hyperlink"/>
      <w:u w:val="single"/>
    </w:rPr>
  </w:style>
  <w:style w:type="character" w:styleId="UnresolvedMention">
    <w:name w:val="Unresolved Mention"/>
    <w:basedOn w:val="DefaultParagraphFont"/>
    <w:uiPriority w:val="99"/>
    <w:semiHidden/>
    <w:unhideWhenUsed/>
    <w:rsid w:val="003E3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12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taryn</dc:creator>
  <cp:keywords/>
  <dc:description/>
  <cp:lastModifiedBy>Brown,James T</cp:lastModifiedBy>
  <cp:revision>17</cp:revision>
  <dcterms:created xsi:type="dcterms:W3CDTF">2019-01-17T15:31:00Z</dcterms:created>
  <dcterms:modified xsi:type="dcterms:W3CDTF">2019-01-20T01:17:00Z</dcterms:modified>
</cp:coreProperties>
</file>