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CEA28" w14:textId="77777777" w:rsidR="00E52956" w:rsidRDefault="00E52956" w:rsidP="00E52956">
      <w:pPr>
        <w:pStyle w:val="NormalWeb"/>
        <w:spacing w:line="480" w:lineRule="auto"/>
      </w:pPr>
      <w:r>
        <w:t xml:space="preserve">common name: common backswimmer </w:t>
      </w:r>
    </w:p>
    <w:p w14:paraId="3C4FD93F" w14:textId="77777777" w:rsidR="00E52956" w:rsidRDefault="00E52956" w:rsidP="00E52956">
      <w:pPr>
        <w:pStyle w:val="NormalWeb"/>
        <w:spacing w:line="480" w:lineRule="auto"/>
      </w:pPr>
      <w:r>
        <w:t xml:space="preserve">scientific name: </w:t>
      </w:r>
      <w:proofErr w:type="spellStart"/>
      <w:r w:rsidRPr="003F387B">
        <w:rPr>
          <w:i/>
        </w:rPr>
        <w:t>Notonecta</w:t>
      </w:r>
      <w:proofErr w:type="spellEnd"/>
      <w:r w:rsidRPr="003F387B">
        <w:rPr>
          <w:i/>
        </w:rPr>
        <w:t xml:space="preserve"> </w:t>
      </w:r>
      <w:proofErr w:type="spellStart"/>
      <w:r w:rsidRPr="003F387B">
        <w:rPr>
          <w:i/>
        </w:rPr>
        <w:t>glauca</w:t>
      </w:r>
      <w:proofErr w:type="spellEnd"/>
      <w:r>
        <w:t xml:space="preserve"> (Linnaeus, 1758) (Hemiptera: </w:t>
      </w:r>
      <w:proofErr w:type="spellStart"/>
      <w:r>
        <w:t>Notonectidae</w:t>
      </w:r>
      <w:proofErr w:type="spellEnd"/>
      <w:r>
        <w:t xml:space="preserve">) </w:t>
      </w:r>
    </w:p>
    <w:p w14:paraId="5E4E221F" w14:textId="2273C870" w:rsidR="00E52956" w:rsidRDefault="00E52956" w:rsidP="00E52956">
      <w:pPr>
        <w:pStyle w:val="NormalWeb"/>
        <w:spacing w:line="480" w:lineRule="auto"/>
        <w:rPr>
          <w:b/>
          <w:u w:val="single"/>
        </w:rPr>
      </w:pPr>
      <w:r w:rsidRPr="003F387B">
        <w:rPr>
          <w:b/>
          <w:u w:val="single"/>
        </w:rPr>
        <w:t xml:space="preserve">Introduction – </w:t>
      </w:r>
      <w:r>
        <w:rPr>
          <w:b/>
          <w:u w:val="single"/>
        </w:rPr>
        <w:t>Distribution</w:t>
      </w:r>
      <w:r w:rsidRPr="003F387B">
        <w:rPr>
          <w:b/>
          <w:u w:val="single"/>
        </w:rPr>
        <w:t xml:space="preserve"> – </w:t>
      </w:r>
      <w:r>
        <w:rPr>
          <w:b/>
          <w:u w:val="single"/>
        </w:rPr>
        <w:t xml:space="preserve">Description </w:t>
      </w:r>
      <w:bookmarkStart w:id="0" w:name="_Hlk536868909"/>
      <w:r w:rsidRPr="003F387B">
        <w:rPr>
          <w:b/>
          <w:u w:val="single"/>
        </w:rPr>
        <w:t xml:space="preserve">– </w:t>
      </w:r>
      <w:bookmarkEnd w:id="0"/>
      <w:r w:rsidRPr="003F387B">
        <w:rPr>
          <w:b/>
          <w:u w:val="single"/>
        </w:rPr>
        <w:t xml:space="preserve">Behavior – Selected References </w:t>
      </w:r>
    </w:p>
    <w:p w14:paraId="767FF01A" w14:textId="450A06BF" w:rsidR="00E52956" w:rsidRDefault="00E52956" w:rsidP="00E52956">
      <w:pPr>
        <w:pStyle w:val="NormalWeb"/>
        <w:spacing w:line="480" w:lineRule="auto"/>
        <w:rPr>
          <w:b/>
          <w:u w:val="single"/>
        </w:rPr>
      </w:pPr>
      <w:r>
        <w:rPr>
          <w:b/>
          <w:u w:val="single"/>
        </w:rPr>
        <w:t>Introduction</w:t>
      </w:r>
    </w:p>
    <w:p w14:paraId="2CB19445" w14:textId="31B5FDC7" w:rsidR="00E52956" w:rsidRDefault="00B84575" w:rsidP="00B84575">
      <w:pPr>
        <w:pStyle w:val="NormalWeb"/>
        <w:spacing w:line="480" w:lineRule="auto"/>
        <w:ind w:firstLine="720"/>
      </w:pPr>
      <w:del w:id="1" w:author="Brown,James T" w:date="2019-02-02T14:24:00Z">
        <w:r w:rsidRPr="00B84575" w:rsidDel="00346581">
          <w:rPr>
            <w:i/>
            <w:highlight w:val="yellow"/>
          </w:rPr>
          <w:delText>Notonecta glauca</w:delText>
        </w:r>
        <w:r w:rsidRPr="00B84575" w:rsidDel="00346581">
          <w:rPr>
            <w:highlight w:val="yellow"/>
          </w:rPr>
          <w:delText xml:space="preserve">, </w:delText>
        </w:r>
      </w:del>
      <w:del w:id="2" w:author="Brown,James T" w:date="2019-02-02T14:23:00Z">
        <w:r w:rsidRPr="00B84575" w:rsidDel="00346581">
          <w:rPr>
            <w:highlight w:val="yellow"/>
          </w:rPr>
          <w:delText xml:space="preserve">the </w:delText>
        </w:r>
      </w:del>
      <w:ins w:id="3" w:author="Brown,James T" w:date="2019-02-02T14:23:00Z">
        <w:r w:rsidR="00346581">
          <w:rPr>
            <w:highlight w:val="yellow"/>
          </w:rPr>
          <w:t>T</w:t>
        </w:r>
        <w:r w:rsidR="00346581" w:rsidRPr="00B84575">
          <w:rPr>
            <w:highlight w:val="yellow"/>
          </w:rPr>
          <w:t xml:space="preserve">he </w:t>
        </w:r>
      </w:ins>
      <w:r w:rsidRPr="00B84575">
        <w:rPr>
          <w:highlight w:val="yellow"/>
        </w:rPr>
        <w:t>common backswimmer,</w:t>
      </w:r>
      <w:ins w:id="4" w:author="Brown,James T" w:date="2019-02-02T14:24:00Z">
        <w:r w:rsidR="00346581" w:rsidRPr="00346581">
          <w:rPr>
            <w:i/>
            <w:highlight w:val="yellow"/>
          </w:rPr>
          <w:t xml:space="preserve"> </w:t>
        </w:r>
        <w:proofErr w:type="spellStart"/>
        <w:r w:rsidR="00346581" w:rsidRPr="00B84575">
          <w:rPr>
            <w:i/>
            <w:highlight w:val="yellow"/>
          </w:rPr>
          <w:t>Notonecta</w:t>
        </w:r>
        <w:proofErr w:type="spellEnd"/>
        <w:r w:rsidR="00346581" w:rsidRPr="00B84575">
          <w:rPr>
            <w:i/>
            <w:highlight w:val="yellow"/>
          </w:rPr>
          <w:t xml:space="preserve"> </w:t>
        </w:r>
        <w:proofErr w:type="spellStart"/>
        <w:r w:rsidR="00346581" w:rsidRPr="00B84575">
          <w:rPr>
            <w:i/>
            <w:highlight w:val="yellow"/>
          </w:rPr>
          <w:t>glauca</w:t>
        </w:r>
        <w:proofErr w:type="spellEnd"/>
        <w:r w:rsidR="00346581">
          <w:rPr>
            <w:i/>
            <w:highlight w:val="yellow"/>
          </w:rPr>
          <w:t xml:space="preserve"> </w:t>
        </w:r>
        <w:r w:rsidR="00346581">
          <w:rPr>
            <w:highlight w:val="yellow"/>
          </w:rPr>
          <w:t>(Linnaeus, 1758) (fig. 1)</w:t>
        </w:r>
        <w:r w:rsidR="00346581" w:rsidRPr="00B84575">
          <w:rPr>
            <w:highlight w:val="yellow"/>
          </w:rPr>
          <w:t>,</w:t>
        </w:r>
      </w:ins>
      <w:r w:rsidRPr="00B84575">
        <w:rPr>
          <w:highlight w:val="yellow"/>
        </w:rPr>
        <w:t xml:space="preserve"> is an aquatic insect most </w:t>
      </w:r>
      <w:commentRangeStart w:id="5"/>
      <w:r w:rsidRPr="00B84575">
        <w:rPr>
          <w:highlight w:val="yellow"/>
        </w:rPr>
        <w:t xml:space="preserve">easily recognizable </w:t>
      </w:r>
      <w:commentRangeEnd w:id="5"/>
      <w:r w:rsidR="00346581">
        <w:rPr>
          <w:rStyle w:val="CommentReference"/>
          <w:rFonts w:asciiTheme="minorHAnsi" w:eastAsiaTheme="minorHAnsi" w:hAnsiTheme="minorHAnsi" w:cstheme="minorBidi"/>
        </w:rPr>
        <w:commentReference w:id="5"/>
      </w:r>
      <w:r w:rsidRPr="00B84575">
        <w:rPr>
          <w:highlight w:val="yellow"/>
        </w:rPr>
        <w:t>by their long hind legs</w:t>
      </w:r>
      <w:ins w:id="6" w:author="Brown,James T" w:date="2019-02-02T14:26:00Z">
        <w:r w:rsidR="00346581">
          <w:rPr>
            <w:highlight w:val="yellow"/>
          </w:rPr>
          <w:t>.</w:t>
        </w:r>
      </w:ins>
      <w:r w:rsidRPr="00B84575">
        <w:rPr>
          <w:highlight w:val="yellow"/>
        </w:rPr>
        <w:t xml:space="preserve"> </w:t>
      </w:r>
      <w:commentRangeStart w:id="7"/>
      <w:r w:rsidRPr="00B84575">
        <w:rPr>
          <w:highlight w:val="yellow"/>
        </w:rPr>
        <w:t>and ability to inflict wounds to humans with their proboscis (mouthpart)</w:t>
      </w:r>
      <w:commentRangeEnd w:id="7"/>
      <w:r w:rsidR="00A17BCB">
        <w:rPr>
          <w:rStyle w:val="CommentReference"/>
          <w:rFonts w:asciiTheme="minorHAnsi" w:eastAsiaTheme="minorHAnsi" w:hAnsiTheme="minorHAnsi" w:cstheme="minorBidi"/>
        </w:rPr>
        <w:commentReference w:id="7"/>
      </w:r>
      <w:r w:rsidRPr="00B84575">
        <w:rPr>
          <w:highlight w:val="yellow"/>
        </w:rPr>
        <w:t>.</w:t>
      </w:r>
      <w:r w:rsidR="008127B9">
        <w:t xml:space="preserve"> </w:t>
      </w:r>
      <w:commentRangeStart w:id="8"/>
      <w:r w:rsidR="008127B9">
        <w:t xml:space="preserve">Insects in the family </w:t>
      </w:r>
      <w:proofErr w:type="spellStart"/>
      <w:r w:rsidR="008127B9">
        <w:t>Notonectidae</w:t>
      </w:r>
      <w:proofErr w:type="spellEnd"/>
      <w:r w:rsidR="008127B9">
        <w:t xml:space="preserve"> are commonly referred to as backswimmers or greater water boatman. </w:t>
      </w:r>
      <w:r w:rsidR="008127B9" w:rsidRPr="008127B9">
        <w:t>They propel themselves through the water on its back, like its common name implies</w:t>
      </w:r>
      <w:r w:rsidR="008127B9">
        <w:t>.</w:t>
      </w:r>
      <w:commentRangeEnd w:id="8"/>
      <w:r w:rsidR="00D747DB">
        <w:rPr>
          <w:rStyle w:val="CommentReference"/>
          <w:rFonts w:asciiTheme="minorHAnsi" w:eastAsiaTheme="minorHAnsi" w:hAnsiTheme="minorHAnsi" w:cstheme="minorBidi"/>
        </w:rPr>
        <w:commentReference w:id="8"/>
      </w:r>
      <w:r w:rsidR="008127B9">
        <w:t xml:space="preserve"> </w:t>
      </w:r>
      <w:commentRangeStart w:id="9"/>
      <w:r w:rsidR="008127B9">
        <w:t xml:space="preserve">Insects </w:t>
      </w:r>
      <w:commentRangeEnd w:id="9"/>
      <w:r w:rsidR="00A17BCB">
        <w:rPr>
          <w:rStyle w:val="CommentReference"/>
          <w:rFonts w:asciiTheme="minorHAnsi" w:eastAsiaTheme="minorHAnsi" w:hAnsiTheme="minorHAnsi" w:cstheme="minorBidi"/>
        </w:rPr>
        <w:commentReference w:id="9"/>
      </w:r>
      <w:r w:rsidR="008127B9">
        <w:t xml:space="preserve">commonly referred to as lesser water boatman are often in the family </w:t>
      </w:r>
      <w:commentRangeStart w:id="10"/>
      <w:proofErr w:type="spellStart"/>
      <w:r w:rsidR="008127B9">
        <w:t>Corixidae</w:t>
      </w:r>
      <w:commentRangeEnd w:id="10"/>
      <w:proofErr w:type="spellEnd"/>
      <w:r w:rsidR="00A17BCB">
        <w:rPr>
          <w:rStyle w:val="CommentReference"/>
          <w:rFonts w:asciiTheme="minorHAnsi" w:eastAsiaTheme="minorHAnsi" w:hAnsiTheme="minorHAnsi" w:cstheme="minorBidi"/>
        </w:rPr>
        <w:commentReference w:id="10"/>
      </w:r>
      <w:r w:rsidR="008127B9">
        <w:t>.</w:t>
      </w:r>
    </w:p>
    <w:p w14:paraId="502FAE33" w14:textId="3A0C1DA2" w:rsidR="00AC1039" w:rsidRDefault="00AC1039" w:rsidP="00AC1039">
      <w:pPr>
        <w:pStyle w:val="NormalWeb"/>
        <w:spacing w:line="480" w:lineRule="auto"/>
      </w:pPr>
      <w:r w:rsidRPr="00AC1039">
        <w:rPr>
          <w:noProof/>
        </w:rPr>
        <w:drawing>
          <wp:inline distT="0" distB="0" distL="0" distR="0" wp14:anchorId="195B7E43" wp14:editId="2786F58F">
            <wp:extent cx="594360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47160"/>
                    </a:xfrm>
                    <a:prstGeom prst="rect">
                      <a:avLst/>
                    </a:prstGeom>
                  </pic:spPr>
                </pic:pic>
              </a:graphicData>
            </a:graphic>
          </wp:inline>
        </w:drawing>
      </w:r>
    </w:p>
    <w:p w14:paraId="7DD98FD6" w14:textId="35F33560" w:rsidR="00AC1039" w:rsidRDefault="00AC1039" w:rsidP="00AC1039">
      <w:pPr>
        <w:pStyle w:val="NormalWeb"/>
        <w:spacing w:line="480" w:lineRule="auto"/>
      </w:pPr>
      <w:r>
        <w:rPr>
          <w:b/>
        </w:rPr>
        <w:lastRenderedPageBreak/>
        <w:t>Figure 1.</w:t>
      </w:r>
      <w:r>
        <w:t xml:space="preserve"> </w:t>
      </w:r>
      <w:proofErr w:type="spellStart"/>
      <w:r>
        <w:rPr>
          <w:i/>
        </w:rPr>
        <w:t>Notonecta</w:t>
      </w:r>
      <w:proofErr w:type="spellEnd"/>
      <w:r>
        <w:rPr>
          <w:i/>
        </w:rPr>
        <w:t xml:space="preserve"> </w:t>
      </w:r>
      <w:r>
        <w:t>sp. adult resting ups</w:t>
      </w:r>
      <w:r w:rsidR="007A6820">
        <w:t xml:space="preserve">ide down underwater. Photograph by </w:t>
      </w:r>
      <w:commentRangeStart w:id="11"/>
      <w:proofErr w:type="spellStart"/>
      <w:r w:rsidR="007A6820">
        <w:t>JRxpo</w:t>
      </w:r>
      <w:commentRangeEnd w:id="11"/>
      <w:proofErr w:type="spellEnd"/>
      <w:r w:rsidR="00C63B2B">
        <w:rPr>
          <w:rStyle w:val="CommentReference"/>
          <w:rFonts w:asciiTheme="minorHAnsi" w:eastAsiaTheme="minorHAnsi" w:hAnsiTheme="minorHAnsi" w:cstheme="minorBidi"/>
        </w:rPr>
        <w:commentReference w:id="11"/>
      </w:r>
      <w:r w:rsidR="007A6820">
        <w:t>.</w:t>
      </w:r>
    </w:p>
    <w:p w14:paraId="2BD23E46" w14:textId="41DEAD0E" w:rsidR="00E52956" w:rsidRDefault="00E52956" w:rsidP="00E52956">
      <w:pPr>
        <w:pStyle w:val="NormalWeb"/>
        <w:spacing w:line="480" w:lineRule="auto"/>
        <w:rPr>
          <w:b/>
          <w:u w:val="single"/>
        </w:rPr>
      </w:pPr>
      <w:r>
        <w:rPr>
          <w:b/>
          <w:u w:val="single"/>
        </w:rPr>
        <w:t>Distribution</w:t>
      </w:r>
    </w:p>
    <w:p w14:paraId="16A1C269" w14:textId="20925027" w:rsidR="00E52956" w:rsidRPr="00E52956" w:rsidRDefault="00E52956" w:rsidP="00E52956">
      <w:pPr>
        <w:pStyle w:val="NormalWeb"/>
        <w:spacing w:line="480" w:lineRule="auto"/>
      </w:pPr>
      <w:proofErr w:type="spellStart"/>
      <w:r>
        <w:rPr>
          <w:i/>
        </w:rPr>
        <w:t>Notonecta</w:t>
      </w:r>
      <w:proofErr w:type="spellEnd"/>
      <w:r>
        <w:rPr>
          <w:i/>
        </w:rPr>
        <w:t xml:space="preserve"> </w:t>
      </w:r>
      <w:proofErr w:type="spellStart"/>
      <w:r>
        <w:rPr>
          <w:i/>
        </w:rPr>
        <w:t>glauca</w:t>
      </w:r>
      <w:proofErr w:type="spellEnd"/>
      <w:r>
        <w:t xml:space="preserve"> is found in many parts of Europe, including Hungary and Britain (</w:t>
      </w:r>
      <w:proofErr w:type="spellStart"/>
      <w:r w:rsidRPr="00E52956">
        <w:t>Soós</w:t>
      </w:r>
      <w:proofErr w:type="spellEnd"/>
      <w:r>
        <w:t xml:space="preserve"> et al. 2009).</w:t>
      </w:r>
      <w:r w:rsidR="00194B51">
        <w:t xml:space="preserve"> </w:t>
      </w:r>
      <w:r w:rsidR="00F43C34">
        <w:t>Although most commonly found in Europe, it can range from some parts of northern Africa to west Siberia and north western China (</w:t>
      </w:r>
      <w:proofErr w:type="spellStart"/>
      <w:r w:rsidR="00F43C34">
        <w:t>Berchi</w:t>
      </w:r>
      <w:proofErr w:type="spellEnd"/>
      <w:r w:rsidR="00F43C34">
        <w:t xml:space="preserve"> 2013).</w:t>
      </w:r>
    </w:p>
    <w:p w14:paraId="0A400F9A" w14:textId="2B75838F" w:rsidR="00E52956" w:rsidRDefault="00E52956" w:rsidP="00E52956">
      <w:pPr>
        <w:pStyle w:val="NormalWeb"/>
        <w:spacing w:line="480" w:lineRule="auto"/>
        <w:rPr>
          <w:b/>
          <w:u w:val="single"/>
        </w:rPr>
      </w:pPr>
      <w:r>
        <w:rPr>
          <w:b/>
          <w:u w:val="single"/>
        </w:rPr>
        <w:t>Description</w:t>
      </w:r>
    </w:p>
    <w:p w14:paraId="5644E0A9" w14:textId="3653B9AB" w:rsidR="00E52956" w:rsidRPr="00A63559" w:rsidRDefault="00E52956" w:rsidP="00E52956">
      <w:pPr>
        <w:pStyle w:val="NormalWeb"/>
        <w:spacing w:line="480" w:lineRule="auto"/>
      </w:pPr>
      <w:r>
        <w:rPr>
          <w:b/>
        </w:rPr>
        <w:t xml:space="preserve">Eggs: </w:t>
      </w:r>
      <w:proofErr w:type="spellStart"/>
      <w:r w:rsidR="00A63559">
        <w:rPr>
          <w:i/>
        </w:rPr>
        <w:t>Notonecta</w:t>
      </w:r>
      <w:proofErr w:type="spellEnd"/>
      <w:r w:rsidR="00A63559">
        <w:rPr>
          <w:i/>
        </w:rPr>
        <w:t xml:space="preserve"> </w:t>
      </w:r>
      <w:r w:rsidR="00A63559">
        <w:t xml:space="preserve">sp. eggs are white in color </w:t>
      </w:r>
      <w:commentRangeStart w:id="12"/>
      <w:r w:rsidR="00A63559">
        <w:t>and are attached to vegetation</w:t>
      </w:r>
      <w:commentRangeEnd w:id="12"/>
      <w:r w:rsidR="008D7811">
        <w:rPr>
          <w:rStyle w:val="CommentReference"/>
          <w:rFonts w:asciiTheme="minorHAnsi" w:eastAsiaTheme="minorHAnsi" w:hAnsiTheme="minorHAnsi" w:cstheme="minorBidi"/>
        </w:rPr>
        <w:commentReference w:id="12"/>
      </w:r>
      <w:r w:rsidR="00A63559">
        <w:t>.</w:t>
      </w:r>
    </w:p>
    <w:p w14:paraId="5A007D6B" w14:textId="32F80F0E" w:rsidR="0050639D" w:rsidRDefault="0050639D" w:rsidP="00E52956">
      <w:pPr>
        <w:pStyle w:val="NormalWeb"/>
        <w:spacing w:line="480" w:lineRule="auto"/>
      </w:pPr>
      <w:commentRangeStart w:id="13"/>
      <w:r w:rsidRPr="0050639D">
        <w:rPr>
          <w:noProof/>
        </w:rPr>
        <w:drawing>
          <wp:inline distT="0" distB="0" distL="0" distR="0" wp14:anchorId="65B41758" wp14:editId="0767C4DD">
            <wp:extent cx="5943600" cy="396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4305"/>
                    </a:xfrm>
                    <a:prstGeom prst="rect">
                      <a:avLst/>
                    </a:prstGeom>
                  </pic:spPr>
                </pic:pic>
              </a:graphicData>
            </a:graphic>
          </wp:inline>
        </w:drawing>
      </w:r>
      <w:commentRangeEnd w:id="13"/>
      <w:r w:rsidR="005D5F88">
        <w:rPr>
          <w:rStyle w:val="CommentReference"/>
          <w:rFonts w:asciiTheme="minorHAnsi" w:eastAsiaTheme="minorHAnsi" w:hAnsiTheme="minorHAnsi" w:cstheme="minorBidi"/>
        </w:rPr>
        <w:commentReference w:id="13"/>
      </w:r>
    </w:p>
    <w:p w14:paraId="71664B79" w14:textId="039303F9" w:rsidR="0050639D" w:rsidRDefault="0050639D" w:rsidP="00E52956">
      <w:pPr>
        <w:pStyle w:val="NormalWeb"/>
        <w:spacing w:line="480" w:lineRule="auto"/>
      </w:pPr>
      <w:r>
        <w:rPr>
          <w:b/>
        </w:rPr>
        <w:t xml:space="preserve">Figure </w:t>
      </w:r>
      <w:r w:rsidR="00AC1039">
        <w:rPr>
          <w:b/>
        </w:rPr>
        <w:t>2</w:t>
      </w:r>
      <w:r>
        <w:rPr>
          <w:b/>
        </w:rPr>
        <w:t xml:space="preserve">. </w:t>
      </w:r>
      <w:proofErr w:type="spellStart"/>
      <w:r>
        <w:rPr>
          <w:i/>
        </w:rPr>
        <w:t>Notonecta</w:t>
      </w:r>
      <w:proofErr w:type="spellEnd"/>
      <w:r>
        <w:rPr>
          <w:i/>
        </w:rPr>
        <w:t xml:space="preserve"> </w:t>
      </w:r>
      <w:r>
        <w:t>sp</w:t>
      </w:r>
      <w:r w:rsidR="00A63559">
        <w:t xml:space="preserve">. eggs on vegetation. Photograph by Chris Goforth. </w:t>
      </w:r>
      <w:commentRangeStart w:id="14"/>
      <w:r w:rsidR="00C56212">
        <w:rPr>
          <w:rStyle w:val="Hyperlink"/>
        </w:rPr>
        <w:fldChar w:fldCharType="begin"/>
      </w:r>
      <w:r w:rsidR="00C56212">
        <w:rPr>
          <w:rStyle w:val="Hyperlink"/>
        </w:rPr>
        <w:instrText xml:space="preserve"> HYPERLINK "https://thedragonflywoman.com" </w:instrText>
      </w:r>
      <w:r w:rsidR="00C56212">
        <w:rPr>
          <w:rStyle w:val="Hyperlink"/>
        </w:rPr>
        <w:fldChar w:fldCharType="separate"/>
      </w:r>
      <w:r w:rsidR="00A63559" w:rsidRPr="002C76BA">
        <w:rPr>
          <w:rStyle w:val="Hyperlink"/>
        </w:rPr>
        <w:t>https://thedragonfly</w:t>
      </w:r>
      <w:r w:rsidR="00A63559" w:rsidRPr="002C76BA">
        <w:rPr>
          <w:rStyle w:val="Hyperlink"/>
        </w:rPr>
        <w:t>w</w:t>
      </w:r>
      <w:r w:rsidR="00A63559" w:rsidRPr="002C76BA">
        <w:rPr>
          <w:rStyle w:val="Hyperlink"/>
        </w:rPr>
        <w:t>oman.com</w:t>
      </w:r>
      <w:r w:rsidR="00C56212">
        <w:rPr>
          <w:rStyle w:val="Hyperlink"/>
        </w:rPr>
        <w:fldChar w:fldCharType="end"/>
      </w:r>
      <w:r w:rsidR="00A63559">
        <w:t xml:space="preserve"> </w:t>
      </w:r>
      <w:commentRangeEnd w:id="14"/>
      <w:r w:rsidR="005D5F88">
        <w:rPr>
          <w:rStyle w:val="CommentReference"/>
          <w:rFonts w:asciiTheme="minorHAnsi" w:eastAsiaTheme="minorHAnsi" w:hAnsiTheme="minorHAnsi" w:cstheme="minorBidi"/>
        </w:rPr>
        <w:commentReference w:id="14"/>
      </w:r>
    </w:p>
    <w:p w14:paraId="54C73051" w14:textId="0BC068F5" w:rsidR="00530108" w:rsidRPr="00530108" w:rsidRDefault="00530108" w:rsidP="00530108">
      <w:pPr>
        <w:pStyle w:val="NormalWeb"/>
        <w:spacing w:line="480" w:lineRule="auto"/>
      </w:pPr>
      <w:r>
        <w:rPr>
          <w:b/>
        </w:rPr>
        <w:lastRenderedPageBreak/>
        <w:t>Adults:</w:t>
      </w:r>
      <w:r>
        <w:t xml:space="preserve"> Fully grown adults measure about 16 mm (</w:t>
      </w:r>
      <w:proofErr w:type="spellStart"/>
      <w:r>
        <w:t>Reynaldi</w:t>
      </w:r>
      <w:proofErr w:type="spellEnd"/>
      <w:r>
        <w:t xml:space="preserve"> et al. 2011).</w:t>
      </w:r>
      <w:ins w:id="15" w:author="Brown,James T" w:date="2019-02-02T15:03:00Z">
        <w:r w:rsidR="002A56D0">
          <w:t xml:space="preserve"> (Please see my note located after the references section)</w:t>
        </w:r>
      </w:ins>
    </w:p>
    <w:p w14:paraId="0BD08323" w14:textId="2A97402F" w:rsidR="00992C28" w:rsidRDefault="00992C28" w:rsidP="00E52956">
      <w:pPr>
        <w:pStyle w:val="NormalWeb"/>
        <w:spacing w:line="480" w:lineRule="auto"/>
        <w:rPr>
          <w:b/>
          <w:u w:val="single"/>
        </w:rPr>
      </w:pPr>
      <w:r>
        <w:rPr>
          <w:b/>
          <w:u w:val="single"/>
        </w:rPr>
        <w:t>Behavior</w:t>
      </w:r>
    </w:p>
    <w:p w14:paraId="078613E9" w14:textId="6FAB08D2" w:rsidR="00992C28" w:rsidRPr="00992C28" w:rsidRDefault="00F67D2E" w:rsidP="00E52956">
      <w:pPr>
        <w:pStyle w:val="NormalWeb"/>
        <w:spacing w:line="480" w:lineRule="auto"/>
        <w:rPr>
          <w:i/>
        </w:rPr>
      </w:pPr>
      <w:r>
        <w:rPr>
          <w:b/>
        </w:rPr>
        <w:t xml:space="preserve">Adults: </w:t>
      </w:r>
      <w:commentRangeStart w:id="16"/>
      <w:proofErr w:type="spellStart"/>
      <w:r w:rsidR="00992C28">
        <w:rPr>
          <w:i/>
        </w:rPr>
        <w:t>Notonecta</w:t>
      </w:r>
      <w:proofErr w:type="spellEnd"/>
      <w:r w:rsidR="00992C28">
        <w:rPr>
          <w:i/>
        </w:rPr>
        <w:t xml:space="preserve"> </w:t>
      </w:r>
      <w:r w:rsidR="00992C28">
        <w:t>sp</w:t>
      </w:r>
      <w:ins w:id="17" w:author="Brown,James T" w:date="2019-02-02T15:03:00Z">
        <w:r w:rsidR="00FF570B">
          <w:t>p</w:t>
        </w:r>
      </w:ins>
      <w:r w:rsidR="00992C28">
        <w:t xml:space="preserve">. most commonly prey on other insect species, such as </w:t>
      </w:r>
      <w:r w:rsidR="00992C28">
        <w:rPr>
          <w:i/>
        </w:rPr>
        <w:t xml:space="preserve">Culex </w:t>
      </w:r>
      <w:proofErr w:type="spellStart"/>
      <w:r w:rsidR="00992C28">
        <w:rPr>
          <w:i/>
        </w:rPr>
        <w:t>pipens</w:t>
      </w:r>
      <w:proofErr w:type="spellEnd"/>
      <w:r w:rsidR="00992C28">
        <w:t xml:space="preserve"> mosquito larvae in respect to </w:t>
      </w:r>
      <w:proofErr w:type="spellStart"/>
      <w:r w:rsidR="00992C28">
        <w:rPr>
          <w:i/>
        </w:rPr>
        <w:t>Notonecta</w:t>
      </w:r>
      <w:proofErr w:type="spellEnd"/>
      <w:r w:rsidR="00992C28">
        <w:rPr>
          <w:i/>
        </w:rPr>
        <w:t xml:space="preserve"> </w:t>
      </w:r>
      <w:proofErr w:type="spellStart"/>
      <w:r w:rsidR="00992C28">
        <w:rPr>
          <w:i/>
        </w:rPr>
        <w:t>glauca</w:t>
      </w:r>
      <w:proofErr w:type="spellEnd"/>
      <w:r w:rsidR="00992C28">
        <w:rPr>
          <w:i/>
        </w:rPr>
        <w:t xml:space="preserve"> </w:t>
      </w:r>
      <w:r w:rsidR="00992C28">
        <w:t>(</w:t>
      </w:r>
      <w:proofErr w:type="spellStart"/>
      <w:r w:rsidR="00992C28">
        <w:t>Reynaldi</w:t>
      </w:r>
      <w:proofErr w:type="spellEnd"/>
      <w:r w:rsidR="00992C28">
        <w:t xml:space="preserve"> et al. 2011), but has been observed to prey on fish eggs, fry, and tadpoles (</w:t>
      </w:r>
      <w:r w:rsidR="00992C28" w:rsidRPr="00992C28">
        <w:rPr>
          <w:rStyle w:val="Emphasis"/>
          <w:i w:val="0"/>
        </w:rPr>
        <w:t>González</w:t>
      </w:r>
      <w:r w:rsidR="00992C28">
        <w:rPr>
          <w:rStyle w:val="Emphasis"/>
          <w:i w:val="0"/>
        </w:rPr>
        <w:t xml:space="preserve"> and Leal 2010).</w:t>
      </w:r>
      <w:commentRangeEnd w:id="16"/>
      <w:r w:rsidR="002A56D0">
        <w:rPr>
          <w:rStyle w:val="CommentReference"/>
          <w:rFonts w:asciiTheme="minorHAnsi" w:eastAsiaTheme="minorHAnsi" w:hAnsiTheme="minorHAnsi" w:cstheme="minorBidi"/>
        </w:rPr>
        <w:commentReference w:id="16"/>
      </w:r>
    </w:p>
    <w:p w14:paraId="4E98A745" w14:textId="7DC5EEBF" w:rsidR="00F43C34" w:rsidRPr="00992C28" w:rsidRDefault="00E52956" w:rsidP="00E52956">
      <w:pPr>
        <w:pStyle w:val="NormalWeb"/>
        <w:spacing w:line="480" w:lineRule="auto"/>
        <w:rPr>
          <w:b/>
          <w:u w:val="single"/>
        </w:rPr>
      </w:pPr>
      <w:r>
        <w:rPr>
          <w:b/>
          <w:u w:val="single"/>
        </w:rPr>
        <w:t>Selected References</w:t>
      </w:r>
      <w:bookmarkStart w:id="19" w:name="_Hlk536869263"/>
    </w:p>
    <w:p w14:paraId="66386112" w14:textId="2D650F85" w:rsidR="00F43C34" w:rsidRDefault="00F43C34" w:rsidP="00E52956">
      <w:pPr>
        <w:pStyle w:val="NormalWeb"/>
        <w:spacing w:line="480" w:lineRule="auto"/>
      </w:pPr>
      <w:commentRangeStart w:id="20"/>
      <w:proofErr w:type="spellStart"/>
      <w:r>
        <w:t>Berchi</w:t>
      </w:r>
      <w:proofErr w:type="spellEnd"/>
      <w:r>
        <w:t xml:space="preserve"> </w:t>
      </w:r>
      <w:commentRangeEnd w:id="20"/>
      <w:r w:rsidR="00A26A97">
        <w:rPr>
          <w:rStyle w:val="CommentReference"/>
          <w:rFonts w:asciiTheme="minorHAnsi" w:eastAsiaTheme="minorHAnsi" w:hAnsiTheme="minorHAnsi" w:cstheme="minorBidi"/>
        </w:rPr>
        <w:commentReference w:id="20"/>
      </w:r>
      <w:r>
        <w:t xml:space="preserve">G. 2013. </w:t>
      </w:r>
      <w:proofErr w:type="spellStart"/>
      <w:r w:rsidRPr="00F43C34">
        <w:rPr>
          <w:i/>
        </w:rPr>
        <w:t>Notonecta</w:t>
      </w:r>
      <w:proofErr w:type="spellEnd"/>
      <w:r w:rsidRPr="00F43C34">
        <w:rPr>
          <w:i/>
        </w:rPr>
        <w:t xml:space="preserve"> </w:t>
      </w:r>
      <w:proofErr w:type="spellStart"/>
      <w:r w:rsidRPr="00F43C34">
        <w:rPr>
          <w:i/>
        </w:rPr>
        <w:t>glauca</w:t>
      </w:r>
      <w:proofErr w:type="spellEnd"/>
      <w:r w:rsidRPr="00F43C34">
        <w:t>, the common backswimmer, is an aquatic insect most easily recognizable by their long hind legs and ability to inflict wounds to humans with their proboscis (mouthpart).</w:t>
      </w:r>
      <w:r>
        <w:t xml:space="preserve"> </w:t>
      </w:r>
      <w:proofErr w:type="spellStart"/>
      <w:r>
        <w:t>Zootaxa</w:t>
      </w:r>
      <w:proofErr w:type="spellEnd"/>
      <w:r>
        <w:t xml:space="preserve"> 3682: 121-132.</w:t>
      </w:r>
    </w:p>
    <w:p w14:paraId="19113E28" w14:textId="596EA6B7" w:rsidR="00992C28" w:rsidRDefault="00992C28" w:rsidP="00E52956">
      <w:pPr>
        <w:pStyle w:val="NormalWeb"/>
        <w:spacing w:line="480" w:lineRule="auto"/>
      </w:pPr>
      <w:commentRangeStart w:id="21"/>
      <w:r w:rsidRPr="00992C28">
        <w:t>González</w:t>
      </w:r>
      <w:r>
        <w:t xml:space="preserve"> </w:t>
      </w:r>
      <w:commentRangeEnd w:id="21"/>
      <w:r w:rsidR="00626330">
        <w:rPr>
          <w:rStyle w:val="CommentReference"/>
          <w:rFonts w:asciiTheme="minorHAnsi" w:eastAsiaTheme="minorHAnsi" w:hAnsiTheme="minorHAnsi" w:cstheme="minorBidi"/>
        </w:rPr>
        <w:commentReference w:id="21"/>
      </w:r>
      <w:r>
        <w:t xml:space="preserve">A, Leal J. 2010. </w:t>
      </w:r>
      <w:r w:rsidRPr="00992C28">
        <w:t xml:space="preserve">Predation </w:t>
      </w:r>
      <w:ins w:id="22" w:author="Brown,James T" w:date="2019-02-02T14:13:00Z">
        <w:r w:rsidR="00A26A97">
          <w:t>p</w:t>
        </w:r>
      </w:ins>
      <w:del w:id="23" w:author="Brown,James T" w:date="2019-02-02T14:13:00Z">
        <w:r w:rsidRPr="00992C28" w:rsidDel="00A26A97">
          <w:delText>P</w:delText>
        </w:r>
      </w:del>
      <w:r w:rsidRPr="00992C28">
        <w:t xml:space="preserve">otential of </w:t>
      </w:r>
      <w:ins w:id="24" w:author="Brown,James T" w:date="2019-02-02T14:13:00Z">
        <w:r w:rsidR="00A26A97">
          <w:t>s</w:t>
        </w:r>
      </w:ins>
      <w:del w:id="25" w:author="Brown,James T" w:date="2019-02-02T14:13:00Z">
        <w:r w:rsidRPr="00992C28" w:rsidDel="00A26A97">
          <w:delText>S</w:delText>
        </w:r>
      </w:del>
      <w:r w:rsidRPr="00992C28">
        <w:t xml:space="preserve">ome </w:t>
      </w:r>
      <w:ins w:id="26" w:author="Brown,James T" w:date="2019-02-02T14:13:00Z">
        <w:r w:rsidR="00A26A97">
          <w:t>a</w:t>
        </w:r>
      </w:ins>
      <w:del w:id="27" w:author="Brown,James T" w:date="2019-02-02T14:13:00Z">
        <w:r w:rsidRPr="00992C28" w:rsidDel="00A26A97">
          <w:delText>A</w:delText>
        </w:r>
      </w:del>
      <w:r w:rsidRPr="00992C28">
        <w:t xml:space="preserve">quatic </w:t>
      </w:r>
      <w:ins w:id="28" w:author="Brown,James T" w:date="2019-02-02T14:13:00Z">
        <w:r w:rsidR="00A26A97">
          <w:t>i</w:t>
        </w:r>
      </w:ins>
      <w:del w:id="29" w:author="Brown,James T" w:date="2019-02-02T14:13:00Z">
        <w:r w:rsidRPr="00992C28" w:rsidDel="00A26A97">
          <w:delText>I</w:delText>
        </w:r>
      </w:del>
      <w:r w:rsidRPr="00992C28">
        <w:t>nsects (</w:t>
      </w:r>
      <w:proofErr w:type="spellStart"/>
      <w:r w:rsidRPr="00992C28">
        <w:rPr>
          <w:i/>
        </w:rPr>
        <w:t>Pantala</w:t>
      </w:r>
      <w:proofErr w:type="spellEnd"/>
      <w:r w:rsidRPr="00992C28">
        <w:t xml:space="preserve">, </w:t>
      </w:r>
      <w:proofErr w:type="spellStart"/>
      <w:r w:rsidRPr="00992C28">
        <w:rPr>
          <w:i/>
        </w:rPr>
        <w:t>Coenagrion</w:t>
      </w:r>
      <w:proofErr w:type="spellEnd"/>
      <w:r w:rsidRPr="00992C28">
        <w:t xml:space="preserve">, </w:t>
      </w:r>
      <w:proofErr w:type="spellStart"/>
      <w:r w:rsidRPr="00992C28">
        <w:rPr>
          <w:i/>
        </w:rPr>
        <w:t>Tropisternus</w:t>
      </w:r>
      <w:proofErr w:type="spellEnd"/>
      <w:r w:rsidRPr="00992C28">
        <w:rPr>
          <w:i/>
        </w:rPr>
        <w:t>,</w:t>
      </w:r>
      <w:r w:rsidRPr="00992C28">
        <w:t xml:space="preserve"> </w:t>
      </w:r>
      <w:proofErr w:type="spellStart"/>
      <w:r w:rsidRPr="00992C28">
        <w:rPr>
          <w:i/>
        </w:rPr>
        <w:t>Notonecta</w:t>
      </w:r>
      <w:proofErr w:type="spellEnd"/>
      <w:r w:rsidRPr="00992C28">
        <w:t xml:space="preserve"> and </w:t>
      </w:r>
      <w:proofErr w:type="spellStart"/>
      <w:r w:rsidRPr="00992C28">
        <w:rPr>
          <w:i/>
        </w:rPr>
        <w:t>Sigara</w:t>
      </w:r>
      <w:proofErr w:type="spellEnd"/>
      <w:r w:rsidRPr="00992C28">
        <w:t xml:space="preserve">) on </w:t>
      </w:r>
      <w:ins w:id="30" w:author="Brown,James T" w:date="2019-02-02T14:13:00Z">
        <w:r w:rsidR="00A26A97">
          <w:t>c</w:t>
        </w:r>
      </w:ins>
      <w:del w:id="31" w:author="Brown,James T" w:date="2019-02-02T14:13:00Z">
        <w:r w:rsidRPr="00992C28" w:rsidDel="00A26A97">
          <w:delText>C</w:delText>
        </w:r>
      </w:del>
      <w:r w:rsidRPr="00992C28">
        <w:t xml:space="preserve">ommon </w:t>
      </w:r>
      <w:ins w:id="32" w:author="Brown,James T" w:date="2019-02-02T14:13:00Z">
        <w:r w:rsidR="00A26A97">
          <w:t>c</w:t>
        </w:r>
      </w:ins>
      <w:del w:id="33" w:author="Brown,James T" w:date="2019-02-02T14:13:00Z">
        <w:r w:rsidRPr="00992C28" w:rsidDel="00A26A97">
          <w:delText>C</w:delText>
        </w:r>
      </w:del>
      <w:r w:rsidRPr="00992C28">
        <w:t xml:space="preserve">arp </w:t>
      </w:r>
      <w:ins w:id="34" w:author="Brown,James T" w:date="2019-02-02T14:13:00Z">
        <w:r w:rsidR="00A26A97">
          <w:t>f</w:t>
        </w:r>
      </w:ins>
      <w:del w:id="35" w:author="Brown,James T" w:date="2019-02-02T14:13:00Z">
        <w:r w:rsidRPr="00992C28" w:rsidDel="00A26A97">
          <w:delText>F</w:delText>
        </w:r>
      </w:del>
      <w:r w:rsidRPr="00992C28">
        <w:t>ry</w:t>
      </w:r>
      <w:r>
        <w:t>. Journal of Applied Aquaculture</w:t>
      </w:r>
      <w:ins w:id="36" w:author="Brown,James T" w:date="2019-02-02T14:18:00Z">
        <w:r w:rsidR="00626330">
          <w:t>.</w:t>
        </w:r>
      </w:ins>
    </w:p>
    <w:p w14:paraId="7E3FF32F" w14:textId="712977B5" w:rsidR="00992C28" w:rsidRPr="00992C28" w:rsidRDefault="00992C28" w:rsidP="00E52956">
      <w:pPr>
        <w:pStyle w:val="NormalWeb"/>
        <w:spacing w:line="480" w:lineRule="auto"/>
      </w:pPr>
      <w:proofErr w:type="spellStart"/>
      <w:r>
        <w:t>Reynaldi</w:t>
      </w:r>
      <w:proofErr w:type="spellEnd"/>
      <w:r>
        <w:t xml:space="preserve"> S, </w:t>
      </w:r>
      <w:proofErr w:type="spellStart"/>
      <w:r>
        <w:t>Meiser</w:t>
      </w:r>
      <w:proofErr w:type="spellEnd"/>
      <w:r>
        <w:t xml:space="preserve"> M, </w:t>
      </w:r>
      <w:proofErr w:type="spellStart"/>
      <w:r>
        <w:t>Liess</w:t>
      </w:r>
      <w:proofErr w:type="spellEnd"/>
      <w:r>
        <w:t xml:space="preserve"> M. 2011. </w:t>
      </w:r>
      <w:r w:rsidRPr="00992C28">
        <w:t xml:space="preserve">Effects of the pyrethroid </w:t>
      </w:r>
      <w:proofErr w:type="spellStart"/>
      <w:r w:rsidRPr="00992C28">
        <w:t>fenvalerate</w:t>
      </w:r>
      <w:proofErr w:type="spellEnd"/>
      <w:r w:rsidRPr="00992C28">
        <w:t xml:space="preserve"> on the alarm response and on the</w:t>
      </w:r>
      <w:r>
        <w:t xml:space="preserve"> </w:t>
      </w:r>
      <w:r w:rsidRPr="00992C28">
        <w:t>vulnerability of the mosquito larva</w:t>
      </w:r>
      <w:r>
        <w:t xml:space="preserve"> </w:t>
      </w:r>
      <w:r w:rsidRPr="00992C28">
        <w:rPr>
          <w:i/>
        </w:rPr>
        <w:t xml:space="preserve">Culex </w:t>
      </w:r>
      <w:proofErr w:type="spellStart"/>
      <w:r w:rsidRPr="00992C28">
        <w:rPr>
          <w:i/>
        </w:rPr>
        <w:t>pipiens</w:t>
      </w:r>
      <w:proofErr w:type="spellEnd"/>
      <w:r w:rsidRPr="00992C28">
        <w:rPr>
          <w:i/>
        </w:rPr>
        <w:t xml:space="preserve"> </w:t>
      </w:r>
      <w:proofErr w:type="spellStart"/>
      <w:r w:rsidRPr="00992C28">
        <w:rPr>
          <w:i/>
        </w:rPr>
        <w:t>molestus</w:t>
      </w:r>
      <w:proofErr w:type="spellEnd"/>
      <w:ins w:id="37" w:author="Brown,James T" w:date="2019-02-02T14:15:00Z">
        <w:r w:rsidR="00A26A97">
          <w:rPr>
            <w:i/>
          </w:rPr>
          <w:t xml:space="preserve"> </w:t>
        </w:r>
      </w:ins>
      <w:r w:rsidRPr="00A26A97">
        <w:rPr>
          <w:rPrChange w:id="38" w:author="Brown,James T" w:date="2019-02-02T14:15:00Z">
            <w:rPr>
              <w:i/>
            </w:rPr>
          </w:rPrChange>
        </w:rPr>
        <w:t>to</w:t>
      </w:r>
      <w:r w:rsidRPr="00A26A97">
        <w:t xml:space="preserve"> </w:t>
      </w:r>
      <w:r w:rsidRPr="00992C28">
        <w:t>the predator</w:t>
      </w:r>
      <w:r>
        <w:t xml:space="preserve"> </w:t>
      </w:r>
      <w:proofErr w:type="spellStart"/>
      <w:r w:rsidRPr="00992C28">
        <w:rPr>
          <w:i/>
        </w:rPr>
        <w:t>Notonecta</w:t>
      </w:r>
      <w:proofErr w:type="spellEnd"/>
      <w:r w:rsidRPr="00992C28">
        <w:rPr>
          <w:i/>
        </w:rPr>
        <w:t xml:space="preserve"> </w:t>
      </w:r>
      <w:proofErr w:type="spellStart"/>
      <w:r w:rsidRPr="00992C28">
        <w:rPr>
          <w:i/>
        </w:rPr>
        <w:t>glauca</w:t>
      </w:r>
      <w:proofErr w:type="spellEnd"/>
      <w:r>
        <w:t>. Aquatic Toxicology 104: 56-60.</w:t>
      </w:r>
    </w:p>
    <w:p w14:paraId="076EB65F" w14:textId="6D632B96" w:rsidR="00E52956" w:rsidRPr="00E52956" w:rsidRDefault="00E52956" w:rsidP="00E52956">
      <w:pPr>
        <w:pStyle w:val="NormalWeb"/>
        <w:spacing w:line="480" w:lineRule="auto"/>
        <w:rPr>
          <w:b/>
          <w:u w:val="single"/>
        </w:rPr>
      </w:pPr>
      <w:proofErr w:type="spellStart"/>
      <w:r w:rsidRPr="00E52956">
        <w:t>Soós</w:t>
      </w:r>
      <w:bookmarkEnd w:id="19"/>
      <w:proofErr w:type="spellEnd"/>
      <w:r>
        <w:t xml:space="preserve"> N,</w:t>
      </w:r>
      <w:r w:rsidRPr="00E52956">
        <w:t xml:space="preserve"> </w:t>
      </w:r>
      <w:proofErr w:type="spellStart"/>
      <w:r w:rsidRPr="00E52956">
        <w:t>Boda</w:t>
      </w:r>
      <w:proofErr w:type="spellEnd"/>
      <w:r w:rsidRPr="00E52956">
        <w:t xml:space="preserve"> </w:t>
      </w:r>
      <w:r>
        <w:t>P,</w:t>
      </w:r>
      <w:r w:rsidRPr="00E52956">
        <w:t xml:space="preserve"> </w:t>
      </w:r>
      <w:proofErr w:type="spellStart"/>
      <w:r w:rsidRPr="00E52956">
        <w:t>Csabai</w:t>
      </w:r>
      <w:proofErr w:type="spellEnd"/>
      <w:r>
        <w:t xml:space="preserve"> Z</w:t>
      </w:r>
      <w:r w:rsidRPr="00E52956">
        <w:t xml:space="preserve">. 2009. First confirmed occurrences of </w:t>
      </w:r>
      <w:proofErr w:type="spellStart"/>
      <w:r w:rsidRPr="00E52956">
        <w:rPr>
          <w:i/>
        </w:rPr>
        <w:t>Notonecta</w:t>
      </w:r>
      <w:proofErr w:type="spellEnd"/>
      <w:r w:rsidRPr="00E52956">
        <w:rPr>
          <w:i/>
        </w:rPr>
        <w:t xml:space="preserve"> </w:t>
      </w:r>
      <w:proofErr w:type="spellStart"/>
      <w:r w:rsidRPr="00E52956">
        <w:rPr>
          <w:i/>
        </w:rPr>
        <w:t>maculata</w:t>
      </w:r>
      <w:proofErr w:type="spellEnd"/>
      <w:r w:rsidRPr="00E52956">
        <w:t xml:space="preserve"> and </w:t>
      </w:r>
      <w:r w:rsidRPr="00E52956">
        <w:rPr>
          <w:i/>
        </w:rPr>
        <w:t xml:space="preserve">N. </w:t>
      </w:r>
      <w:proofErr w:type="spellStart"/>
      <w:r w:rsidRPr="00E52956">
        <w:rPr>
          <w:i/>
        </w:rPr>
        <w:t>meridionalis</w:t>
      </w:r>
      <w:proofErr w:type="spellEnd"/>
      <w:r w:rsidRPr="00E52956">
        <w:t xml:space="preserve"> (Heteroptera: </w:t>
      </w:r>
      <w:proofErr w:type="spellStart"/>
      <w:r w:rsidRPr="00E52956">
        <w:t>Notonectidae</w:t>
      </w:r>
      <w:proofErr w:type="spellEnd"/>
      <w:r w:rsidRPr="00E52956">
        <w:t xml:space="preserve">) in Hungary with notes, maps, and a key to the </w:t>
      </w:r>
      <w:proofErr w:type="spellStart"/>
      <w:r w:rsidRPr="00626330">
        <w:rPr>
          <w:i/>
          <w:rPrChange w:id="39" w:author="Brown,James T" w:date="2019-02-02T14:17:00Z">
            <w:rPr/>
          </w:rPrChange>
        </w:rPr>
        <w:t>Notonecta</w:t>
      </w:r>
      <w:proofErr w:type="spellEnd"/>
      <w:r w:rsidRPr="00E52956">
        <w:t xml:space="preserve"> species of Hungary. Folia </w:t>
      </w:r>
      <w:proofErr w:type="spellStart"/>
      <w:r w:rsidR="002B133E">
        <w:t>E</w:t>
      </w:r>
      <w:r w:rsidRPr="00E52956">
        <w:t>ntomologica</w:t>
      </w:r>
      <w:proofErr w:type="spellEnd"/>
      <w:r w:rsidRPr="00E52956">
        <w:t xml:space="preserve"> </w:t>
      </w:r>
      <w:proofErr w:type="spellStart"/>
      <w:r w:rsidR="002B133E">
        <w:t>H</w:t>
      </w:r>
      <w:r w:rsidRPr="00E52956">
        <w:t>ungarica</w:t>
      </w:r>
      <w:proofErr w:type="spellEnd"/>
      <w:r w:rsidRPr="00E52956">
        <w:t xml:space="preserve"> 70</w:t>
      </w:r>
      <w:r>
        <w:t>:</w:t>
      </w:r>
      <w:r w:rsidRPr="00E52956">
        <w:t xml:space="preserve"> 67-78.</w:t>
      </w:r>
    </w:p>
    <w:p w14:paraId="1A682EAD" w14:textId="5F8BB5AD" w:rsidR="00E52956" w:rsidRDefault="00E52956" w:rsidP="00E52956">
      <w:pPr>
        <w:pStyle w:val="NormalWeb"/>
        <w:spacing w:line="480" w:lineRule="auto"/>
        <w:rPr>
          <w:ins w:id="40" w:author="Brown,James T" w:date="2019-02-02T15:02:00Z"/>
          <w:b/>
          <w:u w:val="single"/>
        </w:rPr>
      </w:pPr>
    </w:p>
    <w:p w14:paraId="0DC59327" w14:textId="77777777" w:rsidR="00FF570B" w:rsidRDefault="00FF570B" w:rsidP="00E52956">
      <w:pPr>
        <w:pStyle w:val="NormalWeb"/>
        <w:spacing w:line="480" w:lineRule="auto"/>
        <w:rPr>
          <w:ins w:id="41" w:author="Brown,James T" w:date="2019-02-02T15:02:00Z"/>
          <w:b/>
          <w:u w:val="single"/>
        </w:rPr>
      </w:pPr>
    </w:p>
    <w:p w14:paraId="46E459AF" w14:textId="77777777" w:rsidR="00FF570B" w:rsidRDefault="00FF570B" w:rsidP="00FF570B">
      <w:pPr>
        <w:pStyle w:val="NormalWeb"/>
        <w:spacing w:line="480" w:lineRule="auto"/>
        <w:rPr>
          <w:ins w:id="42" w:author="Brown,James T" w:date="2019-02-02T15:02:00Z"/>
        </w:rPr>
      </w:pPr>
      <w:ins w:id="43" w:author="Brown,James T" w:date="2019-02-02T15:02:00Z">
        <w:r>
          <w:lastRenderedPageBreak/>
          <w:t>Hi Taryn,</w:t>
        </w:r>
      </w:ins>
    </w:p>
    <w:p w14:paraId="41515E39" w14:textId="77777777" w:rsidR="00FF570B" w:rsidRDefault="00FF570B" w:rsidP="00FF570B">
      <w:pPr>
        <w:pStyle w:val="NormalWeb"/>
        <w:spacing w:line="480" w:lineRule="auto"/>
        <w:rPr>
          <w:ins w:id="44" w:author="Brown,James T" w:date="2019-02-02T15:02:00Z"/>
        </w:rPr>
      </w:pPr>
      <w:ins w:id="45" w:author="Brown,James T" w:date="2019-02-02T15:02:00Z">
        <w:r>
          <w:tab/>
          <w:t xml:space="preserve">I understand how stressful it can be to find information on insect life histories. It may take a bit more searching before you get what you need but I wanted to offer you a suggestion. This is a paper I found but it is not available online, however it may be available in the reading room located in the Entomology department. </w:t>
        </w:r>
      </w:ins>
    </w:p>
    <w:p w14:paraId="69988DC4" w14:textId="77777777" w:rsidR="00FF570B" w:rsidRPr="00FF570B" w:rsidRDefault="00FF570B" w:rsidP="00FF570B">
      <w:pPr>
        <w:pStyle w:val="NormalWeb"/>
        <w:spacing w:line="480" w:lineRule="auto"/>
        <w:rPr>
          <w:ins w:id="46" w:author="Brown,James T" w:date="2019-02-02T15:02:00Z"/>
          <w:bCs/>
        </w:rPr>
      </w:pPr>
      <w:ins w:id="47" w:author="Brown,James T" w:date="2019-02-02T15:02:00Z">
        <w:r w:rsidRPr="008A02D5">
          <w:rPr>
            <w:bCs/>
          </w:rPr>
          <w:t>Habitat Heterogeneity, Coexistence and Habitat Utilization in Five Backswimmer Species (</w:t>
        </w:r>
        <w:proofErr w:type="spellStart"/>
        <w:r w:rsidRPr="008A02D5">
          <w:rPr>
            <w:bCs/>
            <w:i/>
            <w:iCs/>
          </w:rPr>
          <w:t>Notonecta</w:t>
        </w:r>
        <w:r w:rsidRPr="008A02D5">
          <w:rPr>
            <w:bCs/>
          </w:rPr>
          <w:t>spp</w:t>
        </w:r>
        <w:proofErr w:type="spellEnd"/>
        <w:r w:rsidRPr="008A02D5">
          <w:rPr>
            <w:bCs/>
          </w:rPr>
          <w:t xml:space="preserve">.; Hemiptera, </w:t>
        </w:r>
        <w:proofErr w:type="spellStart"/>
        <w:r w:rsidRPr="008A02D5">
          <w:rPr>
            <w:bCs/>
          </w:rPr>
          <w:t>Notonectidae</w:t>
        </w:r>
        <w:proofErr w:type="spellEnd"/>
        <w:r w:rsidRPr="008A02D5">
          <w:rPr>
            <w:bCs/>
          </w:rPr>
          <w:t>)</w:t>
        </w:r>
        <w:r>
          <w:rPr>
            <w:bCs/>
          </w:rPr>
          <w:t xml:space="preserve">. </w:t>
        </w:r>
        <w:r w:rsidRPr="00FF570B">
          <w:rPr>
            <w:bCs/>
          </w:rPr>
          <w:t>International Journal of Freshwater Entomology </w:t>
        </w:r>
      </w:ins>
    </w:p>
    <w:p w14:paraId="1C8388F9" w14:textId="77777777" w:rsidR="00FF570B" w:rsidRPr="00FF570B" w:rsidRDefault="00FF570B" w:rsidP="00FF570B">
      <w:pPr>
        <w:pStyle w:val="NormalWeb"/>
        <w:spacing w:line="480" w:lineRule="auto"/>
        <w:rPr>
          <w:ins w:id="48" w:author="Brown,James T" w:date="2019-02-02T15:02:00Z"/>
          <w:bCs/>
        </w:rPr>
      </w:pPr>
      <w:ins w:id="49" w:author="Brown,James T" w:date="2019-02-02T15:02:00Z">
        <w:r w:rsidRPr="00FF570B">
          <w:rPr>
            <w:bCs/>
          </w:rPr>
          <w:t>Volume 22, 2000 - </w:t>
        </w:r>
        <w:r w:rsidRPr="00FF570B">
          <w:rPr>
            <w:bCs/>
          </w:rPr>
          <w:fldChar w:fldCharType="begin"/>
        </w:r>
        <w:r w:rsidRPr="00FF570B">
          <w:rPr>
            <w:bCs/>
          </w:rPr>
          <w:instrText xml:space="preserve"> HYPERLINK "https://www.tandfonline.com/toc/naqi20/22/2" </w:instrText>
        </w:r>
        <w:r w:rsidRPr="00FF570B">
          <w:rPr>
            <w:bCs/>
          </w:rPr>
          <w:fldChar w:fldCharType="separate"/>
        </w:r>
        <w:r w:rsidRPr="00FF570B">
          <w:rPr>
            <w:rStyle w:val="Hyperlink"/>
            <w:bCs/>
          </w:rPr>
          <w:t>Issue 2</w:t>
        </w:r>
        <w:r w:rsidRPr="00FF570B">
          <w:rPr>
            <w:bCs/>
          </w:rPr>
          <w:fldChar w:fldCharType="end"/>
        </w:r>
      </w:ins>
    </w:p>
    <w:p w14:paraId="7D2A7A17" w14:textId="77777777" w:rsidR="00FF570B" w:rsidRPr="00FF570B" w:rsidRDefault="00FF570B" w:rsidP="00FF570B">
      <w:pPr>
        <w:pStyle w:val="NormalWeb"/>
        <w:spacing w:line="480" w:lineRule="auto"/>
        <w:rPr>
          <w:ins w:id="50" w:author="Brown,James T" w:date="2019-02-02T15:02:00Z"/>
        </w:rPr>
      </w:pPr>
    </w:p>
    <w:p w14:paraId="619AC90D" w14:textId="77777777" w:rsidR="00FF570B" w:rsidRDefault="00FF570B" w:rsidP="00FF570B">
      <w:pPr>
        <w:pStyle w:val="NormalWeb"/>
        <w:spacing w:line="480" w:lineRule="auto"/>
        <w:rPr>
          <w:ins w:id="51" w:author="Brown,James T" w:date="2019-02-02T15:02:00Z"/>
        </w:rPr>
      </w:pPr>
    </w:p>
    <w:p w14:paraId="0A1FEBF1" w14:textId="77777777" w:rsidR="00FF570B" w:rsidRDefault="00FF570B" w:rsidP="00FF570B">
      <w:pPr>
        <w:pStyle w:val="NormalWeb"/>
        <w:spacing w:line="480" w:lineRule="auto"/>
        <w:rPr>
          <w:ins w:id="52" w:author="Brown,James T" w:date="2019-02-02T15:02:00Z"/>
        </w:rPr>
      </w:pPr>
    </w:p>
    <w:p w14:paraId="05AB2577" w14:textId="77777777" w:rsidR="00FF570B" w:rsidRDefault="00FF570B" w:rsidP="00FF570B">
      <w:pPr>
        <w:pStyle w:val="NormalWeb"/>
        <w:spacing w:line="480" w:lineRule="auto"/>
        <w:rPr>
          <w:ins w:id="53" w:author="Brown,James T" w:date="2019-02-02T15:02:00Z"/>
        </w:rPr>
      </w:pPr>
    </w:p>
    <w:p w14:paraId="11C90074" w14:textId="77777777" w:rsidR="00FF570B" w:rsidRDefault="00FF570B" w:rsidP="00FF570B">
      <w:pPr>
        <w:pStyle w:val="NormalWeb"/>
        <w:spacing w:line="480" w:lineRule="auto"/>
        <w:rPr>
          <w:ins w:id="54" w:author="Brown,James T" w:date="2019-02-02T15:02:00Z"/>
        </w:rPr>
      </w:pPr>
    </w:p>
    <w:p w14:paraId="67231AC9" w14:textId="77777777" w:rsidR="00FF570B" w:rsidRDefault="00FF570B" w:rsidP="00FF570B">
      <w:pPr>
        <w:pStyle w:val="NormalWeb"/>
        <w:spacing w:line="480" w:lineRule="auto"/>
        <w:rPr>
          <w:ins w:id="55" w:author="Brown,James T" w:date="2019-02-02T15:02:00Z"/>
        </w:rPr>
      </w:pPr>
    </w:p>
    <w:p w14:paraId="48C77726" w14:textId="77777777" w:rsidR="00FF570B" w:rsidRDefault="00FF570B" w:rsidP="00FF570B">
      <w:pPr>
        <w:pStyle w:val="NormalWeb"/>
        <w:spacing w:line="480" w:lineRule="auto"/>
        <w:rPr>
          <w:ins w:id="56" w:author="Brown,James T" w:date="2019-02-02T15:02:00Z"/>
        </w:rPr>
      </w:pPr>
    </w:p>
    <w:p w14:paraId="2732B663" w14:textId="77777777" w:rsidR="00FF570B" w:rsidRDefault="00FF570B" w:rsidP="00FF570B">
      <w:pPr>
        <w:pStyle w:val="NormalWeb"/>
        <w:spacing w:line="480" w:lineRule="auto"/>
        <w:rPr>
          <w:ins w:id="57" w:author="Brown,James T" w:date="2019-02-02T15:02:00Z"/>
        </w:rPr>
      </w:pPr>
    </w:p>
    <w:p w14:paraId="2E066884" w14:textId="77777777" w:rsidR="00FF570B" w:rsidRDefault="00FF570B" w:rsidP="00E52956">
      <w:pPr>
        <w:pStyle w:val="NormalWeb"/>
        <w:spacing w:line="480" w:lineRule="auto"/>
        <w:rPr>
          <w:b/>
          <w:u w:val="single"/>
        </w:rPr>
      </w:pPr>
    </w:p>
    <w:p w14:paraId="2820AC93" w14:textId="5076B319" w:rsidR="008C043D" w:rsidRDefault="00C56212"/>
    <w:sectPr w:rsidR="008C04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Brown,James T" w:date="2019-02-02T14:25:00Z" w:initials="BT">
    <w:p w14:paraId="3C93CA80" w14:textId="3353D242" w:rsidR="00346581" w:rsidRDefault="00346581">
      <w:pPr>
        <w:pStyle w:val="CommentText"/>
      </w:pPr>
      <w:r>
        <w:rPr>
          <w:rStyle w:val="CommentReference"/>
        </w:rPr>
        <w:annotationRef/>
      </w:r>
      <w:r>
        <w:t>I would suggest choosing one of these two adjectives and removing the other.</w:t>
      </w:r>
    </w:p>
  </w:comment>
  <w:comment w:id="7" w:author="Brown,James T" w:date="2019-02-02T14:37:00Z" w:initials="BT">
    <w:p w14:paraId="40F2D3D5" w14:textId="3D0885BC" w:rsidR="00A17BCB" w:rsidRDefault="00A17BCB">
      <w:pPr>
        <w:pStyle w:val="CommentText"/>
      </w:pPr>
      <w:r>
        <w:rPr>
          <w:rStyle w:val="CommentReference"/>
        </w:rPr>
        <w:annotationRef/>
      </w:r>
      <w:r>
        <w:t xml:space="preserve">This is a great point to make in your introduction and I would suggest rewriting this statement </w:t>
      </w:r>
      <w:r w:rsidR="00C63B2B">
        <w:t>so it stands on its own.</w:t>
      </w:r>
    </w:p>
  </w:comment>
  <w:comment w:id="8" w:author="Brown,James T" w:date="2019-02-02T14:30:00Z" w:initials="BT">
    <w:p w14:paraId="3CCD1290" w14:textId="77777777" w:rsidR="00D747DB" w:rsidRDefault="00D747DB">
      <w:pPr>
        <w:pStyle w:val="CommentText"/>
      </w:pPr>
      <w:r>
        <w:rPr>
          <w:rStyle w:val="CommentReference"/>
        </w:rPr>
        <w:annotationRef/>
      </w:r>
      <w:r>
        <w:t>This sentence is a great point to make in the introduction section of your article. I would suggest rephrasing it to make clear your point about the distinctive way they swim.</w:t>
      </w:r>
    </w:p>
    <w:p w14:paraId="22544777" w14:textId="77777777" w:rsidR="00D747DB" w:rsidRDefault="00D747DB">
      <w:pPr>
        <w:pStyle w:val="CommentText"/>
      </w:pPr>
    </w:p>
    <w:p w14:paraId="2864FD9C" w14:textId="3EDE2A5E" w:rsidR="00D747DB" w:rsidRDefault="00D747DB">
      <w:pPr>
        <w:pStyle w:val="CommentText"/>
      </w:pPr>
      <w:r>
        <w:t>For example: “S</w:t>
      </w:r>
      <w:r>
        <w:t xml:space="preserve">pecies of the </w:t>
      </w:r>
      <w:proofErr w:type="spellStart"/>
      <w:r w:rsidRPr="008A02D5">
        <w:rPr>
          <w:i/>
        </w:rPr>
        <w:t>Notonectidae</w:t>
      </w:r>
      <w:proofErr w:type="spellEnd"/>
      <w:r>
        <w:t xml:space="preserve"> family are commonly referred to as backswimmers because they use their long hind legs to propel themselves through the water on their back.</w:t>
      </w:r>
      <w:r>
        <w:t>”</w:t>
      </w:r>
    </w:p>
  </w:comment>
  <w:comment w:id="9" w:author="Brown,James T" w:date="2019-02-02T14:34:00Z" w:initials="BT">
    <w:p w14:paraId="112D4317" w14:textId="77777777" w:rsidR="00A17BCB" w:rsidRDefault="00A17BCB" w:rsidP="00A17BCB">
      <w:pPr>
        <w:pStyle w:val="CommentText"/>
      </w:pPr>
      <w:r>
        <w:rPr>
          <w:rStyle w:val="CommentReference"/>
        </w:rPr>
        <w:annotationRef/>
      </w:r>
      <w:r>
        <w:rPr>
          <w:rStyle w:val="CommentReference"/>
        </w:rPr>
        <w:annotationRef/>
      </w:r>
      <w:r>
        <w:t>This statement, while true, is a little distracting. I would suggest removing it from your introduction section.</w:t>
      </w:r>
    </w:p>
    <w:p w14:paraId="047F186F" w14:textId="1AD8FB4C" w:rsidR="00A17BCB" w:rsidRDefault="00A17BCB">
      <w:pPr>
        <w:pStyle w:val="CommentText"/>
      </w:pPr>
    </w:p>
  </w:comment>
  <w:comment w:id="10" w:author="Brown,James T" w:date="2019-02-02T14:34:00Z" w:initials="BT">
    <w:p w14:paraId="107390D7" w14:textId="7BFD56AB" w:rsidR="00A17BCB" w:rsidRDefault="00A17BCB">
      <w:pPr>
        <w:pStyle w:val="CommentText"/>
      </w:pPr>
      <w:r>
        <w:rPr>
          <w:rStyle w:val="CommentReference"/>
        </w:rPr>
        <w:annotationRef/>
      </w:r>
      <w:r>
        <w:rPr>
          <w:rStyle w:val="CommentReference"/>
        </w:rPr>
        <w:t xml:space="preserve">The introduction section is a great place to </w:t>
      </w:r>
      <w:proofErr w:type="spellStart"/>
      <w:r>
        <w:rPr>
          <w:rStyle w:val="CommentReference"/>
        </w:rPr>
        <w:t>gerab</w:t>
      </w:r>
      <w:proofErr w:type="spellEnd"/>
      <w:r>
        <w:rPr>
          <w:rStyle w:val="CommentReference"/>
        </w:rPr>
        <w:t xml:space="preserve"> your readers attention by introducing some important points about the history of this insect. Does it vector disease? When did it show up in the US and where was it before it came to the US? Is this insect ecologically or economically important? Why do scientists study this family or this species specifically?</w:t>
      </w:r>
    </w:p>
  </w:comment>
  <w:comment w:id="11" w:author="Brown,James T" w:date="2019-02-02T14:40:00Z" w:initials="BT">
    <w:p w14:paraId="0AFF5784" w14:textId="1960E001" w:rsidR="00C63B2B" w:rsidRDefault="00C63B2B">
      <w:pPr>
        <w:pStyle w:val="CommentText"/>
      </w:pPr>
      <w:r>
        <w:rPr>
          <w:rStyle w:val="CommentReference"/>
        </w:rPr>
        <w:annotationRef/>
      </w:r>
      <w:r>
        <w:t xml:space="preserve">Is there more information about </w:t>
      </w:r>
      <w:proofErr w:type="spellStart"/>
      <w:r>
        <w:t>JRxpo’s</w:t>
      </w:r>
      <w:proofErr w:type="spellEnd"/>
      <w:r>
        <w:t xml:space="preserve"> institutional affiliation (University, institute, </w:t>
      </w:r>
      <w:proofErr w:type="spellStart"/>
      <w:r>
        <w:t>etc</w:t>
      </w:r>
      <w:proofErr w:type="spellEnd"/>
      <w:r>
        <w:t>)? If so please include it.</w:t>
      </w:r>
    </w:p>
  </w:comment>
  <w:comment w:id="12" w:author="Brown,James T" w:date="2019-02-02T14:43:00Z" w:initials="BT">
    <w:p w14:paraId="4EA67E1A" w14:textId="77777777" w:rsidR="008D7811" w:rsidRDefault="008D7811">
      <w:pPr>
        <w:pStyle w:val="CommentText"/>
        <w:rPr>
          <w:rStyle w:val="CommentReference"/>
        </w:rPr>
      </w:pPr>
      <w:r>
        <w:rPr>
          <w:rStyle w:val="CommentReference"/>
        </w:rPr>
        <w:annotationRef/>
      </w:r>
      <w:r>
        <w:rPr>
          <w:rStyle w:val="CommentReference"/>
        </w:rPr>
        <w:t>Where eggs are laid is an important point that should be made in this section. I would suggest filling in more information about how the eggs arrive on the vegetation. How many eggs does a female lay at a time? How long do eggs take to hatch? Do other insects eat the eggs? What is the condition of the vegetation? Where in the water column is the vegetation located?</w:t>
      </w:r>
      <w:r w:rsidR="005D5F88">
        <w:rPr>
          <w:rStyle w:val="CommentReference"/>
        </w:rPr>
        <w:t xml:space="preserve"> What do the eggs look like? Do the eggs change as the insect inside develops? What emerges from the egg (larva, nymph)?</w:t>
      </w:r>
      <w:r w:rsidR="00951112">
        <w:rPr>
          <w:rStyle w:val="CommentReference"/>
        </w:rPr>
        <w:t xml:space="preserve"> </w:t>
      </w:r>
    </w:p>
    <w:p w14:paraId="190FA129" w14:textId="77777777" w:rsidR="00951112" w:rsidRDefault="00951112">
      <w:pPr>
        <w:pStyle w:val="CommentText"/>
        <w:rPr>
          <w:rStyle w:val="CommentReference"/>
        </w:rPr>
      </w:pPr>
    </w:p>
    <w:p w14:paraId="070F30ED" w14:textId="61EDEB23" w:rsidR="00951112" w:rsidRPr="008D7811" w:rsidRDefault="00951112">
      <w:pPr>
        <w:pStyle w:val="CommentText"/>
        <w:rPr>
          <w:sz w:val="16"/>
          <w:szCs w:val="16"/>
        </w:rPr>
      </w:pPr>
      <w:r>
        <w:rPr>
          <w:rStyle w:val="CommentReference"/>
        </w:rPr>
        <w:t>I do understand that you have been struggling to find resources that describe the ontogeny of this species. However some of the questions could be answered by simply characterizing what is in the image.</w:t>
      </w:r>
    </w:p>
  </w:comment>
  <w:comment w:id="13" w:author="Brown,James T" w:date="2019-02-02T14:52:00Z" w:initials="BT">
    <w:p w14:paraId="3C46DFF7" w14:textId="7E007127" w:rsidR="005D5F88" w:rsidRDefault="005D5F88">
      <w:pPr>
        <w:pStyle w:val="CommentText"/>
      </w:pPr>
      <w:r>
        <w:rPr>
          <w:rStyle w:val="CommentReference"/>
        </w:rPr>
        <w:annotationRef/>
      </w:r>
      <w:r>
        <w:t>I would suggest cropping out the watermarked copy right from the image.</w:t>
      </w:r>
    </w:p>
  </w:comment>
  <w:comment w:id="14" w:author="Brown,James T" w:date="2019-02-02T14:49:00Z" w:initials="BT">
    <w:p w14:paraId="2E518751" w14:textId="23228736" w:rsidR="005D5F88" w:rsidRDefault="005D5F88">
      <w:pPr>
        <w:pStyle w:val="CommentText"/>
      </w:pPr>
      <w:r>
        <w:rPr>
          <w:rStyle w:val="CommentReference"/>
        </w:rPr>
        <w:annotationRef/>
      </w:r>
      <w:r>
        <w:rPr>
          <w:rStyle w:val="CommentReference"/>
        </w:rPr>
        <w:t>I would suggest discussing this image source with Jennifer.</w:t>
      </w:r>
      <w:r w:rsidR="00951112">
        <w:rPr>
          <w:rStyle w:val="CommentReference"/>
        </w:rPr>
        <w:t xml:space="preserve"> Blog posts are not often used as scientific references due to the lack of peer review.</w:t>
      </w:r>
    </w:p>
  </w:comment>
  <w:comment w:id="16" w:author="Brown,James T" w:date="2019-02-02T15:04:00Z" w:initials="BT">
    <w:p w14:paraId="1A932BE9" w14:textId="77777777" w:rsidR="002A56D0" w:rsidRDefault="002A56D0">
      <w:pPr>
        <w:pStyle w:val="CommentText"/>
        <w:rPr>
          <w:rStyle w:val="CommentReference"/>
        </w:rPr>
      </w:pPr>
      <w:r>
        <w:rPr>
          <w:rStyle w:val="CommentReference"/>
        </w:rPr>
        <w:annotationRef/>
      </w:r>
      <w:r>
        <w:rPr>
          <w:rStyle w:val="CommentReference"/>
        </w:rPr>
        <w:t xml:space="preserve">I believe I understand the point you are making. It’s definitely an important statement to make but I would suggest breaking this sentence into at least two sentences. First I would speak generally about the </w:t>
      </w:r>
      <w:proofErr w:type="spellStart"/>
      <w:r>
        <w:rPr>
          <w:rStyle w:val="CommentReference"/>
        </w:rPr>
        <w:t>Notonectidae</w:t>
      </w:r>
      <w:proofErr w:type="spellEnd"/>
      <w:r>
        <w:rPr>
          <w:rStyle w:val="CommentReference"/>
        </w:rPr>
        <w:t xml:space="preserve"> family and their host preferences. Then I would discuss the specific preferences of the species </w:t>
      </w:r>
      <w:proofErr w:type="spellStart"/>
      <w:r>
        <w:rPr>
          <w:rStyle w:val="CommentReference"/>
        </w:rPr>
        <w:t>Notonecta</w:t>
      </w:r>
      <w:proofErr w:type="spellEnd"/>
      <w:r>
        <w:rPr>
          <w:rStyle w:val="CommentReference"/>
        </w:rPr>
        <w:t xml:space="preserve"> </w:t>
      </w:r>
      <w:proofErr w:type="spellStart"/>
      <w:r>
        <w:rPr>
          <w:rStyle w:val="CommentReference"/>
        </w:rPr>
        <w:t>glauca</w:t>
      </w:r>
      <w:proofErr w:type="spellEnd"/>
      <w:r>
        <w:rPr>
          <w:rStyle w:val="CommentReference"/>
        </w:rPr>
        <w:t xml:space="preserve">. </w:t>
      </w:r>
    </w:p>
    <w:p w14:paraId="26515D9C" w14:textId="77777777" w:rsidR="002A56D0" w:rsidRDefault="002A56D0">
      <w:pPr>
        <w:pStyle w:val="CommentText"/>
        <w:rPr>
          <w:rStyle w:val="CommentReference"/>
        </w:rPr>
      </w:pPr>
    </w:p>
    <w:p w14:paraId="6F87260A" w14:textId="514918E7" w:rsidR="002A56D0" w:rsidRDefault="002A56D0">
      <w:pPr>
        <w:pStyle w:val="CommentText"/>
      </w:pPr>
      <w:r>
        <w:rPr>
          <w:rStyle w:val="CommentReference"/>
        </w:rPr>
        <w:t xml:space="preserve">Additionally, if you are speaking about the family in general in this section you could follow that same plan throughout this article. Use the information that </w:t>
      </w:r>
      <w:proofErr w:type="spellStart"/>
      <w:r>
        <w:rPr>
          <w:rStyle w:val="CommentReference"/>
        </w:rPr>
        <w:t>exisits</w:t>
      </w:r>
      <w:proofErr w:type="spellEnd"/>
      <w:r>
        <w:rPr>
          <w:rStyle w:val="CommentReference"/>
        </w:rPr>
        <w:t xml:space="preserve"> about other species of this family to intimate what </w:t>
      </w:r>
      <w:proofErr w:type="spellStart"/>
      <w:r>
        <w:rPr>
          <w:rStyle w:val="CommentReference"/>
        </w:rPr>
        <w:t>Notonecta</w:t>
      </w:r>
      <w:proofErr w:type="spellEnd"/>
      <w:r>
        <w:rPr>
          <w:rStyle w:val="CommentReference"/>
        </w:rPr>
        <w:t xml:space="preserve"> </w:t>
      </w:r>
      <w:proofErr w:type="spellStart"/>
      <w:r>
        <w:rPr>
          <w:rStyle w:val="CommentReference"/>
        </w:rPr>
        <w:t>glauca</w:t>
      </w:r>
      <w:proofErr w:type="spellEnd"/>
      <w:r>
        <w:rPr>
          <w:rStyle w:val="CommentReference"/>
        </w:rPr>
        <w:t xml:space="preserve"> species is or does. </w:t>
      </w:r>
      <w:r w:rsidR="00C56212">
        <w:rPr>
          <w:rStyle w:val="CommentReference"/>
        </w:rPr>
        <w:t>This may be a bit unconventional so I would also suggest running that idea by Jennifer before investing too much time into ti.</w:t>
      </w:r>
      <w:bookmarkStart w:id="18" w:name="_GoBack"/>
      <w:bookmarkEnd w:id="18"/>
    </w:p>
  </w:comment>
  <w:comment w:id="20" w:author="Brown,James T" w:date="2019-02-02T14:11:00Z" w:initials="BT">
    <w:p w14:paraId="2309325C" w14:textId="1CE84163" w:rsidR="00A26A97" w:rsidRDefault="00A26A97">
      <w:pPr>
        <w:pStyle w:val="CommentText"/>
      </w:pPr>
      <w:r>
        <w:rPr>
          <w:rStyle w:val="CommentReference"/>
        </w:rPr>
        <w:annotationRef/>
      </w:r>
      <w:r>
        <w:rPr>
          <w:rStyle w:val="CommentReference"/>
        </w:rPr>
        <w:annotationRef/>
      </w:r>
      <w:r>
        <w:t>This reference is very curious. I would suggest you double check it to make sure it’s correct.</w:t>
      </w:r>
    </w:p>
  </w:comment>
  <w:comment w:id="21" w:author="Brown,James T" w:date="2019-02-02T14:19:00Z" w:initials="BT">
    <w:p w14:paraId="0F469FF7" w14:textId="090912D4" w:rsidR="00626330" w:rsidRDefault="00626330">
      <w:pPr>
        <w:pStyle w:val="CommentText"/>
      </w:pPr>
      <w:r>
        <w:rPr>
          <w:rStyle w:val="CommentReference"/>
        </w:rPr>
        <w:annotationRef/>
      </w:r>
      <w:r>
        <w:t>This reference needs volume, issue, and page number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93CA80" w15:done="0"/>
  <w15:commentEx w15:paraId="40F2D3D5" w15:done="0"/>
  <w15:commentEx w15:paraId="2864FD9C" w15:done="0"/>
  <w15:commentEx w15:paraId="047F186F" w15:done="0"/>
  <w15:commentEx w15:paraId="107390D7" w15:done="0"/>
  <w15:commentEx w15:paraId="0AFF5784" w15:done="0"/>
  <w15:commentEx w15:paraId="070F30ED" w15:done="0"/>
  <w15:commentEx w15:paraId="3C46DFF7" w15:done="0"/>
  <w15:commentEx w15:paraId="2E518751" w15:done="0"/>
  <w15:commentEx w15:paraId="6F87260A" w15:done="0"/>
  <w15:commentEx w15:paraId="2309325C" w15:done="0"/>
  <w15:commentEx w15:paraId="0F469F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93CA80" w16cid:durableId="200026D5"/>
  <w16cid:commentId w16cid:paraId="40F2D3D5" w16cid:durableId="20002990"/>
  <w16cid:commentId w16cid:paraId="2864FD9C" w16cid:durableId="200027F4"/>
  <w16cid:commentId w16cid:paraId="047F186F" w16cid:durableId="200028E9"/>
  <w16cid:commentId w16cid:paraId="107390D7" w16cid:durableId="200028ED"/>
  <w16cid:commentId w16cid:paraId="0AFF5784" w16cid:durableId="20002A4F"/>
  <w16cid:commentId w16cid:paraId="070F30ED" w16cid:durableId="20002B09"/>
  <w16cid:commentId w16cid:paraId="3C46DFF7" w16cid:durableId="20002D34"/>
  <w16cid:commentId w16cid:paraId="2E518751" w16cid:durableId="20002C67"/>
  <w16cid:commentId w16cid:paraId="6F87260A" w16cid:durableId="20002FF6"/>
  <w16cid:commentId w16cid:paraId="2309325C" w16cid:durableId="200023AB"/>
  <w16cid:commentId w16cid:paraId="0F469FF7" w16cid:durableId="200025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9E1"/>
    <w:rsid w:val="000D0D16"/>
    <w:rsid w:val="00194B51"/>
    <w:rsid w:val="00207CBB"/>
    <w:rsid w:val="002A56D0"/>
    <w:rsid w:val="002B133E"/>
    <w:rsid w:val="00346581"/>
    <w:rsid w:val="0040654F"/>
    <w:rsid w:val="0050639D"/>
    <w:rsid w:val="00530108"/>
    <w:rsid w:val="005D5F88"/>
    <w:rsid w:val="00626330"/>
    <w:rsid w:val="007A6820"/>
    <w:rsid w:val="008127B9"/>
    <w:rsid w:val="008D7811"/>
    <w:rsid w:val="00951112"/>
    <w:rsid w:val="00992C28"/>
    <w:rsid w:val="00A17BCB"/>
    <w:rsid w:val="00A26A97"/>
    <w:rsid w:val="00A63559"/>
    <w:rsid w:val="00AC1039"/>
    <w:rsid w:val="00B84575"/>
    <w:rsid w:val="00C56212"/>
    <w:rsid w:val="00C63B2B"/>
    <w:rsid w:val="00D747DB"/>
    <w:rsid w:val="00E52956"/>
    <w:rsid w:val="00EB49E1"/>
    <w:rsid w:val="00ED04EA"/>
    <w:rsid w:val="00F43C34"/>
    <w:rsid w:val="00F67CEF"/>
    <w:rsid w:val="00F67D2E"/>
    <w:rsid w:val="00FF5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3F44"/>
  <w15:chartTrackingRefBased/>
  <w15:docId w15:val="{748DBB12-93B7-4969-AC76-602E66D6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295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92C28"/>
    <w:rPr>
      <w:i/>
      <w:iCs/>
    </w:rPr>
  </w:style>
  <w:style w:type="character" w:styleId="Hyperlink">
    <w:name w:val="Hyperlink"/>
    <w:basedOn w:val="DefaultParagraphFont"/>
    <w:uiPriority w:val="99"/>
    <w:unhideWhenUsed/>
    <w:rsid w:val="00A63559"/>
    <w:rPr>
      <w:color w:val="0563C1" w:themeColor="hyperlink"/>
      <w:u w:val="single"/>
    </w:rPr>
  </w:style>
  <w:style w:type="character" w:styleId="UnresolvedMention">
    <w:name w:val="Unresolved Mention"/>
    <w:basedOn w:val="DefaultParagraphFont"/>
    <w:uiPriority w:val="99"/>
    <w:semiHidden/>
    <w:unhideWhenUsed/>
    <w:rsid w:val="00A63559"/>
    <w:rPr>
      <w:color w:val="605E5C"/>
      <w:shd w:val="clear" w:color="auto" w:fill="E1DFDD"/>
    </w:rPr>
  </w:style>
  <w:style w:type="character" w:styleId="CommentReference">
    <w:name w:val="annotation reference"/>
    <w:basedOn w:val="DefaultParagraphFont"/>
    <w:uiPriority w:val="99"/>
    <w:semiHidden/>
    <w:unhideWhenUsed/>
    <w:rsid w:val="00207CBB"/>
    <w:rPr>
      <w:sz w:val="16"/>
      <w:szCs w:val="16"/>
    </w:rPr>
  </w:style>
  <w:style w:type="paragraph" w:styleId="CommentText">
    <w:name w:val="annotation text"/>
    <w:basedOn w:val="Normal"/>
    <w:link w:val="CommentTextChar"/>
    <w:uiPriority w:val="99"/>
    <w:semiHidden/>
    <w:unhideWhenUsed/>
    <w:rsid w:val="00207CBB"/>
    <w:pPr>
      <w:spacing w:line="240" w:lineRule="auto"/>
    </w:pPr>
    <w:rPr>
      <w:sz w:val="20"/>
      <w:szCs w:val="20"/>
    </w:rPr>
  </w:style>
  <w:style w:type="character" w:customStyle="1" w:styleId="CommentTextChar">
    <w:name w:val="Comment Text Char"/>
    <w:basedOn w:val="DefaultParagraphFont"/>
    <w:link w:val="CommentText"/>
    <w:uiPriority w:val="99"/>
    <w:semiHidden/>
    <w:rsid w:val="00207CBB"/>
    <w:rPr>
      <w:sz w:val="20"/>
      <w:szCs w:val="20"/>
    </w:rPr>
  </w:style>
  <w:style w:type="paragraph" w:styleId="CommentSubject">
    <w:name w:val="annotation subject"/>
    <w:basedOn w:val="CommentText"/>
    <w:next w:val="CommentText"/>
    <w:link w:val="CommentSubjectChar"/>
    <w:uiPriority w:val="99"/>
    <w:semiHidden/>
    <w:unhideWhenUsed/>
    <w:rsid w:val="00207CBB"/>
    <w:rPr>
      <w:b/>
      <w:bCs/>
    </w:rPr>
  </w:style>
  <w:style w:type="character" w:customStyle="1" w:styleId="CommentSubjectChar">
    <w:name w:val="Comment Subject Char"/>
    <w:basedOn w:val="CommentTextChar"/>
    <w:link w:val="CommentSubject"/>
    <w:uiPriority w:val="99"/>
    <w:semiHidden/>
    <w:rsid w:val="00207CBB"/>
    <w:rPr>
      <w:b/>
      <w:bCs/>
      <w:sz w:val="20"/>
      <w:szCs w:val="20"/>
    </w:rPr>
  </w:style>
  <w:style w:type="paragraph" w:styleId="BalloonText">
    <w:name w:val="Balloon Text"/>
    <w:basedOn w:val="Normal"/>
    <w:link w:val="BalloonTextChar"/>
    <w:uiPriority w:val="99"/>
    <w:semiHidden/>
    <w:unhideWhenUsed/>
    <w:rsid w:val="00207CB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7CB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D5F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28202">
      <w:bodyDiv w:val="1"/>
      <w:marLeft w:val="0"/>
      <w:marRight w:val="0"/>
      <w:marTop w:val="0"/>
      <w:marBottom w:val="0"/>
      <w:divBdr>
        <w:top w:val="none" w:sz="0" w:space="0" w:color="auto"/>
        <w:left w:val="none" w:sz="0" w:space="0" w:color="auto"/>
        <w:bottom w:val="none" w:sz="0" w:space="0" w:color="auto"/>
        <w:right w:val="none" w:sz="0" w:space="0" w:color="auto"/>
      </w:divBdr>
    </w:div>
    <w:div w:id="1473789473">
      <w:bodyDiv w:val="1"/>
      <w:marLeft w:val="0"/>
      <w:marRight w:val="0"/>
      <w:marTop w:val="0"/>
      <w:marBottom w:val="0"/>
      <w:divBdr>
        <w:top w:val="none" w:sz="0" w:space="0" w:color="auto"/>
        <w:left w:val="none" w:sz="0" w:space="0" w:color="auto"/>
        <w:bottom w:val="none" w:sz="0" w:space="0" w:color="auto"/>
        <w:right w:val="none" w:sz="0" w:space="0" w:color="auto"/>
      </w:divBdr>
    </w:div>
    <w:div w:id="1892841430">
      <w:bodyDiv w:val="1"/>
      <w:marLeft w:val="0"/>
      <w:marRight w:val="0"/>
      <w:marTop w:val="0"/>
      <w:marBottom w:val="0"/>
      <w:divBdr>
        <w:top w:val="none" w:sz="0" w:space="0" w:color="auto"/>
        <w:left w:val="none" w:sz="0" w:space="0" w:color="auto"/>
        <w:bottom w:val="none" w:sz="0" w:space="0" w:color="auto"/>
        <w:right w:val="none" w:sz="0" w:space="0" w:color="auto"/>
      </w:divBdr>
    </w:div>
    <w:div w:id="190521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Taryn Griffith</dc:creator>
  <cp:keywords/>
  <dc:description/>
  <cp:lastModifiedBy>Brown,James T</cp:lastModifiedBy>
  <cp:revision>2</cp:revision>
  <dcterms:created xsi:type="dcterms:W3CDTF">2019-02-02T20:09:00Z</dcterms:created>
  <dcterms:modified xsi:type="dcterms:W3CDTF">2019-02-02T20:09:00Z</dcterms:modified>
</cp:coreProperties>
</file>