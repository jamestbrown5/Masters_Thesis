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4D532" w14:textId="5C481A1F" w:rsidR="006F58EA" w:rsidRPr="004F09C9" w:rsidRDefault="009B7A17" w:rsidP="00FB53D1">
      <w:pPr>
        <w:spacing w:line="259" w:lineRule="auto"/>
        <w:ind w:left="-5"/>
        <w:jc w:val="center"/>
        <w:rPr>
          <w:color w:val="000000" w:themeColor="text1"/>
        </w:rPr>
      </w:pPr>
      <w:r>
        <w:rPr>
          <w:color w:val="000000" w:themeColor="text1"/>
        </w:rPr>
        <w:t>ONLY THE FATTEST MIGHT SURVIVE</w:t>
      </w:r>
      <w:r w:rsidR="00333DE5">
        <w:rPr>
          <w:color w:val="000000" w:themeColor="text1"/>
        </w:rPr>
        <w:t xml:space="preserve">: </w:t>
      </w:r>
      <w:r>
        <w:rPr>
          <w:color w:val="000000" w:themeColor="text1"/>
        </w:rPr>
        <w:t xml:space="preserve">HOW </w:t>
      </w:r>
      <w:del w:id="0" w:author="reviewer" w:date="2019-02-11T08:39:00Z">
        <w:r w:rsidR="00754F0B" w:rsidDel="00AF6A85">
          <w:rPr>
            <w:color w:val="000000" w:themeColor="text1"/>
          </w:rPr>
          <w:delText xml:space="preserve"> </w:delText>
        </w:r>
      </w:del>
      <w:r w:rsidR="00754F0B">
        <w:rPr>
          <w:color w:val="000000" w:themeColor="text1"/>
        </w:rPr>
        <w:t>DIAPAUSE PREPARATION STRAGETIES</w:t>
      </w:r>
      <w:r>
        <w:rPr>
          <w:color w:val="000000" w:themeColor="text1"/>
        </w:rPr>
        <w:t xml:space="preserve"> DIFFER BETWEEN TWO STRAINS OF </w:t>
      </w:r>
      <w:r w:rsidR="00D27C9E" w:rsidRPr="004F09C9">
        <w:rPr>
          <w:color w:val="000000" w:themeColor="text1"/>
        </w:rPr>
        <w:t>EUROPEAN CORN BORER,</w:t>
      </w:r>
      <w:r w:rsidR="00754F0B">
        <w:rPr>
          <w:i/>
          <w:color w:val="000000" w:themeColor="text1"/>
        </w:rPr>
        <w:t xml:space="preserve"> </w:t>
      </w:r>
      <w:r w:rsidR="00D27C9E" w:rsidRPr="004F09C9">
        <w:rPr>
          <w:i/>
          <w:color w:val="000000" w:themeColor="text1"/>
        </w:rPr>
        <w:t xml:space="preserve">Ostrinia nubilalis </w:t>
      </w:r>
      <w:r w:rsidR="00D27C9E" w:rsidRPr="004F09C9">
        <w:rPr>
          <w:color w:val="000000" w:themeColor="text1"/>
        </w:rPr>
        <w:t>(LEPIDOPTERA: CRAMBIDAE)</w:t>
      </w:r>
    </w:p>
    <w:p w14:paraId="5B017B74" w14:textId="77777777" w:rsidR="00754F0B" w:rsidRDefault="00754F0B">
      <w:pPr>
        <w:spacing w:after="162" w:line="263" w:lineRule="auto"/>
        <w:jc w:val="center"/>
        <w:rPr>
          <w:color w:val="000000" w:themeColor="text1"/>
        </w:rPr>
      </w:pPr>
    </w:p>
    <w:p w14:paraId="444A00F3" w14:textId="77777777" w:rsidR="00754F0B" w:rsidRDefault="00754F0B">
      <w:pPr>
        <w:spacing w:after="162" w:line="263" w:lineRule="auto"/>
        <w:jc w:val="center"/>
        <w:rPr>
          <w:color w:val="000000" w:themeColor="text1"/>
        </w:rPr>
      </w:pPr>
    </w:p>
    <w:p w14:paraId="0ADE7372" w14:textId="77777777" w:rsidR="00754F0B" w:rsidRDefault="00754F0B">
      <w:pPr>
        <w:spacing w:after="162" w:line="263" w:lineRule="auto"/>
        <w:jc w:val="center"/>
        <w:rPr>
          <w:color w:val="000000" w:themeColor="text1"/>
        </w:rPr>
      </w:pPr>
    </w:p>
    <w:p w14:paraId="7336F8DD" w14:textId="77777777" w:rsidR="00754F0B" w:rsidRDefault="00754F0B">
      <w:pPr>
        <w:spacing w:after="162" w:line="263" w:lineRule="auto"/>
        <w:jc w:val="center"/>
        <w:rPr>
          <w:color w:val="000000" w:themeColor="text1"/>
        </w:rPr>
      </w:pPr>
    </w:p>
    <w:p w14:paraId="67ABFE89" w14:textId="77777777" w:rsidR="00754F0B" w:rsidRDefault="00754F0B">
      <w:pPr>
        <w:spacing w:after="162" w:line="263" w:lineRule="auto"/>
        <w:jc w:val="center"/>
        <w:rPr>
          <w:color w:val="000000" w:themeColor="text1"/>
        </w:rPr>
      </w:pPr>
    </w:p>
    <w:p w14:paraId="507F57B6" w14:textId="77777777" w:rsidR="00754F0B" w:rsidRDefault="00754F0B">
      <w:pPr>
        <w:spacing w:after="162" w:line="263" w:lineRule="auto"/>
        <w:jc w:val="center"/>
        <w:rPr>
          <w:color w:val="000000" w:themeColor="text1"/>
        </w:rPr>
      </w:pPr>
    </w:p>
    <w:p w14:paraId="0C058CA8" w14:textId="77777777" w:rsidR="00754F0B" w:rsidRDefault="00754F0B">
      <w:pPr>
        <w:spacing w:after="162" w:line="263" w:lineRule="auto"/>
        <w:jc w:val="center"/>
        <w:rPr>
          <w:color w:val="000000" w:themeColor="text1"/>
        </w:rPr>
      </w:pPr>
    </w:p>
    <w:p w14:paraId="1363BE34" w14:textId="77777777" w:rsidR="00754F0B" w:rsidRDefault="00754F0B">
      <w:pPr>
        <w:spacing w:after="162" w:line="263" w:lineRule="auto"/>
        <w:jc w:val="center"/>
        <w:rPr>
          <w:color w:val="000000" w:themeColor="text1"/>
        </w:rPr>
      </w:pPr>
    </w:p>
    <w:p w14:paraId="6BF0C53F" w14:textId="77777777" w:rsidR="009B7A17" w:rsidRDefault="009B7A17" w:rsidP="00AF6A85">
      <w:pPr>
        <w:spacing w:after="162" w:line="263" w:lineRule="auto"/>
        <w:ind w:left="0" w:firstLine="0"/>
        <w:rPr>
          <w:color w:val="000000" w:themeColor="text1"/>
        </w:rPr>
      </w:pPr>
    </w:p>
    <w:p w14:paraId="7543D9AB" w14:textId="3F15B480" w:rsidR="006F58EA" w:rsidRPr="004F09C9" w:rsidRDefault="00D27C9E">
      <w:pPr>
        <w:spacing w:after="162" w:line="263" w:lineRule="auto"/>
        <w:jc w:val="center"/>
        <w:rPr>
          <w:color w:val="000000" w:themeColor="text1"/>
        </w:rPr>
      </w:pPr>
      <w:r w:rsidRPr="004F09C9">
        <w:rPr>
          <w:color w:val="000000" w:themeColor="text1"/>
        </w:rPr>
        <w:t>By</w:t>
      </w:r>
    </w:p>
    <w:p w14:paraId="470274B9"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4444C3EF"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1D1D82CA"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102F467E"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00B011B7"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7DA446F5"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2432F06" w14:textId="77777777" w:rsidR="00D27C9E" w:rsidRPr="004F09C9" w:rsidRDefault="00D27C9E" w:rsidP="00D27C9E">
      <w:pPr>
        <w:spacing w:after="162" w:line="263" w:lineRule="auto"/>
        <w:jc w:val="center"/>
        <w:rPr>
          <w:color w:val="000000" w:themeColor="text1"/>
        </w:rPr>
      </w:pPr>
    </w:p>
    <w:p w14:paraId="066FCE87" w14:textId="77777777" w:rsidR="00D27C9E" w:rsidRPr="004F09C9" w:rsidRDefault="00D27C9E" w:rsidP="00D27C9E">
      <w:pPr>
        <w:spacing w:after="162" w:line="263" w:lineRule="auto"/>
        <w:jc w:val="center"/>
        <w:rPr>
          <w:color w:val="000000" w:themeColor="text1"/>
        </w:rPr>
      </w:pPr>
    </w:p>
    <w:p w14:paraId="0A52C040" w14:textId="77777777" w:rsidR="00D27C9E" w:rsidRPr="004F09C9" w:rsidRDefault="00D27C9E" w:rsidP="00D27C9E">
      <w:pPr>
        <w:spacing w:after="162" w:line="263" w:lineRule="auto"/>
        <w:jc w:val="center"/>
        <w:rPr>
          <w:color w:val="000000" w:themeColor="text1"/>
        </w:rPr>
      </w:pPr>
    </w:p>
    <w:p w14:paraId="23A61B5D" w14:textId="77777777" w:rsidR="00D27C9E" w:rsidRPr="004F09C9" w:rsidRDefault="00D27C9E" w:rsidP="00D27C9E">
      <w:pPr>
        <w:spacing w:after="162" w:line="263" w:lineRule="auto"/>
        <w:jc w:val="center"/>
        <w:rPr>
          <w:color w:val="000000" w:themeColor="text1"/>
        </w:rPr>
      </w:pPr>
    </w:p>
    <w:p w14:paraId="36747688" w14:textId="77777777" w:rsidR="00D27C9E" w:rsidRPr="004F09C9" w:rsidRDefault="00D27C9E" w:rsidP="00D27C9E">
      <w:pPr>
        <w:spacing w:after="162" w:line="263" w:lineRule="auto"/>
        <w:jc w:val="center"/>
        <w:rPr>
          <w:color w:val="000000" w:themeColor="text1"/>
        </w:rPr>
      </w:pPr>
    </w:p>
    <w:p w14:paraId="2CF41EA4" w14:textId="77777777" w:rsidR="00D27C9E" w:rsidRPr="004F09C9" w:rsidRDefault="00D27C9E" w:rsidP="00D27C9E">
      <w:pPr>
        <w:spacing w:after="162" w:line="263" w:lineRule="auto"/>
        <w:jc w:val="center"/>
        <w:rPr>
          <w:color w:val="000000" w:themeColor="text1"/>
        </w:rPr>
      </w:pPr>
    </w:p>
    <w:p w14:paraId="2C484E40" w14:textId="77777777" w:rsidR="00D27C9E" w:rsidRPr="004F09C9" w:rsidRDefault="00D27C9E" w:rsidP="00D27C9E">
      <w:pPr>
        <w:spacing w:after="162" w:line="263" w:lineRule="auto"/>
        <w:jc w:val="center"/>
        <w:rPr>
          <w:color w:val="000000" w:themeColor="text1"/>
        </w:rPr>
      </w:pPr>
    </w:p>
    <w:p w14:paraId="6CEEAA77" w14:textId="77777777" w:rsidR="00D27C9E" w:rsidRPr="004F09C9" w:rsidRDefault="00D27C9E" w:rsidP="00D27C9E">
      <w:pPr>
        <w:spacing w:after="162" w:line="263" w:lineRule="auto"/>
        <w:jc w:val="center"/>
        <w:rPr>
          <w:color w:val="000000" w:themeColor="text1"/>
        </w:rPr>
      </w:pPr>
    </w:p>
    <w:p w14:paraId="1B0E806F" w14:textId="77777777" w:rsidR="00D27C9E" w:rsidRPr="004F09C9" w:rsidRDefault="00D27C9E" w:rsidP="00D27C9E">
      <w:pPr>
        <w:spacing w:after="162" w:line="263" w:lineRule="auto"/>
        <w:jc w:val="center"/>
        <w:rPr>
          <w:color w:val="000000" w:themeColor="text1"/>
        </w:rPr>
      </w:pPr>
    </w:p>
    <w:p w14:paraId="1661D6B4" w14:textId="77777777" w:rsidR="00D27C9E" w:rsidRPr="004F09C9" w:rsidRDefault="00D27C9E" w:rsidP="00D27C9E">
      <w:pPr>
        <w:spacing w:after="162" w:line="263" w:lineRule="auto"/>
        <w:jc w:val="center"/>
        <w:rPr>
          <w:color w:val="000000" w:themeColor="text1"/>
        </w:rPr>
      </w:pPr>
    </w:p>
    <w:p w14:paraId="42766998" w14:textId="77777777" w:rsidR="00D27C9E" w:rsidRPr="004F09C9" w:rsidRDefault="00D27C9E" w:rsidP="00D27C9E">
      <w:pPr>
        <w:spacing w:after="162" w:line="263" w:lineRule="auto"/>
        <w:jc w:val="center"/>
        <w:rPr>
          <w:color w:val="000000" w:themeColor="text1"/>
        </w:rPr>
      </w:pPr>
    </w:p>
    <w:p w14:paraId="53BDBA85" w14:textId="77777777" w:rsidR="00D27C9E" w:rsidRPr="004F09C9" w:rsidRDefault="00D27C9E" w:rsidP="00D27C9E">
      <w:pPr>
        <w:spacing w:after="162" w:line="263" w:lineRule="auto"/>
        <w:jc w:val="center"/>
        <w:rPr>
          <w:color w:val="000000" w:themeColor="text1"/>
        </w:rPr>
      </w:pPr>
    </w:p>
    <w:p w14:paraId="30A9530A" w14:textId="77777777" w:rsidR="00D27C9E" w:rsidRPr="004F09C9" w:rsidRDefault="00D27C9E" w:rsidP="00D27C9E">
      <w:pPr>
        <w:spacing w:after="162" w:line="263" w:lineRule="auto"/>
        <w:jc w:val="center"/>
        <w:rPr>
          <w:color w:val="000000" w:themeColor="text1"/>
        </w:rPr>
      </w:pPr>
    </w:p>
    <w:p w14:paraId="6AE36E7D"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49E0868A" wp14:editId="4D9069B4">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321292AB" w14:textId="77777777" w:rsidR="00D27C9E" w:rsidRPr="004F09C9" w:rsidRDefault="00D27C9E">
      <w:pPr>
        <w:spacing w:line="259" w:lineRule="auto"/>
        <w:ind w:left="3226" w:right="90"/>
        <w:rPr>
          <w:color w:val="000000" w:themeColor="text1"/>
        </w:rPr>
      </w:pPr>
    </w:p>
    <w:p w14:paraId="0D917B46" w14:textId="77777777" w:rsidR="00D27C9E" w:rsidRPr="004F09C9" w:rsidRDefault="00D27C9E">
      <w:pPr>
        <w:spacing w:line="259" w:lineRule="auto"/>
        <w:ind w:left="3226" w:right="90"/>
        <w:rPr>
          <w:color w:val="000000" w:themeColor="text1"/>
        </w:rPr>
      </w:pPr>
    </w:p>
    <w:p w14:paraId="2132D50B" w14:textId="77777777" w:rsidR="00D27C9E" w:rsidRPr="004F09C9" w:rsidRDefault="00D27C9E">
      <w:pPr>
        <w:spacing w:line="259" w:lineRule="auto"/>
        <w:ind w:left="3226" w:right="90"/>
        <w:rPr>
          <w:color w:val="000000" w:themeColor="text1"/>
        </w:rPr>
      </w:pPr>
    </w:p>
    <w:p w14:paraId="3623CBB5" w14:textId="77777777" w:rsidR="00D27C9E" w:rsidRPr="004F09C9" w:rsidRDefault="00D27C9E">
      <w:pPr>
        <w:spacing w:line="259" w:lineRule="auto"/>
        <w:ind w:left="3226" w:right="90"/>
        <w:rPr>
          <w:color w:val="000000" w:themeColor="text1"/>
        </w:rPr>
      </w:pPr>
    </w:p>
    <w:p w14:paraId="164AA7E3" w14:textId="77777777" w:rsidR="00D27C9E" w:rsidRPr="004F09C9" w:rsidRDefault="00D27C9E">
      <w:pPr>
        <w:spacing w:line="259" w:lineRule="auto"/>
        <w:ind w:left="3226" w:right="90"/>
        <w:rPr>
          <w:color w:val="000000" w:themeColor="text1"/>
        </w:rPr>
      </w:pPr>
    </w:p>
    <w:p w14:paraId="49176DBB" w14:textId="77777777" w:rsidR="00D27C9E" w:rsidRPr="004F09C9" w:rsidRDefault="00D27C9E">
      <w:pPr>
        <w:spacing w:line="259" w:lineRule="auto"/>
        <w:ind w:left="3226" w:right="90"/>
        <w:rPr>
          <w:color w:val="000000" w:themeColor="text1"/>
        </w:rPr>
      </w:pPr>
    </w:p>
    <w:p w14:paraId="22D9769A" w14:textId="77777777" w:rsidR="00D27C9E" w:rsidRPr="004F09C9" w:rsidRDefault="00D27C9E">
      <w:pPr>
        <w:spacing w:line="259" w:lineRule="auto"/>
        <w:ind w:left="3226" w:right="90"/>
        <w:rPr>
          <w:color w:val="000000" w:themeColor="text1"/>
        </w:rPr>
      </w:pPr>
    </w:p>
    <w:p w14:paraId="0BA7B95B" w14:textId="77777777" w:rsidR="00D27C9E" w:rsidRPr="004F09C9" w:rsidRDefault="00D27C9E">
      <w:pPr>
        <w:spacing w:line="259" w:lineRule="auto"/>
        <w:ind w:left="3226" w:right="90"/>
        <w:rPr>
          <w:color w:val="000000" w:themeColor="text1"/>
        </w:rPr>
      </w:pPr>
    </w:p>
    <w:p w14:paraId="3C7E8F82" w14:textId="77777777" w:rsidR="00D27C9E" w:rsidRPr="004F09C9" w:rsidRDefault="00D27C9E">
      <w:pPr>
        <w:spacing w:line="259" w:lineRule="auto"/>
        <w:ind w:left="3226" w:right="90"/>
        <w:rPr>
          <w:color w:val="000000" w:themeColor="text1"/>
        </w:rPr>
      </w:pPr>
    </w:p>
    <w:p w14:paraId="5E543196" w14:textId="77777777" w:rsidR="00D27C9E" w:rsidRPr="004F09C9" w:rsidRDefault="00D27C9E">
      <w:pPr>
        <w:spacing w:line="259" w:lineRule="auto"/>
        <w:ind w:left="3226" w:right="90"/>
        <w:rPr>
          <w:color w:val="000000" w:themeColor="text1"/>
        </w:rPr>
      </w:pPr>
    </w:p>
    <w:p w14:paraId="5EFF2CA5" w14:textId="77777777" w:rsidR="00D27C9E" w:rsidRPr="004F09C9" w:rsidRDefault="00D27C9E">
      <w:pPr>
        <w:spacing w:line="259" w:lineRule="auto"/>
        <w:ind w:left="3226" w:right="90"/>
        <w:rPr>
          <w:color w:val="000000" w:themeColor="text1"/>
        </w:rPr>
      </w:pPr>
    </w:p>
    <w:p w14:paraId="7E609805" w14:textId="77777777" w:rsidR="00D27C9E" w:rsidRPr="004F09C9" w:rsidRDefault="00D27C9E">
      <w:pPr>
        <w:spacing w:line="259" w:lineRule="auto"/>
        <w:ind w:left="3226" w:right="90"/>
        <w:rPr>
          <w:color w:val="000000" w:themeColor="text1"/>
        </w:rPr>
      </w:pPr>
    </w:p>
    <w:p w14:paraId="5AB4EF1A" w14:textId="77777777" w:rsidR="00D27C9E" w:rsidRPr="004F09C9" w:rsidRDefault="00D27C9E">
      <w:pPr>
        <w:spacing w:line="259" w:lineRule="auto"/>
        <w:ind w:left="3226" w:right="90"/>
        <w:rPr>
          <w:color w:val="000000" w:themeColor="text1"/>
        </w:rPr>
      </w:pPr>
    </w:p>
    <w:p w14:paraId="6A4598E0" w14:textId="77777777" w:rsidR="00D27C9E" w:rsidRPr="004F09C9" w:rsidRDefault="00D27C9E">
      <w:pPr>
        <w:spacing w:line="259" w:lineRule="auto"/>
        <w:ind w:left="3226" w:right="90"/>
        <w:rPr>
          <w:color w:val="000000" w:themeColor="text1"/>
        </w:rPr>
      </w:pPr>
    </w:p>
    <w:p w14:paraId="0B06C0D0" w14:textId="77777777" w:rsidR="00D27C9E" w:rsidRPr="004F09C9" w:rsidRDefault="00D27C9E">
      <w:pPr>
        <w:spacing w:line="259" w:lineRule="auto"/>
        <w:ind w:left="3226" w:right="90"/>
        <w:rPr>
          <w:color w:val="000000" w:themeColor="text1"/>
        </w:rPr>
      </w:pPr>
    </w:p>
    <w:p w14:paraId="1D1FB392" w14:textId="77777777" w:rsidR="00D27C9E" w:rsidRPr="004F09C9" w:rsidRDefault="00D27C9E">
      <w:pPr>
        <w:spacing w:line="259" w:lineRule="auto"/>
        <w:ind w:left="3226" w:right="90"/>
        <w:rPr>
          <w:color w:val="000000" w:themeColor="text1"/>
        </w:rPr>
      </w:pPr>
    </w:p>
    <w:p w14:paraId="6438B0DE" w14:textId="77777777" w:rsidR="00D27C9E" w:rsidRPr="004F09C9" w:rsidRDefault="00D27C9E">
      <w:pPr>
        <w:spacing w:line="259" w:lineRule="auto"/>
        <w:ind w:left="3226" w:right="90"/>
        <w:rPr>
          <w:color w:val="000000" w:themeColor="text1"/>
        </w:rPr>
      </w:pPr>
    </w:p>
    <w:p w14:paraId="6DE623C4" w14:textId="77777777" w:rsidR="00D27C9E" w:rsidRPr="004F09C9" w:rsidRDefault="00D27C9E">
      <w:pPr>
        <w:spacing w:line="259" w:lineRule="auto"/>
        <w:ind w:left="3226" w:right="90"/>
        <w:rPr>
          <w:color w:val="000000" w:themeColor="text1"/>
        </w:rPr>
      </w:pPr>
    </w:p>
    <w:p w14:paraId="30F6FE5B" w14:textId="77777777" w:rsidR="00D27C9E" w:rsidRPr="004F09C9" w:rsidRDefault="00D27C9E">
      <w:pPr>
        <w:spacing w:line="259" w:lineRule="auto"/>
        <w:ind w:left="3226" w:right="90"/>
        <w:rPr>
          <w:color w:val="000000" w:themeColor="text1"/>
        </w:rPr>
      </w:pPr>
    </w:p>
    <w:p w14:paraId="0E88AF1F" w14:textId="77777777" w:rsidR="00D27C9E" w:rsidRPr="004F09C9" w:rsidRDefault="00D27C9E">
      <w:pPr>
        <w:spacing w:line="259" w:lineRule="auto"/>
        <w:ind w:left="3226" w:right="90"/>
        <w:rPr>
          <w:color w:val="000000" w:themeColor="text1"/>
        </w:rPr>
      </w:pPr>
    </w:p>
    <w:p w14:paraId="2CB2E55F" w14:textId="77777777" w:rsidR="00D27C9E" w:rsidRPr="004F09C9" w:rsidRDefault="00D27C9E">
      <w:pPr>
        <w:spacing w:line="259" w:lineRule="auto"/>
        <w:ind w:left="3226" w:right="90"/>
        <w:rPr>
          <w:color w:val="000000" w:themeColor="text1"/>
        </w:rPr>
      </w:pPr>
    </w:p>
    <w:p w14:paraId="66162E53" w14:textId="77777777" w:rsidR="00D27C9E" w:rsidRPr="004F09C9" w:rsidRDefault="00D27C9E">
      <w:pPr>
        <w:spacing w:line="259" w:lineRule="auto"/>
        <w:ind w:left="3226" w:right="90"/>
        <w:rPr>
          <w:color w:val="000000" w:themeColor="text1"/>
        </w:rPr>
      </w:pPr>
    </w:p>
    <w:p w14:paraId="7BFC048F" w14:textId="77777777" w:rsidR="00D27C9E" w:rsidRPr="004F09C9" w:rsidRDefault="00D27C9E">
      <w:pPr>
        <w:spacing w:line="259" w:lineRule="auto"/>
        <w:ind w:left="3226" w:right="90"/>
        <w:rPr>
          <w:color w:val="000000" w:themeColor="text1"/>
        </w:rPr>
      </w:pPr>
    </w:p>
    <w:p w14:paraId="0E47DD0F" w14:textId="77777777" w:rsidR="00D27C9E" w:rsidRPr="004F09C9" w:rsidRDefault="00D27C9E">
      <w:pPr>
        <w:spacing w:line="259" w:lineRule="auto"/>
        <w:ind w:left="3226" w:right="90"/>
        <w:rPr>
          <w:color w:val="000000" w:themeColor="text1"/>
        </w:rPr>
      </w:pPr>
    </w:p>
    <w:p w14:paraId="75F84CB5" w14:textId="77777777" w:rsidR="00D27C9E" w:rsidRPr="004F09C9" w:rsidRDefault="00D27C9E">
      <w:pPr>
        <w:spacing w:line="259" w:lineRule="auto"/>
        <w:ind w:left="3226" w:right="90"/>
        <w:rPr>
          <w:color w:val="000000" w:themeColor="text1"/>
        </w:rPr>
      </w:pPr>
    </w:p>
    <w:p w14:paraId="51A3A7CD" w14:textId="77777777" w:rsidR="00D27C9E" w:rsidRPr="004F09C9" w:rsidRDefault="00D27C9E">
      <w:pPr>
        <w:spacing w:line="259" w:lineRule="auto"/>
        <w:ind w:left="3226" w:right="90"/>
        <w:rPr>
          <w:color w:val="000000" w:themeColor="text1"/>
        </w:rPr>
      </w:pPr>
    </w:p>
    <w:p w14:paraId="0E693A9E" w14:textId="77777777" w:rsidR="00D27C9E" w:rsidRPr="004F09C9" w:rsidRDefault="00D27C9E">
      <w:pPr>
        <w:spacing w:line="259" w:lineRule="auto"/>
        <w:ind w:left="3226" w:right="90"/>
        <w:rPr>
          <w:color w:val="000000" w:themeColor="text1"/>
        </w:rPr>
      </w:pPr>
    </w:p>
    <w:p w14:paraId="75FA7C63" w14:textId="77777777" w:rsidR="00D27C9E" w:rsidRPr="004F09C9" w:rsidRDefault="00D27C9E">
      <w:pPr>
        <w:spacing w:line="259" w:lineRule="auto"/>
        <w:ind w:left="3226" w:right="90"/>
        <w:rPr>
          <w:color w:val="000000" w:themeColor="text1"/>
        </w:rPr>
      </w:pPr>
    </w:p>
    <w:p w14:paraId="2582DCA0" w14:textId="77777777" w:rsidR="00D27C9E" w:rsidRPr="004F09C9" w:rsidRDefault="00D27C9E">
      <w:pPr>
        <w:spacing w:line="259" w:lineRule="auto"/>
        <w:ind w:left="3226" w:right="90"/>
        <w:rPr>
          <w:color w:val="000000" w:themeColor="text1"/>
        </w:rPr>
      </w:pPr>
    </w:p>
    <w:p w14:paraId="2856A6F1" w14:textId="77777777" w:rsidR="00D27C9E" w:rsidRPr="004F09C9" w:rsidRDefault="00D27C9E">
      <w:pPr>
        <w:spacing w:line="259" w:lineRule="auto"/>
        <w:ind w:left="3226" w:right="90"/>
        <w:rPr>
          <w:color w:val="000000" w:themeColor="text1"/>
        </w:rPr>
      </w:pPr>
    </w:p>
    <w:p w14:paraId="1F4F2399" w14:textId="77777777" w:rsidR="00D27C9E" w:rsidRPr="004F09C9" w:rsidRDefault="00D27C9E">
      <w:pPr>
        <w:spacing w:line="259" w:lineRule="auto"/>
        <w:ind w:left="3226" w:right="90"/>
        <w:rPr>
          <w:color w:val="000000" w:themeColor="text1"/>
        </w:rPr>
      </w:pPr>
    </w:p>
    <w:p w14:paraId="3A157954" w14:textId="77777777" w:rsidR="00D27C9E" w:rsidRPr="004F09C9" w:rsidRDefault="00D27C9E">
      <w:pPr>
        <w:spacing w:line="259" w:lineRule="auto"/>
        <w:ind w:left="3226" w:right="90"/>
        <w:rPr>
          <w:color w:val="000000" w:themeColor="text1"/>
        </w:rPr>
      </w:pPr>
    </w:p>
    <w:p w14:paraId="64DC4FB3" w14:textId="77777777" w:rsidR="00D27C9E" w:rsidRPr="004F09C9" w:rsidRDefault="00D27C9E">
      <w:pPr>
        <w:spacing w:line="259" w:lineRule="auto"/>
        <w:ind w:left="3226" w:right="90"/>
        <w:rPr>
          <w:color w:val="000000" w:themeColor="text1"/>
        </w:rPr>
      </w:pPr>
    </w:p>
    <w:p w14:paraId="72EA6B1A" w14:textId="77777777" w:rsidR="00D27C9E" w:rsidRPr="004F09C9" w:rsidRDefault="00D27C9E">
      <w:pPr>
        <w:spacing w:line="259" w:lineRule="auto"/>
        <w:ind w:left="3226" w:right="90"/>
        <w:rPr>
          <w:color w:val="000000" w:themeColor="text1"/>
        </w:rPr>
      </w:pPr>
    </w:p>
    <w:p w14:paraId="261BC5EC" w14:textId="77777777" w:rsidR="00D27C9E" w:rsidRPr="004F09C9" w:rsidRDefault="00D27C9E">
      <w:pPr>
        <w:spacing w:line="259" w:lineRule="auto"/>
        <w:ind w:left="3226" w:right="90"/>
        <w:rPr>
          <w:color w:val="000000" w:themeColor="text1"/>
        </w:rPr>
      </w:pPr>
    </w:p>
    <w:p w14:paraId="1284C3C8"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0A57895B" w14:textId="77777777" w:rsidR="006F58EA" w:rsidRPr="004F09C9" w:rsidRDefault="006F58EA">
      <w:pPr>
        <w:rPr>
          <w:color w:val="000000" w:themeColor="text1"/>
        </w:rPr>
        <w:sectPr w:rsidR="006F58EA" w:rsidRPr="004F09C9" w:rsidSect="00D27C9E">
          <w:headerReference w:type="even" r:id="rId9"/>
          <w:headerReference w:type="default" r:id="rId10"/>
          <w:footerReference w:type="even" r:id="rId11"/>
          <w:footerReference w:type="default" r:id="rId12"/>
          <w:headerReference w:type="first" r:id="rId13"/>
          <w:footerReference w:type="first" r:id="rId14"/>
          <w:pgSz w:w="12240" w:h="15840"/>
          <w:pgMar w:top="1505" w:right="1624" w:bottom="1080" w:left="1624" w:header="720" w:footer="420" w:gutter="0"/>
          <w:cols w:space="720"/>
        </w:sectPr>
      </w:pPr>
    </w:p>
    <w:p w14:paraId="5B3D164A"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518CF17E" w14:textId="77777777" w:rsidR="006F58EA" w:rsidRPr="004F09C9" w:rsidRDefault="00D27C9E">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 their pragmatism and unique perspectives. I also thank Dr. Qinwen Xia-Chen, Dr. Chao</w:t>
      </w:r>
    </w:p>
    <w:p w14:paraId="27195C18"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12EEDF16"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70F104B7"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694EC362"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DAA7DD1" w14:textId="77777777" w:rsidR="006F58EA" w:rsidRPr="004F09C9" w:rsidRDefault="00D27C9E">
      <w:pPr>
        <w:spacing w:after="559" w:line="263" w:lineRule="auto"/>
        <w:jc w:val="center"/>
        <w:rPr>
          <w:color w:val="000000" w:themeColor="text1"/>
        </w:rPr>
      </w:pPr>
      <w:r w:rsidRPr="004F09C9">
        <w:rPr>
          <w:color w:val="000000" w:themeColor="text1"/>
        </w:rPr>
        <w:lastRenderedPageBreak/>
        <w:t>TABLE OF CONTENTS</w:t>
      </w:r>
    </w:p>
    <w:p w14:paraId="60A96E06" w14:textId="77777777" w:rsidR="00D27C9E" w:rsidRPr="004F09C9" w:rsidRDefault="00D27C9E" w:rsidP="00D27C9E">
      <w:pPr>
        <w:spacing w:after="0" w:line="420" w:lineRule="auto"/>
        <w:rPr>
          <w:color w:val="000000" w:themeColor="text1"/>
        </w:rPr>
      </w:pPr>
      <w:r w:rsidRPr="004F09C9">
        <w:rPr>
          <w:color w:val="000000" w:themeColor="text1"/>
        </w:rPr>
        <w:t>ACKNOWLEDGMENTS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5EEED7BC" w14:textId="77777777" w:rsidR="00D27C9E" w:rsidRPr="004F09C9" w:rsidRDefault="00D27C9E" w:rsidP="00D27C9E">
      <w:pPr>
        <w:spacing w:after="0" w:line="420" w:lineRule="auto"/>
        <w:rPr>
          <w:color w:val="000000" w:themeColor="text1"/>
        </w:rPr>
      </w:pPr>
      <w:r w:rsidRPr="004F09C9">
        <w:rPr>
          <w:color w:val="000000" w:themeColor="text1"/>
        </w:rPr>
        <w:t>LIST OF TABLES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0BD7354C"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5A244A99"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 . . .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3D4EACF1"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0E4D7FD5"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4E2DBF8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4C19A43D"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Ostrinia nubilalis</w:t>
      </w:r>
      <w:r w:rsidRPr="004F09C9">
        <w:rPr>
          <w:i/>
          <w:color w:val="000000" w:themeColor="text1"/>
        </w:rPr>
        <w:tab/>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0EBE9E3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41C8669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40149B0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18D26A6"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F10A1D8"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4C1DB8E7"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 Programmed Larvae Using Metabolic Activity . . . . . . . . . . . . . .</w:t>
      </w:r>
      <w:r w:rsidRPr="004F09C9">
        <w:rPr>
          <w:color w:val="000000" w:themeColor="text1"/>
        </w:rPr>
        <w:tab/>
      </w:r>
      <w:r w:rsidR="007F6A28" w:rsidRPr="004F09C9">
        <w:rPr>
          <w:color w:val="000000" w:themeColor="text1"/>
        </w:rPr>
        <w:tab/>
      </w:r>
      <w:r w:rsidRPr="004F09C9">
        <w:rPr>
          <w:color w:val="000000" w:themeColor="text1"/>
        </w:rPr>
        <w:t>23</w:t>
      </w:r>
    </w:p>
    <w:p w14:paraId="2B4B632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062815A8"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Statistical Analyses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4AD387E0"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0107EE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 . . . . . . . . . . . . . . . . . .</w:t>
      </w:r>
      <w:r w:rsidRPr="004F09C9">
        <w:rPr>
          <w:color w:val="000000" w:themeColor="text1"/>
        </w:rPr>
        <w:tab/>
      </w:r>
      <w:r w:rsidR="007F6A28" w:rsidRPr="004F09C9">
        <w:rPr>
          <w:color w:val="000000" w:themeColor="text1"/>
        </w:rPr>
        <w:tab/>
      </w:r>
      <w:r w:rsidRPr="004F09C9">
        <w:rPr>
          <w:color w:val="000000" w:themeColor="text1"/>
        </w:rPr>
        <w:t>28</w:t>
      </w:r>
    </w:p>
    <w:p w14:paraId="03E15EA8"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Stored Lipids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77F8F45F"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24C3DA32" w14:textId="77777777" w:rsidR="007F6A28" w:rsidRPr="004F09C9" w:rsidRDefault="00D27C9E" w:rsidP="007F6A28">
      <w:pPr>
        <w:spacing w:after="160" w:line="259" w:lineRule="auto"/>
        <w:ind w:left="0" w:firstLine="0"/>
        <w:rPr>
          <w:color w:val="000000" w:themeColor="text1"/>
        </w:rPr>
      </w:pPr>
      <w:r w:rsidRPr="004F09C9">
        <w:rPr>
          <w:color w:val="000000" w:themeColor="text1"/>
        </w:rPr>
        <w:t>LIST OF REFERENCES . . .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08968968"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12221B13" w14:textId="77777777" w:rsidR="007F6A28" w:rsidRPr="004F09C9" w:rsidRDefault="007F6A28">
      <w:pPr>
        <w:spacing w:after="60" w:line="263" w:lineRule="auto"/>
        <w:jc w:val="center"/>
        <w:rPr>
          <w:color w:val="000000" w:themeColor="text1"/>
        </w:rPr>
      </w:pPr>
    </w:p>
    <w:p w14:paraId="4175558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4D5F33FF" w14:textId="77777777" w:rsidR="006F58EA" w:rsidRPr="004F09C9" w:rsidRDefault="00D27C9E">
      <w:pPr>
        <w:pStyle w:val="Heading1"/>
        <w:ind w:left="-5"/>
        <w:rPr>
          <w:color w:val="000000" w:themeColor="text1"/>
        </w:rPr>
      </w:pPr>
      <w:r w:rsidRPr="004F09C9">
        <w:rPr>
          <w:color w:val="000000" w:themeColor="text1"/>
        </w:rPr>
        <w:t>Table</w:t>
      </w:r>
    </w:p>
    <w:p w14:paraId="585AA590"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r w:rsidRPr="004F09C9">
        <w:rPr>
          <w:i/>
          <w:color w:val="000000" w:themeColor="text1"/>
        </w:rPr>
        <w:t xml:space="preserve">Ostrinia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288E5CAE"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7886511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53E2671A"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2F9A38AC"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4A7CEB5C"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355E103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74A03DF4"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4275BA2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3972E4B3"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7BC76E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642A4785"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Model selection by factor elimination for lean mass depletion during diapause . . . .</w:t>
      </w:r>
      <w:r w:rsidRPr="004F09C9">
        <w:rPr>
          <w:color w:val="000000" w:themeColor="text1"/>
        </w:rPr>
        <w:tab/>
        <w:t>49</w:t>
      </w:r>
    </w:p>
    <w:p w14:paraId="45069DB8"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t>. . . .</w:t>
      </w:r>
      <w:r w:rsidRPr="004F09C9">
        <w:rPr>
          <w:color w:val="000000" w:themeColor="text1"/>
        </w:rPr>
        <w:tab/>
        <w:t>49</w:t>
      </w:r>
    </w:p>
    <w:p w14:paraId="29DD84F8"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Model selection by factor elimination for lipid mass depletion during diapause . . . .</w:t>
      </w:r>
      <w:r w:rsidRPr="004F09C9">
        <w:rPr>
          <w:color w:val="000000" w:themeColor="text1"/>
        </w:rPr>
        <w:tab/>
        <w:t>50</w:t>
      </w:r>
    </w:p>
    <w:p w14:paraId="3242F1DD"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t>. . . .</w:t>
      </w:r>
      <w:r w:rsidRPr="004F09C9">
        <w:rPr>
          <w:color w:val="000000" w:themeColor="text1"/>
        </w:rPr>
        <w:tab/>
        <w:t>50</w:t>
      </w:r>
    </w:p>
    <w:p w14:paraId="4D4587F9" w14:textId="77777777" w:rsidR="007F6A28" w:rsidRPr="004F09C9" w:rsidRDefault="007F6A28">
      <w:pPr>
        <w:spacing w:after="60" w:line="263" w:lineRule="auto"/>
        <w:jc w:val="center"/>
        <w:rPr>
          <w:color w:val="000000" w:themeColor="text1"/>
        </w:rPr>
      </w:pPr>
    </w:p>
    <w:p w14:paraId="7F7E2961" w14:textId="77777777" w:rsidR="007F6A28" w:rsidRPr="004F09C9" w:rsidRDefault="007F6A28">
      <w:pPr>
        <w:spacing w:after="60" w:line="263" w:lineRule="auto"/>
        <w:jc w:val="center"/>
        <w:rPr>
          <w:color w:val="000000" w:themeColor="text1"/>
        </w:rPr>
      </w:pPr>
    </w:p>
    <w:p w14:paraId="26066AD9" w14:textId="77777777" w:rsidR="007F6A28" w:rsidRPr="004F09C9" w:rsidRDefault="007F6A28">
      <w:pPr>
        <w:spacing w:after="60" w:line="263" w:lineRule="auto"/>
        <w:jc w:val="center"/>
        <w:rPr>
          <w:color w:val="000000" w:themeColor="text1"/>
        </w:rPr>
      </w:pPr>
    </w:p>
    <w:p w14:paraId="5F3DBD01" w14:textId="77777777" w:rsidR="007F6A28" w:rsidRPr="004F09C9" w:rsidRDefault="007F6A28">
      <w:pPr>
        <w:spacing w:after="60" w:line="263" w:lineRule="auto"/>
        <w:jc w:val="center"/>
        <w:rPr>
          <w:color w:val="000000" w:themeColor="text1"/>
        </w:rPr>
      </w:pPr>
    </w:p>
    <w:p w14:paraId="5E88B5B7" w14:textId="77777777" w:rsidR="007F6A28" w:rsidRPr="004F09C9" w:rsidRDefault="007F6A28">
      <w:pPr>
        <w:spacing w:after="60" w:line="263" w:lineRule="auto"/>
        <w:jc w:val="center"/>
        <w:rPr>
          <w:color w:val="000000" w:themeColor="text1"/>
        </w:rPr>
      </w:pPr>
    </w:p>
    <w:p w14:paraId="3DB00BF7" w14:textId="77777777" w:rsidR="007F6A28" w:rsidRPr="004F09C9" w:rsidRDefault="007F6A28">
      <w:pPr>
        <w:spacing w:after="60" w:line="263" w:lineRule="auto"/>
        <w:jc w:val="center"/>
        <w:rPr>
          <w:color w:val="000000" w:themeColor="text1"/>
        </w:rPr>
      </w:pPr>
    </w:p>
    <w:p w14:paraId="25C7DE72" w14:textId="77777777" w:rsidR="007F6A28" w:rsidRPr="004F09C9" w:rsidRDefault="007F6A28">
      <w:pPr>
        <w:spacing w:after="60" w:line="263" w:lineRule="auto"/>
        <w:jc w:val="center"/>
        <w:rPr>
          <w:color w:val="000000" w:themeColor="text1"/>
        </w:rPr>
      </w:pPr>
    </w:p>
    <w:p w14:paraId="7FAD7B79" w14:textId="77777777" w:rsidR="007F6A28" w:rsidRPr="004F09C9" w:rsidRDefault="007F6A28">
      <w:pPr>
        <w:spacing w:after="60" w:line="263" w:lineRule="auto"/>
        <w:jc w:val="center"/>
        <w:rPr>
          <w:color w:val="000000" w:themeColor="text1"/>
        </w:rPr>
      </w:pPr>
    </w:p>
    <w:p w14:paraId="3D66DCC6" w14:textId="77777777" w:rsidR="007F6A28" w:rsidRPr="004F09C9" w:rsidRDefault="007F6A28">
      <w:pPr>
        <w:spacing w:after="60" w:line="263" w:lineRule="auto"/>
        <w:jc w:val="center"/>
        <w:rPr>
          <w:color w:val="000000" w:themeColor="text1"/>
        </w:rPr>
      </w:pPr>
    </w:p>
    <w:p w14:paraId="2E306FAC" w14:textId="77777777" w:rsidR="007F6A28" w:rsidRPr="004F09C9" w:rsidRDefault="007F6A28">
      <w:pPr>
        <w:spacing w:after="60" w:line="263" w:lineRule="auto"/>
        <w:jc w:val="center"/>
        <w:rPr>
          <w:color w:val="000000" w:themeColor="text1"/>
        </w:rPr>
      </w:pPr>
    </w:p>
    <w:p w14:paraId="1338E7DD" w14:textId="77777777" w:rsidR="007F6A28" w:rsidRPr="004F09C9" w:rsidRDefault="007F6A28">
      <w:pPr>
        <w:spacing w:after="60" w:line="263" w:lineRule="auto"/>
        <w:jc w:val="center"/>
        <w:rPr>
          <w:color w:val="000000" w:themeColor="text1"/>
        </w:rPr>
      </w:pPr>
    </w:p>
    <w:p w14:paraId="0923BC9D" w14:textId="77777777" w:rsidR="007F6A28" w:rsidRPr="004F09C9" w:rsidRDefault="007F6A28">
      <w:pPr>
        <w:spacing w:after="60" w:line="263" w:lineRule="auto"/>
        <w:jc w:val="center"/>
        <w:rPr>
          <w:color w:val="000000" w:themeColor="text1"/>
        </w:rPr>
      </w:pPr>
    </w:p>
    <w:p w14:paraId="3B0796C5" w14:textId="77777777" w:rsidR="007F6A28" w:rsidRPr="004F09C9" w:rsidRDefault="007F6A28">
      <w:pPr>
        <w:spacing w:after="60" w:line="263" w:lineRule="auto"/>
        <w:jc w:val="center"/>
        <w:rPr>
          <w:color w:val="000000" w:themeColor="text1"/>
        </w:rPr>
      </w:pPr>
    </w:p>
    <w:p w14:paraId="2D2FE533"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2178A301"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18D466FB" w14:textId="77777777">
        <w:trPr>
          <w:trHeight w:val="349"/>
        </w:trPr>
        <w:tc>
          <w:tcPr>
            <w:tcW w:w="9126" w:type="dxa"/>
            <w:tcBorders>
              <w:top w:val="nil"/>
              <w:left w:val="nil"/>
              <w:bottom w:val="nil"/>
              <w:right w:val="nil"/>
            </w:tcBorders>
          </w:tcPr>
          <w:p w14:paraId="2C123029"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50CE63B8"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E8EAEF1" w14:textId="77777777">
        <w:trPr>
          <w:trHeight w:val="478"/>
        </w:trPr>
        <w:tc>
          <w:tcPr>
            <w:tcW w:w="9126" w:type="dxa"/>
            <w:tcBorders>
              <w:top w:val="nil"/>
              <w:left w:val="nil"/>
              <w:bottom w:val="nil"/>
              <w:right w:val="nil"/>
            </w:tcBorders>
            <w:vAlign w:val="center"/>
          </w:tcPr>
          <w:p w14:paraId="277F7C8F"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60DA3777"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0F0AFB23" w14:textId="77777777">
        <w:trPr>
          <w:trHeight w:val="478"/>
        </w:trPr>
        <w:tc>
          <w:tcPr>
            <w:tcW w:w="9126" w:type="dxa"/>
            <w:tcBorders>
              <w:top w:val="nil"/>
              <w:left w:val="nil"/>
              <w:bottom w:val="nil"/>
              <w:right w:val="nil"/>
            </w:tcBorders>
            <w:vAlign w:val="center"/>
          </w:tcPr>
          <w:p w14:paraId="32DA1DCE"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 . . . . . . . . . . .</w:t>
            </w:r>
          </w:p>
        </w:tc>
        <w:tc>
          <w:tcPr>
            <w:tcW w:w="234" w:type="dxa"/>
            <w:tcBorders>
              <w:top w:val="nil"/>
              <w:left w:val="nil"/>
              <w:bottom w:val="nil"/>
              <w:right w:val="nil"/>
            </w:tcBorders>
            <w:vAlign w:val="center"/>
          </w:tcPr>
          <w:p w14:paraId="74B641E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03D577F0" w14:textId="77777777">
        <w:trPr>
          <w:trHeight w:val="478"/>
        </w:trPr>
        <w:tc>
          <w:tcPr>
            <w:tcW w:w="9126" w:type="dxa"/>
            <w:tcBorders>
              <w:top w:val="nil"/>
              <w:left w:val="nil"/>
              <w:bottom w:val="nil"/>
              <w:right w:val="nil"/>
            </w:tcBorders>
            <w:vAlign w:val="center"/>
          </w:tcPr>
          <w:p w14:paraId="33511474"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88A7C7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28647BC6" w14:textId="77777777">
        <w:trPr>
          <w:trHeight w:val="862"/>
        </w:trPr>
        <w:tc>
          <w:tcPr>
            <w:tcW w:w="9126" w:type="dxa"/>
            <w:tcBorders>
              <w:top w:val="nil"/>
              <w:left w:val="nil"/>
              <w:bottom w:val="nil"/>
              <w:right w:val="nil"/>
            </w:tcBorders>
          </w:tcPr>
          <w:p w14:paraId="2F66E717" w14:textId="77777777" w:rsidR="006F58EA" w:rsidRPr="004F09C9" w:rsidRDefault="00D27C9E">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19BC19FA"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603D3D45"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4FE4" w14:textId="77777777">
        <w:trPr>
          <w:trHeight w:val="775"/>
        </w:trPr>
        <w:tc>
          <w:tcPr>
            <w:tcW w:w="9126" w:type="dxa"/>
            <w:tcBorders>
              <w:top w:val="nil"/>
              <w:left w:val="nil"/>
              <w:bottom w:val="nil"/>
              <w:right w:val="nil"/>
            </w:tcBorders>
          </w:tcPr>
          <w:p w14:paraId="31ED3080" w14:textId="77777777" w:rsidR="006F58EA" w:rsidRPr="004F09C9" w:rsidRDefault="00D27C9E">
            <w:pPr>
              <w:spacing w:after="208" w:line="259" w:lineRule="auto"/>
              <w:ind w:left="538" w:firstLine="0"/>
              <w:rPr>
                <w:color w:val="000000" w:themeColor="text1"/>
              </w:rPr>
            </w:pPr>
            <w:r w:rsidRPr="004F09C9">
              <w:rPr>
                <w:color w:val="000000" w:themeColor="text1"/>
              </w:rPr>
              <w:t>conditions. . . . . . . . . . . . . . . . . . . . . . . . . . . . . . . . . . . . . . . .</w:t>
            </w:r>
          </w:p>
          <w:p w14:paraId="736A629B"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5355D8C8"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5EB0CBF3" w14:textId="77777777">
        <w:trPr>
          <w:trHeight w:val="767"/>
        </w:trPr>
        <w:tc>
          <w:tcPr>
            <w:tcW w:w="9126" w:type="dxa"/>
            <w:tcBorders>
              <w:top w:val="nil"/>
              <w:left w:val="nil"/>
              <w:bottom w:val="nil"/>
              <w:right w:val="nil"/>
            </w:tcBorders>
          </w:tcPr>
          <w:p w14:paraId="4C87B27F"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 . . . . . . . . . . . . . . . . . . . . . . . .</w:t>
            </w:r>
          </w:p>
          <w:p w14:paraId="0CD795B8"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459776AE"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000667BE" w14:textId="77777777">
        <w:trPr>
          <w:trHeight w:val="767"/>
        </w:trPr>
        <w:tc>
          <w:tcPr>
            <w:tcW w:w="9126" w:type="dxa"/>
            <w:tcBorders>
              <w:top w:val="nil"/>
              <w:left w:val="nil"/>
              <w:bottom w:val="nil"/>
              <w:right w:val="nil"/>
            </w:tcBorders>
          </w:tcPr>
          <w:p w14:paraId="3F8D01D8" w14:textId="77777777" w:rsidR="006F58EA" w:rsidRPr="004F09C9" w:rsidRDefault="00D27C9E">
            <w:pPr>
              <w:spacing w:after="208" w:line="259" w:lineRule="auto"/>
              <w:ind w:left="538" w:firstLine="0"/>
              <w:rPr>
                <w:color w:val="000000" w:themeColor="text1"/>
              </w:rPr>
            </w:pPr>
            <w:r w:rsidRPr="004F09C9">
              <w:rPr>
                <w:color w:val="000000" w:themeColor="text1"/>
              </w:rPr>
              <w:t>reared in different photoperiods . . . . . . . . . . . . . . . . . . . . . . . . . . . .</w:t>
            </w:r>
          </w:p>
          <w:p w14:paraId="1F8C89C5" w14:textId="77777777"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production between shallow diapause</w:t>
            </w:r>
          </w:p>
        </w:tc>
        <w:tc>
          <w:tcPr>
            <w:tcW w:w="234" w:type="dxa"/>
            <w:tcBorders>
              <w:top w:val="nil"/>
              <w:left w:val="nil"/>
              <w:bottom w:val="nil"/>
              <w:right w:val="nil"/>
            </w:tcBorders>
          </w:tcPr>
          <w:p w14:paraId="6D8E1D49"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7AC565C9" w14:textId="77777777">
        <w:trPr>
          <w:trHeight w:val="759"/>
        </w:trPr>
        <w:tc>
          <w:tcPr>
            <w:tcW w:w="9126" w:type="dxa"/>
            <w:tcBorders>
              <w:top w:val="nil"/>
              <w:left w:val="nil"/>
              <w:bottom w:val="nil"/>
              <w:right w:val="nil"/>
            </w:tcBorders>
          </w:tcPr>
          <w:p w14:paraId="10C69EFF" w14:textId="77777777"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and deep diapause larvae with the short-diapause genotype</w:t>
            </w:r>
            <w:r w:rsidRPr="004F09C9">
              <w:rPr>
                <w:color w:val="000000" w:themeColor="text1"/>
              </w:rPr>
              <w:tab/>
              <w:t>. . . . . . . . . . . . .</w:t>
            </w:r>
          </w:p>
          <w:p w14:paraId="2ECE4E3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3B9C6B19"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1E3FAA14" w14:textId="77777777">
        <w:trPr>
          <w:trHeight w:val="767"/>
        </w:trPr>
        <w:tc>
          <w:tcPr>
            <w:tcW w:w="9126" w:type="dxa"/>
            <w:tcBorders>
              <w:top w:val="nil"/>
              <w:left w:val="nil"/>
              <w:bottom w:val="nil"/>
              <w:right w:val="nil"/>
            </w:tcBorders>
          </w:tcPr>
          <w:p w14:paraId="01DEC9B5" w14:textId="77777777" w:rsidR="006F58EA" w:rsidRPr="004F09C9" w:rsidRDefault="00D27C9E">
            <w:pPr>
              <w:spacing w:after="195" w:line="259" w:lineRule="auto"/>
              <w:ind w:left="538" w:firstLine="0"/>
              <w:rPr>
                <w:color w:val="000000" w:themeColor="text1"/>
              </w:rPr>
            </w:pPr>
            <w:r w:rsidRPr="004F09C9">
              <w:rPr>
                <w:color w:val="000000" w:themeColor="text1"/>
              </w:rPr>
              <w:t>to the onset of diapause . . . . . . . . . . . . . . . . . . . . . . . . . . . . . . . .</w:t>
            </w:r>
          </w:p>
          <w:p w14:paraId="5AECD7A1"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4B192224"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1DD78EA0" w14:textId="77777777">
        <w:trPr>
          <w:trHeight w:val="255"/>
        </w:trPr>
        <w:tc>
          <w:tcPr>
            <w:tcW w:w="9126" w:type="dxa"/>
            <w:tcBorders>
              <w:top w:val="nil"/>
              <w:left w:val="nil"/>
              <w:bottom w:val="nil"/>
              <w:right w:val="nil"/>
            </w:tcBorders>
          </w:tcPr>
          <w:p w14:paraId="0B6C836E" w14:textId="77777777" w:rsidR="006F58EA" w:rsidRPr="004F09C9" w:rsidRDefault="00D27C9E">
            <w:pPr>
              <w:spacing w:after="0" w:line="259" w:lineRule="auto"/>
              <w:ind w:left="538" w:firstLine="0"/>
              <w:rPr>
                <w:color w:val="000000" w:themeColor="text1"/>
              </w:rPr>
            </w:pPr>
            <w:r w:rsidRPr="004F09C9">
              <w:rPr>
                <w:color w:val="000000" w:themeColor="text1"/>
              </w:rPr>
              <w:t>diapause . . . . . . . . . . . . . . . . . . . . . . . . . . . . . . . . . . . . . . . .</w:t>
            </w:r>
          </w:p>
        </w:tc>
        <w:tc>
          <w:tcPr>
            <w:tcW w:w="234" w:type="dxa"/>
            <w:tcBorders>
              <w:top w:val="nil"/>
              <w:left w:val="nil"/>
              <w:bottom w:val="nil"/>
              <w:right w:val="nil"/>
            </w:tcBorders>
          </w:tcPr>
          <w:p w14:paraId="5CFAD559"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1875B0D" w14:textId="77777777" w:rsidR="006F58EA" w:rsidRPr="004F09C9" w:rsidRDefault="006F58EA">
      <w:pPr>
        <w:rPr>
          <w:color w:val="000000" w:themeColor="text1"/>
        </w:rPr>
        <w:sectPr w:rsidR="006F58EA" w:rsidRPr="004F09C9" w:rsidSect="007F6A28">
          <w:headerReference w:type="even" r:id="rId15"/>
          <w:headerReference w:type="default" r:id="rId16"/>
          <w:footerReference w:type="even" r:id="rId17"/>
          <w:footerReference w:type="default" r:id="rId18"/>
          <w:headerReference w:type="first" r:id="rId19"/>
          <w:footerReference w:type="first" r:id="rId20"/>
          <w:pgSz w:w="12240" w:h="15840"/>
          <w:pgMar w:top="1505" w:right="1440" w:bottom="1440" w:left="1440" w:header="720" w:footer="597" w:gutter="0"/>
          <w:cols w:space="720"/>
          <w:titlePg/>
        </w:sectPr>
      </w:pPr>
    </w:p>
    <w:p w14:paraId="70BCF423"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1BEECAA5"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32E0CD05"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752611A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50812A6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0643DA48"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7419A61D"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17069BF3" w14:textId="0B27800E"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Pr="004F09C9">
        <w:rPr>
          <w:color w:val="000000" w:themeColor="text1"/>
        </w:rPr>
        <w:t xml:space="preserve">low temperatures </w:t>
      </w:r>
      <w:r w:rsidR="001C6E15">
        <w:rPr>
          <w:color w:val="000000" w:themeColor="text1"/>
        </w:rPr>
        <w:t xml:space="preserve">and food scarcity </w:t>
      </w:r>
      <w:r w:rsidR="00315D8F">
        <w:rPr>
          <w:color w:val="000000" w:themeColor="text1"/>
        </w:rPr>
        <w:t xml:space="preserve">experienced </w:t>
      </w:r>
      <w:r w:rsidRPr="004F09C9">
        <w:rPr>
          <w:color w:val="000000" w:themeColor="text1"/>
        </w:rPr>
        <w:t xml:space="preserve">during winter. To meet the energy demands of their metabolism, insects often accumulate greater energy reserves before the onset of winter. Moreover, after diapause ends, some insects rely on that same pool of stored energy to complete metamorphosis, find mates, and reproduce. </w:t>
      </w:r>
      <w:commentRangeStart w:id="1"/>
      <w:commentRangeStart w:id="2"/>
      <w:r w:rsidR="00D6319F">
        <w:rPr>
          <w:color w:val="000000" w:themeColor="text1"/>
        </w:rPr>
        <w:t xml:space="preserve">Climate change is </w:t>
      </w:r>
      <w:r w:rsidR="00E3698F">
        <w:rPr>
          <w:color w:val="000000" w:themeColor="text1"/>
        </w:rPr>
        <w:t>predicted</w:t>
      </w:r>
      <w:r w:rsidR="00D6319F">
        <w:rPr>
          <w:color w:val="000000" w:themeColor="text1"/>
        </w:rPr>
        <w:t xml:space="preserve"> to affect diapaus</w:t>
      </w:r>
      <w:r w:rsidR="00315D8F">
        <w:rPr>
          <w:color w:val="000000" w:themeColor="text1"/>
        </w:rPr>
        <w:t xml:space="preserve">ing insects </w:t>
      </w:r>
      <w:r w:rsidR="00E3698F">
        <w:rPr>
          <w:color w:val="000000" w:themeColor="text1"/>
        </w:rPr>
        <w:t>because</w:t>
      </w:r>
      <w:r w:rsidR="00D6319F">
        <w:rPr>
          <w:color w:val="000000" w:themeColor="text1"/>
        </w:rPr>
        <w:t xml:space="preserve"> warmer and more variable temperatures increase metabolic activity</w:t>
      </w:r>
      <w:r w:rsidR="00315D8F">
        <w:rPr>
          <w:color w:val="000000" w:themeColor="text1"/>
        </w:rPr>
        <w:t xml:space="preserve"> </w:t>
      </w:r>
      <w:r w:rsidR="00E3698F">
        <w:rPr>
          <w:color w:val="000000" w:themeColor="text1"/>
        </w:rPr>
        <w:t xml:space="preserve">possibly </w:t>
      </w:r>
      <w:r w:rsidR="00315D8F">
        <w:rPr>
          <w:color w:val="000000" w:themeColor="text1"/>
        </w:rPr>
        <w:t>alter</w:t>
      </w:r>
      <w:r w:rsidR="00E3698F">
        <w:rPr>
          <w:color w:val="000000" w:themeColor="text1"/>
        </w:rPr>
        <w:t>ing</w:t>
      </w:r>
      <w:r w:rsidR="00315D8F">
        <w:rPr>
          <w:color w:val="000000" w:themeColor="text1"/>
        </w:rPr>
        <w:t xml:space="preserve"> how these insects </w:t>
      </w:r>
      <w:r w:rsidR="00E3698F">
        <w:rPr>
          <w:color w:val="000000" w:themeColor="text1"/>
        </w:rPr>
        <w:t>utilize</w:t>
      </w:r>
      <w:r w:rsidR="00315D8F">
        <w:rPr>
          <w:color w:val="000000" w:themeColor="text1"/>
        </w:rPr>
        <w:t xml:space="preserve"> stored </w:t>
      </w:r>
      <w:r w:rsidR="00E3698F">
        <w:rPr>
          <w:color w:val="000000" w:themeColor="text1"/>
        </w:rPr>
        <w:t>energy</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 </w:t>
      </w:r>
      <w:r w:rsidR="00684AFF">
        <w:rPr>
          <w:color w:val="000000" w:themeColor="text1"/>
        </w:rPr>
        <w:t xml:space="preserve">could be crucial in determining which insects will survive </w:t>
      </w:r>
      <w:r w:rsidR="006229D9">
        <w:rPr>
          <w:color w:val="000000" w:themeColor="text1"/>
        </w:rPr>
        <w:t>a warmer</w:t>
      </w:r>
      <w:r w:rsidR="00684AFF">
        <w:rPr>
          <w:color w:val="000000" w:themeColor="text1"/>
        </w:rPr>
        <w:t xml:space="preserve"> climate</w:t>
      </w:r>
      <w:r w:rsidRPr="004F09C9">
        <w:rPr>
          <w:color w:val="000000" w:themeColor="text1"/>
        </w:rPr>
        <w:t xml:space="preserve">. </w:t>
      </w:r>
      <w:commentRangeEnd w:id="1"/>
      <w:r w:rsidR="00C136E2">
        <w:rPr>
          <w:rStyle w:val="CommentReference"/>
        </w:rPr>
        <w:commentReference w:id="1"/>
      </w:r>
      <w:commentRangeEnd w:id="2"/>
      <w:r w:rsidR="009B7A17">
        <w:rPr>
          <w:rStyle w:val="CommentReference"/>
        </w:rPr>
        <w:commentReference w:id="2"/>
      </w:r>
      <w:r w:rsidRPr="004F09C9">
        <w:rPr>
          <w:color w:val="000000" w:themeColor="text1"/>
        </w:rPr>
        <w:t xml:space="preserve">Using </w:t>
      </w:r>
      <w:r w:rsidR="006229D9">
        <w:rPr>
          <w:color w:val="000000" w:themeColor="text1"/>
        </w:rPr>
        <w:t xml:space="preserve">two strains of </w:t>
      </w:r>
      <w:r w:rsidRPr="004F09C9">
        <w:rPr>
          <w:i/>
          <w:color w:val="000000" w:themeColor="text1"/>
        </w:rPr>
        <w:t xml:space="preserve">Ostrinia nubilalis </w:t>
      </w:r>
      <w:r w:rsidRPr="004F09C9">
        <w:rPr>
          <w:color w:val="000000" w:themeColor="text1"/>
        </w:rPr>
        <w:t>(H</w:t>
      </w:r>
      <w:ins w:id="3" w:author="reviewer" w:date="2019-02-11T08:40:00Z">
        <w:r w:rsidR="00AF6A85" w:rsidRPr="004F09C9">
          <w:rPr>
            <w:color w:val="000000" w:themeColor="text1"/>
          </w:rPr>
          <w:t>ü</w:t>
        </w:r>
      </w:ins>
      <w:del w:id="4" w:author="reviewer" w:date="2019-02-11T08:40:00Z">
        <w:r w:rsidRPr="004F09C9" w:rsidDel="00AF6A85">
          <w:rPr>
            <w:color w:val="000000" w:themeColor="text1"/>
          </w:rPr>
          <w:delText>u</w:delText>
        </w:r>
      </w:del>
      <w:r w:rsidRPr="004F09C9">
        <w:rPr>
          <w:color w:val="000000" w:themeColor="text1"/>
        </w:rPr>
        <w:t>b</w:t>
      </w:r>
      <w:del w:id="5" w:author="reviewer" w:date="2019-02-11T08:40:00Z">
        <w:r w:rsidRPr="004F09C9" w:rsidDel="00AF6A85">
          <w:rPr>
            <w:color w:val="000000" w:themeColor="text1"/>
          </w:rPr>
          <w:delText>ü</w:delText>
        </w:r>
      </w:del>
      <w:r w:rsidRPr="004F09C9">
        <w:rPr>
          <w:color w:val="000000" w:themeColor="text1"/>
        </w:rPr>
        <w:t xml:space="preserve">ner) reared in conditions that induce diapause and measuring lipid storage, my goal was to determine the degree to which </w:t>
      </w:r>
      <w:r w:rsidR="00FC6EA6">
        <w:rPr>
          <w:color w:val="000000" w:themeColor="text1"/>
        </w:rPr>
        <w:t xml:space="preserve">the </w:t>
      </w:r>
      <w:r w:rsidRPr="004F09C9">
        <w:rPr>
          <w:color w:val="000000" w:themeColor="text1"/>
        </w:rPr>
        <w:t>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 lipid stores when programmed for diapause</w:t>
      </w:r>
      <w:r w:rsidR="00CB11F9">
        <w:rPr>
          <w:color w:val="000000" w:themeColor="text1"/>
        </w:rPr>
        <w:t>, but lipid</w:t>
      </w:r>
      <w:r w:rsidRPr="004F09C9">
        <w:rPr>
          <w:color w:val="000000" w:themeColor="text1"/>
        </w:rPr>
        <w:t xml:space="preserve"> stores are highe</w:t>
      </w:r>
      <w:r w:rsidR="00CB11F9">
        <w:rPr>
          <w:color w:val="000000" w:themeColor="text1"/>
        </w:rPr>
        <w:t>r</w:t>
      </w:r>
      <w:r w:rsidRPr="004F09C9">
        <w:rPr>
          <w:color w:val="000000" w:themeColor="text1"/>
        </w:rPr>
        <w:t xml:space="preserve"> in larvae with the long-diapause genotype</w:t>
      </w:r>
      <w:r w:rsidR="00CB11F9">
        <w:rPr>
          <w:color w:val="000000" w:themeColor="text1"/>
        </w:rPr>
        <w:t xml:space="preserve"> than larvae with the short-diapause genotype</w:t>
      </w:r>
      <w:r w:rsidRPr="004F09C9">
        <w:rPr>
          <w:color w:val="000000" w:themeColor="text1"/>
        </w:rPr>
        <w:t xml:space="preserve">. However, lipid depletion during diapause does not appear to be affected by diapause genotype. Reducing lipid stores before the onset of diapause could limit energy available to fuel metabolic activity during diapause and is 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xml:space="preserve">, more research must </w:t>
      </w:r>
      <w:r w:rsidRPr="004F09C9">
        <w:rPr>
          <w:color w:val="000000" w:themeColor="text1"/>
        </w:rPr>
        <w:lastRenderedPageBreak/>
        <w:t>be done to better understand the relationship between nutrient management, diapause length, and overwintering survival.</w:t>
      </w:r>
    </w:p>
    <w:p w14:paraId="73998507" w14:textId="68102787" w:rsidR="007F6A28" w:rsidRDefault="007F6A28">
      <w:pPr>
        <w:spacing w:after="0" w:line="263" w:lineRule="auto"/>
        <w:ind w:right="80"/>
        <w:jc w:val="center"/>
        <w:rPr>
          <w:color w:val="000000" w:themeColor="text1"/>
        </w:rPr>
      </w:pPr>
    </w:p>
    <w:p w14:paraId="4EC94461" w14:textId="1A510B04" w:rsidR="006229D9" w:rsidRDefault="006229D9">
      <w:pPr>
        <w:spacing w:after="0" w:line="263" w:lineRule="auto"/>
        <w:ind w:right="80"/>
        <w:jc w:val="center"/>
        <w:rPr>
          <w:color w:val="000000" w:themeColor="text1"/>
        </w:rPr>
      </w:pPr>
    </w:p>
    <w:p w14:paraId="322060C3" w14:textId="1F2CD72F" w:rsidR="006229D9" w:rsidRDefault="006229D9">
      <w:pPr>
        <w:spacing w:after="0" w:line="263" w:lineRule="auto"/>
        <w:ind w:right="80"/>
        <w:jc w:val="center"/>
        <w:rPr>
          <w:color w:val="000000" w:themeColor="text1"/>
        </w:rPr>
      </w:pPr>
    </w:p>
    <w:p w14:paraId="1647DE59" w14:textId="5E29BF9E" w:rsidR="006229D9" w:rsidRDefault="006229D9">
      <w:pPr>
        <w:spacing w:after="0" w:line="263" w:lineRule="auto"/>
        <w:ind w:right="80"/>
        <w:jc w:val="center"/>
        <w:rPr>
          <w:color w:val="000000" w:themeColor="text1"/>
        </w:rPr>
      </w:pPr>
    </w:p>
    <w:p w14:paraId="02A8EE96" w14:textId="25D5B055" w:rsidR="006229D9" w:rsidRDefault="006229D9">
      <w:pPr>
        <w:spacing w:after="0" w:line="263" w:lineRule="auto"/>
        <w:ind w:right="80"/>
        <w:jc w:val="center"/>
        <w:rPr>
          <w:color w:val="000000" w:themeColor="text1"/>
        </w:rPr>
      </w:pPr>
    </w:p>
    <w:p w14:paraId="11DA7D6F" w14:textId="060AB98F" w:rsidR="006229D9" w:rsidRDefault="006229D9">
      <w:pPr>
        <w:spacing w:after="0" w:line="263" w:lineRule="auto"/>
        <w:ind w:right="80"/>
        <w:jc w:val="center"/>
        <w:rPr>
          <w:color w:val="000000" w:themeColor="text1"/>
        </w:rPr>
      </w:pPr>
    </w:p>
    <w:p w14:paraId="647D5932" w14:textId="37D3C07C" w:rsidR="006229D9" w:rsidRDefault="006229D9">
      <w:pPr>
        <w:spacing w:after="0" w:line="263" w:lineRule="auto"/>
        <w:ind w:right="80"/>
        <w:jc w:val="center"/>
        <w:rPr>
          <w:color w:val="000000" w:themeColor="text1"/>
        </w:rPr>
      </w:pPr>
    </w:p>
    <w:p w14:paraId="518C2F69" w14:textId="0A03AB3C" w:rsidR="006229D9" w:rsidRDefault="006229D9">
      <w:pPr>
        <w:spacing w:after="0" w:line="263" w:lineRule="auto"/>
        <w:ind w:right="80"/>
        <w:jc w:val="center"/>
        <w:rPr>
          <w:color w:val="000000" w:themeColor="text1"/>
        </w:rPr>
      </w:pPr>
    </w:p>
    <w:p w14:paraId="49CCD957" w14:textId="52BAAF74" w:rsidR="006229D9" w:rsidRDefault="006229D9">
      <w:pPr>
        <w:spacing w:after="0" w:line="263" w:lineRule="auto"/>
        <w:ind w:right="80"/>
        <w:jc w:val="center"/>
        <w:rPr>
          <w:color w:val="000000" w:themeColor="text1"/>
        </w:rPr>
      </w:pPr>
    </w:p>
    <w:p w14:paraId="5EE9CE9A" w14:textId="4AA7E580" w:rsidR="006229D9" w:rsidRDefault="006229D9">
      <w:pPr>
        <w:spacing w:after="0" w:line="263" w:lineRule="auto"/>
        <w:ind w:right="80"/>
        <w:jc w:val="center"/>
        <w:rPr>
          <w:color w:val="000000" w:themeColor="text1"/>
        </w:rPr>
      </w:pPr>
    </w:p>
    <w:p w14:paraId="261C4D7F" w14:textId="26D5CD7E" w:rsidR="006229D9" w:rsidRDefault="006229D9">
      <w:pPr>
        <w:spacing w:after="0" w:line="263" w:lineRule="auto"/>
        <w:ind w:right="80"/>
        <w:jc w:val="center"/>
        <w:rPr>
          <w:color w:val="000000" w:themeColor="text1"/>
        </w:rPr>
      </w:pPr>
    </w:p>
    <w:p w14:paraId="733911C5" w14:textId="6F6B98D7" w:rsidR="006229D9" w:rsidRDefault="006229D9">
      <w:pPr>
        <w:spacing w:after="0" w:line="263" w:lineRule="auto"/>
        <w:ind w:right="80"/>
        <w:jc w:val="center"/>
        <w:rPr>
          <w:color w:val="000000" w:themeColor="text1"/>
        </w:rPr>
      </w:pPr>
    </w:p>
    <w:p w14:paraId="0DD36E10" w14:textId="03321C54" w:rsidR="006229D9" w:rsidRDefault="006229D9">
      <w:pPr>
        <w:spacing w:after="0" w:line="263" w:lineRule="auto"/>
        <w:ind w:right="80"/>
        <w:jc w:val="center"/>
        <w:rPr>
          <w:color w:val="000000" w:themeColor="text1"/>
        </w:rPr>
      </w:pPr>
    </w:p>
    <w:p w14:paraId="3475850E" w14:textId="1B7E28F5" w:rsidR="006229D9" w:rsidRDefault="006229D9">
      <w:pPr>
        <w:spacing w:after="0" w:line="263" w:lineRule="auto"/>
        <w:ind w:right="80"/>
        <w:jc w:val="center"/>
        <w:rPr>
          <w:color w:val="000000" w:themeColor="text1"/>
        </w:rPr>
      </w:pPr>
    </w:p>
    <w:p w14:paraId="51F5F254" w14:textId="635E6A9D" w:rsidR="006229D9" w:rsidRDefault="006229D9">
      <w:pPr>
        <w:spacing w:after="0" w:line="263" w:lineRule="auto"/>
        <w:ind w:right="80"/>
        <w:jc w:val="center"/>
        <w:rPr>
          <w:color w:val="000000" w:themeColor="text1"/>
        </w:rPr>
      </w:pPr>
    </w:p>
    <w:p w14:paraId="382CEAAB" w14:textId="2E336F99" w:rsidR="006229D9" w:rsidRDefault="006229D9">
      <w:pPr>
        <w:spacing w:after="0" w:line="263" w:lineRule="auto"/>
        <w:ind w:right="80"/>
        <w:jc w:val="center"/>
        <w:rPr>
          <w:color w:val="000000" w:themeColor="text1"/>
        </w:rPr>
      </w:pPr>
    </w:p>
    <w:p w14:paraId="064D1362" w14:textId="55ED3F10" w:rsidR="006229D9" w:rsidRDefault="006229D9">
      <w:pPr>
        <w:spacing w:after="0" w:line="263" w:lineRule="auto"/>
        <w:ind w:right="80"/>
        <w:jc w:val="center"/>
        <w:rPr>
          <w:color w:val="000000" w:themeColor="text1"/>
        </w:rPr>
      </w:pPr>
    </w:p>
    <w:p w14:paraId="099925F4" w14:textId="5351ACA6" w:rsidR="006229D9" w:rsidRDefault="006229D9">
      <w:pPr>
        <w:spacing w:after="0" w:line="263" w:lineRule="auto"/>
        <w:ind w:right="80"/>
        <w:jc w:val="center"/>
        <w:rPr>
          <w:color w:val="000000" w:themeColor="text1"/>
        </w:rPr>
      </w:pPr>
    </w:p>
    <w:p w14:paraId="7F59402E" w14:textId="1E0029C9" w:rsidR="006229D9" w:rsidRDefault="006229D9">
      <w:pPr>
        <w:spacing w:after="0" w:line="263" w:lineRule="auto"/>
        <w:ind w:right="80"/>
        <w:jc w:val="center"/>
        <w:rPr>
          <w:color w:val="000000" w:themeColor="text1"/>
        </w:rPr>
      </w:pPr>
    </w:p>
    <w:p w14:paraId="074FCE47" w14:textId="1BA92D7F" w:rsidR="006229D9" w:rsidRDefault="006229D9">
      <w:pPr>
        <w:spacing w:after="0" w:line="263" w:lineRule="auto"/>
        <w:ind w:right="80"/>
        <w:jc w:val="center"/>
        <w:rPr>
          <w:color w:val="000000" w:themeColor="text1"/>
        </w:rPr>
      </w:pPr>
    </w:p>
    <w:p w14:paraId="4443215A" w14:textId="5E6346B8" w:rsidR="006229D9" w:rsidRDefault="006229D9">
      <w:pPr>
        <w:spacing w:after="0" w:line="263" w:lineRule="auto"/>
        <w:ind w:right="80"/>
        <w:jc w:val="center"/>
        <w:rPr>
          <w:color w:val="000000" w:themeColor="text1"/>
        </w:rPr>
      </w:pPr>
    </w:p>
    <w:p w14:paraId="219CF68F" w14:textId="1DAB8D24" w:rsidR="006229D9" w:rsidRDefault="006229D9">
      <w:pPr>
        <w:spacing w:after="0" w:line="263" w:lineRule="auto"/>
        <w:ind w:right="80"/>
        <w:jc w:val="center"/>
        <w:rPr>
          <w:color w:val="000000" w:themeColor="text1"/>
        </w:rPr>
      </w:pPr>
    </w:p>
    <w:p w14:paraId="5952529A" w14:textId="4637C472" w:rsidR="006229D9" w:rsidRDefault="006229D9">
      <w:pPr>
        <w:spacing w:after="0" w:line="263" w:lineRule="auto"/>
        <w:ind w:right="80"/>
        <w:jc w:val="center"/>
        <w:rPr>
          <w:color w:val="000000" w:themeColor="text1"/>
        </w:rPr>
      </w:pPr>
    </w:p>
    <w:p w14:paraId="647835D5" w14:textId="72B62636" w:rsidR="006229D9" w:rsidRDefault="006229D9">
      <w:pPr>
        <w:spacing w:after="0" w:line="263" w:lineRule="auto"/>
        <w:ind w:right="80"/>
        <w:jc w:val="center"/>
        <w:rPr>
          <w:color w:val="000000" w:themeColor="text1"/>
        </w:rPr>
      </w:pPr>
    </w:p>
    <w:p w14:paraId="50E4CCCB" w14:textId="7491663A" w:rsidR="006229D9" w:rsidRDefault="006229D9">
      <w:pPr>
        <w:spacing w:after="0" w:line="263" w:lineRule="auto"/>
        <w:ind w:right="80"/>
        <w:jc w:val="center"/>
        <w:rPr>
          <w:color w:val="000000" w:themeColor="text1"/>
        </w:rPr>
      </w:pPr>
    </w:p>
    <w:p w14:paraId="090BC126" w14:textId="22FD8EDF" w:rsidR="006229D9" w:rsidRDefault="006229D9">
      <w:pPr>
        <w:spacing w:after="0" w:line="263" w:lineRule="auto"/>
        <w:ind w:right="80"/>
        <w:jc w:val="center"/>
        <w:rPr>
          <w:color w:val="000000" w:themeColor="text1"/>
        </w:rPr>
      </w:pPr>
    </w:p>
    <w:p w14:paraId="745EC019" w14:textId="71FC7D09" w:rsidR="006229D9" w:rsidRDefault="006229D9">
      <w:pPr>
        <w:spacing w:after="0" w:line="263" w:lineRule="auto"/>
        <w:ind w:right="80"/>
        <w:jc w:val="center"/>
        <w:rPr>
          <w:color w:val="000000" w:themeColor="text1"/>
        </w:rPr>
      </w:pPr>
    </w:p>
    <w:p w14:paraId="7E55A925" w14:textId="3746D96B" w:rsidR="006229D9" w:rsidRDefault="006229D9">
      <w:pPr>
        <w:spacing w:after="0" w:line="263" w:lineRule="auto"/>
        <w:ind w:right="80"/>
        <w:jc w:val="center"/>
        <w:rPr>
          <w:color w:val="000000" w:themeColor="text1"/>
        </w:rPr>
      </w:pPr>
    </w:p>
    <w:p w14:paraId="340FA3C8" w14:textId="570AF530" w:rsidR="006229D9" w:rsidRDefault="006229D9">
      <w:pPr>
        <w:spacing w:after="0" w:line="263" w:lineRule="auto"/>
        <w:ind w:right="80"/>
        <w:jc w:val="center"/>
        <w:rPr>
          <w:color w:val="000000" w:themeColor="text1"/>
        </w:rPr>
      </w:pPr>
    </w:p>
    <w:p w14:paraId="5A6D21DB" w14:textId="27B8AC39" w:rsidR="006229D9" w:rsidRDefault="006229D9">
      <w:pPr>
        <w:spacing w:after="0" w:line="263" w:lineRule="auto"/>
        <w:ind w:right="80"/>
        <w:jc w:val="center"/>
        <w:rPr>
          <w:color w:val="000000" w:themeColor="text1"/>
        </w:rPr>
      </w:pPr>
    </w:p>
    <w:p w14:paraId="72B3BC21" w14:textId="74452B61" w:rsidR="006229D9" w:rsidRDefault="006229D9">
      <w:pPr>
        <w:spacing w:after="0" w:line="263" w:lineRule="auto"/>
        <w:ind w:right="80"/>
        <w:jc w:val="center"/>
        <w:rPr>
          <w:color w:val="000000" w:themeColor="text1"/>
        </w:rPr>
      </w:pPr>
    </w:p>
    <w:p w14:paraId="1C9E2FF0" w14:textId="7BA1BBDD" w:rsidR="006229D9" w:rsidRDefault="006229D9">
      <w:pPr>
        <w:spacing w:after="0" w:line="263" w:lineRule="auto"/>
        <w:ind w:right="80"/>
        <w:jc w:val="center"/>
        <w:rPr>
          <w:color w:val="000000" w:themeColor="text1"/>
        </w:rPr>
      </w:pPr>
    </w:p>
    <w:p w14:paraId="06B0F78A" w14:textId="4E150C20" w:rsidR="006229D9" w:rsidRDefault="006229D9">
      <w:pPr>
        <w:spacing w:after="0" w:line="263" w:lineRule="auto"/>
        <w:ind w:right="80"/>
        <w:jc w:val="center"/>
        <w:rPr>
          <w:color w:val="000000" w:themeColor="text1"/>
        </w:rPr>
      </w:pPr>
    </w:p>
    <w:p w14:paraId="187EFACC" w14:textId="5A682F69" w:rsidR="006229D9" w:rsidRDefault="006229D9">
      <w:pPr>
        <w:spacing w:after="0" w:line="263" w:lineRule="auto"/>
        <w:ind w:right="80"/>
        <w:jc w:val="center"/>
        <w:rPr>
          <w:color w:val="000000" w:themeColor="text1"/>
        </w:rPr>
      </w:pPr>
    </w:p>
    <w:p w14:paraId="69EFBE09" w14:textId="2D5A58E1" w:rsidR="006229D9" w:rsidRDefault="006229D9">
      <w:pPr>
        <w:spacing w:after="0" w:line="263" w:lineRule="auto"/>
        <w:ind w:right="80"/>
        <w:jc w:val="center"/>
        <w:rPr>
          <w:color w:val="000000" w:themeColor="text1"/>
        </w:rPr>
      </w:pPr>
    </w:p>
    <w:p w14:paraId="7E108202" w14:textId="501F3EAA" w:rsidR="006229D9" w:rsidRDefault="006229D9">
      <w:pPr>
        <w:spacing w:after="0" w:line="263" w:lineRule="auto"/>
        <w:ind w:right="80"/>
        <w:jc w:val="center"/>
        <w:rPr>
          <w:color w:val="000000" w:themeColor="text1"/>
        </w:rPr>
      </w:pPr>
    </w:p>
    <w:p w14:paraId="59B3EE47" w14:textId="77777777" w:rsidR="00DD0E72" w:rsidRDefault="00DD0E72">
      <w:pPr>
        <w:spacing w:after="0" w:line="263" w:lineRule="auto"/>
        <w:ind w:right="80"/>
        <w:jc w:val="center"/>
        <w:rPr>
          <w:color w:val="000000" w:themeColor="text1"/>
        </w:rPr>
      </w:pPr>
    </w:p>
    <w:p w14:paraId="0E070F33" w14:textId="77777777" w:rsidR="006229D9" w:rsidRPr="004F09C9" w:rsidRDefault="006229D9">
      <w:pPr>
        <w:spacing w:after="0" w:line="263" w:lineRule="auto"/>
        <w:ind w:right="80"/>
        <w:jc w:val="center"/>
        <w:rPr>
          <w:color w:val="000000" w:themeColor="text1"/>
        </w:rPr>
      </w:pPr>
    </w:p>
    <w:p w14:paraId="63914FE2" w14:textId="77777777" w:rsidR="007F6A28" w:rsidRPr="004F09C9" w:rsidRDefault="007F6A28">
      <w:pPr>
        <w:spacing w:after="0" w:line="263" w:lineRule="auto"/>
        <w:ind w:right="80"/>
        <w:jc w:val="center"/>
        <w:rPr>
          <w:color w:val="000000" w:themeColor="text1"/>
        </w:rPr>
      </w:pPr>
    </w:p>
    <w:p w14:paraId="58B27222"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1</w:t>
      </w:r>
    </w:p>
    <w:p w14:paraId="50D164CE" w14:textId="77777777" w:rsidR="006F58EA" w:rsidRPr="004F09C9" w:rsidRDefault="00D27C9E">
      <w:pPr>
        <w:spacing w:after="162" w:line="263" w:lineRule="auto"/>
        <w:ind w:right="80"/>
        <w:jc w:val="center"/>
        <w:rPr>
          <w:color w:val="000000" w:themeColor="text1"/>
        </w:rPr>
      </w:pPr>
      <w:r w:rsidRPr="004F09C9">
        <w:rPr>
          <w:color w:val="000000" w:themeColor="text1"/>
        </w:rPr>
        <w:t>INTRODUCTION</w:t>
      </w:r>
    </w:p>
    <w:p w14:paraId="291A2D45" w14:textId="60E16D1F" w:rsidR="00AF6A85" w:rsidRDefault="00AF6A85" w:rsidP="00B6312C">
      <w:pPr>
        <w:ind w:left="-15" w:right="90" w:firstLine="468"/>
        <w:rPr>
          <w:ins w:id="6" w:author="reviewer" w:date="2019-02-11T08:49:00Z"/>
          <w:color w:val="000000" w:themeColor="text1"/>
        </w:rPr>
      </w:pPr>
      <w:moveToRangeStart w:id="7" w:author="reviewer" w:date="2019-02-11T08:41:00Z" w:name="move766886"/>
      <w:moveTo w:id="8" w:author="reviewer" w:date="2019-02-11T08:41:00Z">
        <w:r w:rsidRPr="004F09C9">
          <w:rPr>
            <w:color w:val="000000" w:themeColor="text1"/>
          </w:rPr>
          <w:t xml:space="preserve">In temperate regions, seasons cycle predictably between favorable spring and summer </w:t>
        </w:r>
      </w:moveTo>
      <w:ins w:id="9" w:author="reviewer" w:date="2019-02-11T08:41:00Z">
        <w:r>
          <w:rPr>
            <w:color w:val="000000" w:themeColor="text1"/>
          </w:rPr>
          <w:t xml:space="preserve">periods with warm </w:t>
        </w:r>
      </w:ins>
      <w:ins w:id="10" w:author="reviewer" w:date="2019-02-11T08:42:00Z">
        <w:r>
          <w:rPr>
            <w:color w:val="000000" w:themeColor="text1"/>
          </w:rPr>
          <w:t>and humid conditions</w:t>
        </w:r>
      </w:ins>
      <w:ins w:id="11" w:author="reviewer" w:date="2019-02-11T08:41:00Z">
        <w:r>
          <w:rPr>
            <w:color w:val="000000" w:themeColor="text1"/>
          </w:rPr>
          <w:t xml:space="preserve"> </w:t>
        </w:r>
      </w:ins>
      <w:moveTo w:id="12" w:author="reviewer" w:date="2019-02-11T08:41:00Z">
        <w:r w:rsidRPr="004F09C9">
          <w:rPr>
            <w:color w:val="000000" w:themeColor="text1"/>
          </w:rPr>
          <w:t>and unfavorable fall and winter</w:t>
        </w:r>
      </w:moveTo>
      <w:ins w:id="13" w:author="reviewer" w:date="2019-02-11T08:41:00Z">
        <w:r>
          <w:rPr>
            <w:color w:val="000000" w:themeColor="text1"/>
          </w:rPr>
          <w:t xml:space="preserve"> periods with cold</w:t>
        </w:r>
      </w:ins>
      <w:ins w:id="14" w:author="reviewer" w:date="2019-02-11T08:42:00Z">
        <w:r>
          <w:rPr>
            <w:color w:val="000000" w:themeColor="text1"/>
          </w:rPr>
          <w:t xml:space="preserve"> and dry conditions</w:t>
        </w:r>
      </w:ins>
      <w:moveTo w:id="15" w:author="reviewer" w:date="2019-02-11T08:41:00Z">
        <w:r w:rsidRPr="004F09C9">
          <w:rPr>
            <w:color w:val="000000" w:themeColor="text1"/>
          </w:rPr>
          <w:t>.</w:t>
        </w:r>
      </w:moveTo>
      <w:moveToRangeEnd w:id="7"/>
      <w:ins w:id="16" w:author="reviewer" w:date="2019-02-11T08:43:00Z">
        <w:r>
          <w:rPr>
            <w:color w:val="000000" w:themeColor="text1"/>
          </w:rPr>
          <w:t xml:space="preserve"> </w:t>
        </w:r>
      </w:ins>
      <w:moveToRangeStart w:id="17" w:author="reviewer" w:date="2019-02-11T08:43:00Z" w:name="move767035"/>
      <w:moveTo w:id="18" w:author="reviewer" w:date="2019-02-11T08:43:00Z">
        <w:r w:rsidRPr="004F09C9">
          <w:rPr>
            <w:color w:val="000000" w:themeColor="text1"/>
          </w:rPr>
          <w:t>During the warm season, insects use available food and water to grow, develop, and reproduce.</w:t>
        </w:r>
      </w:moveTo>
      <w:moveToRangeEnd w:id="17"/>
      <w:ins w:id="19" w:author="reviewer" w:date="2019-02-11T08:44:00Z">
        <w:r>
          <w:rPr>
            <w:color w:val="000000" w:themeColor="text1"/>
          </w:rPr>
          <w:t xml:space="preserve"> </w:t>
        </w:r>
      </w:ins>
      <w:moveToRangeStart w:id="20" w:author="reviewer" w:date="2019-02-11T08:44:00Z" w:name="move767091"/>
      <w:moveTo w:id="21" w:author="reviewer" w:date="2019-02-11T08:44:00Z">
        <w:r w:rsidRPr="004F09C9">
          <w:rPr>
            <w:color w:val="000000" w:themeColor="text1"/>
          </w:rPr>
          <w:t xml:space="preserve">As temperatures decline in the fall and winter, resources become scarce. For insects </w:t>
        </w:r>
      </w:moveTo>
      <w:ins w:id="22" w:author="reviewer" w:date="2019-02-11T10:41:00Z">
        <w:r w:rsidR="00CB42D6">
          <w:rPr>
            <w:color w:val="000000" w:themeColor="text1"/>
          </w:rPr>
          <w:t xml:space="preserve">living </w:t>
        </w:r>
      </w:ins>
      <w:moveTo w:id="23" w:author="reviewer" w:date="2019-02-11T08:44:00Z">
        <w:r w:rsidRPr="004F09C9">
          <w:rPr>
            <w:color w:val="000000" w:themeColor="text1"/>
          </w:rPr>
          <w:t>in temperate regions, low temperatures can greatly reduce metabolic activity making continued activity challenging or even impossible.</w:t>
        </w:r>
      </w:moveTo>
      <w:moveToRangeEnd w:id="20"/>
      <w:ins w:id="24" w:author="reviewer" w:date="2019-02-11T08:45:00Z">
        <w:r>
          <w:rPr>
            <w:color w:val="000000" w:themeColor="text1"/>
          </w:rPr>
          <w:t xml:space="preserve"> </w:t>
        </w:r>
      </w:ins>
      <w:moveToRangeStart w:id="25" w:author="reviewer" w:date="2019-02-11T08:45:00Z" w:name="move767117"/>
      <w:moveTo w:id="26" w:author="reviewer" w:date="2019-02-11T08:45:00Z">
        <w:r w:rsidRPr="004F09C9">
          <w:rPr>
            <w:color w:val="000000" w:themeColor="text1"/>
          </w:rPr>
          <w:t xml:space="preserve">Some insects </w:t>
        </w:r>
        <w:del w:id="27" w:author="reviewer" w:date="2019-02-11T10:41:00Z">
          <w:r w:rsidRPr="004F09C9" w:rsidDel="006D4371">
            <w:rPr>
              <w:color w:val="000000" w:themeColor="text1"/>
            </w:rPr>
            <w:delText xml:space="preserve">in these regions </w:delText>
          </w:r>
        </w:del>
        <w:r w:rsidRPr="004F09C9">
          <w:rPr>
            <w:color w:val="000000" w:themeColor="text1"/>
          </w:rPr>
          <w:t xml:space="preserve">have evolved seasonal dormancy (diapause) as a strategy to protect themselves from the unfavorable winter environment. </w:t>
        </w:r>
        <w:del w:id="28" w:author="reviewer" w:date="2019-02-11T08:46:00Z">
          <w:r w:rsidRPr="004F09C9" w:rsidDel="00AF6A85">
            <w:rPr>
              <w:color w:val="000000" w:themeColor="text1"/>
            </w:rPr>
            <w:delText>Diapause is an alternative life history trajectory that is induced before the start of unfavorable conditions that leads to major physiological changes.</w:delText>
          </w:r>
        </w:del>
        <w:moveToRangeStart w:id="29" w:author="reviewer" w:date="2019-02-11T08:45:00Z" w:name="move767170"/>
        <w:moveToRangeEnd w:id="25"/>
        <w:r w:rsidRPr="004F09C9">
          <w:rPr>
            <w:color w:val="000000" w:themeColor="text1"/>
          </w:rPr>
          <w:t xml:space="preserve">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by initiating diapause. </w:t>
        </w:r>
      </w:moveTo>
      <w:ins w:id="30" w:author="reviewer" w:date="2019-02-11T08:49:00Z">
        <w:r w:rsidRPr="004F09C9">
          <w:rPr>
            <w:color w:val="000000" w:themeColor="text1"/>
          </w:rPr>
          <w:t xml:space="preserve">There is substantial genetic variation in diapause-associated life history traits both within and among species. Variation in diapause traits may serve to synchronize insect life histories with predictable seasonal change. Genetic variation </w:t>
        </w:r>
      </w:ins>
      <w:ins w:id="31" w:author="reviewer" w:date="2019-02-11T10:42:00Z">
        <w:r w:rsidR="006D4371">
          <w:rPr>
            <w:color w:val="000000" w:themeColor="text1"/>
          </w:rPr>
          <w:t>is critical for the evolution of diapause through natural selection</w:t>
        </w:r>
      </w:ins>
      <w:ins w:id="32" w:author="reviewer" w:date="2019-02-11T08:49:00Z">
        <w:r w:rsidRPr="004F09C9">
          <w:rPr>
            <w:color w:val="000000" w:themeColor="text1"/>
          </w:rPr>
          <w:t>.</w:t>
        </w:r>
      </w:ins>
    </w:p>
    <w:p w14:paraId="56A4692A" w14:textId="20E8D828" w:rsidR="00B6312C" w:rsidRPr="004F09C9" w:rsidRDefault="00AF6A85" w:rsidP="00B6312C">
      <w:pPr>
        <w:ind w:left="-15" w:right="90" w:firstLine="468"/>
        <w:rPr>
          <w:moveTo w:id="33" w:author="reviewer" w:date="2019-02-11T08:52:00Z"/>
          <w:color w:val="000000" w:themeColor="text1"/>
        </w:rPr>
      </w:pPr>
      <w:moveTo w:id="34" w:author="reviewer" w:date="2019-02-11T08:45:00Z">
        <w:r w:rsidRPr="004F09C9">
          <w:rPr>
            <w:color w:val="000000" w:themeColor="text1"/>
          </w:rPr>
          <w:t xml:space="preserve">To predict seasonal change, temperate insects generally use photoperiod alone or in concert with other environmental cues, </w:t>
        </w:r>
        <w:del w:id="35" w:author="reviewer" w:date="2019-02-11T10:42:00Z">
          <w:r w:rsidRPr="004F09C9" w:rsidDel="006D4371">
            <w:rPr>
              <w:color w:val="000000" w:themeColor="text1"/>
            </w:rPr>
            <w:delText>like</w:delText>
          </w:r>
        </w:del>
      </w:moveTo>
      <w:ins w:id="36" w:author="reviewer" w:date="2019-02-11T10:42:00Z">
        <w:r w:rsidR="006D4371">
          <w:rPr>
            <w:color w:val="000000" w:themeColor="text1"/>
          </w:rPr>
          <w:t>such as</w:t>
        </w:r>
      </w:ins>
      <w:moveTo w:id="37" w:author="reviewer" w:date="2019-02-11T08:45:00Z">
        <w:r w:rsidRPr="004F09C9">
          <w:rPr>
            <w:color w:val="000000" w:themeColor="text1"/>
          </w:rPr>
          <w:t xml:space="preserve"> temperature or host-plant quality, to induce diapause before arrival of prolonged seasonal stress.</w:t>
        </w:r>
      </w:moveTo>
      <w:moveToRangeEnd w:id="29"/>
      <w:ins w:id="38" w:author="reviewer" w:date="2019-02-11T08:52:00Z">
        <w:r w:rsidR="00B6312C">
          <w:rPr>
            <w:color w:val="000000" w:themeColor="text1"/>
          </w:rPr>
          <w:t xml:space="preserve"> </w:t>
        </w:r>
      </w:ins>
      <w:moveToRangeStart w:id="39" w:author="reviewer" w:date="2019-02-11T08:52:00Z" w:name="move767553"/>
      <w:moveTo w:id="40" w:author="reviewer" w:date="2019-02-11T08:52:00Z">
        <w:r w:rsidR="00B6312C" w:rsidRPr="004F09C9">
          <w:rPr>
            <w:color w:val="000000" w:themeColor="text1"/>
          </w:rPr>
          <w:t xml:space="preserve">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w:t>
        </w:r>
        <w:r w:rsidR="00B6312C" w:rsidRPr="004F09C9">
          <w:rPr>
            <w:color w:val="000000" w:themeColor="text1"/>
          </w:rPr>
          <w:lastRenderedPageBreak/>
          <w:t>seasons could be termed "losers". Genetic variation in diapause traits could prove to be beneficial as climate changes and seasonality becomes less predictable.</w:t>
        </w:r>
      </w:moveTo>
    </w:p>
    <w:moveToRangeEnd w:id="39"/>
    <w:p w14:paraId="6ACB6C9A" w14:textId="586BB0CF" w:rsidR="00AF6A85" w:rsidRDefault="00B6312C" w:rsidP="000C75E9">
      <w:pPr>
        <w:ind w:left="-15" w:right="90" w:firstLine="468"/>
        <w:rPr>
          <w:ins w:id="41" w:author="reviewer" w:date="2019-02-11T08:41:00Z"/>
          <w:color w:val="000000" w:themeColor="text1"/>
        </w:rPr>
      </w:pPr>
      <w:ins w:id="42" w:author="reviewer" w:date="2019-02-11T08:52:00Z">
        <w:r w:rsidRPr="004F09C9">
          <w:rPr>
            <w:color w:val="000000" w:themeColor="text1"/>
          </w:rPr>
          <w:t xml:space="preserve">The onset of diapause is generally marked by the suspension of development, a reduction in metabolic activity, and </w:t>
        </w:r>
      </w:ins>
      <w:ins w:id="43" w:author="reviewer" w:date="2019-02-11T10:42:00Z">
        <w:r w:rsidR="006D4371">
          <w:rPr>
            <w:color w:val="000000" w:themeColor="text1"/>
          </w:rPr>
          <w:t xml:space="preserve">a </w:t>
        </w:r>
      </w:ins>
      <w:ins w:id="44" w:author="reviewer" w:date="2019-02-11T10:43:00Z">
        <w:r w:rsidR="006D4371">
          <w:rPr>
            <w:color w:val="000000" w:themeColor="text1"/>
          </w:rPr>
          <w:t>cessation of feeding</w:t>
        </w:r>
      </w:ins>
      <w:ins w:id="45" w:author="reviewer" w:date="2019-02-11T08:52:00Z">
        <w:r w:rsidRPr="004F09C9">
          <w:rPr>
            <w:color w:val="000000" w:themeColor="text1"/>
          </w:rPr>
          <w:t xml:space="preserve">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ins>
      <w:ins w:id="46" w:author="reviewer" w:date="2019-02-11T10:43:00Z">
        <w:r w:rsidR="006D4371">
          <w:rPr>
            <w:color w:val="000000" w:themeColor="text1"/>
          </w:rPr>
          <w:t xml:space="preserve"> </w:t>
        </w:r>
      </w:ins>
      <w:ins w:id="47" w:author="reviewer" w:date="2019-02-11T08:52:00Z">
        <w:r w:rsidRPr="004F09C9">
          <w:rPr>
            <w:color w:val="000000" w:themeColor="text1"/>
          </w:rPr>
          <w:t>In preparation for diapause many insects store additional lipids to use as fuel, however nutrition is also stored in the form of carbohydrates and proteins (Arrese and Soulages,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ins>
    </w:p>
    <w:p w14:paraId="0C15269B" w14:textId="16367123" w:rsidR="006F58EA" w:rsidRPr="004F09C9" w:rsidDel="0061007F" w:rsidRDefault="0061007F">
      <w:pPr>
        <w:ind w:left="-15" w:right="90" w:firstLine="468"/>
        <w:rPr>
          <w:del w:id="48" w:author="reviewer" w:date="2019-02-11T08:55:00Z"/>
          <w:color w:val="000000" w:themeColor="text1"/>
        </w:rPr>
      </w:pPr>
      <w:ins w:id="49" w:author="reviewer" w:date="2019-02-11T08:55:00Z">
        <w:r>
          <w:rPr>
            <w:color w:val="000000" w:themeColor="text1"/>
          </w:rPr>
          <w:tab/>
        </w:r>
      </w:ins>
      <w:commentRangeStart w:id="50"/>
      <w:ins w:id="51" w:author="reviewer" w:date="2019-02-11T10:56:00Z">
        <w:r w:rsidR="002D3045">
          <w:rPr>
            <w:color w:val="000000" w:themeColor="text1"/>
          </w:rPr>
          <w:t xml:space="preserve">This research is broadly designed to </w:t>
        </w:r>
      </w:ins>
      <w:ins w:id="52" w:author="reviewer" w:date="2019-02-11T10:57:00Z">
        <w:r w:rsidR="000C75E9">
          <w:rPr>
            <w:color w:val="000000" w:themeColor="text1"/>
          </w:rPr>
          <w:t>address the following questions: what factors affect dormancy and life history synchronization with seasonal variation, and, to what degree does envi</w:t>
        </w:r>
      </w:ins>
      <w:ins w:id="53" w:author="reviewer" w:date="2019-02-11T10:58:00Z">
        <w:r w:rsidR="000C75E9">
          <w:rPr>
            <w:color w:val="000000" w:themeColor="text1"/>
          </w:rPr>
          <w:t>ronmental variation alter the formation of genotypes?</w:t>
        </w:r>
      </w:ins>
      <w:commentRangeEnd w:id="50"/>
      <w:ins w:id="54" w:author="reviewer" w:date="2019-02-11T10:59:00Z">
        <w:r w:rsidR="000C75E9">
          <w:rPr>
            <w:rStyle w:val="CommentReference"/>
          </w:rPr>
          <w:commentReference w:id="50"/>
        </w:r>
      </w:ins>
      <w:ins w:id="55" w:author="reviewer" w:date="2019-02-11T10:58:00Z">
        <w:r w:rsidR="000C75E9">
          <w:rPr>
            <w:color w:val="000000" w:themeColor="text1"/>
          </w:rPr>
          <w:t xml:space="preserve"> </w:t>
        </w:r>
      </w:ins>
      <w:moveFromRangeStart w:id="56" w:author="reviewer" w:date="2019-02-11T08:53:00Z" w:name="move767633"/>
      <w:moveFrom w:id="57" w:author="reviewer" w:date="2019-02-11T08:53:00Z">
        <w:del w:id="58" w:author="reviewer" w:date="2019-02-11T08:55:00Z">
          <w:r w:rsidR="00D27C9E" w:rsidRPr="004F09C9" w:rsidDel="0061007F">
            <w:rPr>
              <w:color w:val="000000" w:themeColor="text1"/>
            </w:rPr>
            <w:delText xml:space="preserve">What are the factors that affect dormancy and life history timing? How do animals synchronize their life history with seasonal variation? To what degree does environmental variation alter phenotypes? </w:delText>
          </w:r>
        </w:del>
      </w:moveFrom>
      <w:moveFromRangeStart w:id="59" w:author="reviewer" w:date="2019-02-11T08:41:00Z" w:name="move766886"/>
      <w:moveFromRangeEnd w:id="56"/>
      <w:moveFrom w:id="60" w:author="reviewer" w:date="2019-02-11T08:41:00Z">
        <w:del w:id="61" w:author="reviewer" w:date="2019-02-11T08:55:00Z">
          <w:r w:rsidR="00D27C9E" w:rsidRPr="004F09C9" w:rsidDel="0061007F">
            <w:rPr>
              <w:color w:val="000000" w:themeColor="text1"/>
            </w:rPr>
            <w:delText>In tempera</w:delText>
          </w:r>
        </w:del>
        <w:del w:id="62" w:author="reviewer" w:date="2019-02-11T08:54:00Z">
          <w:r w:rsidR="00D27C9E" w:rsidRPr="004F09C9" w:rsidDel="0061007F">
            <w:rPr>
              <w:color w:val="000000" w:themeColor="text1"/>
            </w:rPr>
            <w:delText>te</w:delText>
          </w:r>
        </w:del>
        <w:del w:id="63" w:author="reviewer" w:date="2019-02-11T08:55:00Z">
          <w:r w:rsidR="00D27C9E" w:rsidRPr="004F09C9" w:rsidDel="0061007F">
            <w:rPr>
              <w:color w:val="000000" w:themeColor="text1"/>
            </w:rPr>
            <w:delText xml:space="preserve"> regions, seasons cycle predictably between favorable spring and summer and unfavorable fall and winter. </w:delText>
          </w:r>
        </w:del>
      </w:moveFrom>
      <w:moveFromRangeEnd w:id="59"/>
      <w:del w:id="64" w:author="reviewer" w:date="2019-02-11T08:43:00Z">
        <w:r w:rsidR="00D27C9E" w:rsidRPr="004F09C9" w:rsidDel="00AF6A85">
          <w:rPr>
            <w:color w:val="000000" w:themeColor="text1"/>
          </w:rPr>
          <w:delText xml:space="preserve">Winters in temperate regions are cold, dry, and nutrition is unavailable. </w:delText>
        </w:r>
      </w:del>
      <w:moveFromRangeStart w:id="65" w:author="reviewer" w:date="2019-02-11T08:45:00Z" w:name="move767117"/>
      <w:moveFrom w:id="66" w:author="reviewer" w:date="2019-02-11T08:45:00Z">
        <w:del w:id="67" w:author="reviewer" w:date="2019-02-11T08:55:00Z">
          <w:r w:rsidR="00D27C9E" w:rsidRPr="004F09C9" w:rsidDel="0061007F">
            <w:rPr>
              <w:color w:val="000000" w:themeColor="text1"/>
            </w:rPr>
            <w:delText xml:space="preserve">Some insects in these regions have evolved seasonal dormancy (diapause) as a strategy to protect themselves from the unfavorable winter environment. Diapause is an alternative life history trajectory that is induced before the start of unfavorable conditions that leads to major physiological changes. </w:delText>
          </w:r>
        </w:del>
      </w:moveFrom>
      <w:moveFromRangeEnd w:id="65"/>
      <w:del w:id="68" w:author="reviewer" w:date="2019-02-11T08:48:00Z">
        <w:r w:rsidR="00D27C9E" w:rsidRPr="004F09C9" w:rsidDel="00AF6A85">
          <w:rPr>
            <w:color w:val="000000" w:themeColor="text1"/>
          </w:rPr>
          <w:delText xml:space="preserve">There is substantial genetic variation in diapause-associated life history traits both within and among species. Variation in diapause traits may serve to synchronize insect life histories with predictable seasonal change. Genetic variation in diapause is also </w:delText>
        </w:r>
        <w:r w:rsidR="00D27C9E" w:rsidRPr="004F09C9" w:rsidDel="00AF6A85">
          <w:rPr>
            <w:color w:val="000000" w:themeColor="text1"/>
          </w:rPr>
          <w:lastRenderedPageBreak/>
          <w:delText xml:space="preserve">critical for diapause to evolve by natural selection. </w:delText>
        </w:r>
      </w:del>
      <w:moveFromRangeStart w:id="69" w:author="reviewer" w:date="2019-02-11T08:52:00Z" w:name="move767553"/>
      <w:moveFrom w:id="70" w:author="reviewer" w:date="2019-02-11T08:52:00Z">
        <w:del w:id="71" w:author="reviewer" w:date="2019-02-11T08:55:00Z">
          <w:r w:rsidR="00D27C9E" w:rsidRPr="004F09C9" w:rsidDel="0061007F">
            <w:rPr>
              <w:color w:val="000000" w:themeColor="text1"/>
            </w:rPr>
            <w:delTex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delText>
          </w:r>
        </w:del>
      </w:moveFrom>
      <w:moveFromRangeEnd w:id="69"/>
    </w:p>
    <w:p w14:paraId="2276ADC6" w14:textId="2F51702D" w:rsidR="006F58EA" w:rsidRPr="004F09C9" w:rsidDel="0061007F" w:rsidRDefault="00D27C9E">
      <w:pPr>
        <w:ind w:left="0" w:right="399" w:firstLine="0"/>
        <w:rPr>
          <w:del w:id="72" w:author="reviewer" w:date="2019-02-11T08:55:00Z"/>
          <w:color w:val="000000" w:themeColor="text1"/>
        </w:rPr>
        <w:pPrChange w:id="73" w:author="reviewer" w:date="2019-02-11T08:54:00Z">
          <w:pPr>
            <w:ind w:left="-15" w:right="399" w:firstLine="468"/>
          </w:pPr>
        </w:pPrChange>
      </w:pPr>
      <w:del w:id="74" w:author="reviewer" w:date="2019-02-11T08:43:00Z">
        <w:r w:rsidRPr="004F09C9" w:rsidDel="00AF6A85">
          <w:rPr>
            <w:color w:val="000000" w:themeColor="text1"/>
          </w:rPr>
          <w:delText xml:space="preserve">In temperate regions, warm temperatures persist in the spring and summer. </w:delText>
        </w:r>
      </w:del>
      <w:moveFromRangeStart w:id="75" w:author="reviewer" w:date="2019-02-11T08:43:00Z" w:name="move767035"/>
      <w:moveFrom w:id="76" w:author="reviewer" w:date="2019-02-11T08:43:00Z">
        <w:del w:id="77" w:author="reviewer" w:date="2019-02-11T08:55:00Z">
          <w:r w:rsidRPr="004F09C9" w:rsidDel="0061007F">
            <w:rPr>
              <w:color w:val="000000" w:themeColor="text1"/>
            </w:rPr>
            <w:delText xml:space="preserve">During the warm season, insects use available food and water to grow, develop, and reproduce. </w:delText>
          </w:r>
        </w:del>
      </w:moveFrom>
      <w:moveFromRangeStart w:id="78" w:author="reviewer" w:date="2019-02-11T08:44:00Z" w:name="move767091"/>
      <w:moveFromRangeEnd w:id="75"/>
      <w:moveFrom w:id="79" w:author="reviewer" w:date="2019-02-11T08:44:00Z">
        <w:del w:id="80" w:author="reviewer" w:date="2019-02-11T08:55:00Z">
          <w:r w:rsidRPr="004F09C9" w:rsidDel="0061007F">
            <w:rPr>
              <w:color w:val="000000" w:themeColor="text1"/>
            </w:rPr>
            <w:delText xml:space="preserve">As temperatures decline in the fall and winter, resources become scarce. For insects in temperate regions, low temperatures can greatly reduce metabolic activity making continued activity challenging or even impossible. </w:delText>
          </w:r>
        </w:del>
      </w:moveFrom>
      <w:moveFromRangeEnd w:id="78"/>
      <w:del w:id="81" w:author="reviewer" w:date="2019-02-11T08:45:00Z">
        <w:r w:rsidRPr="004F09C9" w:rsidDel="00AF6A85">
          <w:rPr>
            <w:color w:val="000000" w:themeColor="text1"/>
          </w:rPr>
          <w:delText xml:space="preserve">To overcome the challenges faced during winter, many temperate dwelling insects use diapause. </w:delText>
        </w:r>
      </w:del>
      <w:moveFromRangeStart w:id="82" w:author="reviewer" w:date="2019-02-11T08:45:00Z" w:name="move767170"/>
      <w:moveFrom w:id="83" w:author="reviewer" w:date="2019-02-11T08:45:00Z">
        <w:del w:id="84" w:author="reviewer" w:date="2019-02-11T08:55:00Z">
          <w:r w:rsidRPr="004F09C9" w:rsidDel="0061007F">
            <w:rPr>
              <w:color w:val="000000" w:themeColor="text1"/>
            </w:rPr>
            <w:delText>Diapause is a genetically regulated and environmentally influenced alternative developmental trajectory initiated before the onset of winter and during a species-specific life stage (Koštál, 2006). By monitoring environmentally consistent cues that cycle with seasonality, insects can reliably predict, prepare for, and protect themselves from unfavorable changes in seasonal temperature and resource availability by initiating diapause. To predict seasonal change, temperate insects generally use photoperiod alone or in concert with other environmental cues, like temperature or host-plant quality, to induce diapause before arrival of prolonged seasonal stress.</w:delText>
          </w:r>
        </w:del>
      </w:moveFrom>
      <w:moveFromRangeEnd w:id="82"/>
    </w:p>
    <w:p w14:paraId="3DF557E0" w14:textId="40E854E7" w:rsidR="006F58EA" w:rsidRPr="004F09C9" w:rsidDel="00B6312C" w:rsidRDefault="00D27C9E">
      <w:pPr>
        <w:ind w:left="0" w:right="90" w:firstLine="0"/>
        <w:rPr>
          <w:del w:id="85" w:author="reviewer" w:date="2019-02-11T08:52:00Z"/>
          <w:color w:val="000000" w:themeColor="text1"/>
        </w:rPr>
        <w:pPrChange w:id="86" w:author="reviewer" w:date="2019-02-11T08:55:00Z">
          <w:pPr>
            <w:ind w:left="-15" w:right="90" w:firstLine="468"/>
          </w:pPr>
        </w:pPrChange>
      </w:pPr>
      <w:del w:id="87" w:author="reviewer" w:date="2019-02-11T08:52:00Z">
        <w:r w:rsidRPr="004F09C9" w:rsidDel="00B6312C">
          <w:rPr>
            <w:color w:val="000000" w:themeColor="text1"/>
          </w:rPr>
          <w:delText>The onset of diapause is generally marked by the suspension of development, a reduction in metabolic activity, and during diapause many insects do not feed (Hahn and Denlinger, 2007; Koštál,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delText>
        </w:r>
      </w:del>
    </w:p>
    <w:p w14:paraId="08390924" w14:textId="088EC7C5" w:rsidR="006F58EA" w:rsidRPr="004F09C9" w:rsidDel="00B6312C" w:rsidRDefault="00D27C9E">
      <w:pPr>
        <w:ind w:left="0" w:right="220" w:firstLine="0"/>
        <w:rPr>
          <w:del w:id="88" w:author="reviewer" w:date="2019-02-11T08:52:00Z"/>
          <w:color w:val="000000" w:themeColor="text1"/>
        </w:rPr>
        <w:pPrChange w:id="89" w:author="reviewer" w:date="2019-02-11T08:55:00Z">
          <w:pPr>
            <w:ind w:left="-15" w:right="220" w:firstLine="468"/>
          </w:pPr>
        </w:pPrChange>
      </w:pPr>
      <w:del w:id="90" w:author="reviewer" w:date="2019-02-11T08:52:00Z">
        <w:r w:rsidRPr="004F09C9" w:rsidDel="00B6312C">
          <w:rPr>
            <w:color w:val="000000" w:themeColor="text1"/>
          </w:rPr>
          <w:lastRenderedPageBreak/>
          <w:delText>In preparation for diapause many insects store additional lipids to use as fuel during diapause, however nutrition is also stored in the form of carbohydrates and proteins (Arrese and Soulages, 2010; Hahn and Denlinger, 2007). For insects that use diapause, the decision to switch developmental trajectories, the timing of diapause induction, accumulating enough nutrition during diapause preparation, and the rate stored energy is depleted during diapause are each crucial to its survival. If the onset of diapause occurs before the favorable season ends it will limit an insects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delText>
        </w:r>
      </w:del>
    </w:p>
    <w:p w14:paraId="2C6A852D" w14:textId="77777777" w:rsidR="000C75E9" w:rsidRDefault="000C75E9" w:rsidP="000C75E9">
      <w:pPr>
        <w:ind w:left="0" w:right="90" w:firstLine="0"/>
        <w:rPr>
          <w:ins w:id="91" w:author="reviewer" w:date="2019-02-11T10:59:00Z"/>
          <w:color w:val="000000" w:themeColor="text1"/>
        </w:rPr>
      </w:pPr>
    </w:p>
    <w:p w14:paraId="14E6D288" w14:textId="77777777" w:rsidR="000C75E9" w:rsidRDefault="000C75E9" w:rsidP="000C75E9">
      <w:pPr>
        <w:ind w:left="0" w:right="90" w:firstLine="0"/>
        <w:rPr>
          <w:ins w:id="92" w:author="reviewer" w:date="2019-02-11T10:59:00Z"/>
          <w:color w:val="000000" w:themeColor="text1"/>
        </w:rPr>
      </w:pPr>
    </w:p>
    <w:p w14:paraId="592FA34F" w14:textId="59D2913E" w:rsidR="000C75E9" w:rsidRDefault="00B6312C" w:rsidP="000C75E9">
      <w:pPr>
        <w:ind w:left="0" w:right="90" w:firstLine="720"/>
        <w:rPr>
          <w:ins w:id="93" w:author="reviewer" w:date="2019-02-11T11:03:00Z"/>
          <w:color w:val="000000" w:themeColor="text1"/>
        </w:rPr>
      </w:pPr>
      <w:moveToRangeStart w:id="94" w:author="reviewer" w:date="2019-02-11T08:53:00Z" w:name="move767633"/>
      <w:commentRangeStart w:id="95"/>
      <w:moveTo w:id="96" w:author="reviewer" w:date="2019-02-11T08:53:00Z">
        <w:del w:id="97" w:author="reviewer" w:date="2019-02-11T10:58:00Z">
          <w:r w:rsidRPr="004F09C9" w:rsidDel="000C75E9">
            <w:rPr>
              <w:color w:val="000000" w:themeColor="text1"/>
            </w:rPr>
            <w:delText xml:space="preserve">What are the factors that affect dormancy and life history timing? How do animals synchronize their life history with seasonal variation? To what degree does environmental variation alter phenotypes? </w:delText>
          </w:r>
        </w:del>
      </w:moveTo>
      <w:moveToRangeEnd w:id="94"/>
      <w:r w:rsidR="00D27C9E" w:rsidRPr="004F09C9">
        <w:rPr>
          <w:color w:val="000000" w:themeColor="text1"/>
        </w:rPr>
        <w:t xml:space="preserve">The </w:t>
      </w:r>
      <w:ins w:id="98" w:author="reviewer" w:date="2019-02-11T11:00:00Z">
        <w:r w:rsidR="000C75E9">
          <w:rPr>
            <w:color w:val="000000" w:themeColor="text1"/>
          </w:rPr>
          <w:t xml:space="preserve">specific </w:t>
        </w:r>
      </w:ins>
      <w:r w:rsidR="00D27C9E" w:rsidRPr="004F09C9">
        <w:rPr>
          <w:color w:val="000000" w:themeColor="text1"/>
        </w:rPr>
        <w:t>goal of this study is to characterize the relationship between nutrition storage and diapause genotype</w:t>
      </w:r>
      <w:ins w:id="99" w:author="reviewer" w:date="2019-02-11T11:00:00Z">
        <w:r w:rsidR="000C75E9">
          <w:rPr>
            <w:color w:val="000000" w:themeColor="text1"/>
          </w:rPr>
          <w:t>s using a model insect pest</w:t>
        </w:r>
      </w:ins>
      <w:r w:rsidR="00D27C9E" w:rsidRPr="004F09C9">
        <w:rPr>
          <w:color w:val="000000" w:themeColor="text1"/>
        </w:rPr>
        <w:t xml:space="preserve">. </w:t>
      </w:r>
      <w:del w:id="100" w:author="reviewer" w:date="2019-02-11T11:01:00Z">
        <w:r w:rsidR="00D27C9E" w:rsidRPr="004F09C9" w:rsidDel="000C75E9">
          <w:rPr>
            <w:color w:val="000000" w:themeColor="text1"/>
          </w:rPr>
          <w:delText xml:space="preserve">Using </w:delText>
        </w:r>
      </w:del>
      <w:ins w:id="101" w:author="reviewer" w:date="2019-02-11T11:01:00Z">
        <w:r w:rsidR="000C75E9">
          <w:rPr>
            <w:color w:val="000000" w:themeColor="text1"/>
          </w:rPr>
          <w:t>Working with</w:t>
        </w:r>
        <w:r w:rsidR="000C75E9" w:rsidRPr="004F09C9">
          <w:rPr>
            <w:color w:val="000000" w:themeColor="text1"/>
          </w:rPr>
          <w:t xml:space="preserve"> </w:t>
        </w:r>
      </w:ins>
      <w:r w:rsidR="00D27C9E" w:rsidRPr="004F09C9">
        <w:rPr>
          <w:color w:val="000000" w:themeColor="text1"/>
        </w:rPr>
        <w:t xml:space="preserve">two strains of </w:t>
      </w:r>
      <w:r w:rsidR="00D27C9E" w:rsidRPr="004F09C9">
        <w:rPr>
          <w:i/>
          <w:color w:val="000000" w:themeColor="text1"/>
        </w:rPr>
        <w:t xml:space="preserve">Ostrinia nubilalis </w:t>
      </w:r>
      <w:ins w:id="102" w:author="reviewer" w:date="2019-02-11T11:01:00Z">
        <w:r w:rsidR="000C75E9">
          <w:rPr>
            <w:color w:val="000000" w:themeColor="text1"/>
          </w:rPr>
          <w:t>(H</w:t>
        </w:r>
      </w:ins>
      <w:ins w:id="103" w:author="reviewer" w:date="2019-02-11T11:02:00Z">
        <w:r w:rsidR="000C75E9">
          <w:rPr>
            <w:color w:val="000000" w:themeColor="text1"/>
          </w:rPr>
          <w:t xml:space="preserve">übner) </w:t>
        </w:r>
      </w:ins>
      <w:r w:rsidR="00D27C9E" w:rsidRPr="004F09C9">
        <w:rPr>
          <w:color w:val="000000" w:themeColor="text1"/>
        </w:rPr>
        <w:t xml:space="preserve">(European corn borer) with different diapause genotypes, </w:t>
      </w:r>
      <w:del w:id="104" w:author="reviewer" w:date="2019-02-11T11:01:00Z">
        <w:r w:rsidR="00D27C9E" w:rsidRPr="004F09C9" w:rsidDel="000C75E9">
          <w:rPr>
            <w:color w:val="000000" w:themeColor="text1"/>
          </w:rPr>
          <w:delText xml:space="preserve">I tested the degree to which diapause genotype affects nutrition storage. Specifically, </w:delText>
        </w:r>
      </w:del>
      <w:r w:rsidR="00D27C9E" w:rsidRPr="004F09C9">
        <w:rPr>
          <w:color w:val="000000" w:themeColor="text1"/>
        </w:rPr>
        <w:t>I tested the degree to which diapause genotype could be associated with lipid storage during diapause preparation</w:t>
      </w:r>
      <w:del w:id="105" w:author="reviewer" w:date="2019-02-11T11:02:00Z">
        <w:r w:rsidR="00D27C9E" w:rsidRPr="004F09C9" w:rsidDel="000C75E9">
          <w:rPr>
            <w:color w:val="000000" w:themeColor="text1"/>
          </w:rPr>
          <w:delText xml:space="preserve"> in European corn borer</w:delText>
        </w:r>
      </w:del>
      <w:r w:rsidR="00D27C9E" w:rsidRPr="004F09C9">
        <w:rPr>
          <w:color w:val="000000" w:themeColor="text1"/>
        </w:rPr>
        <w:t>. I expected insects with a longer diapause genotype to store more lipids than insects with a shorter diapause genotype in preparation for diapause (1-1A,</w:t>
      </w:r>
      <w:ins w:id="106" w:author="reviewer" w:date="2019-02-11T11:04:00Z">
        <w:r w:rsidR="000C75E9">
          <w:rPr>
            <w:color w:val="000000" w:themeColor="text1"/>
          </w:rPr>
          <w:t xml:space="preserve"> </w:t>
        </w:r>
      </w:ins>
      <w:r w:rsidR="00D27C9E" w:rsidRPr="004F09C9">
        <w:rPr>
          <w:color w:val="000000" w:themeColor="text1"/>
        </w:rPr>
        <w:t xml:space="preserve">B). </w:t>
      </w:r>
      <w:commentRangeEnd w:id="95"/>
      <w:r w:rsidR="000C75E9">
        <w:rPr>
          <w:rStyle w:val="CommentReference"/>
        </w:rPr>
        <w:commentReference w:id="95"/>
      </w:r>
    </w:p>
    <w:p w14:paraId="13B1EF4C" w14:textId="77777777" w:rsidR="000C75E9" w:rsidRDefault="000C75E9" w:rsidP="000C75E9">
      <w:pPr>
        <w:ind w:left="0" w:right="90" w:firstLine="720"/>
        <w:rPr>
          <w:ins w:id="107" w:author="reviewer" w:date="2019-02-11T11:03:00Z"/>
          <w:color w:val="000000" w:themeColor="text1"/>
        </w:rPr>
      </w:pPr>
    </w:p>
    <w:p w14:paraId="0F20589D" w14:textId="36B30AD7" w:rsidR="006F58EA" w:rsidRPr="004F09C9" w:rsidRDefault="00D27C9E">
      <w:pPr>
        <w:ind w:left="0" w:right="90" w:firstLine="720"/>
        <w:rPr>
          <w:color w:val="000000" w:themeColor="text1"/>
        </w:rPr>
        <w:pPrChange w:id="108" w:author="reviewer" w:date="2019-02-11T10:59:00Z">
          <w:pPr>
            <w:ind w:left="-15" w:right="90" w:firstLine="468"/>
          </w:pPr>
        </w:pPrChange>
      </w:pPr>
      <w:commentRangeStart w:id="109"/>
      <w:r w:rsidRPr="004F09C9">
        <w:rPr>
          <w:color w:val="000000" w:themeColor="text1"/>
        </w:rPr>
        <w:t xml:space="preserve">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w:t>
      </w:r>
      <w:r w:rsidRPr="004F09C9">
        <w:rPr>
          <w:color w:val="000000" w:themeColor="text1"/>
        </w:rPr>
        <w:lastRenderedPageBreak/>
        <w:t>diapausing genotype. I found similar lipid depletion rates between each diapause genotype</w:t>
      </w:r>
      <w:ins w:id="110" w:author="reviewer" w:date="2019-02-11T16:52:00Z">
        <w:r w:rsidR="00BC76D3">
          <w:rPr>
            <w:color w:val="000000" w:themeColor="text1"/>
          </w:rPr>
          <w:t>,</w:t>
        </w:r>
      </w:ins>
      <w:r w:rsidRPr="004F09C9">
        <w:rPr>
          <w:color w:val="000000" w:themeColor="text1"/>
        </w:rPr>
        <w:t xml:space="preserve"> but my data are too sparse thoroughly assess this pattern. Whether the accumulation of other nutrient macromolecules, specifically proteins and carbohydrates, follows the same pattern as lipid stores remains to be tested.</w:t>
      </w:r>
      <w:commentRangeEnd w:id="109"/>
      <w:r w:rsidR="000C75E9">
        <w:rPr>
          <w:rStyle w:val="CommentReference"/>
        </w:rPr>
        <w:commentReference w:id="109"/>
      </w:r>
      <w:r w:rsidRPr="004F09C9">
        <w:rPr>
          <w:color w:val="000000" w:themeColor="text1"/>
        </w:rPr>
        <w:br w:type="page"/>
      </w:r>
    </w:p>
    <w:p w14:paraId="66F42ACB"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08F3CB68" wp14:editId="0BCF1AD8">
            <wp:extent cx="5943633" cy="7691759"/>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401A8A95" w14:textId="77777777" w:rsidR="006F58EA" w:rsidRPr="004F09C9" w:rsidRDefault="00D27C9E">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54351FD" w14:textId="77777777" w:rsidR="007F6A28" w:rsidRPr="004F09C9" w:rsidRDefault="007F6A28">
      <w:pPr>
        <w:spacing w:after="0" w:line="263" w:lineRule="auto"/>
        <w:ind w:right="80"/>
        <w:jc w:val="center"/>
        <w:rPr>
          <w:color w:val="000000" w:themeColor="text1"/>
        </w:rPr>
      </w:pPr>
    </w:p>
    <w:p w14:paraId="12AD4B47" w14:textId="77777777" w:rsidR="007F6A28" w:rsidRPr="004F09C9" w:rsidRDefault="007F6A28">
      <w:pPr>
        <w:spacing w:after="0" w:line="263" w:lineRule="auto"/>
        <w:ind w:right="80"/>
        <w:jc w:val="center"/>
        <w:rPr>
          <w:color w:val="000000" w:themeColor="text1"/>
        </w:rPr>
      </w:pPr>
    </w:p>
    <w:p w14:paraId="1D2D99A5" w14:textId="77777777" w:rsidR="006F58EA" w:rsidRPr="004F09C9" w:rsidRDefault="00D27C9E">
      <w:pPr>
        <w:spacing w:after="0" w:line="263" w:lineRule="auto"/>
        <w:ind w:right="80"/>
        <w:jc w:val="center"/>
        <w:rPr>
          <w:color w:val="000000" w:themeColor="text1"/>
        </w:rPr>
      </w:pPr>
      <w:r w:rsidRPr="004F09C9">
        <w:rPr>
          <w:color w:val="000000" w:themeColor="text1"/>
        </w:rPr>
        <w:lastRenderedPageBreak/>
        <w:t>CHAPTER 2</w:t>
      </w:r>
    </w:p>
    <w:p w14:paraId="796C00EA" w14:textId="77777777" w:rsidR="006F58EA" w:rsidRPr="004F09C9" w:rsidRDefault="00D27C9E">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56CE5B55" w14:textId="2F073F88" w:rsidR="00C52B5A" w:rsidRDefault="00D27C9E">
      <w:pPr>
        <w:ind w:left="-15" w:right="90" w:firstLine="468"/>
        <w:rPr>
          <w:ins w:id="111" w:author="reviewer" w:date="2019-02-11T14:55:00Z"/>
          <w:color w:val="000000" w:themeColor="text1"/>
        </w:rPr>
      </w:pPr>
      <w:r w:rsidRPr="004F09C9">
        <w:rPr>
          <w:i/>
          <w:color w:val="000000" w:themeColor="text1"/>
        </w:rPr>
        <w:t>Ostrinia nubilalis</w:t>
      </w:r>
      <w:ins w:id="112" w:author="reviewer" w:date="2019-02-11T08:56:00Z">
        <w:r w:rsidR="0061007F">
          <w:rPr>
            <w:color w:val="000000" w:themeColor="text1"/>
          </w:rPr>
          <w:t xml:space="preserve"> (Hübner)</w:t>
        </w:r>
      </w:ins>
      <w:r w:rsidRPr="004F09C9">
        <w:rPr>
          <w:color w:val="000000" w:themeColor="text1"/>
        </w:rPr>
        <w:t xml:space="preserve">, the European corn borer (ECB), is a phytophagous moth in the family Crambidae. </w:t>
      </w:r>
      <w:ins w:id="113" w:author="reviewer" w:date="2019-02-11T14:59:00Z">
        <w:r w:rsidR="00C52B5A">
          <w:rPr>
            <w:color w:val="000000" w:themeColor="text1"/>
          </w:rPr>
          <w:t xml:space="preserve">In North America, </w:t>
        </w:r>
      </w:ins>
      <w:r w:rsidRPr="004F09C9">
        <w:rPr>
          <w:i/>
          <w:color w:val="000000" w:themeColor="text1"/>
        </w:rPr>
        <w:t xml:space="preserve">O. nubilalis </w:t>
      </w:r>
      <w:del w:id="114" w:author="reviewer" w:date="2019-02-11T14:55:00Z">
        <w:r w:rsidRPr="004F09C9" w:rsidDel="00923E8E">
          <w:rPr>
            <w:color w:val="000000" w:themeColor="text1"/>
          </w:rPr>
          <w:delText xml:space="preserve">and it </w:delText>
        </w:r>
      </w:del>
      <w:r w:rsidRPr="004F09C9">
        <w:rPr>
          <w:color w:val="000000" w:themeColor="text1"/>
        </w:rPr>
        <w:t>occurs in most states east of the Rocky Mountains from Canada to the Gulf of Mexico (Beck and Apple, 1961; Bohnenblust and Tooker, 2010; Capinera</w:t>
      </w:r>
      <w:del w:id="115" w:author="reviewer" w:date="2019-02-11T14:55:00Z">
        <w:r w:rsidRPr="004F09C9" w:rsidDel="00C52B5A">
          <w:rPr>
            <w:color w:val="000000" w:themeColor="text1"/>
          </w:rPr>
          <w:delText xml:space="preserve"> and Department)</w:delText>
        </w:r>
      </w:del>
      <w:r w:rsidRPr="004F09C9">
        <w:rPr>
          <w:color w:val="000000" w:themeColor="text1"/>
        </w:rPr>
        <w:t xml:space="preserve">, 2000). </w:t>
      </w:r>
      <w:ins w:id="116" w:author="reviewer" w:date="2019-02-11T14:55:00Z">
        <w:r w:rsidR="00C52B5A">
          <w:rPr>
            <w:color w:val="000000" w:themeColor="text1"/>
          </w:rPr>
          <w:t xml:space="preserve">Species within </w:t>
        </w:r>
        <w:r w:rsidR="00C52B5A" w:rsidRPr="00C52B5A">
          <w:rPr>
            <w:i/>
            <w:color w:val="000000" w:themeColor="text1"/>
            <w:rPrChange w:id="117" w:author="reviewer" w:date="2019-02-11T14:59:00Z">
              <w:rPr>
                <w:color w:val="000000" w:themeColor="text1"/>
              </w:rPr>
            </w:rPrChange>
          </w:rPr>
          <w:t>Ostrinia</w:t>
        </w:r>
        <w:r w:rsidR="00C52B5A">
          <w:rPr>
            <w:color w:val="000000" w:themeColor="text1"/>
          </w:rPr>
          <w:t xml:space="preserve"> are genetically complex, </w:t>
        </w:r>
      </w:ins>
      <w:ins w:id="118" w:author="reviewer" w:date="2019-02-11T14:56:00Z">
        <w:r w:rsidR="00C52B5A">
          <w:rPr>
            <w:color w:val="000000" w:themeColor="text1"/>
          </w:rPr>
          <w:t>both related to host plant preference (Bethenod et al., 2005; Malausa et al., 2005; Leniaud et al.,</w:t>
        </w:r>
      </w:ins>
      <w:ins w:id="119" w:author="reviewer" w:date="2019-02-11T14:57:00Z">
        <w:r w:rsidR="00C52B5A">
          <w:rPr>
            <w:color w:val="000000" w:themeColor="text1"/>
          </w:rPr>
          <w:t xml:space="preserve"> 2006; Frolov et al., 2012</w:t>
        </w:r>
      </w:ins>
      <w:ins w:id="120" w:author="reviewer" w:date="2019-02-11T15:08:00Z">
        <w:r w:rsidR="00D05D0C">
          <w:rPr>
            <w:color w:val="000000" w:themeColor="text1"/>
          </w:rPr>
          <w:t>; Bourguet et al., 2014; Calcagno et al., 2017</w:t>
        </w:r>
      </w:ins>
      <w:ins w:id="121" w:author="reviewer" w:date="2019-02-11T14:57:00Z">
        <w:r w:rsidR="00C52B5A">
          <w:rPr>
            <w:color w:val="000000" w:themeColor="text1"/>
          </w:rPr>
          <w:t>), sex pheromone production by females (Thomas et al., 2003; Tabata and Ishikawa</w:t>
        </w:r>
      </w:ins>
      <w:ins w:id="122" w:author="reviewer" w:date="2019-02-11T14:58:00Z">
        <w:r w:rsidR="00C52B5A">
          <w:rPr>
            <w:color w:val="000000" w:themeColor="text1"/>
          </w:rPr>
          <w:t>, 2011; Koutroumpa et al., 2016; Martin et al., 2016), or diapause induction and termination (Showers et al., 1975; McLeod</w:t>
        </w:r>
      </w:ins>
      <w:ins w:id="123" w:author="reviewer" w:date="2019-02-11T14:59:00Z">
        <w:r w:rsidR="00C52B5A">
          <w:rPr>
            <w:color w:val="000000" w:themeColor="text1"/>
          </w:rPr>
          <w:t>, 1976, 1978; Huang et al., 2013).</w:t>
        </w:r>
      </w:ins>
    </w:p>
    <w:p w14:paraId="2C33BCE6" w14:textId="77777777" w:rsidR="00C52B5A" w:rsidRDefault="00C52B5A">
      <w:pPr>
        <w:ind w:left="-15" w:right="90" w:firstLine="468"/>
        <w:rPr>
          <w:ins w:id="124" w:author="reviewer" w:date="2019-02-11T14:55:00Z"/>
          <w:color w:val="000000" w:themeColor="text1"/>
        </w:rPr>
      </w:pPr>
    </w:p>
    <w:p w14:paraId="3F6C1721" w14:textId="045AD897" w:rsidR="006F58EA" w:rsidRPr="004F09C9" w:rsidRDefault="00D27C9E">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(Capinera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30C02C39" w14:textId="77777777" w:rsidR="006F58EA" w:rsidRPr="004F09C9" w:rsidRDefault="00D27C9E">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w:t>
      </w:r>
      <w:r w:rsidRPr="004F09C9">
        <w:rPr>
          <w:color w:val="000000" w:themeColor="text1"/>
        </w:rPr>
        <w:lastRenderedPageBreak/>
        <w:t>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576D5B60" w14:textId="77777777" w:rsidR="006F58EA" w:rsidRPr="004F09C9" w:rsidRDefault="00D27C9E">
      <w:pPr>
        <w:ind w:left="-15" w:right="90" w:firstLine="468"/>
        <w:rPr>
          <w:color w:val="000000" w:themeColor="text1"/>
        </w:rPr>
      </w:pPr>
      <w:r w:rsidRPr="004F09C9">
        <w:rPr>
          <w:color w:val="000000" w:themeColor="text1"/>
        </w:rPr>
        <w:t>The effects of anthropogenic climate change will lead to longer growing seasons and as poleward regions will become warmer more geography will be thermally favorable to ECB, thus both the geographic range and voltinism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19575575" w14:textId="77777777" w:rsidR="007F6A28" w:rsidRPr="004F09C9" w:rsidRDefault="007F6A28">
      <w:pPr>
        <w:ind w:left="-15" w:right="90" w:firstLine="468"/>
        <w:rPr>
          <w:color w:val="000000" w:themeColor="text1"/>
        </w:rPr>
      </w:pPr>
    </w:p>
    <w:p w14:paraId="46762C57" w14:textId="77777777" w:rsidR="006F58EA" w:rsidRPr="004F09C9" w:rsidRDefault="00D27C9E">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r w:rsidRPr="004F09C9">
        <w:rPr>
          <w:i/>
          <w:color w:val="000000" w:themeColor="text1"/>
        </w:rPr>
        <w:t>Ostrinia nubilalis</w:t>
      </w:r>
    </w:p>
    <w:p w14:paraId="3E8FE058" w14:textId="6555EA3D" w:rsidR="006F58EA" w:rsidRPr="004F09C9" w:rsidRDefault="00D27C9E">
      <w:pPr>
        <w:ind w:left="-15" w:right="200" w:firstLine="468"/>
        <w:rPr>
          <w:color w:val="000000" w:themeColor="text1"/>
        </w:rPr>
      </w:pPr>
      <w:r w:rsidRPr="004F09C9">
        <w:rPr>
          <w:color w:val="000000" w:themeColor="text1"/>
        </w:rPr>
        <w:t xml:space="preserve">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(Regier et al., 2012; Wahlberg </w:t>
      </w:r>
      <w:r w:rsidRPr="004F09C9">
        <w:rPr>
          <w:color w:val="000000" w:themeColor="text1"/>
        </w:rPr>
        <w:lastRenderedPageBreak/>
        <w:t>et al., 2013). Since its divergence, Pyraloidea represent one of the most diverse superfamilies of Lepidoptera. These lepidopterans feed on almost every major plant group and occupy an enormous diversity of ecological habitat. Pyraloidea moths are major pests of crops, invasive plants, forests, ornamentals, and stored foods (Dugdale, 1995; Regier et al., 2012). The divergence of the superfamily Pyraloidea occurred approximately 100 million years ago during the Cretaceous period (Wahlberg et al., 2013). Broadly, Pyraloidea moths share morphological synapomorphies including scales at the base of their proboscis, similar wing structures, and paired tympanal organs (Regier et al., 2012). Nested within Pyraloidea are families Crambidae with approximately 10,000 described species and Pyralidae with approximately 5,000 described species (Solis, 2007). Differences in tympanal structures, wing venation, and male gen</w:t>
      </w:r>
      <w:ins w:id="125" w:author="reviewer" w:date="2019-02-11T16:29:00Z">
        <w:r w:rsidR="00ED0E77">
          <w:rPr>
            <w:color w:val="000000" w:themeColor="text1"/>
          </w:rPr>
          <w:t>i</w:t>
        </w:r>
      </w:ins>
      <w:del w:id="126" w:author="reviewer" w:date="2019-02-11T16:29:00Z">
        <w:r w:rsidRPr="004F09C9" w:rsidDel="00ED0E77">
          <w:rPr>
            <w:color w:val="000000" w:themeColor="text1"/>
          </w:rPr>
          <w:delText>e</w:delText>
        </w:r>
      </w:del>
      <w:r w:rsidRPr="004F09C9">
        <w:rPr>
          <w:color w:val="000000" w:themeColor="text1"/>
        </w:rPr>
        <w:t>talia differentiate these two families (Solis, 2007). Species in the family Crambidae occupy most every ecological niche, this family is polyphagous, and many species are important agricultural pests.</w:t>
      </w:r>
    </w:p>
    <w:p w14:paraId="309E6889" w14:textId="2C082311" w:rsidR="006F58EA" w:rsidRPr="004F09C9" w:rsidRDefault="00D27C9E">
      <w:pPr>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Pr="004F09C9">
        <w:rPr>
          <w:color w:val="000000" w:themeColor="text1"/>
        </w:rPr>
        <w:t xml:space="preserve">exists within the family Crambidae. This genus includes 20 species recorded worldwide with each species belonging to either group I, II, or III. Groups are determined based on the number of "uncus" lobes associated with the male genitalia (Allison and Cardé, 2016; Frolov et al., 2007). Group I includes a single member, the American species </w:t>
      </w:r>
      <w:r w:rsidRPr="004F09C9">
        <w:rPr>
          <w:i/>
          <w:color w:val="000000" w:themeColor="text1"/>
        </w:rPr>
        <w:t xml:space="preserve">Ostrinia penitalis </w:t>
      </w:r>
      <w:r w:rsidRPr="004F09C9">
        <w:rPr>
          <w:color w:val="000000" w:themeColor="text1"/>
        </w:rPr>
        <w:t xml:space="preserve">(Grote) characterized by having an "unarmed" sacculus and a trifid juxta in the male genitalia (Allison and Cardé,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Cardé, 2016; Frolov et al., 2007). The distinction of group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 xml:space="preserve">(Guenée), the Asian corn borer and </w:t>
      </w:r>
      <w:r w:rsidRPr="004F09C9">
        <w:rPr>
          <w:i/>
          <w:color w:val="000000" w:themeColor="text1"/>
        </w:rPr>
        <w:t>Ostrinia nubilalis</w:t>
      </w:r>
      <w:r w:rsidRPr="004F09C9">
        <w:rPr>
          <w:color w:val="000000" w:themeColor="text1"/>
        </w:rPr>
        <w:t>, the European corn borer (Allison and Cardé, 2016; Frolov et al., 2007; Kim et al., 1999). The Asian corn borer and the European corn borer population ranges do not overlap</w:t>
      </w:r>
      <w:del w:id="127" w:author="reviewer" w:date="2019-02-11T16:30:00Z">
        <w:r w:rsidRPr="004F09C9" w:rsidDel="00ED0E77">
          <w:rPr>
            <w:color w:val="000000" w:themeColor="text1"/>
          </w:rPr>
          <w:delText xml:space="preserve"> with one another</w:delText>
        </w:r>
      </w:del>
      <w:r w:rsidRPr="004F09C9">
        <w:rPr>
          <w:color w:val="000000" w:themeColor="text1"/>
        </w:rPr>
        <w:t xml:space="preserve">, however each species does live in sympatry its ancestral species, the adzuki </w:t>
      </w:r>
      <w:r w:rsidRPr="004F09C9">
        <w:rPr>
          <w:color w:val="000000" w:themeColor="text1"/>
        </w:rPr>
        <w:lastRenderedPageBreak/>
        <w:t xml:space="preserve">bean borer, </w:t>
      </w:r>
      <w:r w:rsidRPr="004F09C9">
        <w:rPr>
          <w:i/>
          <w:color w:val="000000" w:themeColor="text1"/>
        </w:rPr>
        <w:t xml:space="preserve">Ostrinia scapulalis </w:t>
      </w:r>
      <w:r w:rsidRPr="004F09C9">
        <w:rPr>
          <w:color w:val="000000" w:themeColor="text1"/>
        </w:rPr>
        <w:t xml:space="preserve">(Walker) (Frolov et al., 2007). Across </w:t>
      </w:r>
      <w:ins w:id="128" w:author="reviewer" w:date="2019-02-11T16:30:00Z">
        <w:r w:rsidR="00ED0E77">
          <w:rPr>
            <w:color w:val="000000" w:themeColor="text1"/>
          </w:rPr>
          <w:t>G</w:t>
        </w:r>
      </w:ins>
      <w:del w:id="129" w:author="reviewer" w:date="2019-02-11T16:30:00Z">
        <w:r w:rsidRPr="004F09C9" w:rsidDel="00ED0E77">
          <w:rPr>
            <w:color w:val="000000" w:themeColor="text1"/>
          </w:rPr>
          <w:delText>g</w:delText>
        </w:r>
      </w:del>
      <w:r w:rsidRPr="004F09C9">
        <w:rPr>
          <w:color w:val="000000" w:themeColor="text1"/>
        </w:rPr>
        <w:t>roup III specific isomers of tetradecyl-acetate (14:OAc) are produced at species-specific concentrations and drive male attraction to females (Frolov et al., 2007). Differences in pheromone component concentrations is thought to be a strong driver maintaining isolation between these different</w:t>
      </w:r>
    </w:p>
    <w:p w14:paraId="481D1E12" w14:textId="77777777" w:rsidR="006F58EA" w:rsidRPr="004F09C9" w:rsidRDefault="00D27C9E">
      <w:pPr>
        <w:spacing w:line="259" w:lineRule="auto"/>
        <w:ind w:left="-5" w:right="90"/>
        <w:rPr>
          <w:color w:val="000000" w:themeColor="text1"/>
        </w:rPr>
      </w:pPr>
      <w:r w:rsidRPr="004F09C9">
        <w:rPr>
          <w:i/>
          <w:color w:val="000000" w:themeColor="text1"/>
        </w:rPr>
        <w:t xml:space="preserve">Ostrinia </w:t>
      </w:r>
      <w:r w:rsidRPr="004F09C9">
        <w:rPr>
          <w:color w:val="000000" w:themeColor="text1"/>
        </w:rPr>
        <w:t xml:space="preserve">species and between different genotypes of </w:t>
      </w:r>
      <w:r w:rsidRPr="004F09C9">
        <w:rPr>
          <w:i/>
          <w:color w:val="000000" w:themeColor="text1"/>
        </w:rPr>
        <w:t>O. nubilalis</w:t>
      </w:r>
      <w:r w:rsidRPr="004F09C9">
        <w:rPr>
          <w:color w:val="000000" w:themeColor="text1"/>
        </w:rPr>
        <w:t>.</w:t>
      </w:r>
    </w:p>
    <w:p w14:paraId="20176B43" w14:textId="77777777" w:rsidR="006F58EA" w:rsidRPr="004F09C9" w:rsidRDefault="00D27C9E">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(Lassance et al., 2010). The specific ratio of precursor molecules converted into pheromone differs between two naturally segregating z-chromosome genotypes (Lassance et al., 2010). The gene responsible for pheromone synthesis has two different alleles. Higher concentrations of (Z)-11-tetradecenyl acetate (2-1A) in the Z strain sex pheromone blend is due to affinity of (Z)-11-tetradecenoyl precursors to the fatty acid reductase enzyme produced from the pgFAR-Z allele (Lassance et al., 2010). Alternatively, the high concentration of (E)-11-tetradecenyl acetate (2-1B) characteristic of the E strain is due to the increased affinity of (E)- 11-tetradecenoyl precursors to the fatty acid reductase produced from the pgFAR-E allele (Lassance et al., 2010). In addition to the sex pheromone barrier between the two strains of European corn borer, reproductive isolation is also supported by temporal isolation of each species through the timing of diapause.</w:t>
      </w:r>
    </w:p>
    <w:p w14:paraId="3D7AB132" w14:textId="4F361526" w:rsidR="006F58EA" w:rsidRPr="004F09C9" w:rsidRDefault="00D27C9E">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Pdd region of the Z-chromosome is a major factor associated with diapause length and is partially responsible for determining voltinism during the growing season (Dopman et al., 2005). The univoltine and bivoltine genotypes express longer and shorter diapause phenology respectively, as well as differences in their pheromone blend. Univoltine Z strain larvae (UZ) enter diapause earlier in the fall and exit diapause later in the spring compared to the bivoltine E strain genotype (BE). Longer diapausing individuals are sexually mature later during the growing season than individuals with a </w:t>
      </w:r>
      <w:del w:id="130" w:author="reviewer" w:date="2019-02-11T16:31:00Z">
        <w:r w:rsidRPr="004F09C9" w:rsidDel="00ED0E77">
          <w:rPr>
            <w:color w:val="000000" w:themeColor="text1"/>
          </w:rPr>
          <w:delText xml:space="preserve">the </w:delText>
        </w:r>
      </w:del>
      <w:r w:rsidRPr="004F09C9">
        <w:rPr>
          <w:color w:val="000000" w:themeColor="text1"/>
        </w:rPr>
        <w:t xml:space="preserve">shorter diapause. The different strains of European corn </w:t>
      </w:r>
      <w:r w:rsidRPr="004F09C9">
        <w:rPr>
          <w:color w:val="000000" w:themeColor="text1"/>
        </w:rPr>
        <w:lastRenderedPageBreak/>
        <w:t>borer are suitable model to investigate the causes and consequences of speciation, especially as environmental conditions become less stable due to climate change.</w:t>
      </w:r>
    </w:p>
    <w:p w14:paraId="26ECAC6C" w14:textId="77777777" w:rsidR="007F6A28" w:rsidRPr="004F09C9" w:rsidRDefault="007F6A28">
      <w:pPr>
        <w:ind w:left="-15" w:right="90" w:firstLine="468"/>
        <w:rPr>
          <w:color w:val="000000" w:themeColor="text1"/>
        </w:rPr>
      </w:pPr>
    </w:p>
    <w:p w14:paraId="609F7C3B" w14:textId="77777777" w:rsidR="006F58EA" w:rsidRPr="004F09C9" w:rsidRDefault="00D27C9E">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r w:rsidRPr="004F09C9">
        <w:rPr>
          <w:i/>
          <w:color w:val="000000" w:themeColor="text1"/>
        </w:rPr>
        <w:t>Ostrinia nubilalis</w:t>
      </w:r>
    </w:p>
    <w:p w14:paraId="616DCAD5" w14:textId="77777777" w:rsidR="006F58EA" w:rsidRPr="004F09C9" w:rsidRDefault="00D27C9E">
      <w:pPr>
        <w:ind w:left="-15" w:right="422" w:firstLine="468"/>
        <w:rPr>
          <w:color w:val="000000" w:themeColor="text1"/>
        </w:rPr>
      </w:pPr>
      <w:r w:rsidRPr="004F09C9">
        <w:rPr>
          <w:i/>
          <w:color w:val="000000" w:themeColor="text1"/>
        </w:rPr>
        <w:t xml:space="preserve">Ostrinia nubilalis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4C0B40B1" w14:textId="7A8D3066" w:rsidR="006F58EA" w:rsidRPr="004F09C9" w:rsidRDefault="00D27C9E">
      <w:pPr>
        <w:ind w:left="-5" w:right="250"/>
        <w:rPr>
          <w:color w:val="000000" w:themeColor="text1"/>
        </w:rPr>
      </w:pPr>
      <w:r w:rsidRPr="004F09C9">
        <w:rPr>
          <w:color w:val="000000" w:themeColor="text1"/>
        </w:rPr>
        <w:t>(Capinera</w:t>
      </w:r>
      <w:del w:id="131" w:author="reviewer" w:date="2019-02-11T16:31:00Z">
        <w:r w:rsidRPr="004F09C9" w:rsidDel="00ED0E77">
          <w:rPr>
            <w:color w:val="000000" w:themeColor="text1"/>
          </w:rPr>
          <w:delText xml:space="preserve"> and Department)</w:delText>
        </w:r>
      </w:del>
      <w:r w:rsidRPr="004F09C9">
        <w:rPr>
          <w:color w:val="000000" w:themeColor="text1"/>
        </w:rPr>
        <w:t>, 2000). Oviposition in sexually mature adults lasts approximately 14 days with females laying between 20 and 50 eggs each day and 400 to 600 eggs across its lifetime (Capinera</w:t>
      </w:r>
      <w:del w:id="132" w:author="reviewer" w:date="2019-02-11T16:31:00Z">
        <w:r w:rsidRPr="004F09C9" w:rsidDel="00ED0E77">
          <w:rPr>
            <w:color w:val="000000" w:themeColor="text1"/>
          </w:rPr>
          <w:delText xml:space="preserve"> and Department)</w:delText>
        </w:r>
      </w:del>
      <w:r w:rsidRPr="004F09C9">
        <w:rPr>
          <w:color w:val="000000" w:themeColor="text1"/>
        </w:rPr>
        <w:t xml:space="preserve">, 2000). The flattened, scale like eggs are usually deposited on the underside of leaves and hatch four to nine days after being laid. In the field, larvae proceed through six larval instars. </w:t>
      </w:r>
      <w:del w:id="133" w:author="reviewer" w:date="2019-02-11T16:31:00Z">
        <w:r w:rsidRPr="004F09C9" w:rsidDel="00ED0E77">
          <w:rPr>
            <w:color w:val="000000" w:themeColor="text1"/>
          </w:rPr>
          <w:delText xml:space="preserve">Similar to many lepidopterans. </w:delText>
        </w:r>
      </w:del>
      <w:r w:rsidRPr="004F09C9">
        <w:rPr>
          <w:color w:val="000000" w:themeColor="text1"/>
        </w:rPr>
        <w:t xml:space="preserve">Once larval growth is completed </w:t>
      </w:r>
      <w:r w:rsidRPr="004F09C9">
        <w:rPr>
          <w:i/>
          <w:color w:val="000000" w:themeColor="text1"/>
        </w:rPr>
        <w:t xml:space="preserve">O. nubilalis </w:t>
      </w:r>
      <w:r w:rsidRPr="004F09C9">
        <w:rPr>
          <w:color w:val="000000" w:themeColor="text1"/>
        </w:rPr>
        <w:t>larvae enter the wandering stage (Capinera</w:t>
      </w:r>
      <w:del w:id="134" w:author="reviewer" w:date="2019-02-11T16:31:00Z">
        <w:r w:rsidRPr="004F09C9" w:rsidDel="00ED0E77">
          <w:rPr>
            <w:color w:val="000000" w:themeColor="text1"/>
          </w:rPr>
          <w:delText xml:space="preserve"> and Department)</w:delText>
        </w:r>
      </w:del>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66BDB50B" w14:textId="1586B750" w:rsidR="006F58EA" w:rsidRPr="004F09C9" w:rsidRDefault="00D27C9E">
      <w:pPr>
        <w:ind w:left="-15" w:right="160" w:firstLine="468"/>
        <w:rPr>
          <w:color w:val="000000" w:themeColor="text1"/>
        </w:rPr>
      </w:pPr>
      <w:r w:rsidRPr="004F09C9">
        <w:rPr>
          <w:color w:val="000000" w:themeColor="text1"/>
        </w:rPr>
        <w:t xml:space="preserve">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w:t>
      </w:r>
      <w:r w:rsidRPr="004F09C9">
        <w:rPr>
          <w:color w:val="000000" w:themeColor="text1"/>
        </w:rPr>
        <w:lastRenderedPageBreak/>
        <w:t>critical threshold</w:t>
      </w:r>
      <w:ins w:id="135" w:author="reviewer" w:date="2019-02-11T16:32:00Z">
        <w:r w:rsidR="00ED0E77">
          <w:rPr>
            <w:color w:val="000000" w:themeColor="text1"/>
          </w:rPr>
          <w:t>,</w:t>
        </w:r>
      </w:ins>
      <w:r w:rsidRPr="004F09C9">
        <w:rPr>
          <w:color w:val="000000" w:themeColor="text1"/>
        </w:rPr>
        <w:t xml:space="preserve"> it initiates the diapause genotype and programs ECB larvae for diapause. Within </w:t>
      </w:r>
      <w:r w:rsidRPr="004F09C9">
        <w:rPr>
          <w:i/>
          <w:color w:val="000000" w:themeColor="text1"/>
        </w:rPr>
        <w:t xml:space="preserve">O. nubilalis </w:t>
      </w:r>
      <w:r w:rsidRPr="004F09C9">
        <w:rPr>
          <w:color w:val="000000" w:themeColor="text1"/>
        </w:rPr>
        <w:t>at least two different diapause genotypes exist with genetically different diapause lengths (Levy et al., 2015; Roelofs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w:t>
      </w:r>
      <w:del w:id="136" w:author="reviewer" w:date="2019-02-11T16:32:00Z">
        <w:r w:rsidRPr="004F09C9" w:rsidDel="00ED0E77">
          <w:rPr>
            <w:color w:val="000000" w:themeColor="text1"/>
          </w:rPr>
          <w:delText>,</w:delText>
        </w:r>
      </w:del>
      <w:r w:rsidRPr="004F09C9">
        <w:rPr>
          <w:color w:val="000000" w:themeColor="text1"/>
        </w:rPr>
        <w:t xml:space="preserve"> and understanding these effects may be crucial to how we manage this pest.</w:t>
      </w:r>
      <w:r w:rsidRPr="004F09C9">
        <w:rPr>
          <w:color w:val="000000" w:themeColor="text1"/>
        </w:rPr>
        <w:br w:type="page"/>
      </w:r>
    </w:p>
    <w:p w14:paraId="16D752AC"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species as described by Mutuura &amp; Munroe (1970) (Mutuura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6F58EA" w:rsidRPr="004F09C9" w14:paraId="7C5D4009" w14:textId="77777777">
        <w:trPr>
          <w:trHeight w:val="451"/>
        </w:trPr>
        <w:tc>
          <w:tcPr>
            <w:tcW w:w="1380" w:type="dxa"/>
            <w:tcBorders>
              <w:top w:val="double" w:sz="3" w:space="0" w:color="000000"/>
              <w:left w:val="nil"/>
              <w:bottom w:val="double" w:sz="3" w:space="0" w:color="000000"/>
              <w:right w:val="nil"/>
            </w:tcBorders>
          </w:tcPr>
          <w:p w14:paraId="5D8B44A2" w14:textId="77777777" w:rsidR="006F58EA" w:rsidRPr="004F09C9" w:rsidRDefault="00D27C9E">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2D4E4E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Species</w:t>
            </w:r>
          </w:p>
        </w:tc>
      </w:tr>
      <w:tr w:rsidR="006F58EA" w:rsidRPr="004F09C9" w14:paraId="7001C1C6" w14:textId="77777777">
        <w:trPr>
          <w:trHeight w:val="427"/>
        </w:trPr>
        <w:tc>
          <w:tcPr>
            <w:tcW w:w="1380" w:type="dxa"/>
            <w:tcBorders>
              <w:top w:val="double" w:sz="3" w:space="0" w:color="000000"/>
              <w:left w:val="nil"/>
              <w:bottom w:val="single" w:sz="3" w:space="0" w:color="000000"/>
              <w:right w:val="nil"/>
            </w:tcBorders>
          </w:tcPr>
          <w:p w14:paraId="206E913B" w14:textId="77777777" w:rsidR="006F58EA" w:rsidRPr="004F09C9" w:rsidRDefault="00D27C9E">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4CC656EE" w14:textId="77777777" w:rsidR="006F58EA" w:rsidRPr="004F09C9" w:rsidRDefault="006F58EA">
            <w:pPr>
              <w:spacing w:after="160" w:line="259" w:lineRule="auto"/>
              <w:ind w:left="0" w:firstLine="0"/>
              <w:rPr>
                <w:color w:val="000000" w:themeColor="text1"/>
              </w:rPr>
            </w:pPr>
          </w:p>
        </w:tc>
      </w:tr>
      <w:tr w:rsidR="006F58EA" w:rsidRPr="004F09C9" w14:paraId="00EE280F" w14:textId="77777777">
        <w:trPr>
          <w:trHeight w:val="1589"/>
        </w:trPr>
        <w:tc>
          <w:tcPr>
            <w:tcW w:w="1380" w:type="dxa"/>
            <w:tcBorders>
              <w:top w:val="single" w:sz="3" w:space="0" w:color="000000"/>
              <w:left w:val="nil"/>
              <w:bottom w:val="single" w:sz="3" w:space="0" w:color="000000"/>
              <w:right w:val="nil"/>
            </w:tcBorders>
          </w:tcPr>
          <w:p w14:paraId="0E73B68E"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82F0F2D" w14:textId="77777777" w:rsidR="006F58EA" w:rsidRPr="004F09C9" w:rsidRDefault="00D27C9E">
            <w:pPr>
              <w:spacing w:after="80" w:line="259" w:lineRule="auto"/>
              <w:ind w:left="322" w:firstLine="0"/>
              <w:rPr>
                <w:color w:val="000000" w:themeColor="text1"/>
              </w:rPr>
            </w:pPr>
            <w:r w:rsidRPr="004F09C9">
              <w:rPr>
                <w:i/>
                <w:color w:val="000000" w:themeColor="text1"/>
              </w:rPr>
              <w:t>O. nubilalis</w:t>
            </w:r>
          </w:p>
          <w:p w14:paraId="1065DD8F" w14:textId="77777777" w:rsidR="006F58EA" w:rsidRPr="004F09C9" w:rsidRDefault="00D27C9E">
            <w:pPr>
              <w:spacing w:after="80" w:line="259" w:lineRule="auto"/>
              <w:ind w:left="280" w:firstLine="0"/>
              <w:rPr>
                <w:color w:val="000000" w:themeColor="text1"/>
              </w:rPr>
            </w:pPr>
            <w:r w:rsidRPr="004F09C9">
              <w:rPr>
                <w:i/>
                <w:color w:val="000000" w:themeColor="text1"/>
              </w:rPr>
              <w:t>O. orientalis</w:t>
            </w:r>
          </w:p>
          <w:p w14:paraId="2EF170DF" w14:textId="77777777" w:rsidR="006F58EA" w:rsidRPr="004F09C9" w:rsidRDefault="00D27C9E">
            <w:pPr>
              <w:spacing w:after="80" w:line="259" w:lineRule="auto"/>
              <w:ind w:left="253" w:firstLine="0"/>
              <w:rPr>
                <w:color w:val="000000" w:themeColor="text1"/>
              </w:rPr>
            </w:pPr>
            <w:r w:rsidRPr="004F09C9">
              <w:rPr>
                <w:i/>
                <w:color w:val="000000" w:themeColor="text1"/>
              </w:rPr>
              <w:t>O. furnacalis</w:t>
            </w:r>
          </w:p>
          <w:p w14:paraId="7F83DE25" w14:textId="77777777" w:rsidR="006F58EA" w:rsidRPr="004F09C9" w:rsidRDefault="00D27C9E">
            <w:pPr>
              <w:spacing w:after="0" w:line="259" w:lineRule="auto"/>
              <w:ind w:left="173" w:firstLine="0"/>
              <w:rPr>
                <w:color w:val="000000" w:themeColor="text1"/>
              </w:rPr>
            </w:pPr>
            <w:r w:rsidRPr="004F09C9">
              <w:rPr>
                <w:i/>
                <w:color w:val="000000" w:themeColor="text1"/>
              </w:rPr>
              <w:t>O. dorsivittata</w:t>
            </w:r>
          </w:p>
        </w:tc>
      </w:tr>
      <w:tr w:rsidR="006F58EA" w:rsidRPr="004F09C9" w14:paraId="60BA7739" w14:textId="77777777">
        <w:trPr>
          <w:trHeight w:val="403"/>
        </w:trPr>
        <w:tc>
          <w:tcPr>
            <w:tcW w:w="1380" w:type="dxa"/>
            <w:tcBorders>
              <w:top w:val="single" w:sz="3" w:space="0" w:color="000000"/>
              <w:left w:val="nil"/>
              <w:bottom w:val="single" w:sz="3" w:space="0" w:color="000000"/>
              <w:right w:val="nil"/>
            </w:tcBorders>
          </w:tcPr>
          <w:p w14:paraId="4B83693E" w14:textId="77777777" w:rsidR="006F58EA" w:rsidRPr="004F09C9" w:rsidRDefault="00D27C9E">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0B69464C" w14:textId="77777777" w:rsidR="006F58EA" w:rsidRPr="004F09C9" w:rsidRDefault="006F58EA">
            <w:pPr>
              <w:spacing w:after="160" w:line="259" w:lineRule="auto"/>
              <w:ind w:left="0" w:firstLine="0"/>
              <w:rPr>
                <w:color w:val="000000" w:themeColor="text1"/>
              </w:rPr>
            </w:pPr>
          </w:p>
        </w:tc>
      </w:tr>
      <w:tr w:rsidR="006F58EA" w:rsidRPr="004F09C9" w14:paraId="17AB2C66" w14:textId="77777777">
        <w:trPr>
          <w:trHeight w:val="798"/>
        </w:trPr>
        <w:tc>
          <w:tcPr>
            <w:tcW w:w="1380" w:type="dxa"/>
            <w:tcBorders>
              <w:top w:val="single" w:sz="3" w:space="0" w:color="000000"/>
              <w:left w:val="nil"/>
              <w:bottom w:val="single" w:sz="3" w:space="0" w:color="000000"/>
              <w:right w:val="nil"/>
            </w:tcBorders>
          </w:tcPr>
          <w:p w14:paraId="6C7CA696"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50FC361" w14:textId="77777777" w:rsidR="006F58EA" w:rsidRPr="004F09C9" w:rsidRDefault="00D27C9E">
            <w:pPr>
              <w:spacing w:after="80" w:line="259" w:lineRule="auto"/>
              <w:ind w:left="217" w:firstLine="0"/>
              <w:rPr>
                <w:color w:val="000000" w:themeColor="text1"/>
              </w:rPr>
            </w:pPr>
            <w:r w:rsidRPr="004F09C9">
              <w:rPr>
                <w:i/>
                <w:color w:val="000000" w:themeColor="text1"/>
              </w:rPr>
              <w:t>O. narynensis</w:t>
            </w:r>
          </w:p>
          <w:p w14:paraId="48C70F85" w14:textId="77777777" w:rsidR="006F58EA" w:rsidRPr="004F09C9" w:rsidRDefault="00D27C9E">
            <w:pPr>
              <w:spacing w:after="0" w:line="259" w:lineRule="auto"/>
              <w:ind w:left="209" w:firstLine="0"/>
              <w:rPr>
                <w:color w:val="000000" w:themeColor="text1"/>
              </w:rPr>
            </w:pPr>
            <w:r w:rsidRPr="004F09C9">
              <w:rPr>
                <w:i/>
                <w:color w:val="000000" w:themeColor="text1"/>
              </w:rPr>
              <w:t>O. kurentzovi</w:t>
            </w:r>
          </w:p>
        </w:tc>
      </w:tr>
      <w:tr w:rsidR="006F58EA" w:rsidRPr="004F09C9" w14:paraId="2AFAEB70" w14:textId="77777777">
        <w:trPr>
          <w:trHeight w:val="403"/>
        </w:trPr>
        <w:tc>
          <w:tcPr>
            <w:tcW w:w="1380" w:type="dxa"/>
            <w:tcBorders>
              <w:top w:val="single" w:sz="3" w:space="0" w:color="000000"/>
              <w:left w:val="nil"/>
              <w:bottom w:val="single" w:sz="3" w:space="0" w:color="000000"/>
              <w:right w:val="nil"/>
            </w:tcBorders>
          </w:tcPr>
          <w:p w14:paraId="1CD2F8AF" w14:textId="77777777" w:rsidR="006F58EA" w:rsidRPr="004F09C9" w:rsidRDefault="00D27C9E">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49B0AD1" w14:textId="77777777" w:rsidR="006F58EA" w:rsidRPr="004F09C9" w:rsidRDefault="006F58EA">
            <w:pPr>
              <w:spacing w:after="160" w:line="259" w:lineRule="auto"/>
              <w:ind w:left="0" w:firstLine="0"/>
              <w:rPr>
                <w:color w:val="000000" w:themeColor="text1"/>
              </w:rPr>
            </w:pPr>
          </w:p>
        </w:tc>
      </w:tr>
      <w:tr w:rsidR="006F58EA" w:rsidRPr="004F09C9" w14:paraId="62564C4C" w14:textId="77777777">
        <w:trPr>
          <w:trHeight w:val="1589"/>
        </w:trPr>
        <w:tc>
          <w:tcPr>
            <w:tcW w:w="1380" w:type="dxa"/>
            <w:tcBorders>
              <w:top w:val="single" w:sz="3" w:space="0" w:color="000000"/>
              <w:left w:val="nil"/>
              <w:bottom w:val="single" w:sz="3" w:space="0" w:color="000000"/>
              <w:right w:val="nil"/>
            </w:tcBorders>
          </w:tcPr>
          <w:p w14:paraId="7726F6A9" w14:textId="77777777" w:rsidR="006F58EA" w:rsidRPr="004F09C9" w:rsidRDefault="006F58EA">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2CD19C78" w14:textId="77777777" w:rsidR="006F58EA" w:rsidRPr="004F09C9" w:rsidRDefault="00D27C9E">
            <w:pPr>
              <w:spacing w:after="80" w:line="259" w:lineRule="auto"/>
              <w:ind w:left="256" w:firstLine="0"/>
              <w:rPr>
                <w:color w:val="000000" w:themeColor="text1"/>
              </w:rPr>
            </w:pPr>
            <w:r w:rsidRPr="004F09C9">
              <w:rPr>
                <w:i/>
                <w:color w:val="000000" w:themeColor="text1"/>
              </w:rPr>
              <w:t>O. scapulalis</w:t>
            </w:r>
          </w:p>
          <w:p w14:paraId="006C70CE" w14:textId="77777777" w:rsidR="006F58EA" w:rsidRPr="004F09C9" w:rsidRDefault="00D27C9E">
            <w:pPr>
              <w:spacing w:after="0" w:line="325" w:lineRule="auto"/>
              <w:ind w:left="454" w:right="31" w:hanging="213"/>
              <w:rPr>
                <w:color w:val="000000" w:themeColor="text1"/>
              </w:rPr>
            </w:pPr>
            <w:r w:rsidRPr="004F09C9">
              <w:rPr>
                <w:i/>
                <w:color w:val="000000" w:themeColor="text1"/>
              </w:rPr>
              <w:t>O. zaguliaevi O. zealis</w:t>
            </w:r>
          </w:p>
          <w:p w14:paraId="5B302DB4" w14:textId="77777777" w:rsidR="006F58EA" w:rsidRPr="004F09C9" w:rsidRDefault="00D27C9E">
            <w:pPr>
              <w:spacing w:after="0" w:line="259" w:lineRule="auto"/>
              <w:ind w:left="0" w:firstLine="0"/>
              <w:rPr>
                <w:color w:val="000000" w:themeColor="text1"/>
              </w:rPr>
            </w:pPr>
            <w:r w:rsidRPr="004F09C9">
              <w:rPr>
                <w:i/>
                <w:color w:val="000000" w:themeColor="text1"/>
              </w:rPr>
              <w:t>O. putzufangensis</w:t>
            </w:r>
          </w:p>
        </w:tc>
      </w:tr>
    </w:tbl>
    <w:p w14:paraId="23B9F938" w14:textId="77777777" w:rsidR="006F58EA" w:rsidRPr="004F09C9" w:rsidRDefault="00D27C9E">
      <w:pPr>
        <w:rPr>
          <w:color w:val="000000" w:themeColor="text1"/>
        </w:rPr>
      </w:pPr>
      <w:r w:rsidRPr="004F09C9">
        <w:rPr>
          <w:color w:val="000000" w:themeColor="text1"/>
        </w:rPr>
        <w:br w:type="page"/>
      </w:r>
    </w:p>
    <w:p w14:paraId="309AAB9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23457D94" wp14:editId="3BEF5794">
            <wp:extent cx="5349359" cy="4133596"/>
            <wp:effectExtent l="0" t="0" r="0" b="0"/>
            <wp:docPr id="1078" name="Picture 1078"/>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38B690CF" w14:textId="77777777" w:rsidR="006F58EA" w:rsidRPr="004F09C9" w:rsidRDefault="00D27C9E">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4EDE28D2" w14:textId="77777777" w:rsidR="006F58EA" w:rsidRPr="004F09C9" w:rsidRDefault="00D27C9E">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p>
    <w:p w14:paraId="3BD0CF0A" w14:textId="77777777" w:rsidR="00D27C9E" w:rsidRPr="004F09C9" w:rsidRDefault="00D27C9E">
      <w:pPr>
        <w:spacing w:after="3" w:line="238" w:lineRule="auto"/>
        <w:ind w:left="1168" w:right="315" w:firstLine="0"/>
        <w:jc w:val="both"/>
        <w:rPr>
          <w:color w:val="000000" w:themeColor="text1"/>
        </w:rPr>
      </w:pPr>
    </w:p>
    <w:p w14:paraId="54A388CD" w14:textId="77777777" w:rsidR="00D27C9E" w:rsidRPr="004F09C9" w:rsidRDefault="00D27C9E">
      <w:pPr>
        <w:spacing w:after="3" w:line="238" w:lineRule="auto"/>
        <w:ind w:left="1168" w:right="315" w:firstLine="0"/>
        <w:jc w:val="both"/>
        <w:rPr>
          <w:color w:val="000000" w:themeColor="text1"/>
        </w:rPr>
      </w:pPr>
    </w:p>
    <w:p w14:paraId="20C3F5F8" w14:textId="77777777" w:rsidR="00D27C9E" w:rsidRPr="004F09C9" w:rsidRDefault="00D27C9E">
      <w:pPr>
        <w:spacing w:after="3" w:line="238" w:lineRule="auto"/>
        <w:ind w:left="1168" w:right="315" w:firstLine="0"/>
        <w:jc w:val="both"/>
        <w:rPr>
          <w:color w:val="000000" w:themeColor="text1"/>
        </w:rPr>
      </w:pPr>
    </w:p>
    <w:p w14:paraId="18BFE83D" w14:textId="77777777" w:rsidR="00D27C9E" w:rsidRPr="004F09C9" w:rsidRDefault="00D27C9E">
      <w:pPr>
        <w:spacing w:after="3" w:line="238" w:lineRule="auto"/>
        <w:ind w:left="1168" w:right="315" w:firstLine="0"/>
        <w:jc w:val="both"/>
        <w:rPr>
          <w:color w:val="000000" w:themeColor="text1"/>
        </w:rPr>
      </w:pPr>
    </w:p>
    <w:p w14:paraId="153D2808" w14:textId="77777777" w:rsidR="00D27C9E" w:rsidRPr="004F09C9" w:rsidRDefault="00D27C9E">
      <w:pPr>
        <w:spacing w:after="3" w:line="238" w:lineRule="auto"/>
        <w:ind w:left="1168" w:right="315" w:firstLine="0"/>
        <w:jc w:val="both"/>
        <w:rPr>
          <w:color w:val="000000" w:themeColor="text1"/>
        </w:rPr>
      </w:pPr>
    </w:p>
    <w:p w14:paraId="66357366" w14:textId="77777777" w:rsidR="00D27C9E" w:rsidRPr="004F09C9" w:rsidRDefault="00D27C9E">
      <w:pPr>
        <w:spacing w:after="3" w:line="238" w:lineRule="auto"/>
        <w:ind w:left="1168" w:right="315" w:firstLine="0"/>
        <w:jc w:val="both"/>
        <w:rPr>
          <w:color w:val="000000" w:themeColor="text1"/>
        </w:rPr>
      </w:pPr>
    </w:p>
    <w:p w14:paraId="2B990E9C" w14:textId="77777777" w:rsidR="00D27C9E" w:rsidRPr="004F09C9" w:rsidRDefault="00D27C9E">
      <w:pPr>
        <w:spacing w:after="3" w:line="238" w:lineRule="auto"/>
        <w:ind w:left="1168" w:right="315" w:firstLine="0"/>
        <w:jc w:val="both"/>
        <w:rPr>
          <w:color w:val="000000" w:themeColor="text1"/>
        </w:rPr>
      </w:pPr>
    </w:p>
    <w:p w14:paraId="29D2487F" w14:textId="77777777" w:rsidR="00D27C9E" w:rsidRPr="004F09C9" w:rsidRDefault="00D27C9E">
      <w:pPr>
        <w:spacing w:after="3" w:line="238" w:lineRule="auto"/>
        <w:ind w:left="1168" w:right="315" w:firstLine="0"/>
        <w:jc w:val="both"/>
        <w:rPr>
          <w:color w:val="000000" w:themeColor="text1"/>
        </w:rPr>
      </w:pPr>
    </w:p>
    <w:p w14:paraId="0333F11B" w14:textId="77777777" w:rsidR="00D27C9E" w:rsidRPr="004F09C9" w:rsidRDefault="00D27C9E">
      <w:pPr>
        <w:spacing w:after="3" w:line="238" w:lineRule="auto"/>
        <w:ind w:left="1168" w:right="315" w:firstLine="0"/>
        <w:jc w:val="both"/>
        <w:rPr>
          <w:color w:val="000000" w:themeColor="text1"/>
        </w:rPr>
      </w:pPr>
    </w:p>
    <w:p w14:paraId="7AB5386D" w14:textId="77777777" w:rsidR="00D27C9E" w:rsidRPr="004F09C9" w:rsidRDefault="00D27C9E">
      <w:pPr>
        <w:spacing w:after="3" w:line="238" w:lineRule="auto"/>
        <w:ind w:left="1168" w:right="315" w:firstLine="0"/>
        <w:jc w:val="both"/>
        <w:rPr>
          <w:color w:val="000000" w:themeColor="text1"/>
        </w:rPr>
      </w:pPr>
    </w:p>
    <w:p w14:paraId="1542A078" w14:textId="77777777" w:rsidR="00D27C9E" w:rsidRPr="004F09C9" w:rsidRDefault="00D27C9E">
      <w:pPr>
        <w:spacing w:after="3" w:line="238" w:lineRule="auto"/>
        <w:ind w:left="1168" w:right="315" w:firstLine="0"/>
        <w:jc w:val="both"/>
        <w:rPr>
          <w:color w:val="000000" w:themeColor="text1"/>
        </w:rPr>
      </w:pPr>
    </w:p>
    <w:p w14:paraId="3812D12B" w14:textId="77777777" w:rsidR="00D27C9E" w:rsidRPr="004F09C9" w:rsidRDefault="00D27C9E">
      <w:pPr>
        <w:spacing w:after="3" w:line="238" w:lineRule="auto"/>
        <w:ind w:left="1168" w:right="315" w:firstLine="0"/>
        <w:jc w:val="both"/>
        <w:rPr>
          <w:color w:val="000000" w:themeColor="text1"/>
        </w:rPr>
      </w:pPr>
    </w:p>
    <w:p w14:paraId="44EF3397" w14:textId="77777777" w:rsidR="00D27C9E" w:rsidRPr="004F09C9" w:rsidRDefault="00D27C9E">
      <w:pPr>
        <w:spacing w:after="3" w:line="238" w:lineRule="auto"/>
        <w:ind w:left="1168" w:right="315" w:firstLine="0"/>
        <w:jc w:val="both"/>
        <w:rPr>
          <w:color w:val="000000" w:themeColor="text1"/>
        </w:rPr>
      </w:pPr>
    </w:p>
    <w:p w14:paraId="279B00F2"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00801CA2"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DD728B9" w14:textId="4C6BB166" w:rsidR="006F58EA" w:rsidRDefault="00D27C9E">
      <w:pPr>
        <w:spacing w:after="162" w:line="263" w:lineRule="auto"/>
        <w:ind w:right="80"/>
        <w:jc w:val="center"/>
        <w:rPr>
          <w:color w:val="000000" w:themeColor="text1"/>
        </w:rPr>
      </w:pPr>
      <w:r w:rsidRPr="004F09C9">
        <w:rPr>
          <w:color w:val="000000" w:themeColor="text1"/>
        </w:rPr>
        <w:t>DIAPAUSE TIMING</w:t>
      </w:r>
    </w:p>
    <w:p w14:paraId="5A818433" w14:textId="77777777" w:rsidR="006023CB" w:rsidRPr="004F09C9" w:rsidRDefault="006023CB">
      <w:pPr>
        <w:spacing w:after="162" w:line="263" w:lineRule="auto"/>
        <w:ind w:right="80"/>
        <w:jc w:val="center"/>
        <w:rPr>
          <w:color w:val="000000" w:themeColor="text1"/>
        </w:rPr>
      </w:pPr>
    </w:p>
    <w:p w14:paraId="5242320D"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5086F0CB"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 2017</w:t>
      </w:r>
      <w:r w:rsidR="00CE5B15">
        <w:rPr>
          <w:color w:val="000000" w:themeColor="text1"/>
        </w:rPr>
        <w:t xml:space="preserve">, </w:t>
      </w:r>
      <w:r w:rsidR="00DA3145">
        <w:rPr>
          <w:color w:val="000000" w:themeColor="text1"/>
        </w:rPr>
        <w:t>DeLucia 2008</w:t>
      </w:r>
      <w:r w:rsidR="00CE5B15">
        <w:rPr>
          <w:color w:val="000000" w:themeColor="text1"/>
        </w:rPr>
        <w:t xml:space="preserve">, </w:t>
      </w:r>
      <w:r w:rsidR="00DA3145">
        <w:rPr>
          <w:color w:val="000000" w:themeColor="text1"/>
        </w:rPr>
        <w:t>IPCC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 DeLucia et al.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r w:rsidR="00CE5B15" w:rsidRPr="00CE5B15">
        <w:rPr>
          <w:color w:val="000000" w:themeColor="text1"/>
        </w:rPr>
        <w:t>Koštál</w:t>
      </w:r>
      <w:r w:rsidR="00CE5B15">
        <w:rPr>
          <w:color w:val="000000" w:themeColor="text1"/>
        </w:rPr>
        <w:t xml:space="preserve"> 2006)</w:t>
      </w:r>
      <w:r w:rsidRPr="004F09C9">
        <w:rPr>
          <w:color w:val="000000" w:themeColor="text1"/>
        </w:rPr>
        <w:t xml:space="preserve">. </w:t>
      </w:r>
    </w:p>
    <w:p w14:paraId="63D06DF1" w14:textId="6C332E15"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r w:rsidR="00DA3145">
        <w:rPr>
          <w:color w:val="000000" w:themeColor="text1"/>
        </w:rPr>
        <w:t>Nechols 1999</w:t>
      </w:r>
      <w:r w:rsidR="00CE5B15">
        <w:rPr>
          <w:color w:val="000000" w:themeColor="text1"/>
        </w:rPr>
        <w:t>, Hahn and Denlinger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 2007, Hahn and Denlinger 2011</w:t>
      </w:r>
      <w:r w:rsidR="004A056B">
        <w:rPr>
          <w:color w:val="000000" w:themeColor="text1"/>
        </w:rPr>
        <w:t>)</w:t>
      </w:r>
      <w:r w:rsidRPr="004F09C9">
        <w:rPr>
          <w:color w:val="000000" w:themeColor="text1"/>
        </w:rPr>
        <w:t xml:space="preserve">. </w:t>
      </w:r>
      <w:r w:rsidR="00323875">
        <w:rPr>
          <w:color w:val="000000" w:themeColor="text1"/>
        </w:rPr>
        <w:t>Some species show</w:t>
      </w:r>
      <w:r w:rsidRPr="004F09C9">
        <w:rPr>
          <w:color w:val="000000" w:themeColor="text1"/>
        </w:rPr>
        <w:t xml:space="preserve"> increased energy storage in the form of proteins has been reported in Colorado potato beetles (</w:t>
      </w:r>
      <w:r w:rsidRPr="004F09C9">
        <w:rPr>
          <w:i/>
          <w:iCs/>
          <w:color w:val="000000" w:themeColor="text1"/>
        </w:rPr>
        <w:t>L</w:t>
      </w:r>
      <w:r w:rsidR="00323875">
        <w:rPr>
          <w:i/>
          <w:iCs/>
          <w:color w:val="000000" w:themeColor="text1"/>
        </w:rPr>
        <w:t>eptinotarsa</w:t>
      </w:r>
      <w:r w:rsidRPr="004F09C9">
        <w:rPr>
          <w:i/>
          <w:iCs/>
          <w:color w:val="000000" w:themeColor="text1"/>
        </w:rPr>
        <w:t>. decemlineata</w:t>
      </w:r>
      <w:r w:rsidRPr="004F09C9">
        <w:rPr>
          <w:color w:val="000000" w:themeColor="text1"/>
        </w:rPr>
        <w:t>) (Kort and Koopmanschap 1994) and southwestern corn borers (</w:t>
      </w:r>
      <w:r w:rsidRPr="004F09C9">
        <w:rPr>
          <w:i/>
          <w:color w:val="000000" w:themeColor="text1"/>
        </w:rPr>
        <w:t>D</w:t>
      </w:r>
      <w:r w:rsidR="00323875">
        <w:rPr>
          <w:i/>
          <w:color w:val="000000" w:themeColor="text1"/>
        </w:rPr>
        <w:t>iatr</w:t>
      </w:r>
      <w:ins w:id="137" w:author="reviewer" w:date="2019-02-11T16:33:00Z">
        <w:r w:rsidR="00ED0E77">
          <w:rPr>
            <w:i/>
            <w:color w:val="000000" w:themeColor="text1"/>
          </w:rPr>
          <w:t>a</w:t>
        </w:r>
      </w:ins>
      <w:r w:rsidR="00323875">
        <w:rPr>
          <w:i/>
          <w:color w:val="000000" w:themeColor="text1"/>
        </w:rPr>
        <w:t>ea</w:t>
      </w:r>
      <w:del w:id="138" w:author="reviewer" w:date="2019-02-11T16:33:00Z">
        <w:r w:rsidRPr="004F09C9" w:rsidDel="00ED0E77">
          <w:rPr>
            <w:i/>
            <w:color w:val="000000" w:themeColor="text1"/>
          </w:rPr>
          <w:delText>.</w:delText>
        </w:r>
      </w:del>
      <w:r w:rsidRPr="004F09C9">
        <w:rPr>
          <w:i/>
          <w:color w:val="000000" w:themeColor="text1"/>
        </w:rPr>
        <w:t xml:space="preserve"> grandiosella</w:t>
      </w:r>
      <w:r w:rsidRPr="004F09C9">
        <w:rPr>
          <w:color w:val="000000" w:themeColor="text1"/>
        </w:rPr>
        <w:t>) (Brown and Chippendale 1978), while increased lipid storage</w:t>
      </w:r>
      <w:r w:rsidR="00323875">
        <w:rPr>
          <w:color w:val="000000" w:themeColor="text1"/>
        </w:rPr>
        <w:t>, this</w:t>
      </w:r>
      <w:r w:rsidRPr="004F09C9">
        <w:rPr>
          <w:color w:val="000000" w:themeColor="text1"/>
        </w:rPr>
        <w:t xml:space="preserve"> has been reported for the pink bollworm (</w:t>
      </w:r>
      <w:r w:rsidRPr="004F09C9">
        <w:rPr>
          <w:i/>
          <w:iCs/>
          <w:color w:val="000000" w:themeColor="text1"/>
        </w:rPr>
        <w:t>P</w:t>
      </w:r>
      <w:r w:rsidR="00323875">
        <w:rPr>
          <w:i/>
          <w:iCs/>
          <w:color w:val="000000" w:themeColor="text1"/>
        </w:rPr>
        <w:t>ectinophora</w:t>
      </w:r>
      <w:del w:id="139" w:author="reviewer" w:date="2019-02-11T16:33:00Z">
        <w:r w:rsidRPr="004F09C9" w:rsidDel="00ED0E77">
          <w:rPr>
            <w:i/>
            <w:iCs/>
            <w:color w:val="000000" w:themeColor="text1"/>
          </w:rPr>
          <w:delText>.</w:delText>
        </w:r>
      </w:del>
      <w:r w:rsidRPr="004F09C9">
        <w:rPr>
          <w:i/>
          <w:iCs/>
          <w:color w:val="000000" w:themeColor="text1"/>
        </w:rPr>
        <w:t xml:space="preserve"> gossypiella</w:t>
      </w:r>
      <w:r w:rsidRPr="004F09C9">
        <w:rPr>
          <w:color w:val="000000" w:themeColor="text1"/>
        </w:rPr>
        <w:t xml:space="preserve">) (Adkisson et al. 1963) and </w:t>
      </w:r>
      <w:r w:rsidRPr="004F09C9">
        <w:rPr>
          <w:i/>
          <w:iCs/>
          <w:color w:val="000000" w:themeColor="text1"/>
        </w:rPr>
        <w:t>Culex pipens</w:t>
      </w:r>
      <w:r w:rsidRPr="004F09C9">
        <w:rPr>
          <w:iCs/>
          <w:color w:val="000000" w:themeColor="text1"/>
        </w:rPr>
        <w:t xml:space="preserve"> </w:t>
      </w:r>
      <w:r w:rsidRPr="004F09C9">
        <w:rPr>
          <w:color w:val="000000" w:themeColor="text1"/>
        </w:rPr>
        <w:t xml:space="preserve">mosquitoes (Mitchell and Briegel 1989), </w:t>
      </w:r>
      <w:r w:rsidRPr="004F09C9">
        <w:rPr>
          <w:color w:val="000000" w:themeColor="text1"/>
        </w:rPr>
        <w:lastRenderedPageBreak/>
        <w:t>among others. Energy stores fuel insect metabolism during diapause, and after diapause these stored resources are redirected to accomplish post-diapause functions. However, metabolic activity for many insects is temperature dependent</w:t>
      </w:r>
      <w:r w:rsidR="000E69EC">
        <w:rPr>
          <w:color w:val="000000" w:themeColor="text1"/>
        </w:rPr>
        <w:t>,</w:t>
      </w:r>
      <w:r w:rsidRPr="004F09C9">
        <w:rPr>
          <w:color w:val="000000" w:themeColor="text1"/>
        </w:rPr>
        <w:t xml:space="preserve"> and insects preparing for diapause in warmer environments may struggle to meet the energy demands of increased metabolism and possibly divert resources away from storage. </w:t>
      </w:r>
    </w:p>
    <w:p w14:paraId="4E169A5B" w14:textId="6E7A452B"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entering diapause without adequate nutrition stores may exit diapause before winter ends leaving them exposed to an unfavorable environment and thereby increasing mortality. A study using </w:t>
      </w:r>
      <w:r w:rsidRPr="004F09C9">
        <w:rPr>
          <w:i/>
          <w:iCs/>
          <w:color w:val="000000" w:themeColor="text1"/>
        </w:rPr>
        <w:t>Calliphora vicina</w:t>
      </w:r>
      <w:r w:rsidRPr="004F09C9">
        <w:rPr>
          <w:iCs/>
          <w:color w:val="000000" w:themeColor="text1"/>
        </w:rPr>
        <w:t xml:space="preserve"> (Robineau-Desvoidy)</w:t>
      </w:r>
      <w:r w:rsidRPr="004F09C9">
        <w:rPr>
          <w:color w:val="000000" w:themeColor="text1"/>
        </w:rPr>
        <w:t xml:space="preserve"> as a model explored the effect of nutrition on the duration of diapause </w:t>
      </w:r>
      <w:r w:rsidR="00CE5B15">
        <w:rPr>
          <w:color w:val="000000" w:themeColor="text1"/>
        </w:rPr>
        <w:t>(Saunders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 xml:space="preserve">Hahn and Denlinger 2007, Sinclair </w:t>
      </w:r>
      <w:r w:rsidR="00643F52">
        <w:rPr>
          <w:color w:val="000000" w:themeColor="text1"/>
        </w:rPr>
        <w:t>2015)</w:t>
      </w:r>
      <w:r w:rsidRPr="004F09C9">
        <w:rPr>
          <w:color w:val="000000" w:themeColor="text1"/>
        </w:rPr>
        <w:t>.</w:t>
      </w:r>
    </w:p>
    <w:p w14:paraId="542C6CCC" w14:textId="027BDA69"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 xml:space="preserve">environmental temperatures they experience (Bradshaw and Holzapfel 2006, Hahn and Denlinger 2011, Scriber 2014, Sinclair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r w:rsidRPr="00E2045B">
        <w:rPr>
          <w:i/>
          <w:color w:val="000000" w:themeColor="text1"/>
        </w:rPr>
        <w:t>Diatr</w:t>
      </w:r>
      <w:ins w:id="140" w:author="reviewer" w:date="2019-02-11T16:34:00Z">
        <w:r w:rsidR="00ED0E77">
          <w:rPr>
            <w:i/>
            <w:color w:val="000000" w:themeColor="text1"/>
          </w:rPr>
          <w:t>a</w:t>
        </w:r>
      </w:ins>
      <w:r w:rsidRPr="00E2045B">
        <w:rPr>
          <w:i/>
          <w:color w:val="000000" w:themeColor="text1"/>
        </w:rPr>
        <w:t>ea grandiosella</w:t>
      </w:r>
      <w:r w:rsidR="001B705E">
        <w:rPr>
          <w:color w:val="000000" w:themeColor="text1"/>
        </w:rPr>
        <w:t xml:space="preserve"> </w:t>
      </w:r>
      <w:r w:rsidRPr="00E2045B">
        <w:rPr>
          <w:color w:val="000000" w:themeColor="text1"/>
        </w:rPr>
        <w:t>Dyar</w:t>
      </w:r>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Between the two groups, the moths held in warmer and more variable conditions depleted </w:t>
      </w:r>
      <w:r w:rsidRPr="00E2045B">
        <w:rPr>
          <w:color w:val="000000" w:themeColor="text1"/>
        </w:rPr>
        <w:lastRenderedPageBreak/>
        <w:t>significantly more lipids by the end of diapause (Thompson and Davis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054F53">
        <w:rPr>
          <w:color w:val="000000" w:themeColor="text1"/>
        </w:rPr>
        <w:t>for much of the diapause period</w:t>
      </w:r>
      <w:r w:rsidR="001B705E" w:rsidRPr="00E2045B">
        <w:rPr>
          <w:color w:val="000000" w:themeColor="text1"/>
        </w:rPr>
        <w:t xml:space="preserve"> (Thompson and Davis 1981).</w:t>
      </w:r>
    </w:p>
    <w:p w14:paraId="4756C2D9" w14:textId="5949087E"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before the onset of winter.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101994">
        <w:rPr>
          <w:color w:val="000000" w:themeColor="text1"/>
        </w:rPr>
        <w:t>a</w:t>
      </w:r>
      <w:r w:rsidR="00101994" w:rsidRPr="004F09C9">
        <w:rPr>
          <w:color w:val="000000" w:themeColor="text1"/>
        </w:rPr>
        <w:t>ffect</w:t>
      </w:r>
      <w:r w:rsidRPr="004F09C9">
        <w:rPr>
          <w:color w:val="000000" w:themeColor="text1"/>
        </w:rPr>
        <w:t xml:space="preserve"> </w:t>
      </w:r>
      <w:r w:rsidR="00101994">
        <w:rPr>
          <w:color w:val="000000" w:themeColor="text1"/>
        </w:rPr>
        <w:t>insects</w:t>
      </w:r>
      <w:r w:rsidR="00101994" w:rsidRPr="004F09C9">
        <w:rPr>
          <w:color w:val="000000" w:themeColor="text1"/>
        </w:rPr>
        <w:t xml:space="preserve"> </w:t>
      </w:r>
      <w:del w:id="141" w:author="reviewer" w:date="2019-02-11T16:34:00Z">
        <w:r w:rsidR="000E1D1C" w:rsidDel="00ED0E77">
          <w:rPr>
            <w:color w:val="000000" w:themeColor="text1"/>
          </w:rPr>
          <w:delText xml:space="preserve"> </w:delText>
        </w:r>
      </w:del>
      <w:r w:rsidR="000E1D1C">
        <w:rPr>
          <w:color w:val="000000" w:themeColor="text1"/>
        </w:rPr>
        <w:t xml:space="preserve">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667DD885" w14:textId="43FD72D9" w:rsidR="004F09C9" w:rsidRPr="004F09C9" w:rsidRDefault="004F09C9" w:rsidP="00DD43B4">
      <w:pPr>
        <w:spacing w:line="480" w:lineRule="auto"/>
        <w:ind w:left="-15" w:right="165" w:firstLine="468"/>
        <w:rPr>
          <w:color w:val="000000" w:themeColor="text1"/>
        </w:rPr>
      </w:pPr>
      <w:r w:rsidRPr="004F09C9">
        <w:rPr>
          <w:i/>
          <w:color w:val="000000" w:themeColor="text1"/>
        </w:rPr>
        <w:t>Ostrinia nubilalis</w:t>
      </w:r>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understanding of how insects might adjust to warming winter temperatures as Earth’s climate changes. </w:t>
      </w:r>
    </w:p>
    <w:p w14:paraId="04E8506B" w14:textId="1DF4A309" w:rsidR="004F09C9" w:rsidRPr="004F09C9" w:rsidRDefault="004F09C9" w:rsidP="00DD43B4">
      <w:pPr>
        <w:spacing w:line="480" w:lineRule="auto"/>
        <w:ind w:left="-15" w:right="165" w:firstLine="468"/>
        <w:rPr>
          <w:color w:val="000000" w:themeColor="text1"/>
        </w:rPr>
      </w:pPr>
      <w:r w:rsidRPr="004F09C9">
        <w:rPr>
          <w:color w:val="000000" w:themeColor="text1"/>
        </w:rPr>
        <w:lastRenderedPageBreak/>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exit diapause early</w:t>
      </w:r>
      <w:r w:rsidR="00DC6259">
        <w:rPr>
          <w:color w:val="000000" w:themeColor="text1"/>
        </w:rPr>
        <w:t>,</w:t>
      </w:r>
      <w:r w:rsidR="000D6E6E">
        <w:rPr>
          <w:color w:val="000000" w:themeColor="text1"/>
        </w:rPr>
        <w:t xml:space="preserve">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Pr="004F09C9">
        <w:rPr>
          <w:color w:val="000000" w:themeColor="text1"/>
        </w:rPr>
        <w:t xml:space="preserve"> like long-diapause European corn borers</w:t>
      </w:r>
      <w:r w:rsidR="00725EDF">
        <w:rPr>
          <w:color w:val="000000" w:themeColor="text1"/>
        </w:rPr>
        <w:t xml:space="preserve">, </w:t>
      </w:r>
      <w:r w:rsidR="000D6E6E">
        <w:rPr>
          <w:color w:val="000000" w:themeColor="text1"/>
        </w:rPr>
        <w:t>may</w:t>
      </w:r>
      <w:r w:rsidR="000D6E6E" w:rsidRPr="004F09C9">
        <w:rPr>
          <w:color w:val="000000" w:themeColor="text1"/>
        </w:rPr>
        <w:t xml:space="preserve"> </w:t>
      </w:r>
      <w:r w:rsidRPr="004F09C9">
        <w:rPr>
          <w:color w:val="000000" w:themeColor="text1"/>
        </w:rPr>
        <w:t xml:space="preserve">thrive. </w:t>
      </w:r>
    </w:p>
    <w:p w14:paraId="5F61D423" w14:textId="122E1969"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4714368E" w14:textId="77777777" w:rsidR="00643F52" w:rsidRPr="004F09C9" w:rsidRDefault="00643F52" w:rsidP="00DD43B4">
      <w:pPr>
        <w:spacing w:line="480" w:lineRule="auto"/>
        <w:ind w:left="-15" w:right="165" w:firstLine="468"/>
        <w:rPr>
          <w:color w:val="000000" w:themeColor="text1"/>
        </w:rPr>
      </w:pPr>
    </w:p>
    <w:p w14:paraId="6D7DB861" w14:textId="77777777" w:rsidR="007F6A28" w:rsidRPr="004F09C9" w:rsidRDefault="007F6A28">
      <w:pPr>
        <w:ind w:left="-15" w:right="165" w:firstLine="468"/>
        <w:rPr>
          <w:color w:val="000000" w:themeColor="text1"/>
        </w:rPr>
      </w:pPr>
    </w:p>
    <w:p w14:paraId="0B17566E"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195B70BC"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6400ADAB"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i/>
          <w:szCs w:val="24"/>
        </w:rPr>
        <w:t>Ostrinia nubilalis</w:t>
      </w:r>
      <w:r w:rsidRPr="00DD43B4">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 2005)</w:t>
      </w:r>
      <w:r w:rsidRPr="00DD43B4">
        <w:rPr>
          <w:rFonts w:asciiTheme="minorHAnsi" w:eastAsiaTheme="minorEastAsia" w:hAnsiTheme="minorHAnsi" w:cstheme="minorHAnsi"/>
          <w:bCs/>
          <w:szCs w:val="24"/>
        </w:rPr>
        <w:t xml:space="preserve">. Strain identity was determined genotypically using the </w:t>
      </w:r>
      <w:r w:rsidRPr="00DD43B4">
        <w:rPr>
          <w:rFonts w:asciiTheme="minorHAnsi" w:eastAsiaTheme="minorEastAsia" w:hAnsiTheme="minorHAnsi" w:cstheme="minorHAnsi"/>
          <w:bCs/>
          <w:i/>
          <w:szCs w:val="24"/>
        </w:rPr>
        <w:t>pgFAR</w:t>
      </w:r>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(Lassance et al.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r w:rsidRPr="00DD43B4">
        <w:rPr>
          <w:rFonts w:asciiTheme="minorHAnsi" w:eastAsiaTheme="minorEastAsia" w:hAnsiTheme="minorHAnsi" w:cstheme="minorHAnsi"/>
          <w:bCs/>
          <w:i/>
          <w:szCs w:val="24"/>
        </w:rPr>
        <w:t>pgFAR-Z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r w:rsidRPr="00DD43B4">
        <w:rPr>
          <w:rFonts w:asciiTheme="minorHAnsi" w:eastAsiaTheme="minorEastAsia" w:hAnsiTheme="minorHAnsi" w:cstheme="minorHAnsi"/>
          <w:bCs/>
          <w:i/>
          <w:szCs w:val="24"/>
        </w:rPr>
        <w:t>pgFAR-E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(Lassance et al.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09135D01" w14:textId="3EBA3B15"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or the non-diapause treatment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 xml:space="preserve">larvae from each biological cohort within each </w:t>
      </w:r>
      <w:r w:rsidRPr="00DD43B4">
        <w:rPr>
          <w:rFonts w:asciiTheme="minorHAnsi" w:eastAsiaTheme="minorEastAsia" w:hAnsiTheme="minorHAnsi" w:cstheme="minorHAnsi"/>
          <w:bCs/>
          <w:szCs w:val="24"/>
        </w:rPr>
        <w:lastRenderedPageBreak/>
        <w:t>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6E3A7B6"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26A5BB5F" w14:textId="7777777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 Programmed Larvae</w:t>
      </w:r>
    </w:p>
    <w:p w14:paraId="3F120593" w14:textId="677F3CF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w:t>
      </w:r>
      <w:commentRangeStart w:id="142"/>
      <w:commentRangeEnd w:id="142"/>
      <w:r w:rsidR="00C82911">
        <w:rPr>
          <w:rStyle w:val="CommentReference"/>
        </w:rPr>
        <w:commentReference w:id="142"/>
      </w:r>
      <w:commentRangeStart w:id="143"/>
      <w:commentRangeEnd w:id="143"/>
      <w:r w:rsidR="00DC6259">
        <w:rPr>
          <w:rStyle w:val="CommentReference"/>
        </w:rPr>
        <w:commentReference w:id="143"/>
      </w:r>
      <w:r w:rsidRPr="00DD43B4">
        <w:rPr>
          <w:color w:val="000000" w:themeColor="text1"/>
          <w:lang w:val="en"/>
        </w:rPr>
        <w:t>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 xml:space="preserve">programmed larvae that pupated after the estimated onset of diapause but before the end of the 40-day trial were classified as shallow diapause individuals, and larvae that did not pupate during the 40-day trial were classified as deep diapause larvae. </w:t>
      </w:r>
      <w:r w:rsidRPr="00DD43B4">
        <w:rPr>
          <w:color w:val="000000" w:themeColor="text1"/>
        </w:rPr>
        <w:t xml:space="preserve"> </w:t>
      </w:r>
    </w:p>
    <w:p w14:paraId="316CBEFB" w14:textId="5919FFDD"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(Air-Tite,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a</w:t>
      </w:r>
      <w:r w:rsidRPr="00DD43B4">
        <w:rPr>
          <w:color w:val="000000" w:themeColor="text1"/>
          <w:lang w:val="en"/>
        </w:rPr>
        <w:t>tmospheric air was</w:t>
      </w:r>
      <w:r w:rsidR="00A13F24">
        <w:rPr>
          <w:color w:val="000000" w:themeColor="text1"/>
          <w:lang w:val="en"/>
        </w:rPr>
        <w:t xml:space="preserve"> pumped through a column of </w:t>
      </w:r>
      <w:r w:rsidR="001011C2">
        <w:rPr>
          <w:color w:val="000000" w:themeColor="text1"/>
          <w:lang w:val="en"/>
        </w:rPr>
        <w:t>D</w:t>
      </w:r>
      <w:r w:rsidR="00A13F24">
        <w:rPr>
          <w:color w:val="000000" w:themeColor="text1"/>
          <w:lang w:val="en"/>
        </w:rPr>
        <w:t>rierite</w:t>
      </w:r>
      <w:r w:rsidR="001011C2">
        <w:rPr>
          <w:color w:val="000000" w:themeColor="text1"/>
          <w:lang w:val="en"/>
        </w:rPr>
        <w:t xml:space="preserve"> (W.A. Hammond Drierite, Xena, OH., stock 24025)</w:t>
      </w:r>
      <w:r w:rsidR="00A13F24">
        <w:rPr>
          <w:color w:val="000000" w:themeColor="text1"/>
          <w:lang w:val="en"/>
        </w:rPr>
        <w:t xml:space="preserve"> to absorb moisture from the airstream and a column of </w:t>
      </w:r>
      <w:r w:rsidR="001011C2">
        <w:rPr>
          <w:color w:val="000000" w:themeColor="text1"/>
          <w:lang w:val="en"/>
        </w:rPr>
        <w:t>A</w:t>
      </w:r>
      <w:r w:rsidR="00A13F24">
        <w:rPr>
          <w:color w:val="000000" w:themeColor="text1"/>
          <w:lang w:val="en"/>
        </w:rPr>
        <w:t>scarite</w:t>
      </w:r>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airstream. This CO</w:t>
      </w:r>
      <w:r w:rsidRPr="00DD43B4">
        <w:rPr>
          <w:color w:val="000000" w:themeColor="text1"/>
          <w:vertAlign w:val="subscript"/>
          <w:lang w:val="en"/>
        </w:rPr>
        <w:t>2</w:t>
      </w:r>
      <w:r w:rsidRPr="00DD43B4">
        <w:rPr>
          <w:color w:val="000000" w:themeColor="text1"/>
          <w:lang w:val="en"/>
        </w:rPr>
        <w:t xml:space="preserve">–free air was then pumped into the </w:t>
      </w:r>
      <w:r w:rsidRPr="00DD43B4">
        <w:rPr>
          <w:color w:val="000000" w:themeColor="text1"/>
          <w:lang w:val="en"/>
        </w:rPr>
        <w:lastRenderedPageBreak/>
        <w:t xml:space="preserve">respirometry chamber to replace the atmospheric air in the chamber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(Li-cor,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33E77036" w14:textId="77777777" w:rsidR="007F6A28" w:rsidRPr="004F09C9" w:rsidRDefault="007F6A28">
      <w:pPr>
        <w:ind w:left="-15" w:right="90" w:firstLine="468"/>
        <w:rPr>
          <w:color w:val="000000" w:themeColor="text1"/>
        </w:rPr>
      </w:pPr>
    </w:p>
    <w:p w14:paraId="50C896F7"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3A546948" w14:textId="7E84AB98"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First, larvae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357CA0B" w14:textId="60A5BA69" w:rsidR="00DD43B4" w:rsidRPr="00DD43B4" w:rsidRDefault="00DD43B4" w:rsidP="00DD43B4">
      <w:pPr>
        <w:spacing w:line="480" w:lineRule="auto"/>
        <w:ind w:left="-15" w:right="90" w:firstLine="468"/>
        <w:rPr>
          <w:color w:val="000000" w:themeColor="text1"/>
        </w:rPr>
      </w:pPr>
      <w:r w:rsidRPr="00DD43B4">
        <w:rPr>
          <w:color w:val="000000" w:themeColor="text1"/>
          <w:lang w:val="en"/>
        </w:rPr>
        <w:lastRenderedPageBreak/>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diapasue,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B2050F">
        <w:rPr>
          <w:color w:val="000000" w:themeColor="text1"/>
          <w:lang w:val="en"/>
        </w:rPr>
        <w:t>First, a</w:t>
      </w:r>
      <w:r w:rsidR="000472C3">
        <w:rPr>
          <w:color w:val="000000" w:themeColor="text1"/>
          <w:lang w:val="en"/>
        </w:rPr>
        <w:t xml:space="preserve"> subset of larvae</w:t>
      </w:r>
      <w:r w:rsidR="000472C3" w:rsidRPr="00DD43B4">
        <w:rPr>
          <w:color w:val="000000" w:themeColor="text1"/>
          <w:lang w:val="en"/>
        </w:rPr>
        <w:t xml:space="preserve"> </w:t>
      </w:r>
      <w:del w:id="144" w:author="reviewer" w:date="2019-02-11T16:34:00Z">
        <w:r w:rsidR="00DE7786" w:rsidDel="00ED0E77">
          <w:rPr>
            <w:color w:val="000000" w:themeColor="text1"/>
            <w:lang w:val="en"/>
          </w:rPr>
          <w:delText xml:space="preserve">were </w:delText>
        </w:r>
      </w:del>
      <w:ins w:id="145" w:author="reviewer" w:date="2019-02-11T16:34:00Z">
        <w:r w:rsidR="00ED0E77">
          <w:rPr>
            <w:color w:val="000000" w:themeColor="text1"/>
            <w:lang w:val="en"/>
          </w:rPr>
          <w:t xml:space="preserve">was </w:t>
        </w:r>
      </w:ins>
      <w:r w:rsidR="00DE7786">
        <w:rPr>
          <w:color w:val="000000" w:themeColor="text1"/>
          <w:lang w:val="en"/>
        </w:rPr>
        <w:t>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lifestage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 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69EEEE7F" w14:textId="2510650C"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 xml:space="preserve">lipid mass using a slightly modified Folch liquid-liquid extraction method (Gossert et al.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were dried away from the lipids the dry lipids were weighed</w:t>
      </w:r>
      <w:r w:rsidRPr="00DD43B4">
        <w:rPr>
          <w:color w:val="000000" w:themeColor="text1"/>
          <w:lang w:val="en"/>
        </w:rPr>
        <w:t xml:space="preserve">. </w:t>
      </w:r>
    </w:p>
    <w:p w14:paraId="0E406A90" w14:textId="77777777" w:rsidR="007F6A28" w:rsidRPr="004F09C9" w:rsidRDefault="007F6A28">
      <w:pPr>
        <w:ind w:left="-15" w:right="90" w:firstLine="468"/>
        <w:rPr>
          <w:color w:val="000000" w:themeColor="text1"/>
        </w:rPr>
      </w:pPr>
    </w:p>
    <w:p w14:paraId="5844C36B"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6109C70C" w14:textId="422B802C" w:rsidR="00DD43B4" w:rsidRPr="00DD43B4"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DD0E72">
        <w:rPr>
          <w:color w:val="000000" w:themeColor="text1"/>
        </w:rPr>
        <w:t xml:space="preserve">I calculated CO2 production </w:t>
      </w:r>
      <w:r w:rsidRPr="00DD43B4">
        <w:rPr>
          <w:color w:val="000000" w:themeColor="text1"/>
        </w:rPr>
        <w:t>Wet mass measurements and CO</w:t>
      </w:r>
      <w:r w:rsidRPr="00DD43B4">
        <w:rPr>
          <w:color w:val="000000" w:themeColor="text1"/>
          <w:vertAlign w:val="subscript"/>
        </w:rPr>
        <w:t>2</w:t>
      </w:r>
      <w:r w:rsidRPr="00DD43B4">
        <w:rPr>
          <w:color w:val="000000" w:themeColor="text1"/>
        </w:rPr>
        <w:t xml:space="preserve"> production were taken for 100 individuals and analyzed using a</w:t>
      </w:r>
      <w:r w:rsidR="000472C3">
        <w:rPr>
          <w:color w:val="000000" w:themeColor="text1"/>
        </w:rPr>
        <w:t xml:space="preserve"> </w:t>
      </w:r>
      <w:commentRangeStart w:id="146"/>
      <w:commentRangeStart w:id="147"/>
      <w:r w:rsidR="000472C3">
        <w:rPr>
          <w:color w:val="000000" w:themeColor="text1"/>
        </w:rPr>
        <w:t>generalized</w:t>
      </w:r>
      <w:r w:rsidRPr="00DD43B4">
        <w:rPr>
          <w:color w:val="000000" w:themeColor="text1"/>
        </w:rPr>
        <w:t xml:space="preserve"> </w:t>
      </w:r>
      <w:commentRangeEnd w:id="146"/>
      <w:r w:rsidR="00DE7786">
        <w:rPr>
          <w:rStyle w:val="CommentReference"/>
        </w:rPr>
        <w:commentReference w:id="146"/>
      </w:r>
      <w:commentRangeEnd w:id="147"/>
      <w:r w:rsidR="006F5EF4">
        <w:rPr>
          <w:rStyle w:val="CommentReference"/>
        </w:rPr>
        <w:commentReference w:id="147"/>
      </w:r>
      <w:r w:rsidRPr="00DD43B4">
        <w:rPr>
          <w:color w:val="000000" w:themeColor="text1"/>
        </w:rPr>
        <w:t xml:space="preserve">linear model. </w:t>
      </w:r>
    </w:p>
    <w:p w14:paraId="4F25F5C5" w14:textId="77777777" w:rsidR="005D29A0" w:rsidRPr="00DD43B4" w:rsidRDefault="00DD43B4" w:rsidP="005D29A0">
      <w:pPr>
        <w:spacing w:line="480" w:lineRule="auto"/>
        <w:ind w:left="-15" w:right="90" w:firstLine="468"/>
        <w:rPr>
          <w:color w:val="000000" w:themeColor="text1"/>
        </w:rPr>
      </w:pPr>
      <w:r w:rsidRPr="00DD43B4">
        <w:rPr>
          <w:color w:val="000000" w:themeColor="text1"/>
        </w:rPr>
        <w:t>In experiment 2, I calculated the day of wandering as the total number of days between eclosion into the final larval instar and the day frass production ended for each sampled larva.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shown in t</w:t>
      </w:r>
      <w:r w:rsidR="009972D1">
        <w:rPr>
          <w:color w:val="000000" w:themeColor="text1"/>
        </w:rPr>
        <w:t>able 3-4</w:t>
      </w:r>
      <w:r w:rsidRPr="00DD43B4">
        <w:rPr>
          <w:color w:val="000000" w:themeColor="text1"/>
        </w:rPr>
        <w:t xml:space="preserve"> </w:t>
      </w:r>
      <w:r w:rsidR="005D29A0">
        <w:rPr>
          <w:color w:val="000000" w:themeColor="text1"/>
        </w:rPr>
        <w:t>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treatment</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treatment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5D29A0">
        <w:rPr>
          <w:color w:val="000000" w:themeColor="text1"/>
        </w:rPr>
        <w:t>.</w:t>
      </w:r>
      <w:r w:rsidR="009972D1">
        <w:rPr>
          <w:color w:val="000000" w:themeColor="text1"/>
        </w:rPr>
        <w:t xml:space="preserve"> </w:t>
      </w:r>
      <w:r w:rsidR="005D29A0">
        <w:rPr>
          <w:color w:val="000000" w:themeColor="text1"/>
        </w:rPr>
        <w:t>The model shown in table 3-8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5D29A0">
        <w:rPr>
          <w:color w:val="000000" w:themeColor="text1"/>
        </w:rPr>
        <w:t>.</w:t>
      </w:r>
      <w:r w:rsidRPr="00DD43B4">
        <w:rPr>
          <w:color w:val="000000" w:themeColor="text1"/>
        </w:rPr>
        <w:t xml:space="preserve"> Lean mass was measured in 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shown in table 3-2</w:t>
      </w:r>
      <w:r w:rsidRPr="00DD43B4">
        <w:rPr>
          <w:color w:val="000000" w:themeColor="text1"/>
        </w:rPr>
        <w:t xml:space="preserve"> </w:t>
      </w:r>
      <w:r w:rsidR="005D29A0">
        <w:rPr>
          <w:color w:val="000000" w:themeColor="text1"/>
        </w:rPr>
        <w:t xml:space="preserve">to explain lean mass prior to the onset of diapause </w:t>
      </w:r>
      <w:r w:rsidRPr="00DD43B4">
        <w:rPr>
          <w:color w:val="000000" w:themeColor="text1"/>
        </w:rPr>
        <w:t xml:space="preserve">included: 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AA1215">
        <w:rPr>
          <w:color w:val="000000" w:themeColor="text1"/>
        </w:rPr>
        <w:t>treatment</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AA1215">
        <w:rPr>
          <w:color w:val="000000" w:themeColor="text1"/>
        </w:rPr>
        <w:t>.</w:t>
      </w:r>
      <w:r w:rsidRPr="00DD43B4">
        <w:rPr>
          <w:color w:val="000000" w:themeColor="text1"/>
        </w:rPr>
        <w:t xml:space="preserve"> </w:t>
      </w:r>
      <w:r w:rsidR="00AA1215">
        <w:rPr>
          <w:color w:val="000000" w:themeColor="text1"/>
        </w:rPr>
        <w:t>The model in t</w:t>
      </w:r>
      <w:r w:rsidR="005D29A0">
        <w:rPr>
          <w:color w:val="000000" w:themeColor="text1"/>
        </w:rPr>
        <w:t xml:space="preserve">able </w:t>
      </w:r>
      <w:r w:rsidRPr="00DD43B4">
        <w:rPr>
          <w:color w:val="000000" w:themeColor="text1"/>
        </w:rPr>
        <w:t>3-6</w:t>
      </w:r>
      <w:r w:rsidR="005D29A0">
        <w:rPr>
          <w:color w:val="000000" w:themeColor="text1"/>
        </w:rPr>
        <w:t xml:space="preserve"> </w:t>
      </w:r>
      <w:r w:rsidR="00AA1215">
        <w:rPr>
          <w:color w:val="000000" w:themeColor="text1"/>
        </w:rPr>
        <w:t>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E525B4F" w14:textId="77777777" w:rsidR="007F6A28" w:rsidRPr="004F09C9" w:rsidRDefault="007F6A28">
      <w:pPr>
        <w:ind w:left="-15" w:right="90" w:firstLine="468"/>
        <w:rPr>
          <w:color w:val="000000" w:themeColor="text1"/>
        </w:rPr>
      </w:pPr>
    </w:p>
    <w:p w14:paraId="3885D03F"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0092E61E"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1E92CF96" w14:textId="313A6E30" w:rsidR="00CE5B15" w:rsidRDefault="00DD43B4" w:rsidP="00CE5B15">
      <w:pPr>
        <w:ind w:left="-5" w:firstLine="725"/>
        <w:rPr>
          <w:color w:val="000000" w:themeColor="text1"/>
        </w:rPr>
      </w:pPr>
      <w:r w:rsidRPr="00DD43B4">
        <w:rPr>
          <w:color w:val="000000" w:themeColor="text1"/>
        </w:rPr>
        <w:t xml:space="preserve">Individuals in diapause programming conditions were considered to be in deep diapause if they remained in the larval stage throughout the 30-day post-feeding trial period. Larvae that pupated before the end of the 30-day trial period, but after the last of the non-diapause treatment group, were characterized </w:t>
      </w:r>
      <w:r w:rsidR="001F744C">
        <w:rPr>
          <w:color w:val="000000" w:themeColor="text1"/>
        </w:rPr>
        <w:t xml:space="preserve">being in </w:t>
      </w:r>
      <w:r w:rsidRPr="00DD43B4">
        <w:rPr>
          <w:color w:val="000000" w:themeColor="text1"/>
        </w:rPr>
        <w:t xml:space="preserve">as shallow diapause. </w:t>
      </w:r>
      <w:r w:rsidR="004C310D">
        <w:rPr>
          <w:color w:val="000000" w:themeColor="text1"/>
        </w:rPr>
        <w:t>L</w:t>
      </w:r>
      <w:r w:rsidRPr="00DD43B4">
        <w:rPr>
          <w:color w:val="000000" w:themeColor="text1"/>
        </w:rPr>
        <w:t>ong-diapause genotype larvae responded to diapause programming as expected with deep diapause reported in 100% of individuals. Only 33% of short-diapause genotype larvae stayed in deep diapause while 66.6% showed a shallow diapause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1B9ECA3D" w14:textId="50ED27C2" w:rsidR="004C310D" w:rsidRDefault="00DD43B4" w:rsidP="00CE5B15">
      <w:pPr>
        <w:ind w:left="-5" w:firstLine="725"/>
        <w:rPr>
          <w:color w:val="000000" w:themeColor="text1"/>
        </w:rPr>
      </w:pPr>
      <w:r w:rsidRPr="00DD43B4">
        <w:rPr>
          <w:color w:val="000000" w:themeColor="text1"/>
        </w:rPr>
        <w:t xml:space="preserve">In </w:t>
      </w:r>
      <w:del w:id="148" w:author="reviewer" w:date="2019-02-11T16:35:00Z">
        <w:r w:rsidRPr="00DD43B4" w:rsidDel="00ED0E77">
          <w:rPr>
            <w:color w:val="000000" w:themeColor="text1"/>
          </w:rPr>
          <w:delText xml:space="preserve">an effort to </w:delText>
        </w:r>
      </w:del>
      <w:r w:rsidRPr="00DD43B4">
        <w:rPr>
          <w:color w:val="000000" w:themeColor="text1"/>
        </w:rPr>
        <w:t>separate shallow from deep diapausing individuals within the short-diapause strain</w:t>
      </w:r>
      <w:r w:rsidR="001F744C">
        <w:rPr>
          <w:color w:val="000000" w:themeColor="text1"/>
        </w:rPr>
        <w:t xml:space="preserve"> by size</w:t>
      </w:r>
      <w:r w:rsidRPr="00DD43B4">
        <w:rPr>
          <w:color w:val="000000" w:themeColor="text1"/>
        </w:rPr>
        <w:t>, wet mass was tracked in individuals from each diapause genotype and treatment starting on the day larvae eclosed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w:t>
      </w:r>
      <w:r w:rsidR="00A32000">
        <w:rPr>
          <w:color w:val="000000" w:themeColor="text1"/>
        </w:rPr>
        <w:t xml:space="preserve"> </w:t>
      </w:r>
      <w:commentRangeStart w:id="149"/>
      <w:r w:rsidR="00A32000">
        <w:rPr>
          <w:color w:val="000000" w:themeColor="text1"/>
        </w:rPr>
        <w:t xml:space="preserve">shown in figure </w:t>
      </w:r>
      <w:commentRangeEnd w:id="149"/>
      <w:r w:rsidR="004C310D">
        <w:rPr>
          <w:rStyle w:val="CommentReference"/>
        </w:rPr>
        <w:commentReference w:id="149"/>
      </w:r>
      <w:r w:rsidR="00A32000">
        <w:rPr>
          <w:color w:val="000000" w:themeColor="text1"/>
        </w:rPr>
        <w:t>3-4A</w:t>
      </w:r>
      <w:r w:rsidRPr="00DD43B4">
        <w:rPr>
          <w:color w:val="000000" w:themeColor="text1"/>
        </w:rPr>
        <w:t>, long-diapause genotype individuals peaked in mass on day 5 and short-diapause genotype larvae peaked in mass on day 3</w:t>
      </w:r>
      <w:r w:rsidR="001F744C">
        <w:rPr>
          <w:color w:val="000000" w:themeColor="text1"/>
        </w:rPr>
        <w:t xml:space="preserve"> (Fig. 3-4A)</w:t>
      </w:r>
      <w:r w:rsidRPr="00DD43B4">
        <w:rPr>
          <w:color w:val="000000" w:themeColor="text1"/>
        </w:rPr>
        <w:t>. In diapause-programming conditions</w:t>
      </w:r>
      <w:r w:rsidR="00A32000">
        <w:rPr>
          <w:color w:val="000000" w:themeColor="text1"/>
        </w:rPr>
        <w:t xml:space="preserve"> as illustrated in figure 3-4B</w:t>
      </w:r>
      <w:r w:rsidRPr="00DD43B4">
        <w:rPr>
          <w:color w:val="000000" w:themeColor="text1"/>
        </w:rPr>
        <w:t xml:space="preserve">, mass peaked in long-diapause genotype larvae on day 9 and short-diapause genotype larvae </w:t>
      </w:r>
      <w:commentRangeStart w:id="150"/>
      <w:r w:rsidRPr="00DD43B4">
        <w:rPr>
          <w:color w:val="000000" w:themeColor="text1"/>
        </w:rPr>
        <w:t xml:space="preserve">peaked in mass on day 6. </w:t>
      </w:r>
      <w:commentRangeEnd w:id="150"/>
      <w:r w:rsidR="004C310D">
        <w:rPr>
          <w:rStyle w:val="CommentReference"/>
        </w:rPr>
        <w:commentReference w:id="150"/>
      </w:r>
    </w:p>
    <w:p w14:paraId="5048B9D6" w14:textId="77777777" w:rsidR="004C310D" w:rsidRDefault="004C310D" w:rsidP="00CE5B15">
      <w:pPr>
        <w:ind w:left="-5" w:firstLine="725"/>
        <w:rPr>
          <w:color w:val="000000" w:themeColor="text1"/>
        </w:rPr>
      </w:pPr>
    </w:p>
    <w:p w14:paraId="01327A4D" w14:textId="351B209C" w:rsidR="007F6A28" w:rsidRPr="004F09C9" w:rsidRDefault="00A32000" w:rsidP="00CE5B15">
      <w:pPr>
        <w:ind w:left="-5" w:firstLine="725"/>
        <w:rPr>
          <w:color w:val="000000" w:themeColor="text1"/>
        </w:rPr>
      </w:pPr>
      <w:commentRangeStart w:id="151"/>
      <w:r>
        <w:rPr>
          <w:color w:val="000000" w:themeColor="text1"/>
        </w:rPr>
        <w:t>Fig</w:t>
      </w:r>
      <w:commentRangeEnd w:id="151"/>
      <w:r w:rsidR="004C310D">
        <w:rPr>
          <w:rStyle w:val="CommentReference"/>
        </w:rPr>
        <w:commentReference w:id="151"/>
      </w:r>
      <w:r>
        <w:rPr>
          <w:color w:val="000000" w:themeColor="text1"/>
        </w:rPr>
        <w:t>ure 3-6 shows that w</w:t>
      </w:r>
      <w:r w:rsidR="00DD43B4" w:rsidRPr="00DD43B4">
        <w:rPr>
          <w:color w:val="000000" w:themeColor="text1"/>
        </w:rPr>
        <w:t>ithin each strain, I compared CO</w:t>
      </w:r>
      <w:r w:rsidR="00DD43B4" w:rsidRPr="00DD43B4">
        <w:rPr>
          <w:color w:val="000000" w:themeColor="text1"/>
          <w:vertAlign w:val="subscript"/>
        </w:rPr>
        <w:t>2</w:t>
      </w:r>
      <w:r w:rsidR="00DD43B4" w:rsidRPr="00DD43B4">
        <w:rPr>
          <w:color w:val="000000" w:themeColor="text1"/>
        </w:rPr>
        <w:t xml:space="preserve"> production of diapause-programmed individuals to non-diapause individuals to capture the relationship between photoperiod and metabolic </w:t>
      </w:r>
      <w:commentRangeStart w:id="152"/>
      <w:r w:rsidR="00DD43B4" w:rsidRPr="00DD43B4">
        <w:rPr>
          <w:color w:val="000000" w:themeColor="text1"/>
        </w:rPr>
        <w:t xml:space="preserve">activity. </w:t>
      </w:r>
      <w:commentRangeEnd w:id="152"/>
      <w:r w:rsidR="00A75D96">
        <w:rPr>
          <w:rStyle w:val="CommentReference"/>
        </w:rPr>
        <w:commentReference w:id="152"/>
      </w:r>
      <w:r w:rsidR="00DD43B4" w:rsidRPr="00DD43B4">
        <w:rPr>
          <w:color w:val="000000" w:themeColor="text1"/>
        </w:rPr>
        <w:t>I found diapause-programmed individuals produce significantly less CO</w:t>
      </w:r>
      <w:r w:rsidR="00DD43B4" w:rsidRPr="00DD43B4">
        <w:rPr>
          <w:color w:val="000000" w:themeColor="text1"/>
          <w:vertAlign w:val="subscript"/>
        </w:rPr>
        <w:t>2</w:t>
      </w:r>
      <w:r w:rsidR="00DD43B4" w:rsidRPr="00DD43B4">
        <w:rPr>
          <w:color w:val="000000" w:themeColor="text1"/>
        </w:rPr>
        <w:t xml:space="preserve"> compared to their non-diapause counterparts within each genotype (long-diapause genotype: t-value=4.50, Df=30, p-value&lt;0.000; short-diapause genotype: t-value=5.00, Df=43, p-value&lt;0.000)</w:t>
      </w:r>
      <w:r>
        <w:rPr>
          <w:color w:val="000000" w:themeColor="text1"/>
        </w:rPr>
        <w:t xml:space="preserve"> shown in tables </w:t>
      </w:r>
      <w:r w:rsidR="00DD43B4" w:rsidRPr="00DD43B4">
        <w:rPr>
          <w:color w:val="000000" w:themeColor="text1"/>
        </w:rPr>
        <w:t>3-1C</w:t>
      </w:r>
      <w:r>
        <w:rPr>
          <w:color w:val="000000" w:themeColor="text1"/>
        </w:rPr>
        <w:t xml:space="preserve"> and </w:t>
      </w:r>
      <w:r w:rsidR="00DD43B4" w:rsidRPr="00DD43B4">
        <w:rPr>
          <w:color w:val="000000" w:themeColor="text1"/>
        </w:rPr>
        <w:t xml:space="preserve">3-1D. Additionally, </w:t>
      </w:r>
      <w:r>
        <w:rPr>
          <w:color w:val="000000" w:themeColor="text1"/>
        </w:rPr>
        <w:t xml:space="preserve">in figure 3-5, </w:t>
      </w:r>
      <w:r w:rsidR="00DD43B4" w:rsidRPr="00DD43B4">
        <w:rPr>
          <w:color w:val="000000" w:themeColor="text1"/>
        </w:rPr>
        <w:t>I compared CO</w:t>
      </w:r>
      <w:r w:rsidR="00DD43B4" w:rsidRPr="00DD43B4">
        <w:rPr>
          <w:color w:val="000000" w:themeColor="text1"/>
          <w:vertAlign w:val="subscript"/>
        </w:rPr>
        <w:t>2</w:t>
      </w:r>
      <w:r w:rsidR="00DD43B4" w:rsidRPr="00DD43B4">
        <w:rPr>
          <w:color w:val="000000" w:themeColor="text1"/>
        </w:rPr>
        <w:t xml:space="preserve"> </w:t>
      </w:r>
      <w:r w:rsidR="00DD43B4" w:rsidRPr="00DD43B4">
        <w:rPr>
          <w:color w:val="000000" w:themeColor="text1"/>
        </w:rPr>
        <w:lastRenderedPageBreak/>
        <w:t>production between individuals with different diapause genotypes reared in the same conditions. I found that</w:t>
      </w:r>
      <w:r w:rsidR="000472C3">
        <w:rPr>
          <w:color w:val="000000" w:themeColor="text1"/>
        </w:rPr>
        <w:t xml:space="preserve"> after mass correction, </w:t>
      </w:r>
      <w:r w:rsidR="00DD43B4" w:rsidRPr="00DD43B4">
        <w:rPr>
          <w:color w:val="000000" w:themeColor="text1"/>
        </w:rPr>
        <w:t>long-diapause individuals had lower CO</w:t>
      </w:r>
      <w:r w:rsidR="00DD43B4" w:rsidRPr="00DD43B4">
        <w:rPr>
          <w:color w:val="000000" w:themeColor="text1"/>
          <w:vertAlign w:val="subscript"/>
        </w:rPr>
        <w:t>2</w:t>
      </w:r>
      <w:r w:rsidR="00DD43B4" w:rsidRPr="00DD43B4">
        <w:rPr>
          <w:color w:val="000000" w:themeColor="text1"/>
        </w:rPr>
        <w:t xml:space="preserve"> production than short-diapause larvae</w:t>
      </w:r>
      <w:r w:rsidR="007217F9">
        <w:rPr>
          <w:color w:val="000000" w:themeColor="text1"/>
        </w:rPr>
        <w:t xml:space="preserve"> </w:t>
      </w:r>
      <w:commentRangeStart w:id="153"/>
      <w:commentRangeStart w:id="154"/>
      <w:r w:rsidR="007217F9">
        <w:rPr>
          <w:color w:val="000000" w:themeColor="text1"/>
        </w:rPr>
        <w:t>on the day of peak mass</w:t>
      </w:r>
      <w:commentRangeEnd w:id="153"/>
      <w:r w:rsidR="007217F9">
        <w:rPr>
          <w:rStyle w:val="CommentReference"/>
        </w:rPr>
        <w:commentReference w:id="153"/>
      </w:r>
      <w:commentRangeEnd w:id="154"/>
      <w:r w:rsidR="006F5EF4">
        <w:rPr>
          <w:rStyle w:val="CommentReference"/>
        </w:rPr>
        <w:commentReference w:id="154"/>
      </w:r>
      <w:r w:rsidR="00DD43B4" w:rsidRPr="00DD43B4">
        <w:rPr>
          <w:color w:val="000000" w:themeColor="text1"/>
        </w:rPr>
        <w:t>, regardless of rearing conditions</w:t>
      </w:r>
      <w:r>
        <w:rPr>
          <w:color w:val="000000" w:themeColor="text1"/>
        </w:rPr>
        <w:t xml:space="preserve"> shown in figures 3-1A and 3-1B</w:t>
      </w:r>
      <w:r w:rsidR="00DD43B4" w:rsidRPr="00DD43B4">
        <w:rPr>
          <w:color w:val="000000" w:themeColor="text1"/>
        </w:rPr>
        <w:t xml:space="preserve"> (diapause programming: t-value=-5.51, Df=26, p-value&lt;0.000; non-diapause: t-value=-3.74, Df=47,</w:t>
      </w:r>
      <w:ins w:id="155" w:author="reviewer" w:date="2019-02-11T16:35:00Z">
        <w:r w:rsidR="00ED0E77">
          <w:rPr>
            <w:color w:val="000000" w:themeColor="text1"/>
          </w:rPr>
          <w:t xml:space="preserve"> </w:t>
        </w:r>
      </w:ins>
      <w:r w:rsidR="00DD43B4" w:rsidRPr="00DD43B4">
        <w:rPr>
          <w:color w:val="000000" w:themeColor="text1"/>
        </w:rPr>
        <w:t xml:space="preserve">p-value&lt;0.001). </w:t>
      </w:r>
      <w:commentRangeStart w:id="156"/>
      <w:r w:rsidR="00DD43B4" w:rsidRPr="00DD43B4">
        <w:rPr>
          <w:color w:val="000000" w:themeColor="text1"/>
        </w:rPr>
        <w:t xml:space="preserve">Finally, </w:t>
      </w:r>
      <w:r>
        <w:rPr>
          <w:color w:val="000000" w:themeColor="text1"/>
        </w:rPr>
        <w:t xml:space="preserve">figure 3-7B shows that </w:t>
      </w:r>
      <w:r w:rsidR="00DD43B4" w:rsidRPr="00DD43B4">
        <w:rPr>
          <w:color w:val="000000" w:themeColor="text1"/>
        </w:rPr>
        <w:t>within the short-diapause genotype CO</w:t>
      </w:r>
      <w:r w:rsidR="00DD43B4" w:rsidRPr="00DD43B4">
        <w:rPr>
          <w:color w:val="000000" w:themeColor="text1"/>
          <w:vertAlign w:val="subscript"/>
        </w:rPr>
        <w:t>2</w:t>
      </w:r>
      <w:r w:rsidR="00DD43B4" w:rsidRPr="00DD43B4">
        <w:rPr>
          <w:color w:val="000000" w:themeColor="text1"/>
        </w:rPr>
        <w:t xml:space="preserve"> production was also compared between shallow-diapause larvae and deep-diapause. </w:t>
      </w:r>
      <w:r>
        <w:rPr>
          <w:color w:val="000000" w:themeColor="text1"/>
        </w:rPr>
        <w:t>Table 3-1E shows that I</w:t>
      </w:r>
      <w:r w:rsidR="00DD43B4" w:rsidRPr="00DD43B4">
        <w:rPr>
          <w:color w:val="000000" w:themeColor="text1"/>
        </w:rPr>
        <w:t xml:space="preserve"> found no significant difference in CO</w:t>
      </w:r>
      <w:r w:rsidR="00DD43B4" w:rsidRPr="00DD43B4">
        <w:rPr>
          <w:color w:val="000000" w:themeColor="text1"/>
          <w:vertAlign w:val="subscript"/>
        </w:rPr>
        <w:t>2</w:t>
      </w:r>
      <w:r w:rsidR="00DD43B4" w:rsidRPr="00DD43B4">
        <w:rPr>
          <w:color w:val="000000" w:themeColor="text1"/>
        </w:rPr>
        <w:t xml:space="preserve"> production between shallow-diapause individuals and deep-diapause individuals (t-value=-1.03, Df=14, p-value=0.319).</w:t>
      </w:r>
      <w:commentRangeEnd w:id="156"/>
      <w:r w:rsidR="007217F9">
        <w:rPr>
          <w:rStyle w:val="CommentReference"/>
        </w:rPr>
        <w:commentReference w:id="156"/>
      </w:r>
    </w:p>
    <w:p w14:paraId="088A7B8F" w14:textId="77777777" w:rsidR="00CE5B15" w:rsidRDefault="00CE5B15">
      <w:pPr>
        <w:tabs>
          <w:tab w:val="center" w:pos="2404"/>
        </w:tabs>
        <w:spacing w:after="187" w:line="253" w:lineRule="auto"/>
        <w:ind w:left="-15" w:firstLine="0"/>
        <w:rPr>
          <w:color w:val="000000" w:themeColor="text1"/>
        </w:rPr>
      </w:pPr>
    </w:p>
    <w:p w14:paraId="43B2D2C9" w14:textId="77777777" w:rsidR="006F58EA" w:rsidRPr="004F09C9" w:rsidRDefault="00D27C9E" w:rsidP="00CE5B15">
      <w:pPr>
        <w:tabs>
          <w:tab w:val="left" w:pos="1080"/>
          <w:tab w:val="center" w:pos="2404"/>
        </w:tabs>
        <w:spacing w:after="187" w:line="253" w:lineRule="auto"/>
        <w:ind w:left="-15" w:firstLine="0"/>
        <w:rPr>
          <w:color w:val="000000" w:themeColor="text1"/>
        </w:rPr>
      </w:pPr>
      <w:r w:rsidRPr="004F09C9">
        <w:rPr>
          <w:color w:val="000000" w:themeColor="text1"/>
        </w:rPr>
        <w:t>3.3.2</w:t>
      </w:r>
      <w:r w:rsidR="00CE5B15">
        <w:rPr>
          <w:color w:val="000000" w:themeColor="text1"/>
        </w:rPr>
        <w:t xml:space="preserve">     </w:t>
      </w:r>
      <w:r w:rsidRPr="004F09C9">
        <w:rPr>
          <w:color w:val="000000" w:themeColor="text1"/>
        </w:rPr>
        <w:tab/>
      </w:r>
      <w:r w:rsidR="00CE5B15">
        <w:rPr>
          <w:color w:val="000000" w:themeColor="text1"/>
        </w:rPr>
        <w:t xml:space="preserve">  </w:t>
      </w:r>
      <w:r w:rsidRPr="004F09C9">
        <w:rPr>
          <w:color w:val="000000" w:themeColor="text1"/>
        </w:rPr>
        <w:t>Experiment 2: Stored Lipids</w:t>
      </w:r>
      <w:r w:rsidR="00DD43B4">
        <w:rPr>
          <w:color w:val="000000" w:themeColor="text1"/>
        </w:rPr>
        <w:t xml:space="preserve"> and Lean Mass</w:t>
      </w:r>
    </w:p>
    <w:p w14:paraId="3E4D4EB3" w14:textId="66C8F08F"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eclosion into the final larval instar. In non-diapause conditions wandering began on day 6 </w:t>
      </w:r>
      <w:commentRangeStart w:id="157"/>
      <w:r w:rsidRPr="00DD43B4">
        <w:rPr>
          <w:color w:val="000000" w:themeColor="text1"/>
        </w:rPr>
        <w:t>(</w:t>
      </w:r>
      <w:r w:rsidR="00A32000">
        <w:rPr>
          <w:color w:val="000000" w:themeColor="text1"/>
        </w:rPr>
        <w:t xml:space="preserve">figure </w:t>
      </w:r>
      <w:r w:rsidRPr="00DD43B4">
        <w:rPr>
          <w:color w:val="000000" w:themeColor="text1"/>
        </w:rPr>
        <w:t>3-3A)</w:t>
      </w:r>
      <w:commentRangeEnd w:id="157"/>
      <w:r w:rsidR="007217F9">
        <w:rPr>
          <w:rStyle w:val="CommentReference"/>
        </w:rPr>
        <w:commentReference w:id="157"/>
      </w:r>
      <w:r w:rsidRPr="00DD43B4">
        <w:rPr>
          <w:color w:val="000000" w:themeColor="text1"/>
        </w:rPr>
        <w:t xml:space="preserve"> and on day 10 in diapause-programming conditions (</w:t>
      </w:r>
      <w:r w:rsidR="00A32000">
        <w:rPr>
          <w:color w:val="000000" w:themeColor="text1"/>
        </w:rPr>
        <w:t xml:space="preserve">figure </w:t>
      </w:r>
      <w:r w:rsidRPr="00DD43B4">
        <w:rPr>
          <w:color w:val="000000" w:themeColor="text1"/>
        </w:rPr>
        <w:t xml:space="preserve">3-3B) regardless of diapause </w:t>
      </w:r>
      <w:commentRangeStart w:id="158"/>
      <w:r w:rsidRPr="00DD43B4">
        <w:rPr>
          <w:color w:val="000000" w:themeColor="text1"/>
        </w:rPr>
        <w:t>genotype.</w:t>
      </w:r>
      <w:commentRangeEnd w:id="158"/>
      <w:r w:rsidR="009F6006">
        <w:rPr>
          <w:rStyle w:val="CommentReference"/>
        </w:rPr>
        <w:commentReference w:id="158"/>
      </w:r>
    </w:p>
    <w:p w14:paraId="36D0EF29" w14:textId="41D59624"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table 3-5A</w:t>
      </w:r>
      <w:r w:rsidR="009F6006">
        <w:rPr>
          <w:color w:val="000000" w:themeColor="text1"/>
        </w:rPr>
        <w:t>)</w:t>
      </w:r>
      <w:r w:rsidRPr="00DD43B4">
        <w:rPr>
          <w:color w:val="000000" w:themeColor="text1"/>
        </w:rPr>
        <w:t>. Lean mass on the first day of the final larval instar was not different between the two genotypes regardless of 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shown in table </w:t>
      </w:r>
      <w:r w:rsidRPr="00DD43B4">
        <w:rPr>
          <w:color w:val="000000" w:themeColor="text1"/>
        </w:rPr>
        <w:t>3-3A.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0873D256" w14:textId="342A9B28"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the long-diapause genotype and larvae with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shown in</w:t>
      </w:r>
      <w:r w:rsidR="00047032">
        <w:rPr>
          <w:color w:val="000000" w:themeColor="text1"/>
        </w:rPr>
        <w:t xml:space="preserve"> figure 3-8</w:t>
      </w:r>
      <w:r w:rsidR="00A32000">
        <w:rPr>
          <w:color w:val="000000" w:themeColor="text1"/>
        </w:rPr>
        <w:t>,</w:t>
      </w:r>
      <w:r w:rsidR="006B3D7A">
        <w:rPr>
          <w:color w:val="000000" w:themeColor="text1"/>
        </w:rPr>
        <w:t xml:space="preserve"> table</w:t>
      </w:r>
      <w:r w:rsidRPr="00DD43B4">
        <w:rPr>
          <w:color w:val="000000" w:themeColor="text1"/>
        </w:rPr>
        <w:t xml:space="preserve"> 3-3B</w:t>
      </w:r>
      <w:r w:rsidR="00A32000">
        <w:rPr>
          <w:color w:val="000000" w:themeColor="text1"/>
        </w:rPr>
        <w:t xml:space="preserve">, and table </w:t>
      </w:r>
      <w:r w:rsidRPr="00DD43B4">
        <w:rPr>
          <w:color w:val="000000" w:themeColor="text1"/>
        </w:rPr>
        <w:t>3-5B. Additionally, long-diapause 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r w:rsidRPr="00DD43B4">
        <w:rPr>
          <w:color w:val="000000" w:themeColor="text1"/>
        </w:rPr>
        <w:t>186.8,p-value</w:t>
      </w:r>
      <w:r w:rsidR="00047032">
        <w:rPr>
          <w:color w:val="000000" w:themeColor="text1"/>
        </w:rPr>
        <w:t xml:space="preserve"> </w:t>
      </w:r>
      <w:r w:rsidRPr="00DD43B4">
        <w:rPr>
          <w:color w:val="000000" w:themeColor="text1"/>
        </w:rPr>
        <w:t xml:space="preserve">&lt;0.000) </w:t>
      </w:r>
      <w:r w:rsidR="00047032">
        <w:rPr>
          <w:color w:val="000000" w:themeColor="text1"/>
        </w:rPr>
        <w:t xml:space="preserve">shown in figure </w:t>
      </w:r>
      <w:r w:rsidRPr="00DD43B4">
        <w:rPr>
          <w:color w:val="000000" w:themeColor="text1"/>
        </w:rPr>
        <w:t>3-8</w:t>
      </w:r>
      <w:r w:rsidR="00A32000">
        <w:rPr>
          <w:color w:val="000000" w:themeColor="text1"/>
        </w:rPr>
        <w:t>,</w:t>
      </w:r>
      <w:r w:rsidR="00047032">
        <w:rPr>
          <w:color w:val="000000" w:themeColor="text1"/>
        </w:rPr>
        <w:t xml:space="preserve"> table </w:t>
      </w:r>
      <w:r w:rsidRPr="00DD43B4">
        <w:rPr>
          <w:color w:val="000000" w:themeColor="text1"/>
        </w:rPr>
        <w:t>3-3B</w:t>
      </w:r>
      <w:r w:rsidR="00A32000">
        <w:rPr>
          <w:color w:val="000000" w:themeColor="text1"/>
        </w:rPr>
        <w:t xml:space="preserve">, and table </w:t>
      </w:r>
      <w:r w:rsidRPr="00DD43B4">
        <w:rPr>
          <w:color w:val="000000" w:themeColor="text1"/>
        </w:rPr>
        <w:t>3-5B.</w:t>
      </w:r>
    </w:p>
    <w:p w14:paraId="5E58E9EF" w14:textId="618F26EB"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A32000">
        <w:rPr>
          <w:color w:val="000000" w:themeColor="text1"/>
        </w:rPr>
        <w:t xml:space="preserve">illustrated in figure </w:t>
      </w:r>
      <w:r w:rsidRPr="00DD43B4">
        <w:rPr>
          <w:color w:val="000000" w:themeColor="text1"/>
        </w:rPr>
        <w:t xml:space="preserve">3-9. Long-diapause individuals had significantly more lean mass at the onset of diapause than short-diapause larvae (t-value=2.45, Df=10.7, p- value=0.033) </w:t>
      </w:r>
      <w:r w:rsidR="00A32000">
        <w:rPr>
          <w:color w:val="000000" w:themeColor="text1"/>
        </w:rPr>
        <w:t xml:space="preserve">shown in table </w:t>
      </w:r>
      <w:r w:rsidRPr="00DD43B4">
        <w:rPr>
          <w:color w:val="000000" w:themeColor="text1"/>
        </w:rPr>
        <w:t xml:space="preserve">3-7A. Long-diapause genotype individuals also had larger fat stores at the onset of diapause than short-diapause larvae (t-value=4.74, Df=16.7, p-value=0.0002) </w:t>
      </w:r>
      <w:r w:rsidR="00A32000">
        <w:rPr>
          <w:color w:val="000000" w:themeColor="text1"/>
        </w:rPr>
        <w:t xml:space="preserve">shown in table </w:t>
      </w:r>
      <w:r w:rsidR="008E6E23">
        <w:rPr>
          <w:color w:val="000000" w:themeColor="text1"/>
        </w:rPr>
        <w:t>e</w:t>
      </w:r>
      <w:r w:rsidRPr="00DD43B4">
        <w:rPr>
          <w:color w:val="000000" w:themeColor="text1"/>
        </w:rPr>
        <w:t>3-9A.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shown in table</w:t>
      </w:r>
      <w:r w:rsidRPr="00DD43B4">
        <w:rPr>
          <w:color w:val="000000" w:themeColor="text1"/>
        </w:rPr>
        <w:t xml:space="preserve"> 3-9C.</w:t>
      </w:r>
    </w:p>
    <w:p w14:paraId="1413549D" w14:textId="77777777" w:rsidR="00047032" w:rsidRPr="004F09C9" w:rsidRDefault="00047032" w:rsidP="00CE5B15">
      <w:pPr>
        <w:spacing w:line="480" w:lineRule="auto"/>
        <w:ind w:left="-15" w:right="90" w:firstLine="468"/>
        <w:rPr>
          <w:color w:val="000000" w:themeColor="text1"/>
        </w:rPr>
      </w:pPr>
    </w:p>
    <w:p w14:paraId="44A1B5E5"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lastRenderedPageBreak/>
        <w:tab/>
      </w:r>
      <w:r w:rsidRPr="004F09C9">
        <w:rPr>
          <w:color w:val="000000" w:themeColor="text1"/>
        </w:rPr>
        <w:t>3.4</w:t>
      </w:r>
      <w:r w:rsidRPr="004F09C9">
        <w:rPr>
          <w:color w:val="000000" w:themeColor="text1"/>
        </w:rPr>
        <w:tab/>
        <w:t>Discussion and Conclusions</w:t>
      </w:r>
    </w:p>
    <w:p w14:paraId="0ACBE823" w14:textId="39EDC682" w:rsidR="006F58EA" w:rsidRPr="004F09C9" w:rsidRDefault="00D27C9E" w:rsidP="00CE5B15">
      <w:pPr>
        <w:spacing w:line="480" w:lineRule="auto"/>
        <w:ind w:left="-15" w:right="90" w:firstLine="468"/>
        <w:rPr>
          <w:color w:val="000000" w:themeColor="text1"/>
        </w:rPr>
      </w:pPr>
      <w:r w:rsidRPr="004F09C9">
        <w:rPr>
          <w:color w:val="000000" w:themeColor="text1"/>
        </w:rPr>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159"/>
      <w:r w:rsidRPr="004F09C9">
        <w:rPr>
          <w:color w:val="000000" w:themeColor="text1"/>
        </w:rPr>
        <w:t>diapause</w:t>
      </w:r>
      <w:commentRangeEnd w:id="159"/>
      <w:r w:rsidR="00C41DB6">
        <w:rPr>
          <w:rStyle w:val="CommentReference"/>
        </w:rPr>
        <w:commentReference w:id="159"/>
      </w:r>
      <w:r w:rsidRPr="004F09C9">
        <w:rPr>
          <w:color w:val="000000" w:themeColor="text1"/>
        </w:rPr>
        <w:t xml:space="preserve">. My research leverages between-strain genetic variation in diapause duration </w:t>
      </w:r>
      <w:r w:rsidR="00FF3FA4">
        <w:rPr>
          <w:color w:val="000000" w:themeColor="text1"/>
        </w:rPr>
        <w:t xml:space="preserve">in </w:t>
      </w:r>
      <w:r w:rsidRPr="004F09C9">
        <w:rPr>
          <w:i/>
          <w:color w:val="000000" w:themeColor="text1"/>
        </w:rPr>
        <w:t xml:space="preserve">O. nubilalis </w:t>
      </w:r>
      <w:r w:rsidRPr="004F09C9">
        <w:rPr>
          <w:color w:val="000000" w:themeColor="text1"/>
        </w:rPr>
        <w:t xml:space="preserve">to test the hypothesis that diapause length is indirectly associated with nutrition </w:t>
      </w:r>
      <w:commentRangeStart w:id="160"/>
      <w:r w:rsidRPr="004F09C9">
        <w:rPr>
          <w:color w:val="000000" w:themeColor="text1"/>
        </w:rPr>
        <w:t>stores</w:t>
      </w:r>
      <w:commentRangeEnd w:id="160"/>
      <w:r w:rsidR="00FF3FA4">
        <w:rPr>
          <w:rStyle w:val="CommentReference"/>
        </w:rPr>
        <w:commentReference w:id="160"/>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161"/>
      <w:r w:rsidRPr="004F09C9">
        <w:rPr>
          <w:color w:val="000000" w:themeColor="text1"/>
        </w:rPr>
        <w:t xml:space="preserve">winter. </w:t>
      </w:r>
      <w:commentRangeEnd w:id="161"/>
      <w:r w:rsidR="00FF3FA4">
        <w:rPr>
          <w:rStyle w:val="CommentReference"/>
        </w:rPr>
        <w:commentReference w:id="161"/>
      </w:r>
      <w:commentRangeStart w:id="162"/>
      <w:r w:rsidRPr="004F09C9">
        <w:rPr>
          <w:color w:val="000000" w:themeColor="text1"/>
        </w:rPr>
        <w:t>Pr</w:t>
      </w:r>
      <w:r w:rsidR="00FF3FA4">
        <w:rPr>
          <w:color w:val="000000" w:themeColor="text1"/>
        </w:rPr>
        <w:t>ior</w:t>
      </w:r>
      <w:r w:rsidRPr="004F09C9">
        <w:rPr>
          <w:color w:val="000000" w:themeColor="text1"/>
        </w:rPr>
        <w:t xml:space="preserve"> to my current study, diapause programming among European corn borers collected from maize fields in October has been correlated with increased lipid accumulation (Vukašinović et al., 2013). Measurements of lipid stores from the fat body and hemolymph showed larvae preparing for diapause accumulated more lipids compared to non-diapause larvae (Vukašinović et al., 2013). </w:t>
      </w:r>
      <w:commentRangeEnd w:id="162"/>
      <w:r w:rsidR="00FF3FA4">
        <w:rPr>
          <w:rStyle w:val="CommentReference"/>
        </w:rPr>
        <w:commentReference w:id="162"/>
      </w:r>
      <w:r w:rsidRPr="004F09C9">
        <w:rPr>
          <w:color w:val="000000" w:themeColor="text1"/>
        </w:rPr>
        <w:t xml:space="preserve">These results show a clear </w:t>
      </w:r>
      <w:commentRangeStart w:id="163"/>
      <w:r w:rsidRPr="004F09C9">
        <w:rPr>
          <w:color w:val="000000" w:themeColor="text1"/>
        </w:rPr>
        <w:t xml:space="preserve">association between </w:t>
      </w:r>
      <w:commentRangeEnd w:id="163"/>
      <w:r w:rsidR="00FF3FA4">
        <w:rPr>
          <w:rStyle w:val="CommentReference"/>
        </w:rPr>
        <w:commentReference w:id="163"/>
      </w:r>
      <w:r w:rsidRPr="004F09C9">
        <w:rPr>
          <w:color w:val="000000" w:themeColor="text1"/>
        </w:rPr>
        <w:t xml:space="preserve">nutrition accumulation ahead of diapause however, </w:t>
      </w:r>
      <w:commentRangeStart w:id="164"/>
      <w:r w:rsidRPr="004F09C9">
        <w:rPr>
          <w:color w:val="000000" w:themeColor="text1"/>
        </w:rPr>
        <w:t>they do not account data do not the relationship between diapause length and lipid accumulation</w:t>
      </w:r>
      <w:commentRangeEnd w:id="164"/>
      <w:r w:rsidR="00FF3FA4">
        <w:rPr>
          <w:rStyle w:val="CommentReference"/>
        </w:rPr>
        <w:commentReference w:id="164"/>
      </w:r>
    </w:p>
    <w:p w14:paraId="4B95474D" w14:textId="03815265" w:rsidR="006F58EA" w:rsidRPr="004F09C9" w:rsidRDefault="00D27C9E" w:rsidP="00CE5B15">
      <w:pPr>
        <w:spacing w:line="480" w:lineRule="auto"/>
        <w:ind w:left="-15" w:right="90" w:firstLine="468"/>
        <w:rPr>
          <w:color w:val="000000" w:themeColor="text1"/>
        </w:rPr>
      </w:pPr>
      <w:commentRangeStart w:id="165"/>
      <w:r w:rsidRPr="004F09C9">
        <w:rPr>
          <w:color w:val="000000" w:themeColor="text1"/>
        </w:rPr>
        <w:t>I found that when long-diapause genotype larvae are programmed for diapause lipid storage increases store more lipids than short-diapause genotype larvae and non-diapause larvae.</w:t>
      </w:r>
      <w:commentRangeEnd w:id="165"/>
      <w:r w:rsidR="00FF3FA4">
        <w:rPr>
          <w:rStyle w:val="CommentReference"/>
        </w:rPr>
        <w:commentReference w:id="165"/>
      </w:r>
    </w:p>
    <w:p w14:paraId="38DD44D7" w14:textId="13429E39"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r w:rsidRPr="004F09C9">
        <w:rPr>
          <w:i/>
          <w:color w:val="000000" w:themeColor="text1"/>
        </w:rPr>
        <w:t xml:space="preserve">Zygaena trifolii </w:t>
      </w:r>
      <w:r w:rsidRPr="004F09C9">
        <w:rPr>
          <w:color w:val="000000" w:themeColor="text1"/>
        </w:rPr>
        <w:t xml:space="preserve">(Esper)) by Wipking et al. (1995). These researchers reared larvae in diapause programming conditions and non-diapause conditions at 4 different temperatures then compared lipid stores between non-diapause and </w:t>
      </w:r>
      <w:r w:rsidRPr="004F09C9">
        <w:rPr>
          <w:color w:val="000000" w:themeColor="text1"/>
        </w:rPr>
        <w:lastRenderedPageBreak/>
        <w:t xml:space="preserve">diapause programmed larvae. Larvae programmed for diapause were observed to have a </w:t>
      </w:r>
      <w:r w:rsidR="00EB1638" w:rsidRPr="004F09C9">
        <w:rPr>
          <w:color w:val="000000" w:themeColor="text1"/>
        </w:rPr>
        <w:t>2.5-fold</w:t>
      </w:r>
      <w:r w:rsidRPr="004F09C9">
        <w:rPr>
          <w:color w:val="000000" w:themeColor="text1"/>
        </w:rPr>
        <w:t xml:space="preserve"> increase </w:t>
      </w:r>
      <w:commentRangeStart w:id="166"/>
      <w:r w:rsidRPr="004F09C9">
        <w:rPr>
          <w:color w:val="000000" w:themeColor="text1"/>
        </w:rPr>
        <w:t xml:space="preserve">in lipid stores in compared </w:t>
      </w:r>
      <w:commentRangeEnd w:id="166"/>
      <w:r w:rsidR="00FF3FA4">
        <w:rPr>
          <w:rStyle w:val="CommentReference"/>
        </w:rPr>
        <w:commentReference w:id="166"/>
      </w:r>
      <w:r w:rsidRPr="004F09C9">
        <w:rPr>
          <w:color w:val="000000" w:themeColor="text1"/>
        </w:rPr>
        <w:t xml:space="preserve">to larvae not programmed for diapause (Wipking et al., 1995). Nutrition storage prior to the onset of diapause has repeatedly been shown to be a pivotal step in diapause preparation and this result has been demonstrated across a number of taxa (Adkisson et al., 1963; Mitchell and Briegel, </w:t>
      </w:r>
      <w:commentRangeStart w:id="167"/>
      <w:r w:rsidRPr="004F09C9">
        <w:rPr>
          <w:color w:val="000000" w:themeColor="text1"/>
        </w:rPr>
        <w:t>1989</w:t>
      </w:r>
      <w:commentRangeEnd w:id="167"/>
      <w:r w:rsidR="00FF3FA4">
        <w:rPr>
          <w:rStyle w:val="CommentReference"/>
        </w:rPr>
        <w:commentReference w:id="167"/>
      </w:r>
      <w:r w:rsidRPr="004F09C9">
        <w:rPr>
          <w:color w:val="000000" w:themeColor="text1"/>
        </w:rPr>
        <w:t>). As fall temperatures increase, the degree to which these stores are accumulated in preparation for diapause may be compromised by the higher metabolic rates. Similarly, warmer temperatures during diapause in winter could prematurely drain stored energy causing insects to die during diapause or come out of diapause the next spring without sufficient reserves to restart their lifecycle, including dispersing, mating, and reproducing.</w:t>
      </w:r>
    </w:p>
    <w:p w14:paraId="691B7A0A" w14:textId="6CDAF2E9" w:rsidR="006F58EA" w:rsidRPr="004F09C9" w:rsidRDefault="00D27C9E" w:rsidP="00AF6A85">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r w:rsidRPr="004F09C9">
        <w:rPr>
          <w:i/>
          <w:color w:val="000000" w:themeColor="text1"/>
        </w:rPr>
        <w:t xml:space="preserve">Erynnis propertius </w:t>
      </w:r>
      <w:r w:rsidRPr="004F09C9">
        <w:rPr>
          <w:color w:val="000000" w:themeColor="text1"/>
        </w:rPr>
        <w:t xml:space="preserve">(Scudder and Burgess) caterpillars that originated from environments that differed in thermal stability in a reciprocal common garden experiment with stable and </w:t>
      </w:r>
      <w:r w:rsidR="00FF3FA4">
        <w:rPr>
          <w:color w:val="000000" w:themeColor="text1"/>
        </w:rPr>
        <w:t xml:space="preserve">fluctuating </w:t>
      </w:r>
      <w:r w:rsidRPr="004F09C9">
        <w:rPr>
          <w:color w:val="000000" w:themeColor="text1"/>
        </w:rPr>
        <w:t xml:space="preserve">thermal regimens (Williams et al., 2012). Larvae reared in stable conditions </w:t>
      </w:r>
      <w:r w:rsidR="00FF3FA4">
        <w:rPr>
          <w:color w:val="000000" w:themeColor="text1"/>
        </w:rPr>
        <w:t xml:space="preserve">also </w:t>
      </w:r>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w:t>
      </w:r>
      <w:r w:rsidRPr="004F09C9">
        <w:rPr>
          <w:color w:val="000000" w:themeColor="text1"/>
        </w:rPr>
        <w:lastRenderedPageBreak/>
        <w:t xml:space="preserve">been associated with increased depletion of stored lipids during diapause. Thompson and Davis (1981) previously demonstrated that increased temperatures at the </w:t>
      </w:r>
      <w:commentRangeStart w:id="168"/>
      <w:r w:rsidRPr="004F09C9">
        <w:rPr>
          <w:color w:val="000000" w:themeColor="text1"/>
        </w:rPr>
        <w:t xml:space="preserve">end of diapause </w:t>
      </w:r>
      <w:commentRangeEnd w:id="168"/>
      <w:r w:rsidR="00FF3FA4">
        <w:rPr>
          <w:rStyle w:val="CommentReference"/>
        </w:rPr>
        <w:commentReference w:id="168"/>
      </w:r>
      <w:r w:rsidRPr="004F09C9">
        <w:rPr>
          <w:color w:val="000000" w:themeColor="text1"/>
        </w:rPr>
        <w:t xml:space="preserve">can significantly deplete lipid stores in </w:t>
      </w:r>
      <w:r w:rsidRPr="004F09C9">
        <w:rPr>
          <w:i/>
          <w:color w:val="000000" w:themeColor="text1"/>
        </w:rPr>
        <w:t>Diatr</w:t>
      </w:r>
      <w:ins w:id="169" w:author="reviewer" w:date="2019-02-11T16:36:00Z">
        <w:r w:rsidR="00ED0E77">
          <w:rPr>
            <w:i/>
            <w:color w:val="000000" w:themeColor="text1"/>
          </w:rPr>
          <w:t>a</w:t>
        </w:r>
      </w:ins>
      <w:r w:rsidRPr="004F09C9">
        <w:rPr>
          <w:i/>
          <w:color w:val="000000" w:themeColor="text1"/>
        </w:rPr>
        <w:t xml:space="preserve">ea grandiosella </w:t>
      </w:r>
      <w:r w:rsidRPr="004F09C9">
        <w:rPr>
          <w:color w:val="000000" w:themeColor="text1"/>
        </w:rPr>
        <w:t>Dyar.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170"/>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170"/>
      <w:r w:rsidR="00FF3FA4">
        <w:rPr>
          <w:rStyle w:val="CommentReference"/>
        </w:rPr>
        <w:commentReference w:id="170"/>
      </w:r>
      <w:r w:rsidRPr="004F09C9">
        <w:rPr>
          <w:color w:val="000000" w:themeColor="text1"/>
        </w:rPr>
        <w:t xml:space="preserve">After being held at these 4 different temperatures for 60-days, all </w:t>
      </w:r>
      <w:del w:id="171" w:author="reviewer" w:date="2019-02-11T16:36:00Z">
        <w:r w:rsidRPr="004F09C9" w:rsidDel="00ED0E77">
          <w:rPr>
            <w:color w:val="000000" w:themeColor="text1"/>
          </w:rPr>
          <w:delText xml:space="preserve">of the </w:delText>
        </w:r>
      </w:del>
      <w:r w:rsidRPr="004F09C9">
        <w:rPr>
          <w:color w:val="000000" w:themeColor="text1"/>
        </w:rPr>
        <w:t>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172"/>
      <w:r w:rsidRPr="004F09C9">
        <w:rPr>
          <w:color w:val="000000" w:themeColor="text1"/>
        </w:rPr>
        <w:t xml:space="preserve">measured for 60-days </w:t>
      </w:r>
      <w:commentRangeEnd w:id="172"/>
      <w:r w:rsidR="00FF3FA4">
        <w:rPr>
          <w:rStyle w:val="CommentReference"/>
        </w:rPr>
        <w:commentReference w:id="172"/>
      </w:r>
      <w:r w:rsidRPr="004F09C9">
        <w:rPr>
          <w:color w:val="000000" w:themeColor="text1"/>
        </w:rPr>
        <w:t xml:space="preserve">(Thompson and Davis, 1981). Researchers </w:t>
      </w:r>
      <w:commentRangeStart w:id="173"/>
      <w:r w:rsidRPr="004F09C9">
        <w:rPr>
          <w:color w:val="000000" w:themeColor="text1"/>
        </w:rPr>
        <w:t xml:space="preserve">noted the lipid stored of larvae </w:t>
      </w:r>
      <w:commentRangeEnd w:id="173"/>
      <w:r w:rsidR="00FF3FA4">
        <w:rPr>
          <w:rStyle w:val="CommentReference"/>
        </w:rPr>
        <w:commentReference w:id="173"/>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r w:rsidR="00EB1638">
        <w:rPr>
          <w:color w:val="000000" w:themeColor="text1"/>
        </w:rPr>
        <w:t xml:space="preserve"> </w:t>
      </w:r>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r w:rsidR="0035668A">
        <w:rPr>
          <w:color w:val="000000" w:themeColor="text1"/>
        </w:rPr>
        <w:t xml:space="preserve">post-diapause </w:t>
      </w:r>
      <w:r w:rsidRPr="004F09C9">
        <w:rPr>
          <w:color w:val="000000" w:themeColor="text1"/>
        </w:rPr>
        <w:t>adult functions.</w:t>
      </w:r>
    </w:p>
    <w:p w14:paraId="5E25C146" w14:textId="6A49D180"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r w:rsidRPr="004F09C9">
        <w:rPr>
          <w:i/>
          <w:color w:val="000000" w:themeColor="text1"/>
        </w:rPr>
        <w:t xml:space="preserve">Calliphora vicina </w:t>
      </w:r>
      <w:r w:rsidRPr="004F09C9">
        <w:rPr>
          <w:color w:val="000000" w:themeColor="text1"/>
        </w:rPr>
        <w:t xml:space="preserve">(Robineau-Desvoidy) as a model investigated the effect of reduced nutrition on entry into diapause. Diapause in the </w:t>
      </w:r>
      <w:r w:rsidRPr="004F09C9">
        <w:rPr>
          <w:i/>
          <w:color w:val="000000" w:themeColor="text1"/>
        </w:rPr>
        <w:t xml:space="preserve">C. vicina </w:t>
      </w:r>
      <w:r w:rsidRPr="004F09C9">
        <w:rPr>
          <w:color w:val="000000" w:themeColor="text1"/>
        </w:rPr>
        <w:t xml:space="preserve">fly offspring begins maternally where adult female flies exposed to short photoperiod days alter how they provision the eggs of the offspring they lay, programming her offspring for diapause. After diapause programmed larvae hatch they begin feeding and storing nutrition in preparation for a larval diapause, </w:t>
      </w:r>
      <w:commentRangeStart w:id="174"/>
      <w:r w:rsidRPr="004F09C9">
        <w:rPr>
          <w:color w:val="000000" w:themeColor="text1"/>
        </w:rPr>
        <w:t xml:space="preserve">like the one </w:t>
      </w:r>
      <w:commentRangeEnd w:id="174"/>
      <w:r w:rsidR="0035668A">
        <w:rPr>
          <w:rStyle w:val="CommentReference"/>
        </w:rPr>
        <w:commentReference w:id="174"/>
      </w:r>
      <w:r w:rsidRPr="004F09C9">
        <w:rPr>
          <w:color w:val="000000" w:themeColor="text1"/>
        </w:rPr>
        <w:t xml:space="preserve">seen in European corn borers. Based on the research of Saunders 1997, diapause in these fly maggots appears to be regulated by photoperiod, temperature, and nutrition. Reducing the </w:t>
      </w:r>
      <w:r w:rsidRPr="004F09C9">
        <w:rPr>
          <w:color w:val="000000" w:themeColor="text1"/>
        </w:rPr>
        <w:lastRenderedPageBreak/>
        <w:t xml:space="preserve">amount of nutrition diapause-programmed </w:t>
      </w:r>
      <w:r w:rsidR="0035668A">
        <w:rPr>
          <w:color w:val="000000" w:themeColor="text1"/>
        </w:rPr>
        <w:t xml:space="preserve">fly </w:t>
      </w:r>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175"/>
      <w:r w:rsidRPr="004F09C9">
        <w:rPr>
          <w:color w:val="000000" w:themeColor="text1"/>
        </w:rPr>
        <w:t xml:space="preserve">âĂIJsmallâĂİ </w:t>
      </w:r>
      <w:commentRangeEnd w:id="175"/>
      <w:r w:rsidR="0035668A">
        <w:rPr>
          <w:rStyle w:val="CommentReference"/>
        </w:rPr>
        <w:commentReference w:id="175"/>
      </w:r>
      <w:r w:rsidRPr="004F09C9">
        <w:rPr>
          <w:color w:val="000000" w:themeColor="text1"/>
        </w:rPr>
        <w:t xml:space="preserve">larvae weighing less than 40mg and âĂIJlargeâĂİ larvae weighing over 60mg. Small larval mass was associated with a shorter diapause </w:t>
      </w:r>
      <w:commentRangeStart w:id="176"/>
      <w:r w:rsidRPr="004F09C9">
        <w:rPr>
          <w:color w:val="000000" w:themeColor="text1"/>
        </w:rPr>
        <w:t xml:space="preserve">and pupated </w:t>
      </w:r>
      <w:commentRangeEnd w:id="176"/>
      <w:r w:rsidR="0035668A">
        <w:rPr>
          <w:rStyle w:val="CommentReference"/>
        </w:rPr>
        <w:commentReference w:id="176"/>
      </w:r>
      <w:r w:rsidRPr="004F09C9">
        <w:rPr>
          <w:color w:val="000000" w:themeColor="text1"/>
        </w:rPr>
        <w:t>approximately 20-days after hatching, however large larval mass was associated with a longer diapause and pupated approximately 50-days after hatching (Saunders, 1997).</w:t>
      </w:r>
    </w:p>
    <w:p w14:paraId="69748CFE"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177"/>
      <w:r w:rsidRPr="004F09C9">
        <w:rPr>
          <w:color w:val="000000" w:themeColor="text1"/>
        </w:rPr>
        <w:t>season</w:t>
      </w:r>
      <w:commentRangeEnd w:id="177"/>
      <w:r w:rsidR="009514F6">
        <w:rPr>
          <w:rStyle w:val="CommentReference"/>
        </w:rPr>
        <w:commentReference w:id="177"/>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178"/>
      <w:r w:rsidRPr="004F09C9">
        <w:rPr>
          <w:color w:val="000000" w:themeColor="text1"/>
        </w:rPr>
        <w:t xml:space="preserve">The indirect association between increasing seasonal temperatures and the induction of diapause in </w:t>
      </w:r>
      <w:r w:rsidRPr="004F09C9">
        <w:rPr>
          <w:i/>
          <w:color w:val="000000" w:themeColor="text1"/>
        </w:rPr>
        <w:t xml:space="preserve">W. smithii </w:t>
      </w:r>
      <w:r w:rsidRPr="004F09C9">
        <w:rPr>
          <w:color w:val="000000" w:themeColor="text1"/>
        </w:rPr>
        <w:t xml:space="preserve">(pitcher plant mosquito) is one example of how insects could gain access to longer growing seasons. </w:t>
      </w:r>
      <w:commentRangeEnd w:id="178"/>
      <w:r w:rsidR="009514F6">
        <w:rPr>
          <w:rStyle w:val="CommentReference"/>
        </w:rPr>
        <w:commentReference w:id="178"/>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3751E210"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r w:rsidRPr="004F09C9">
        <w:rPr>
          <w:i/>
          <w:color w:val="000000" w:themeColor="text1"/>
        </w:rPr>
        <w:t xml:space="preserve">Hyphantria cunea </w:t>
      </w:r>
      <w:r w:rsidRPr="004F09C9">
        <w:rPr>
          <w:color w:val="000000" w:themeColor="text1"/>
        </w:rPr>
        <w:t>(Drury)</w:t>
      </w:r>
    </w:p>
    <w:p w14:paraId="5B5A47F8" w14:textId="5A5DDD3D" w:rsidR="006F58EA" w:rsidRPr="004F09C9" w:rsidRDefault="00D27C9E" w:rsidP="00CE5B15">
      <w:pPr>
        <w:spacing w:after="180" w:line="480" w:lineRule="auto"/>
        <w:ind w:left="-5" w:right="90"/>
        <w:rPr>
          <w:color w:val="000000" w:themeColor="text1"/>
        </w:rPr>
      </w:pPr>
      <w:r w:rsidRPr="004F09C9">
        <w:rPr>
          <w:color w:val="000000" w:themeColor="text1"/>
        </w:rPr>
        <w:lastRenderedPageBreak/>
        <w:t>(fall webworm). Gomi et al.</w:t>
      </w:r>
      <w:ins w:id="179" w:author="reviewer" w:date="2019-02-11T16:37:00Z">
        <w:r w:rsidR="00ED0E77">
          <w:rPr>
            <w:color w:val="000000" w:themeColor="text1"/>
          </w:rPr>
          <w:t xml:space="preserve"> (2007)</w:t>
        </w:r>
      </w:ins>
      <w:r w:rsidRPr="004F09C9">
        <w:rPr>
          <w:color w:val="000000" w:themeColor="text1"/>
        </w:rPr>
        <w:t xml:space="preserve"> collected webworm larvae from the same field site in 1988 and</w:t>
      </w:r>
    </w:p>
    <w:p w14:paraId="3187CBDD" w14:textId="7BC76F48"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(Gomi et al., 2007). Taken together, these two studies implicate longer growing seasons in increasing access to nutrition ahead of diapause (pitcher plant mosquito) and increased voltinism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180"/>
      <w:r w:rsidRPr="004F09C9">
        <w:rPr>
          <w:color w:val="000000" w:themeColor="text1"/>
        </w:rPr>
        <w:t>(3-8B</w:t>
      </w:r>
      <w:commentRangeEnd w:id="180"/>
      <w:r w:rsidR="00DB78B2">
        <w:rPr>
          <w:rStyle w:val="CommentReference"/>
        </w:rPr>
        <w:commentReference w:id="180"/>
      </w:r>
      <w:r w:rsidRPr="004F09C9">
        <w:rPr>
          <w:color w:val="000000" w:themeColor="text1"/>
        </w:rPr>
        <w:t xml:space="preserve">). </w:t>
      </w:r>
      <w:commentRangeStart w:id="181"/>
      <w:r w:rsidRPr="004F09C9">
        <w:rPr>
          <w:color w:val="000000" w:themeColor="text1"/>
        </w:rPr>
        <w:t xml:space="preserve">Where larvae with the long-diapause genotype and the short-diapause genotype occur sympatrically, long-diapause genotype larvae enter diapause earlier in the growing season and exit diapause later in the spring than larvae with the short diapause genotype. </w:t>
      </w:r>
      <w:commentRangeEnd w:id="181"/>
      <w:r w:rsidR="00DB78B2">
        <w:rPr>
          <w:rStyle w:val="CommentReference"/>
        </w:rPr>
        <w:commentReference w:id="181"/>
      </w:r>
      <w:r w:rsidRPr="004F09C9">
        <w:rPr>
          <w:color w:val="000000" w:themeColor="text1"/>
        </w:rPr>
        <w:t xml:space="preserve">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w:t>
      </w:r>
      <w:r w:rsidRPr="004F09C9">
        <w:rPr>
          <w:color w:val="000000" w:themeColor="text1"/>
        </w:rPr>
        <w:lastRenderedPageBreak/>
        <w:t>could advance the termination of diapause in the short-diapause genotype and the delay of diapause in the long-diapause genotype.</w:t>
      </w:r>
    </w:p>
    <w:p w14:paraId="41A49DCC" w14:textId="5EC23F03" w:rsidR="006F58EA" w:rsidRPr="004F09C9" w:rsidRDefault="00D27C9E" w:rsidP="00CE5B15">
      <w:pPr>
        <w:spacing w:line="480" w:lineRule="auto"/>
        <w:ind w:left="-15" w:right="213" w:firstLine="468"/>
        <w:rPr>
          <w:color w:val="000000" w:themeColor="text1"/>
        </w:rPr>
      </w:pPr>
      <w:commentRangeStart w:id="182"/>
      <w:r w:rsidRPr="004F09C9">
        <w:rPr>
          <w:color w:val="000000" w:themeColor="text1"/>
        </w:rPr>
        <w:t xml:space="preserve">Variation in the response of short-diapause genotype larvae </w:t>
      </w:r>
      <w:commentRangeEnd w:id="182"/>
      <w:r w:rsidR="00DB78B2">
        <w:rPr>
          <w:rStyle w:val="CommentReference"/>
        </w:rPr>
        <w:commentReference w:id="182"/>
      </w:r>
      <w:r w:rsidRPr="004F09C9">
        <w:rPr>
          <w:color w:val="000000" w:themeColor="text1"/>
        </w:rPr>
        <w:t>to diapause programming suggests an increased sensitivity to the cues that terminate diapause be one way European corn borers take advantage of growing seasons that begin earlier (McLeod and Beck, 1963). Diapause programming for short diapause genotype individuals lead to at least two different phenotypes; a "shallow" diapause phenotype and a "deep" diapause phenotype (</w:t>
      </w:r>
      <w:r w:rsidRPr="00AF6A85">
        <w:rPr>
          <w:color w:val="000000" w:themeColor="text1"/>
          <w:highlight w:val="yellow"/>
        </w:rPr>
        <w:t>3-1).</w:t>
      </w:r>
      <w:r w:rsidRPr="004F09C9">
        <w:rPr>
          <w:color w:val="000000" w:themeColor="text1"/>
        </w:rPr>
        <w:t xml:space="preserve"> Deep diapause larvae remained in diapause for the entire duration of the 40-day trial while larvae in shallow diapause terminated diapause at some point prior to the end of the trial. 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Pr="004F09C9">
        <w:rPr>
          <w:color w:val="000000" w:themeColor="text1"/>
        </w:rPr>
        <w:t xml:space="preserve">in </w:t>
      </w:r>
      <w:r w:rsidR="00DB78B2">
        <w:rPr>
          <w:color w:val="000000" w:themeColor="text1"/>
        </w:rPr>
        <w:t xml:space="preserve">a state of </w:t>
      </w:r>
      <w:r w:rsidRPr="004F09C9">
        <w:rPr>
          <w:color w:val="000000" w:themeColor="text1"/>
        </w:rPr>
        <w:t>shallow diapause could respond to increased spring temperatures by terminating diapause earlier. Larvae in shallow diapause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Pr="004F09C9">
        <w:rPr>
          <w:color w:val="000000" w:themeColor="text1"/>
        </w:rPr>
        <w:t>.</w:t>
      </w:r>
    </w:p>
    <w:p w14:paraId="63468402" w14:textId="39EAB13C"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voltinism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w:t>
      </w:r>
      <w:r w:rsidRPr="004F09C9">
        <w:rPr>
          <w:color w:val="000000" w:themeColor="text1"/>
        </w:rPr>
        <w:lastRenderedPageBreak/>
        <w:t xml:space="preserve">al., 2011; McLeod and Beck, 1963). The long-diapause larvae in these regions that avoid diapause could eventually eclose as adults and produce an additional generation of herbivorous </w:t>
      </w:r>
      <w:commentRangeStart w:id="183"/>
      <w:r w:rsidRPr="004F09C9">
        <w:rPr>
          <w:color w:val="000000" w:themeColor="text1"/>
        </w:rPr>
        <w:t>larvae.</w:t>
      </w:r>
      <w:commentRangeEnd w:id="183"/>
      <w:r w:rsidR="00667F35">
        <w:rPr>
          <w:rStyle w:val="CommentReference"/>
        </w:rPr>
        <w:commentReference w:id="183"/>
      </w:r>
    </w:p>
    <w:p w14:paraId="234325F5"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67FFA72C" wp14:editId="55BD3E17">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6213EAB0" w14:textId="77777777" w:rsidR="006F58EA" w:rsidRPr="004F09C9" w:rsidRDefault="00D27C9E">
      <w:pPr>
        <w:spacing w:line="238" w:lineRule="auto"/>
        <w:ind w:left="1153" w:right="90" w:hanging="1168"/>
        <w:rPr>
          <w:color w:val="000000" w:themeColor="text1"/>
        </w:rPr>
      </w:pPr>
      <w:r w:rsidRPr="004F09C9">
        <w:rPr>
          <w:color w:val="000000" w:themeColor="text1"/>
        </w:rPr>
        <w:t>Figure 3-1. Percentage of diapause programmed larvae in diapause across a 40-day trial starting on the first day of the final instar. Among long-diapause (purple) genotype individuals, 100% remained larvae throughout the 30-day trial and were classified as</w:t>
      </w:r>
    </w:p>
    <w:p w14:paraId="311F551B" w14:textId="77777777" w:rsidR="006F58EA" w:rsidRPr="004F09C9" w:rsidRDefault="00D27C9E">
      <w:pPr>
        <w:spacing w:line="238" w:lineRule="auto"/>
        <w:ind w:left="1178" w:right="90"/>
        <w:rPr>
          <w:color w:val="000000" w:themeColor="text1"/>
        </w:rPr>
      </w:pPr>
      <w:r w:rsidRPr="004F09C9">
        <w:rPr>
          <w:color w:val="000000" w:themeColor="text1"/>
        </w:rPr>
        <w:t>"deep" diapause larvae. Among the short-diapause genotype individuals (red), 66.6% exited diapause before the end of the trial and classified as "shallow" diapause individuals while 33.3% of individuals remained as larvae throughout the 30-day trial and were classified as "deep" diapause larvae.</w:t>
      </w:r>
    </w:p>
    <w:p w14:paraId="1A10A74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03E2E7" wp14:editId="28249CFF">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0BED362B"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2643C30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FA7BDC0" wp14:editId="012743CC">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109D87E3" w14:textId="4ACDC3FC" w:rsidR="006F58EA" w:rsidRPr="004F09C9" w:rsidRDefault="00D27C9E">
      <w:pPr>
        <w:spacing w:line="259" w:lineRule="auto"/>
        <w:ind w:left="-5" w:right="90"/>
        <w:rPr>
          <w:color w:val="000000" w:themeColor="text1"/>
        </w:rPr>
      </w:pPr>
      <w:r w:rsidRPr="004F09C9">
        <w:rPr>
          <w:color w:val="000000" w:themeColor="text1"/>
        </w:rPr>
        <w:t>Figure 3-3. Distribution of larvae entering the wandering stage and the number of day</w:t>
      </w:r>
      <w:ins w:id="184" w:author="reviewer" w:date="2019-02-11T16:38:00Z">
        <w:r w:rsidR="00194EAF">
          <w:rPr>
            <w:color w:val="000000" w:themeColor="text1"/>
          </w:rPr>
          <w:t>s</w:t>
        </w:r>
      </w:ins>
      <w:r w:rsidRPr="004F09C9">
        <w:rPr>
          <w:color w:val="000000" w:themeColor="text1"/>
        </w:rPr>
        <w:t xml:space="preserve"> after</w:t>
      </w:r>
    </w:p>
    <w:p w14:paraId="0672C69E" w14:textId="77777777" w:rsidR="006F58EA" w:rsidRPr="004F09C9" w:rsidRDefault="00D27C9E">
      <w:pPr>
        <w:spacing w:line="238" w:lineRule="auto"/>
        <w:ind w:left="1178" w:right="90"/>
        <w:rPr>
          <w:color w:val="000000" w:themeColor="text1"/>
        </w:rPr>
      </w:pPr>
      <w:r w:rsidRPr="004F09C9">
        <w:rPr>
          <w:color w:val="000000" w:themeColor="text1"/>
        </w:rPr>
        <w:t>eclosion into the final larval instar required to reach the wandering stage when reared in non-diapause conditions and diapause programming conditions. Most short-diapause and long-diapause genotype larvae in non-diapause (A) conditions reached the wandering stage 6 days after eclosing into the final larval instar. When reared in diapause programming conditions (B), most short-diapause and long-diapause genotype larvae reached the wandering stage 10 days after eclosing into the final larval instar.</w:t>
      </w:r>
    </w:p>
    <w:p w14:paraId="7C3A42E2"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A60A2CE" wp14:editId="48528D6E">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6224CDBD" w14:textId="77777777" w:rsidR="006F58EA" w:rsidRPr="004F09C9" w:rsidRDefault="00D27C9E">
      <w:pPr>
        <w:spacing w:line="238" w:lineRule="auto"/>
        <w:ind w:left="1153" w:right="90" w:hanging="1168"/>
        <w:rPr>
          <w:color w:val="000000" w:themeColor="text1"/>
        </w:rPr>
      </w:pPr>
      <w:r w:rsidRPr="004F09C9">
        <w:rPr>
          <w:color w:val="000000" w:themeColor="text1"/>
        </w:rPr>
        <w:t>Figure 3-4. The rate of wet mass accumulation among larvae in diapause programming and non-diapause conditions.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 (B), short-diapause genotype larvae (red) reached their peak in wet mass 6 days after entering the last larval instar while long-diapause genotype larvae (blue) reached their peak in wet mass 9 days after eclosion into the last larval instar.</w:t>
      </w:r>
    </w:p>
    <w:p w14:paraId="38F5AC6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22089D0A" wp14:editId="3F7D4793">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43E36546"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05B10C52"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442F9C0F" wp14:editId="7182B421">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43249C0" w14:textId="77777777"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 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8445225"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3E45372C" wp14:editId="00625D18">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1037FA" w14:textId="77777777"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production on mass peak day between deep and shallow diapause larvae in diapause programming conditions. (A) Comparing mass peak days between short-diapause larvae demonstrating a shallow diapause phenotype (orange) and a deep diapause phenotype (blue). Mass peak days: day-6 for shallow diapause larvae and day-6 for deep diapause larvae. (B) Comparing CO</w:t>
      </w:r>
      <w:r w:rsidRPr="004F09C9">
        <w:rPr>
          <w:color w:val="000000" w:themeColor="text1"/>
          <w:vertAlign w:val="subscript"/>
        </w:rPr>
        <w:t xml:space="preserve">2 </w:t>
      </w:r>
      <w:r w:rsidRPr="004F09C9">
        <w:rPr>
          <w:color w:val="000000" w:themeColor="text1"/>
        </w:rPr>
        <w:t>production between short-diapause larvae in deep diapause (black) shallow diapause (green). No significance difference in CO</w:t>
      </w:r>
      <w:r w:rsidRPr="004F09C9">
        <w:rPr>
          <w:color w:val="000000" w:themeColor="text1"/>
          <w:vertAlign w:val="subscript"/>
        </w:rPr>
        <w:t xml:space="preserve">2 </w:t>
      </w:r>
      <w:r w:rsidRPr="004F09C9">
        <w:rPr>
          <w:color w:val="000000" w:themeColor="text1"/>
        </w:rPr>
        <w:t>production between shallow diapause and deep diapause larvae (F-statistic=1.068, DF=14, p-value=0.319).</w:t>
      </w:r>
    </w:p>
    <w:p w14:paraId="09401FD4"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9A077B" wp14:editId="281DE88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7C11CFB8" w14:textId="68DF69BD"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represent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185" w:author="reviewer" w:date="2019-02-11T16:52:00Z">
        <w:r w:rsidR="00BC76D3">
          <w:rPr>
            <w:color w:val="000000" w:themeColor="text1"/>
          </w:rPr>
          <w:t>a</w:t>
        </w:r>
      </w:ins>
      <w:del w:id="186" w:author="reviewer" w:date="2019-02-11T16:52:00Z">
        <w:r w:rsidRPr="004F09C9" w:rsidDel="00BC76D3">
          <w:rPr>
            <w:color w:val="000000" w:themeColor="text1"/>
          </w:rPr>
          <w:delText>e</w:delText>
        </w:r>
      </w:del>
      <w:r w:rsidRPr="004F09C9">
        <w:rPr>
          <w:color w:val="000000" w:themeColor="text1"/>
        </w:rPr>
        <w:t>ffected by diapause genotype (t-value=6.85,</w:t>
      </w:r>
      <w:ins w:id="187" w:author="reviewer" w:date="2019-02-11T16:52:00Z">
        <w:r w:rsidR="00BC76D3">
          <w:rPr>
            <w:color w:val="000000" w:themeColor="text1"/>
          </w:rPr>
          <w:t xml:space="preserve"> </w:t>
        </w:r>
      </w:ins>
      <w:r w:rsidRPr="004F09C9">
        <w:rPr>
          <w:color w:val="000000" w:themeColor="text1"/>
        </w:rPr>
        <w:t>Df=10.9,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188" w:author="reviewer" w:date="2019-02-11T16:39:00Z">
        <w:r w:rsidR="00194EAF">
          <w:rPr>
            <w:color w:val="000000" w:themeColor="text1"/>
          </w:rPr>
          <w:t>a</w:t>
        </w:r>
      </w:ins>
      <w:del w:id="189" w:author="reviewer" w:date="2019-02-11T16:39:00Z">
        <w:r w:rsidRPr="004F09C9" w:rsidDel="00194EAF">
          <w:rPr>
            <w:color w:val="000000" w:themeColor="text1"/>
          </w:rPr>
          <w:delText>e</w:delText>
        </w:r>
      </w:del>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525ACD2F"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E6D7787" wp14:editId="688F47A3">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007E57C6" w14:textId="457B8495"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Df=10.7,</w:t>
      </w:r>
      <w:ins w:id="190" w:author="reviewer" w:date="2019-02-11T16:39:00Z">
        <w:r w:rsidR="00194EAF">
          <w:rPr>
            <w:color w:val="000000" w:themeColor="text1"/>
          </w:rPr>
          <w:t xml:space="preserve"> </w:t>
        </w:r>
      </w:ins>
      <w:r w:rsidRPr="004F09C9">
        <w:rPr>
          <w:color w:val="000000" w:themeColor="text1"/>
        </w:rPr>
        <w:t>p-value=0.033). Lean mass did not significantly change among larvae within a single diapause genotype during diapause (3-7A,</w:t>
      </w:r>
      <w:ins w:id="191" w:author="reviewer" w:date="2019-02-11T16:53:00Z">
        <w:r w:rsidR="00BC76D3">
          <w:rPr>
            <w:color w:val="000000" w:themeColor="text1"/>
          </w:rPr>
          <w:t xml:space="preserve"> </w:t>
        </w:r>
      </w:ins>
      <w:r w:rsidRPr="004F09C9">
        <w:rPr>
          <w:color w:val="000000" w:themeColor="text1"/>
        </w:rPr>
        <w:t xml:space="preserve">B). (B) Comparing lipid mass depletion between the long-diapause genotype (purple) and the short-diapause genotype (orange). Lipid mass depletion during diapause was significantly </w:t>
      </w:r>
      <w:ins w:id="192" w:author="reviewer" w:date="2019-02-11T16:39:00Z">
        <w:r w:rsidR="00194EAF">
          <w:rPr>
            <w:color w:val="000000" w:themeColor="text1"/>
          </w:rPr>
          <w:t>a</w:t>
        </w:r>
      </w:ins>
      <w:del w:id="193" w:author="reviewer" w:date="2019-02-11T16:39:00Z">
        <w:r w:rsidRPr="004F09C9" w:rsidDel="00194EAF">
          <w:rPr>
            <w:color w:val="000000" w:themeColor="text1"/>
          </w:rPr>
          <w:delText>e</w:delText>
        </w:r>
      </w:del>
      <w:r w:rsidRPr="004F09C9">
        <w:rPr>
          <w:color w:val="000000" w:themeColor="text1"/>
        </w:rPr>
        <w:t>ffected by diapause genotype (t-value=4.74, Df=16.7,</w:t>
      </w:r>
    </w:p>
    <w:p w14:paraId="09F9F64A" w14:textId="5BE1B798" w:rsidR="006F58EA" w:rsidRPr="004F09C9" w:rsidRDefault="00D27C9E">
      <w:pPr>
        <w:spacing w:line="238" w:lineRule="auto"/>
        <w:ind w:left="1178" w:right="90"/>
        <w:rPr>
          <w:color w:val="000000" w:themeColor="text1"/>
        </w:rPr>
      </w:pPr>
      <w:r w:rsidRPr="004F09C9">
        <w:rPr>
          <w:color w:val="000000" w:themeColor="text1"/>
        </w:rPr>
        <w:t>p-value=0.000) and Sample day fifteen significantly effected lipid mass depletion (t-value=-2.38, Df=14.1,</w:t>
      </w:r>
      <w:ins w:id="194" w:author="reviewer" w:date="2019-02-11T16:39:00Z">
        <w:r w:rsidR="00194EAF">
          <w:rPr>
            <w:color w:val="000000" w:themeColor="text1"/>
          </w:rPr>
          <w:t xml:space="preserve"> </w:t>
        </w:r>
      </w:ins>
      <w:r w:rsidRPr="004F09C9">
        <w:rPr>
          <w:color w:val="000000" w:themeColor="text1"/>
        </w:rPr>
        <w:t>p-value=0.032). Lipid mass depletion among long-diapause genotype larvae did not significantly change during diapause (3-9A). Among short-diapause genotype larvae, lipid mass depletion was only significantly different on day 15 (t-value=-3.88, Df=111.4,</w:t>
      </w:r>
      <w:ins w:id="195" w:author="reviewer" w:date="2019-02-11T16:39:00Z">
        <w:r w:rsidR="00194EAF">
          <w:rPr>
            <w:color w:val="000000" w:themeColor="text1"/>
          </w:rPr>
          <w:t xml:space="preserve"> </w:t>
        </w:r>
      </w:ins>
      <w:r w:rsidRPr="004F09C9">
        <w:rPr>
          <w:color w:val="000000" w:themeColor="text1"/>
        </w:rPr>
        <w:t>p-value</w:t>
      </w:r>
      <w:r w:rsidRPr="004F09C9">
        <w:rPr>
          <w:rFonts w:ascii="Cambria" w:eastAsia="Cambria" w:hAnsi="Cambria" w:cs="Cambria"/>
          <w:i/>
          <w:color w:val="000000" w:themeColor="text1"/>
        </w:rPr>
        <w:t>&lt;</w:t>
      </w:r>
      <w:r w:rsidRPr="004F09C9">
        <w:rPr>
          <w:color w:val="000000" w:themeColor="text1"/>
        </w:rPr>
        <w:t>0.000) (3-9B).</w:t>
      </w:r>
    </w:p>
    <w:p w14:paraId="556A2091" w14:textId="77777777" w:rsidR="006F58EA" w:rsidRPr="004F09C9" w:rsidRDefault="00D27C9E">
      <w:pPr>
        <w:spacing w:line="259" w:lineRule="auto"/>
        <w:ind w:left="1075" w:right="90" w:hanging="1090"/>
        <w:rPr>
          <w:color w:val="000000" w:themeColor="text1"/>
        </w:rPr>
      </w:pPr>
      <w:r w:rsidRPr="004F09C9">
        <w:rPr>
          <w:color w:val="000000" w:themeColor="text1"/>
        </w:rPr>
        <w:lastRenderedPageBreak/>
        <w:t>Table 3-1. Comparison of 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F0EAEF1" w14:textId="77777777">
        <w:trPr>
          <w:trHeight w:val="451"/>
        </w:trPr>
        <w:tc>
          <w:tcPr>
            <w:tcW w:w="6899" w:type="dxa"/>
            <w:tcBorders>
              <w:top w:val="double" w:sz="3" w:space="0" w:color="000000"/>
              <w:left w:val="nil"/>
              <w:bottom w:val="double" w:sz="3" w:space="0" w:color="000000"/>
              <w:right w:val="nil"/>
            </w:tcBorders>
          </w:tcPr>
          <w:p w14:paraId="63703C0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63BC6097"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CD25E97"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D83A99D"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46E9130E" w14:textId="77777777">
        <w:trPr>
          <w:trHeight w:val="716"/>
        </w:trPr>
        <w:tc>
          <w:tcPr>
            <w:tcW w:w="6899" w:type="dxa"/>
            <w:tcBorders>
              <w:top w:val="double" w:sz="3" w:space="0" w:color="000000"/>
              <w:left w:val="nil"/>
              <w:bottom w:val="single" w:sz="3" w:space="0" w:color="000000"/>
              <w:right w:val="nil"/>
            </w:tcBorders>
          </w:tcPr>
          <w:p w14:paraId="715A5B9E"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3279B73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2763B02"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0CC26B89"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19A415E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44FA37B" w14:textId="77777777">
        <w:trPr>
          <w:trHeight w:val="692"/>
        </w:trPr>
        <w:tc>
          <w:tcPr>
            <w:tcW w:w="6899" w:type="dxa"/>
            <w:tcBorders>
              <w:top w:val="single" w:sz="3" w:space="0" w:color="000000"/>
              <w:left w:val="nil"/>
              <w:bottom w:val="single" w:sz="3" w:space="0" w:color="000000"/>
              <w:right w:val="nil"/>
            </w:tcBorders>
          </w:tcPr>
          <w:p w14:paraId="768CCA00"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22E564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16B12B21"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25D04717"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4243F660"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7ADCA62F" w14:textId="77777777">
        <w:trPr>
          <w:trHeight w:val="692"/>
        </w:trPr>
        <w:tc>
          <w:tcPr>
            <w:tcW w:w="6899" w:type="dxa"/>
            <w:tcBorders>
              <w:top w:val="single" w:sz="3" w:space="0" w:color="000000"/>
              <w:left w:val="nil"/>
              <w:bottom w:val="single" w:sz="3" w:space="0" w:color="000000"/>
              <w:right w:val="nil"/>
            </w:tcBorders>
          </w:tcPr>
          <w:p w14:paraId="3E3F810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54586C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74FE0E5"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4E73AD46"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46CB28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78F55B6" w14:textId="77777777">
        <w:trPr>
          <w:trHeight w:val="692"/>
        </w:trPr>
        <w:tc>
          <w:tcPr>
            <w:tcW w:w="6899" w:type="dxa"/>
            <w:tcBorders>
              <w:top w:val="single" w:sz="3" w:space="0" w:color="000000"/>
              <w:left w:val="nil"/>
              <w:bottom w:val="single" w:sz="3" w:space="0" w:color="000000"/>
              <w:right w:val="nil"/>
            </w:tcBorders>
          </w:tcPr>
          <w:p w14:paraId="7DE05F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23B97FF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E6DDB9A"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78E6C5F"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2DE079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7BA5178" w14:textId="77777777">
        <w:trPr>
          <w:trHeight w:val="692"/>
        </w:trPr>
        <w:tc>
          <w:tcPr>
            <w:tcW w:w="6899" w:type="dxa"/>
            <w:tcBorders>
              <w:top w:val="single" w:sz="3" w:space="0" w:color="000000"/>
              <w:left w:val="nil"/>
              <w:bottom w:val="single" w:sz="3" w:space="0" w:color="000000"/>
              <w:right w:val="nil"/>
            </w:tcBorders>
          </w:tcPr>
          <w:p w14:paraId="70D7F6FD" w14:textId="77777777"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production between shallow and deep diapause individuals</w:t>
            </w:r>
          </w:p>
          <w:p w14:paraId="282B39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1D582ADB"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A70DD49"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36E62F88"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01D43300" w14:textId="77777777" w:rsidR="006F58EA" w:rsidRPr="004F09C9" w:rsidRDefault="00D27C9E">
      <w:pPr>
        <w:rPr>
          <w:color w:val="000000" w:themeColor="text1"/>
        </w:rPr>
      </w:pPr>
      <w:r w:rsidRPr="004F09C9">
        <w:rPr>
          <w:color w:val="000000" w:themeColor="text1"/>
        </w:rPr>
        <w:br w:type="page"/>
      </w:r>
    </w:p>
    <w:p w14:paraId="44B548A3" w14:textId="77777777" w:rsidR="006F58EA" w:rsidRPr="004F09C9" w:rsidRDefault="00D27C9E">
      <w:pPr>
        <w:spacing w:line="238" w:lineRule="auto"/>
        <w:ind w:left="1076" w:right="90" w:hanging="1091"/>
        <w:rPr>
          <w:color w:val="000000" w:themeColor="text1"/>
        </w:rPr>
      </w:pPr>
      <w:r w:rsidRPr="004F09C9">
        <w:rPr>
          <w:color w:val="000000" w:themeColor="text1"/>
        </w:rPr>
        <w:lastRenderedPageBreak/>
        <w:t>Table 3-2. FULL MODEL: ANOVA summary table for the additive and interactive effects of photoperiod and diapause genotype and the effect of lean mass accumulation.</w:t>
      </w:r>
    </w:p>
    <w:p w14:paraId="79B0738C" w14:textId="7D4D1F5A" w:rsidR="006F58EA" w:rsidRPr="004F09C9" w:rsidRDefault="00D27C9E">
      <w:pPr>
        <w:spacing w:after="14" w:line="248" w:lineRule="auto"/>
        <w:ind w:right="377"/>
        <w:jc w:val="right"/>
        <w:rPr>
          <w:color w:val="000000" w:themeColor="text1"/>
        </w:rPr>
      </w:pPr>
      <w:r w:rsidRPr="004F09C9">
        <w:rPr>
          <w:color w:val="000000" w:themeColor="text1"/>
        </w:rPr>
        <w:t>Asterisks "*" indicate statistical significance, ns represents non</w:t>
      </w:r>
      <w:ins w:id="196" w:author="reviewer" w:date="2019-02-11T16:39:00Z">
        <w:r w:rsidR="00194EAF">
          <w:rPr>
            <w:color w:val="000000" w:themeColor="text1"/>
          </w:rPr>
          <w:t>-</w:t>
        </w:r>
      </w:ins>
      <w:del w:id="197" w:author="reviewer" w:date="2019-02-11T16:39:00Z">
        <w:r w:rsidRPr="004F09C9" w:rsidDel="00194EAF">
          <w:rPr>
            <w:color w:val="000000" w:themeColor="text1"/>
          </w:rPr>
          <w:delText xml:space="preserve"> </w:delText>
        </w:r>
      </w:del>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6F58EA" w:rsidRPr="004F09C9" w14:paraId="10A48E07" w14:textId="77777777">
        <w:trPr>
          <w:trHeight w:val="427"/>
        </w:trPr>
        <w:tc>
          <w:tcPr>
            <w:tcW w:w="6276" w:type="dxa"/>
            <w:tcBorders>
              <w:top w:val="double" w:sz="3" w:space="0" w:color="000000"/>
              <w:left w:val="nil"/>
              <w:bottom w:val="single" w:sz="3" w:space="0" w:color="000000"/>
              <w:right w:val="nil"/>
            </w:tcBorders>
          </w:tcPr>
          <w:p w14:paraId="014DCD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0BE5EAE"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242FF58"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F4AB8E9"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DE52BA" w14:textId="77777777">
        <w:trPr>
          <w:trHeight w:val="297"/>
        </w:trPr>
        <w:tc>
          <w:tcPr>
            <w:tcW w:w="6276" w:type="dxa"/>
            <w:tcBorders>
              <w:top w:val="single" w:sz="3" w:space="0" w:color="000000"/>
              <w:left w:val="nil"/>
              <w:bottom w:val="single" w:sz="3" w:space="0" w:color="000000"/>
              <w:right w:val="nil"/>
            </w:tcBorders>
          </w:tcPr>
          <w:p w14:paraId="13E94BAE" w14:textId="77777777" w:rsidR="006F58EA" w:rsidRPr="004F09C9" w:rsidRDefault="00D27C9E">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78092155"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150B2E4"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FEB95CA" w14:textId="77777777" w:rsidR="006F58EA" w:rsidRPr="004F09C9" w:rsidRDefault="006F58EA">
            <w:pPr>
              <w:spacing w:after="160" w:line="259" w:lineRule="auto"/>
              <w:ind w:left="0" w:firstLine="0"/>
              <w:rPr>
                <w:color w:val="000000" w:themeColor="text1"/>
              </w:rPr>
            </w:pPr>
          </w:p>
        </w:tc>
      </w:tr>
      <w:tr w:rsidR="006F58EA" w:rsidRPr="004F09C9" w14:paraId="6EFC23DE" w14:textId="77777777">
        <w:trPr>
          <w:trHeight w:val="328"/>
        </w:trPr>
        <w:tc>
          <w:tcPr>
            <w:tcW w:w="6276" w:type="dxa"/>
            <w:tcBorders>
              <w:top w:val="single" w:sz="3" w:space="0" w:color="000000"/>
              <w:left w:val="nil"/>
              <w:bottom w:val="nil"/>
              <w:right w:val="nil"/>
            </w:tcBorders>
          </w:tcPr>
          <w:p w14:paraId="4B189C6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A3639B3"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5D5046AA" w14:textId="77777777" w:rsidR="006F58EA" w:rsidRPr="004F09C9" w:rsidRDefault="00D27C9E">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6BB3E243" w14:textId="77777777" w:rsidR="006F58EA" w:rsidRPr="004F09C9" w:rsidRDefault="00D27C9E">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6F58EA" w:rsidRPr="004F09C9" w14:paraId="6E0F8278" w14:textId="77777777">
        <w:trPr>
          <w:trHeight w:val="395"/>
        </w:trPr>
        <w:tc>
          <w:tcPr>
            <w:tcW w:w="6276" w:type="dxa"/>
            <w:tcBorders>
              <w:top w:val="nil"/>
              <w:left w:val="nil"/>
              <w:bottom w:val="nil"/>
              <w:right w:val="nil"/>
            </w:tcBorders>
          </w:tcPr>
          <w:p w14:paraId="59F8DB7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08E3D0"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5F186C24" w14:textId="77777777" w:rsidR="006F58EA" w:rsidRPr="004F09C9" w:rsidRDefault="00D27C9E">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6F98927" w14:textId="77777777" w:rsidR="006F58EA" w:rsidRPr="004F09C9" w:rsidRDefault="00D27C9E">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6F58EA" w:rsidRPr="004F09C9" w14:paraId="4AD8E6BE" w14:textId="77777777">
        <w:trPr>
          <w:trHeight w:val="494"/>
        </w:trPr>
        <w:tc>
          <w:tcPr>
            <w:tcW w:w="6276" w:type="dxa"/>
            <w:tcBorders>
              <w:top w:val="nil"/>
              <w:left w:val="nil"/>
              <w:bottom w:val="double" w:sz="3" w:space="0" w:color="000000"/>
              <w:right w:val="nil"/>
            </w:tcBorders>
          </w:tcPr>
          <w:p w14:paraId="640D25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768C0CA" w14:textId="77777777" w:rsidR="006F58EA" w:rsidRPr="004F09C9" w:rsidRDefault="00D27C9E">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8B8ED89" w14:textId="77777777" w:rsidR="006F58EA" w:rsidRPr="004F09C9" w:rsidRDefault="00D27C9E">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297D66AE" w14:textId="77777777" w:rsidR="006F58EA" w:rsidRPr="004F09C9" w:rsidRDefault="00D27C9E">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6F58EA" w:rsidRPr="004F09C9" w14:paraId="28BBEC2D" w14:textId="77777777">
        <w:trPr>
          <w:trHeight w:val="427"/>
        </w:trPr>
        <w:tc>
          <w:tcPr>
            <w:tcW w:w="6276" w:type="dxa"/>
            <w:tcBorders>
              <w:top w:val="double" w:sz="3" w:space="0" w:color="000000"/>
              <w:left w:val="nil"/>
              <w:bottom w:val="single" w:sz="3" w:space="0" w:color="000000"/>
              <w:right w:val="nil"/>
            </w:tcBorders>
          </w:tcPr>
          <w:p w14:paraId="7E18F67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1EB32AB7" w14:textId="77777777" w:rsidR="006F58EA" w:rsidRPr="004F09C9" w:rsidRDefault="006F58EA">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5A7A640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45D420E" w14:textId="77777777" w:rsidR="006F58EA" w:rsidRPr="004F09C9" w:rsidRDefault="006F58EA">
            <w:pPr>
              <w:spacing w:after="160" w:line="259" w:lineRule="auto"/>
              <w:ind w:left="0" w:firstLine="0"/>
              <w:rPr>
                <w:color w:val="000000" w:themeColor="text1"/>
              </w:rPr>
            </w:pPr>
          </w:p>
        </w:tc>
      </w:tr>
      <w:tr w:rsidR="006F58EA" w:rsidRPr="004F09C9" w14:paraId="776BBB59" w14:textId="77777777">
        <w:trPr>
          <w:trHeight w:val="340"/>
        </w:trPr>
        <w:tc>
          <w:tcPr>
            <w:tcW w:w="6276" w:type="dxa"/>
            <w:tcBorders>
              <w:top w:val="single" w:sz="3" w:space="0" w:color="000000"/>
              <w:left w:val="nil"/>
              <w:bottom w:val="nil"/>
              <w:right w:val="nil"/>
            </w:tcBorders>
          </w:tcPr>
          <w:p w14:paraId="4C60531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65F690D" w14:textId="77777777" w:rsidR="006F58EA" w:rsidRPr="004F09C9" w:rsidRDefault="00D27C9E">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354DE234" w14:textId="77777777" w:rsidR="006F58EA" w:rsidRPr="004F09C9" w:rsidRDefault="00D27C9E">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07EBAD80" w14:textId="77777777" w:rsidR="006F58EA" w:rsidRPr="004F09C9" w:rsidRDefault="00D27C9E">
            <w:pPr>
              <w:spacing w:after="0" w:line="259" w:lineRule="auto"/>
              <w:ind w:left="299" w:firstLine="0"/>
              <w:rPr>
                <w:color w:val="000000" w:themeColor="text1"/>
              </w:rPr>
            </w:pPr>
            <w:r w:rsidRPr="004F09C9">
              <w:rPr>
                <w:color w:val="000000" w:themeColor="text1"/>
              </w:rPr>
              <w:t>0*</w:t>
            </w:r>
          </w:p>
        </w:tc>
      </w:tr>
      <w:tr w:rsidR="006F58EA" w:rsidRPr="004F09C9" w14:paraId="74E5AF13" w14:textId="77777777">
        <w:trPr>
          <w:trHeight w:val="384"/>
        </w:trPr>
        <w:tc>
          <w:tcPr>
            <w:tcW w:w="6276" w:type="dxa"/>
            <w:tcBorders>
              <w:top w:val="nil"/>
              <w:left w:val="nil"/>
              <w:bottom w:val="nil"/>
              <w:right w:val="nil"/>
            </w:tcBorders>
          </w:tcPr>
          <w:p w14:paraId="7AFF39D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C5AFEB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39E9A371" w14:textId="77777777" w:rsidR="006F58EA" w:rsidRPr="004F09C9" w:rsidRDefault="00D27C9E">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5330096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C2B9933" w14:textId="77777777">
        <w:trPr>
          <w:trHeight w:val="470"/>
        </w:trPr>
        <w:tc>
          <w:tcPr>
            <w:tcW w:w="6276" w:type="dxa"/>
            <w:tcBorders>
              <w:top w:val="nil"/>
              <w:left w:val="nil"/>
              <w:bottom w:val="single" w:sz="3" w:space="0" w:color="000000"/>
              <w:right w:val="nil"/>
            </w:tcBorders>
          </w:tcPr>
          <w:p w14:paraId="2A7A530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1CF24CE" w14:textId="77777777" w:rsidR="006F58EA" w:rsidRPr="004F09C9" w:rsidRDefault="00D27C9E">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2C3CBB3" w14:textId="77777777" w:rsidR="006F58EA" w:rsidRPr="004F09C9" w:rsidRDefault="00D27C9E">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5C6A7C33" w14:textId="77777777" w:rsidR="006F58EA" w:rsidRPr="004F09C9" w:rsidRDefault="00D27C9E">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2FA13037" w14:textId="5115A21F" w:rsidR="006F58EA" w:rsidRPr="004F09C9" w:rsidRDefault="00D27C9E">
      <w:pPr>
        <w:spacing w:line="259" w:lineRule="auto"/>
        <w:ind w:left="1076" w:right="90" w:hanging="1091"/>
        <w:rPr>
          <w:color w:val="000000" w:themeColor="text1"/>
        </w:rPr>
      </w:pPr>
      <w:r w:rsidRPr="004F09C9">
        <w:rPr>
          <w:color w:val="000000" w:themeColor="text1"/>
        </w:rPr>
        <w:t>Table 3-3. REDUCED MODEL: Linear mixed effects model table for lean mass accumulation between long-diapause genotype and short-diapause genotype larvae in diapause programming and non-diapause conditions. Asterisks "*" indicate statistical significance, ns represents non</w:t>
      </w:r>
      <w:ins w:id="198" w:author="reviewer" w:date="2019-02-11T16:40:00Z">
        <w:r w:rsidR="00194EAF">
          <w:rPr>
            <w:color w:val="000000" w:themeColor="text1"/>
          </w:rPr>
          <w:t>-</w:t>
        </w:r>
      </w:ins>
      <w:del w:id="199" w:author="reviewer" w:date="2019-02-11T16:40:00Z">
        <w:r w:rsidRPr="004F09C9" w:rsidDel="00194EAF">
          <w:rPr>
            <w:color w:val="000000" w:themeColor="text1"/>
          </w:rPr>
          <w:delText xml:space="preserve"> </w:delText>
        </w:r>
      </w:del>
      <w:r w:rsidRPr="004F09C9">
        <w:rPr>
          <w:color w:val="000000" w:themeColor="text1"/>
        </w:rPr>
        <w:t>significan</w:t>
      </w:r>
      <w:ins w:id="200" w:author="reviewer" w:date="2019-02-11T16:40:00Z">
        <w:r w:rsidR="00194EAF">
          <w:rPr>
            <w:color w:val="000000" w:themeColor="text1"/>
          </w:rPr>
          <w:t>t results</w:t>
        </w:r>
      </w:ins>
      <w:del w:id="201" w:author="reviewer" w:date="2019-02-11T16:40:00Z">
        <w:r w:rsidRPr="004F09C9" w:rsidDel="00194EAF">
          <w:rPr>
            <w:color w:val="000000" w:themeColor="text1"/>
          </w:rPr>
          <w:delText>t</w:delText>
        </w:r>
      </w:del>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29628A02" w14:textId="77777777">
        <w:trPr>
          <w:trHeight w:val="374"/>
        </w:trPr>
        <w:tc>
          <w:tcPr>
            <w:tcW w:w="4909" w:type="dxa"/>
            <w:tcBorders>
              <w:top w:val="double" w:sz="3" w:space="0" w:color="000000"/>
              <w:left w:val="nil"/>
              <w:bottom w:val="single" w:sz="3" w:space="0" w:color="000000"/>
              <w:right w:val="nil"/>
            </w:tcBorders>
          </w:tcPr>
          <w:p w14:paraId="55C37D0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47A06795"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FB2AA80"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3443D58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711F51C1" w14:textId="77777777">
        <w:trPr>
          <w:trHeight w:val="297"/>
        </w:trPr>
        <w:tc>
          <w:tcPr>
            <w:tcW w:w="4909" w:type="dxa"/>
            <w:tcBorders>
              <w:top w:val="single" w:sz="3" w:space="0" w:color="000000"/>
              <w:left w:val="nil"/>
              <w:bottom w:val="single" w:sz="3" w:space="0" w:color="000000"/>
              <w:right w:val="nil"/>
            </w:tcBorders>
          </w:tcPr>
          <w:p w14:paraId="445547E4"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6B3D584"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C12DAB6"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A5D1C9B" w14:textId="77777777" w:rsidR="006F58EA" w:rsidRPr="004F09C9" w:rsidRDefault="006F58EA">
            <w:pPr>
              <w:spacing w:after="160" w:line="259" w:lineRule="auto"/>
              <w:ind w:left="0" w:firstLine="0"/>
              <w:rPr>
                <w:color w:val="000000" w:themeColor="text1"/>
              </w:rPr>
            </w:pPr>
          </w:p>
        </w:tc>
      </w:tr>
      <w:tr w:rsidR="006F58EA" w:rsidRPr="004F09C9" w14:paraId="4365FB67" w14:textId="77777777">
        <w:trPr>
          <w:trHeight w:val="328"/>
        </w:trPr>
        <w:tc>
          <w:tcPr>
            <w:tcW w:w="4909" w:type="dxa"/>
            <w:tcBorders>
              <w:top w:val="single" w:sz="3" w:space="0" w:color="000000"/>
              <w:left w:val="nil"/>
              <w:bottom w:val="nil"/>
              <w:right w:val="nil"/>
            </w:tcBorders>
          </w:tcPr>
          <w:p w14:paraId="599045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EB72D18"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2449ABDD"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39531554"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416846AA" w14:textId="77777777">
        <w:trPr>
          <w:trHeight w:val="494"/>
        </w:trPr>
        <w:tc>
          <w:tcPr>
            <w:tcW w:w="4909" w:type="dxa"/>
            <w:tcBorders>
              <w:top w:val="nil"/>
              <w:left w:val="nil"/>
              <w:bottom w:val="double" w:sz="3" w:space="0" w:color="000000"/>
              <w:right w:val="nil"/>
            </w:tcBorders>
          </w:tcPr>
          <w:p w14:paraId="3A6A67A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1F162A5C"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3063DEF8"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026D97E1"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55C1199C" w14:textId="77777777">
        <w:trPr>
          <w:trHeight w:val="321"/>
        </w:trPr>
        <w:tc>
          <w:tcPr>
            <w:tcW w:w="4909" w:type="dxa"/>
            <w:tcBorders>
              <w:top w:val="double" w:sz="3" w:space="0" w:color="000000"/>
              <w:left w:val="nil"/>
              <w:bottom w:val="single" w:sz="3" w:space="0" w:color="000000"/>
              <w:right w:val="nil"/>
            </w:tcBorders>
          </w:tcPr>
          <w:p w14:paraId="586BBC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3839DB68"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EA2EC3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B4BCB3F" w14:textId="77777777" w:rsidR="006F58EA" w:rsidRPr="004F09C9" w:rsidRDefault="006F58EA">
            <w:pPr>
              <w:spacing w:after="160" w:line="259" w:lineRule="auto"/>
              <w:ind w:left="0" w:firstLine="0"/>
              <w:rPr>
                <w:color w:val="000000" w:themeColor="text1"/>
              </w:rPr>
            </w:pPr>
          </w:p>
        </w:tc>
      </w:tr>
      <w:tr w:rsidR="006F58EA" w:rsidRPr="004F09C9" w14:paraId="327FA184" w14:textId="77777777">
        <w:trPr>
          <w:trHeight w:val="340"/>
        </w:trPr>
        <w:tc>
          <w:tcPr>
            <w:tcW w:w="4909" w:type="dxa"/>
            <w:tcBorders>
              <w:top w:val="single" w:sz="3" w:space="0" w:color="000000"/>
              <w:left w:val="nil"/>
              <w:bottom w:val="nil"/>
              <w:right w:val="nil"/>
            </w:tcBorders>
          </w:tcPr>
          <w:p w14:paraId="6C005AE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4AC129A"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8529143"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529B7FB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31FCB1C0" w14:textId="77777777">
        <w:trPr>
          <w:trHeight w:val="458"/>
        </w:trPr>
        <w:tc>
          <w:tcPr>
            <w:tcW w:w="4909" w:type="dxa"/>
            <w:tcBorders>
              <w:top w:val="nil"/>
              <w:left w:val="nil"/>
              <w:bottom w:val="single" w:sz="3" w:space="0" w:color="000000"/>
              <w:right w:val="nil"/>
            </w:tcBorders>
          </w:tcPr>
          <w:p w14:paraId="65641F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D180241"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D1B5247"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0C303F65"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463BE519" w14:textId="77777777" w:rsidR="00D27C9E" w:rsidRPr="004F09C9" w:rsidRDefault="00D27C9E">
      <w:pPr>
        <w:spacing w:line="259" w:lineRule="auto"/>
        <w:ind w:left="1076" w:right="90" w:hanging="1091"/>
        <w:rPr>
          <w:color w:val="000000" w:themeColor="text1"/>
        </w:rPr>
      </w:pPr>
    </w:p>
    <w:p w14:paraId="02D0BB77" w14:textId="77777777" w:rsidR="00D27C9E" w:rsidRPr="004F09C9" w:rsidRDefault="00D27C9E">
      <w:pPr>
        <w:spacing w:line="259" w:lineRule="auto"/>
        <w:ind w:left="1076" w:right="90" w:hanging="1091"/>
        <w:rPr>
          <w:color w:val="000000" w:themeColor="text1"/>
        </w:rPr>
      </w:pPr>
    </w:p>
    <w:p w14:paraId="1CB46D5E" w14:textId="77777777" w:rsidR="00D27C9E" w:rsidRPr="004F09C9" w:rsidRDefault="00D27C9E">
      <w:pPr>
        <w:spacing w:line="259" w:lineRule="auto"/>
        <w:ind w:left="1076" w:right="90" w:hanging="1091"/>
        <w:rPr>
          <w:color w:val="000000" w:themeColor="text1"/>
        </w:rPr>
      </w:pPr>
    </w:p>
    <w:p w14:paraId="50D47E46" w14:textId="77777777" w:rsidR="00D27C9E" w:rsidRPr="004F09C9" w:rsidRDefault="00D27C9E">
      <w:pPr>
        <w:spacing w:line="259" w:lineRule="auto"/>
        <w:ind w:left="1076" w:right="90" w:hanging="1091"/>
        <w:rPr>
          <w:color w:val="000000" w:themeColor="text1"/>
        </w:rPr>
      </w:pPr>
    </w:p>
    <w:p w14:paraId="02FD2D15" w14:textId="77777777" w:rsidR="00D27C9E" w:rsidRPr="004F09C9" w:rsidRDefault="00D27C9E">
      <w:pPr>
        <w:spacing w:line="259" w:lineRule="auto"/>
        <w:ind w:left="1076" w:right="90" w:hanging="1091"/>
        <w:rPr>
          <w:color w:val="000000" w:themeColor="text1"/>
        </w:rPr>
      </w:pPr>
    </w:p>
    <w:p w14:paraId="45B73673" w14:textId="77777777" w:rsidR="00D27C9E" w:rsidRPr="004F09C9" w:rsidRDefault="00D27C9E">
      <w:pPr>
        <w:spacing w:line="259" w:lineRule="auto"/>
        <w:ind w:left="1076" w:right="90" w:hanging="1091"/>
        <w:rPr>
          <w:color w:val="000000" w:themeColor="text1"/>
        </w:rPr>
      </w:pPr>
    </w:p>
    <w:p w14:paraId="20B0BFFC" w14:textId="77777777" w:rsidR="00D27C9E" w:rsidRPr="004F09C9" w:rsidRDefault="00D27C9E">
      <w:pPr>
        <w:spacing w:line="259" w:lineRule="auto"/>
        <w:ind w:left="1076" w:right="90" w:hanging="1091"/>
        <w:rPr>
          <w:color w:val="000000" w:themeColor="text1"/>
        </w:rPr>
      </w:pPr>
    </w:p>
    <w:p w14:paraId="37C1E7BC" w14:textId="77777777" w:rsidR="00D27C9E" w:rsidRPr="004F09C9" w:rsidRDefault="00D27C9E">
      <w:pPr>
        <w:spacing w:line="259" w:lineRule="auto"/>
        <w:ind w:left="1076" w:right="90" w:hanging="1091"/>
        <w:rPr>
          <w:color w:val="000000" w:themeColor="text1"/>
        </w:rPr>
      </w:pPr>
    </w:p>
    <w:p w14:paraId="24E3F230" w14:textId="77777777" w:rsidR="00D27C9E" w:rsidRPr="004F09C9" w:rsidRDefault="00D27C9E">
      <w:pPr>
        <w:spacing w:line="259" w:lineRule="auto"/>
        <w:ind w:left="1076" w:right="90" w:hanging="1091"/>
        <w:rPr>
          <w:color w:val="000000" w:themeColor="text1"/>
        </w:rPr>
      </w:pPr>
    </w:p>
    <w:p w14:paraId="57CEDB93" w14:textId="77777777" w:rsidR="00D27C9E" w:rsidRPr="004F09C9" w:rsidRDefault="00D27C9E">
      <w:pPr>
        <w:spacing w:line="259" w:lineRule="auto"/>
        <w:ind w:left="1076" w:right="90" w:hanging="1091"/>
        <w:rPr>
          <w:color w:val="000000" w:themeColor="text1"/>
        </w:rPr>
      </w:pPr>
    </w:p>
    <w:p w14:paraId="35CA82D3" w14:textId="77777777" w:rsidR="00D27C9E" w:rsidRPr="004F09C9" w:rsidRDefault="00D27C9E">
      <w:pPr>
        <w:spacing w:line="259" w:lineRule="auto"/>
        <w:ind w:left="1076" w:right="90" w:hanging="1091"/>
        <w:rPr>
          <w:color w:val="000000" w:themeColor="text1"/>
        </w:rPr>
      </w:pPr>
    </w:p>
    <w:p w14:paraId="3509AC20" w14:textId="77777777" w:rsidR="00D27C9E" w:rsidRPr="004F09C9" w:rsidRDefault="00D27C9E">
      <w:pPr>
        <w:spacing w:line="259" w:lineRule="auto"/>
        <w:ind w:left="1076" w:right="90" w:hanging="1091"/>
        <w:rPr>
          <w:color w:val="000000" w:themeColor="text1"/>
        </w:rPr>
      </w:pPr>
    </w:p>
    <w:p w14:paraId="4F1D0870" w14:textId="45F96F0E" w:rsidR="006F58EA" w:rsidRPr="004F09C9" w:rsidRDefault="00D27C9E">
      <w:pPr>
        <w:spacing w:line="259" w:lineRule="auto"/>
        <w:ind w:left="1076" w:right="90" w:hanging="1091"/>
        <w:rPr>
          <w:color w:val="000000" w:themeColor="text1"/>
        </w:rPr>
      </w:pPr>
      <w:r w:rsidRPr="004F09C9">
        <w:rPr>
          <w:color w:val="000000" w:themeColor="text1"/>
        </w:rPr>
        <w:lastRenderedPageBreak/>
        <w:t>Table 3-4. FULL MODEL: ANOVA summary table for the additive and interactive effects of photoperiod and diapause genotype, and the effect of lean mass on lipid mass accumulation. Asterisks "*" indicate statistical significance, ns represents non</w:t>
      </w:r>
      <w:ins w:id="202" w:author="reviewer" w:date="2019-02-11T16:40:00Z">
        <w:r w:rsidR="00194EAF">
          <w:rPr>
            <w:color w:val="000000" w:themeColor="text1"/>
          </w:rPr>
          <w:t>-</w:t>
        </w:r>
      </w:ins>
      <w:del w:id="203" w:author="reviewer" w:date="2019-02-11T16:40:00Z">
        <w:r w:rsidRPr="004F09C9" w:rsidDel="00194EAF">
          <w:rPr>
            <w:color w:val="000000" w:themeColor="text1"/>
          </w:rPr>
          <w:delText xml:space="preserve"> </w:delText>
        </w:r>
      </w:del>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6F58EA" w:rsidRPr="004F09C9" w14:paraId="005E0980" w14:textId="77777777">
        <w:trPr>
          <w:trHeight w:val="504"/>
        </w:trPr>
        <w:tc>
          <w:tcPr>
            <w:tcW w:w="6290" w:type="dxa"/>
            <w:tcBorders>
              <w:top w:val="double" w:sz="3" w:space="0" w:color="000000"/>
              <w:left w:val="nil"/>
              <w:bottom w:val="double" w:sz="3" w:space="0" w:color="000000"/>
              <w:right w:val="nil"/>
            </w:tcBorders>
          </w:tcPr>
          <w:p w14:paraId="27D98F1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05386D3"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7F683732" w14:textId="77777777" w:rsidR="006F58EA" w:rsidRPr="004F09C9" w:rsidRDefault="00D27C9E">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5C1A849B"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E398782" w14:textId="77777777">
        <w:trPr>
          <w:trHeight w:val="321"/>
        </w:trPr>
        <w:tc>
          <w:tcPr>
            <w:tcW w:w="6290" w:type="dxa"/>
            <w:tcBorders>
              <w:top w:val="double" w:sz="3" w:space="0" w:color="000000"/>
              <w:left w:val="nil"/>
              <w:bottom w:val="single" w:sz="3" w:space="0" w:color="000000"/>
              <w:right w:val="nil"/>
            </w:tcBorders>
          </w:tcPr>
          <w:p w14:paraId="329F2926" w14:textId="77777777" w:rsidR="006F58EA" w:rsidRPr="004F09C9" w:rsidRDefault="00D27C9E">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1EFA72BF"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910C662"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3974B88" w14:textId="77777777" w:rsidR="006F58EA" w:rsidRPr="004F09C9" w:rsidRDefault="006F58EA">
            <w:pPr>
              <w:spacing w:after="160" w:line="259" w:lineRule="auto"/>
              <w:ind w:left="0" w:firstLine="0"/>
              <w:rPr>
                <w:color w:val="000000" w:themeColor="text1"/>
              </w:rPr>
            </w:pPr>
          </w:p>
        </w:tc>
      </w:tr>
      <w:tr w:rsidR="006F58EA" w:rsidRPr="004F09C9" w14:paraId="52DEA7C5" w14:textId="77777777">
        <w:trPr>
          <w:trHeight w:val="366"/>
        </w:trPr>
        <w:tc>
          <w:tcPr>
            <w:tcW w:w="6290" w:type="dxa"/>
            <w:tcBorders>
              <w:top w:val="single" w:sz="3" w:space="0" w:color="000000"/>
              <w:left w:val="nil"/>
              <w:bottom w:val="nil"/>
              <w:right w:val="nil"/>
            </w:tcBorders>
          </w:tcPr>
          <w:p w14:paraId="40105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EE641FC" w14:textId="77777777" w:rsidR="006F58EA" w:rsidRPr="004F09C9" w:rsidRDefault="00D27C9E">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27E4AB8" w14:textId="77777777" w:rsidR="006F58EA" w:rsidRPr="004F09C9" w:rsidRDefault="00D27C9E">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72055D71" w14:textId="77777777" w:rsidR="006F58EA" w:rsidRPr="004F09C9" w:rsidRDefault="00D27C9E">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6F58EA" w:rsidRPr="004F09C9" w14:paraId="30C99D22" w14:textId="77777777">
        <w:trPr>
          <w:trHeight w:val="369"/>
        </w:trPr>
        <w:tc>
          <w:tcPr>
            <w:tcW w:w="6290" w:type="dxa"/>
            <w:tcBorders>
              <w:top w:val="nil"/>
              <w:left w:val="nil"/>
              <w:bottom w:val="nil"/>
              <w:right w:val="nil"/>
            </w:tcBorders>
          </w:tcPr>
          <w:p w14:paraId="42D703D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4DBA14D5"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76BE1A26" w14:textId="77777777" w:rsidR="006F58EA" w:rsidRPr="004F09C9" w:rsidRDefault="00D27C9E">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75FE1DC9"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D6B6FE" w14:textId="77777777">
        <w:trPr>
          <w:trHeight w:val="277"/>
        </w:trPr>
        <w:tc>
          <w:tcPr>
            <w:tcW w:w="6290" w:type="dxa"/>
            <w:tcBorders>
              <w:top w:val="nil"/>
              <w:left w:val="nil"/>
              <w:bottom w:val="nil"/>
              <w:right w:val="nil"/>
            </w:tcBorders>
          </w:tcPr>
          <w:p w14:paraId="419DF79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4305EAE"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2EAD1899" w14:textId="77777777" w:rsidR="006F58EA" w:rsidRPr="004F09C9" w:rsidRDefault="00D27C9E">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419561D3"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650BBCC8" w14:textId="77777777">
        <w:trPr>
          <w:trHeight w:val="335"/>
        </w:trPr>
        <w:tc>
          <w:tcPr>
            <w:tcW w:w="6290" w:type="dxa"/>
            <w:tcBorders>
              <w:top w:val="nil"/>
              <w:left w:val="nil"/>
              <w:bottom w:val="double" w:sz="3" w:space="0" w:color="000000"/>
              <w:right w:val="nil"/>
            </w:tcBorders>
          </w:tcPr>
          <w:p w14:paraId="3A36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68E9589D" w14:textId="77777777" w:rsidR="006F58EA" w:rsidRPr="004F09C9" w:rsidRDefault="00D27C9E">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5AF97B1D" w14:textId="77777777" w:rsidR="006F58EA" w:rsidRPr="004F09C9" w:rsidRDefault="00D27C9E">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FF4FFF2" w14:textId="77777777" w:rsidR="006F58EA" w:rsidRPr="004F09C9" w:rsidRDefault="00D27C9E">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6F58EA" w:rsidRPr="004F09C9" w14:paraId="11CD49A4" w14:textId="77777777">
        <w:trPr>
          <w:trHeight w:val="321"/>
        </w:trPr>
        <w:tc>
          <w:tcPr>
            <w:tcW w:w="6290" w:type="dxa"/>
            <w:tcBorders>
              <w:top w:val="double" w:sz="3" w:space="0" w:color="000000"/>
              <w:left w:val="nil"/>
              <w:bottom w:val="single" w:sz="3" w:space="0" w:color="000000"/>
              <w:right w:val="nil"/>
            </w:tcBorders>
          </w:tcPr>
          <w:p w14:paraId="0E5624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19C87535" w14:textId="77777777" w:rsidR="006F58EA" w:rsidRPr="004F09C9" w:rsidRDefault="006F58EA">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3A452CA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ACDBCB6" w14:textId="77777777" w:rsidR="006F58EA" w:rsidRPr="004F09C9" w:rsidRDefault="006F58EA">
            <w:pPr>
              <w:spacing w:after="160" w:line="259" w:lineRule="auto"/>
              <w:ind w:left="0" w:firstLine="0"/>
              <w:rPr>
                <w:color w:val="000000" w:themeColor="text1"/>
              </w:rPr>
            </w:pPr>
          </w:p>
        </w:tc>
      </w:tr>
      <w:tr w:rsidR="006F58EA" w:rsidRPr="004F09C9" w14:paraId="42631FAC" w14:textId="77777777">
        <w:trPr>
          <w:trHeight w:val="287"/>
        </w:trPr>
        <w:tc>
          <w:tcPr>
            <w:tcW w:w="6290" w:type="dxa"/>
            <w:tcBorders>
              <w:top w:val="single" w:sz="3" w:space="0" w:color="000000"/>
              <w:left w:val="nil"/>
              <w:bottom w:val="nil"/>
              <w:right w:val="nil"/>
            </w:tcBorders>
          </w:tcPr>
          <w:p w14:paraId="0B8EE2E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3A3BF5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BEF4285" w14:textId="77777777" w:rsidR="006F58EA" w:rsidRPr="004F09C9" w:rsidRDefault="00D27C9E">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64D7B5B7"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E85B84C" w14:textId="77777777">
        <w:trPr>
          <w:trHeight w:val="277"/>
        </w:trPr>
        <w:tc>
          <w:tcPr>
            <w:tcW w:w="6290" w:type="dxa"/>
            <w:tcBorders>
              <w:top w:val="nil"/>
              <w:left w:val="nil"/>
              <w:bottom w:val="nil"/>
              <w:right w:val="nil"/>
            </w:tcBorders>
          </w:tcPr>
          <w:p w14:paraId="6FC2DC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218F44B9"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04C4241" w14:textId="77777777" w:rsidR="006F58EA" w:rsidRPr="004F09C9" w:rsidRDefault="00D27C9E">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5896714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68393A0D" w14:textId="77777777">
        <w:trPr>
          <w:trHeight w:val="289"/>
        </w:trPr>
        <w:tc>
          <w:tcPr>
            <w:tcW w:w="6290" w:type="dxa"/>
            <w:tcBorders>
              <w:top w:val="nil"/>
              <w:left w:val="nil"/>
              <w:bottom w:val="nil"/>
              <w:right w:val="nil"/>
            </w:tcBorders>
          </w:tcPr>
          <w:p w14:paraId="0AFBF1D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7A4BE0" w14:textId="77777777" w:rsidR="006F58EA" w:rsidRPr="004F09C9" w:rsidRDefault="00D27C9E">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34BDD11A" w14:textId="77777777" w:rsidR="006F58EA" w:rsidRPr="004F09C9" w:rsidRDefault="00D27C9E">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710BAEAE" w14:textId="77777777" w:rsidR="006F58EA" w:rsidRPr="004F09C9" w:rsidRDefault="00D27C9E">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6F58EA" w:rsidRPr="004F09C9" w14:paraId="2C4892B5" w14:textId="77777777">
        <w:trPr>
          <w:trHeight w:val="311"/>
        </w:trPr>
        <w:tc>
          <w:tcPr>
            <w:tcW w:w="6290" w:type="dxa"/>
            <w:tcBorders>
              <w:top w:val="nil"/>
              <w:left w:val="nil"/>
              <w:bottom w:val="single" w:sz="3" w:space="0" w:color="000000"/>
              <w:right w:val="nil"/>
            </w:tcBorders>
          </w:tcPr>
          <w:p w14:paraId="7674F3D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FBB6741" w14:textId="77777777" w:rsidR="006F58EA" w:rsidRPr="004F09C9" w:rsidRDefault="00D27C9E">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3751509" w14:textId="77777777" w:rsidR="006F58EA" w:rsidRPr="004F09C9" w:rsidRDefault="00D27C9E">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DB4CDD0" w14:textId="77777777" w:rsidR="006F58EA" w:rsidRPr="004F09C9" w:rsidRDefault="00D27C9E">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7731040A" w14:textId="5D4F72EE" w:rsidR="006F58EA" w:rsidRPr="004F09C9" w:rsidRDefault="00D27C9E">
      <w:pPr>
        <w:spacing w:line="259" w:lineRule="auto"/>
        <w:ind w:left="1076" w:right="90" w:hanging="1091"/>
        <w:rPr>
          <w:color w:val="000000" w:themeColor="text1"/>
        </w:rPr>
      </w:pPr>
      <w:r w:rsidRPr="004F09C9">
        <w:rPr>
          <w:color w:val="000000" w:themeColor="text1"/>
        </w:rPr>
        <w:t>Table 3-5. REDUCED MODEL: Linear mixed effects model table for lipid mass accumulation between long-diapause genotype and short-diapause genotype larvae in diapause programming and non-diapause conditions. Asterisks "*" indicate statistical significance, ns represents non</w:t>
      </w:r>
      <w:ins w:id="204" w:author="reviewer" w:date="2019-02-11T16:41:00Z">
        <w:r w:rsidR="00194EAF">
          <w:rPr>
            <w:color w:val="000000" w:themeColor="text1"/>
          </w:rPr>
          <w:t>-</w:t>
        </w:r>
      </w:ins>
      <w:del w:id="205" w:author="reviewer" w:date="2019-02-11T16:41:00Z">
        <w:r w:rsidRPr="004F09C9" w:rsidDel="00194EAF">
          <w:rPr>
            <w:color w:val="000000" w:themeColor="text1"/>
          </w:rPr>
          <w:delText xml:space="preserve"> </w:delText>
        </w:r>
      </w:del>
      <w:r w:rsidRPr="004F09C9">
        <w:rPr>
          <w:color w:val="000000" w:themeColor="text1"/>
        </w:rPr>
        <w:t>significant</w:t>
      </w:r>
      <w:ins w:id="206" w:author="reviewer" w:date="2019-02-11T16:41:00Z">
        <w:r w:rsidR="00194EAF">
          <w:rPr>
            <w:color w:val="000000" w:themeColor="text1"/>
          </w:rPr>
          <w:t xml:space="preserve"> results</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70157A29" w14:textId="77777777">
        <w:trPr>
          <w:trHeight w:val="374"/>
        </w:trPr>
        <w:tc>
          <w:tcPr>
            <w:tcW w:w="4923" w:type="dxa"/>
            <w:tcBorders>
              <w:top w:val="double" w:sz="3" w:space="0" w:color="000000"/>
              <w:left w:val="nil"/>
              <w:bottom w:val="single" w:sz="3" w:space="0" w:color="000000"/>
              <w:right w:val="nil"/>
            </w:tcBorders>
          </w:tcPr>
          <w:p w14:paraId="2E74EF1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5706128F"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1F02EEC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4E8F720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0259EAB9" w14:textId="77777777">
        <w:trPr>
          <w:trHeight w:val="297"/>
        </w:trPr>
        <w:tc>
          <w:tcPr>
            <w:tcW w:w="4923" w:type="dxa"/>
            <w:tcBorders>
              <w:top w:val="single" w:sz="3" w:space="0" w:color="000000"/>
              <w:left w:val="nil"/>
              <w:bottom w:val="single" w:sz="3" w:space="0" w:color="000000"/>
              <w:right w:val="nil"/>
            </w:tcBorders>
          </w:tcPr>
          <w:p w14:paraId="02FC630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76F6E7D"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8EE89AD"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224A1A3" w14:textId="77777777" w:rsidR="006F58EA" w:rsidRPr="004F09C9" w:rsidRDefault="006F58EA">
            <w:pPr>
              <w:spacing w:after="160" w:line="259" w:lineRule="auto"/>
              <w:ind w:left="0" w:firstLine="0"/>
              <w:rPr>
                <w:color w:val="000000" w:themeColor="text1"/>
              </w:rPr>
            </w:pPr>
          </w:p>
        </w:tc>
      </w:tr>
      <w:tr w:rsidR="006F58EA" w:rsidRPr="004F09C9" w14:paraId="79256D7D" w14:textId="77777777">
        <w:trPr>
          <w:trHeight w:val="340"/>
        </w:trPr>
        <w:tc>
          <w:tcPr>
            <w:tcW w:w="4923" w:type="dxa"/>
            <w:tcBorders>
              <w:top w:val="single" w:sz="3" w:space="0" w:color="000000"/>
              <w:left w:val="nil"/>
              <w:bottom w:val="nil"/>
              <w:right w:val="nil"/>
            </w:tcBorders>
          </w:tcPr>
          <w:p w14:paraId="4E8E5C1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46702152"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56BB2965"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652FE307"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2151E1D2" w14:textId="77777777">
        <w:trPr>
          <w:trHeight w:val="482"/>
        </w:trPr>
        <w:tc>
          <w:tcPr>
            <w:tcW w:w="4923" w:type="dxa"/>
            <w:tcBorders>
              <w:top w:val="nil"/>
              <w:left w:val="nil"/>
              <w:bottom w:val="double" w:sz="3" w:space="0" w:color="000000"/>
              <w:right w:val="nil"/>
            </w:tcBorders>
          </w:tcPr>
          <w:p w14:paraId="2BE64E7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3D5D2763"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39BCD9FB"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1D0343EF"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0947444E" w14:textId="77777777">
        <w:trPr>
          <w:trHeight w:val="321"/>
        </w:trPr>
        <w:tc>
          <w:tcPr>
            <w:tcW w:w="4923" w:type="dxa"/>
            <w:tcBorders>
              <w:top w:val="double" w:sz="3" w:space="0" w:color="000000"/>
              <w:left w:val="nil"/>
              <w:bottom w:val="single" w:sz="3" w:space="0" w:color="000000"/>
              <w:right w:val="nil"/>
            </w:tcBorders>
          </w:tcPr>
          <w:p w14:paraId="5D50FF6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076291D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B80EDB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C2D84AA" w14:textId="77777777" w:rsidR="006F58EA" w:rsidRPr="004F09C9" w:rsidRDefault="006F58EA">
            <w:pPr>
              <w:spacing w:after="160" w:line="259" w:lineRule="auto"/>
              <w:ind w:left="0" w:firstLine="0"/>
              <w:rPr>
                <w:color w:val="000000" w:themeColor="text1"/>
              </w:rPr>
            </w:pPr>
          </w:p>
        </w:tc>
      </w:tr>
      <w:tr w:rsidR="006F58EA" w:rsidRPr="004F09C9" w14:paraId="5E5819C4" w14:textId="77777777">
        <w:trPr>
          <w:trHeight w:val="340"/>
        </w:trPr>
        <w:tc>
          <w:tcPr>
            <w:tcW w:w="4923" w:type="dxa"/>
            <w:tcBorders>
              <w:top w:val="single" w:sz="3" w:space="0" w:color="000000"/>
              <w:left w:val="nil"/>
              <w:bottom w:val="nil"/>
              <w:right w:val="nil"/>
            </w:tcBorders>
          </w:tcPr>
          <w:p w14:paraId="0E140FF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2B485D1"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527E60AA"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554F4D5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78DAAE52" w14:textId="77777777">
        <w:trPr>
          <w:trHeight w:val="458"/>
        </w:trPr>
        <w:tc>
          <w:tcPr>
            <w:tcW w:w="4923" w:type="dxa"/>
            <w:tcBorders>
              <w:top w:val="nil"/>
              <w:left w:val="nil"/>
              <w:bottom w:val="single" w:sz="3" w:space="0" w:color="000000"/>
              <w:right w:val="nil"/>
            </w:tcBorders>
          </w:tcPr>
          <w:p w14:paraId="74E14F6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2AF8B58"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2381648B"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5FAFD78"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85E75CC" w14:textId="77777777" w:rsidR="00D27C9E" w:rsidRPr="004F09C9" w:rsidRDefault="00D27C9E">
      <w:pPr>
        <w:spacing w:line="259" w:lineRule="auto"/>
        <w:ind w:left="-5" w:right="90"/>
        <w:rPr>
          <w:color w:val="000000" w:themeColor="text1"/>
        </w:rPr>
      </w:pPr>
    </w:p>
    <w:p w14:paraId="5ADA169B" w14:textId="77777777" w:rsidR="00D27C9E" w:rsidRPr="004F09C9" w:rsidRDefault="00D27C9E">
      <w:pPr>
        <w:spacing w:line="259" w:lineRule="auto"/>
        <w:ind w:left="-5" w:right="90"/>
        <w:rPr>
          <w:color w:val="000000" w:themeColor="text1"/>
        </w:rPr>
      </w:pPr>
    </w:p>
    <w:p w14:paraId="7BA2301E" w14:textId="77777777" w:rsidR="00D27C9E" w:rsidRPr="004F09C9" w:rsidRDefault="00D27C9E">
      <w:pPr>
        <w:spacing w:line="259" w:lineRule="auto"/>
        <w:ind w:left="-5" w:right="90"/>
        <w:rPr>
          <w:color w:val="000000" w:themeColor="text1"/>
        </w:rPr>
      </w:pPr>
    </w:p>
    <w:p w14:paraId="181CD9C0" w14:textId="77777777" w:rsidR="00D27C9E" w:rsidRPr="004F09C9" w:rsidRDefault="00D27C9E">
      <w:pPr>
        <w:spacing w:line="259" w:lineRule="auto"/>
        <w:ind w:left="-5" w:right="90"/>
        <w:rPr>
          <w:color w:val="000000" w:themeColor="text1"/>
        </w:rPr>
      </w:pPr>
    </w:p>
    <w:p w14:paraId="25DA4F20" w14:textId="77777777" w:rsidR="00D27C9E" w:rsidRPr="004F09C9" w:rsidRDefault="00D27C9E">
      <w:pPr>
        <w:spacing w:line="259" w:lineRule="auto"/>
        <w:ind w:left="-5" w:right="90"/>
        <w:rPr>
          <w:color w:val="000000" w:themeColor="text1"/>
        </w:rPr>
      </w:pPr>
    </w:p>
    <w:p w14:paraId="431A5731" w14:textId="77777777" w:rsidR="00D27C9E" w:rsidRPr="004F09C9" w:rsidRDefault="00D27C9E">
      <w:pPr>
        <w:spacing w:line="259" w:lineRule="auto"/>
        <w:ind w:left="-5" w:right="90"/>
        <w:rPr>
          <w:color w:val="000000" w:themeColor="text1"/>
        </w:rPr>
      </w:pPr>
    </w:p>
    <w:p w14:paraId="648FC119" w14:textId="77777777" w:rsidR="00D27C9E" w:rsidRPr="004F09C9" w:rsidRDefault="00D27C9E">
      <w:pPr>
        <w:spacing w:line="259" w:lineRule="auto"/>
        <w:ind w:left="-5" w:right="90"/>
        <w:rPr>
          <w:color w:val="000000" w:themeColor="text1"/>
        </w:rPr>
      </w:pPr>
    </w:p>
    <w:p w14:paraId="79EFD52A" w14:textId="77777777" w:rsidR="00D27C9E" w:rsidRPr="004F09C9" w:rsidRDefault="00D27C9E">
      <w:pPr>
        <w:spacing w:line="259" w:lineRule="auto"/>
        <w:ind w:left="-5" w:right="90"/>
        <w:rPr>
          <w:color w:val="000000" w:themeColor="text1"/>
        </w:rPr>
      </w:pPr>
    </w:p>
    <w:p w14:paraId="00D19A7B" w14:textId="77777777" w:rsidR="00D27C9E" w:rsidRPr="004F09C9" w:rsidRDefault="00D27C9E">
      <w:pPr>
        <w:spacing w:line="259" w:lineRule="auto"/>
        <w:ind w:left="-5" w:right="90"/>
        <w:rPr>
          <w:color w:val="000000" w:themeColor="text1"/>
        </w:rPr>
      </w:pPr>
    </w:p>
    <w:p w14:paraId="04201BA8" w14:textId="77777777" w:rsidR="00D27C9E" w:rsidRPr="004F09C9" w:rsidRDefault="00D27C9E">
      <w:pPr>
        <w:spacing w:line="259" w:lineRule="auto"/>
        <w:ind w:left="-5" w:right="90"/>
        <w:rPr>
          <w:color w:val="000000" w:themeColor="text1"/>
        </w:rPr>
      </w:pPr>
    </w:p>
    <w:p w14:paraId="5ED1ADA2" w14:textId="77777777" w:rsidR="006F58EA" w:rsidRPr="004F09C9" w:rsidRDefault="00D27C9E">
      <w:pPr>
        <w:spacing w:line="259" w:lineRule="auto"/>
        <w:ind w:left="-5" w:right="90"/>
        <w:rPr>
          <w:color w:val="000000" w:themeColor="text1"/>
        </w:rPr>
      </w:pPr>
      <w:r w:rsidRPr="004F09C9">
        <w:rPr>
          <w:color w:val="000000" w:themeColor="text1"/>
        </w:rPr>
        <w:lastRenderedPageBreak/>
        <w:t>Table 3-6. FULL MODEL: ANOVA summary table for the additive and interactive effects of</w:t>
      </w:r>
    </w:p>
    <w:p w14:paraId="2CFF0EA1" w14:textId="4BF90F91" w:rsidR="006F58EA" w:rsidRPr="004F09C9" w:rsidRDefault="00D27C9E">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207" w:author="reviewer" w:date="2019-02-11T16:41:00Z">
        <w:r w:rsidR="00194EAF">
          <w:rPr>
            <w:color w:val="000000" w:themeColor="text1"/>
          </w:rPr>
          <w:t>-</w:t>
        </w:r>
      </w:ins>
      <w:del w:id="208" w:author="reviewer" w:date="2019-02-11T16:41:00Z">
        <w:r w:rsidRPr="004F09C9" w:rsidDel="00194EAF">
          <w:rPr>
            <w:color w:val="000000" w:themeColor="text1"/>
          </w:rPr>
          <w:delText xml:space="preserve"> </w:delText>
        </w:r>
      </w:del>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6F58EA" w:rsidRPr="004F09C9" w14:paraId="15470558" w14:textId="77777777">
        <w:trPr>
          <w:trHeight w:val="398"/>
        </w:trPr>
        <w:tc>
          <w:tcPr>
            <w:tcW w:w="5857" w:type="dxa"/>
            <w:tcBorders>
              <w:top w:val="double" w:sz="3" w:space="0" w:color="000000"/>
              <w:left w:val="nil"/>
              <w:bottom w:val="double" w:sz="3" w:space="0" w:color="000000"/>
              <w:right w:val="nil"/>
            </w:tcBorders>
          </w:tcPr>
          <w:p w14:paraId="4FE10AD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076A61A2"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173030D0" w14:textId="77777777" w:rsidR="006F58EA" w:rsidRPr="004F09C9" w:rsidRDefault="00D27C9E">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ECD4E71"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DA3DEFD" w14:textId="77777777">
        <w:trPr>
          <w:trHeight w:val="321"/>
        </w:trPr>
        <w:tc>
          <w:tcPr>
            <w:tcW w:w="5857" w:type="dxa"/>
            <w:tcBorders>
              <w:top w:val="double" w:sz="3" w:space="0" w:color="000000"/>
              <w:left w:val="nil"/>
              <w:bottom w:val="single" w:sz="3" w:space="0" w:color="000000"/>
              <w:right w:val="nil"/>
            </w:tcBorders>
          </w:tcPr>
          <w:p w14:paraId="60A4AE99" w14:textId="77777777" w:rsidR="006F58EA" w:rsidRPr="004F09C9" w:rsidRDefault="00D27C9E">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8CB152D"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1F820EA"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7136202" w14:textId="77777777" w:rsidR="006F58EA" w:rsidRPr="004F09C9" w:rsidRDefault="006F58EA">
            <w:pPr>
              <w:spacing w:after="160" w:line="259" w:lineRule="auto"/>
              <w:ind w:left="0" w:firstLine="0"/>
              <w:rPr>
                <w:color w:val="000000" w:themeColor="text1"/>
              </w:rPr>
            </w:pPr>
          </w:p>
        </w:tc>
      </w:tr>
      <w:tr w:rsidR="006F58EA" w:rsidRPr="004F09C9" w14:paraId="3BBCAAA1" w14:textId="77777777">
        <w:trPr>
          <w:trHeight w:val="340"/>
        </w:trPr>
        <w:tc>
          <w:tcPr>
            <w:tcW w:w="5857" w:type="dxa"/>
            <w:tcBorders>
              <w:top w:val="single" w:sz="3" w:space="0" w:color="000000"/>
              <w:left w:val="nil"/>
              <w:bottom w:val="nil"/>
              <w:right w:val="nil"/>
            </w:tcBorders>
          </w:tcPr>
          <w:p w14:paraId="52AE57E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56F9B35" w14:textId="77777777" w:rsidR="006F58EA" w:rsidRPr="004F09C9" w:rsidRDefault="00D27C9E">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25A1E2A6" w14:textId="77777777" w:rsidR="006F58EA" w:rsidRPr="004F09C9" w:rsidRDefault="00D27C9E">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4E80BC17" w14:textId="77777777" w:rsidR="006F58EA" w:rsidRPr="004F09C9" w:rsidRDefault="00D27C9E">
            <w:pPr>
              <w:spacing w:after="0" w:line="259" w:lineRule="auto"/>
              <w:ind w:left="91" w:firstLine="0"/>
              <w:rPr>
                <w:color w:val="000000" w:themeColor="text1"/>
              </w:rPr>
            </w:pPr>
            <w:r w:rsidRPr="004F09C9">
              <w:rPr>
                <w:color w:val="000000" w:themeColor="text1"/>
              </w:rPr>
              <w:t>0.025*</w:t>
            </w:r>
          </w:p>
        </w:tc>
      </w:tr>
      <w:tr w:rsidR="006F58EA" w:rsidRPr="004F09C9" w14:paraId="60FF9E05" w14:textId="77777777">
        <w:trPr>
          <w:trHeight w:val="384"/>
        </w:trPr>
        <w:tc>
          <w:tcPr>
            <w:tcW w:w="5857" w:type="dxa"/>
            <w:tcBorders>
              <w:top w:val="nil"/>
              <w:left w:val="nil"/>
              <w:bottom w:val="nil"/>
              <w:right w:val="nil"/>
            </w:tcBorders>
          </w:tcPr>
          <w:p w14:paraId="4FEAA80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83CB73B" w14:textId="77777777" w:rsidR="006F58EA" w:rsidRPr="004F09C9" w:rsidRDefault="00D27C9E">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C4E5675" w14:textId="77777777" w:rsidR="006F58EA" w:rsidRPr="004F09C9" w:rsidRDefault="00D27C9E">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457A27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BE7E3E7" w14:textId="77777777">
        <w:trPr>
          <w:trHeight w:val="470"/>
        </w:trPr>
        <w:tc>
          <w:tcPr>
            <w:tcW w:w="5857" w:type="dxa"/>
            <w:tcBorders>
              <w:top w:val="nil"/>
              <w:left w:val="nil"/>
              <w:bottom w:val="single" w:sz="3" w:space="0" w:color="000000"/>
              <w:right w:val="nil"/>
            </w:tcBorders>
          </w:tcPr>
          <w:p w14:paraId="495DFF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360EA2B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A8600A7" w14:textId="77777777" w:rsidR="006F58EA" w:rsidRPr="004F09C9" w:rsidRDefault="00D27C9E">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31D3F843" w14:textId="77777777" w:rsidR="006F58EA" w:rsidRPr="004F09C9" w:rsidRDefault="00D27C9E">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7A1EEC48" w14:textId="2CD7183A" w:rsidR="006F58EA" w:rsidRPr="004F09C9" w:rsidRDefault="00D27C9E">
      <w:pPr>
        <w:spacing w:line="259" w:lineRule="auto"/>
        <w:ind w:left="1076" w:right="90" w:hanging="1091"/>
        <w:rPr>
          <w:color w:val="000000" w:themeColor="text1"/>
        </w:rPr>
      </w:pPr>
      <w:r w:rsidRPr="004F09C9">
        <w:rPr>
          <w:color w:val="000000" w:themeColor="text1"/>
        </w:rPr>
        <w:t>Table 3-7. REDUCED MODEL: Linear mixed effects model for lean mass depletion between long-diapause and short-diapause genotypes, among long-diapause genotype larvae, and among short-diapause genotype larvae during diapause. Asterisks "*" indicate statistical significance, ns represents non</w:t>
      </w:r>
      <w:ins w:id="209" w:author="reviewer" w:date="2019-02-11T16:41:00Z">
        <w:r w:rsidR="00194EAF">
          <w:rPr>
            <w:color w:val="000000" w:themeColor="text1"/>
          </w:rPr>
          <w:t>-</w:t>
        </w:r>
      </w:ins>
      <w:del w:id="210" w:author="reviewer" w:date="2019-02-11T16:41:00Z">
        <w:r w:rsidRPr="004F09C9" w:rsidDel="00194EAF">
          <w:rPr>
            <w:color w:val="000000" w:themeColor="text1"/>
          </w:rPr>
          <w:delText xml:space="preserve"> </w:delText>
        </w:r>
      </w:del>
      <w:r w:rsidRPr="004F09C9">
        <w:rPr>
          <w:color w:val="000000" w:themeColor="text1"/>
        </w:rPr>
        <w:t>significant.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5B4F26E5" w14:textId="77777777">
        <w:trPr>
          <w:trHeight w:val="374"/>
        </w:trPr>
        <w:tc>
          <w:tcPr>
            <w:tcW w:w="5274" w:type="dxa"/>
            <w:tcBorders>
              <w:top w:val="double" w:sz="3" w:space="0" w:color="000000"/>
              <w:left w:val="nil"/>
              <w:bottom w:val="single" w:sz="3" w:space="0" w:color="000000"/>
              <w:right w:val="nil"/>
            </w:tcBorders>
          </w:tcPr>
          <w:p w14:paraId="0F5B7E6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440D96E1"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5861FE91"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426FEFCB"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4BE6AADF" w14:textId="77777777">
        <w:trPr>
          <w:trHeight w:val="297"/>
        </w:trPr>
        <w:tc>
          <w:tcPr>
            <w:tcW w:w="5274" w:type="dxa"/>
            <w:tcBorders>
              <w:top w:val="single" w:sz="3" w:space="0" w:color="000000"/>
              <w:left w:val="nil"/>
              <w:bottom w:val="single" w:sz="3" w:space="0" w:color="000000"/>
              <w:right w:val="nil"/>
            </w:tcBorders>
          </w:tcPr>
          <w:p w14:paraId="06940B77"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788899C3"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2B7FBD43"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5E8C6AB6" w14:textId="77777777" w:rsidR="006F58EA" w:rsidRPr="004F09C9" w:rsidRDefault="006F58EA">
            <w:pPr>
              <w:spacing w:after="160" w:line="259" w:lineRule="auto"/>
              <w:ind w:left="0" w:firstLine="0"/>
              <w:rPr>
                <w:color w:val="000000" w:themeColor="text1"/>
              </w:rPr>
            </w:pPr>
          </w:p>
        </w:tc>
      </w:tr>
      <w:tr w:rsidR="006F58EA" w:rsidRPr="004F09C9" w14:paraId="71DEEAB0" w14:textId="77777777">
        <w:trPr>
          <w:trHeight w:val="328"/>
        </w:trPr>
        <w:tc>
          <w:tcPr>
            <w:tcW w:w="5274" w:type="dxa"/>
            <w:tcBorders>
              <w:top w:val="single" w:sz="3" w:space="0" w:color="000000"/>
              <w:left w:val="nil"/>
              <w:bottom w:val="nil"/>
              <w:right w:val="nil"/>
            </w:tcBorders>
          </w:tcPr>
          <w:p w14:paraId="6B36164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1501D03B"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019E1585"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28AC37A1"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2A64F24D" w14:textId="77777777">
        <w:trPr>
          <w:trHeight w:val="395"/>
        </w:trPr>
        <w:tc>
          <w:tcPr>
            <w:tcW w:w="5274" w:type="dxa"/>
            <w:tcBorders>
              <w:top w:val="nil"/>
              <w:left w:val="nil"/>
              <w:bottom w:val="nil"/>
              <w:right w:val="nil"/>
            </w:tcBorders>
          </w:tcPr>
          <w:p w14:paraId="0FDE47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5D58AF8A"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2E53179A"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44BD39F3"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546288F1" w14:textId="77777777">
        <w:trPr>
          <w:trHeight w:val="395"/>
        </w:trPr>
        <w:tc>
          <w:tcPr>
            <w:tcW w:w="5274" w:type="dxa"/>
            <w:tcBorders>
              <w:top w:val="nil"/>
              <w:left w:val="nil"/>
              <w:bottom w:val="nil"/>
              <w:right w:val="nil"/>
            </w:tcBorders>
          </w:tcPr>
          <w:p w14:paraId="7DB0315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6B61A760"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1C5F06E3"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0497F36E"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164868BC" w14:textId="77777777">
        <w:trPr>
          <w:trHeight w:val="494"/>
        </w:trPr>
        <w:tc>
          <w:tcPr>
            <w:tcW w:w="5274" w:type="dxa"/>
            <w:tcBorders>
              <w:top w:val="nil"/>
              <w:left w:val="nil"/>
              <w:bottom w:val="double" w:sz="3" w:space="0" w:color="000000"/>
              <w:right w:val="nil"/>
            </w:tcBorders>
          </w:tcPr>
          <w:p w14:paraId="632C78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3C1465CE"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75926DDE"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D8DDC48"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38FFEFF" w14:textId="77777777">
        <w:trPr>
          <w:trHeight w:val="72"/>
        </w:trPr>
        <w:tc>
          <w:tcPr>
            <w:tcW w:w="5274" w:type="dxa"/>
            <w:tcBorders>
              <w:top w:val="double" w:sz="3" w:space="0" w:color="000000"/>
              <w:left w:val="nil"/>
              <w:bottom w:val="single" w:sz="3" w:space="0" w:color="000000"/>
              <w:right w:val="nil"/>
            </w:tcBorders>
          </w:tcPr>
          <w:p w14:paraId="72E6BF13"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193D206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9101968"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59AB8166" w14:textId="77777777" w:rsidR="006F58EA" w:rsidRPr="004F09C9" w:rsidRDefault="006F58EA">
            <w:pPr>
              <w:spacing w:after="160" w:line="259" w:lineRule="auto"/>
              <w:ind w:left="0" w:firstLine="0"/>
              <w:rPr>
                <w:color w:val="000000" w:themeColor="text1"/>
              </w:rPr>
            </w:pPr>
          </w:p>
        </w:tc>
      </w:tr>
      <w:tr w:rsidR="006F58EA" w:rsidRPr="004F09C9" w14:paraId="3772E522" w14:textId="77777777">
        <w:trPr>
          <w:trHeight w:val="297"/>
        </w:trPr>
        <w:tc>
          <w:tcPr>
            <w:tcW w:w="5274" w:type="dxa"/>
            <w:tcBorders>
              <w:top w:val="single" w:sz="3" w:space="0" w:color="000000"/>
              <w:left w:val="nil"/>
              <w:bottom w:val="single" w:sz="3" w:space="0" w:color="000000"/>
              <w:right w:val="nil"/>
            </w:tcBorders>
          </w:tcPr>
          <w:p w14:paraId="6636476A"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4B5E91F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061360A5"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306F433A" w14:textId="77777777" w:rsidR="006F58EA" w:rsidRPr="004F09C9" w:rsidRDefault="006F58EA">
            <w:pPr>
              <w:spacing w:after="160" w:line="259" w:lineRule="auto"/>
              <w:ind w:left="0" w:firstLine="0"/>
              <w:rPr>
                <w:color w:val="000000" w:themeColor="text1"/>
              </w:rPr>
            </w:pPr>
          </w:p>
        </w:tc>
      </w:tr>
      <w:tr w:rsidR="006F58EA" w:rsidRPr="004F09C9" w14:paraId="6F2972B0" w14:textId="77777777">
        <w:trPr>
          <w:trHeight w:val="328"/>
        </w:trPr>
        <w:tc>
          <w:tcPr>
            <w:tcW w:w="5274" w:type="dxa"/>
            <w:tcBorders>
              <w:top w:val="single" w:sz="3" w:space="0" w:color="000000"/>
              <w:left w:val="nil"/>
              <w:bottom w:val="nil"/>
              <w:right w:val="nil"/>
            </w:tcBorders>
          </w:tcPr>
          <w:p w14:paraId="4DCD13C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4F7BBB1D"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58C625DE"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44A7A9CA"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6E2A11AA" w14:textId="77777777">
        <w:trPr>
          <w:trHeight w:val="395"/>
        </w:trPr>
        <w:tc>
          <w:tcPr>
            <w:tcW w:w="5274" w:type="dxa"/>
            <w:tcBorders>
              <w:top w:val="nil"/>
              <w:left w:val="nil"/>
              <w:bottom w:val="nil"/>
              <w:right w:val="nil"/>
            </w:tcBorders>
          </w:tcPr>
          <w:p w14:paraId="2421AEA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3B35A837"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4830945"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020753E4"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D99741A" w14:textId="77777777">
        <w:trPr>
          <w:trHeight w:val="494"/>
        </w:trPr>
        <w:tc>
          <w:tcPr>
            <w:tcW w:w="5274" w:type="dxa"/>
            <w:tcBorders>
              <w:top w:val="nil"/>
              <w:left w:val="nil"/>
              <w:bottom w:val="double" w:sz="3" w:space="0" w:color="000000"/>
              <w:right w:val="nil"/>
            </w:tcBorders>
          </w:tcPr>
          <w:p w14:paraId="5EF49D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6951A41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7C106FE0"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1DA0D1B3"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1B1EB6AF" w14:textId="77777777">
        <w:trPr>
          <w:trHeight w:val="321"/>
        </w:trPr>
        <w:tc>
          <w:tcPr>
            <w:tcW w:w="5274" w:type="dxa"/>
            <w:tcBorders>
              <w:top w:val="double" w:sz="3" w:space="0" w:color="000000"/>
              <w:left w:val="nil"/>
              <w:bottom w:val="single" w:sz="3" w:space="0" w:color="000000"/>
              <w:right w:val="nil"/>
            </w:tcBorders>
          </w:tcPr>
          <w:p w14:paraId="4307EC80"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2208C94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461EC6BE"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25BB3CF8" w14:textId="77777777" w:rsidR="006F58EA" w:rsidRPr="004F09C9" w:rsidRDefault="006F58EA">
            <w:pPr>
              <w:spacing w:after="160" w:line="259" w:lineRule="auto"/>
              <w:ind w:left="0" w:firstLine="0"/>
              <w:rPr>
                <w:color w:val="000000" w:themeColor="text1"/>
              </w:rPr>
            </w:pPr>
          </w:p>
        </w:tc>
      </w:tr>
      <w:tr w:rsidR="006F58EA" w:rsidRPr="004F09C9" w14:paraId="4E69E5CC" w14:textId="77777777">
        <w:trPr>
          <w:trHeight w:val="328"/>
        </w:trPr>
        <w:tc>
          <w:tcPr>
            <w:tcW w:w="5274" w:type="dxa"/>
            <w:tcBorders>
              <w:top w:val="single" w:sz="3" w:space="0" w:color="000000"/>
              <w:left w:val="nil"/>
              <w:bottom w:val="nil"/>
              <w:right w:val="nil"/>
            </w:tcBorders>
          </w:tcPr>
          <w:p w14:paraId="0453211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0428DD60"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2EC16EF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4DC9B678"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6FF645CB" w14:textId="77777777">
        <w:trPr>
          <w:trHeight w:val="395"/>
        </w:trPr>
        <w:tc>
          <w:tcPr>
            <w:tcW w:w="5274" w:type="dxa"/>
            <w:tcBorders>
              <w:top w:val="nil"/>
              <w:left w:val="nil"/>
              <w:bottom w:val="nil"/>
              <w:right w:val="nil"/>
            </w:tcBorders>
          </w:tcPr>
          <w:p w14:paraId="4FA192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047F59EE"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24A9AFDE"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1CCC982A"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1FDD8973" w14:textId="77777777">
        <w:trPr>
          <w:trHeight w:val="470"/>
        </w:trPr>
        <w:tc>
          <w:tcPr>
            <w:tcW w:w="5274" w:type="dxa"/>
            <w:tcBorders>
              <w:top w:val="nil"/>
              <w:left w:val="nil"/>
              <w:bottom w:val="single" w:sz="3" w:space="0" w:color="000000"/>
              <w:right w:val="nil"/>
            </w:tcBorders>
          </w:tcPr>
          <w:p w14:paraId="55E061F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1C1B7695"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64A105E6"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106C253F"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10EED706" w14:textId="77777777" w:rsidR="00D27C9E" w:rsidRPr="004F09C9" w:rsidRDefault="00D27C9E">
      <w:pPr>
        <w:spacing w:line="259" w:lineRule="auto"/>
        <w:ind w:left="1076" w:right="90" w:hanging="1091"/>
        <w:rPr>
          <w:color w:val="000000" w:themeColor="text1"/>
        </w:rPr>
      </w:pPr>
    </w:p>
    <w:p w14:paraId="35BBB747" w14:textId="77777777" w:rsidR="00D27C9E" w:rsidRPr="004F09C9" w:rsidRDefault="00D27C9E">
      <w:pPr>
        <w:spacing w:line="259" w:lineRule="auto"/>
        <w:ind w:left="1076" w:right="90" w:hanging="1091"/>
        <w:rPr>
          <w:color w:val="000000" w:themeColor="text1"/>
        </w:rPr>
      </w:pPr>
    </w:p>
    <w:p w14:paraId="7D72FE2C" w14:textId="77777777" w:rsidR="00D27C9E" w:rsidRPr="004F09C9" w:rsidRDefault="00D27C9E">
      <w:pPr>
        <w:spacing w:line="259" w:lineRule="auto"/>
        <w:ind w:left="1076" w:right="90" w:hanging="1091"/>
        <w:rPr>
          <w:color w:val="000000" w:themeColor="text1"/>
        </w:rPr>
      </w:pPr>
    </w:p>
    <w:p w14:paraId="3F8DE6F4" w14:textId="77777777" w:rsidR="00D27C9E" w:rsidRPr="004F09C9" w:rsidRDefault="00D27C9E">
      <w:pPr>
        <w:spacing w:line="259" w:lineRule="auto"/>
        <w:ind w:left="1076" w:right="90" w:hanging="1091"/>
        <w:rPr>
          <w:color w:val="000000" w:themeColor="text1"/>
        </w:rPr>
      </w:pPr>
    </w:p>
    <w:p w14:paraId="41E1F9FA" w14:textId="77777777" w:rsidR="00D27C9E" w:rsidRPr="004F09C9" w:rsidRDefault="00D27C9E">
      <w:pPr>
        <w:spacing w:line="259" w:lineRule="auto"/>
        <w:ind w:left="1076" w:right="90" w:hanging="1091"/>
        <w:rPr>
          <w:color w:val="000000" w:themeColor="text1"/>
        </w:rPr>
      </w:pPr>
    </w:p>
    <w:p w14:paraId="153FD5C6" w14:textId="77777777" w:rsidR="00D27C9E" w:rsidRPr="004F09C9" w:rsidRDefault="00D27C9E">
      <w:pPr>
        <w:spacing w:line="259" w:lineRule="auto"/>
        <w:ind w:left="1076" w:right="90" w:hanging="1091"/>
        <w:rPr>
          <w:color w:val="000000" w:themeColor="text1"/>
        </w:rPr>
      </w:pPr>
    </w:p>
    <w:p w14:paraId="4CF8BA43" w14:textId="52C927C9" w:rsidR="006F58EA" w:rsidRPr="004F09C9" w:rsidRDefault="00D27C9E">
      <w:pPr>
        <w:spacing w:line="259" w:lineRule="auto"/>
        <w:ind w:left="1076" w:right="90" w:hanging="1091"/>
        <w:rPr>
          <w:color w:val="000000" w:themeColor="text1"/>
        </w:rPr>
      </w:pPr>
      <w:r w:rsidRPr="004F09C9">
        <w:rPr>
          <w:color w:val="000000" w:themeColor="text1"/>
        </w:rPr>
        <w:lastRenderedPageBreak/>
        <w:t>Table 3-8. FULL MODEL: ANOVA summary table for the additive and interactive effects of sample day and diapause genotype, and the effect of lean mass on lipid mass depletion. Asterisks "*" indicate statistical significance, ns represents non</w:t>
      </w:r>
      <w:ins w:id="211" w:author="reviewer" w:date="2019-02-11T16:41:00Z">
        <w:r w:rsidR="00194EAF">
          <w:rPr>
            <w:color w:val="000000" w:themeColor="text1"/>
          </w:rPr>
          <w:t>-</w:t>
        </w:r>
      </w:ins>
      <w:del w:id="212" w:author="reviewer" w:date="2019-02-11T16:41:00Z">
        <w:r w:rsidRPr="004F09C9" w:rsidDel="00194EAF">
          <w:rPr>
            <w:color w:val="000000" w:themeColor="text1"/>
          </w:rPr>
          <w:delText xml:space="preserve"> </w:delText>
        </w:r>
      </w:del>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6F58EA" w:rsidRPr="004F09C9" w14:paraId="392770D9" w14:textId="77777777">
        <w:trPr>
          <w:trHeight w:val="427"/>
        </w:trPr>
        <w:tc>
          <w:tcPr>
            <w:tcW w:w="4914" w:type="dxa"/>
            <w:tcBorders>
              <w:top w:val="double" w:sz="3" w:space="0" w:color="000000"/>
              <w:left w:val="nil"/>
              <w:bottom w:val="single" w:sz="3" w:space="0" w:color="000000"/>
              <w:right w:val="nil"/>
            </w:tcBorders>
          </w:tcPr>
          <w:p w14:paraId="7D0E720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2E3A7B7F"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14A08D15" w14:textId="77777777" w:rsidR="006F58EA" w:rsidRPr="004F09C9" w:rsidRDefault="00D27C9E">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6E511F3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64AEF47" w14:textId="77777777">
        <w:trPr>
          <w:trHeight w:val="297"/>
        </w:trPr>
        <w:tc>
          <w:tcPr>
            <w:tcW w:w="4914" w:type="dxa"/>
            <w:tcBorders>
              <w:top w:val="single" w:sz="3" w:space="0" w:color="000000"/>
              <w:left w:val="nil"/>
              <w:bottom w:val="single" w:sz="3" w:space="0" w:color="000000"/>
              <w:right w:val="nil"/>
            </w:tcBorders>
          </w:tcPr>
          <w:p w14:paraId="39211604" w14:textId="77777777" w:rsidR="006F58EA" w:rsidRPr="004F09C9" w:rsidRDefault="00D27C9E">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4556617B" w14:textId="77777777" w:rsidR="006F58EA" w:rsidRPr="004F09C9" w:rsidRDefault="006F58EA">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1DE69735"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24398D5" w14:textId="77777777" w:rsidR="006F58EA" w:rsidRPr="004F09C9" w:rsidRDefault="006F58EA">
            <w:pPr>
              <w:spacing w:after="160" w:line="259" w:lineRule="auto"/>
              <w:ind w:left="0" w:firstLine="0"/>
              <w:rPr>
                <w:color w:val="000000" w:themeColor="text1"/>
              </w:rPr>
            </w:pPr>
          </w:p>
        </w:tc>
      </w:tr>
      <w:tr w:rsidR="006F58EA" w:rsidRPr="004F09C9" w14:paraId="5C80E540" w14:textId="77777777">
        <w:trPr>
          <w:trHeight w:val="340"/>
        </w:trPr>
        <w:tc>
          <w:tcPr>
            <w:tcW w:w="4914" w:type="dxa"/>
            <w:tcBorders>
              <w:top w:val="single" w:sz="3" w:space="0" w:color="000000"/>
              <w:left w:val="nil"/>
              <w:bottom w:val="nil"/>
              <w:right w:val="nil"/>
            </w:tcBorders>
          </w:tcPr>
          <w:p w14:paraId="63CA771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6946C62D" w14:textId="77777777" w:rsidR="006F58EA" w:rsidRPr="004F09C9" w:rsidRDefault="00D27C9E">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5B2DA7FA" w14:textId="77777777" w:rsidR="006F58EA" w:rsidRPr="004F09C9" w:rsidRDefault="00D27C9E">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019216CA" w14:textId="77777777" w:rsidR="006F58EA" w:rsidRPr="004F09C9" w:rsidRDefault="00D27C9E">
            <w:pPr>
              <w:spacing w:after="0" w:line="259" w:lineRule="auto"/>
              <w:ind w:left="91" w:firstLine="0"/>
              <w:rPr>
                <w:color w:val="000000" w:themeColor="text1"/>
              </w:rPr>
            </w:pPr>
            <w:r w:rsidRPr="004F09C9">
              <w:rPr>
                <w:color w:val="000000" w:themeColor="text1"/>
              </w:rPr>
              <w:t>0.000*</w:t>
            </w:r>
          </w:p>
        </w:tc>
      </w:tr>
      <w:tr w:rsidR="006F58EA" w:rsidRPr="004F09C9" w14:paraId="5E54526D" w14:textId="77777777">
        <w:trPr>
          <w:trHeight w:val="384"/>
        </w:trPr>
        <w:tc>
          <w:tcPr>
            <w:tcW w:w="4914" w:type="dxa"/>
            <w:tcBorders>
              <w:top w:val="nil"/>
              <w:left w:val="nil"/>
              <w:bottom w:val="nil"/>
              <w:right w:val="nil"/>
            </w:tcBorders>
          </w:tcPr>
          <w:p w14:paraId="57E7A5F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CD7A2C4" w14:textId="77777777" w:rsidR="006F58EA" w:rsidRPr="004F09C9" w:rsidRDefault="00D27C9E">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278C1A76" w14:textId="77777777" w:rsidR="006F58EA" w:rsidRPr="004F09C9" w:rsidRDefault="00D27C9E">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44DFF204"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8078202" w14:textId="77777777">
        <w:trPr>
          <w:trHeight w:val="395"/>
        </w:trPr>
        <w:tc>
          <w:tcPr>
            <w:tcW w:w="4914" w:type="dxa"/>
            <w:tcBorders>
              <w:top w:val="nil"/>
              <w:left w:val="nil"/>
              <w:bottom w:val="nil"/>
              <w:right w:val="nil"/>
            </w:tcBorders>
          </w:tcPr>
          <w:p w14:paraId="63EB0AA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B05319D" w14:textId="77777777" w:rsidR="006F58EA" w:rsidRPr="004F09C9" w:rsidRDefault="00D27C9E">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14D38AB" w14:textId="77777777" w:rsidR="006F58EA" w:rsidRPr="004F09C9" w:rsidRDefault="00D27C9E">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A83A96D" w14:textId="77777777" w:rsidR="006F58EA" w:rsidRPr="004F09C9" w:rsidRDefault="00D27C9E">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6F58EA" w:rsidRPr="004F09C9" w14:paraId="5D84BF99" w14:textId="77777777">
        <w:trPr>
          <w:trHeight w:val="470"/>
        </w:trPr>
        <w:tc>
          <w:tcPr>
            <w:tcW w:w="4914" w:type="dxa"/>
            <w:tcBorders>
              <w:top w:val="nil"/>
              <w:left w:val="nil"/>
              <w:bottom w:val="single" w:sz="3" w:space="0" w:color="000000"/>
              <w:right w:val="nil"/>
            </w:tcBorders>
          </w:tcPr>
          <w:p w14:paraId="73133E2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444507B5" w14:textId="77777777" w:rsidR="006F58EA" w:rsidRPr="004F09C9" w:rsidRDefault="00D27C9E">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27458FFC" w14:textId="77777777" w:rsidR="006F58EA" w:rsidRPr="004F09C9" w:rsidRDefault="00D27C9E">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32B1793C" w14:textId="77777777" w:rsidR="006F58EA" w:rsidRPr="004F09C9" w:rsidRDefault="00D27C9E">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48B73164" w14:textId="6C775A90" w:rsidR="006F58EA" w:rsidRPr="004F09C9" w:rsidRDefault="00D27C9E">
      <w:pPr>
        <w:spacing w:line="259" w:lineRule="auto"/>
        <w:ind w:left="1076" w:right="90" w:hanging="1091"/>
        <w:rPr>
          <w:color w:val="000000" w:themeColor="text1"/>
        </w:rPr>
      </w:pPr>
      <w:r w:rsidRPr="004F09C9">
        <w:rPr>
          <w:color w:val="000000" w:themeColor="text1"/>
        </w:rPr>
        <w:t>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non</w:t>
      </w:r>
      <w:ins w:id="213" w:author="reviewer" w:date="2019-02-11T16:41:00Z">
        <w:r w:rsidR="00194EAF">
          <w:rPr>
            <w:color w:val="000000" w:themeColor="text1"/>
          </w:rPr>
          <w:t>-</w:t>
        </w:r>
      </w:ins>
      <w:del w:id="214" w:author="reviewer" w:date="2019-02-11T16:41:00Z">
        <w:r w:rsidRPr="004F09C9" w:rsidDel="00194EAF">
          <w:rPr>
            <w:color w:val="000000" w:themeColor="text1"/>
          </w:rPr>
          <w:delText xml:space="preserve"> </w:delText>
        </w:r>
      </w:del>
      <w:r w:rsidRPr="004F09C9">
        <w:rPr>
          <w:color w:val="000000" w:themeColor="text1"/>
        </w:rPr>
        <w:t>significant</w:t>
      </w:r>
      <w:ins w:id="215" w:author="reviewer" w:date="2019-02-11T16:41:00Z">
        <w:r w:rsidR="00194EAF">
          <w:rPr>
            <w:color w:val="000000" w:themeColor="text1"/>
          </w:rPr>
          <w:t xml:space="preserve"> results</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40A6B929" w14:textId="77777777">
        <w:trPr>
          <w:trHeight w:val="398"/>
        </w:trPr>
        <w:tc>
          <w:tcPr>
            <w:tcW w:w="5274" w:type="dxa"/>
            <w:tcBorders>
              <w:top w:val="double" w:sz="3" w:space="0" w:color="000000"/>
              <w:left w:val="nil"/>
              <w:bottom w:val="double" w:sz="3" w:space="0" w:color="000000"/>
              <w:right w:val="nil"/>
            </w:tcBorders>
          </w:tcPr>
          <w:p w14:paraId="36EE96E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A1F0F8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14A2929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3BDDA243"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29E44ADC" w14:textId="77777777">
        <w:trPr>
          <w:trHeight w:val="321"/>
        </w:trPr>
        <w:tc>
          <w:tcPr>
            <w:tcW w:w="5274" w:type="dxa"/>
            <w:tcBorders>
              <w:top w:val="double" w:sz="3" w:space="0" w:color="000000"/>
              <w:left w:val="nil"/>
              <w:bottom w:val="single" w:sz="3" w:space="0" w:color="000000"/>
              <w:right w:val="nil"/>
            </w:tcBorders>
          </w:tcPr>
          <w:p w14:paraId="571A250C"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210C1E52"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68F3E4E9"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6FA1B687" w14:textId="77777777" w:rsidR="006F58EA" w:rsidRPr="004F09C9" w:rsidRDefault="006F58EA">
            <w:pPr>
              <w:spacing w:after="160" w:line="259" w:lineRule="auto"/>
              <w:ind w:left="0" w:firstLine="0"/>
              <w:rPr>
                <w:color w:val="000000" w:themeColor="text1"/>
              </w:rPr>
            </w:pPr>
          </w:p>
        </w:tc>
      </w:tr>
      <w:tr w:rsidR="006F58EA" w:rsidRPr="004F09C9" w14:paraId="39106188" w14:textId="77777777">
        <w:trPr>
          <w:trHeight w:val="340"/>
        </w:trPr>
        <w:tc>
          <w:tcPr>
            <w:tcW w:w="5274" w:type="dxa"/>
            <w:tcBorders>
              <w:top w:val="single" w:sz="3" w:space="0" w:color="000000"/>
              <w:left w:val="nil"/>
              <w:bottom w:val="nil"/>
              <w:right w:val="nil"/>
            </w:tcBorders>
          </w:tcPr>
          <w:p w14:paraId="3618B0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C369733"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055374C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6DB44D8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AD87E21" w14:textId="77777777">
        <w:trPr>
          <w:trHeight w:val="384"/>
        </w:trPr>
        <w:tc>
          <w:tcPr>
            <w:tcW w:w="5274" w:type="dxa"/>
            <w:tcBorders>
              <w:top w:val="nil"/>
              <w:left w:val="nil"/>
              <w:bottom w:val="nil"/>
              <w:right w:val="nil"/>
            </w:tcBorders>
          </w:tcPr>
          <w:p w14:paraId="447A7E8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2A554FB2"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25DF3828"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7F7A1DDC"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108429E" w14:textId="77777777">
        <w:trPr>
          <w:trHeight w:val="395"/>
        </w:trPr>
        <w:tc>
          <w:tcPr>
            <w:tcW w:w="5274" w:type="dxa"/>
            <w:tcBorders>
              <w:top w:val="nil"/>
              <w:left w:val="nil"/>
              <w:bottom w:val="nil"/>
              <w:right w:val="nil"/>
            </w:tcBorders>
          </w:tcPr>
          <w:p w14:paraId="2E6B7F8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6D08E33E"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902A302"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45344357"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7B24CF10" w14:textId="77777777">
        <w:trPr>
          <w:trHeight w:val="494"/>
        </w:trPr>
        <w:tc>
          <w:tcPr>
            <w:tcW w:w="5274" w:type="dxa"/>
            <w:tcBorders>
              <w:top w:val="nil"/>
              <w:left w:val="nil"/>
              <w:bottom w:val="double" w:sz="3" w:space="0" w:color="000000"/>
              <w:right w:val="nil"/>
            </w:tcBorders>
          </w:tcPr>
          <w:p w14:paraId="34F04AF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0179B078"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3473A16E"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304D323"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98E144E" w14:textId="77777777">
        <w:trPr>
          <w:trHeight w:val="321"/>
        </w:trPr>
        <w:tc>
          <w:tcPr>
            <w:tcW w:w="5274" w:type="dxa"/>
            <w:tcBorders>
              <w:top w:val="double" w:sz="3" w:space="0" w:color="000000"/>
              <w:left w:val="nil"/>
              <w:bottom w:val="single" w:sz="3" w:space="0" w:color="000000"/>
              <w:right w:val="nil"/>
            </w:tcBorders>
          </w:tcPr>
          <w:p w14:paraId="4E28817D"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02FC68D0"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84DA338"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57B62E7" w14:textId="77777777" w:rsidR="006F58EA" w:rsidRPr="004F09C9" w:rsidRDefault="006F58EA">
            <w:pPr>
              <w:spacing w:after="160" w:line="259" w:lineRule="auto"/>
              <w:ind w:left="0" w:firstLine="0"/>
              <w:rPr>
                <w:color w:val="000000" w:themeColor="text1"/>
              </w:rPr>
            </w:pPr>
          </w:p>
        </w:tc>
      </w:tr>
      <w:tr w:rsidR="006F58EA" w:rsidRPr="004F09C9" w14:paraId="1C5DC06D" w14:textId="77777777">
        <w:trPr>
          <w:trHeight w:val="328"/>
        </w:trPr>
        <w:tc>
          <w:tcPr>
            <w:tcW w:w="5274" w:type="dxa"/>
            <w:tcBorders>
              <w:top w:val="single" w:sz="3" w:space="0" w:color="000000"/>
              <w:left w:val="nil"/>
              <w:bottom w:val="nil"/>
              <w:right w:val="nil"/>
            </w:tcBorders>
          </w:tcPr>
          <w:p w14:paraId="4AADCCC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0894C87B"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4EDBCB48"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611276A0"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30C58B9E" w14:textId="77777777">
        <w:trPr>
          <w:trHeight w:val="395"/>
        </w:trPr>
        <w:tc>
          <w:tcPr>
            <w:tcW w:w="5274" w:type="dxa"/>
            <w:tcBorders>
              <w:top w:val="nil"/>
              <w:left w:val="nil"/>
              <w:bottom w:val="nil"/>
              <w:right w:val="nil"/>
            </w:tcBorders>
          </w:tcPr>
          <w:p w14:paraId="53ABE97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052777B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5628248F"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5D0F5891"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385CD868" w14:textId="77777777">
        <w:trPr>
          <w:trHeight w:val="494"/>
        </w:trPr>
        <w:tc>
          <w:tcPr>
            <w:tcW w:w="5274" w:type="dxa"/>
            <w:tcBorders>
              <w:top w:val="nil"/>
              <w:left w:val="nil"/>
              <w:bottom w:val="double" w:sz="3" w:space="0" w:color="000000"/>
              <w:right w:val="nil"/>
            </w:tcBorders>
          </w:tcPr>
          <w:p w14:paraId="2589F72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8DC5DD4"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790857BE"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501B0A09"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1E694FE3" w14:textId="77777777">
        <w:trPr>
          <w:trHeight w:val="321"/>
        </w:trPr>
        <w:tc>
          <w:tcPr>
            <w:tcW w:w="5274" w:type="dxa"/>
            <w:tcBorders>
              <w:top w:val="double" w:sz="3" w:space="0" w:color="000000"/>
              <w:left w:val="nil"/>
              <w:bottom w:val="single" w:sz="3" w:space="0" w:color="000000"/>
              <w:right w:val="nil"/>
            </w:tcBorders>
          </w:tcPr>
          <w:p w14:paraId="5CE6DF27"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00BBF0D"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7DAD0E11"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30192CA" w14:textId="77777777" w:rsidR="006F58EA" w:rsidRPr="004F09C9" w:rsidRDefault="006F58EA">
            <w:pPr>
              <w:spacing w:after="160" w:line="259" w:lineRule="auto"/>
              <w:ind w:left="0" w:firstLine="0"/>
              <w:rPr>
                <w:color w:val="000000" w:themeColor="text1"/>
              </w:rPr>
            </w:pPr>
          </w:p>
        </w:tc>
      </w:tr>
      <w:tr w:rsidR="006F58EA" w:rsidRPr="004F09C9" w14:paraId="317D8DBD" w14:textId="77777777">
        <w:trPr>
          <w:trHeight w:val="340"/>
        </w:trPr>
        <w:tc>
          <w:tcPr>
            <w:tcW w:w="5274" w:type="dxa"/>
            <w:tcBorders>
              <w:top w:val="single" w:sz="3" w:space="0" w:color="000000"/>
              <w:left w:val="nil"/>
              <w:bottom w:val="nil"/>
              <w:right w:val="nil"/>
            </w:tcBorders>
          </w:tcPr>
          <w:p w14:paraId="492A7EB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7E4C4F14"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082A43B"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3EE34FE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032E4205" w14:textId="77777777">
        <w:trPr>
          <w:trHeight w:val="395"/>
        </w:trPr>
        <w:tc>
          <w:tcPr>
            <w:tcW w:w="5274" w:type="dxa"/>
            <w:tcBorders>
              <w:top w:val="nil"/>
              <w:left w:val="nil"/>
              <w:bottom w:val="nil"/>
              <w:right w:val="nil"/>
            </w:tcBorders>
          </w:tcPr>
          <w:p w14:paraId="38B35B4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53C2C2C2"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1B67D3E"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00EF9B87"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D88CE25" w14:textId="77777777">
        <w:trPr>
          <w:trHeight w:val="458"/>
        </w:trPr>
        <w:tc>
          <w:tcPr>
            <w:tcW w:w="5274" w:type="dxa"/>
            <w:tcBorders>
              <w:top w:val="nil"/>
              <w:left w:val="nil"/>
              <w:bottom w:val="single" w:sz="3" w:space="0" w:color="000000"/>
              <w:right w:val="nil"/>
            </w:tcBorders>
          </w:tcPr>
          <w:p w14:paraId="20A7613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5049E83D"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3E5F4882"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686D8B60"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14594D57" w14:textId="77777777" w:rsidR="00D27C9E" w:rsidRPr="004F09C9" w:rsidRDefault="00D27C9E">
      <w:pPr>
        <w:spacing w:after="174" w:line="259" w:lineRule="auto"/>
        <w:ind w:right="80"/>
        <w:jc w:val="center"/>
        <w:rPr>
          <w:color w:val="000000" w:themeColor="text1"/>
        </w:rPr>
      </w:pPr>
    </w:p>
    <w:p w14:paraId="40F8CBA9" w14:textId="77777777" w:rsidR="00D27C9E" w:rsidRPr="004F09C9" w:rsidRDefault="00D27C9E">
      <w:pPr>
        <w:spacing w:after="174" w:line="259" w:lineRule="auto"/>
        <w:ind w:right="80"/>
        <w:jc w:val="center"/>
        <w:rPr>
          <w:color w:val="000000" w:themeColor="text1"/>
        </w:rPr>
      </w:pPr>
    </w:p>
    <w:p w14:paraId="23A9F00F" w14:textId="77777777" w:rsidR="00D27C9E" w:rsidRPr="004F09C9" w:rsidRDefault="00D27C9E">
      <w:pPr>
        <w:spacing w:after="174" w:line="259" w:lineRule="auto"/>
        <w:ind w:right="80"/>
        <w:jc w:val="center"/>
        <w:rPr>
          <w:color w:val="000000" w:themeColor="text1"/>
        </w:rPr>
      </w:pPr>
    </w:p>
    <w:p w14:paraId="496B24DF" w14:textId="77777777" w:rsidR="00D27C9E" w:rsidRPr="004F09C9" w:rsidRDefault="00D27C9E">
      <w:pPr>
        <w:spacing w:after="174" w:line="259" w:lineRule="auto"/>
        <w:ind w:right="80"/>
        <w:jc w:val="center"/>
        <w:rPr>
          <w:color w:val="000000" w:themeColor="text1"/>
        </w:rPr>
      </w:pPr>
    </w:p>
    <w:p w14:paraId="2E726C69" w14:textId="77777777" w:rsidR="006F58EA" w:rsidRPr="004F09C9" w:rsidRDefault="00D27C9E">
      <w:pPr>
        <w:spacing w:after="174" w:line="259" w:lineRule="auto"/>
        <w:ind w:right="80"/>
        <w:jc w:val="center"/>
        <w:rPr>
          <w:color w:val="000000" w:themeColor="text1"/>
        </w:rPr>
      </w:pPr>
      <w:r w:rsidRPr="004F09C9">
        <w:rPr>
          <w:color w:val="000000" w:themeColor="text1"/>
        </w:rPr>
        <w:lastRenderedPageBreak/>
        <w:t>REFERENCES</w:t>
      </w:r>
    </w:p>
    <w:p w14:paraId="76B5B31C" w14:textId="77777777" w:rsidR="006F58EA" w:rsidRPr="004F09C9" w:rsidRDefault="00D27C9E">
      <w:pPr>
        <w:ind w:left="219" w:right="90" w:hanging="234"/>
        <w:rPr>
          <w:color w:val="000000" w:themeColor="text1"/>
        </w:rPr>
      </w:pPr>
      <w:r w:rsidRPr="004F09C9">
        <w:rPr>
          <w:color w:val="000000" w:themeColor="text1"/>
        </w:rPr>
        <w:t>Adkisson, P. L., R. A. Bell, and S. G. Wellso. 1963. Environmental factors controlling the induction of diapause in the pink bollworm, Pectinophora gossypiella (Saunders). Journal of</w:t>
      </w:r>
    </w:p>
    <w:p w14:paraId="33A53781" w14:textId="77777777" w:rsidR="006F58EA" w:rsidRPr="004F09C9" w:rsidRDefault="00D27C9E">
      <w:pPr>
        <w:spacing w:after="175" w:line="259" w:lineRule="auto"/>
        <w:ind w:left="244" w:right="90"/>
        <w:rPr>
          <w:color w:val="000000" w:themeColor="text1"/>
        </w:rPr>
      </w:pPr>
      <w:r w:rsidRPr="004F09C9">
        <w:rPr>
          <w:color w:val="000000" w:themeColor="text1"/>
        </w:rPr>
        <w:t>Inse</w:t>
      </w:r>
      <w:r w:rsidR="00DD43B4">
        <w:rPr>
          <w:color w:val="000000" w:themeColor="text1"/>
        </w:rPr>
        <w:t xml:space="preserve">ct </w:t>
      </w:r>
      <w:r w:rsidRPr="004F09C9">
        <w:rPr>
          <w:color w:val="000000" w:themeColor="text1"/>
        </w:rPr>
        <w:t>Bohnenblustct Physiology 9:299–310.</w:t>
      </w:r>
    </w:p>
    <w:p w14:paraId="644F0CEE" w14:textId="77777777" w:rsidR="006F58EA" w:rsidRPr="004F09C9" w:rsidRDefault="00D27C9E">
      <w:pPr>
        <w:spacing w:after="163" w:line="259" w:lineRule="auto"/>
        <w:ind w:left="-5" w:right="90"/>
        <w:rPr>
          <w:color w:val="000000" w:themeColor="text1"/>
        </w:rPr>
      </w:pPr>
      <w:r w:rsidRPr="004F09C9">
        <w:rPr>
          <w:color w:val="000000" w:themeColor="text1"/>
        </w:rPr>
        <w:t>Allison, J. D., and R. T. Cardé. 2016. Pheromone Communication in Moths: Evolution,</w:t>
      </w:r>
    </w:p>
    <w:p w14:paraId="47AFE1B9" w14:textId="77777777" w:rsidR="006F58EA" w:rsidRPr="004F09C9" w:rsidRDefault="00D27C9E">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41735930" w14:textId="77777777" w:rsidR="006F58EA" w:rsidRPr="004F09C9" w:rsidRDefault="00D27C9E">
      <w:pPr>
        <w:spacing w:after="184" w:line="259" w:lineRule="auto"/>
        <w:ind w:left="-5" w:right="90"/>
        <w:rPr>
          <w:color w:val="000000" w:themeColor="text1"/>
        </w:rPr>
      </w:pPr>
      <w:r w:rsidRPr="004F09C9">
        <w:rPr>
          <w:color w:val="000000" w:themeColor="text1"/>
        </w:rPr>
        <w:t>Arrese, E. L., and J. L. Soulages. 2010. Insect Fat Body: Energy, Metabolism, and Regulation.</w:t>
      </w:r>
    </w:p>
    <w:p w14:paraId="01315E42" w14:textId="77777777" w:rsidR="006F58EA" w:rsidRPr="004F09C9" w:rsidRDefault="00D27C9E">
      <w:pPr>
        <w:spacing w:after="175" w:line="259" w:lineRule="auto"/>
        <w:ind w:left="244" w:right="90"/>
        <w:rPr>
          <w:color w:val="000000" w:themeColor="text1"/>
        </w:rPr>
      </w:pPr>
      <w:r w:rsidRPr="004F09C9">
        <w:rPr>
          <w:color w:val="000000" w:themeColor="text1"/>
        </w:rPr>
        <w:t>Annual Review of Entomology 55:207–225.</w:t>
      </w:r>
    </w:p>
    <w:p w14:paraId="5DF9B8F5" w14:textId="3BBB97BA" w:rsidR="006F58EA" w:rsidRPr="004F09C9" w:rsidRDefault="00D27C9E">
      <w:pPr>
        <w:ind w:left="219" w:right="90" w:hanging="234"/>
        <w:rPr>
          <w:color w:val="000000" w:themeColor="text1"/>
        </w:rPr>
      </w:pPr>
      <w:r w:rsidRPr="004F09C9">
        <w:rPr>
          <w:color w:val="000000" w:themeColor="text1"/>
        </w:rPr>
        <w:t xml:space="preserve">Beck, S. D., and J. W. Apple. 1961. Effects of temperature and photoperiod on voltinism of geographical populations of the European corn borer, Pyrausta nubilalis. Journal of </w:t>
      </w:r>
      <w:ins w:id="216" w:author="reviewer" w:date="2019-02-11T16:53:00Z">
        <w:r w:rsidR="00BC76D3">
          <w:rPr>
            <w:color w:val="000000" w:themeColor="text1"/>
          </w:rPr>
          <w:t>E</w:t>
        </w:r>
      </w:ins>
      <w:del w:id="217" w:author="reviewer" w:date="2019-02-11T16:53:00Z">
        <w:r w:rsidRPr="004F09C9" w:rsidDel="00BC76D3">
          <w:rPr>
            <w:color w:val="000000" w:themeColor="text1"/>
          </w:rPr>
          <w:delText>e</w:delText>
        </w:r>
      </w:del>
      <w:r w:rsidRPr="004F09C9">
        <w:rPr>
          <w:color w:val="000000" w:themeColor="text1"/>
        </w:rPr>
        <w:t xml:space="preserve">conomic </w:t>
      </w:r>
      <w:ins w:id="218" w:author="reviewer" w:date="2019-02-11T16:53:00Z">
        <w:r w:rsidR="00BC76D3">
          <w:rPr>
            <w:color w:val="000000" w:themeColor="text1"/>
          </w:rPr>
          <w:t>E</w:t>
        </w:r>
      </w:ins>
      <w:del w:id="219" w:author="reviewer" w:date="2019-02-11T16:53:00Z">
        <w:r w:rsidRPr="004F09C9" w:rsidDel="00BC76D3">
          <w:rPr>
            <w:color w:val="000000" w:themeColor="text1"/>
          </w:rPr>
          <w:delText>e</w:delText>
        </w:r>
      </w:del>
      <w:r w:rsidRPr="004F09C9">
        <w:rPr>
          <w:color w:val="000000" w:themeColor="text1"/>
        </w:rPr>
        <w:t>ntomology 54:550–558.</w:t>
      </w:r>
    </w:p>
    <w:p w14:paraId="50396493" w14:textId="39DA3A3A" w:rsidR="006F58EA" w:rsidRPr="004F09C9" w:rsidRDefault="00D27C9E">
      <w:pPr>
        <w:spacing w:after="184" w:line="259" w:lineRule="auto"/>
        <w:ind w:left="-5" w:right="90"/>
        <w:rPr>
          <w:color w:val="000000" w:themeColor="text1"/>
        </w:rPr>
      </w:pPr>
      <w:r w:rsidRPr="004F09C9">
        <w:rPr>
          <w:color w:val="000000" w:themeColor="text1"/>
        </w:rPr>
        <w:t>Bohnenblust, E., and J. Tooker. 2010. European corn borer in field corn. Entomologi</w:t>
      </w:r>
      <w:ins w:id="220" w:author="reviewer" w:date="2019-02-11T16:42:00Z">
        <w:r w:rsidR="00194EAF">
          <w:rPr>
            <w:color w:val="000000" w:themeColor="text1"/>
          </w:rPr>
          <w:t>c</w:t>
        </w:r>
      </w:ins>
      <w:r w:rsidRPr="004F09C9">
        <w:rPr>
          <w:color w:val="000000" w:themeColor="text1"/>
        </w:rPr>
        <w:t>al Notes</w:t>
      </w:r>
      <w:del w:id="221" w:author="reviewer" w:date="2019-02-11T16:42:00Z">
        <w:r w:rsidRPr="004F09C9" w:rsidDel="00194EAF">
          <w:rPr>
            <w:color w:val="000000" w:themeColor="text1"/>
          </w:rPr>
          <w:delText xml:space="preserve"> </w:delText>
        </w:r>
      </w:del>
      <w:r w:rsidRPr="004F09C9">
        <w:rPr>
          <w:color w:val="000000" w:themeColor="text1"/>
        </w:rPr>
        <w:t>.</w:t>
      </w:r>
    </w:p>
    <w:p w14:paraId="44D42AFA" w14:textId="77777777" w:rsidR="006F58EA" w:rsidRPr="004F09C9" w:rsidRDefault="00D27C9E">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1A818EEA" w14:textId="77777777" w:rsidR="006F58EA" w:rsidRPr="004F09C9" w:rsidRDefault="00D27C9E">
      <w:pPr>
        <w:ind w:left="219" w:right="90" w:hanging="234"/>
        <w:rPr>
          <w:color w:val="000000" w:themeColor="text1"/>
        </w:rPr>
      </w:pPr>
      <w:r w:rsidRPr="004F09C9">
        <w:rPr>
          <w:color w:val="000000" w:themeColor="text1"/>
        </w:rPr>
        <w:t>Breed, G. A., S. Stichter, and E. E. Crone. 2012. Climate-driven changes in northeastern US butterfly communities. Nature Climate Change 3:142–145.</w:t>
      </w:r>
    </w:p>
    <w:p w14:paraId="77547588" w14:textId="77777777" w:rsidR="006F58EA" w:rsidRPr="004F09C9" w:rsidRDefault="00D27C9E">
      <w:pPr>
        <w:ind w:left="219" w:right="90" w:hanging="234"/>
        <w:rPr>
          <w:color w:val="000000" w:themeColor="text1"/>
        </w:rPr>
      </w:pPr>
      <w:r w:rsidRPr="004F09C9">
        <w:rPr>
          <w:color w:val="000000" w:themeColor="text1"/>
        </w:rPr>
        <w:t>Capinera, J. L</w:t>
      </w:r>
      <w:del w:id="222" w:author="reviewer" w:date="2019-02-11T16:43:00Z">
        <w:r w:rsidRPr="004F09C9" w:rsidDel="00194EAF">
          <w:rPr>
            <w:color w:val="000000" w:themeColor="text1"/>
          </w:rPr>
          <w:delText>. E., and N. Department)</w:delText>
        </w:r>
      </w:del>
      <w:r w:rsidRPr="004F09C9">
        <w:rPr>
          <w:color w:val="000000" w:themeColor="text1"/>
        </w:rPr>
        <w:t>. 2000. European corn borer scientific name</w:t>
      </w:r>
      <w:del w:id="223" w:author="reviewer" w:date="2019-02-11T16:42:00Z">
        <w:r w:rsidRPr="004F09C9" w:rsidDel="00194EAF">
          <w:rPr>
            <w:color w:val="000000" w:themeColor="text1"/>
          </w:rPr>
          <w:delText xml:space="preserve"> </w:delText>
        </w:r>
      </w:del>
      <w:r w:rsidRPr="004F09C9">
        <w:rPr>
          <w:color w:val="000000" w:themeColor="text1"/>
        </w:rPr>
        <w:t xml:space="preserve">: </w:t>
      </w:r>
      <w:r w:rsidRPr="00194EAF">
        <w:rPr>
          <w:i/>
          <w:color w:val="000000" w:themeColor="text1"/>
          <w:rPrChange w:id="224" w:author="reviewer" w:date="2019-02-11T16:43:00Z">
            <w:rPr>
              <w:color w:val="000000" w:themeColor="text1"/>
            </w:rPr>
          </w:rPrChange>
        </w:rPr>
        <w:t>Ostrinia nubilalis</w:t>
      </w:r>
      <w:r w:rsidRPr="004F09C9">
        <w:rPr>
          <w:color w:val="000000" w:themeColor="text1"/>
        </w:rPr>
        <w:t xml:space="preserve"> (</w:t>
      </w:r>
      <w:del w:id="225" w:author="reviewer" w:date="2019-02-11T16:42:00Z">
        <w:r w:rsidRPr="004F09C9" w:rsidDel="00194EAF">
          <w:rPr>
            <w:color w:val="000000" w:themeColor="text1"/>
          </w:rPr>
          <w:delText xml:space="preserve"> </w:delText>
        </w:r>
      </w:del>
      <w:r w:rsidRPr="004F09C9">
        <w:rPr>
          <w:color w:val="000000" w:themeColor="text1"/>
        </w:rPr>
        <w:t>Hübner</w:t>
      </w:r>
      <w:del w:id="226" w:author="reviewer" w:date="2019-02-11T16:43:00Z">
        <w:r w:rsidRPr="004F09C9" w:rsidDel="00194EAF">
          <w:rPr>
            <w:color w:val="000000" w:themeColor="text1"/>
          </w:rPr>
          <w:delText xml:space="preserve"> </w:delText>
        </w:r>
      </w:del>
      <w:r w:rsidRPr="004F09C9">
        <w:rPr>
          <w:color w:val="000000" w:themeColor="text1"/>
        </w:rPr>
        <w:t>) (</w:t>
      </w:r>
      <w:del w:id="227" w:author="reviewer" w:date="2019-02-11T16:43:00Z">
        <w:r w:rsidRPr="004F09C9" w:rsidDel="00194EAF">
          <w:rPr>
            <w:color w:val="000000" w:themeColor="text1"/>
          </w:rPr>
          <w:delText xml:space="preserve"> </w:delText>
        </w:r>
      </w:del>
      <w:r w:rsidRPr="004F09C9">
        <w:rPr>
          <w:color w:val="000000" w:themeColor="text1"/>
        </w:rPr>
        <w:t>Insecta</w:t>
      </w:r>
      <w:del w:id="228" w:author="reviewer" w:date="2019-02-11T16:43:00Z">
        <w:r w:rsidRPr="004F09C9" w:rsidDel="00194EAF">
          <w:rPr>
            <w:color w:val="000000" w:themeColor="text1"/>
          </w:rPr>
          <w:delText xml:space="preserve"> </w:delText>
        </w:r>
      </w:del>
      <w:r w:rsidRPr="004F09C9">
        <w:rPr>
          <w:color w:val="000000" w:themeColor="text1"/>
        </w:rPr>
        <w:t>: Lepidoptera</w:t>
      </w:r>
      <w:del w:id="229" w:author="reviewer" w:date="2019-02-11T16:44:00Z">
        <w:r w:rsidRPr="004F09C9" w:rsidDel="00194EAF">
          <w:rPr>
            <w:color w:val="000000" w:themeColor="text1"/>
          </w:rPr>
          <w:delText xml:space="preserve"> </w:delText>
        </w:r>
      </w:del>
      <w:r w:rsidRPr="004F09C9">
        <w:rPr>
          <w:color w:val="000000" w:themeColor="text1"/>
        </w:rPr>
        <w:t>: Pyralidae</w:t>
      </w:r>
      <w:del w:id="230" w:author="reviewer" w:date="2019-02-11T16:44:00Z">
        <w:r w:rsidRPr="004F09C9" w:rsidDel="00194EAF">
          <w:rPr>
            <w:color w:val="000000" w:themeColor="text1"/>
          </w:rPr>
          <w:delText xml:space="preserve"> </w:delText>
        </w:r>
      </w:del>
      <w:r w:rsidRPr="004F09C9">
        <w:rPr>
          <w:color w:val="000000" w:themeColor="text1"/>
        </w:rPr>
        <w:t>) (EENY-156). Gainesville: University of Florida Institute of Food and Agricultural Sciences</w:t>
      </w:r>
      <w:del w:id="231" w:author="reviewer" w:date="2019-02-11T16:42:00Z">
        <w:r w:rsidRPr="004F09C9" w:rsidDel="00194EAF">
          <w:rPr>
            <w:color w:val="000000" w:themeColor="text1"/>
          </w:rPr>
          <w:delText xml:space="preserve"> </w:delText>
        </w:r>
      </w:del>
      <w:r w:rsidRPr="004F09C9">
        <w:rPr>
          <w:color w:val="000000" w:themeColor="text1"/>
        </w:rPr>
        <w:t>.</w:t>
      </w:r>
    </w:p>
    <w:p w14:paraId="7E2DCA07" w14:textId="77777777" w:rsidR="006F58EA" w:rsidRPr="004F09C9" w:rsidRDefault="00D27C9E">
      <w:pPr>
        <w:spacing w:after="184" w:line="259" w:lineRule="auto"/>
        <w:ind w:left="-5" w:right="90"/>
        <w:rPr>
          <w:color w:val="000000" w:themeColor="text1"/>
        </w:rPr>
      </w:pPr>
      <w:r w:rsidRPr="004F09C9">
        <w:rPr>
          <w:color w:val="000000" w:themeColor="text1"/>
        </w:rPr>
        <w:t>Chown, S. L. 2007. Physiological diversity in insects: Ecology and evolutionary contexts.</w:t>
      </w:r>
    </w:p>
    <w:p w14:paraId="3DAC76D7" w14:textId="77777777" w:rsidR="006F58EA" w:rsidRPr="004F09C9" w:rsidRDefault="00D27C9E">
      <w:pPr>
        <w:spacing w:after="175" w:line="259" w:lineRule="auto"/>
        <w:ind w:left="244" w:right="90"/>
        <w:rPr>
          <w:color w:val="000000" w:themeColor="text1"/>
        </w:rPr>
      </w:pPr>
      <w:r w:rsidRPr="004F09C9">
        <w:rPr>
          <w:color w:val="000000" w:themeColor="text1"/>
        </w:rPr>
        <w:t>Advances in Insect Physiology 33:50–152.</w:t>
      </w:r>
    </w:p>
    <w:p w14:paraId="1C57D92B" w14:textId="77777777" w:rsidR="006F58EA" w:rsidRPr="004F09C9" w:rsidRDefault="00D27C9E">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71330FE6" w14:textId="77777777" w:rsidR="006F58EA" w:rsidRPr="004F09C9" w:rsidRDefault="00D27C9E">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4EF5DD1F" w14:textId="77777777" w:rsidR="006F58EA" w:rsidRPr="004F09C9" w:rsidRDefault="00D27C9E">
      <w:pPr>
        <w:ind w:left="219" w:right="90" w:hanging="234"/>
        <w:rPr>
          <w:color w:val="000000" w:themeColor="text1"/>
        </w:rPr>
      </w:pPr>
      <w:r w:rsidRPr="004F09C9">
        <w:rPr>
          <w:color w:val="000000" w:themeColor="text1"/>
        </w:rPr>
        <w:t>DeLucia, E. H., C. L. Casteel, P. D. Nabity, and B. F. O’Neill. 2008. Insects take a bigger bite out of plants in a warmer, higher carbon dioxide world. Proceedings of the National Academy</w:t>
      </w:r>
    </w:p>
    <w:p w14:paraId="4930BDC3" w14:textId="77777777" w:rsidR="006F58EA" w:rsidRPr="004F09C9" w:rsidRDefault="00D27C9E">
      <w:pPr>
        <w:spacing w:after="175" w:line="259" w:lineRule="auto"/>
        <w:ind w:left="244" w:right="90"/>
        <w:rPr>
          <w:color w:val="000000" w:themeColor="text1"/>
        </w:rPr>
      </w:pPr>
      <w:r w:rsidRPr="004F09C9">
        <w:rPr>
          <w:color w:val="000000" w:themeColor="text1"/>
        </w:rPr>
        <w:t>of Sciences 105:1781–1782.</w:t>
      </w:r>
    </w:p>
    <w:p w14:paraId="6DECB0F6" w14:textId="77777777" w:rsidR="006F58EA" w:rsidRPr="004F09C9" w:rsidRDefault="00D27C9E">
      <w:pPr>
        <w:ind w:left="219" w:right="90" w:hanging="234"/>
        <w:rPr>
          <w:color w:val="000000" w:themeColor="text1"/>
        </w:rPr>
      </w:pPr>
      <w:r w:rsidRPr="004F09C9">
        <w:rPr>
          <w:color w:val="000000" w:themeColor="text1"/>
        </w:rPr>
        <w:lastRenderedPageBreak/>
        <w:t>Dopman, E. B., L. Perez, S. M. Bogdanowicz, and R. G. Harrison. 2005. Consequences of reproductive barriers for genealogical discordance in the European corn borer. Proceedings of the National Academy of Sciences 102:14706–14711.</w:t>
      </w:r>
    </w:p>
    <w:p w14:paraId="2C4DC661" w14:textId="77777777" w:rsidR="006F58EA" w:rsidRPr="004F09C9" w:rsidRDefault="00D27C9E">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3EC03834" w14:textId="73A86850" w:rsidR="006F58EA" w:rsidRPr="004F09C9" w:rsidRDefault="00D27C9E">
      <w:pPr>
        <w:spacing w:after="163" w:line="259" w:lineRule="auto"/>
        <w:ind w:left="-5" w:right="90"/>
        <w:rPr>
          <w:color w:val="000000" w:themeColor="text1"/>
        </w:rPr>
      </w:pPr>
      <w:commentRangeStart w:id="232"/>
      <w:r w:rsidRPr="004F09C9">
        <w:rPr>
          <w:color w:val="000000" w:themeColor="text1"/>
        </w:rPr>
        <w:t>F</w:t>
      </w:r>
      <w:bookmarkStart w:id="233" w:name="_GoBack"/>
      <w:bookmarkEnd w:id="233"/>
      <w:r w:rsidRPr="004F09C9">
        <w:rPr>
          <w:color w:val="000000" w:themeColor="text1"/>
        </w:rPr>
        <w:t>rolov, A. N., D. Bourguet, and S. Ponsard, 2007. Reconsidering the taxo</w:t>
      </w:r>
      <w:ins w:id="234" w:author="reviewer" w:date="2019-02-11T16:44:00Z">
        <w:r w:rsidR="00194EAF">
          <w:rPr>
            <w:color w:val="000000" w:themeColor="text1"/>
          </w:rPr>
          <w:t>n</w:t>
        </w:r>
      </w:ins>
      <w:del w:id="235" w:author="reviewer" w:date="2019-02-11T16:44:00Z">
        <w:r w:rsidRPr="004F09C9" w:rsidDel="00194EAF">
          <w:rPr>
            <w:color w:val="000000" w:themeColor="text1"/>
          </w:rPr>
          <w:delText>m</w:delText>
        </w:r>
      </w:del>
      <w:r w:rsidRPr="004F09C9">
        <w:rPr>
          <w:color w:val="000000" w:themeColor="text1"/>
        </w:rPr>
        <w:t>o</w:t>
      </w:r>
      <w:ins w:id="236" w:author="reviewer" w:date="2019-02-11T16:44:00Z">
        <w:r w:rsidR="00194EAF">
          <w:rPr>
            <w:color w:val="000000" w:themeColor="text1"/>
          </w:rPr>
          <w:t>m</w:t>
        </w:r>
      </w:ins>
      <w:del w:id="237" w:author="reviewer" w:date="2019-02-11T16:44:00Z">
        <w:r w:rsidRPr="004F09C9" w:rsidDel="00194EAF">
          <w:rPr>
            <w:color w:val="000000" w:themeColor="text1"/>
          </w:rPr>
          <w:delText>n</w:delText>
        </w:r>
      </w:del>
      <w:r w:rsidRPr="004F09C9">
        <w:rPr>
          <w:color w:val="000000" w:themeColor="text1"/>
        </w:rPr>
        <w:t>y of several</w:t>
      </w:r>
    </w:p>
    <w:p w14:paraId="6F38E8DF" w14:textId="77777777" w:rsidR="006F58EA" w:rsidRPr="004F09C9" w:rsidRDefault="00D27C9E">
      <w:pPr>
        <w:spacing w:after="163" w:line="259" w:lineRule="auto"/>
        <w:ind w:left="244" w:right="90"/>
        <w:rPr>
          <w:color w:val="000000" w:themeColor="text1"/>
        </w:rPr>
      </w:pPr>
      <w:r w:rsidRPr="00194EAF">
        <w:rPr>
          <w:i/>
          <w:color w:val="000000" w:themeColor="text1"/>
          <w:rPrChange w:id="238" w:author="reviewer" w:date="2019-02-11T16:44:00Z">
            <w:rPr>
              <w:color w:val="000000" w:themeColor="text1"/>
            </w:rPr>
          </w:rPrChange>
        </w:rPr>
        <w:t>Ostrinia</w:t>
      </w:r>
      <w:r w:rsidRPr="004F09C9">
        <w:rPr>
          <w:color w:val="000000" w:themeColor="text1"/>
        </w:rPr>
        <w:t xml:space="preserve"> species in the light of reproductive isolation: A tale for Ernst Mayr.</w:t>
      </w:r>
      <w:commentRangeEnd w:id="232"/>
      <w:r w:rsidR="00194EAF">
        <w:rPr>
          <w:rStyle w:val="CommentReference"/>
        </w:rPr>
        <w:commentReference w:id="232"/>
      </w:r>
    </w:p>
    <w:p w14:paraId="754AA5E0" w14:textId="77777777" w:rsidR="006F58EA" w:rsidRPr="004F09C9" w:rsidRDefault="00D27C9E">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4BCA6DBF" w14:textId="77777777" w:rsidR="006F58EA" w:rsidRPr="004F09C9" w:rsidRDefault="00D27C9E">
      <w:pPr>
        <w:spacing w:after="184" w:line="259" w:lineRule="auto"/>
        <w:ind w:left="244" w:right="90"/>
        <w:rPr>
          <w:color w:val="000000" w:themeColor="text1"/>
        </w:rPr>
      </w:pPr>
      <w:r w:rsidRPr="004F09C9">
        <w:rPr>
          <w:color w:val="000000" w:themeColor="text1"/>
        </w:rPr>
        <w:t>Fifth-Stage Larvae and Pupae of the European Corn Borer</w:t>
      </w:r>
      <w:del w:id="239" w:author="reviewer" w:date="2019-02-11T16:44:00Z">
        <w:r w:rsidRPr="004F09C9" w:rsidDel="00194EAF">
          <w:rPr>
            <w:color w:val="000000" w:themeColor="text1"/>
          </w:rPr>
          <w:delText xml:space="preserve"> </w:delText>
        </w:r>
      </w:del>
      <w:r w:rsidRPr="004F09C9">
        <w:rPr>
          <w:color w:val="000000" w:themeColor="text1"/>
        </w:rPr>
        <w:t xml:space="preserve">, </w:t>
      </w:r>
      <w:r w:rsidRPr="00194EAF">
        <w:rPr>
          <w:i/>
          <w:color w:val="000000" w:themeColor="text1"/>
          <w:rPrChange w:id="240" w:author="reviewer" w:date="2019-02-11T16:44:00Z">
            <w:rPr>
              <w:color w:val="000000" w:themeColor="text1"/>
            </w:rPr>
          </w:rPrChange>
        </w:rPr>
        <w:t>Ostrinia nubilalis</w:t>
      </w:r>
      <w:r w:rsidRPr="004F09C9">
        <w:rPr>
          <w:color w:val="000000" w:themeColor="text1"/>
        </w:rPr>
        <w:t>. Annals of the</w:t>
      </w:r>
    </w:p>
    <w:p w14:paraId="2FE11D77" w14:textId="282405A6" w:rsidR="006F58EA" w:rsidRPr="004F09C9" w:rsidRDefault="00D27C9E">
      <w:pPr>
        <w:spacing w:after="195" w:line="259" w:lineRule="auto"/>
        <w:ind w:left="244" w:right="90"/>
        <w:rPr>
          <w:color w:val="000000" w:themeColor="text1"/>
        </w:rPr>
      </w:pPr>
      <w:r w:rsidRPr="004F09C9">
        <w:rPr>
          <w:color w:val="000000" w:themeColor="text1"/>
        </w:rPr>
        <w:t>Entomological Society of Americ</w:t>
      </w:r>
      <w:ins w:id="241" w:author="reviewer" w:date="2019-02-11T16:45:00Z">
        <w:r w:rsidR="00194EAF">
          <w:rPr>
            <w:color w:val="000000" w:themeColor="text1"/>
          </w:rPr>
          <w:t>a</w:t>
        </w:r>
      </w:ins>
      <w:r w:rsidRPr="004F09C9">
        <w:rPr>
          <w:color w:val="000000" w:themeColor="text1"/>
        </w:rPr>
        <w:t xml:space="preserve"> 75:485–493.</w:t>
      </w:r>
    </w:p>
    <w:p w14:paraId="6A343957" w14:textId="77777777" w:rsidR="006F58EA" w:rsidRPr="004F09C9" w:rsidRDefault="00D27C9E">
      <w:pPr>
        <w:ind w:left="219" w:right="614" w:hanging="234"/>
        <w:rPr>
          <w:color w:val="000000" w:themeColor="text1"/>
        </w:rPr>
      </w:pPr>
      <w:r w:rsidRPr="004F09C9">
        <w:rPr>
          <w:color w:val="000000" w:themeColor="text1"/>
        </w:rPr>
        <w:t>Gomi, T., M. Nagasaka, T. Fukuda, and H. Hagihara.</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t>Entomologia</w:t>
      </w:r>
    </w:p>
    <w:p w14:paraId="7088BA02" w14:textId="77777777" w:rsidR="006F58EA" w:rsidRPr="004F09C9" w:rsidRDefault="00D27C9E">
      <w:pPr>
        <w:spacing w:after="175" w:line="259" w:lineRule="auto"/>
        <w:ind w:left="244" w:right="90"/>
        <w:rPr>
          <w:color w:val="000000" w:themeColor="text1"/>
        </w:rPr>
      </w:pPr>
      <w:r w:rsidRPr="004F09C9">
        <w:rPr>
          <w:color w:val="000000" w:themeColor="text1"/>
        </w:rPr>
        <w:t>Experimentalis et Applicata 125:179–184.</w:t>
      </w:r>
    </w:p>
    <w:p w14:paraId="4854E526" w14:textId="77777777" w:rsidR="006F58EA" w:rsidRPr="004F09C9" w:rsidRDefault="00D27C9E">
      <w:pPr>
        <w:ind w:left="219" w:right="90" w:hanging="234"/>
        <w:rPr>
          <w:color w:val="000000" w:themeColor="text1"/>
        </w:rPr>
      </w:pPr>
      <w:r w:rsidRPr="004F09C9">
        <w:rPr>
          <w:color w:val="000000" w:themeColor="text1"/>
        </w:rPr>
        <w:t>Gossert, A. D., A. Hinniger, S. Gutmann, W. Jahnke, A. Strauss, and C. Fernández, 2011. A simple protocol for amino acid type selective isotope labeling in insect cells with improved yields and high reproducibility.</w:t>
      </w:r>
    </w:p>
    <w:p w14:paraId="7BE7B78C" w14:textId="77777777" w:rsidR="006F58EA" w:rsidRPr="004F09C9" w:rsidRDefault="00D27C9E">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03796069" w14:textId="77777777" w:rsidR="006F58EA" w:rsidRPr="004F09C9" w:rsidRDefault="00D27C9E">
      <w:pPr>
        <w:spacing w:after="175" w:line="259" w:lineRule="auto"/>
        <w:ind w:left="244" w:right="90"/>
        <w:rPr>
          <w:color w:val="000000" w:themeColor="text1"/>
        </w:rPr>
      </w:pPr>
      <w:r w:rsidRPr="004F09C9">
        <w:rPr>
          <w:color w:val="000000" w:themeColor="text1"/>
        </w:rPr>
        <w:t>Nutrient storage and utilization. Journal of Insect Physiology 53:760–773.</w:t>
      </w:r>
    </w:p>
    <w:p w14:paraId="62745B02" w14:textId="77777777" w:rsidR="006F58EA" w:rsidRPr="004F09C9" w:rsidRDefault="00D27C9E">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24D444C7" w14:textId="77777777" w:rsidR="006F58EA" w:rsidRPr="004F09C9" w:rsidRDefault="00D27C9E">
      <w:pPr>
        <w:ind w:left="219" w:right="358" w:hanging="234"/>
        <w:rPr>
          <w:color w:val="000000" w:themeColor="text1"/>
        </w:rPr>
      </w:pPr>
      <w:r w:rsidRPr="004F09C9">
        <w:rPr>
          <w:color w:val="000000" w:themeColor="text1"/>
        </w:rPr>
        <w:t>Hyde, J., M. A. Martin, P. V. Preckel, and C. R. Edwards.</w:t>
      </w:r>
      <w:r w:rsidRPr="004F09C9">
        <w:rPr>
          <w:color w:val="000000" w:themeColor="text1"/>
        </w:rPr>
        <w:tab/>
        <w:t>1999.</w:t>
      </w:r>
      <w:r w:rsidRPr="004F09C9">
        <w:rPr>
          <w:color w:val="000000" w:themeColor="text1"/>
        </w:rPr>
        <w:tab/>
        <w:t>The economics of Bt corn: Valuing protection from the European corn borer. Review of Agricultural Economics 21:442–454.</w:t>
      </w:r>
    </w:p>
    <w:p w14:paraId="7E5F5317" w14:textId="77777777" w:rsidR="006F58EA" w:rsidRPr="004F09C9" w:rsidRDefault="00D27C9E">
      <w:pPr>
        <w:spacing w:after="162" w:line="402" w:lineRule="auto"/>
        <w:jc w:val="center"/>
        <w:rPr>
          <w:color w:val="000000" w:themeColor="text1"/>
        </w:rPr>
      </w:pPr>
      <w:r w:rsidRPr="004F09C9">
        <w:rPr>
          <w:color w:val="000000" w:themeColor="text1"/>
        </w:rPr>
        <w:t>Ikten, C., S. R. Skoda, T. E. Hunt, J. Molina-Ochoa, and J. E. Foster. 2011. Genetic Variation and Inheritance of Diapause Induction in Two Distinct Voltine Ecotypes of Ostrinia nubilalis (Lepidoptera: Crambidae). Annals of the Entomological Society of America 104:567–575.</w:t>
      </w:r>
    </w:p>
    <w:p w14:paraId="2A03A087" w14:textId="77777777" w:rsidR="006F58EA" w:rsidRPr="004F09C9" w:rsidRDefault="00D27C9E">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68322897" w14:textId="77777777" w:rsidR="006F58EA" w:rsidRPr="004F09C9" w:rsidRDefault="00D27C9E">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674C28FB" w14:textId="77777777" w:rsidR="006F58EA" w:rsidRPr="004F09C9" w:rsidRDefault="00D27C9E">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6FCD163F" w14:textId="77777777" w:rsidR="006F58EA" w:rsidRPr="004F09C9" w:rsidRDefault="00D27C9E">
      <w:pPr>
        <w:ind w:left="219" w:right="90" w:hanging="234"/>
        <w:rPr>
          <w:color w:val="000000" w:themeColor="text1"/>
        </w:rPr>
      </w:pPr>
      <w:r w:rsidRPr="004F09C9">
        <w:rPr>
          <w:color w:val="000000" w:themeColor="text1"/>
        </w:rPr>
        <w:t xml:space="preserve">Kim, C.-g., S. Hoshizaki, Y.-p. Huang, S. Tatsuki, and Y. Ishikawa. 1999. Usefulness of mitochondrial COII gene sequences in examining phylogenetic relationships in the Asian corn borer, </w:t>
      </w:r>
      <w:r w:rsidRPr="00194EAF">
        <w:rPr>
          <w:i/>
          <w:color w:val="000000" w:themeColor="text1"/>
          <w:rPrChange w:id="242" w:author="reviewer" w:date="2019-02-11T16:45:00Z">
            <w:rPr>
              <w:color w:val="000000" w:themeColor="text1"/>
            </w:rPr>
          </w:rPrChange>
        </w:rPr>
        <w:t>Ostrinia furnacalis</w:t>
      </w:r>
      <w:r w:rsidRPr="004F09C9">
        <w:rPr>
          <w:color w:val="000000" w:themeColor="text1"/>
        </w:rPr>
        <w:t>, and allied species (Lepidoptera</w:t>
      </w:r>
      <w:del w:id="243" w:author="reviewer" w:date="2019-02-11T16:45:00Z">
        <w:r w:rsidRPr="004F09C9" w:rsidDel="00194EAF">
          <w:rPr>
            <w:color w:val="000000" w:themeColor="text1"/>
          </w:rPr>
          <w:delText xml:space="preserve"> </w:delText>
        </w:r>
      </w:del>
      <w:r w:rsidRPr="004F09C9">
        <w:rPr>
          <w:color w:val="000000" w:themeColor="text1"/>
        </w:rPr>
        <w:t>: Pyralidae). Applied Entomology and Zoology 34:405–412.</w:t>
      </w:r>
    </w:p>
    <w:p w14:paraId="29DB72C3" w14:textId="77777777" w:rsidR="006F58EA" w:rsidRPr="004F09C9" w:rsidRDefault="00D27C9E">
      <w:pPr>
        <w:spacing w:after="163" w:line="259" w:lineRule="auto"/>
        <w:ind w:left="-5" w:right="90"/>
        <w:rPr>
          <w:color w:val="000000" w:themeColor="text1"/>
        </w:rPr>
      </w:pPr>
      <w:r w:rsidRPr="004F09C9">
        <w:rPr>
          <w:color w:val="000000" w:themeColor="text1"/>
        </w:rPr>
        <w:t>Koštál, V. 2006. Eco-physiological phases of insect diapause. Journal of Insect Physiology</w:t>
      </w:r>
    </w:p>
    <w:p w14:paraId="62CE70B0" w14:textId="77777777" w:rsidR="006F58EA" w:rsidRPr="004F09C9" w:rsidRDefault="00D27C9E">
      <w:pPr>
        <w:spacing w:after="163" w:line="259" w:lineRule="auto"/>
        <w:ind w:left="244" w:right="90"/>
        <w:rPr>
          <w:color w:val="000000" w:themeColor="text1"/>
        </w:rPr>
      </w:pPr>
      <w:r w:rsidRPr="004F09C9">
        <w:rPr>
          <w:color w:val="000000" w:themeColor="text1"/>
        </w:rPr>
        <w:t>52:113–127.</w:t>
      </w:r>
    </w:p>
    <w:p w14:paraId="24C60594" w14:textId="77777777" w:rsidR="006F58EA" w:rsidRPr="004F09C9" w:rsidRDefault="00D27C9E">
      <w:pPr>
        <w:ind w:left="219" w:right="841" w:hanging="234"/>
        <w:rPr>
          <w:color w:val="000000" w:themeColor="text1"/>
        </w:rPr>
      </w:pPr>
      <w:r w:rsidRPr="004F09C9">
        <w:rPr>
          <w:color w:val="000000" w:themeColor="text1"/>
        </w:rPr>
        <w:t>Lassance, J.-M., A. T. Groot, M. A. Liénard, B. Antony, C. Borgwardt, F. Andersson, E. Hedenström, D. G. Heckel, and C. Löfstedt.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5BD0B8FC" w14:textId="77777777" w:rsidR="006F58EA" w:rsidRPr="004F09C9" w:rsidRDefault="00D27C9E">
      <w:pPr>
        <w:tabs>
          <w:tab w:val="center" w:pos="8142"/>
        </w:tabs>
        <w:spacing w:after="175" w:line="259" w:lineRule="auto"/>
        <w:ind w:left="-15" w:firstLine="0"/>
        <w:rPr>
          <w:color w:val="000000" w:themeColor="text1"/>
        </w:rPr>
      </w:pPr>
      <w:r w:rsidRPr="004F09C9">
        <w:rPr>
          <w:color w:val="000000" w:themeColor="text1"/>
        </w:rPr>
        <w:t>Levy, R. C., G. M. Kozak, C. B. Wadsworth, B. S. Coates, and E. B. Dopman.</w:t>
      </w:r>
      <w:r w:rsidRPr="004F09C9">
        <w:rPr>
          <w:color w:val="000000" w:themeColor="text1"/>
        </w:rPr>
        <w:tab/>
        <w:t>2015.</w:t>
      </w:r>
    </w:p>
    <w:p w14:paraId="71557A8E" w14:textId="77777777" w:rsidR="006F58EA" w:rsidRPr="004F09C9" w:rsidRDefault="00D27C9E">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774B7FB6" w14:textId="77777777" w:rsidR="006F58EA" w:rsidRPr="004F09C9" w:rsidRDefault="00D27C9E">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266F5923" w14:textId="77777777" w:rsidR="006F58EA" w:rsidRPr="004F09C9" w:rsidRDefault="00D27C9E">
      <w:pPr>
        <w:spacing w:after="195" w:line="259" w:lineRule="auto"/>
        <w:ind w:left="244" w:right="90"/>
        <w:rPr>
          <w:color w:val="000000" w:themeColor="text1"/>
        </w:rPr>
      </w:pPr>
      <w:r w:rsidRPr="004F09C9">
        <w:rPr>
          <w:color w:val="000000" w:themeColor="text1"/>
        </w:rPr>
        <w:t>Bulletin 124:84–96.</w:t>
      </w:r>
    </w:p>
    <w:p w14:paraId="18BB5C79" w14:textId="59D84962" w:rsidR="006F58EA" w:rsidRPr="004F09C9" w:rsidRDefault="00D27C9E">
      <w:pPr>
        <w:ind w:left="219" w:right="90" w:hanging="234"/>
        <w:rPr>
          <w:color w:val="000000" w:themeColor="text1"/>
        </w:rPr>
      </w:pPr>
      <w:r w:rsidRPr="004F09C9">
        <w:rPr>
          <w:color w:val="000000" w:themeColor="text1"/>
        </w:rPr>
        <w:t>Mitchell, C. J., and H. Briegel.</w:t>
      </w:r>
      <w:r w:rsidRPr="004F09C9">
        <w:rPr>
          <w:color w:val="000000" w:themeColor="text1"/>
        </w:rPr>
        <w:tab/>
        <w:t>1989.</w:t>
      </w:r>
      <w:r w:rsidRPr="004F09C9">
        <w:rPr>
          <w:color w:val="000000" w:themeColor="text1"/>
        </w:rPr>
        <w:tab/>
        <w:t xml:space="preserve">Inability of diapausing </w:t>
      </w:r>
      <w:r w:rsidRPr="00194EAF">
        <w:rPr>
          <w:i/>
          <w:color w:val="000000" w:themeColor="text1"/>
          <w:rPrChange w:id="244" w:author="reviewer" w:date="2019-02-11T16:46:00Z">
            <w:rPr>
              <w:color w:val="000000" w:themeColor="text1"/>
            </w:rPr>
          </w:rPrChange>
        </w:rPr>
        <w:t>Culex pipiens</w:t>
      </w:r>
      <w:r w:rsidRPr="004F09C9">
        <w:rPr>
          <w:color w:val="000000" w:themeColor="text1"/>
        </w:rPr>
        <w:t xml:space="preserve"> (Diptera: Culicidae) to use blood for producing lipid reserves for overwinter survival. Journal of </w:t>
      </w:r>
      <w:ins w:id="245" w:author="reviewer" w:date="2019-02-11T16:46:00Z">
        <w:r w:rsidR="00194EAF">
          <w:rPr>
            <w:color w:val="000000" w:themeColor="text1"/>
          </w:rPr>
          <w:t>M</w:t>
        </w:r>
      </w:ins>
      <w:del w:id="246" w:author="reviewer" w:date="2019-02-11T16:46:00Z">
        <w:r w:rsidRPr="004F09C9" w:rsidDel="00194EAF">
          <w:rPr>
            <w:color w:val="000000" w:themeColor="text1"/>
          </w:rPr>
          <w:delText>m</w:delText>
        </w:r>
      </w:del>
      <w:r w:rsidRPr="004F09C9">
        <w:rPr>
          <w:color w:val="000000" w:themeColor="text1"/>
        </w:rPr>
        <w:t xml:space="preserve">edical </w:t>
      </w:r>
      <w:ins w:id="247" w:author="reviewer" w:date="2019-02-11T16:46:00Z">
        <w:r w:rsidR="00194EAF">
          <w:rPr>
            <w:color w:val="000000" w:themeColor="text1"/>
          </w:rPr>
          <w:t>E</w:t>
        </w:r>
      </w:ins>
      <w:del w:id="248" w:author="reviewer" w:date="2019-02-11T16:46:00Z">
        <w:r w:rsidRPr="004F09C9" w:rsidDel="00194EAF">
          <w:rPr>
            <w:color w:val="000000" w:themeColor="text1"/>
          </w:rPr>
          <w:delText>e</w:delText>
        </w:r>
      </w:del>
      <w:r w:rsidRPr="004F09C9">
        <w:rPr>
          <w:color w:val="000000" w:themeColor="text1"/>
        </w:rPr>
        <w:t>ntomology 26:318–26.</w:t>
      </w:r>
    </w:p>
    <w:p w14:paraId="66D74FBE" w14:textId="328CA13A" w:rsidR="006F58EA" w:rsidRPr="004F09C9" w:rsidDel="00BC76D3" w:rsidRDefault="00D27C9E">
      <w:pPr>
        <w:ind w:left="219" w:right="90" w:hanging="234"/>
        <w:rPr>
          <w:del w:id="249" w:author="reviewer" w:date="2019-02-11T16:48:00Z"/>
          <w:color w:val="000000" w:themeColor="text1"/>
        </w:rPr>
      </w:pPr>
      <w:r w:rsidRPr="004F09C9">
        <w:rPr>
          <w:color w:val="000000" w:themeColor="text1"/>
        </w:rPr>
        <w:t xml:space="preserve">Mutuura, A., and E. Munroe. 1970. Taxonomy and distribution of the European corn borer and allied species: genus </w:t>
      </w:r>
      <w:r w:rsidRPr="00194EAF">
        <w:rPr>
          <w:i/>
          <w:color w:val="000000" w:themeColor="text1"/>
          <w:rPrChange w:id="250" w:author="reviewer" w:date="2019-02-11T16:46:00Z">
            <w:rPr>
              <w:color w:val="000000" w:themeColor="text1"/>
            </w:rPr>
          </w:rPrChange>
        </w:rPr>
        <w:t>Ostrinia</w:t>
      </w:r>
      <w:r w:rsidRPr="004F09C9">
        <w:rPr>
          <w:color w:val="000000" w:themeColor="text1"/>
        </w:rPr>
        <w:t xml:space="preserve"> (Lepidoptera: Pyralidae). Mem</w:t>
      </w:r>
      <w:ins w:id="251" w:author="reviewer" w:date="2019-02-11T16:46:00Z">
        <w:r w:rsidR="00194EAF">
          <w:rPr>
            <w:color w:val="000000" w:themeColor="text1"/>
          </w:rPr>
          <w:t>o</w:t>
        </w:r>
      </w:ins>
      <w:ins w:id="252" w:author="reviewer" w:date="2019-02-11T16:48:00Z">
        <w:r w:rsidR="00BC76D3">
          <w:rPr>
            <w:color w:val="000000" w:themeColor="text1"/>
          </w:rPr>
          <w:t>irs</w:t>
        </w:r>
      </w:ins>
      <w:ins w:id="253" w:author="reviewer" w:date="2019-02-11T16:46:00Z">
        <w:r w:rsidR="00194EAF">
          <w:rPr>
            <w:color w:val="000000" w:themeColor="text1"/>
          </w:rPr>
          <w:t xml:space="preserve"> of the</w:t>
        </w:r>
      </w:ins>
      <w:del w:id="254" w:author="reviewer" w:date="2019-02-11T16:46:00Z">
        <w:r w:rsidRPr="004F09C9" w:rsidDel="00194EAF">
          <w:rPr>
            <w:color w:val="000000" w:themeColor="text1"/>
          </w:rPr>
          <w:delText>.</w:delText>
        </w:r>
      </w:del>
      <w:r w:rsidRPr="004F09C9">
        <w:rPr>
          <w:color w:val="000000" w:themeColor="text1"/>
        </w:rPr>
        <w:t xml:space="preserve"> Entomol</w:t>
      </w:r>
      <w:ins w:id="255" w:author="reviewer" w:date="2019-02-11T16:48:00Z">
        <w:r w:rsidR="00BC76D3">
          <w:rPr>
            <w:color w:val="000000" w:themeColor="text1"/>
          </w:rPr>
          <w:t>ogical</w:t>
        </w:r>
      </w:ins>
      <w:del w:id="256" w:author="reviewer" w:date="2019-02-11T16:48:00Z">
        <w:r w:rsidRPr="004F09C9" w:rsidDel="00BC76D3">
          <w:rPr>
            <w:color w:val="000000" w:themeColor="text1"/>
          </w:rPr>
          <w:delText>.</w:delText>
        </w:r>
      </w:del>
      <w:r w:rsidRPr="004F09C9">
        <w:rPr>
          <w:color w:val="000000" w:themeColor="text1"/>
        </w:rPr>
        <w:t xml:space="preserve"> </w:t>
      </w:r>
      <w:ins w:id="257" w:author="reviewer" w:date="2019-02-11T16:48:00Z">
        <w:r w:rsidR="00BC76D3">
          <w:rPr>
            <w:color w:val="000000" w:themeColor="text1"/>
          </w:rPr>
          <w:t>Society of</w:t>
        </w:r>
      </w:ins>
      <w:del w:id="258" w:author="reviewer" w:date="2019-02-11T16:48:00Z">
        <w:r w:rsidRPr="004F09C9" w:rsidDel="00BC76D3">
          <w:rPr>
            <w:color w:val="000000" w:themeColor="text1"/>
          </w:rPr>
          <w:delText>soc.</w:delText>
        </w:r>
      </w:del>
      <w:r w:rsidRPr="004F09C9">
        <w:rPr>
          <w:color w:val="000000" w:themeColor="text1"/>
        </w:rPr>
        <w:t xml:space="preserve"> Can</w:t>
      </w:r>
      <w:ins w:id="259" w:author="reviewer" w:date="2019-02-11T16:48:00Z">
        <w:r w:rsidR="00BC76D3">
          <w:rPr>
            <w:color w:val="000000" w:themeColor="text1"/>
          </w:rPr>
          <w:t>ada.</w:t>
        </w:r>
      </w:ins>
      <w:del w:id="260" w:author="reviewer" w:date="2019-02-11T16:48:00Z">
        <w:r w:rsidRPr="004F09C9" w:rsidDel="00BC76D3">
          <w:rPr>
            <w:color w:val="000000" w:themeColor="text1"/>
          </w:rPr>
          <w:delText>.</w:delText>
        </w:r>
      </w:del>
      <w:ins w:id="261" w:author="reviewer" w:date="2019-02-11T16:48:00Z">
        <w:r w:rsidR="00BC76D3">
          <w:rPr>
            <w:color w:val="000000" w:themeColor="text1"/>
          </w:rPr>
          <w:t xml:space="preserve"> </w:t>
        </w:r>
      </w:ins>
    </w:p>
    <w:p w14:paraId="6D1B184B" w14:textId="77777777" w:rsidR="006F58EA" w:rsidRPr="004F09C9" w:rsidRDefault="00D27C9E" w:rsidP="00BC76D3">
      <w:pPr>
        <w:ind w:left="219" w:right="90" w:hanging="234"/>
        <w:rPr>
          <w:color w:val="000000" w:themeColor="text1"/>
        </w:rPr>
        <w:pPrChange w:id="262" w:author="reviewer" w:date="2019-02-11T16:48:00Z">
          <w:pPr>
            <w:spacing w:after="163" w:line="259" w:lineRule="auto"/>
            <w:ind w:left="244" w:right="90"/>
          </w:pPr>
        </w:pPrChange>
      </w:pPr>
      <w:r w:rsidRPr="004F09C9">
        <w:rPr>
          <w:color w:val="000000" w:themeColor="text1"/>
        </w:rPr>
        <w:t>102:1–112.</w:t>
      </w:r>
    </w:p>
    <w:p w14:paraId="437FE125" w14:textId="06717C67" w:rsidR="006F58EA" w:rsidRPr="004F09C9" w:rsidRDefault="00D27C9E">
      <w:pPr>
        <w:ind w:left="219" w:right="90" w:hanging="234"/>
        <w:rPr>
          <w:color w:val="000000" w:themeColor="text1"/>
        </w:rPr>
      </w:pPr>
      <w:r w:rsidRPr="004F09C9">
        <w:rPr>
          <w:color w:val="000000" w:themeColor="text1"/>
        </w:rPr>
        <w:t>Nechols, J., M. J. Tauber, C. A. Tauber, and S. Masaki, 1999.</w:t>
      </w:r>
      <w:del w:id="263" w:author="reviewer" w:date="2019-02-11T16:48:00Z">
        <w:r w:rsidRPr="004F09C9" w:rsidDel="00BC76D3">
          <w:rPr>
            <w:color w:val="000000" w:themeColor="text1"/>
          </w:rPr>
          <w:delText xml:space="preserve"> Nechols et al 1999</w:delText>
        </w:r>
      </w:del>
      <w:r w:rsidRPr="004F09C9">
        <w:rPr>
          <w:color w:val="000000" w:themeColor="text1"/>
        </w:rPr>
        <w:t xml:space="preserve"> Adaptations to Hazardous Seasonal.pdf. Chapter adaptation, pages 159–200 </w:t>
      </w:r>
      <w:r w:rsidRPr="004F09C9">
        <w:rPr>
          <w:i/>
          <w:color w:val="000000" w:themeColor="text1"/>
        </w:rPr>
        <w:t xml:space="preserve">in </w:t>
      </w:r>
      <w:r w:rsidRPr="004F09C9">
        <w:rPr>
          <w:color w:val="000000" w:themeColor="text1"/>
        </w:rPr>
        <w:t>Huffaker and Gutierre</w:t>
      </w:r>
      <w:ins w:id="264" w:author="reviewer" w:date="2019-02-11T16:49:00Z">
        <w:r w:rsidR="00BC76D3">
          <w:rPr>
            <w:color w:val="000000" w:themeColor="text1"/>
          </w:rPr>
          <w:t>z</w:t>
        </w:r>
      </w:ins>
      <w:del w:id="265" w:author="reviewer" w:date="2019-02-11T16:49:00Z">
        <w:r w:rsidRPr="004F09C9" w:rsidDel="00BC76D3">
          <w:rPr>
            <w:color w:val="000000" w:themeColor="text1"/>
          </w:rPr>
          <w:delText>x</w:delText>
        </w:r>
      </w:del>
      <w:r w:rsidRPr="004F09C9">
        <w:rPr>
          <w:color w:val="000000" w:themeColor="text1"/>
        </w:rPr>
        <w:t xml:space="preserve">, editors. Ecological Entomology. 2 </w:t>
      </w:r>
      <w:ins w:id="266" w:author="reviewer" w:date="2019-02-11T16:49:00Z">
        <w:r w:rsidR="00BC76D3">
          <w:rPr>
            <w:color w:val="000000" w:themeColor="text1"/>
          </w:rPr>
          <w:t>ed</w:t>
        </w:r>
      </w:ins>
      <w:del w:id="267" w:author="reviewer" w:date="2019-02-11T16:49:00Z">
        <w:r w:rsidRPr="004F09C9" w:rsidDel="00BC76D3">
          <w:rPr>
            <w:color w:val="000000" w:themeColor="text1"/>
          </w:rPr>
          <w:delText>edition</w:delText>
        </w:r>
      </w:del>
      <w:r w:rsidRPr="004F09C9">
        <w:rPr>
          <w:color w:val="000000" w:themeColor="text1"/>
        </w:rPr>
        <w:t>.</w:t>
      </w:r>
    </w:p>
    <w:p w14:paraId="1BED1180" w14:textId="77777777" w:rsidR="006F58EA" w:rsidRPr="004F09C9" w:rsidRDefault="00D27C9E">
      <w:pPr>
        <w:ind w:left="219" w:right="90" w:hanging="234"/>
        <w:rPr>
          <w:color w:val="000000" w:themeColor="text1"/>
        </w:rPr>
      </w:pPr>
      <w:r w:rsidRPr="004F09C9">
        <w:rPr>
          <w:color w:val="000000" w:themeColor="text1"/>
        </w:rPr>
        <w:lastRenderedPageBreak/>
        <w:t>NOAA National Centers for Environmental Information, 2017. State of the Climate: Global Climate Report for Annual 2016.</w:t>
      </w:r>
    </w:p>
    <w:p w14:paraId="70C512CB" w14:textId="73FB3101" w:rsidR="006F58EA" w:rsidRPr="004F09C9" w:rsidRDefault="00D27C9E">
      <w:pPr>
        <w:ind w:left="219" w:right="90" w:hanging="234"/>
        <w:rPr>
          <w:color w:val="000000" w:themeColor="text1"/>
        </w:rPr>
      </w:pPr>
      <w:r w:rsidRPr="004F09C9">
        <w:rPr>
          <w:color w:val="000000" w:themeColor="text1"/>
        </w:rPr>
        <w:t xml:space="preserve">Parmesan, C., N. Ryrholm, C. Stefanescu, J. K. Hill, C. D. Thomas, H. Descimon, B. Huntley, L. Kaila, J. Kullberg, T. Tammaru, W. J. Tennent, J. </w:t>
      </w:r>
      <w:ins w:id="268" w:author="reviewer" w:date="2019-02-11T16:49:00Z">
        <w:r w:rsidR="00BC76D3">
          <w:rPr>
            <w:color w:val="000000" w:themeColor="text1"/>
          </w:rPr>
          <w:t>A</w:t>
        </w:r>
      </w:ins>
      <w:del w:id="269" w:author="reviewer" w:date="2019-02-11T16:49:00Z">
        <w:r w:rsidRPr="004F09C9" w:rsidDel="00BC76D3">
          <w:rPr>
            <w:color w:val="000000" w:themeColor="text1"/>
          </w:rPr>
          <w:delText>a</w:delText>
        </w:r>
      </w:del>
      <w:r w:rsidRPr="004F09C9">
        <w:rPr>
          <w:color w:val="000000" w:themeColor="text1"/>
        </w:rPr>
        <w:t>. Thomas, and M. Warren. 1999.</w:t>
      </w:r>
    </w:p>
    <w:p w14:paraId="536EF7E5" w14:textId="77777777" w:rsidR="006F58EA" w:rsidRPr="004F09C9" w:rsidRDefault="00D27C9E">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6328F9A9" w14:textId="77777777" w:rsidR="006F58EA" w:rsidRPr="004F09C9" w:rsidRDefault="00D27C9E">
      <w:pPr>
        <w:spacing w:after="175" w:line="259" w:lineRule="auto"/>
        <w:ind w:left="244" w:right="90"/>
        <w:rPr>
          <w:color w:val="000000" w:themeColor="text1"/>
        </w:rPr>
      </w:pPr>
      <w:r w:rsidRPr="004F09C9">
        <w:rPr>
          <w:color w:val="000000" w:themeColor="text1"/>
        </w:rPr>
        <w:t>Nature 399:579–583.</w:t>
      </w:r>
    </w:p>
    <w:p w14:paraId="35FEB0B2" w14:textId="77777777" w:rsidR="006F58EA" w:rsidRPr="004F09C9" w:rsidRDefault="00D27C9E">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06CD7083" w14:textId="77777777" w:rsidR="006F58EA" w:rsidRPr="004F09C9" w:rsidRDefault="00D27C9E">
      <w:pPr>
        <w:spacing w:after="175" w:line="259" w:lineRule="auto"/>
        <w:ind w:left="244" w:right="90"/>
        <w:rPr>
          <w:color w:val="000000" w:themeColor="text1"/>
        </w:rPr>
      </w:pPr>
      <w:r w:rsidRPr="004F09C9">
        <w:rPr>
          <w:color w:val="000000" w:themeColor="text1"/>
        </w:rPr>
        <w:t>R Foundation for Statistical Computing Vienna Austria 0:3–900051.</w:t>
      </w:r>
    </w:p>
    <w:p w14:paraId="12620EE2" w14:textId="77777777" w:rsidR="006F58EA" w:rsidRPr="004F09C9" w:rsidRDefault="00D27C9E">
      <w:pPr>
        <w:spacing w:after="163" w:line="259" w:lineRule="auto"/>
        <w:ind w:left="-5" w:right="90"/>
        <w:rPr>
          <w:color w:val="000000" w:themeColor="text1"/>
        </w:rPr>
      </w:pPr>
      <w:r w:rsidRPr="004F09C9">
        <w:rPr>
          <w:color w:val="000000" w:themeColor="text1"/>
        </w:rPr>
        <w:t>Regier, J. C., C. Mitter, M. A. Solis, J. E. Hayden, B. Landry, M. Nuss, T. J. Simonsen, S. H.</w:t>
      </w:r>
    </w:p>
    <w:p w14:paraId="56E1BDE8" w14:textId="77777777" w:rsidR="006F58EA" w:rsidRPr="004F09C9" w:rsidRDefault="00D27C9E">
      <w:pPr>
        <w:spacing w:after="163" w:line="259" w:lineRule="auto"/>
        <w:ind w:left="244" w:right="90"/>
        <w:rPr>
          <w:color w:val="000000" w:themeColor="text1"/>
        </w:rPr>
      </w:pPr>
      <w:r w:rsidRPr="004F09C9">
        <w:rPr>
          <w:color w:val="000000" w:themeColor="text1"/>
        </w:rPr>
        <w:t>Yen, A. Zwick, and M. P. Cummings. 2012. A molecular phylogeny for the pyraloid moths</w:t>
      </w:r>
    </w:p>
    <w:p w14:paraId="2D3F43E6" w14:textId="77777777" w:rsidR="006F58EA" w:rsidRPr="004F09C9" w:rsidRDefault="00D27C9E">
      <w:pPr>
        <w:ind w:left="244" w:right="90"/>
        <w:rPr>
          <w:color w:val="000000" w:themeColor="text1"/>
        </w:rPr>
      </w:pPr>
      <w:r w:rsidRPr="004F09C9">
        <w:rPr>
          <w:color w:val="000000" w:themeColor="text1"/>
        </w:rPr>
        <w:t>(Lepidoptera: Pyraloidea) and its implications for higher-level classification. Systematic Entomology 37:635–656.</w:t>
      </w:r>
    </w:p>
    <w:p w14:paraId="6F1CA77E" w14:textId="77777777" w:rsidR="006F58EA" w:rsidRPr="004F09C9" w:rsidRDefault="00D27C9E">
      <w:pPr>
        <w:spacing w:after="163" w:line="259" w:lineRule="auto"/>
        <w:ind w:left="-5" w:right="90"/>
        <w:rPr>
          <w:color w:val="000000" w:themeColor="text1"/>
        </w:rPr>
      </w:pPr>
      <w:r w:rsidRPr="004F09C9">
        <w:rPr>
          <w:color w:val="000000" w:themeColor="text1"/>
        </w:rPr>
        <w:t>Roelofs, W. L., J. W. Du, X. H. Tang, P. S. Robbins, and C. J. Eckenrode. 1985. Three</w:t>
      </w:r>
    </w:p>
    <w:p w14:paraId="39527DEA" w14:textId="77777777" w:rsidR="006F58EA" w:rsidRPr="004F09C9" w:rsidRDefault="00D27C9E">
      <w:pPr>
        <w:spacing w:after="184" w:line="259" w:lineRule="auto"/>
        <w:ind w:left="244" w:right="90"/>
        <w:rPr>
          <w:color w:val="000000" w:themeColor="text1"/>
        </w:rPr>
      </w:pPr>
      <w:r w:rsidRPr="004F09C9">
        <w:rPr>
          <w:color w:val="000000" w:themeColor="text1"/>
        </w:rPr>
        <w:t>European corn borer populations in New York based on sex pheromones and voltinism.</w:t>
      </w:r>
    </w:p>
    <w:p w14:paraId="2CB55EA3" w14:textId="77777777" w:rsidR="006F58EA" w:rsidRPr="004F09C9" w:rsidRDefault="00D27C9E">
      <w:pPr>
        <w:spacing w:after="195" w:line="259" w:lineRule="auto"/>
        <w:ind w:left="244" w:right="90"/>
        <w:rPr>
          <w:color w:val="000000" w:themeColor="text1"/>
        </w:rPr>
      </w:pPr>
      <w:r w:rsidRPr="004F09C9">
        <w:rPr>
          <w:color w:val="000000" w:themeColor="text1"/>
        </w:rPr>
        <w:t>Journal of Chemical Ecology 11:829–836.</w:t>
      </w:r>
    </w:p>
    <w:p w14:paraId="44FC6AE2" w14:textId="77777777" w:rsidR="006F58EA" w:rsidRPr="004F09C9" w:rsidRDefault="00D27C9E">
      <w:pPr>
        <w:ind w:left="219" w:right="90" w:hanging="234"/>
        <w:rPr>
          <w:color w:val="000000" w:themeColor="text1"/>
        </w:rPr>
      </w:pPr>
      <w:r w:rsidRPr="004F09C9">
        <w:rPr>
          <w:color w:val="000000" w:themeColor="text1"/>
        </w:rPr>
        <w:t>Sakurai, S., M. Kaya, and S. Satake.</w:t>
      </w:r>
      <w:r w:rsidRPr="004F09C9">
        <w:rPr>
          <w:color w:val="000000" w:themeColor="text1"/>
        </w:rPr>
        <w:tab/>
        <w:t>1998.</w:t>
      </w:r>
      <w:r w:rsidRPr="004F09C9">
        <w:rPr>
          <w:color w:val="000000" w:themeColor="text1"/>
        </w:rPr>
        <w:tab/>
        <w:t>Hemolymph ecdysteroid titer and ecdysteroid-dependent developmental events in the last-larval stadium of the silkworm, Bombyx mori: Role of low ecdysteroid titer in larval-pupal metamorphosis and a reappraisal of the head critical period. Journal of Insect Physiology 44:867–881.</w:t>
      </w:r>
    </w:p>
    <w:p w14:paraId="229D2783" w14:textId="77777777" w:rsidR="006F58EA" w:rsidRPr="004F09C9" w:rsidRDefault="00D27C9E">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t>UnderâĂŘsized larvae from shortâĂŘday adults of the blow fly,</w:t>
      </w:r>
    </w:p>
    <w:p w14:paraId="0201840A" w14:textId="77777777" w:rsidR="006F58EA" w:rsidRPr="004F09C9" w:rsidRDefault="00D27C9E">
      <w:pPr>
        <w:tabs>
          <w:tab w:val="center" w:pos="2965"/>
          <w:tab w:val="center" w:pos="7127"/>
        </w:tabs>
        <w:spacing w:after="175" w:line="259" w:lineRule="auto"/>
        <w:ind w:left="0" w:firstLine="0"/>
        <w:rPr>
          <w:color w:val="000000" w:themeColor="text1"/>
        </w:rPr>
      </w:pPr>
      <w:r w:rsidRPr="004F09C9">
        <w:rPr>
          <w:color w:val="000000" w:themeColor="text1"/>
          <w:sz w:val="22"/>
        </w:rPr>
        <w:tab/>
      </w:r>
      <w:r w:rsidRPr="004F09C9">
        <w:rPr>
          <w:color w:val="000000" w:themeColor="text1"/>
        </w:rPr>
        <w:t>Calliphora vicina, sideâĂŘstep the diapause programme.</w:t>
      </w:r>
      <w:r w:rsidRPr="004F09C9">
        <w:rPr>
          <w:color w:val="000000" w:themeColor="text1"/>
        </w:rPr>
        <w:tab/>
        <w:t>Physiological Entomology</w:t>
      </w:r>
    </w:p>
    <w:p w14:paraId="0F3336FF" w14:textId="77777777" w:rsidR="006F58EA" w:rsidRPr="004F09C9" w:rsidRDefault="00D27C9E">
      <w:pPr>
        <w:spacing w:after="163" w:line="259" w:lineRule="auto"/>
        <w:ind w:left="244" w:right="90"/>
        <w:rPr>
          <w:color w:val="000000" w:themeColor="text1"/>
        </w:rPr>
      </w:pPr>
      <w:r w:rsidRPr="004F09C9">
        <w:rPr>
          <w:color w:val="000000" w:themeColor="text1"/>
        </w:rPr>
        <w:t>22:249–255.</w:t>
      </w:r>
    </w:p>
    <w:p w14:paraId="3AD1936E" w14:textId="77777777" w:rsidR="006F58EA" w:rsidRPr="004F09C9" w:rsidRDefault="00D27C9E">
      <w:pPr>
        <w:spacing w:after="163" w:line="259" w:lineRule="auto"/>
        <w:ind w:left="-5" w:right="90"/>
        <w:rPr>
          <w:color w:val="000000" w:themeColor="text1"/>
        </w:rPr>
      </w:pPr>
      <w:r w:rsidRPr="004F09C9">
        <w:rPr>
          <w:color w:val="000000" w:themeColor="text1"/>
        </w:rPr>
        <w:t>Showers, W. B., H. C. Chiang, A. J. Keaster, R. E. Hill, G. L. Reed, A. N. Sparks, and G. J.</w:t>
      </w:r>
    </w:p>
    <w:p w14:paraId="1511B5AF" w14:textId="77777777" w:rsidR="006F58EA" w:rsidRPr="004F09C9" w:rsidRDefault="00D27C9E">
      <w:pPr>
        <w:ind w:left="244" w:right="90"/>
        <w:rPr>
          <w:color w:val="000000" w:themeColor="text1"/>
        </w:rPr>
      </w:pPr>
      <w:r w:rsidRPr="004F09C9">
        <w:rPr>
          <w:color w:val="000000" w:themeColor="text1"/>
        </w:rPr>
        <w:t>Musick. 1975. Ecotypes of the European corn borer in North America. Environmental Entomology 4:753–760.</w:t>
      </w:r>
    </w:p>
    <w:p w14:paraId="6373C26E" w14:textId="77777777" w:rsidR="006F58EA" w:rsidRPr="004F09C9" w:rsidRDefault="00D27C9E">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6AF6D737" w14:textId="77777777" w:rsidR="006F58EA" w:rsidRPr="004F09C9" w:rsidRDefault="00D27C9E">
      <w:pPr>
        <w:spacing w:line="259" w:lineRule="auto"/>
        <w:ind w:left="244" w:right="90"/>
        <w:rPr>
          <w:color w:val="000000" w:themeColor="text1"/>
        </w:rPr>
      </w:pPr>
      <w:r w:rsidRPr="004F09C9">
        <w:rPr>
          <w:color w:val="000000" w:themeColor="text1"/>
        </w:rPr>
        <w:t>Thermal Biology 54:5–11.</w:t>
      </w:r>
    </w:p>
    <w:p w14:paraId="1AAB5058" w14:textId="77777777" w:rsidR="006F58EA" w:rsidRPr="004F09C9" w:rsidRDefault="00D27C9E">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Phylogenetic studies and modern classification of the Pyraloidea</w:t>
      </w:r>
    </w:p>
    <w:p w14:paraId="39360115" w14:textId="77777777" w:rsidR="006F58EA" w:rsidRPr="004F09C9" w:rsidRDefault="00D27C9E">
      <w:pPr>
        <w:spacing w:after="175" w:line="259" w:lineRule="auto"/>
        <w:ind w:left="244" w:right="90"/>
        <w:rPr>
          <w:color w:val="000000" w:themeColor="text1"/>
        </w:rPr>
      </w:pPr>
      <w:r w:rsidRPr="004F09C9">
        <w:rPr>
          <w:color w:val="000000" w:themeColor="text1"/>
        </w:rPr>
        <w:lastRenderedPageBreak/>
        <w:t>(Lepidoptera). Revista Colombiana de Entomología 33:1–9.</w:t>
      </w:r>
    </w:p>
    <w:p w14:paraId="67D4568C" w14:textId="77777777" w:rsidR="006F58EA" w:rsidRPr="004F09C9" w:rsidRDefault="00D27C9E">
      <w:pPr>
        <w:ind w:left="219" w:right="90" w:hanging="234"/>
        <w:rPr>
          <w:color w:val="000000" w:themeColor="text1"/>
        </w:rPr>
      </w:pPr>
      <w:r w:rsidRPr="004F09C9">
        <w:rPr>
          <w:color w:val="000000" w:themeColor="text1"/>
        </w:rPr>
        <w:t>Tauber, C. A., and M. J. Tauber. 1981. Insect seasonal cycles: genetics and evolution. Annual Review of Ecology and Systematics 12:281–308.</w:t>
      </w:r>
    </w:p>
    <w:p w14:paraId="5809237B" w14:textId="77777777" w:rsidR="006F58EA" w:rsidRPr="004F09C9" w:rsidRDefault="00D27C9E">
      <w:pPr>
        <w:ind w:left="219" w:right="90" w:hanging="234"/>
        <w:rPr>
          <w:color w:val="000000" w:themeColor="text1"/>
        </w:rPr>
      </w:pPr>
      <w:r w:rsidRPr="004F09C9">
        <w:rPr>
          <w:color w:val="000000" w:themeColor="text1"/>
        </w:rPr>
        <w:t>Thompson, A. C., and F. M. Davis. 1981. The effect of temperature on the rate of metabolism of lipids and glycogen in diapausing southwestern corn borer, Diatraea grandiosella.</w:t>
      </w:r>
    </w:p>
    <w:p w14:paraId="71A311BA" w14:textId="77777777" w:rsidR="006F58EA" w:rsidRPr="004F09C9" w:rsidRDefault="00D27C9E">
      <w:pPr>
        <w:spacing w:after="175" w:line="259" w:lineRule="auto"/>
        <w:ind w:left="244" w:right="90"/>
        <w:rPr>
          <w:color w:val="000000" w:themeColor="text1"/>
        </w:rPr>
      </w:pPr>
      <w:r w:rsidRPr="004F09C9">
        <w:rPr>
          <w:color w:val="000000" w:themeColor="text1"/>
        </w:rPr>
        <w:t>Comparative Biochemistry and Physiology – Part A: Physiology 70:555–558.</w:t>
      </w:r>
    </w:p>
    <w:p w14:paraId="17EC09EE" w14:textId="77777777" w:rsidR="006F58EA" w:rsidRPr="004F09C9" w:rsidRDefault="00D27C9E">
      <w:pPr>
        <w:ind w:left="219" w:right="213" w:hanging="234"/>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BC76D3">
        <w:rPr>
          <w:i/>
          <w:color w:val="000000" w:themeColor="text1"/>
          <w:rPrChange w:id="270" w:author="reviewer" w:date="2019-02-11T16:51:00Z">
            <w:rPr>
              <w:color w:val="000000" w:themeColor="text1"/>
            </w:rPr>
          </w:rPrChange>
        </w:rPr>
        <w:t xml:space="preserve">Ostrinia nubilalis </w:t>
      </w:r>
      <w:r w:rsidRPr="004F09C9">
        <w:rPr>
          <w:color w:val="000000" w:themeColor="text1"/>
        </w:rPr>
        <w:t>(Lepidoptera: Crambidae). Comparative Biochemistry and Physiology Part B: Biochemistry and Molecular Biology 165:219–225.</w:t>
      </w:r>
    </w:p>
    <w:p w14:paraId="55459E97" w14:textId="10BACFC0" w:rsidR="006F58EA" w:rsidRPr="004F09C9" w:rsidRDefault="00D27C9E">
      <w:pPr>
        <w:ind w:left="219" w:right="90" w:hanging="234"/>
        <w:rPr>
          <w:color w:val="000000" w:themeColor="text1"/>
        </w:rPr>
      </w:pPr>
      <w:r w:rsidRPr="004F09C9">
        <w:rPr>
          <w:color w:val="000000" w:themeColor="text1"/>
        </w:rPr>
        <w:t xml:space="preserve">Wadsworth, C. B., X. Li, and E. B. Dopman. 2015. A recombination suppressor contributes to ecological speciation in </w:t>
      </w:r>
      <w:r w:rsidRPr="00BC76D3">
        <w:rPr>
          <w:i/>
          <w:color w:val="000000" w:themeColor="text1"/>
          <w:rPrChange w:id="271" w:author="reviewer" w:date="2019-02-11T16:51:00Z">
            <w:rPr>
              <w:color w:val="000000" w:themeColor="text1"/>
            </w:rPr>
          </w:rPrChange>
        </w:rPr>
        <w:t>O</w:t>
      </w:r>
      <w:ins w:id="272" w:author="reviewer" w:date="2019-02-11T16:51:00Z">
        <w:r w:rsidR="00BC76D3" w:rsidRPr="00BC76D3">
          <w:rPr>
            <w:i/>
            <w:color w:val="000000" w:themeColor="text1"/>
            <w:rPrChange w:id="273" w:author="reviewer" w:date="2019-02-11T16:51:00Z">
              <w:rPr>
                <w:color w:val="000000" w:themeColor="text1"/>
              </w:rPr>
            </w:rPrChange>
          </w:rPr>
          <w:t>strinia</w:t>
        </w:r>
      </w:ins>
      <w:del w:id="274" w:author="reviewer" w:date="2019-02-11T16:51:00Z">
        <w:r w:rsidRPr="00BC76D3" w:rsidDel="00BC76D3">
          <w:rPr>
            <w:i/>
            <w:color w:val="000000" w:themeColor="text1"/>
            <w:rPrChange w:id="275" w:author="reviewer" w:date="2019-02-11T16:51:00Z">
              <w:rPr>
                <w:color w:val="000000" w:themeColor="text1"/>
              </w:rPr>
            </w:rPrChange>
          </w:rPr>
          <w:delText>STRINIA</w:delText>
        </w:r>
      </w:del>
      <w:r w:rsidRPr="004F09C9">
        <w:rPr>
          <w:color w:val="000000" w:themeColor="text1"/>
        </w:rPr>
        <w:t xml:space="preserve"> moths. Heredity 114:593–600.</w:t>
      </w:r>
    </w:p>
    <w:p w14:paraId="6AE1EA5C" w14:textId="77777777" w:rsidR="006F58EA" w:rsidRPr="004F09C9" w:rsidRDefault="00D27C9E">
      <w:pPr>
        <w:ind w:left="219" w:right="90" w:hanging="234"/>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77E8ADA6" w14:textId="77777777" w:rsidR="006F58EA" w:rsidRPr="004F09C9" w:rsidRDefault="00D27C9E">
      <w:pPr>
        <w:ind w:left="219" w:right="90" w:hanging="234"/>
        <w:rPr>
          <w:color w:val="000000" w:themeColor="text1"/>
        </w:rPr>
      </w:pPr>
      <w:r w:rsidRPr="004F09C9">
        <w:rPr>
          <w:color w:val="000000" w:themeColor="text1"/>
        </w:rPr>
        <w:t>Williams, C. M., H. A. Henry, and B. J. Sinclair.</w:t>
      </w:r>
      <w:r w:rsidRPr="004F09C9">
        <w:rPr>
          <w:color w:val="000000" w:themeColor="text1"/>
        </w:rPr>
        <w:tab/>
        <w:t>2015.</w:t>
      </w:r>
      <w:r w:rsidRPr="004F09C9">
        <w:rPr>
          <w:color w:val="000000" w:themeColor="text1"/>
        </w:rPr>
        <w:tab/>
        <w:t>Cold truths: How winter drives responses of terrestrial organisms to climate change. Biological Reviews 90:214–235.</w:t>
      </w:r>
    </w:p>
    <w:p w14:paraId="345ABE9A" w14:textId="77777777" w:rsidR="006F58EA" w:rsidRPr="004F09C9" w:rsidRDefault="00D27C9E">
      <w:pPr>
        <w:ind w:left="219" w:right="90" w:hanging="234"/>
        <w:rPr>
          <w:color w:val="000000" w:themeColor="text1"/>
        </w:rPr>
      </w:pPr>
      <w:r w:rsidRPr="004F09C9">
        <w:rPr>
          <w:color w:val="000000" w:themeColor="text1"/>
        </w:rPr>
        <w:t>Williams, C. M., K. E. Marshall, H. A. MacMillan, J. D. Dzurisin, J. J. Hellmann, and B. J. Sinclair. 2012. Thermal variability increases the impact of autumnal warming and drives metabolic depression in an overwintering butterfly. PLoS ONE 7:e34470.</w:t>
      </w:r>
    </w:p>
    <w:p w14:paraId="184EF92F" w14:textId="77777777" w:rsidR="006F58EA" w:rsidRPr="004F09C9" w:rsidRDefault="00D27C9E">
      <w:pPr>
        <w:ind w:left="219" w:right="90" w:hanging="234"/>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p>
    <w:p w14:paraId="28BA2E62" w14:textId="77777777" w:rsidR="006F58EA" w:rsidRPr="004F09C9" w:rsidRDefault="00D27C9E">
      <w:pPr>
        <w:spacing w:line="259" w:lineRule="auto"/>
        <w:ind w:left="244" w:right="90"/>
        <w:rPr>
          <w:color w:val="000000" w:themeColor="text1"/>
        </w:rPr>
      </w:pPr>
      <w:r w:rsidRPr="004F09C9">
        <w:rPr>
          <w:color w:val="000000" w:themeColor="text1"/>
        </w:rPr>
        <w:t>Zygaena trifolii. Journal of Insect Physiology 41:47–56.</w:t>
      </w:r>
    </w:p>
    <w:p w14:paraId="099222D2" w14:textId="77777777" w:rsidR="00D27C9E" w:rsidRPr="004F09C9" w:rsidRDefault="00D27C9E">
      <w:pPr>
        <w:spacing w:line="259" w:lineRule="auto"/>
        <w:ind w:left="244" w:right="90"/>
        <w:rPr>
          <w:color w:val="000000" w:themeColor="text1"/>
        </w:rPr>
      </w:pPr>
    </w:p>
    <w:p w14:paraId="464E9520" w14:textId="77777777" w:rsidR="00D27C9E" w:rsidRPr="004F09C9" w:rsidRDefault="00D27C9E">
      <w:pPr>
        <w:spacing w:line="259" w:lineRule="auto"/>
        <w:ind w:left="244" w:right="90"/>
        <w:rPr>
          <w:color w:val="000000" w:themeColor="text1"/>
        </w:rPr>
      </w:pPr>
    </w:p>
    <w:p w14:paraId="4FBBC75D" w14:textId="77777777" w:rsidR="00D27C9E" w:rsidRPr="004F09C9" w:rsidRDefault="00D27C9E">
      <w:pPr>
        <w:spacing w:line="259" w:lineRule="auto"/>
        <w:ind w:left="244" w:right="90"/>
        <w:rPr>
          <w:color w:val="000000" w:themeColor="text1"/>
        </w:rPr>
      </w:pPr>
    </w:p>
    <w:p w14:paraId="71DC1359" w14:textId="77777777" w:rsidR="00D27C9E" w:rsidRPr="004F09C9" w:rsidRDefault="00D27C9E">
      <w:pPr>
        <w:spacing w:line="259" w:lineRule="auto"/>
        <w:ind w:left="244" w:right="90"/>
        <w:rPr>
          <w:color w:val="000000" w:themeColor="text1"/>
        </w:rPr>
      </w:pPr>
    </w:p>
    <w:p w14:paraId="22DF31FF" w14:textId="77777777" w:rsidR="00D27C9E" w:rsidRPr="004F09C9" w:rsidRDefault="00D27C9E">
      <w:pPr>
        <w:spacing w:line="259" w:lineRule="auto"/>
        <w:ind w:left="244" w:right="90"/>
        <w:rPr>
          <w:color w:val="000000" w:themeColor="text1"/>
        </w:rPr>
      </w:pPr>
    </w:p>
    <w:p w14:paraId="678DD66E" w14:textId="77777777" w:rsidR="00D27C9E" w:rsidRPr="004F09C9" w:rsidRDefault="00D27C9E">
      <w:pPr>
        <w:spacing w:line="259" w:lineRule="auto"/>
        <w:ind w:left="244" w:right="90"/>
        <w:rPr>
          <w:color w:val="000000" w:themeColor="text1"/>
        </w:rPr>
      </w:pPr>
    </w:p>
    <w:p w14:paraId="47682F26" w14:textId="77777777" w:rsidR="00D27C9E" w:rsidRPr="004F09C9" w:rsidRDefault="00D27C9E">
      <w:pPr>
        <w:spacing w:line="259" w:lineRule="auto"/>
        <w:ind w:left="244" w:right="90"/>
        <w:rPr>
          <w:color w:val="000000" w:themeColor="text1"/>
        </w:rPr>
      </w:pPr>
    </w:p>
    <w:p w14:paraId="02E5A1F2" w14:textId="77777777" w:rsidR="00D27C9E" w:rsidRPr="004F09C9" w:rsidRDefault="00D27C9E">
      <w:pPr>
        <w:spacing w:line="259" w:lineRule="auto"/>
        <w:ind w:left="244" w:right="90"/>
        <w:rPr>
          <w:color w:val="000000" w:themeColor="text1"/>
        </w:rPr>
      </w:pPr>
    </w:p>
    <w:p w14:paraId="3E826BEC" w14:textId="77777777" w:rsidR="00D27C9E" w:rsidRPr="004F09C9" w:rsidRDefault="00D27C9E">
      <w:pPr>
        <w:spacing w:line="259" w:lineRule="auto"/>
        <w:ind w:left="244" w:right="90"/>
        <w:rPr>
          <w:color w:val="000000" w:themeColor="text1"/>
        </w:rPr>
      </w:pPr>
    </w:p>
    <w:p w14:paraId="2C73209E" w14:textId="77777777" w:rsidR="006F58EA" w:rsidRPr="004F09C9" w:rsidRDefault="00D27C9E">
      <w:pPr>
        <w:spacing w:after="162" w:line="263" w:lineRule="auto"/>
        <w:ind w:right="80"/>
        <w:jc w:val="center"/>
        <w:rPr>
          <w:color w:val="000000" w:themeColor="text1"/>
        </w:rPr>
      </w:pPr>
      <w:r w:rsidRPr="004F09C9">
        <w:rPr>
          <w:color w:val="000000" w:themeColor="text1"/>
        </w:rPr>
        <w:t>BIOGRAPHICAL SKETCH</w:t>
      </w:r>
    </w:p>
    <w:p w14:paraId="57B71CBF"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26D6B2F1" w14:textId="76D835C9"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 w:date="2019-01-29T08:07:00Z" w:initials="D">
    <w:p w14:paraId="5DB09F58" w14:textId="77777777" w:rsidR="00ED0E77" w:rsidRDefault="00ED0E77">
      <w:pPr>
        <w:pStyle w:val="CommentText"/>
      </w:pPr>
      <w:r>
        <w:rPr>
          <w:rStyle w:val="CommentReference"/>
        </w:rPr>
        <w:annotationRef/>
      </w:r>
      <w:r>
        <w:t xml:space="preserve">I do not think this is a true statement. Instead, say something about the importance of managing nutritional stores and the threat of climate change to insect overwintering due to reserve depletion. </w:t>
      </w:r>
    </w:p>
  </w:comment>
  <w:comment w:id="2" w:author="Brown,James T" w:date="2019-02-02T11:00:00Z" w:initials="BT">
    <w:p w14:paraId="3F852BA0" w14:textId="280E8C6B" w:rsidR="00ED0E77" w:rsidRDefault="00ED0E77">
      <w:pPr>
        <w:pStyle w:val="CommentText"/>
      </w:pPr>
      <w:r>
        <w:rPr>
          <w:rStyle w:val="CommentReference"/>
        </w:rPr>
        <w:annotationRef/>
      </w:r>
      <w:r>
        <w:t>This statement has been rephrased</w:t>
      </w:r>
    </w:p>
  </w:comment>
  <w:comment w:id="50" w:author="reviewer" w:date="2019-02-11T10:59:00Z" w:initials="a">
    <w:p w14:paraId="7627676C" w14:textId="4C35FAD3" w:rsidR="00ED0E77" w:rsidRDefault="00ED0E77">
      <w:pPr>
        <w:pStyle w:val="CommentText"/>
      </w:pPr>
      <w:r>
        <w:rPr>
          <w:rStyle w:val="CommentReference"/>
        </w:rPr>
        <w:annotationRef/>
      </w:r>
      <w:r>
        <w:rPr>
          <w:noProof/>
        </w:rPr>
        <w:t>You need to add references here as to what work has been done before - it doesn't have to include ECB.</w:t>
      </w:r>
    </w:p>
  </w:comment>
  <w:comment w:id="95" w:author="reviewer" w:date="2019-02-11T11:05:00Z" w:initials="a">
    <w:p w14:paraId="2EC64461" w14:textId="45B0A54F" w:rsidR="00ED0E77" w:rsidRDefault="00ED0E77">
      <w:pPr>
        <w:pStyle w:val="CommentText"/>
      </w:pPr>
      <w:r>
        <w:rPr>
          <w:rStyle w:val="CommentReference"/>
        </w:rPr>
        <w:annotationRef/>
      </w:r>
      <w:r>
        <w:rPr>
          <w:noProof/>
        </w:rPr>
        <w:t>And this is where you describe past work with ECB</w:t>
      </w:r>
    </w:p>
  </w:comment>
  <w:comment w:id="109" w:author="reviewer" w:date="2019-02-11T11:06:00Z" w:initials="a">
    <w:p w14:paraId="12629143" w14:textId="2BC168CC" w:rsidR="00ED0E77" w:rsidRDefault="00ED0E77">
      <w:pPr>
        <w:pStyle w:val="CommentText"/>
      </w:pPr>
      <w:r>
        <w:rPr>
          <w:rStyle w:val="CommentReference"/>
        </w:rPr>
        <w:annotationRef/>
      </w:r>
      <w:r>
        <w:rPr>
          <w:noProof/>
        </w:rPr>
        <w:t>My idea of a literature review chapter does not include results from your work - that can go in Chap 3.  This chapter should just have literature cited along your research themes.</w:t>
      </w:r>
    </w:p>
  </w:comment>
  <w:comment w:id="142" w:author="Dan" w:date="2019-01-29T08:42:00Z" w:initials="D">
    <w:p w14:paraId="4E950540" w14:textId="446FA901" w:rsidR="00ED0E77" w:rsidRDefault="00ED0E77">
      <w:pPr>
        <w:pStyle w:val="CommentText"/>
      </w:pPr>
      <w:r>
        <w:rPr>
          <w:rStyle w:val="CommentReference"/>
        </w:rPr>
        <w:annotationRef/>
      </w:r>
      <w:r>
        <w:t xml:space="preserve">What does this mean? Do you mean to say their degree of growth and development? </w:t>
      </w:r>
    </w:p>
  </w:comment>
  <w:comment w:id="143" w:author="Brown,James T" w:date="2019-01-30T18:59:00Z" w:initials="BT">
    <w:p w14:paraId="0D917A95" w14:textId="56D1DDDC" w:rsidR="00ED0E77" w:rsidRDefault="00ED0E77">
      <w:pPr>
        <w:pStyle w:val="CommentText"/>
      </w:pPr>
      <w:r>
        <w:rPr>
          <w:rStyle w:val="CommentReference"/>
        </w:rPr>
        <w:annotationRef/>
      </w:r>
      <w:r>
        <w:t>This statement was rewritten</w:t>
      </w:r>
    </w:p>
  </w:comment>
  <w:comment w:id="146" w:author="Dan" w:date="2019-01-29T08:58:00Z" w:initials="D">
    <w:p w14:paraId="3675F9B9" w14:textId="20B22843" w:rsidR="00ED0E77" w:rsidRDefault="00ED0E77">
      <w:pPr>
        <w:pStyle w:val="CommentText"/>
      </w:pPr>
      <w:r>
        <w:rPr>
          <w:rStyle w:val="CommentReference"/>
        </w:rPr>
        <w:annotationRef/>
      </w:r>
      <w:r>
        <w:t xml:space="preserve">What made this a generalized linear model? Random factor? Link function of some type? Please list it. </w:t>
      </w:r>
    </w:p>
  </w:comment>
  <w:comment w:id="147" w:author="Brown,James T" w:date="2019-01-30T10:30:00Z" w:initials="BT">
    <w:p w14:paraId="7D59CFA4" w14:textId="28C6294C" w:rsidR="00ED0E77" w:rsidRDefault="00ED0E77">
      <w:pPr>
        <w:pStyle w:val="CommentText"/>
      </w:pPr>
      <w:r>
        <w:rPr>
          <w:rStyle w:val="CommentReference"/>
        </w:rPr>
        <w:annotationRef/>
      </w:r>
      <w:r>
        <w:t>Point out fixed and rndom factors for exp 1</w:t>
      </w:r>
    </w:p>
  </w:comment>
  <w:comment w:id="149" w:author="Dan" w:date="2019-01-29T09:16:00Z" w:initials="D">
    <w:p w14:paraId="2D46657D" w14:textId="37498C79" w:rsidR="00ED0E77" w:rsidRDefault="00ED0E77">
      <w:pPr>
        <w:pStyle w:val="CommentText"/>
      </w:pPr>
      <w:r>
        <w:rPr>
          <w:rStyle w:val="CommentReference"/>
        </w:rPr>
        <w:annotationRef/>
      </w:r>
      <w:r>
        <w:t>I also do not understand why you jumped straight from fig 3-1 to fig 3-4. It is standard practice to list the figures or tables in the order in which you present your results. You need to talk about the wandering density plot first and the take home messages from that if you think there are any.</w:t>
      </w:r>
    </w:p>
  </w:comment>
  <w:comment w:id="150" w:author="Dan" w:date="2019-01-29T09:19:00Z" w:initials="D">
    <w:p w14:paraId="14FBFF37" w14:textId="2B2B413D" w:rsidR="00ED0E77" w:rsidRDefault="00ED0E77">
      <w:pPr>
        <w:pStyle w:val="CommentText"/>
      </w:pPr>
      <w:r>
        <w:rPr>
          <w:rStyle w:val="CommentReference"/>
        </w:rPr>
        <w:annotationRef/>
      </w:r>
      <w:r>
        <w:t xml:space="preserve">You talk about the difference in the timing of peak wet mass, why not compare peak wet mass formally? </w:t>
      </w:r>
    </w:p>
  </w:comment>
  <w:comment w:id="151" w:author="Dan" w:date="2019-01-29T09:18:00Z" w:initials="D">
    <w:p w14:paraId="110E1DE3" w14:textId="5E3E3ECC" w:rsidR="00ED0E77" w:rsidRDefault="00ED0E77">
      <w:pPr>
        <w:pStyle w:val="CommentText"/>
      </w:pPr>
      <w:r>
        <w:rPr>
          <w:rStyle w:val="CommentReference"/>
        </w:rPr>
        <w:annotationRef/>
      </w:r>
      <w:r>
        <w:t xml:space="preserve">A new set of ideas needs a new paragraph. </w:t>
      </w:r>
    </w:p>
  </w:comment>
  <w:comment w:id="152" w:author="Dan" w:date="2019-01-29T09:23:00Z" w:initials="D">
    <w:p w14:paraId="123A6B6A" w14:textId="6FB3ED8F" w:rsidR="00ED0E77" w:rsidRDefault="00ED0E77">
      <w:pPr>
        <w:pStyle w:val="CommentText"/>
      </w:pPr>
      <w:r>
        <w:rPr>
          <w:rStyle w:val="CommentReference"/>
        </w:rPr>
        <w:annotationRef/>
      </w:r>
      <w:r>
        <w:t xml:space="preserve">Cut this first sentence completely and get right to the result. </w:t>
      </w:r>
    </w:p>
  </w:comment>
  <w:comment w:id="153" w:author="Dan" w:date="2019-01-29T09:37:00Z" w:initials="D">
    <w:p w14:paraId="02B6198D" w14:textId="07AF23E4" w:rsidR="00ED0E77" w:rsidRDefault="00ED0E77">
      <w:pPr>
        <w:pStyle w:val="CommentText"/>
      </w:pPr>
      <w:r>
        <w:rPr>
          <w:rStyle w:val="CommentReference"/>
        </w:rPr>
        <w:annotationRef/>
      </w:r>
      <w:r>
        <w:t xml:space="preserve">What happens if you compare the day of wandering? They do not appear to be different on day 6 in non-diapause or day 10 in diapause programmed individuals. </w:t>
      </w:r>
    </w:p>
  </w:comment>
  <w:comment w:id="154" w:author="Brown,James T" w:date="2019-01-30T10:31:00Z" w:initials="BT">
    <w:p w14:paraId="552B17CF" w14:textId="251979A7" w:rsidR="00ED0E77" w:rsidRDefault="00ED0E77">
      <w:pPr>
        <w:pStyle w:val="CommentText"/>
      </w:pPr>
      <w:r>
        <w:rPr>
          <w:rStyle w:val="CommentReference"/>
        </w:rPr>
        <w:annotationRef/>
      </w:r>
      <w:r>
        <w:t>Although I did not measure wandering. When wandering day is assumed according to the wandering assay I notice that there is __ at the start of diapause</w:t>
      </w:r>
    </w:p>
  </w:comment>
  <w:comment w:id="156" w:author="Dan" w:date="2019-01-29T09:34:00Z" w:initials="D">
    <w:p w14:paraId="57525405" w14:textId="614C04C7" w:rsidR="00ED0E77" w:rsidRDefault="00ED0E77">
      <w:pPr>
        <w:pStyle w:val="CommentText"/>
      </w:pPr>
      <w:r>
        <w:rPr>
          <w:rStyle w:val="CommentReference"/>
        </w:rPr>
        <w:annotationRef/>
      </w:r>
      <w:r>
        <w:t xml:space="preserve">Rewrite this to be one sentence describing the idea that you could not use mass or CO2 to tell the deep vs shallow diapausing larvae apart. </w:t>
      </w:r>
    </w:p>
  </w:comment>
  <w:comment w:id="157" w:author="Dan" w:date="2019-01-29T09:39:00Z" w:initials="D">
    <w:p w14:paraId="3C6024EE" w14:textId="0BA5D915" w:rsidR="00ED0E77" w:rsidRDefault="00ED0E77">
      <w:pPr>
        <w:pStyle w:val="CommentText"/>
      </w:pPr>
      <w:r>
        <w:rPr>
          <w:rStyle w:val="CommentReference"/>
        </w:rPr>
        <w:annotationRef/>
      </w:r>
      <w:r>
        <w:t xml:space="preserve">OK, here you got how to present it. Make sure to reorder your figures &amp; tables to follow the flow of the results. </w:t>
      </w:r>
    </w:p>
  </w:comment>
  <w:comment w:id="158" w:author="Dan" w:date="2019-01-29T09:43:00Z" w:initials="D">
    <w:p w14:paraId="649B749B" w14:textId="0F07D12F" w:rsidR="00ED0E77" w:rsidRDefault="00ED0E77">
      <w:pPr>
        <w:pStyle w:val="CommentText"/>
      </w:pPr>
      <w:r>
        <w:rPr>
          <w:rStyle w:val="CommentReference"/>
        </w:rPr>
        <w:annotationRef/>
      </w:r>
      <w:r>
        <w:t xml:space="preserve">These density plots are great for visualizing the pattern, but did you formally compare the data with a model and can you output a mean and SE for each genotype by photoperiod group? If not, this is needed. You cannot say things are different or not different without a model to test it. </w:t>
      </w:r>
    </w:p>
  </w:comment>
  <w:comment w:id="159" w:author="Dan" w:date="2019-01-29T09:59:00Z" w:initials="D">
    <w:p w14:paraId="10755667" w14:textId="73F6469C" w:rsidR="00ED0E77" w:rsidRDefault="00ED0E77">
      <w:pPr>
        <w:pStyle w:val="CommentText"/>
      </w:pPr>
      <w:r>
        <w:rPr>
          <w:rStyle w:val="CommentReference"/>
        </w:rPr>
        <w:annotationRef/>
      </w:r>
      <w:r>
        <w:t xml:space="preserve">You cannot male a statement like this without citing the references that back you up. In fact, you may want to list 1-2 references after each statement in this list of three bold things to say. </w:t>
      </w:r>
    </w:p>
  </w:comment>
  <w:comment w:id="160" w:author="Dan" w:date="2019-01-29T10:01:00Z" w:initials="D">
    <w:p w14:paraId="12A3E19D" w14:textId="0ECCD56B" w:rsidR="00ED0E77" w:rsidRDefault="00ED0E77">
      <w:pPr>
        <w:pStyle w:val="CommentText"/>
      </w:pPr>
      <w:r>
        <w:rPr>
          <w:rStyle w:val="CommentReference"/>
        </w:rPr>
        <w:annotationRef/>
      </w:r>
      <w:r>
        <w:t xml:space="preserve">Here is the place to follow with your specific prediction that the long-diapause genotype will have greater stores. </w:t>
      </w:r>
    </w:p>
  </w:comment>
  <w:comment w:id="161" w:author="Dan" w:date="2019-01-29T10:01:00Z" w:initials="D">
    <w:p w14:paraId="63242B82" w14:textId="633D7A16" w:rsidR="00ED0E77" w:rsidRDefault="00ED0E77">
      <w:pPr>
        <w:pStyle w:val="CommentText"/>
      </w:pPr>
      <w:r>
        <w:rPr>
          <w:rStyle w:val="CommentReference"/>
        </w:rPr>
        <w:annotationRef/>
      </w:r>
      <w:r>
        <w:t>Citations here?</w:t>
      </w:r>
    </w:p>
  </w:comment>
  <w:comment w:id="162" w:author="Dan" w:date="2019-01-29T10:02:00Z" w:initials="D">
    <w:p w14:paraId="2D03D3D7" w14:textId="4259B389" w:rsidR="00ED0E77" w:rsidRDefault="00ED0E77">
      <w:pPr>
        <w:pStyle w:val="CommentText"/>
      </w:pPr>
      <w:r>
        <w:rPr>
          <w:rStyle w:val="CommentReference"/>
        </w:rPr>
        <w:annotationRef/>
      </w:r>
      <w:r>
        <w:t xml:space="preserve">Combine these two statmeents toghether into 1. </w:t>
      </w:r>
    </w:p>
  </w:comment>
  <w:comment w:id="163" w:author="Dan" w:date="2019-01-29T10:02:00Z" w:initials="D">
    <w:p w14:paraId="064965EA" w14:textId="1FCAF4CC" w:rsidR="00ED0E77" w:rsidRDefault="00ED0E77">
      <w:pPr>
        <w:pStyle w:val="CommentText"/>
      </w:pPr>
      <w:r>
        <w:rPr>
          <w:rStyle w:val="CommentReference"/>
        </w:rPr>
        <w:annotationRef/>
      </w:r>
      <w:r>
        <w:t xml:space="preserve">When you have an association it needs to be between 2 things. Why do you only list one thing here? </w:t>
      </w:r>
    </w:p>
  </w:comment>
  <w:comment w:id="164" w:author="Dan" w:date="2019-01-29T10:02:00Z" w:initials="D">
    <w:p w14:paraId="481DF9EB" w14:textId="19A0568E" w:rsidR="00ED0E77" w:rsidRDefault="00ED0E77">
      <w:pPr>
        <w:pStyle w:val="CommentText"/>
      </w:pPr>
      <w:r>
        <w:rPr>
          <w:rStyle w:val="CommentReference"/>
        </w:rPr>
        <w:annotationRef/>
      </w:r>
      <w:r>
        <w:t xml:space="preserve">Did you read this part of the sentence? </w:t>
      </w:r>
    </w:p>
  </w:comment>
  <w:comment w:id="165" w:author="Dan" w:date="2019-01-29T10:03:00Z" w:initials="D">
    <w:p w14:paraId="277F3BE4" w14:textId="0398D75A" w:rsidR="00ED0E77" w:rsidRDefault="00ED0E77">
      <w:pPr>
        <w:pStyle w:val="CommentText"/>
      </w:pPr>
      <w:r>
        <w:rPr>
          <w:rStyle w:val="CommentReference"/>
        </w:rPr>
        <w:annotationRef/>
      </w:r>
      <w:r>
        <w:t xml:space="preserve">Again, badly written sentence. </w:t>
      </w:r>
    </w:p>
  </w:comment>
  <w:comment w:id="166" w:author="Dan" w:date="2019-01-29T10:04:00Z" w:initials="D">
    <w:p w14:paraId="198A5BA8" w14:textId="7BA7C60B" w:rsidR="00ED0E77" w:rsidRDefault="00ED0E77">
      <w:pPr>
        <w:pStyle w:val="CommentText"/>
      </w:pPr>
      <w:r>
        <w:rPr>
          <w:rStyle w:val="CommentReference"/>
        </w:rPr>
        <w:annotationRef/>
      </w:r>
      <w:r>
        <w:t>Bad editing</w:t>
      </w:r>
    </w:p>
  </w:comment>
  <w:comment w:id="167" w:author="Dan" w:date="2019-01-29T10:05:00Z" w:initials="D">
    <w:p w14:paraId="6E6591CC" w14:textId="0B160690" w:rsidR="00ED0E77" w:rsidRDefault="00ED0E77">
      <w:pPr>
        <w:pStyle w:val="CommentText"/>
      </w:pPr>
      <w:r>
        <w:rPr>
          <w:rStyle w:val="CommentReference"/>
        </w:rPr>
        <w:annotationRef/>
      </w:r>
      <w:r>
        <w:t>Also cite my review here.</w:t>
      </w:r>
    </w:p>
  </w:comment>
  <w:comment w:id="168" w:author="Dan" w:date="2019-01-29T10:07:00Z" w:initials="D">
    <w:p w14:paraId="24460B4F" w14:textId="74385AA2" w:rsidR="00ED0E77" w:rsidRDefault="00ED0E77">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170" w:author="Dan" w:date="2019-01-29T10:08:00Z" w:initials="D">
    <w:p w14:paraId="30F9F42F" w14:textId="4A8A891E" w:rsidR="00ED0E77" w:rsidRDefault="00ED0E77">
      <w:pPr>
        <w:pStyle w:val="CommentText"/>
      </w:pPr>
      <w:r>
        <w:rPr>
          <w:rStyle w:val="CommentReference"/>
        </w:rPr>
        <w:annotationRef/>
      </w:r>
      <w:r>
        <w:t>This is only 2 temperatures, not 4.</w:t>
      </w:r>
    </w:p>
  </w:comment>
  <w:comment w:id="172" w:author="Dan" w:date="2019-01-29T10:09:00Z" w:initials="D">
    <w:p w14:paraId="3FBB2861" w14:textId="2185FAF2" w:rsidR="00ED0E77" w:rsidRDefault="00ED0E77">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173" w:author="Dan" w:date="2019-01-29T10:09:00Z" w:initials="D">
    <w:p w14:paraId="2BF8E424" w14:textId="03272430" w:rsidR="00ED0E77" w:rsidRDefault="00ED0E77">
      <w:pPr>
        <w:pStyle w:val="CommentText"/>
      </w:pPr>
      <w:r>
        <w:rPr>
          <w:rStyle w:val="CommentReference"/>
        </w:rPr>
        <w:annotationRef/>
      </w:r>
      <w:r>
        <w:t>Bad editing</w:t>
      </w:r>
    </w:p>
  </w:comment>
  <w:comment w:id="174" w:author="Dan" w:date="2019-01-29T10:17:00Z" w:initials="D">
    <w:p w14:paraId="31A76BE6" w14:textId="4BB14250" w:rsidR="00ED0E77" w:rsidRDefault="00ED0E77">
      <w:pPr>
        <w:pStyle w:val="CommentText"/>
      </w:pPr>
      <w:r>
        <w:rPr>
          <w:rStyle w:val="CommentReference"/>
        </w:rPr>
        <w:annotationRef/>
      </w:r>
      <w:r>
        <w:t>Like the one what? Do you mean to say “as also observed in European corn borers”</w:t>
      </w:r>
    </w:p>
  </w:comment>
  <w:comment w:id="175" w:author="Dan" w:date="2019-01-29T10:19:00Z" w:initials="D">
    <w:p w14:paraId="2CF6FE8F" w14:textId="6AF03C15" w:rsidR="00ED0E77" w:rsidRDefault="00ED0E77">
      <w:pPr>
        <w:pStyle w:val="CommentText"/>
      </w:pPr>
      <w:r>
        <w:rPr>
          <w:rStyle w:val="CommentReference"/>
        </w:rPr>
        <w:annotationRef/>
      </w:r>
      <w:r>
        <w:t xml:space="preserve">Weird formatting. </w:t>
      </w:r>
    </w:p>
  </w:comment>
  <w:comment w:id="176" w:author="Dan" w:date="2019-01-29T10:19:00Z" w:initials="D">
    <w:p w14:paraId="1D3DE146" w14:textId="57122486" w:rsidR="00ED0E77" w:rsidRDefault="00ED0E77">
      <w:pPr>
        <w:pStyle w:val="CommentText"/>
      </w:pPr>
      <w:r>
        <w:rPr>
          <w:rStyle w:val="CommentReference"/>
        </w:rPr>
        <w:annotationRef/>
      </w:r>
      <w:r>
        <w:t xml:space="preserve">What pupated? This is an incomplete phrase. </w:t>
      </w:r>
    </w:p>
  </w:comment>
  <w:comment w:id="177" w:author="Dan" w:date="2019-01-29T10:27:00Z" w:initials="D">
    <w:p w14:paraId="578CF5F0" w14:textId="534934A1" w:rsidR="00ED0E77" w:rsidRDefault="00ED0E77">
      <w:pPr>
        <w:pStyle w:val="CommentText"/>
      </w:pPr>
      <w:r>
        <w:rPr>
          <w:rStyle w:val="CommentReference"/>
        </w:rPr>
        <w:annotationRef/>
      </w:r>
      <w:r>
        <w:t>You need a citation here.</w:t>
      </w:r>
    </w:p>
  </w:comment>
  <w:comment w:id="178" w:author="Dan" w:date="2019-01-29T10:29:00Z" w:initials="D">
    <w:p w14:paraId="3A74E9DE" w14:textId="69D6C658" w:rsidR="00ED0E77" w:rsidRDefault="00ED0E77">
      <w:pPr>
        <w:pStyle w:val="CommentText"/>
      </w:pPr>
      <w:r>
        <w:rPr>
          <w:rStyle w:val="CommentReference"/>
        </w:rPr>
        <w:annotationRef/>
      </w:r>
      <w:r>
        <w:t xml:space="preserve">I do not understand this statement. What do you mean. Why do you not cite the Bradshaw study the first time you refer to it? </w:t>
      </w:r>
    </w:p>
  </w:comment>
  <w:comment w:id="180" w:author="Dan" w:date="2019-01-29T10:31:00Z" w:initials="D">
    <w:p w14:paraId="1D4CC9D4" w14:textId="1566D308" w:rsidR="00ED0E77" w:rsidRDefault="00ED0E77">
      <w:pPr>
        <w:pStyle w:val="CommentText"/>
      </w:pPr>
      <w:r>
        <w:rPr>
          <w:rStyle w:val="CommentReference"/>
        </w:rPr>
        <w:annotationRef/>
      </w:r>
      <w:r>
        <w:t xml:space="preserve">Refer to the figure or table. </w:t>
      </w:r>
    </w:p>
  </w:comment>
  <w:comment w:id="181" w:author="Dan" w:date="2019-01-29T10:31:00Z" w:initials="D">
    <w:p w14:paraId="24BA92B4" w14:textId="357E1AB4" w:rsidR="00ED0E77" w:rsidRDefault="00ED0E77">
      <w:pPr>
        <w:pStyle w:val="CommentText"/>
      </w:pPr>
      <w:r>
        <w:rPr>
          <w:rStyle w:val="CommentReference"/>
        </w:rPr>
        <w:annotationRef/>
      </w:r>
      <w:r>
        <w:t xml:space="preserve">Cut this down and combine it with the previous sentence. </w:t>
      </w:r>
    </w:p>
  </w:comment>
  <w:comment w:id="182" w:author="Dan" w:date="2019-01-29T10:33:00Z" w:initials="D">
    <w:p w14:paraId="41D34348" w14:textId="415FB1F6" w:rsidR="00ED0E77" w:rsidRDefault="00ED0E77">
      <w:pPr>
        <w:pStyle w:val="CommentText"/>
      </w:pPr>
      <w:r>
        <w:rPr>
          <w:rStyle w:val="CommentReference"/>
        </w:rPr>
        <w:annotationRef/>
      </w:r>
      <w:r>
        <w:t xml:space="preserve">Be clear about what you mean here. I think you are referring to the fact that the short-diapause genotype also had shallow and deep diapausers where the long-diapause genotype only showed deep diapause. Cut out useless se4ntences like this one and get right to the heart of the matter as you do below. </w:t>
      </w:r>
    </w:p>
  </w:comment>
  <w:comment w:id="183" w:author="Dan" w:date="2019-01-29T10:42:00Z" w:initials="D">
    <w:p w14:paraId="50EB1D82" w14:textId="40C0B1B9" w:rsidR="00ED0E77" w:rsidRDefault="00ED0E77">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5E1C41F0" w14:textId="66D7E076" w:rsidR="00ED0E77" w:rsidRDefault="00ED0E77">
      <w:pPr>
        <w:pStyle w:val="CommentText"/>
      </w:pPr>
    </w:p>
  </w:comment>
  <w:comment w:id="232" w:author="reviewer" w:date="2019-02-11T16:45:00Z" w:initials="a">
    <w:p w14:paraId="1EB6C4D1" w14:textId="1DFA6EC8" w:rsidR="00194EAF" w:rsidRDefault="00194EAF">
      <w:pPr>
        <w:pStyle w:val="CommentText"/>
      </w:pPr>
      <w:r>
        <w:rPr>
          <w:rStyle w:val="CommentReference"/>
        </w:rPr>
        <w:annotationRef/>
      </w:r>
      <w:r w:rsidR="00B711AE">
        <w:rPr>
          <w:noProof/>
        </w:rPr>
        <w:t>W</w:t>
      </w:r>
      <w:r w:rsidR="00B711AE">
        <w:rPr>
          <w:noProof/>
        </w:rPr>
        <w:t>ha</w:t>
      </w:r>
      <w:r w:rsidR="00B711AE">
        <w:rPr>
          <w:noProof/>
        </w:rPr>
        <w:t>t</w:t>
      </w:r>
      <w:r w:rsidR="00B711AE">
        <w:rPr>
          <w:noProof/>
        </w:rPr>
        <w:t xml:space="preserve"> </w:t>
      </w:r>
      <w:r w:rsidR="00B711AE">
        <w:rPr>
          <w:noProof/>
        </w:rPr>
        <w:t>j</w:t>
      </w:r>
      <w:r w:rsidR="00B711AE">
        <w:rPr>
          <w:noProof/>
        </w:rPr>
        <w:t>o</w:t>
      </w:r>
      <w:r w:rsidR="00B711AE">
        <w:rPr>
          <w:noProof/>
        </w:rPr>
        <w:t>u</w:t>
      </w:r>
      <w:r w:rsidR="00B711AE">
        <w:rPr>
          <w:noProof/>
        </w:rPr>
        <w:t>r</w:t>
      </w:r>
      <w:r w:rsidR="00B711AE">
        <w:rPr>
          <w:noProof/>
        </w:rPr>
        <w:t>n</w:t>
      </w:r>
      <w:r w:rsidR="00B711AE">
        <w:rPr>
          <w:noProof/>
        </w:rPr>
        <w:t>a</w:t>
      </w:r>
      <w:r w:rsidR="00B711AE">
        <w:rPr>
          <w:noProof/>
        </w:rPr>
        <w:t>l</w:t>
      </w:r>
      <w:r w:rsidR="00B711AE">
        <w:rPr>
          <w:noProof/>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B09F58" w15:done="0"/>
  <w15:commentEx w15:paraId="3F852BA0" w15:paraIdParent="5DB09F58" w15:done="0"/>
  <w15:commentEx w15:paraId="7627676C" w15:done="0"/>
  <w15:commentEx w15:paraId="2EC64461" w15:done="0"/>
  <w15:commentEx w15:paraId="12629143" w15:done="0"/>
  <w15:commentEx w15:paraId="4E950540" w15:done="0"/>
  <w15:commentEx w15:paraId="0D917A95" w15:paraIdParent="4E950540" w15:done="0"/>
  <w15:commentEx w15:paraId="3675F9B9" w15:done="0"/>
  <w15:commentEx w15:paraId="7D59CFA4" w15:paraIdParent="3675F9B9" w15:done="0"/>
  <w15:commentEx w15:paraId="2D46657D" w15:done="0"/>
  <w15:commentEx w15:paraId="14FBFF37" w15:done="0"/>
  <w15:commentEx w15:paraId="110E1DE3" w15:done="0"/>
  <w15:commentEx w15:paraId="123A6B6A" w15:done="0"/>
  <w15:commentEx w15:paraId="02B6198D" w15:done="0"/>
  <w15:commentEx w15:paraId="552B17CF" w15:paraIdParent="02B6198D" w15:done="0"/>
  <w15:commentEx w15:paraId="57525405" w15:done="0"/>
  <w15:commentEx w15:paraId="3C6024EE" w15:done="0"/>
  <w15:commentEx w15:paraId="649B749B" w15:done="0"/>
  <w15:commentEx w15:paraId="10755667" w15:done="0"/>
  <w15:commentEx w15:paraId="12A3E19D" w15:done="0"/>
  <w15:commentEx w15:paraId="63242B82" w15:done="0"/>
  <w15:commentEx w15:paraId="2D03D3D7" w15:done="0"/>
  <w15:commentEx w15:paraId="064965EA" w15:done="0"/>
  <w15:commentEx w15:paraId="481DF9EB" w15:done="0"/>
  <w15:commentEx w15:paraId="277F3BE4" w15:done="0"/>
  <w15:commentEx w15:paraId="198A5BA8" w15:done="0"/>
  <w15:commentEx w15:paraId="6E6591CC" w15:done="0"/>
  <w15:commentEx w15:paraId="24460B4F" w15:done="0"/>
  <w15:commentEx w15:paraId="30F9F42F" w15:done="0"/>
  <w15:commentEx w15:paraId="3FBB2861" w15:done="0"/>
  <w15:commentEx w15:paraId="2BF8E424" w15:done="0"/>
  <w15:commentEx w15:paraId="31A76BE6" w15:done="0"/>
  <w15:commentEx w15:paraId="2CF6FE8F" w15:done="0"/>
  <w15:commentEx w15:paraId="1D3DE146" w15:done="0"/>
  <w15:commentEx w15:paraId="578CF5F0" w15:done="0"/>
  <w15:commentEx w15:paraId="3A74E9DE" w15:done="0"/>
  <w15:commentEx w15:paraId="1D4CC9D4" w15:done="0"/>
  <w15:commentEx w15:paraId="24BA92B4" w15:done="0"/>
  <w15:commentEx w15:paraId="41D34348" w15:done="0"/>
  <w15:commentEx w15:paraId="5E1C41F0" w15:done="0"/>
  <w15:commentEx w15:paraId="1EB6C4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B09F58" w16cid:durableId="1FFBE46A"/>
  <w16cid:commentId w16cid:paraId="3F852BA0" w16cid:durableId="1FFFF6E1"/>
  <w16cid:commentId w16cid:paraId="7627676C" w16cid:durableId="200BD409"/>
  <w16cid:commentId w16cid:paraId="2EC64461" w16cid:durableId="200BD56A"/>
  <w16cid:commentId w16cid:paraId="12629143" w16cid:durableId="200BD59D"/>
  <w16cid:commentId w16cid:paraId="4E950540" w16cid:durableId="1FFFF27B"/>
  <w16cid:commentId w16cid:paraId="0D917A95" w16cid:durableId="1FFC72A7"/>
  <w16cid:commentId w16cid:paraId="3675F9B9" w16cid:durableId="1FFBE47E"/>
  <w16cid:commentId w16cid:paraId="7D59CFA4" w16cid:durableId="1FFBFB4A"/>
  <w16cid:commentId w16cid:paraId="2D46657D" w16cid:durableId="1FFBE480"/>
  <w16cid:commentId w16cid:paraId="14FBFF37" w16cid:durableId="1FFBE482"/>
  <w16cid:commentId w16cid:paraId="110E1DE3" w16cid:durableId="1FFBE483"/>
  <w16cid:commentId w16cid:paraId="123A6B6A" w16cid:durableId="1FFBE484"/>
  <w16cid:commentId w16cid:paraId="02B6198D" w16cid:durableId="1FFBE485"/>
  <w16cid:commentId w16cid:paraId="552B17CF" w16cid:durableId="1FFBFB7A"/>
  <w16cid:commentId w16cid:paraId="57525405" w16cid:durableId="1FFBE486"/>
  <w16cid:commentId w16cid:paraId="3C6024EE" w16cid:durableId="1FFBE487"/>
  <w16cid:commentId w16cid:paraId="649B749B" w16cid:durableId="1FFBE488"/>
  <w16cid:commentId w16cid:paraId="10755667" w16cid:durableId="1FFBE489"/>
  <w16cid:commentId w16cid:paraId="12A3E19D" w16cid:durableId="1FFBE48A"/>
  <w16cid:commentId w16cid:paraId="63242B82" w16cid:durableId="1FFBE48B"/>
  <w16cid:commentId w16cid:paraId="2D03D3D7" w16cid:durableId="1FFBE48C"/>
  <w16cid:commentId w16cid:paraId="064965EA" w16cid:durableId="1FFBE48D"/>
  <w16cid:commentId w16cid:paraId="481DF9EB" w16cid:durableId="1FFBE48E"/>
  <w16cid:commentId w16cid:paraId="277F3BE4" w16cid:durableId="1FFBE48F"/>
  <w16cid:commentId w16cid:paraId="198A5BA8" w16cid:durableId="1FFBE490"/>
  <w16cid:commentId w16cid:paraId="6E6591CC" w16cid:durableId="1FFBE491"/>
  <w16cid:commentId w16cid:paraId="24460B4F" w16cid:durableId="1FFBE492"/>
  <w16cid:commentId w16cid:paraId="30F9F42F" w16cid:durableId="1FFBE493"/>
  <w16cid:commentId w16cid:paraId="3FBB2861" w16cid:durableId="1FFBE494"/>
  <w16cid:commentId w16cid:paraId="2BF8E424" w16cid:durableId="1FFBE495"/>
  <w16cid:commentId w16cid:paraId="31A76BE6" w16cid:durableId="1FFBE496"/>
  <w16cid:commentId w16cid:paraId="2CF6FE8F" w16cid:durableId="1FFBE497"/>
  <w16cid:commentId w16cid:paraId="1D3DE146" w16cid:durableId="1FFBE498"/>
  <w16cid:commentId w16cid:paraId="578CF5F0" w16cid:durableId="1FFBE499"/>
  <w16cid:commentId w16cid:paraId="3A74E9DE" w16cid:durableId="1FFBE49A"/>
  <w16cid:commentId w16cid:paraId="1D4CC9D4" w16cid:durableId="1FFBE49B"/>
  <w16cid:commentId w16cid:paraId="24BA92B4" w16cid:durableId="1FFBE49C"/>
  <w16cid:commentId w16cid:paraId="41D34348" w16cid:durableId="1FFBE49D"/>
  <w16cid:commentId w16cid:paraId="5E1C41F0" w16cid:durableId="1FFBE49E"/>
  <w16cid:commentId w16cid:paraId="1EB6C4D1" w16cid:durableId="200C25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16E2F" w14:textId="77777777" w:rsidR="00B711AE" w:rsidRDefault="00B711AE">
      <w:pPr>
        <w:spacing w:after="0" w:line="240" w:lineRule="auto"/>
      </w:pPr>
      <w:r>
        <w:separator/>
      </w:r>
    </w:p>
  </w:endnote>
  <w:endnote w:type="continuationSeparator" w:id="0">
    <w:p w14:paraId="55555F3A" w14:textId="77777777" w:rsidR="00B711AE" w:rsidRDefault="00B71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Segoe UI">
    <w:altName w:val="Sylfaen"/>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30F305" w14:textId="77777777" w:rsidR="00ED0E77" w:rsidRDefault="00ED0E77">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F958A" w14:textId="77777777" w:rsidR="00ED0E77" w:rsidRDefault="00ED0E77">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69C97" w14:textId="77777777" w:rsidR="00ED0E77" w:rsidRDefault="00ED0E77">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4806C" w14:textId="77777777" w:rsidR="00ED0E77" w:rsidRDefault="00ED0E77">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DAC9E" w14:textId="77777777" w:rsidR="00ED0E77" w:rsidRDefault="00ED0E77">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673C1" w14:textId="77777777" w:rsidR="00ED0E77" w:rsidRDefault="00ED0E77">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1EBA90" w14:textId="77777777" w:rsidR="00ED0E77" w:rsidRDefault="00ED0E7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F4111" w14:textId="77777777" w:rsidR="00ED0E77" w:rsidRDefault="00ED0E77">
    <w:pPr>
      <w:spacing w:after="0" w:line="259" w:lineRule="auto"/>
      <w:ind w:left="0" w:right="80" w:firstLine="0"/>
      <w:jc w:val="center"/>
    </w:pPr>
    <w:r>
      <w:fldChar w:fldCharType="begin"/>
    </w:r>
    <w:r>
      <w:instrText xml:space="preserve"> PAGE   \* MERGEFORMAT </w:instrText>
    </w:r>
    <w:r>
      <w:fldChar w:fldCharType="separate"/>
    </w:r>
    <w:r>
      <w:rPr>
        <w:noProof/>
      </w:rPr>
      <w:t>39</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1240F" w14:textId="77777777" w:rsidR="00ED0E77" w:rsidRDefault="00ED0E77">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581221" w14:textId="77777777" w:rsidR="00B711AE" w:rsidRDefault="00B711AE">
      <w:pPr>
        <w:spacing w:after="0" w:line="240" w:lineRule="auto"/>
      </w:pPr>
      <w:r>
        <w:separator/>
      </w:r>
    </w:p>
  </w:footnote>
  <w:footnote w:type="continuationSeparator" w:id="0">
    <w:p w14:paraId="77634A1B" w14:textId="77777777" w:rsidR="00B711AE" w:rsidRDefault="00B71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5D7A3" w14:textId="77777777" w:rsidR="00ED0E77" w:rsidRDefault="00ED0E77">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30CA" w14:textId="77777777" w:rsidR="00ED0E77" w:rsidRDefault="00ED0E77">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BD2532" w14:textId="77777777" w:rsidR="00ED0E77" w:rsidRDefault="00ED0E77">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87F26" w14:textId="77777777" w:rsidR="00ED0E77" w:rsidRDefault="00ED0E77">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101C3" w14:textId="77777777" w:rsidR="00ED0E77" w:rsidRDefault="00ED0E77">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6E144" w14:textId="77777777" w:rsidR="00ED0E77" w:rsidRDefault="00ED0E77">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C7544" w14:textId="77777777" w:rsidR="00ED0E77" w:rsidRDefault="00ED0E77">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478A8F" w14:textId="77777777" w:rsidR="00ED0E77" w:rsidRDefault="00ED0E77">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EEDC8" w14:textId="77777777" w:rsidR="00ED0E77" w:rsidRDefault="00ED0E77">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0.8pt;height:11.4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viewer">
    <w15:presenceInfo w15:providerId="None" w15:userId="reviewer"/>
  </w15:person>
  <w15:person w15:author="Brown,James T">
    <w15:presenceInfo w15:providerId="AD" w15:userId="S::jamestbrown5@ufl.edu::0836d3bb-2b65-429d-b64e-e2b8e6d74b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C75E9"/>
    <w:rsid w:val="000D6E6E"/>
    <w:rsid w:val="000E1D1C"/>
    <w:rsid w:val="000E69EC"/>
    <w:rsid w:val="001011C2"/>
    <w:rsid w:val="00101994"/>
    <w:rsid w:val="00194EAF"/>
    <w:rsid w:val="001B705E"/>
    <w:rsid w:val="001C6E15"/>
    <w:rsid w:val="001E7C33"/>
    <w:rsid w:val="001F744C"/>
    <w:rsid w:val="00210119"/>
    <w:rsid w:val="00274996"/>
    <w:rsid w:val="002960D2"/>
    <w:rsid w:val="002D3045"/>
    <w:rsid w:val="002D7BCE"/>
    <w:rsid w:val="00315D8F"/>
    <w:rsid w:val="00323875"/>
    <w:rsid w:val="00333DE5"/>
    <w:rsid w:val="0035668A"/>
    <w:rsid w:val="004062B3"/>
    <w:rsid w:val="00490123"/>
    <w:rsid w:val="004A056B"/>
    <w:rsid w:val="004C310D"/>
    <w:rsid w:val="004F09C9"/>
    <w:rsid w:val="005D29A0"/>
    <w:rsid w:val="006023CB"/>
    <w:rsid w:val="0061007F"/>
    <w:rsid w:val="006229D9"/>
    <w:rsid w:val="00622CBD"/>
    <w:rsid w:val="00643F52"/>
    <w:rsid w:val="00667F35"/>
    <w:rsid w:val="00684AFF"/>
    <w:rsid w:val="006B3D7A"/>
    <w:rsid w:val="006D4371"/>
    <w:rsid w:val="006F58EA"/>
    <w:rsid w:val="006F5EF4"/>
    <w:rsid w:val="00702570"/>
    <w:rsid w:val="00706B3A"/>
    <w:rsid w:val="007217F9"/>
    <w:rsid w:val="00725EDF"/>
    <w:rsid w:val="00754F0B"/>
    <w:rsid w:val="007B6F1F"/>
    <w:rsid w:val="007C1A3D"/>
    <w:rsid w:val="007C3B04"/>
    <w:rsid w:val="007F6A28"/>
    <w:rsid w:val="008E6E23"/>
    <w:rsid w:val="00901907"/>
    <w:rsid w:val="00923E8E"/>
    <w:rsid w:val="00941D82"/>
    <w:rsid w:val="009514F6"/>
    <w:rsid w:val="00952DBE"/>
    <w:rsid w:val="00970768"/>
    <w:rsid w:val="0097178C"/>
    <w:rsid w:val="00990B2E"/>
    <w:rsid w:val="009972D1"/>
    <w:rsid w:val="009B7A17"/>
    <w:rsid w:val="009C1240"/>
    <w:rsid w:val="009E5A7B"/>
    <w:rsid w:val="009F6006"/>
    <w:rsid w:val="00A13F24"/>
    <w:rsid w:val="00A32000"/>
    <w:rsid w:val="00A33568"/>
    <w:rsid w:val="00A75D96"/>
    <w:rsid w:val="00AA1215"/>
    <w:rsid w:val="00AE0F89"/>
    <w:rsid w:val="00AF6A85"/>
    <w:rsid w:val="00B2050F"/>
    <w:rsid w:val="00B6312C"/>
    <w:rsid w:val="00B711AE"/>
    <w:rsid w:val="00BC76D3"/>
    <w:rsid w:val="00BD276A"/>
    <w:rsid w:val="00C040FA"/>
    <w:rsid w:val="00C136E2"/>
    <w:rsid w:val="00C41DB6"/>
    <w:rsid w:val="00C52B5A"/>
    <w:rsid w:val="00C82911"/>
    <w:rsid w:val="00CB11F9"/>
    <w:rsid w:val="00CB42D6"/>
    <w:rsid w:val="00CE2926"/>
    <w:rsid w:val="00CE5B15"/>
    <w:rsid w:val="00D00CC9"/>
    <w:rsid w:val="00D05D0C"/>
    <w:rsid w:val="00D24788"/>
    <w:rsid w:val="00D27C9E"/>
    <w:rsid w:val="00D6319F"/>
    <w:rsid w:val="00DA3145"/>
    <w:rsid w:val="00DB78B2"/>
    <w:rsid w:val="00DC6259"/>
    <w:rsid w:val="00DD0E72"/>
    <w:rsid w:val="00DD43B4"/>
    <w:rsid w:val="00DE7786"/>
    <w:rsid w:val="00E3519C"/>
    <w:rsid w:val="00E3698F"/>
    <w:rsid w:val="00E371DB"/>
    <w:rsid w:val="00EB1638"/>
    <w:rsid w:val="00ED0E77"/>
    <w:rsid w:val="00EF3DED"/>
    <w:rsid w:val="00F67FC1"/>
    <w:rsid w:val="00FB53D1"/>
    <w:rsid w:val="00FC6EA6"/>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CC80B9"/>
  <w15:docId w15:val="{D2C1502A-F74A-8E43-B5A5-38CEBFA8C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comments" Target="comments.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header" Target="header4.xml"/><Relationship Id="rId23" Type="http://schemas.microsoft.com/office/2016/09/relationships/commentsIds" Target="commentsIds.xml"/><Relationship Id="rId28" Type="http://schemas.openxmlformats.org/officeDocument/2006/relationships/image" Target="media/image7.jpg"/><Relationship Id="rId36" Type="http://schemas.openxmlformats.org/officeDocument/2006/relationships/header" Target="header8.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microsoft.com/office/2011/relationships/commentsExtended" Target="commentsExtended.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3CF650-55CF-4304-8F22-1539A69F1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61</Pages>
  <Words>13495</Words>
  <Characters>76925</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reviewer</cp:lastModifiedBy>
  <cp:revision>8</cp:revision>
  <cp:lastPrinted>2019-02-11T21:28:00Z</cp:lastPrinted>
  <dcterms:created xsi:type="dcterms:W3CDTF">2019-02-11T13:54:00Z</dcterms:created>
  <dcterms:modified xsi:type="dcterms:W3CDTF">2019-02-11T21:55:00Z</dcterms:modified>
</cp:coreProperties>
</file>