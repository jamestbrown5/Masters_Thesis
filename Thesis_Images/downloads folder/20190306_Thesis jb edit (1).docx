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418C4" w14:textId="77777777" w:rsidR="00633263" w:rsidRPr="004F09C9" w:rsidRDefault="00633263" w:rsidP="00633263">
      <w:pPr>
        <w:spacing w:line="259" w:lineRule="auto"/>
        <w:ind w:left="-5"/>
        <w:jc w:val="center"/>
        <w:rPr>
          <w:color w:val="000000" w:themeColor="text1"/>
        </w:rPr>
      </w:pPr>
      <w:r w:rsidRPr="003672F4">
        <w:rPr>
          <w:color w:val="000000" w:themeColor="text1"/>
        </w:rPr>
        <w:t>THE ASSOCIATION BETWEEN LIPID STORES AND DIAPAUSE GENOTYPE AMONG EUROPEAN CORN BORERS,</w:t>
      </w:r>
      <w:r w:rsidRPr="003672F4">
        <w:rPr>
          <w:i/>
          <w:color w:val="000000" w:themeColor="text1"/>
        </w:rPr>
        <w:t xml:space="preserve"> Ostrinia nubilalis </w:t>
      </w:r>
      <w:r w:rsidRPr="003672F4">
        <w:rPr>
          <w:color w:val="000000" w:themeColor="text1"/>
        </w:rPr>
        <w:t>(LEPIDOPTERA: CRAMBIDAE)</w:t>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792F090C" w14:textId="14590427" w:rsidR="00CC4EA3" w:rsidRDefault="00CC4EA3" w:rsidP="00CC4EA3">
      <w:pPr>
        <w:spacing w:after="162" w:line="263" w:lineRule="auto"/>
        <w:jc w:val="center"/>
        <w:rPr>
          <w:color w:val="000000" w:themeColor="text1"/>
        </w:rPr>
      </w:pPr>
    </w:p>
    <w:p w14:paraId="360112C0" w14:textId="537018B4" w:rsidR="00CC4EA3" w:rsidRDefault="00CC4EA3" w:rsidP="00CC4EA3">
      <w:pPr>
        <w:spacing w:after="162" w:line="263" w:lineRule="auto"/>
        <w:jc w:val="center"/>
        <w:rPr>
          <w:color w:val="000000" w:themeColor="text1"/>
        </w:rPr>
      </w:pPr>
    </w:p>
    <w:p w14:paraId="0E7083E4" w14:textId="77777777" w:rsidR="00CC4EA3" w:rsidRDefault="00CC4EA3" w:rsidP="00CC4EA3">
      <w:pPr>
        <w:spacing w:after="162" w:line="263" w:lineRule="auto"/>
        <w:jc w:val="center"/>
        <w:rPr>
          <w:color w:val="000000" w:themeColor="text1"/>
        </w:rPr>
      </w:pPr>
    </w:p>
    <w:p w14:paraId="36F65E9D" w14:textId="77777777" w:rsidR="006B5074" w:rsidRDefault="006B5074" w:rsidP="00CC4EA3">
      <w:pPr>
        <w:spacing w:after="162" w:line="263" w:lineRule="auto"/>
        <w:ind w:left="0" w:firstLine="0"/>
        <w:jc w:val="center"/>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2D61A59E" w14:textId="6D501236" w:rsidR="006D2398" w:rsidRDefault="00D27C9E" w:rsidP="009A628C">
      <w:pPr>
        <w:spacing w:after="4746" w:line="263" w:lineRule="auto"/>
        <w:jc w:val="center"/>
        <w:rPr>
          <w:color w:val="000000" w:themeColor="text1"/>
        </w:rPr>
      </w:pPr>
      <w:r w:rsidRPr="004F09C9">
        <w:rPr>
          <w:color w:val="000000" w:themeColor="text1"/>
        </w:rPr>
        <w:t>JAMES T. BROWN</w:t>
      </w: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31FBC346" w14:textId="2839E24A" w:rsidR="00D27C9E" w:rsidRPr="004F09C9" w:rsidRDefault="00D27C9E" w:rsidP="00CC4EA3">
      <w:pPr>
        <w:spacing w:after="162" w:line="263" w:lineRule="auto"/>
        <w:jc w:val="center"/>
        <w:rPr>
          <w:color w:val="000000" w:themeColor="text1"/>
        </w:rPr>
      </w:pPr>
      <w:r w:rsidRPr="004F09C9">
        <w:rPr>
          <w:color w:val="000000" w:themeColor="text1"/>
        </w:rPr>
        <w:t>UNIVERSITY OF FLORIDA</w:t>
      </w:r>
    </w:p>
    <w:p w14:paraId="0EAF9157" w14:textId="1FED7C5D" w:rsidR="00A80E50" w:rsidRDefault="00D27C9E" w:rsidP="00D27C9E">
      <w:pPr>
        <w:spacing w:after="162" w:line="263" w:lineRule="auto"/>
        <w:jc w:val="center"/>
        <w:rPr>
          <w:color w:val="000000" w:themeColor="text1"/>
        </w:rPr>
      </w:pPr>
      <w:r w:rsidRPr="004F09C9">
        <w:rPr>
          <w:color w:val="000000" w:themeColor="text1"/>
        </w:rPr>
        <w:t>2019</w:t>
      </w:r>
      <w:r w:rsidR="00A80E50">
        <w:rPr>
          <w:color w:val="000000" w:themeColor="text1"/>
        </w:rPr>
        <w:br w:type="page"/>
      </w:r>
    </w:p>
    <w:p w14:paraId="74C8AFDC" w14:textId="77777777" w:rsidR="006F58EA" w:rsidRPr="004F09C9" w:rsidRDefault="006F58EA" w:rsidP="00D27C9E">
      <w:pPr>
        <w:spacing w:after="162" w:line="263" w:lineRule="auto"/>
        <w:jc w:val="center"/>
        <w:rPr>
          <w:color w:val="000000" w:themeColor="text1"/>
        </w:rPr>
      </w:pP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9A628C">
      <w:pPr>
        <w:spacing w:after="162" w:line="263" w:lineRule="auto"/>
        <w:ind w:left="0" w:firstLine="0"/>
        <w:jc w:val="center"/>
        <w:rPr>
          <w:color w:val="000000" w:themeColor="text1"/>
        </w:rPr>
      </w:pPr>
    </w:p>
    <w:p w14:paraId="0336B28D" w14:textId="6E3BC2E8" w:rsidR="00D27C9E" w:rsidRPr="004F09C9" w:rsidRDefault="00E371DB" w:rsidP="009A628C">
      <w:pPr>
        <w:spacing w:after="162" w:line="259" w:lineRule="auto"/>
        <w:jc w:val="center"/>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2019 James T. Brown</w:t>
      </w:r>
    </w:p>
    <w:p w14:paraId="646C855D" w14:textId="188DFF97" w:rsidR="00D27C9E" w:rsidRDefault="00D27C9E" w:rsidP="006B5074">
      <w:pPr>
        <w:spacing w:after="162" w:line="259" w:lineRule="auto"/>
        <w:jc w:val="center"/>
        <w:rPr>
          <w:color w:val="000000" w:themeColor="text1"/>
        </w:rPr>
      </w:pPr>
    </w:p>
    <w:p w14:paraId="1A930D11" w14:textId="3BC480AA" w:rsidR="006B5074" w:rsidRDefault="006B5074" w:rsidP="006B5074">
      <w:pPr>
        <w:spacing w:after="162" w:line="259" w:lineRule="auto"/>
        <w:jc w:val="center"/>
        <w:rPr>
          <w:color w:val="000000" w:themeColor="text1"/>
        </w:rPr>
      </w:pPr>
    </w:p>
    <w:p w14:paraId="7C88D072" w14:textId="461D49F1" w:rsidR="006B5074" w:rsidRDefault="006B5074" w:rsidP="006B5074">
      <w:pPr>
        <w:spacing w:after="162" w:line="259" w:lineRule="auto"/>
        <w:jc w:val="center"/>
        <w:rPr>
          <w:color w:val="000000" w:themeColor="text1"/>
        </w:rPr>
      </w:pPr>
    </w:p>
    <w:p w14:paraId="6CAA82FB" w14:textId="1368DE3A" w:rsidR="006B5074" w:rsidRDefault="006B5074" w:rsidP="006B5074">
      <w:pPr>
        <w:spacing w:after="162" w:line="259" w:lineRule="auto"/>
        <w:jc w:val="center"/>
        <w:rPr>
          <w:color w:val="000000" w:themeColor="text1"/>
        </w:rPr>
      </w:pPr>
    </w:p>
    <w:p w14:paraId="39220AEC" w14:textId="6A09CDE2" w:rsidR="006B5074" w:rsidRDefault="006B5074" w:rsidP="006B5074">
      <w:pPr>
        <w:spacing w:after="162" w:line="259" w:lineRule="auto"/>
        <w:jc w:val="center"/>
        <w:rPr>
          <w:color w:val="000000" w:themeColor="text1"/>
        </w:rPr>
      </w:pPr>
    </w:p>
    <w:p w14:paraId="152C4241" w14:textId="5033F9DD" w:rsidR="006B5074" w:rsidRDefault="006B5074" w:rsidP="006B5074">
      <w:pPr>
        <w:spacing w:after="162" w:line="259" w:lineRule="auto"/>
        <w:jc w:val="center"/>
        <w:rPr>
          <w:color w:val="000000" w:themeColor="text1"/>
        </w:rPr>
      </w:pPr>
    </w:p>
    <w:p w14:paraId="7505736A" w14:textId="6D29AB6E" w:rsidR="006B5074" w:rsidRDefault="006B5074" w:rsidP="006B5074">
      <w:pPr>
        <w:spacing w:after="162" w:line="259" w:lineRule="auto"/>
        <w:jc w:val="center"/>
        <w:rPr>
          <w:color w:val="000000" w:themeColor="text1"/>
        </w:rPr>
      </w:pPr>
    </w:p>
    <w:p w14:paraId="72A299F6" w14:textId="1DD5A1B2" w:rsidR="006B5074" w:rsidRDefault="006B5074" w:rsidP="006B5074">
      <w:pPr>
        <w:spacing w:after="162" w:line="259" w:lineRule="auto"/>
        <w:jc w:val="center"/>
        <w:rPr>
          <w:color w:val="000000" w:themeColor="text1"/>
        </w:rPr>
      </w:pPr>
    </w:p>
    <w:p w14:paraId="27A8E861" w14:textId="15E7AC5B" w:rsidR="006B5074" w:rsidRDefault="006B5074" w:rsidP="006B5074">
      <w:pPr>
        <w:spacing w:after="162" w:line="259" w:lineRule="auto"/>
        <w:jc w:val="center"/>
        <w:rPr>
          <w:color w:val="000000" w:themeColor="text1"/>
        </w:rPr>
      </w:pPr>
    </w:p>
    <w:p w14:paraId="73CBCDBC" w14:textId="07C8A0D6" w:rsidR="006B5074" w:rsidRDefault="006B5074" w:rsidP="006B5074">
      <w:pPr>
        <w:spacing w:after="162" w:line="259" w:lineRule="auto"/>
        <w:jc w:val="center"/>
        <w:rPr>
          <w:color w:val="000000" w:themeColor="text1"/>
        </w:rPr>
      </w:pPr>
    </w:p>
    <w:p w14:paraId="36CEDC74" w14:textId="38EC1626" w:rsidR="006B5074" w:rsidRDefault="006B5074" w:rsidP="006B5074">
      <w:pPr>
        <w:spacing w:after="162" w:line="259" w:lineRule="auto"/>
        <w:jc w:val="center"/>
        <w:rPr>
          <w:color w:val="000000" w:themeColor="text1"/>
        </w:rPr>
      </w:pPr>
    </w:p>
    <w:p w14:paraId="541A78A2" w14:textId="0715CA93" w:rsidR="006B5074" w:rsidRDefault="006B5074" w:rsidP="006B5074">
      <w:pPr>
        <w:spacing w:after="162" w:line="259" w:lineRule="auto"/>
        <w:jc w:val="center"/>
        <w:rPr>
          <w:color w:val="000000" w:themeColor="text1"/>
        </w:rPr>
      </w:pPr>
    </w:p>
    <w:p w14:paraId="6A092B7D" w14:textId="52CFC195" w:rsidR="006B5074" w:rsidRDefault="006B5074" w:rsidP="006B5074">
      <w:pPr>
        <w:spacing w:after="162" w:line="259" w:lineRule="auto"/>
        <w:jc w:val="center"/>
        <w:rPr>
          <w:color w:val="000000" w:themeColor="text1"/>
        </w:rPr>
      </w:pPr>
      <w:r>
        <w:rPr>
          <w:color w:val="000000" w:themeColor="text1"/>
        </w:rPr>
        <w:br w:type="page"/>
      </w:r>
    </w:p>
    <w:p w14:paraId="5AF8E4D3" w14:textId="7726E8E1" w:rsidR="006B5074" w:rsidRDefault="006B5074" w:rsidP="006B5074">
      <w:pPr>
        <w:spacing w:after="162" w:line="259" w:lineRule="auto"/>
        <w:ind w:left="0" w:firstLine="0"/>
        <w:jc w:val="center"/>
        <w:rPr>
          <w:color w:val="000000" w:themeColor="text1"/>
        </w:rPr>
      </w:pPr>
    </w:p>
    <w:p w14:paraId="2AC0FEBE" w14:textId="428562BC" w:rsidR="006B5074" w:rsidRDefault="006B5074" w:rsidP="006B5074">
      <w:pPr>
        <w:spacing w:after="162" w:line="259" w:lineRule="auto"/>
        <w:ind w:left="0" w:firstLine="0"/>
        <w:jc w:val="center"/>
        <w:rPr>
          <w:color w:val="000000" w:themeColor="text1"/>
        </w:rPr>
      </w:pPr>
    </w:p>
    <w:p w14:paraId="1229A8FB" w14:textId="628FA346" w:rsidR="006B5074" w:rsidRDefault="006B5074" w:rsidP="006B5074">
      <w:pPr>
        <w:spacing w:after="162" w:line="259" w:lineRule="auto"/>
        <w:ind w:left="0" w:firstLine="0"/>
        <w:jc w:val="center"/>
        <w:rPr>
          <w:color w:val="000000" w:themeColor="text1"/>
        </w:rPr>
      </w:pPr>
    </w:p>
    <w:p w14:paraId="3B77A3EC" w14:textId="401401B6" w:rsidR="006B5074" w:rsidRDefault="006B5074" w:rsidP="006B5074">
      <w:pPr>
        <w:spacing w:after="162" w:line="259" w:lineRule="auto"/>
        <w:ind w:left="0" w:firstLine="0"/>
        <w:jc w:val="center"/>
        <w:rPr>
          <w:color w:val="000000" w:themeColor="text1"/>
        </w:rPr>
      </w:pPr>
    </w:p>
    <w:p w14:paraId="5A9288A5" w14:textId="37C64BD9" w:rsidR="006B5074" w:rsidRDefault="006B5074" w:rsidP="006B5074">
      <w:pPr>
        <w:spacing w:after="162" w:line="259" w:lineRule="auto"/>
        <w:ind w:left="0" w:firstLine="0"/>
        <w:jc w:val="center"/>
        <w:rPr>
          <w:color w:val="000000" w:themeColor="text1"/>
        </w:rPr>
      </w:pPr>
    </w:p>
    <w:p w14:paraId="4D58A683" w14:textId="3A7DEB2F" w:rsidR="006B5074" w:rsidRDefault="006B5074" w:rsidP="006B5074">
      <w:pPr>
        <w:spacing w:after="162" w:line="259" w:lineRule="auto"/>
        <w:ind w:left="0" w:firstLine="0"/>
        <w:jc w:val="center"/>
        <w:rPr>
          <w:color w:val="000000" w:themeColor="text1"/>
        </w:rPr>
      </w:pPr>
    </w:p>
    <w:p w14:paraId="0BB4395A" w14:textId="1C08EBEB" w:rsidR="006B5074" w:rsidRDefault="006B5074" w:rsidP="006B5074">
      <w:pPr>
        <w:spacing w:after="162" w:line="259" w:lineRule="auto"/>
        <w:ind w:left="0" w:firstLine="0"/>
        <w:jc w:val="center"/>
        <w:rPr>
          <w:color w:val="000000" w:themeColor="text1"/>
        </w:rPr>
      </w:pPr>
    </w:p>
    <w:p w14:paraId="1D4F4F05" w14:textId="3273B492" w:rsidR="006B5074" w:rsidRDefault="006B5074" w:rsidP="006B5074">
      <w:pPr>
        <w:spacing w:after="162" w:line="259" w:lineRule="auto"/>
        <w:ind w:left="0" w:firstLine="0"/>
        <w:jc w:val="center"/>
        <w:rPr>
          <w:color w:val="000000" w:themeColor="text1"/>
        </w:rPr>
      </w:pPr>
    </w:p>
    <w:p w14:paraId="1BE30E06" w14:textId="1913AD48" w:rsidR="006B5074" w:rsidRDefault="006B5074" w:rsidP="006B5074">
      <w:pPr>
        <w:spacing w:after="162" w:line="259" w:lineRule="auto"/>
        <w:ind w:left="0" w:firstLine="0"/>
        <w:jc w:val="center"/>
        <w:rPr>
          <w:color w:val="000000" w:themeColor="text1"/>
        </w:rPr>
      </w:pPr>
    </w:p>
    <w:p w14:paraId="22EB50DD" w14:textId="69D338A6" w:rsidR="006B5074" w:rsidRDefault="006B5074" w:rsidP="006B5074">
      <w:pPr>
        <w:spacing w:after="162" w:line="259" w:lineRule="auto"/>
        <w:ind w:left="0" w:firstLine="0"/>
        <w:jc w:val="center"/>
        <w:rPr>
          <w:color w:val="000000" w:themeColor="text1"/>
        </w:rPr>
      </w:pPr>
    </w:p>
    <w:p w14:paraId="67311B35" w14:textId="1418E4EF" w:rsidR="006B5074" w:rsidRDefault="006B5074" w:rsidP="006B5074">
      <w:pPr>
        <w:spacing w:after="162" w:line="259" w:lineRule="auto"/>
        <w:ind w:left="0" w:firstLine="0"/>
        <w:jc w:val="center"/>
        <w:rPr>
          <w:color w:val="000000" w:themeColor="text1"/>
        </w:rPr>
      </w:pPr>
    </w:p>
    <w:p w14:paraId="1A1360D8" w14:textId="6C98B7C6" w:rsidR="006B5074" w:rsidRDefault="006B5074" w:rsidP="006B5074">
      <w:pPr>
        <w:spacing w:after="162" w:line="259" w:lineRule="auto"/>
        <w:ind w:left="0" w:firstLine="0"/>
        <w:jc w:val="center"/>
        <w:rPr>
          <w:color w:val="000000" w:themeColor="text1"/>
        </w:rPr>
      </w:pPr>
    </w:p>
    <w:p w14:paraId="39CF16E0" w14:textId="77777777" w:rsidR="006B5074" w:rsidRPr="004F09C9" w:rsidRDefault="006B5074" w:rsidP="009A628C">
      <w:pPr>
        <w:spacing w:after="162" w:line="259" w:lineRule="auto"/>
        <w:ind w:left="0" w:firstLine="0"/>
        <w:jc w:val="center"/>
        <w:rPr>
          <w:color w:val="000000" w:themeColor="text1"/>
        </w:rPr>
      </w:pPr>
    </w:p>
    <w:p w14:paraId="01EFBA46" w14:textId="6E466EED" w:rsidR="006B5074" w:rsidRDefault="00D27C9E" w:rsidP="006B5074">
      <w:pPr>
        <w:spacing w:line="259" w:lineRule="auto"/>
        <w:ind w:left="0" w:right="90" w:firstLine="0"/>
        <w:jc w:val="center"/>
        <w:rPr>
          <w:color w:val="000000" w:themeColor="text1"/>
        </w:rPr>
      </w:pPr>
      <w:r w:rsidRPr="004F09C9">
        <w:rPr>
          <w:color w:val="000000" w:themeColor="text1"/>
        </w:rPr>
        <w:t>To my family</w:t>
      </w:r>
    </w:p>
    <w:p w14:paraId="06FC099C" w14:textId="34805FBB" w:rsidR="006B5074" w:rsidRDefault="006B5074" w:rsidP="009A628C">
      <w:pPr>
        <w:spacing w:after="162" w:line="259" w:lineRule="auto"/>
        <w:ind w:left="0" w:firstLine="0"/>
        <w:jc w:val="center"/>
        <w:rPr>
          <w:color w:val="000000" w:themeColor="text1"/>
        </w:rPr>
      </w:pPr>
    </w:p>
    <w:p w14:paraId="3BE54806" w14:textId="1AFA421D" w:rsidR="006B5074" w:rsidRDefault="006B5074" w:rsidP="009A628C">
      <w:pPr>
        <w:spacing w:after="162" w:line="259" w:lineRule="auto"/>
        <w:ind w:left="0" w:firstLine="0"/>
        <w:jc w:val="center"/>
        <w:rPr>
          <w:color w:val="000000" w:themeColor="text1"/>
        </w:rPr>
      </w:pPr>
    </w:p>
    <w:p w14:paraId="0DC712E7" w14:textId="3A8A0B17" w:rsidR="006B5074" w:rsidRDefault="006B5074" w:rsidP="009A628C">
      <w:pPr>
        <w:spacing w:after="162" w:line="259" w:lineRule="auto"/>
        <w:ind w:left="0" w:firstLine="0"/>
        <w:jc w:val="center"/>
        <w:rPr>
          <w:color w:val="000000" w:themeColor="text1"/>
        </w:rPr>
      </w:pPr>
    </w:p>
    <w:p w14:paraId="5CD84473" w14:textId="39A58E94" w:rsidR="006B5074" w:rsidRDefault="006B5074" w:rsidP="009A628C">
      <w:pPr>
        <w:spacing w:after="162" w:line="259" w:lineRule="auto"/>
        <w:ind w:left="0" w:firstLine="0"/>
        <w:jc w:val="center"/>
        <w:rPr>
          <w:color w:val="000000" w:themeColor="text1"/>
        </w:rPr>
      </w:pPr>
    </w:p>
    <w:p w14:paraId="1F5B9511" w14:textId="6FF39FAC" w:rsidR="006B5074" w:rsidRDefault="006B5074" w:rsidP="009A628C">
      <w:pPr>
        <w:spacing w:after="162" w:line="259" w:lineRule="auto"/>
        <w:ind w:left="0" w:firstLine="0"/>
        <w:jc w:val="center"/>
        <w:rPr>
          <w:color w:val="000000" w:themeColor="text1"/>
        </w:rPr>
      </w:pPr>
    </w:p>
    <w:p w14:paraId="70418B68" w14:textId="5217C96C" w:rsidR="006B5074" w:rsidRDefault="006B5074" w:rsidP="009A628C">
      <w:pPr>
        <w:spacing w:after="162" w:line="259" w:lineRule="auto"/>
        <w:ind w:left="0" w:firstLine="0"/>
        <w:jc w:val="center"/>
        <w:rPr>
          <w:color w:val="000000" w:themeColor="text1"/>
        </w:rPr>
      </w:pPr>
    </w:p>
    <w:p w14:paraId="759724A0" w14:textId="00AE053A" w:rsidR="006B5074" w:rsidRDefault="006B5074" w:rsidP="009A628C">
      <w:pPr>
        <w:spacing w:after="162" w:line="259" w:lineRule="auto"/>
        <w:ind w:left="0" w:firstLine="0"/>
        <w:jc w:val="center"/>
        <w:rPr>
          <w:color w:val="000000" w:themeColor="text1"/>
        </w:rPr>
      </w:pPr>
    </w:p>
    <w:p w14:paraId="2F0B383F" w14:textId="4D6DFCE8" w:rsidR="006B5074" w:rsidRDefault="006B5074" w:rsidP="009A628C">
      <w:pPr>
        <w:spacing w:after="162" w:line="259" w:lineRule="auto"/>
        <w:ind w:left="0" w:firstLine="0"/>
        <w:jc w:val="center"/>
        <w:rPr>
          <w:color w:val="000000" w:themeColor="text1"/>
        </w:rPr>
      </w:pPr>
    </w:p>
    <w:p w14:paraId="0F8C30A4" w14:textId="0ABC3EFC" w:rsidR="006B5074" w:rsidRDefault="006B5074" w:rsidP="009A628C">
      <w:pPr>
        <w:spacing w:after="162" w:line="259" w:lineRule="auto"/>
        <w:ind w:left="0" w:firstLine="0"/>
        <w:jc w:val="center"/>
        <w:rPr>
          <w:color w:val="000000" w:themeColor="text1"/>
        </w:rPr>
      </w:pPr>
    </w:p>
    <w:p w14:paraId="72C8F3E1" w14:textId="786FC86D" w:rsidR="006B5074" w:rsidRDefault="006B5074" w:rsidP="009A628C">
      <w:pPr>
        <w:spacing w:after="162" w:line="259" w:lineRule="auto"/>
        <w:ind w:left="0" w:firstLine="0"/>
        <w:jc w:val="center"/>
        <w:rPr>
          <w:color w:val="000000" w:themeColor="text1"/>
        </w:rPr>
      </w:pPr>
    </w:p>
    <w:p w14:paraId="7368E884" w14:textId="4F36D4DC" w:rsidR="006B5074" w:rsidRDefault="006B5074" w:rsidP="009A628C">
      <w:pPr>
        <w:spacing w:after="162" w:line="259" w:lineRule="auto"/>
        <w:ind w:left="0" w:firstLine="0"/>
        <w:jc w:val="center"/>
        <w:rPr>
          <w:color w:val="000000" w:themeColor="text1"/>
        </w:rPr>
      </w:pPr>
    </w:p>
    <w:p w14:paraId="0590CAAD" w14:textId="695985BA" w:rsidR="006B5074" w:rsidRDefault="006B5074" w:rsidP="009A628C">
      <w:pPr>
        <w:spacing w:after="162" w:line="259" w:lineRule="auto"/>
        <w:ind w:left="0" w:firstLine="0"/>
        <w:jc w:val="center"/>
        <w:rPr>
          <w:color w:val="000000" w:themeColor="text1"/>
        </w:rPr>
      </w:pPr>
    </w:p>
    <w:p w14:paraId="2A6C1799" w14:textId="752A7EB5" w:rsidR="006B5074" w:rsidRDefault="006B5074" w:rsidP="006B5074">
      <w:pPr>
        <w:spacing w:line="259" w:lineRule="auto"/>
        <w:ind w:left="0" w:right="90" w:firstLine="0"/>
        <w:jc w:val="center"/>
        <w:rPr>
          <w:color w:val="000000" w:themeColor="text1"/>
        </w:rPr>
      </w:pPr>
      <w:r>
        <w:rPr>
          <w:color w:val="000000" w:themeColor="text1"/>
        </w:rPr>
        <w:br w:type="page"/>
      </w: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6633E51E" w14:textId="7B44672D" w:rsidR="006F58EA" w:rsidRPr="004F09C9" w:rsidRDefault="00D27C9E" w:rsidP="006B5074">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w:t>
      </w:r>
      <w:r w:rsidR="006B5074">
        <w:rPr>
          <w:color w:val="000000" w:themeColor="text1"/>
        </w:rPr>
        <w:t xml:space="preserve"> </w:t>
      </w:r>
      <w:r w:rsidRPr="004F09C9">
        <w:rPr>
          <w:color w:val="000000" w:themeColor="text1"/>
        </w:rPr>
        <w:t>their pragmatism and unique perspectives. I also thank Dr. Qinwen Xia-Chen, Dr. Chao</w:t>
      </w:r>
      <w:r w:rsidR="006B5074">
        <w:rPr>
          <w:color w:val="000000" w:themeColor="text1"/>
        </w:rPr>
        <w:t xml:space="preserve"> </w:t>
      </w: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r w:rsidR="006B5074">
        <w:rPr>
          <w:color w:val="000000" w:themeColor="text1"/>
        </w:rPr>
        <w:t xml:space="preserve"> </w:t>
      </w: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xml:space="preserve">, Dr. Leigh Boardman, Clancy Short, and Dylan </w:t>
      </w:r>
      <w:proofErr w:type="spellStart"/>
      <w:r w:rsidRPr="004F09C9">
        <w:rPr>
          <w:color w:val="000000" w:themeColor="text1"/>
        </w:rPr>
        <w:t>Tussey</w:t>
      </w:r>
      <w:proofErr w:type="spellEnd"/>
      <w:r w:rsidRPr="004F09C9">
        <w:rPr>
          <w:color w:val="000000" w:themeColor="text1"/>
        </w:rPr>
        <w:t xml:space="preserve"> for stimulating my intellect and inspiring ideas. I also thank the Entomology and Nematology Department of the University of Florida and the</w:t>
      </w:r>
      <w:r w:rsidR="006B5074">
        <w:rPr>
          <w:color w:val="000000" w:themeColor="text1"/>
        </w:rPr>
        <w:t xml:space="preserve"> </w:t>
      </w: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r w:rsidR="006B5074">
        <w:rPr>
          <w:color w:val="000000" w:themeColor="text1"/>
        </w:rPr>
        <w:t xml:space="preserve"> </w:t>
      </w:r>
      <w:r w:rsidRPr="004F09C9">
        <w:rPr>
          <w:color w:val="000000" w:themeColor="text1"/>
        </w:rPr>
        <w:t>Student Organization for their friendship and support.</w:t>
      </w:r>
      <w:r w:rsidRPr="004F09C9">
        <w:rPr>
          <w:color w:val="000000" w:themeColor="text1"/>
        </w:rPr>
        <w:br w:type="page"/>
      </w:r>
    </w:p>
    <w:p w14:paraId="55956B6B" w14:textId="77777777" w:rsidR="00B97D71" w:rsidRPr="004F09C9" w:rsidRDefault="00B97D71" w:rsidP="00B97D71">
      <w:pPr>
        <w:spacing w:after="559" w:line="263" w:lineRule="auto"/>
        <w:jc w:val="center"/>
        <w:rPr>
          <w:color w:val="000000" w:themeColor="text1"/>
        </w:rPr>
      </w:pPr>
      <w:r w:rsidRPr="004F09C9">
        <w:rPr>
          <w:color w:val="000000" w:themeColor="text1"/>
        </w:rPr>
        <w:lastRenderedPageBreak/>
        <w:t>TABLE OF CONTENTS</w:t>
      </w:r>
    </w:p>
    <w:p w14:paraId="6046C2D5" w14:textId="77777777" w:rsidR="00B97D71" w:rsidRPr="004F09C9" w:rsidRDefault="00B97D71" w:rsidP="00B97D71">
      <w:pPr>
        <w:spacing w:after="0" w:line="420" w:lineRule="auto"/>
        <w:rPr>
          <w:color w:val="000000" w:themeColor="text1"/>
        </w:rPr>
      </w:pPr>
      <w:r w:rsidRPr="004F09C9">
        <w:rPr>
          <w:color w:val="000000" w:themeColor="text1"/>
        </w:rPr>
        <w:t xml:space="preserve">ACKNOWLEDGMENTS . . . . . . . . . . . . . . . . . . . . . . . . . . . . . . . . . . . . . . . . . . . . . . . . . . . . . </w:t>
      </w:r>
      <w:r w:rsidRPr="004F09C9">
        <w:rPr>
          <w:color w:val="000000" w:themeColor="text1"/>
        </w:rPr>
        <w:tab/>
        <w:t>4</w:t>
      </w:r>
    </w:p>
    <w:p w14:paraId="15AD52DA" w14:textId="77777777" w:rsidR="00B97D71" w:rsidRPr="004F09C9" w:rsidRDefault="00B97D71" w:rsidP="00B97D71">
      <w:pPr>
        <w:spacing w:after="0" w:line="420" w:lineRule="auto"/>
        <w:rPr>
          <w:color w:val="000000" w:themeColor="text1"/>
        </w:rPr>
      </w:pPr>
      <w:r w:rsidRPr="004F09C9">
        <w:rPr>
          <w:color w:val="000000" w:themeColor="text1"/>
        </w:rPr>
        <w:t xml:space="preserve">LIST OF TABLES . . . . . . . . . . . . . . . . . . . . . . . . . . . . . . . . . . . . . . . . . . . . . . . . . . . . . . . . . . . </w:t>
      </w:r>
      <w:r>
        <w:rPr>
          <w:color w:val="000000" w:themeColor="text1"/>
        </w:rPr>
        <w:tab/>
      </w:r>
      <w:r w:rsidRPr="004F09C9">
        <w:rPr>
          <w:color w:val="000000" w:themeColor="text1"/>
        </w:rPr>
        <w:t>6</w:t>
      </w:r>
    </w:p>
    <w:p w14:paraId="35503722" w14:textId="77777777" w:rsidR="00B97D71" w:rsidRPr="004F09C9" w:rsidRDefault="00B97D71" w:rsidP="00B97D71">
      <w:pPr>
        <w:spacing w:after="0" w:line="420" w:lineRule="auto"/>
        <w:rPr>
          <w:color w:val="000000" w:themeColor="text1"/>
        </w:rPr>
      </w:pPr>
      <w:r w:rsidRPr="004F09C9">
        <w:rPr>
          <w:color w:val="000000" w:themeColor="text1"/>
        </w:rPr>
        <w:t xml:space="preserve">LIST OF FIGURES. . . . . . . . . . . . . . . . . . . . . . . . . . . . . . . . . . . . . . . . . . . . . . . . . . . . . . . . . . </w:t>
      </w:r>
      <w:r>
        <w:rPr>
          <w:color w:val="000000" w:themeColor="text1"/>
        </w:rPr>
        <w:tab/>
      </w:r>
      <w:r w:rsidRPr="004F09C9">
        <w:rPr>
          <w:color w:val="000000" w:themeColor="text1"/>
        </w:rPr>
        <w:t>7</w:t>
      </w:r>
    </w:p>
    <w:p w14:paraId="615FE732" w14:textId="77777777" w:rsidR="00B97D71" w:rsidRPr="004F09C9" w:rsidRDefault="00B97D71" w:rsidP="00B97D71">
      <w:pPr>
        <w:spacing w:after="0" w:line="420" w:lineRule="auto"/>
        <w:ind w:firstLine="0"/>
        <w:rPr>
          <w:color w:val="000000" w:themeColor="text1"/>
        </w:rPr>
      </w:pPr>
      <w:r w:rsidRPr="004F09C9">
        <w:rPr>
          <w:color w:val="000000" w:themeColor="text1"/>
        </w:rPr>
        <w:t>ABSTRACT . . . . . . . . . . . . . . . . . . . . . . . . . . . . . . . . . . . . . . . . . . . . . . . . . . . . . . . . . .</w:t>
      </w:r>
      <w:r w:rsidRPr="00CC4EA3">
        <w:rPr>
          <w:color w:val="000000" w:themeColor="text1"/>
        </w:rPr>
        <w:t xml:space="preserve"> </w:t>
      </w:r>
      <w:r w:rsidRPr="004F09C9">
        <w:rPr>
          <w:color w:val="000000" w:themeColor="text1"/>
        </w:rPr>
        <w:t>. . . . .</w:t>
      </w:r>
      <w:r>
        <w:rPr>
          <w:color w:val="000000" w:themeColor="text1"/>
        </w:rPr>
        <w:t xml:space="preserve"> </w:t>
      </w:r>
      <w:r>
        <w:rPr>
          <w:color w:val="000000" w:themeColor="text1"/>
        </w:rPr>
        <w:tab/>
      </w:r>
      <w:r w:rsidRPr="004F09C9">
        <w:rPr>
          <w:color w:val="000000" w:themeColor="text1"/>
        </w:rPr>
        <w:t>8</w:t>
      </w:r>
    </w:p>
    <w:p w14:paraId="37354CD2" w14:textId="77777777" w:rsidR="00B97D71" w:rsidRPr="004F09C9" w:rsidRDefault="00B97D71" w:rsidP="00B97D71">
      <w:pPr>
        <w:spacing w:after="0" w:line="420" w:lineRule="auto"/>
        <w:jc w:val="center"/>
        <w:rPr>
          <w:color w:val="000000" w:themeColor="text1"/>
        </w:rPr>
      </w:pPr>
      <w:r w:rsidRPr="004F09C9">
        <w:rPr>
          <w:color w:val="000000" w:themeColor="text1"/>
        </w:rPr>
        <w:t>CHAPTER</w:t>
      </w:r>
    </w:p>
    <w:p w14:paraId="12D0DE19"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xml:space="preserve">. . . . . . . . . . . . . . . . . . . . . . . . . . . . . . . . . . .. . . . . . . . . . . . . . . . . . . </w:t>
      </w:r>
      <w:r>
        <w:rPr>
          <w:color w:val="000000" w:themeColor="text1"/>
        </w:rPr>
        <w:tab/>
        <w:t>10</w:t>
      </w:r>
    </w:p>
    <w:p w14:paraId="71E51555"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r w:rsidRPr="006C2398">
        <w:rPr>
          <w:color w:val="000000" w:themeColor="text1"/>
        </w:rPr>
        <w:t xml:space="preserve"> </w:t>
      </w:r>
      <w:r w:rsidRPr="004F09C9">
        <w:rPr>
          <w:color w:val="000000" w:themeColor="text1"/>
        </w:rPr>
        <w:t xml:space="preserve">. . </w:t>
      </w:r>
      <w:r>
        <w:rPr>
          <w:color w:val="000000" w:themeColor="text1"/>
        </w:rPr>
        <w:tab/>
        <w:t>22</w:t>
      </w:r>
    </w:p>
    <w:p w14:paraId="7C705D2E" w14:textId="77777777" w:rsidR="00B97D71" w:rsidRPr="004F09C9" w:rsidRDefault="00B97D71" w:rsidP="00B97D71">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 xml:space="preserve">Ostrinia </w:t>
      </w:r>
      <w:r w:rsidRPr="004F09C9">
        <w:rPr>
          <w:color w:val="000000" w:themeColor="text1"/>
        </w:rPr>
        <w:t>. . . . . . . .</w:t>
      </w:r>
      <w:r>
        <w:rPr>
          <w:color w:val="000000" w:themeColor="text1"/>
        </w:rPr>
        <w:t xml:space="preserve"> </w:t>
      </w:r>
      <w:r w:rsidRPr="004F09C9">
        <w:rPr>
          <w:color w:val="000000" w:themeColor="text1"/>
        </w:rPr>
        <w:t>. . . . . . . . . . . . . . . . . . . . . . . . .</w:t>
      </w:r>
      <w:r w:rsidRPr="006C2398">
        <w:rPr>
          <w:color w:val="000000" w:themeColor="text1"/>
        </w:rPr>
        <w:t xml:space="preserve"> </w:t>
      </w:r>
      <w:r w:rsidRPr="004F09C9">
        <w:rPr>
          <w:color w:val="000000" w:themeColor="text1"/>
        </w:rPr>
        <w:t xml:space="preserve">. . . . . . . . . . . . </w:t>
      </w:r>
      <w:r>
        <w:rPr>
          <w:color w:val="000000" w:themeColor="text1"/>
        </w:rPr>
        <w:tab/>
        <w:t>22</w:t>
      </w:r>
    </w:p>
    <w:p w14:paraId="7DB39EED" w14:textId="77777777" w:rsidR="00B97D71" w:rsidRDefault="00B97D71" w:rsidP="00B97D71">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 . . . . . . . . . . .</w:t>
      </w:r>
      <w:r>
        <w:rPr>
          <w:color w:val="000000" w:themeColor="text1"/>
        </w:rPr>
        <w:tab/>
        <w:t>23</w:t>
      </w:r>
    </w:p>
    <w:p w14:paraId="6EE4D59E" w14:textId="77777777" w:rsidR="00B97D71" w:rsidRPr="00F44E5C" w:rsidRDefault="00B97D71" w:rsidP="00B97D71">
      <w:pPr>
        <w:numPr>
          <w:ilvl w:val="1"/>
          <w:numId w:val="1"/>
        </w:numPr>
        <w:spacing w:after="195" w:line="259" w:lineRule="auto"/>
        <w:ind w:left="1080" w:hanging="539"/>
        <w:rPr>
          <w:color w:val="000000" w:themeColor="text1"/>
        </w:rPr>
      </w:pPr>
      <w:r>
        <w:rPr>
          <w:color w:val="000000" w:themeColor="text1"/>
        </w:rPr>
        <w:t>Diapause in</w:t>
      </w:r>
      <w:r w:rsidRPr="004F09C9">
        <w:rPr>
          <w:color w:val="000000" w:themeColor="text1"/>
        </w:rPr>
        <w:t xml:space="preserve"> </w:t>
      </w:r>
      <w:r w:rsidRPr="004F09C9">
        <w:rPr>
          <w:i/>
          <w:color w:val="000000" w:themeColor="text1"/>
        </w:rPr>
        <w:t xml:space="preserve">Ostrinia nubilalis </w:t>
      </w:r>
      <w:r w:rsidRPr="004F09C9">
        <w:rPr>
          <w:color w:val="000000" w:themeColor="text1"/>
        </w:rPr>
        <w:t>. . . . . . . . . . . . . . . . . . . . . . . . . . . . . . . . . . . . . .</w:t>
      </w:r>
      <w:r>
        <w:rPr>
          <w:color w:val="000000" w:themeColor="text1"/>
        </w:rPr>
        <w:tab/>
        <w:t>26</w:t>
      </w:r>
    </w:p>
    <w:p w14:paraId="5BE40169"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 . . . .</w:t>
      </w:r>
      <w:r w:rsidRPr="006C2398">
        <w:rPr>
          <w:color w:val="000000" w:themeColor="text1"/>
        </w:rPr>
        <w:t xml:space="preserve"> </w:t>
      </w:r>
      <w:r w:rsidRPr="004F09C9">
        <w:rPr>
          <w:color w:val="000000" w:themeColor="text1"/>
        </w:rPr>
        <w:t>. . . . . . . . . . . . . . . . .</w:t>
      </w:r>
      <w:r>
        <w:rPr>
          <w:color w:val="000000" w:themeColor="text1"/>
        </w:rPr>
        <w:tab/>
        <w:t>34</w:t>
      </w:r>
    </w:p>
    <w:p w14:paraId="55171274"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 xml:space="preserve">Background. . . . . . . . . . . . . . . . . . . . . . . . . . . . . . . . . . . . . . . . . . . . . . . . . . . . . </w:t>
      </w:r>
      <w:r>
        <w:rPr>
          <w:color w:val="000000" w:themeColor="text1"/>
        </w:rPr>
        <w:tab/>
        <w:t>34</w:t>
      </w:r>
    </w:p>
    <w:p w14:paraId="712BC8E6"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Methods.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 . . </w:t>
      </w:r>
      <w:r>
        <w:rPr>
          <w:color w:val="000000" w:themeColor="text1"/>
        </w:rPr>
        <w:tab/>
        <w:t>38</w:t>
      </w:r>
    </w:p>
    <w:p w14:paraId="37C71AD0"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General Rearing . . . . . . . . . . . . . . . . . . . . . . . . . . . . . . . . . . . . . . . . . . . . </w:t>
      </w:r>
      <w:r>
        <w:rPr>
          <w:color w:val="000000" w:themeColor="text1"/>
        </w:rPr>
        <w:tab/>
        <w:t>38</w:t>
      </w:r>
    </w:p>
    <w:p w14:paraId="6C5C6FC2"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Experiment 1: </w:t>
      </w:r>
      <w:r w:rsidRPr="00F44E5C">
        <w:rPr>
          <w:iCs/>
          <w:color w:val="000000" w:themeColor="text1"/>
          <w:lang w:val="en"/>
        </w:rPr>
        <w:t>Estimating the Onset of Diapause and Using Metabolic Activity to Classify the Intensity of Diapause-Programmed Larvae</w:t>
      </w:r>
      <w:r w:rsidRPr="004F09C9">
        <w:rPr>
          <w:color w:val="000000" w:themeColor="text1"/>
        </w:rPr>
        <w:t xml:space="preserve">. . . . . . . . . . </w:t>
      </w:r>
      <w:r>
        <w:rPr>
          <w:color w:val="000000" w:themeColor="text1"/>
        </w:rPr>
        <w:tab/>
        <w:t>39</w:t>
      </w:r>
    </w:p>
    <w:p w14:paraId="31384948"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Experiment 2: </w:t>
      </w:r>
      <w:r>
        <w:rPr>
          <w:color w:val="000000" w:themeColor="text1"/>
        </w:rPr>
        <w:t>Estimating the Onset of Wandering and Sampling Larvae for Lean Mass and Lipid Mass</w:t>
      </w:r>
      <w:r w:rsidRPr="004F09C9">
        <w:rPr>
          <w:color w:val="000000" w:themeColor="text1"/>
        </w:rPr>
        <w:t xml:space="preserve"> . . . . . . . . . . . . . . . . . . . . . . . . . . . . . . . . . . . </w:t>
      </w:r>
      <w:r w:rsidRPr="004F09C9">
        <w:rPr>
          <w:color w:val="000000" w:themeColor="text1"/>
        </w:rPr>
        <w:tab/>
      </w:r>
      <w:r>
        <w:rPr>
          <w:color w:val="000000" w:themeColor="text1"/>
        </w:rPr>
        <w:t>40</w:t>
      </w:r>
    </w:p>
    <w:p w14:paraId="576026E5"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Statistical Analyses . . . . . . . . . . . . . . . . . . . . . . . . . . . . . . . . . . .</w:t>
      </w:r>
      <w:r w:rsidRPr="009A628C">
        <w:rPr>
          <w:color w:val="000000" w:themeColor="text1"/>
        </w:rPr>
        <w:t xml:space="preserve"> </w:t>
      </w:r>
      <w:r w:rsidRPr="004F09C9">
        <w:rPr>
          <w:color w:val="000000" w:themeColor="text1"/>
        </w:rPr>
        <w:t xml:space="preserve">. . . . . . . </w:t>
      </w:r>
      <w:r>
        <w:rPr>
          <w:color w:val="000000" w:themeColor="text1"/>
        </w:rPr>
        <w:tab/>
        <w:t>42</w:t>
      </w:r>
    </w:p>
    <w:p w14:paraId="1EC113EF"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9A628C">
        <w:rPr>
          <w:color w:val="000000" w:themeColor="text1"/>
        </w:rPr>
        <w:t xml:space="preserve"> </w:t>
      </w:r>
      <w:r w:rsidRPr="004F09C9">
        <w:rPr>
          <w:color w:val="000000" w:themeColor="text1"/>
        </w:rPr>
        <w:t xml:space="preserve">. . . . . . . . . . . . . . </w:t>
      </w:r>
      <w:r>
        <w:rPr>
          <w:color w:val="000000" w:themeColor="text1"/>
        </w:rPr>
        <w:tab/>
        <w:t>43</w:t>
      </w:r>
    </w:p>
    <w:p w14:paraId="70266B26"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Experiment 1: Metabolic Activity. . . . . . . . . . . . . . . . .</w:t>
      </w:r>
      <w:r w:rsidRPr="009A628C">
        <w:rPr>
          <w:color w:val="000000" w:themeColor="text1"/>
        </w:rPr>
        <w:t xml:space="preserve"> </w:t>
      </w:r>
      <w:r w:rsidRPr="004F09C9">
        <w:rPr>
          <w:color w:val="000000" w:themeColor="text1"/>
        </w:rPr>
        <w:t>. . . . . . . . . . . . . .</w:t>
      </w:r>
      <w:r>
        <w:rPr>
          <w:color w:val="000000" w:themeColor="text1"/>
        </w:rPr>
        <w:tab/>
        <w:t>46</w:t>
      </w:r>
    </w:p>
    <w:p w14:paraId="0CE97AE8"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Experiment 2: Stored Lipids</w:t>
      </w:r>
      <w:r>
        <w:rPr>
          <w:color w:val="000000" w:themeColor="text1"/>
        </w:rPr>
        <w:t xml:space="preserve"> and Lean Mass</w:t>
      </w:r>
      <w:r w:rsidRPr="004F09C9">
        <w:rPr>
          <w:color w:val="000000" w:themeColor="text1"/>
        </w:rPr>
        <w:t>. . . . . . . . . . .</w:t>
      </w:r>
      <w:r w:rsidRPr="009A628C">
        <w:rPr>
          <w:color w:val="000000" w:themeColor="text1"/>
        </w:rPr>
        <w:t xml:space="preserve"> </w:t>
      </w:r>
      <w:r w:rsidRPr="004F09C9">
        <w:rPr>
          <w:color w:val="000000" w:themeColor="text1"/>
        </w:rPr>
        <w:t>. . . . . . . . . . .</w:t>
      </w:r>
      <w:r>
        <w:rPr>
          <w:color w:val="000000" w:themeColor="text1"/>
        </w:rPr>
        <w:tab/>
        <w:t>46</w:t>
      </w:r>
    </w:p>
    <w:p w14:paraId="741CD18C"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Discussion and Conclusions. . . . . . . . . . . . . . . . . . . . . . . . . . .</w:t>
      </w:r>
      <w:r w:rsidRPr="009A628C">
        <w:rPr>
          <w:color w:val="000000" w:themeColor="text1"/>
        </w:rPr>
        <w:t xml:space="preserve"> </w:t>
      </w:r>
      <w:r w:rsidRPr="004F09C9">
        <w:rPr>
          <w:color w:val="000000" w:themeColor="text1"/>
        </w:rPr>
        <w:t xml:space="preserve">. . . . . . . . . . . . . . </w:t>
      </w:r>
      <w:r>
        <w:rPr>
          <w:color w:val="000000" w:themeColor="text1"/>
        </w:rPr>
        <w:tab/>
        <w:t>47</w:t>
      </w:r>
    </w:p>
    <w:p w14:paraId="109FDBB4" w14:textId="77777777" w:rsidR="00B97D71" w:rsidRPr="004F09C9" w:rsidRDefault="00B97D71" w:rsidP="00B97D71">
      <w:pPr>
        <w:spacing w:after="160" w:line="259" w:lineRule="auto"/>
        <w:ind w:left="0" w:firstLine="0"/>
        <w:rPr>
          <w:color w:val="000000" w:themeColor="text1"/>
        </w:rPr>
      </w:pPr>
      <w:r w:rsidRPr="004F09C9">
        <w:rPr>
          <w:color w:val="000000" w:themeColor="text1"/>
        </w:rPr>
        <w:t>LIST OF REFERENCES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 . . . </w:t>
      </w:r>
      <w:r>
        <w:rPr>
          <w:color w:val="000000" w:themeColor="text1"/>
        </w:rPr>
        <w:tab/>
        <w:t>73</w:t>
      </w:r>
    </w:p>
    <w:p w14:paraId="74BD3CC0" w14:textId="6CD34975" w:rsidR="0075086E" w:rsidRPr="004F09C9" w:rsidRDefault="00B97D71" w:rsidP="0075086E">
      <w:pPr>
        <w:spacing w:after="60" w:line="263" w:lineRule="auto"/>
        <w:rPr>
          <w:color w:val="000000" w:themeColor="text1"/>
        </w:rPr>
      </w:pPr>
      <w:r w:rsidRPr="004F09C9">
        <w:rPr>
          <w:color w:val="000000" w:themeColor="text1"/>
        </w:rPr>
        <w:t>BIOGRAPHICAL SKETCH. . . . . . . . . . . . . . . . . . . . . . . . . . . . . . . . . . .</w:t>
      </w:r>
      <w:r w:rsidRPr="006C2398">
        <w:rPr>
          <w:color w:val="000000" w:themeColor="text1"/>
        </w:rPr>
        <w:t xml:space="preserve"> </w:t>
      </w:r>
      <w:r w:rsidRPr="004F09C9">
        <w:rPr>
          <w:color w:val="000000" w:themeColor="text1"/>
        </w:rPr>
        <w:t xml:space="preserve">. . . . . . . . . . . . . . . . . . </w:t>
      </w:r>
      <w:r>
        <w:rPr>
          <w:color w:val="000000" w:themeColor="text1"/>
        </w:rPr>
        <w:tab/>
        <w:t>78</w:t>
      </w:r>
    </w:p>
    <w:p w14:paraId="7483CF76" w14:textId="6705D7FA" w:rsidR="007E1911" w:rsidRDefault="007E1911" w:rsidP="0075086E">
      <w:pPr>
        <w:spacing w:after="60" w:line="263" w:lineRule="auto"/>
        <w:rPr>
          <w:color w:val="000000" w:themeColor="text1"/>
        </w:rPr>
      </w:pPr>
      <w:r>
        <w:rPr>
          <w:color w:val="000000" w:themeColor="text1"/>
        </w:rPr>
        <w:br w:type="page"/>
      </w:r>
    </w:p>
    <w:p w14:paraId="3EB0A799"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TABLES</w:t>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112FDF94" w:rsidR="006F58EA" w:rsidRPr="004F09C9" w:rsidRDefault="00D27C9E" w:rsidP="004350FC">
      <w:pPr>
        <w:tabs>
          <w:tab w:val="center" w:pos="3529"/>
          <w:tab w:val="center" w:pos="7752"/>
          <w:tab w:val="right" w:pos="8910"/>
        </w:tabs>
        <w:spacing w:after="160" w:line="259" w:lineRule="auto"/>
        <w:ind w:left="0" w:right="530" w:firstLine="0"/>
        <w:rPr>
          <w:color w:val="000000" w:themeColor="text1"/>
        </w:rPr>
      </w:pPr>
      <w:r w:rsidRPr="004F09C9">
        <w:rPr>
          <w:color w:val="000000" w:themeColor="text1"/>
        </w:rPr>
        <w:t>2-1</w:t>
      </w:r>
      <w:r w:rsidR="004350FC">
        <w:rPr>
          <w:color w:val="000000" w:themeColor="text1"/>
        </w:rPr>
        <w:t xml:space="preserve">   </w:t>
      </w:r>
      <w:r w:rsidR="00777267">
        <w:rPr>
          <w:color w:val="000000" w:themeColor="text1"/>
        </w:rPr>
        <w:tab/>
      </w:r>
      <w:r w:rsidRPr="004F09C9">
        <w:rPr>
          <w:color w:val="000000" w:themeColor="text1"/>
        </w:rPr>
        <w:t xml:space="preserve">Subgroups of </w:t>
      </w:r>
      <w:r w:rsidRPr="004F09C9">
        <w:rPr>
          <w:i/>
          <w:color w:val="000000" w:themeColor="text1"/>
        </w:rPr>
        <w:t xml:space="preserve">Ostrinia </w:t>
      </w:r>
      <w:r w:rsidRPr="004F09C9">
        <w:rPr>
          <w:color w:val="000000" w:themeColor="text1"/>
        </w:rPr>
        <w:t>uncus group III using mid-tibiae length</w:t>
      </w:r>
      <w:r w:rsidR="003C28C5" w:rsidRPr="006C2398">
        <w:rPr>
          <w:color w:val="000000" w:themeColor="text1"/>
        </w:rPr>
        <w:t xml:space="preserve"> </w:t>
      </w:r>
      <w:r w:rsidR="003C28C5" w:rsidRPr="004F09C9">
        <w:rPr>
          <w:color w:val="000000" w:themeColor="text1"/>
        </w:rPr>
        <w:t>. . . . . . . . . . . . . . . . . .</w:t>
      </w:r>
      <w:r w:rsidR="003C28C5">
        <w:rPr>
          <w:color w:val="000000" w:themeColor="text1"/>
        </w:rPr>
        <w:tab/>
      </w:r>
      <w:r w:rsidRPr="004F09C9">
        <w:rPr>
          <w:color w:val="000000" w:themeColor="text1"/>
        </w:rPr>
        <w:t>19</w:t>
      </w:r>
    </w:p>
    <w:p w14:paraId="287244EC" w14:textId="77777777" w:rsidR="006F58EA" w:rsidRPr="004F09C9" w:rsidRDefault="00D27C9E" w:rsidP="004350FC">
      <w:pPr>
        <w:tabs>
          <w:tab w:val="center" w:pos="4445"/>
          <w:tab w:val="right" w:pos="8910"/>
        </w:tabs>
        <w:spacing w:after="160" w:line="259" w:lineRule="auto"/>
        <w:ind w:left="0" w:right="53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rsidP="004350FC">
      <w:pPr>
        <w:tabs>
          <w:tab w:val="center" w:pos="1951"/>
          <w:tab w:val="center" w:pos="6183"/>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rsidP="004350FC">
      <w:pPr>
        <w:tabs>
          <w:tab w:val="center" w:pos="4591"/>
          <w:tab w:val="right" w:pos="8910"/>
        </w:tabs>
        <w:spacing w:after="160" w:line="259" w:lineRule="auto"/>
        <w:ind w:left="0" w:right="53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rsidP="004350FC">
      <w:pPr>
        <w:tabs>
          <w:tab w:val="center" w:pos="4601"/>
          <w:tab w:val="right" w:pos="8910"/>
        </w:tabs>
        <w:spacing w:after="160" w:line="259" w:lineRule="auto"/>
        <w:ind w:left="0" w:right="53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rsidP="004350FC">
      <w:pPr>
        <w:tabs>
          <w:tab w:val="center" w:pos="4598"/>
          <w:tab w:val="right" w:pos="8910"/>
        </w:tabs>
        <w:spacing w:after="160" w:line="259" w:lineRule="auto"/>
        <w:ind w:left="0" w:right="53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rsidP="004350FC">
      <w:pPr>
        <w:tabs>
          <w:tab w:val="center" w:pos="4718"/>
          <w:tab w:val="right" w:pos="8910"/>
        </w:tabs>
        <w:spacing w:after="160" w:line="259" w:lineRule="auto"/>
        <w:ind w:left="0" w:right="53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232E0094" w14:textId="77777777" w:rsidR="006F58EA" w:rsidRPr="004F09C9" w:rsidRDefault="00D27C9E" w:rsidP="004350FC">
      <w:pPr>
        <w:tabs>
          <w:tab w:val="center" w:pos="4265"/>
          <w:tab w:val="center" w:pos="8490"/>
          <w:tab w:val="right" w:pos="8910"/>
          <w:tab w:val="right" w:pos="9360"/>
        </w:tabs>
        <w:spacing w:after="160" w:line="259" w:lineRule="auto"/>
        <w:ind w:left="0" w:right="53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36D902F6"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086E9F90" w14:textId="77777777" w:rsidR="0075086E" w:rsidRDefault="00D27C9E" w:rsidP="004350FC">
      <w:pPr>
        <w:tabs>
          <w:tab w:val="center" w:pos="4272"/>
          <w:tab w:val="center" w:pos="8490"/>
          <w:tab w:val="right" w:pos="8910"/>
          <w:tab w:val="right" w:pos="9360"/>
        </w:tabs>
        <w:spacing w:after="160" w:line="259" w:lineRule="auto"/>
        <w:ind w:left="0" w:right="53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3E535F00" w14:textId="67822FBF" w:rsidR="007E1911" w:rsidRDefault="007E1911" w:rsidP="007E1911">
      <w:pPr>
        <w:tabs>
          <w:tab w:val="center" w:pos="4272"/>
          <w:tab w:val="center" w:pos="8490"/>
          <w:tab w:val="right" w:pos="8910"/>
          <w:tab w:val="right" w:pos="9360"/>
        </w:tabs>
        <w:spacing w:after="160" w:line="259" w:lineRule="auto"/>
        <w:ind w:left="0" w:firstLine="0"/>
        <w:rPr>
          <w:color w:val="000000" w:themeColor="text1"/>
        </w:rPr>
      </w:pPr>
      <w:r>
        <w:rPr>
          <w:color w:val="000000" w:themeColor="text1"/>
        </w:rPr>
        <w:br w:type="page"/>
      </w: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p w14:paraId="55783762" w14:textId="40AD9E6F" w:rsidR="00590A3D" w:rsidRPr="004F09C9" w:rsidRDefault="00590A3D" w:rsidP="00590A3D">
      <w:pPr>
        <w:tabs>
          <w:tab w:val="center" w:pos="3529"/>
          <w:tab w:val="center" w:pos="7752"/>
          <w:tab w:val="right" w:pos="8910"/>
        </w:tabs>
        <w:spacing w:after="160" w:line="259" w:lineRule="auto"/>
        <w:ind w:left="0" w:right="530" w:firstLine="0"/>
        <w:rPr>
          <w:color w:val="000000" w:themeColor="text1"/>
        </w:rPr>
      </w:pPr>
      <w:r>
        <w:rPr>
          <w:color w:val="000000" w:themeColor="text1"/>
        </w:rPr>
        <w:t>1</w:t>
      </w:r>
      <w:r w:rsidRPr="004F09C9">
        <w:rPr>
          <w:color w:val="000000" w:themeColor="text1"/>
        </w:rPr>
        <w:t>-1</w:t>
      </w:r>
      <w:r>
        <w:rPr>
          <w:color w:val="000000" w:themeColor="text1"/>
        </w:rPr>
        <w:t xml:space="preserve">   </w:t>
      </w:r>
      <w:r>
        <w:rPr>
          <w:color w:val="000000" w:themeColor="text1"/>
        </w:rPr>
        <w:tab/>
      </w:r>
      <w:r w:rsidR="00FC0790">
        <w:rPr>
          <w:color w:val="000000" w:themeColor="text1"/>
        </w:rPr>
        <w:t>Predicted relationship between nutrition stores and diapause genotype</w:t>
      </w:r>
      <w:r w:rsidRPr="004F09C9">
        <w:rPr>
          <w:color w:val="000000" w:themeColor="text1"/>
        </w:rPr>
        <w:t>. . . . . . . . .</w:t>
      </w:r>
      <w:r>
        <w:rPr>
          <w:color w:val="000000" w:themeColor="text1"/>
        </w:rPr>
        <w:tab/>
      </w:r>
      <w:r w:rsidRPr="004F09C9">
        <w:rPr>
          <w:color w:val="000000" w:themeColor="text1"/>
        </w:rPr>
        <w:t>19</w:t>
      </w:r>
    </w:p>
    <w:p w14:paraId="6EFCDA06" w14:textId="1C390EB4" w:rsidR="00590A3D" w:rsidRPr="004F09C9" w:rsidRDefault="00590A3D" w:rsidP="00705C52">
      <w:pPr>
        <w:tabs>
          <w:tab w:val="center" w:pos="4445"/>
          <w:tab w:val="right" w:pos="8910"/>
        </w:tabs>
        <w:spacing w:after="160" w:line="259" w:lineRule="auto"/>
        <w:ind w:left="0" w:right="530" w:firstLine="0"/>
        <w:rPr>
          <w:color w:val="000000" w:themeColor="text1"/>
        </w:rPr>
      </w:pPr>
      <w:r>
        <w:rPr>
          <w:color w:val="000000" w:themeColor="text1"/>
        </w:rPr>
        <w:t>2</w:t>
      </w:r>
      <w:r w:rsidRPr="004F09C9">
        <w:rPr>
          <w:color w:val="000000" w:themeColor="text1"/>
        </w:rPr>
        <w:t>-1</w:t>
      </w:r>
      <w:r w:rsidRPr="004F09C9">
        <w:rPr>
          <w:color w:val="000000" w:themeColor="text1"/>
        </w:rPr>
        <w:tab/>
      </w:r>
      <w:r w:rsidR="00FC0790">
        <w:rPr>
          <w:color w:val="000000" w:themeColor="text1"/>
        </w:rPr>
        <w:t>Chemical structure of sec pheromone components</w:t>
      </w:r>
      <w:r w:rsidRPr="004F09C9">
        <w:rPr>
          <w:color w:val="000000" w:themeColor="text1"/>
        </w:rPr>
        <w:t>.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r>
      <w:commentRangeStart w:id="0"/>
      <w:r w:rsidRPr="004F09C9">
        <w:rPr>
          <w:color w:val="000000" w:themeColor="text1"/>
        </w:rPr>
        <w:t>46</w:t>
      </w:r>
      <w:commentRangeEnd w:id="0"/>
      <w:r w:rsidR="000539A2">
        <w:rPr>
          <w:rStyle w:val="CommentReference"/>
        </w:rPr>
        <w:commentReference w:id="0"/>
      </w:r>
    </w:p>
    <w:p w14:paraId="734A2170" w14:textId="3A456349" w:rsidR="00590A3D" w:rsidRPr="004F09C9" w:rsidRDefault="00590A3D" w:rsidP="00705C52">
      <w:pPr>
        <w:tabs>
          <w:tab w:val="center" w:pos="4591"/>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1</w:t>
      </w:r>
      <w:r w:rsidRPr="004F09C9">
        <w:rPr>
          <w:color w:val="000000" w:themeColor="text1"/>
        </w:rPr>
        <w:tab/>
      </w:r>
      <w:r w:rsidR="00FC0790">
        <w:rPr>
          <w:color w:val="000000" w:themeColor="text1"/>
        </w:rPr>
        <w:t>Accumulation of wet mass among larvae in diapause programming and non-diapause conditions</w:t>
      </w:r>
      <w:r w:rsidRPr="004F09C9">
        <w:rPr>
          <w:color w:val="000000" w:themeColor="text1"/>
        </w:rPr>
        <w:t xml:space="preserve"> . . . . . . .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t>47</w:t>
      </w:r>
    </w:p>
    <w:p w14:paraId="3C39707E" w14:textId="68337329" w:rsidR="00590A3D" w:rsidRPr="004F09C9" w:rsidRDefault="00590A3D" w:rsidP="00705C52">
      <w:pPr>
        <w:tabs>
          <w:tab w:val="center" w:pos="4601"/>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2</w:t>
      </w:r>
      <w:r w:rsidRPr="004F09C9">
        <w:rPr>
          <w:color w:val="000000" w:themeColor="text1"/>
        </w:rPr>
        <w:tab/>
      </w:r>
      <w:r w:rsidR="00FC0790">
        <w:rPr>
          <w:color w:val="000000" w:themeColor="text1"/>
        </w:rPr>
        <w:t>Comparing CO</w:t>
      </w:r>
      <w:r w:rsidR="00FC0790" w:rsidRPr="00BC499B">
        <w:rPr>
          <w:color w:val="000000" w:themeColor="text1"/>
          <w:vertAlign w:val="subscript"/>
          <w:rPrChange w:id="1" w:author="Beck, John - ARS" w:date="2019-03-08T10:00:00Z">
            <w:rPr>
              <w:color w:val="000000" w:themeColor="text1"/>
            </w:rPr>
          </w:rPrChange>
        </w:rPr>
        <w:t>2</w:t>
      </w:r>
      <w:r w:rsidR="00FC0790">
        <w:rPr>
          <w:color w:val="000000" w:themeColor="text1"/>
        </w:rPr>
        <w:t xml:space="preserve"> production between larvae with different diapause genotypes when reared under the same photoperiod</w:t>
      </w:r>
      <w:r w:rsidRPr="004F09C9">
        <w:rPr>
          <w:color w:val="000000" w:themeColor="text1"/>
        </w:rPr>
        <w:t>.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t>47</w:t>
      </w:r>
    </w:p>
    <w:p w14:paraId="6D38EC11" w14:textId="1A9B2116" w:rsidR="00590A3D" w:rsidRPr="004F09C9" w:rsidRDefault="00590A3D" w:rsidP="00FC0790">
      <w:pPr>
        <w:tabs>
          <w:tab w:val="center" w:pos="4598"/>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3</w:t>
      </w:r>
      <w:r w:rsidRPr="004F09C9">
        <w:rPr>
          <w:color w:val="000000" w:themeColor="text1"/>
        </w:rPr>
        <w:tab/>
      </w:r>
      <w:r w:rsidR="00FC0790">
        <w:rPr>
          <w:color w:val="000000" w:themeColor="text1"/>
        </w:rPr>
        <w:t>Comparing CO</w:t>
      </w:r>
      <w:r w:rsidR="00FC0790" w:rsidRPr="00BC499B">
        <w:rPr>
          <w:color w:val="000000" w:themeColor="text1"/>
          <w:vertAlign w:val="subscript"/>
          <w:rPrChange w:id="2" w:author="Beck, John - ARS" w:date="2019-03-08T10:00:00Z">
            <w:rPr>
              <w:color w:val="000000" w:themeColor="text1"/>
            </w:rPr>
          </w:rPrChange>
        </w:rPr>
        <w:t>2</w:t>
      </w:r>
      <w:r w:rsidR="00FC0790">
        <w:rPr>
          <w:color w:val="000000" w:themeColor="text1"/>
        </w:rPr>
        <w:t xml:space="preserve"> production between larvae with the same diapause genotypes when reared under different photoperiods</w:t>
      </w:r>
      <w:r w:rsidRPr="004F09C9">
        <w:rPr>
          <w:color w:val="000000" w:themeColor="text1"/>
        </w:rPr>
        <w:t>. . . . . . . . . . . . . .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w:t>
      </w:r>
      <w:r w:rsidRPr="004F09C9">
        <w:rPr>
          <w:color w:val="000000" w:themeColor="text1"/>
        </w:rPr>
        <w:tab/>
        <w:t>48</w:t>
      </w:r>
    </w:p>
    <w:p w14:paraId="168E46EC" w14:textId="4159AEAA" w:rsidR="00590A3D" w:rsidRPr="004F09C9" w:rsidRDefault="00590A3D" w:rsidP="00705C52">
      <w:pPr>
        <w:tabs>
          <w:tab w:val="center" w:pos="4718"/>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4</w:t>
      </w:r>
      <w:r w:rsidR="00705C52">
        <w:rPr>
          <w:color w:val="000000" w:themeColor="text1"/>
        </w:rPr>
        <w:t xml:space="preserve">  </w:t>
      </w:r>
      <w:r w:rsidR="00FC0790">
        <w:rPr>
          <w:color w:val="000000" w:themeColor="text1"/>
        </w:rPr>
        <w:t>Observations of larvae in diapause programming conditions</w:t>
      </w:r>
      <w:r w:rsidRPr="004F09C9">
        <w:rPr>
          <w:color w:val="000000" w:themeColor="text1"/>
        </w:rPr>
        <w:t>.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 </w:t>
      </w:r>
      <w:r w:rsidRPr="004F09C9">
        <w:rPr>
          <w:color w:val="000000" w:themeColor="text1"/>
        </w:rPr>
        <w:tab/>
        <w:t>48</w:t>
      </w:r>
    </w:p>
    <w:p w14:paraId="6B438461" w14:textId="22B52E14" w:rsidR="00590A3D" w:rsidRPr="004F09C9" w:rsidRDefault="00590A3D" w:rsidP="00590A3D">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5</w:t>
      </w:r>
      <w:r w:rsidRPr="004F09C9">
        <w:rPr>
          <w:color w:val="000000" w:themeColor="text1"/>
        </w:rPr>
        <w:tab/>
      </w:r>
      <w:r w:rsidR="001803F0" w:rsidRPr="004F09C9">
        <w:rPr>
          <w:color w:val="000000" w:themeColor="text1"/>
        </w:rPr>
        <w:t>Comparing wet mass accumulation and CO</w:t>
      </w:r>
      <w:r w:rsidR="001803F0" w:rsidRPr="004F09C9">
        <w:rPr>
          <w:color w:val="000000" w:themeColor="text1"/>
          <w:vertAlign w:val="subscript"/>
        </w:rPr>
        <w:t xml:space="preserve">2 </w:t>
      </w:r>
      <w:r w:rsidR="001803F0" w:rsidRPr="004F09C9">
        <w:rPr>
          <w:color w:val="000000" w:themeColor="text1"/>
        </w:rPr>
        <w:t xml:space="preserve">production between </w:t>
      </w:r>
      <w:r w:rsidR="001803F0">
        <w:rPr>
          <w:color w:val="000000" w:themeColor="text1"/>
        </w:rPr>
        <w:t xml:space="preserve">shallow-diapause </w:t>
      </w:r>
      <w:r w:rsidR="001803F0" w:rsidRPr="004F09C9">
        <w:rPr>
          <w:color w:val="000000" w:themeColor="text1"/>
        </w:rPr>
        <w:t xml:space="preserve">and </w:t>
      </w:r>
      <w:r w:rsidR="001803F0">
        <w:rPr>
          <w:color w:val="000000" w:themeColor="text1"/>
        </w:rPr>
        <w:t>deep-diapause</w:t>
      </w:r>
      <w:r w:rsidR="001803F0" w:rsidRPr="004F09C9">
        <w:rPr>
          <w:color w:val="000000" w:themeColor="text1"/>
        </w:rPr>
        <w:t xml:space="preserve"> larvae with the short-diapause genotype</w:t>
      </w:r>
      <w:r w:rsidRPr="004F09C9">
        <w:rPr>
          <w:color w:val="000000" w:themeColor="text1"/>
        </w:rPr>
        <w:t xml:space="preserve">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w:t>
      </w:r>
      <w:r w:rsidRPr="004F09C9">
        <w:rPr>
          <w:color w:val="000000" w:themeColor="text1"/>
        </w:rPr>
        <w:tab/>
        <w:t>49</w:t>
      </w:r>
    </w:p>
    <w:p w14:paraId="183A635E" w14:textId="0B99BFE8" w:rsidR="00590A3D" w:rsidRPr="004F09C9" w:rsidRDefault="00590A3D" w:rsidP="00590A3D">
      <w:pPr>
        <w:tabs>
          <w:tab w:val="center" w:pos="4265"/>
          <w:tab w:val="center" w:pos="8490"/>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6</w:t>
      </w:r>
      <w:r w:rsidRPr="004F09C9">
        <w:rPr>
          <w:color w:val="000000" w:themeColor="text1"/>
        </w:rPr>
        <w:tab/>
      </w:r>
      <w:r w:rsidR="001803F0" w:rsidRPr="004F09C9">
        <w:rPr>
          <w:color w:val="000000" w:themeColor="text1"/>
        </w:rPr>
        <w:t>Distribution of larvae entering the wandering stage</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w:t>
      </w:r>
      <w:r w:rsidR="00705C52" w:rsidRPr="00705C52">
        <w:rPr>
          <w:color w:val="000000" w:themeColor="text1"/>
        </w:rPr>
        <w:t xml:space="preserve"> </w:t>
      </w:r>
      <w:r w:rsidR="00705C52">
        <w:rPr>
          <w:color w:val="000000" w:themeColor="text1"/>
        </w:rPr>
        <w:tab/>
      </w:r>
      <w:r w:rsidR="00705C52">
        <w:rPr>
          <w:color w:val="000000" w:themeColor="text1"/>
        </w:rPr>
        <w:tab/>
      </w:r>
      <w:r w:rsidRPr="004F09C9">
        <w:rPr>
          <w:color w:val="000000" w:themeColor="text1"/>
        </w:rPr>
        <w:t>49</w:t>
      </w:r>
    </w:p>
    <w:p w14:paraId="1302D6CE" w14:textId="0C59F916" w:rsidR="00590A3D" w:rsidRPr="004F09C9" w:rsidRDefault="00590A3D" w:rsidP="00590A3D">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7</w:t>
      </w:r>
      <w:r w:rsidRPr="004F09C9">
        <w:rPr>
          <w:color w:val="000000" w:themeColor="text1"/>
        </w:rPr>
        <w:tab/>
      </w:r>
      <w:r w:rsidR="001803F0" w:rsidRPr="004F09C9">
        <w:rPr>
          <w:color w:val="000000" w:themeColor="text1"/>
        </w:rPr>
        <w:t>The effect of diapause programming on lean mass and lipid mass accumulation prior</w:t>
      </w:r>
      <w:r w:rsidRPr="004F09C9">
        <w:rPr>
          <w:color w:val="000000" w:themeColor="text1"/>
        </w:rPr>
        <w:t xml:space="preserve"> </w:t>
      </w:r>
      <w:r w:rsidR="001803F0">
        <w:rPr>
          <w:color w:val="000000" w:themeColor="text1"/>
        </w:rPr>
        <w:t xml:space="preserve">to the onset of </w:t>
      </w:r>
      <w:proofErr w:type="spellStart"/>
      <w:r w:rsidR="001803F0">
        <w:rPr>
          <w:color w:val="000000" w:themeColor="text1"/>
        </w:rPr>
        <w:t>diapuse</w:t>
      </w:r>
      <w:proofErr w:type="spellEnd"/>
      <w:r w:rsidRPr="004F09C9">
        <w:rPr>
          <w:color w:val="000000" w:themeColor="text1"/>
        </w:rPr>
        <w:t>.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w:t>
      </w:r>
      <w:r w:rsidRPr="004F09C9">
        <w:rPr>
          <w:color w:val="000000" w:themeColor="text1"/>
        </w:rPr>
        <w:tab/>
        <w:t>50</w:t>
      </w:r>
    </w:p>
    <w:p w14:paraId="6EF76584" w14:textId="046A2D2A" w:rsidR="00590A3D" w:rsidRDefault="00590A3D" w:rsidP="00590A3D">
      <w:pPr>
        <w:tabs>
          <w:tab w:val="center" w:pos="4272"/>
          <w:tab w:val="center" w:pos="8490"/>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8</w:t>
      </w:r>
      <w:r w:rsidRPr="004F09C9">
        <w:rPr>
          <w:color w:val="000000" w:themeColor="text1"/>
        </w:rPr>
        <w:tab/>
      </w:r>
      <w:r w:rsidR="00705C52">
        <w:rPr>
          <w:color w:val="000000" w:themeColor="text1"/>
        </w:rPr>
        <w:t xml:space="preserve">  </w:t>
      </w:r>
      <w:r w:rsidR="001803F0" w:rsidRPr="004F09C9">
        <w:rPr>
          <w:color w:val="000000" w:themeColor="text1"/>
        </w:rPr>
        <w:t>The effect of diapause programming on lean mass and lipid mass depletion durin</w:t>
      </w:r>
      <w:r w:rsidR="00705C52">
        <w:rPr>
          <w:color w:val="000000" w:themeColor="text1"/>
        </w:rPr>
        <w:t xml:space="preserve">g </w:t>
      </w:r>
      <w:r w:rsidR="001803F0">
        <w:rPr>
          <w:color w:val="000000" w:themeColor="text1"/>
        </w:rPr>
        <w:t>diapause</w:t>
      </w:r>
      <w:r w:rsidRPr="004F09C9">
        <w:rPr>
          <w:color w:val="000000" w:themeColor="text1"/>
        </w:rPr>
        <w:t>.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w:t>
      </w:r>
      <w:r w:rsidR="00705C52">
        <w:rPr>
          <w:color w:val="000000" w:themeColor="text1"/>
        </w:rPr>
        <w:tab/>
      </w:r>
      <w:r w:rsidRPr="004F09C9">
        <w:rPr>
          <w:color w:val="000000" w:themeColor="text1"/>
        </w:rPr>
        <w:t>50</w:t>
      </w:r>
    </w:p>
    <w:p w14:paraId="72940CB9" w14:textId="7249576A" w:rsidR="007E1911" w:rsidRDefault="007E1911">
      <w:pPr>
        <w:rPr>
          <w:color w:val="000000" w:themeColor="text1"/>
        </w:rPr>
      </w:pPr>
      <w:r>
        <w:rPr>
          <w:color w:val="000000" w:themeColor="text1"/>
        </w:rPr>
        <w:br w:type="page"/>
      </w: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125D90AA" w:rsidR="007E1911"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8109E0">
        <w:rPr>
          <w:color w:val="000000" w:themeColor="text1"/>
        </w:rPr>
        <w:t>How</w:t>
      </w:r>
      <w:r w:rsidR="008109E0" w:rsidRPr="004F09C9">
        <w:rPr>
          <w:color w:val="000000" w:themeColor="text1"/>
        </w:rPr>
        <w:t xml:space="preserve"> temperate</w:t>
      </w:r>
      <w:r w:rsidR="008109E0">
        <w:rPr>
          <w:color w:val="000000" w:themeColor="text1"/>
        </w:rPr>
        <w:t xml:space="preserve"> </w:t>
      </w:r>
      <w:r w:rsidR="008109E0" w:rsidRPr="004F09C9">
        <w:rPr>
          <w:color w:val="000000" w:themeColor="text1"/>
        </w:rPr>
        <w:t>insects manage nutrition in preparation for diapause and during diapause</w:t>
      </w:r>
      <w:r w:rsidR="008109E0">
        <w:rPr>
          <w:color w:val="000000" w:themeColor="text1"/>
        </w:rPr>
        <w:t xml:space="preserve"> in response to climate change</w:t>
      </w:r>
      <w:r w:rsidR="008109E0" w:rsidRPr="004F09C9">
        <w:rPr>
          <w:color w:val="000000" w:themeColor="text1"/>
        </w:rPr>
        <w:t xml:space="preserve"> </w:t>
      </w:r>
      <w:r w:rsidR="008109E0">
        <w:rPr>
          <w:color w:val="000000" w:themeColor="text1"/>
        </w:rPr>
        <w:t xml:space="preserve">could </w:t>
      </w:r>
      <w:del w:id="3" w:author="Beck, John - ARS" w:date="2019-03-09T19:40:00Z">
        <w:r w:rsidR="008109E0" w:rsidDel="008D2882">
          <w:rPr>
            <w:color w:val="000000" w:themeColor="text1"/>
          </w:rPr>
          <w:delText>be crucial</w:delText>
        </w:r>
      </w:del>
      <w:ins w:id="4" w:author="Beck, John - ARS" w:date="2019-03-09T19:40:00Z">
        <w:r w:rsidR="008D2882">
          <w:rPr>
            <w:color w:val="000000" w:themeColor="text1"/>
          </w:rPr>
          <w:t>play an important role</w:t>
        </w:r>
      </w:ins>
      <w:r w:rsidR="008109E0">
        <w:rPr>
          <w:color w:val="000000" w:themeColor="text1"/>
        </w:rPr>
        <w:t xml:space="preserve"> in determining which insect species, populations, or genotypes will survive warmer temperatures</w:t>
      </w:r>
      <w:r w:rsidR="008109E0" w:rsidRPr="004F09C9">
        <w:rPr>
          <w:color w:val="000000" w:themeColor="text1"/>
        </w:rPr>
        <w:t xml:space="preserve">. Using </w:t>
      </w:r>
      <w:r w:rsidR="008109E0">
        <w:rPr>
          <w:color w:val="000000" w:themeColor="text1"/>
        </w:rPr>
        <w:t xml:space="preserve">two strains of the European corn borer </w:t>
      </w:r>
      <w:r w:rsidR="008109E0" w:rsidRPr="004F09C9">
        <w:rPr>
          <w:i/>
          <w:color w:val="000000" w:themeColor="text1"/>
        </w:rPr>
        <w:t xml:space="preserve">Ostrinia nubilalis </w:t>
      </w:r>
      <w:r w:rsidR="008109E0" w:rsidRPr="004F09C9">
        <w:rPr>
          <w:color w:val="000000" w:themeColor="text1"/>
        </w:rPr>
        <w:t>(Hubüner) reared in conditions that induce diapause and measuring lipid storage, my goal was to determine the degree to which different</w:t>
      </w:r>
      <w:r w:rsidR="008109E0">
        <w:rPr>
          <w:color w:val="000000" w:themeColor="text1"/>
        </w:rPr>
        <w:t xml:space="preserve"> </w:t>
      </w:r>
      <w:r w:rsidR="008109E0" w:rsidRPr="004F09C9">
        <w:rPr>
          <w:color w:val="000000" w:themeColor="text1"/>
        </w:rPr>
        <w:t>diapause genotypes (long-diapause and short-diapause)</w:t>
      </w:r>
      <w:r w:rsidR="008109E0">
        <w:rPr>
          <w:color w:val="000000" w:themeColor="text1"/>
        </w:rPr>
        <w:t xml:space="preserve"> </w:t>
      </w:r>
      <w:r w:rsidR="008109E0" w:rsidRPr="004F09C9">
        <w:rPr>
          <w:color w:val="000000" w:themeColor="text1"/>
        </w:rPr>
        <w:t xml:space="preserve">affect nutrition accumulation in preparation for diapause and nutrition depletion during diapause. </w:t>
      </w:r>
      <w:r w:rsidRPr="004F09C9">
        <w:rPr>
          <w:color w:val="000000" w:themeColor="text1"/>
        </w:rPr>
        <w:t xml:space="preserve">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 xml:space="preserve">between the </w:t>
      </w:r>
      <w:r w:rsidR="00246FC2">
        <w:rPr>
          <w:color w:val="000000" w:themeColor="text1"/>
        </w:rPr>
        <w:lastRenderedPageBreak/>
        <w:t>long-diapause and short-diapause genotypes</w:t>
      </w:r>
      <w:r w:rsidRPr="004F09C9">
        <w:rPr>
          <w:color w:val="000000" w:themeColor="text1"/>
        </w:rPr>
        <w:t xml:space="preserve">. Reducing lipid stores before the onset of 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r w:rsidR="007E1911">
        <w:rPr>
          <w:color w:val="000000" w:themeColor="text1"/>
        </w:rPr>
        <w:br w:type="page"/>
      </w:r>
    </w:p>
    <w:p w14:paraId="6B7DD319" w14:textId="77777777" w:rsidR="00F71873" w:rsidRPr="004F09C9" w:rsidRDefault="00F71873" w:rsidP="00F71873">
      <w:pPr>
        <w:spacing w:after="0" w:line="263" w:lineRule="auto"/>
        <w:ind w:right="80"/>
        <w:jc w:val="center"/>
        <w:rPr>
          <w:color w:val="000000" w:themeColor="text1"/>
        </w:rPr>
      </w:pPr>
      <w:bookmarkStart w:id="5" w:name="_Hlk861126"/>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35F74725" w14:textId="08FE312D" w:rsidR="008109E0" w:rsidRDefault="00F71873" w:rsidP="00747B93">
      <w:pPr>
        <w:spacing w:line="480" w:lineRule="auto"/>
        <w:ind w:right="9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sidR="008109E0">
        <w:rPr>
          <w:color w:val="000000" w:themeColor="text1"/>
        </w:rPr>
        <w:t>Many temperate-living</w:t>
      </w:r>
      <w:r w:rsidR="008109E0" w:rsidRPr="004F09C9">
        <w:rPr>
          <w:color w:val="000000" w:themeColor="text1"/>
        </w:rPr>
        <w:t xml:space="preserve"> insects have </w:t>
      </w:r>
      <w:r w:rsidR="008109E0">
        <w:rPr>
          <w:color w:val="000000" w:themeColor="text1"/>
        </w:rPr>
        <w:t xml:space="preserve">evolved </w:t>
      </w:r>
      <w:r w:rsidR="008109E0" w:rsidRPr="004F09C9">
        <w:rPr>
          <w:color w:val="000000" w:themeColor="text1"/>
        </w:rPr>
        <w:t xml:space="preserve">seasonal dormancy (diapause) as a strategy to protect themselves from unfavorable </w:t>
      </w:r>
      <w:r w:rsidR="008109E0">
        <w:rPr>
          <w:color w:val="000000" w:themeColor="text1"/>
        </w:rPr>
        <w:t>seasons. Climate change could disrupt life history synchrony as the predictability of seasonal temperatures decreases and seasonal temperatures increase, threatening the survival of some insects</w:t>
      </w:r>
      <w:r w:rsidR="008109E0" w:rsidRPr="004F09C9">
        <w:rPr>
          <w:color w:val="000000" w:themeColor="text1"/>
        </w:rPr>
        <w:t xml:space="preserve">. </w:t>
      </w:r>
    </w:p>
    <w:p w14:paraId="21CB05BB" w14:textId="552329B9" w:rsidR="008109E0" w:rsidRPr="00FA5D21" w:rsidRDefault="00F71873" w:rsidP="008109E0">
      <w:pPr>
        <w:spacing w:line="480" w:lineRule="auto"/>
        <w:ind w:left="0" w:right="90" w:firstLine="720"/>
        <w:rPr>
          <w:rFonts w:asciiTheme="minorHAnsi" w:hAnsiTheme="minorHAnsi"/>
          <w:color w:val="auto"/>
        </w:rPr>
      </w:pPr>
      <w:r w:rsidRPr="00A4103C">
        <w:rPr>
          <w:rFonts w:asciiTheme="minorHAnsi" w:hAnsiTheme="minorHAnsi"/>
          <w:color w:val="auto"/>
        </w:rPr>
        <w:t xml:space="preserve">According to the National Oceanic and Atmospheric Administration, </w:t>
      </w:r>
      <w:commentRangeStart w:id="6"/>
      <w:r w:rsidRPr="00A4103C">
        <w:rPr>
          <w:rFonts w:asciiTheme="minorHAnsi" w:hAnsiTheme="minorHAnsi"/>
          <w:color w:val="auto"/>
        </w:rPr>
        <w:t>2016 was the warmest year on record</w:t>
      </w:r>
      <w:r w:rsidR="00311790">
        <w:rPr>
          <w:rFonts w:asciiTheme="minorHAnsi" w:hAnsiTheme="minorHAnsi"/>
          <w:color w:val="auto"/>
        </w:rPr>
        <w:t>.</w:t>
      </w:r>
      <w:commentRangeEnd w:id="6"/>
      <w:r w:rsidR="002005E8">
        <w:rPr>
          <w:rStyle w:val="CommentReference"/>
        </w:rPr>
        <w:commentReference w:id="6"/>
      </w:r>
      <w:r w:rsidRPr="00A4103C">
        <w:rPr>
          <w:rFonts w:asciiTheme="minorHAnsi" w:hAnsiTheme="minorHAnsi"/>
          <w:color w:val="auto"/>
        </w:rPr>
        <w:t xml:space="preserve"> </w:t>
      </w:r>
      <w:r w:rsidR="00311790">
        <w:rPr>
          <w:rFonts w:asciiTheme="minorHAnsi" w:hAnsiTheme="minorHAnsi"/>
          <w:color w:val="auto"/>
        </w:rPr>
        <w:t>G</w:t>
      </w:r>
      <w:r w:rsidRPr="00A4103C">
        <w:rPr>
          <w:rFonts w:asciiTheme="minorHAnsi" w:hAnsiTheme="minorHAnsi"/>
          <w:color w:val="auto"/>
        </w:rPr>
        <w:t xml:space="preserve">lobal surface temperatures and North American land surface temperatures </w:t>
      </w:r>
      <w:r w:rsidR="00311790">
        <w:rPr>
          <w:rFonts w:asciiTheme="minorHAnsi" w:hAnsiTheme="minorHAnsi"/>
          <w:color w:val="auto"/>
        </w:rPr>
        <w:t>in 2016 averaged</w:t>
      </w:r>
      <w:r w:rsidR="00311790" w:rsidRPr="00A4103C">
        <w:rPr>
          <w:rFonts w:asciiTheme="minorHAnsi" w:hAnsiTheme="minorHAnsi"/>
          <w:color w:val="auto"/>
        </w:rPr>
        <w:t xml:space="preserve"> </w:t>
      </w:r>
      <w:r w:rsidRPr="00A4103C">
        <w:rPr>
          <w:rFonts w:asciiTheme="minorHAnsi" w:hAnsiTheme="minorHAnsi"/>
          <w:color w:val="auto"/>
        </w:rPr>
        <w:t>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00311790">
        <w:rPr>
          <w:rFonts w:asciiTheme="minorHAnsi" w:hAnsiTheme="minorHAnsi"/>
          <w:color w:val="auto"/>
        </w:rPr>
        <w:t>(NOAA, 2017)</w:t>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C increase in global surface temperature by the end 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w:t>
      </w:r>
      <w:r w:rsidR="00311790">
        <w:rPr>
          <w:rFonts w:asciiTheme="minorHAnsi" w:hAnsiTheme="minorHAnsi"/>
          <w:color w:val="auto"/>
        </w:rPr>
        <w:t xml:space="preserve"> (</w:t>
      </w:r>
      <w:proofErr w:type="spellStart"/>
      <w:r w:rsidR="00311790">
        <w:rPr>
          <w:rFonts w:asciiTheme="minorHAnsi" w:hAnsiTheme="minorHAnsi"/>
          <w:color w:val="auto"/>
        </w:rPr>
        <w:t>Delucia</w:t>
      </w:r>
      <w:proofErr w:type="spellEnd"/>
      <w:r w:rsidR="00311790">
        <w:rPr>
          <w:rFonts w:asciiTheme="minorHAnsi" w:hAnsiTheme="minorHAnsi"/>
          <w:color w:val="auto"/>
        </w:rPr>
        <w:t xml:space="preserve"> et al., 2008; Stocker et al., 2015)</w:t>
      </w:r>
      <w:r w:rsidRPr="00A4103C">
        <w:rPr>
          <w:rFonts w:asciiTheme="minorHAnsi" w:hAnsiTheme="minorHAnsi"/>
          <w:color w:val="auto"/>
        </w:rPr>
        <w:t xml:space="preserve">. Seasonal </w:t>
      </w:r>
      <w:r w:rsidRPr="00A4103C">
        <w:rPr>
          <w:rFonts w:asciiTheme="minorHAnsi" w:hAnsiTheme="minorHAnsi"/>
          <w:color w:val="auto"/>
        </w:rPr>
        <w:lastRenderedPageBreak/>
        <w:t>temperature averages in the United States during 2016 echoed this upward trend for all four seasons surpassing all previously recorded temperature averages</w:t>
      </w:r>
      <w:r w:rsidR="00311790">
        <w:rPr>
          <w:rFonts w:asciiTheme="minorHAnsi" w:hAnsiTheme="minorHAnsi"/>
          <w:color w:val="auto"/>
        </w:rPr>
        <w:t xml:space="preserve"> (NOAA, 2017)</w:t>
      </w:r>
      <w:r w:rsidRPr="00A4103C">
        <w:rPr>
          <w:rFonts w:asciiTheme="minorHAnsi" w:hAnsiTheme="minorHAnsi"/>
          <w:color w:val="auto"/>
        </w:rPr>
        <w:t xml:space="preserve">. Warmer temperatures will effectively increase the duration of the warm growing season as fall, winter, and spring temperatures increase </w:t>
      </w:r>
      <w:r w:rsidR="00020EC5">
        <w:rPr>
          <w:rFonts w:asciiTheme="minorHAnsi" w:hAnsiTheme="minorHAnsi"/>
          <w:color w:val="auto"/>
        </w:rPr>
        <w:t>(Bradshaw and Holzapfel, 2006; Hahn and Denlinger</w:t>
      </w:r>
      <w:r w:rsidR="00D7168D">
        <w:rPr>
          <w:rFonts w:asciiTheme="minorHAnsi" w:hAnsiTheme="minorHAnsi"/>
          <w:color w:val="auto"/>
        </w:rPr>
        <w:t>,</w:t>
      </w:r>
      <w:r w:rsidR="00020EC5">
        <w:rPr>
          <w:rFonts w:asciiTheme="minorHAnsi" w:hAnsiTheme="minorHAnsi"/>
          <w:color w:val="auto"/>
        </w:rPr>
        <w:t xml:space="preserve"> 2011, Scriber, 2014)</w:t>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w:t>
      </w:r>
      <w:r w:rsidR="00D7168D">
        <w:rPr>
          <w:rFonts w:asciiTheme="minorHAnsi" w:hAnsiTheme="minorHAnsi"/>
          <w:color w:val="auto"/>
        </w:rPr>
        <w:t>,</w:t>
      </w:r>
      <w:r w:rsidR="00955CA2">
        <w:rPr>
          <w:rFonts w:asciiTheme="minorHAnsi" w:hAnsiTheme="minorHAnsi"/>
          <w:color w:val="auto"/>
        </w:rPr>
        <w:t xml:space="preserve">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w:t>
      </w:r>
      <w:r w:rsidR="00D7168D">
        <w:rPr>
          <w:rFonts w:asciiTheme="minorHAnsi" w:hAnsiTheme="minorHAnsi"/>
          <w:color w:val="auto"/>
        </w:rPr>
        <w:t>,</w:t>
      </w:r>
      <w:r w:rsidR="00955CA2">
        <w:rPr>
          <w:rFonts w:asciiTheme="minorHAnsi" w:hAnsiTheme="minorHAnsi"/>
          <w:color w:val="auto"/>
        </w:rPr>
        <w:t xml:space="preserve"> 2003</w:t>
      </w:r>
      <w:r w:rsidR="00EF3C4E">
        <w:rPr>
          <w:rFonts w:asciiTheme="minorHAnsi" w:hAnsiTheme="minorHAnsi"/>
          <w:color w:val="auto"/>
        </w:rPr>
        <w:t>)</w:t>
      </w:r>
      <w:r w:rsidRPr="00A4103C">
        <w:rPr>
          <w:rFonts w:asciiTheme="minorHAnsi" w:hAnsiTheme="minorHAnsi"/>
          <w:color w:val="auto"/>
        </w:rPr>
        <w:t xml:space="preserve">. </w:t>
      </w:r>
      <w:r w:rsidR="008109E0">
        <w:rPr>
          <w:rFonts w:asciiTheme="minorHAnsi" w:hAnsiTheme="minorHAnsi"/>
          <w:color w:val="auto"/>
        </w:rPr>
        <w:t xml:space="preserve">When adults reach reproductive maturation </w:t>
      </w:r>
      <w:r w:rsidR="008109E0" w:rsidRPr="00A4103C">
        <w:rPr>
          <w:rFonts w:asciiTheme="minorHAnsi" w:hAnsiTheme="minorHAnsi"/>
          <w:color w:val="auto"/>
        </w:rPr>
        <w:t xml:space="preserve">earlier in the growing season the number of generations each year </w:t>
      </w:r>
      <w:r w:rsidR="008109E0">
        <w:rPr>
          <w:rFonts w:asciiTheme="minorHAnsi" w:hAnsiTheme="minorHAnsi"/>
          <w:color w:val="auto"/>
        </w:rPr>
        <w:t>can increase, leading to higher overall insect populations and potentially more pressure from pest insects</w:t>
      </w:r>
      <w:r w:rsidR="00D7168D">
        <w:rPr>
          <w:rFonts w:asciiTheme="minorHAnsi" w:hAnsiTheme="minorHAnsi"/>
          <w:color w:val="auto"/>
        </w:rPr>
        <w:t xml:space="preserve"> (</w:t>
      </w:r>
      <w:r w:rsidR="00D7168D" w:rsidRPr="00A4103C">
        <w:rPr>
          <w:rFonts w:asciiTheme="minorHAnsi" w:hAnsiTheme="minorHAnsi"/>
          <w:noProof/>
          <w:color w:val="auto"/>
        </w:rPr>
        <w:t>Bale et al.</w:t>
      </w:r>
      <w:r w:rsidR="00D7168D">
        <w:rPr>
          <w:rFonts w:asciiTheme="minorHAnsi" w:hAnsiTheme="minorHAnsi"/>
          <w:noProof/>
          <w:color w:val="auto"/>
        </w:rPr>
        <w:t>,</w:t>
      </w:r>
      <w:r w:rsidR="00D7168D" w:rsidRPr="00A4103C">
        <w:rPr>
          <w:rFonts w:asciiTheme="minorHAnsi" w:hAnsiTheme="minorHAnsi"/>
          <w:noProof/>
          <w:color w:val="auto"/>
        </w:rPr>
        <w:t xml:space="preserve"> 2002</w:t>
      </w:r>
      <w:r w:rsidR="00D7168D">
        <w:rPr>
          <w:rFonts w:asciiTheme="minorHAnsi" w:hAnsiTheme="minorHAnsi"/>
          <w:noProof/>
          <w:color w:val="auto"/>
        </w:rPr>
        <w:t>;</w:t>
      </w:r>
      <w:r w:rsidR="00D7168D" w:rsidRPr="00A4103C">
        <w:rPr>
          <w:rFonts w:asciiTheme="minorHAnsi" w:hAnsiTheme="minorHAnsi"/>
          <w:noProof/>
          <w:color w:val="auto"/>
        </w:rPr>
        <w:t xml:space="preserve"> Bradshaw and Holzapfel</w:t>
      </w:r>
      <w:r w:rsidR="00D7168D">
        <w:rPr>
          <w:rFonts w:asciiTheme="minorHAnsi" w:hAnsiTheme="minorHAnsi"/>
          <w:noProof/>
          <w:color w:val="auto"/>
        </w:rPr>
        <w:t>,</w:t>
      </w:r>
      <w:r w:rsidR="00D7168D" w:rsidRPr="00A4103C">
        <w:rPr>
          <w:rFonts w:asciiTheme="minorHAnsi" w:hAnsiTheme="minorHAnsi"/>
          <w:noProof/>
          <w:color w:val="auto"/>
        </w:rPr>
        <w:t xml:space="preserve"> 2006</w:t>
      </w:r>
      <w:r w:rsidR="00D7168D">
        <w:rPr>
          <w:rFonts w:asciiTheme="minorHAnsi" w:hAnsiTheme="minorHAnsi"/>
          <w:noProof/>
          <w:color w:val="auto"/>
        </w:rPr>
        <w:t>;</w:t>
      </w:r>
      <w:r w:rsidR="00D7168D" w:rsidRPr="00A4103C">
        <w:rPr>
          <w:rFonts w:asciiTheme="minorHAnsi" w:hAnsiTheme="minorHAnsi"/>
          <w:noProof/>
          <w:color w:val="auto"/>
        </w:rPr>
        <w:t xml:space="preserve"> Hahn and Denlinger</w:t>
      </w:r>
      <w:r w:rsidR="00D7168D">
        <w:rPr>
          <w:rFonts w:asciiTheme="minorHAnsi" w:hAnsiTheme="minorHAnsi"/>
          <w:noProof/>
          <w:color w:val="auto"/>
        </w:rPr>
        <w:t>,</w:t>
      </w:r>
      <w:r w:rsidR="00D7168D" w:rsidRPr="00A4103C">
        <w:rPr>
          <w:rFonts w:asciiTheme="minorHAnsi" w:hAnsiTheme="minorHAnsi"/>
          <w:noProof/>
          <w:color w:val="auto"/>
        </w:rPr>
        <w:t xml:space="preserve"> 2011</w:t>
      </w:r>
      <w:r w:rsidR="00D7168D">
        <w:rPr>
          <w:rFonts w:asciiTheme="minorHAnsi" w:hAnsiTheme="minorHAnsi"/>
          <w:noProof/>
          <w:color w:val="auto"/>
        </w:rPr>
        <w:t>;</w:t>
      </w:r>
      <w:r w:rsidR="00D7168D" w:rsidRPr="00A4103C">
        <w:rPr>
          <w:rFonts w:asciiTheme="minorHAnsi" w:hAnsiTheme="minorHAnsi"/>
          <w:noProof/>
          <w:color w:val="auto"/>
        </w:rPr>
        <w:t xml:space="preserve"> Scriber</w:t>
      </w:r>
      <w:r w:rsidR="00D7168D">
        <w:rPr>
          <w:rFonts w:asciiTheme="minorHAnsi" w:hAnsiTheme="minorHAnsi"/>
          <w:noProof/>
          <w:color w:val="auto"/>
        </w:rPr>
        <w:t>,</w:t>
      </w:r>
      <w:r w:rsidR="00D7168D" w:rsidRPr="00A4103C">
        <w:rPr>
          <w:rFonts w:asciiTheme="minorHAnsi" w:hAnsiTheme="minorHAnsi"/>
          <w:noProof/>
          <w:color w:val="auto"/>
        </w:rPr>
        <w:t xml:space="preserve"> 2014</w:t>
      </w:r>
      <w:r w:rsidR="00D7168D">
        <w:rPr>
          <w:rFonts w:asciiTheme="minorHAnsi" w:hAnsiTheme="minorHAnsi"/>
          <w:color w:val="auto"/>
        </w:rPr>
        <w:t>)</w:t>
      </w:r>
      <w:r w:rsidR="008109E0" w:rsidRPr="00A4103C">
        <w:rPr>
          <w:rFonts w:asciiTheme="minorHAnsi" w:hAnsiTheme="minorHAnsi"/>
          <w:color w:val="auto"/>
        </w:rPr>
        <w:t>.</w:t>
      </w:r>
    </w:p>
    <w:p w14:paraId="6168B9C5" w14:textId="7DB5722D"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w:t>
      </w:r>
      <w:ins w:id="7" w:author="Beck, John - ARS" w:date="2019-03-11T08:26:00Z">
        <w:r w:rsidR="00F074F7">
          <w:rPr>
            <w:color w:val="000000" w:themeColor="text1"/>
          </w:rPr>
          <w:t xml:space="preserve">effectively </w:t>
        </w:r>
      </w:ins>
      <w:r w:rsidRPr="00B134B2">
        <w:rPr>
          <w:color w:val="000000" w:themeColor="text1"/>
        </w:rPr>
        <w:t>increasing the geographic distribution of warmer environments</w:t>
      </w:r>
      <w:r w:rsidR="00D7168D">
        <w:rPr>
          <w:color w:val="000000" w:themeColor="text1"/>
        </w:rPr>
        <w:t xml:space="preserve"> </w:t>
      </w:r>
      <w:r w:rsidR="00D7168D" w:rsidRPr="00D7168D">
        <w:rPr>
          <w:color w:val="000000" w:themeColor="text1"/>
        </w:rPr>
        <w:t>(Parmesan et al. 1999, Breed et al. 2012)</w:t>
      </w:r>
      <w:r w:rsidRPr="00B134B2">
        <w:rPr>
          <w:color w:val="000000" w:themeColor="text1"/>
        </w:rPr>
        <w:t>. Winners</w:t>
      </w:r>
      <w:ins w:id="8" w:author="Beck, John - ARS" w:date="2019-03-11T08:26:00Z">
        <w:r w:rsidR="00F074F7">
          <w:rPr>
            <w:color w:val="000000" w:themeColor="text1"/>
          </w:rPr>
          <w:t>, insects benefiting from this seasonal change,</w:t>
        </w:r>
      </w:ins>
      <w:r w:rsidRPr="00B134B2">
        <w:rPr>
          <w:color w:val="000000" w:themeColor="text1"/>
        </w:rPr>
        <w:t xml:space="preserve"> could experience a net increase in both population size and geographical range with more individuals spread across more geography. Winners could also experience a </w:t>
      </w:r>
      <w:r w:rsidRPr="00B134B2">
        <w:rPr>
          <w:color w:val="000000" w:themeColor="text1"/>
        </w:rPr>
        <w:lastRenderedPageBreak/>
        <w:t>northern shift of their entire geographical range with no change in population size</w:t>
      </w:r>
      <w:r w:rsidR="00C1387E">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In Europe, changes in ranges have been observed in 35 species of non-migratory butterfly species</w:t>
      </w:r>
      <w:r w:rsidR="00D7168D">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Of these butterflies, 63% were observed to have a distribution shift northward and 3% were observed to have a distribution shift southward</w:t>
      </w:r>
      <w:r w:rsidR="00D7168D">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w:t>
      </w:r>
      <w:ins w:id="9" w:author="Beck, John - ARS" w:date="2019-03-11T08:27:00Z">
        <w:r w:rsidR="00F074F7">
          <w:rPr>
            <w:color w:val="000000" w:themeColor="text1"/>
          </w:rPr>
          <w:t xml:space="preserve">thus </w:t>
        </w:r>
      </w:ins>
      <w:r w:rsidR="00BD09F0">
        <w:rPr>
          <w:color w:val="000000" w:themeColor="text1"/>
        </w:rPr>
        <w:t>lose as climate changes.</w:t>
      </w:r>
    </w:p>
    <w:p w14:paraId="583EAC14" w14:textId="3C83B2A7"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Photoperiod, like temperature, is an important environmental cue that insects use to make life history decisions</w:t>
      </w:r>
      <w:r w:rsidR="00C1387E">
        <w:rPr>
          <w:color w:val="000000" w:themeColor="text1"/>
        </w:rPr>
        <w:t xml:space="preserve"> </w:t>
      </w:r>
      <w:r w:rsidR="004757C2" w:rsidRPr="004757C2">
        <w:rPr>
          <w:color w:val="000000" w:themeColor="text1"/>
        </w:rPr>
        <w:t>(Bale et al. 2002)</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004757C2" w:rsidRPr="004757C2">
        <w:rPr>
          <w:color w:val="000000" w:themeColor="text1"/>
        </w:rPr>
        <w:t>(Hut et al. 2013)</w:t>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nsects in temperate regions use the consistent, incremental changes in 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 xml:space="preserve">Failure to adjust to the </w:t>
      </w:r>
      <w:r w:rsidR="004A423B" w:rsidRPr="00B134B2">
        <w:rPr>
          <w:color w:val="000000" w:themeColor="text1"/>
        </w:rPr>
        <w:lastRenderedPageBreak/>
        <w:t>photoperiods of these warmer northern latitudes could negatively impact the timing of life history events for those shifted populations, turning winners into losers.</w:t>
      </w:r>
    </w:p>
    <w:p w14:paraId="09AB98D4" w14:textId="1E497669"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004757C2" w:rsidRPr="004757C2">
        <w:rPr>
          <w:color w:val="000000" w:themeColor="text1"/>
        </w:rPr>
        <w:t>(Agrawal</w:t>
      </w:r>
      <w:r w:rsidR="004757C2">
        <w:rPr>
          <w:color w:val="000000" w:themeColor="text1"/>
        </w:rPr>
        <w:t>,</w:t>
      </w:r>
      <w:r w:rsidR="004757C2" w:rsidRPr="004757C2">
        <w:rPr>
          <w:color w:val="000000" w:themeColor="text1"/>
        </w:rPr>
        <w:t xml:space="preserve"> 2001)</w:t>
      </w:r>
      <w:r w:rsidRPr="00B134B2">
        <w:rPr>
          <w:color w:val="000000" w:themeColor="text1"/>
        </w:rPr>
        <w:t>. Evolutionary adaptations are genetic changes that occur within populations due to selection</w:t>
      </w:r>
      <w:r w:rsidR="004757C2">
        <w:rPr>
          <w:color w:val="000000" w:themeColor="text1"/>
        </w:rPr>
        <w:t xml:space="preserve"> </w:t>
      </w:r>
      <w:r w:rsidR="004757C2" w:rsidRPr="004757C2">
        <w:rPr>
          <w:color w:val="000000" w:themeColor="text1"/>
        </w:rPr>
        <w:t>(Lee</w:t>
      </w:r>
      <w:r w:rsidR="004757C2">
        <w:rPr>
          <w:color w:val="000000" w:themeColor="text1"/>
        </w:rPr>
        <w:t>,</w:t>
      </w:r>
      <w:r w:rsidR="004757C2" w:rsidRPr="004757C2">
        <w:rPr>
          <w:color w:val="000000" w:themeColor="text1"/>
        </w:rPr>
        <w:t xml:space="preserve"> 2002)</w:t>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004757C2" w:rsidRPr="004757C2">
        <w:rPr>
          <w:color w:val="000000" w:themeColor="text1"/>
        </w:rPr>
        <w:t>(Koštál 2006)</w:t>
      </w:r>
      <w:r w:rsidR="00F52AD1" w:rsidRPr="00B134B2">
        <w:rPr>
          <w:color w:val="000000" w:themeColor="text1"/>
        </w:rPr>
        <w:t xml:space="preserve">. </w:t>
      </w:r>
    </w:p>
    <w:p w14:paraId="45EF4214" w14:textId="5B51278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00BE3435" w:rsidRPr="00BE3435">
        <w:rPr>
          <w:color w:val="000000" w:themeColor="text1"/>
        </w:rPr>
        <w:t>(Koštál 2006)</w:t>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 2011</w:t>
      </w:r>
      <w:r w:rsidR="006007B8">
        <w:rPr>
          <w:color w:val="000000" w:themeColor="text1"/>
        </w:rPr>
        <w:t xml:space="preserve">, </w:t>
      </w:r>
      <w:r w:rsidR="006007B8" w:rsidRPr="00B134B2">
        <w:rPr>
          <w:color w:val="000000" w:themeColor="text1"/>
        </w:rPr>
        <w:lastRenderedPageBreak/>
        <w:t>Koštál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 2002, Hahn and Denlinger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 2011, Denlinger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Denlinger 2002</w:t>
      </w:r>
      <w:r w:rsidR="00BE3435">
        <w:rPr>
          <w:color w:val="000000" w:themeColor="text1"/>
        </w:rPr>
        <w:t xml:space="preserve">; </w:t>
      </w:r>
      <w:r w:rsidR="006F1F58" w:rsidRPr="00B134B2">
        <w:rPr>
          <w:color w:val="000000" w:themeColor="text1"/>
        </w:rPr>
        <w:t>Koštál 2006</w:t>
      </w:r>
      <w:r w:rsidR="00C1387E">
        <w:rPr>
          <w:color w:val="000000" w:themeColor="text1"/>
        </w:rPr>
        <w:t>)</w:t>
      </w:r>
      <w:r w:rsidRPr="00B134B2">
        <w:rPr>
          <w:color w:val="000000" w:themeColor="text1"/>
        </w:rPr>
        <w:t xml:space="preserve">. </w:t>
      </w:r>
    </w:p>
    <w:p w14:paraId="06C6DD99" w14:textId="536652C3" w:rsidR="00F71873" w:rsidRPr="00B134B2" w:rsidRDefault="00F71873" w:rsidP="00F71873">
      <w:pPr>
        <w:spacing w:line="480" w:lineRule="auto"/>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00BE3435" w:rsidRPr="00BE3435">
        <w:rPr>
          <w:color w:val="000000" w:themeColor="text1"/>
        </w:rPr>
        <w:t>(Bale and Hayward 2010)</w:t>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Before diapause can be induced, an individual must reach a genetically determined sensitive period. Sensitive insects can perceive the environmental cue or cues that induce diapause, and during this period they are physiologically competent to respond to that cue or cues</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During pre-diapause, the sensitive stage perceives the necessary environmental cue or cues, diapause is induced, and there is a </w:t>
      </w:r>
      <w:r w:rsidRPr="00B134B2">
        <w:rPr>
          <w:color w:val="000000" w:themeColor="text1"/>
        </w:rPr>
        <w:lastRenderedPageBreak/>
        <w:t>shift away from continuous development and towards the diapause developmental trajectory</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5A964D50"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0035632D" w:rsidRPr="0035632D">
        <w:rPr>
          <w:color w:val="000000" w:themeColor="text1"/>
        </w:rPr>
        <w:t>(Koštál 2006)</w:t>
      </w:r>
      <w:r w:rsidRPr="00B134B2">
        <w:rPr>
          <w:color w:val="000000" w:themeColor="text1"/>
        </w:rPr>
        <w:t xml:space="preserve">. </w:t>
      </w:r>
      <w:r>
        <w:rPr>
          <w:color w:val="000000" w:themeColor="text1"/>
        </w:rPr>
        <w:t xml:space="preserve">During pre-diapause many insects </w:t>
      </w:r>
      <w:del w:id="10" w:author="Beck, John - ARS" w:date="2019-03-11T08:41:00Z">
        <w:r w:rsidDel="008A694D">
          <w:rPr>
            <w:color w:val="000000" w:themeColor="text1"/>
          </w:rPr>
          <w:delText xml:space="preserve">prepare </w:delText>
        </w:r>
        <w:r w:rsidRPr="00B134B2" w:rsidDel="008A694D">
          <w:rPr>
            <w:color w:val="000000" w:themeColor="text1"/>
          </w:rPr>
          <w:delText>for diapause</w:delText>
        </w:r>
        <w:r w:rsidDel="008A694D">
          <w:rPr>
            <w:color w:val="000000" w:themeColor="text1"/>
          </w:rPr>
          <w:delText xml:space="preserve"> by</w:delText>
        </w:r>
      </w:del>
      <w:ins w:id="11" w:author="Beck, John - ARS" w:date="2019-03-11T08:41:00Z">
        <w:r w:rsidR="008A694D">
          <w:rPr>
            <w:color w:val="000000" w:themeColor="text1"/>
          </w:rPr>
          <w:t>begin</w:t>
        </w:r>
      </w:ins>
      <w:r>
        <w:rPr>
          <w:color w:val="000000" w:themeColor="text1"/>
        </w:rPr>
        <w:t xml:space="preserve">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0035632D" w:rsidRPr="0035632D">
        <w:rPr>
          <w:color w:val="000000" w:themeColor="text1"/>
        </w:rPr>
        <w:t>(Hahn and Denlinger 2007, Sinclair 2015)</w:t>
      </w:r>
      <w:r w:rsidRPr="00B134B2">
        <w:rPr>
          <w:color w:val="000000" w:themeColor="text1"/>
        </w:rPr>
        <w:t>.</w:t>
      </w:r>
    </w:p>
    <w:p w14:paraId="487224C4" w14:textId="0BDFE9A9" w:rsidR="00F71873" w:rsidRPr="00B134B2" w:rsidRDefault="00F71873" w:rsidP="00F71873">
      <w:pPr>
        <w:spacing w:line="480" w:lineRule="auto"/>
        <w:ind w:left="0" w:right="90" w:firstLine="720"/>
        <w:rPr>
          <w:color w:val="000000" w:themeColor="text1"/>
        </w:rPr>
      </w:pPr>
      <w:r w:rsidRPr="00B134B2">
        <w:rPr>
          <w:color w:val="000000" w:themeColor="text1"/>
        </w:rPr>
        <w:t>Diapause initiation is generally marked by the suspension of continuous development and a reduction in metabolic activity</w:t>
      </w:r>
      <w:r w:rsidRPr="004F09C9">
        <w:rPr>
          <w:color w:val="000000" w:themeColor="text1"/>
        </w:rPr>
        <w:t xml:space="preserve"> </w:t>
      </w:r>
      <w:r w:rsidR="0035632D" w:rsidRPr="0035632D">
        <w:rPr>
          <w:color w:val="000000" w:themeColor="text1"/>
        </w:rPr>
        <w:t>(Tauber and Tauber 1981, Koštál 2006, Hahn and Denlinger 2007, Sinclair 2015)</w:t>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0035632D" w:rsidRPr="0035632D">
        <w:rPr>
          <w:color w:val="000000" w:themeColor="text1"/>
        </w:rPr>
        <w:t>(Koštál 2006, Hahn and Denlinger 2007)</w:t>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0035632D" w:rsidRPr="0035632D">
        <w:rPr>
          <w:color w:val="000000" w:themeColor="text1"/>
        </w:rPr>
        <w:t>(Koštál 2006)</w:t>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35632D" w:rsidRPr="0035632D">
        <w:rPr>
          <w:color w:val="000000" w:themeColor="text1"/>
        </w:rPr>
        <w:t>(Koštál 2006, Denlinger 2002)</w:t>
      </w:r>
      <w:r w:rsidRPr="00B134B2">
        <w:rPr>
          <w:color w:val="000000" w:themeColor="text1"/>
        </w:rPr>
        <w:t xml:space="preserve">. When </w:t>
      </w:r>
      <w:r w:rsidRPr="00B134B2">
        <w:rPr>
          <w:color w:val="000000" w:themeColor="text1"/>
        </w:rPr>
        <w:lastRenderedPageBreak/>
        <w:t>the exogenous factors permissive to growth become available</w:t>
      </w:r>
      <w:r>
        <w:rPr>
          <w:color w:val="000000" w:themeColor="text1"/>
        </w:rPr>
        <w:t>,</w:t>
      </w:r>
      <w:r w:rsidRPr="00B134B2">
        <w:rPr>
          <w:color w:val="000000" w:themeColor="text1"/>
        </w:rPr>
        <w:t xml:space="preserve"> development can resume</w:t>
      </w:r>
      <w:r w:rsidR="0035632D">
        <w:rPr>
          <w:color w:val="000000" w:themeColor="text1"/>
        </w:rPr>
        <w:t xml:space="preserve"> </w:t>
      </w:r>
      <w:r w:rsidR="0035632D" w:rsidRPr="00B134B2">
        <w:rPr>
          <w:color w:val="000000" w:themeColor="text1"/>
        </w:rPr>
        <w:fldChar w:fldCharType="begin" w:fldLock="1"/>
      </w:r>
      <w:r w:rsidR="0035632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35632D" w:rsidRPr="00B134B2">
        <w:rPr>
          <w:color w:val="000000" w:themeColor="text1"/>
        </w:rPr>
        <w:fldChar w:fldCharType="separate"/>
      </w:r>
      <w:r w:rsidR="0035632D" w:rsidRPr="00B134B2">
        <w:rPr>
          <w:color w:val="000000" w:themeColor="text1"/>
        </w:rPr>
        <w:t>(Koštál 2006</w:t>
      </w:r>
      <w:r w:rsidR="0035632D">
        <w:rPr>
          <w:color w:val="000000" w:themeColor="text1"/>
        </w:rPr>
        <w:t>, Denlinger 2002</w:t>
      </w:r>
      <w:r w:rsidR="0035632D" w:rsidRPr="00B134B2">
        <w:rPr>
          <w:color w:val="000000" w:themeColor="text1"/>
        </w:rPr>
        <w:t>)</w:t>
      </w:r>
      <w:r w:rsidR="0035632D" w:rsidRPr="00B134B2">
        <w:rPr>
          <w:color w:val="000000" w:themeColor="text1"/>
        </w:rPr>
        <w:fldChar w:fldCharType="end"/>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35632D">
        <w:rPr>
          <w:color w:val="000000" w:themeColor="text1"/>
        </w:rPr>
        <w:t xml:space="preserve"> </w:t>
      </w:r>
      <w:r w:rsidR="0035632D" w:rsidRPr="00B134B2">
        <w:rPr>
          <w:color w:val="000000" w:themeColor="text1"/>
        </w:rPr>
        <w:fldChar w:fldCharType="begin" w:fldLock="1"/>
      </w:r>
      <w:r w:rsidR="0035632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35632D" w:rsidRPr="00B134B2">
        <w:rPr>
          <w:color w:val="000000" w:themeColor="text1"/>
        </w:rPr>
        <w:fldChar w:fldCharType="separate"/>
      </w:r>
      <w:r w:rsidR="0035632D" w:rsidRPr="00B134B2">
        <w:rPr>
          <w:color w:val="000000" w:themeColor="text1"/>
        </w:rPr>
        <w:t>(Koštál 2006</w:t>
      </w:r>
      <w:r w:rsidR="0035632D">
        <w:rPr>
          <w:color w:val="000000" w:themeColor="text1"/>
        </w:rPr>
        <w:t>, Denlinger 2002</w:t>
      </w:r>
      <w:r w:rsidR="0035632D" w:rsidRPr="00B134B2">
        <w:rPr>
          <w:color w:val="000000" w:themeColor="text1"/>
        </w:rPr>
        <w:t>)</w:t>
      </w:r>
      <w:r w:rsidR="0035632D" w:rsidRPr="00B134B2">
        <w:rPr>
          <w:color w:val="000000" w:themeColor="text1"/>
        </w:rPr>
        <w:fldChar w:fldCharType="end"/>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w:t>
      </w:r>
    </w:p>
    <w:p w14:paraId="5DF94F83" w14:textId="4B8E67B9"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 2008</w:t>
      </w:r>
      <w:r w:rsidR="00480E4F">
        <w:rPr>
          <w:color w:val="000000" w:themeColor="text1"/>
        </w:rPr>
        <w:t>)</w:t>
      </w:r>
      <w:r w:rsidRPr="00B134B2">
        <w:rPr>
          <w:color w:val="000000" w:themeColor="text1"/>
        </w:rPr>
        <w:t>.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 2008)</w:t>
      </w:r>
      <w:r w:rsidRPr="00B134B2">
        <w:rPr>
          <w:color w:val="000000" w:themeColor="text1"/>
        </w:rPr>
        <w:t xml:space="preserve">. </w:t>
      </w:r>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p>
    <w:p w14:paraId="406C4C67" w14:textId="04BC91F7"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The pitcher plant mosquito provides one example of how insects could adjust to longer and warmer growing seasons through evolutionary adaptation.  Bradshaw and Holzapfel (2001) showed that populations of the pitcher plant mosquito, </w:t>
      </w:r>
      <w:proofErr w:type="spellStart"/>
      <w:r w:rsidRPr="00B134B2">
        <w:rPr>
          <w:i/>
          <w:color w:val="000000" w:themeColor="text1"/>
        </w:rPr>
        <w:t>Wyeomyia</w:t>
      </w:r>
      <w:proofErr w:type="spellEnd"/>
      <w:r w:rsidRPr="00B134B2">
        <w:rPr>
          <w:i/>
          <w:color w:val="000000" w:themeColor="text1"/>
        </w:rPr>
        <w:t xml:space="preserve"> </w:t>
      </w:r>
      <w:proofErr w:type="spellStart"/>
      <w:r w:rsidRPr="00B134B2">
        <w:rPr>
          <w:i/>
          <w:color w:val="000000" w:themeColor="text1"/>
        </w:rPr>
        <w:t>smithii</w:t>
      </w:r>
      <w:proofErr w:type="spellEnd"/>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s inhabit temperate regions as far south as the Gulf of Mexico and as far north as northern Canada</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Across this wide latitudinal range, pitcher plant mosquitoes experience their longest growing seasons at the southern end of their range and increasingly shorter growing seasons at more northern latitudes</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xml:space="preserve">.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36A554D6"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w:t>
      </w:r>
      <w:r w:rsidR="0095462D">
        <w:rPr>
          <w:color w:val="000000" w:themeColor="text1"/>
        </w:rPr>
        <w:t xml:space="preserve"> (</w:t>
      </w:r>
      <w:r w:rsidR="0095462D" w:rsidRPr="00B134B2">
        <w:rPr>
          <w:color w:val="000000" w:themeColor="text1"/>
        </w:rPr>
        <w:t>Bradshaw and Holzapfel 2001)</w:t>
      </w:r>
      <w:r w:rsidRPr="00B134B2">
        <w:rPr>
          <w:color w:val="000000" w:themeColor="text1"/>
        </w:rPr>
        <w:t>.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w:t>
      </w:r>
    </w:p>
    <w:p w14:paraId="6123AB81" w14:textId="1186B64F" w:rsidR="00F71873" w:rsidRPr="004F09C9" w:rsidRDefault="00F71873" w:rsidP="00F71873">
      <w:pPr>
        <w:spacing w:line="480" w:lineRule="auto"/>
        <w:ind w:left="0" w:right="90" w:firstLine="453"/>
        <w:rPr>
          <w:color w:val="000000" w:themeColor="text1"/>
        </w:rPr>
      </w:pPr>
      <w:r w:rsidRPr="00B134B2">
        <w:rPr>
          <w:color w:val="000000" w:themeColor="text1"/>
        </w:rPr>
        <w:lastRenderedPageBreak/>
        <w:t>Because of the rigor with which these experiments were conducted and the highly heritable nature of critical photoperiod within this species, these results suggest</w:t>
      </w:r>
      <w:ins w:id="12" w:author="Beck, John - ARS" w:date="2019-03-11T09:05:00Z">
        <w:r w:rsidR="00CD2B93">
          <w:rPr>
            <w:color w:val="000000" w:themeColor="text1"/>
          </w:rPr>
          <w:t>ed</w:t>
        </w:r>
      </w:ins>
      <w:r w:rsidRPr="00B134B2">
        <w:rPr>
          <w:color w:val="000000" w:themeColor="text1"/>
        </w:rPr>
        <w:t xml:space="preserve"> the populations collected in 1996 </w:t>
      </w:r>
      <w:del w:id="13" w:author="Beck, John - ARS" w:date="2019-03-11T09:05:00Z">
        <w:r w:rsidRPr="00B134B2" w:rsidDel="00ED408B">
          <w:rPr>
            <w:color w:val="000000" w:themeColor="text1"/>
          </w:rPr>
          <w:delText xml:space="preserve">have </w:delText>
        </w:r>
      </w:del>
      <w:r w:rsidRPr="00B134B2">
        <w:rPr>
          <w:color w:val="000000" w:themeColor="text1"/>
        </w:rPr>
        <w:t xml:space="preserve">evolved and </w:t>
      </w:r>
      <w:del w:id="14" w:author="Beck, John - ARS" w:date="2019-03-11T09:05:00Z">
        <w:r w:rsidRPr="00B134B2" w:rsidDel="00ED408B">
          <w:rPr>
            <w:color w:val="000000" w:themeColor="text1"/>
          </w:rPr>
          <w:delText xml:space="preserve">are </w:delText>
        </w:r>
      </w:del>
      <w:ins w:id="15" w:author="Beck, John - ARS" w:date="2019-03-11T09:05:00Z">
        <w:r w:rsidR="00ED408B">
          <w:rPr>
            <w:color w:val="000000" w:themeColor="text1"/>
          </w:rPr>
          <w:t>were</w:t>
        </w:r>
        <w:r w:rsidR="00ED408B" w:rsidRPr="00B134B2">
          <w:rPr>
            <w:color w:val="000000" w:themeColor="text1"/>
          </w:rPr>
          <w:t xml:space="preserve"> </w:t>
        </w:r>
      </w:ins>
      <w:r w:rsidRPr="00B134B2">
        <w:rPr>
          <w:color w:val="000000" w:themeColor="text1"/>
        </w:rPr>
        <w:t>now genetically different than populations collected in 1972</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Northern pitcher plant mosquitoes, on average, are delaying diapause by approximately </w:t>
      </w:r>
      <w:commentRangeStart w:id="16"/>
      <w:del w:id="17" w:author="Beck, John - ARS" w:date="2019-03-11T09:06:00Z">
        <w:r w:rsidRPr="00B134B2" w:rsidDel="00ED408B">
          <w:rPr>
            <w:color w:val="000000" w:themeColor="text1"/>
          </w:rPr>
          <w:delText xml:space="preserve">9 </w:delText>
        </w:r>
      </w:del>
      <w:ins w:id="18" w:author="Beck, John - ARS" w:date="2019-03-11T09:06:00Z">
        <w:r w:rsidR="00ED408B">
          <w:rPr>
            <w:color w:val="000000" w:themeColor="text1"/>
          </w:rPr>
          <w:t>nine</w:t>
        </w:r>
        <w:r w:rsidR="00ED408B" w:rsidRPr="00B134B2">
          <w:rPr>
            <w:color w:val="000000" w:themeColor="text1"/>
          </w:rPr>
          <w:t xml:space="preserve"> </w:t>
        </w:r>
      </w:ins>
      <w:commentRangeEnd w:id="16"/>
      <w:ins w:id="19" w:author="Beck, John - ARS" w:date="2019-03-11T09:07:00Z">
        <w:r w:rsidR="00ED408B">
          <w:rPr>
            <w:rStyle w:val="CommentReference"/>
          </w:rPr>
          <w:commentReference w:id="16"/>
        </w:r>
      </w:ins>
      <w:r w:rsidRPr="00B134B2">
        <w:rPr>
          <w:color w:val="000000" w:themeColor="text1"/>
        </w:rPr>
        <w:t xml:space="preserve">days and this shift correlates with the average increase in the number of warmer days experienced in this region </w:t>
      </w:r>
      <w:r w:rsidR="008B11EF" w:rsidRPr="008B11EF">
        <w:rPr>
          <w:color w:val="000000" w:themeColor="text1"/>
        </w:rPr>
        <w:t>(Bale and Hayward 2010)</w:t>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w:t>
      </w:r>
      <w:del w:id="20" w:author="Beck, John - ARS" w:date="2019-03-11T09:06:00Z">
        <w:r w:rsidRPr="00B134B2" w:rsidDel="00ED408B">
          <w:rPr>
            <w:color w:val="000000" w:themeColor="text1"/>
          </w:rPr>
          <w:delText xml:space="preserve">9 </w:delText>
        </w:r>
      </w:del>
      <w:ins w:id="21" w:author="Beck, John - ARS" w:date="2019-03-11T09:06:00Z">
        <w:r w:rsidR="00ED408B">
          <w:rPr>
            <w:color w:val="000000" w:themeColor="text1"/>
          </w:rPr>
          <w:t>nine</w:t>
        </w:r>
        <w:r w:rsidR="00ED408B" w:rsidRPr="00B134B2">
          <w:rPr>
            <w:color w:val="000000" w:themeColor="text1"/>
          </w:rPr>
          <w:t xml:space="preserve"> </w:t>
        </w:r>
      </w:ins>
      <w:r w:rsidRPr="00B134B2">
        <w:rPr>
          <w:color w:val="000000" w:themeColor="text1"/>
        </w:rPr>
        <w:t>days. For some insects, warmer seasonal temperatures and longer growing seasons will increase the duration of resource availability. Insects that can adjust to longer growing seasons without compromising the protection of diapause could be winners as climates change.</w:t>
      </w:r>
    </w:p>
    <w:p w14:paraId="08A65081" w14:textId="26F4FC01" w:rsidR="00824B44"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w:t>
      </w:r>
      <w:r w:rsidR="00E2241F">
        <w:rPr>
          <w:color w:val="000000" w:themeColor="text1"/>
        </w:rPr>
        <w:t>,</w:t>
      </w:r>
      <w:r w:rsidRPr="004F09C9">
        <w:rPr>
          <w:color w:val="000000" w:themeColor="text1"/>
        </w:rPr>
        <w:t xml:space="preserve">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similar to those shown in the pitcher plant mosquito </w:t>
      </w:r>
      <w:r w:rsidRPr="004F09C9">
        <w:rPr>
          <w:color w:val="000000" w:themeColor="text1"/>
        </w:rPr>
        <w:t xml:space="preserve">could serve to </w:t>
      </w:r>
      <w:r>
        <w:rPr>
          <w:color w:val="000000" w:themeColor="text1"/>
        </w:rPr>
        <w:lastRenderedPageBreak/>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337A255C" w:rsidR="00F71873" w:rsidRPr="00B134B2" w:rsidRDefault="00E2241F" w:rsidP="000D160B">
      <w:pPr>
        <w:spacing w:line="480" w:lineRule="auto"/>
        <w:ind w:left="0" w:right="90" w:firstLine="720"/>
        <w:rPr>
          <w:color w:val="000000" w:themeColor="text1"/>
        </w:rPr>
      </w:pPr>
      <w:r w:rsidRPr="00B134B2">
        <w:rPr>
          <w:color w:val="000000" w:themeColor="text1"/>
        </w:rPr>
        <w:t xml:space="preserve">During </w:t>
      </w:r>
      <w:r>
        <w:rPr>
          <w:color w:val="000000" w:themeColor="text1"/>
        </w:rPr>
        <w:t>winter</w:t>
      </w:r>
      <w:r w:rsidRPr="00B134B2">
        <w:rPr>
          <w:color w:val="000000" w:themeColor="text1"/>
        </w:rPr>
        <w:t xml:space="preserve">, temperatures are low and metabolic activity </w:t>
      </w:r>
      <w:r>
        <w:rPr>
          <w:color w:val="000000" w:themeColor="text1"/>
        </w:rPr>
        <w:t>is typically</w:t>
      </w:r>
      <w:r w:rsidRPr="00B134B2">
        <w:rPr>
          <w:color w:val="000000" w:themeColor="text1"/>
        </w:rPr>
        <w:t xml:space="preserve"> suppressed</w:t>
      </w:r>
      <w:r>
        <w:rPr>
          <w:color w:val="000000" w:themeColor="text1"/>
        </w:rPr>
        <w:t xml:space="preserve"> during diapause</w:t>
      </w:r>
      <w:r w:rsidRPr="00B134B2">
        <w:rPr>
          <w:color w:val="000000" w:themeColor="text1"/>
        </w:rPr>
        <w:t xml:space="preserve">. However, insects can metabolize considerable quantities of nutrients during </w:t>
      </w:r>
      <w:r>
        <w:rPr>
          <w:color w:val="000000" w:themeColor="text1"/>
        </w:rPr>
        <w:t>the course of the diapause period</w:t>
      </w:r>
      <w:r w:rsidRPr="00B134B2">
        <w:rPr>
          <w:color w:val="000000" w:themeColor="text1"/>
        </w:rPr>
        <w:t xml:space="preserve">. </w:t>
      </w:r>
      <w:r w:rsidR="00F71873" w:rsidRPr="00B134B2">
        <w:rPr>
          <w:color w:val="000000" w:themeColor="text1"/>
        </w:rPr>
        <w:t>In preparation for diapause, some insects accumulate large quantities of lipids, amino acids, and/or carbohydrates</w:t>
      </w:r>
      <w:r w:rsidR="0095462D">
        <w:rPr>
          <w:color w:val="000000" w:themeColor="text1"/>
        </w:rPr>
        <w:t xml:space="preserve"> (</w:t>
      </w:r>
      <w:r w:rsidR="006007B8">
        <w:rPr>
          <w:color w:val="000000" w:themeColor="text1"/>
        </w:rPr>
        <w:t>Denlinger 2002, Hahn and Denlinger 20</w:t>
      </w:r>
      <w:r w:rsidR="003032CA">
        <w:rPr>
          <w:color w:val="000000" w:themeColor="text1"/>
        </w:rPr>
        <w:t>11</w:t>
      </w:r>
      <w:r w:rsidR="0095462D">
        <w:rPr>
          <w:color w:val="000000" w:themeColor="text1"/>
        </w:rPr>
        <w:t>)</w:t>
      </w:r>
      <w:r w:rsidR="00F71873"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 2007</w:t>
      </w:r>
      <w:r w:rsidR="0095462D">
        <w:rPr>
          <w:color w:val="000000" w:themeColor="text1"/>
        </w:rPr>
        <w:t>)</w:t>
      </w:r>
      <w:r w:rsidR="00F71873" w:rsidRPr="00B134B2">
        <w:rPr>
          <w:color w:val="000000" w:themeColor="text1"/>
        </w:rPr>
        <w:t xml:space="preserve">. Lipids, specifically triglycerides, are the predominant source of metabolic energy used during diapause in most species </w:t>
      </w:r>
      <w:r w:rsidR="00824B44" w:rsidRPr="00824B44">
        <w:rPr>
          <w:color w:val="000000" w:themeColor="text1"/>
        </w:rPr>
        <w:t>(</w:t>
      </w:r>
      <w:proofErr w:type="spellStart"/>
      <w:r w:rsidR="00824B44" w:rsidRPr="00824B44">
        <w:rPr>
          <w:color w:val="000000" w:themeColor="text1"/>
        </w:rPr>
        <w:t>Arrese</w:t>
      </w:r>
      <w:proofErr w:type="spellEnd"/>
      <w:r w:rsidR="00824B44" w:rsidRPr="00824B44">
        <w:rPr>
          <w:color w:val="000000" w:themeColor="text1"/>
        </w:rPr>
        <w:t xml:space="preserve"> and </w:t>
      </w:r>
      <w:proofErr w:type="spellStart"/>
      <w:r w:rsidR="00824B44" w:rsidRPr="00824B44">
        <w:rPr>
          <w:color w:val="000000" w:themeColor="text1"/>
        </w:rPr>
        <w:t>Soulages</w:t>
      </w:r>
      <w:proofErr w:type="spellEnd"/>
      <w:r w:rsidR="00824B44" w:rsidRPr="00824B44">
        <w:rPr>
          <w:color w:val="000000" w:themeColor="text1"/>
        </w:rPr>
        <w:t xml:space="preserve"> 2010, Hahn and Denlinger 2011)</w:t>
      </w:r>
      <w:r w:rsidR="00F71873" w:rsidRPr="00B134B2">
        <w:rPr>
          <w:color w:val="000000" w:themeColor="text1"/>
        </w:rPr>
        <w:t xml:space="preserve">. Triglycerides can be accumulated directly from an insect’s diet or synthesized in the fat body from amino acids or carbohydrate intermediates </w:t>
      </w:r>
      <w:r w:rsidR="00824B44" w:rsidRPr="00824B44">
        <w:rPr>
          <w:color w:val="000000" w:themeColor="text1"/>
        </w:rPr>
        <w:t xml:space="preserve">(Hahn and Denlinger 2007, </w:t>
      </w:r>
      <w:proofErr w:type="spellStart"/>
      <w:r w:rsidR="00824B44" w:rsidRPr="00824B44">
        <w:rPr>
          <w:color w:val="000000" w:themeColor="text1"/>
        </w:rPr>
        <w:t>Arrese</w:t>
      </w:r>
      <w:proofErr w:type="spellEnd"/>
      <w:r w:rsidR="00824B44" w:rsidRPr="00824B44">
        <w:rPr>
          <w:color w:val="000000" w:themeColor="text1"/>
        </w:rPr>
        <w:t xml:space="preserve"> and </w:t>
      </w:r>
      <w:proofErr w:type="spellStart"/>
      <w:r w:rsidR="00824B44" w:rsidRPr="00824B44">
        <w:rPr>
          <w:color w:val="000000" w:themeColor="text1"/>
        </w:rPr>
        <w:t>Soulages</w:t>
      </w:r>
      <w:proofErr w:type="spellEnd"/>
      <w:r w:rsidR="00824B44" w:rsidRPr="00824B44">
        <w:rPr>
          <w:color w:val="000000" w:themeColor="text1"/>
        </w:rPr>
        <w:t xml:space="preserve"> 2010)</w:t>
      </w:r>
      <w:r w:rsidR="00F71873" w:rsidRPr="00B134B2">
        <w:rPr>
          <w:color w:val="000000" w:themeColor="text1"/>
        </w:rPr>
        <w:t xml:space="preserve">. Amino acids are generally stored as </w:t>
      </w:r>
      <w:commentRangeStart w:id="22"/>
      <w:r w:rsidR="00F71873" w:rsidRPr="00B134B2">
        <w:rPr>
          <w:color w:val="000000" w:themeColor="text1"/>
        </w:rPr>
        <w:t xml:space="preserve">multimeric </w:t>
      </w:r>
      <w:proofErr w:type="spellStart"/>
      <w:r w:rsidR="00F71873" w:rsidRPr="00B134B2">
        <w:rPr>
          <w:color w:val="000000" w:themeColor="text1"/>
        </w:rPr>
        <w:t>hexamerin</w:t>
      </w:r>
      <w:proofErr w:type="spellEnd"/>
      <w:r w:rsidR="00F71873" w:rsidRPr="00B134B2">
        <w:rPr>
          <w:color w:val="000000" w:themeColor="text1"/>
        </w:rPr>
        <w:t xml:space="preserve"> </w:t>
      </w:r>
      <w:commentRangeEnd w:id="22"/>
      <w:r w:rsidR="00C167F8">
        <w:rPr>
          <w:rStyle w:val="CommentReference"/>
        </w:rPr>
        <w:commentReference w:id="22"/>
      </w:r>
      <w:r w:rsidR="00F71873" w:rsidRPr="00B134B2">
        <w:rPr>
          <w:color w:val="000000" w:themeColor="text1"/>
        </w:rPr>
        <w:t>proteins</w:t>
      </w:r>
      <w:r w:rsidR="0095462D">
        <w:rPr>
          <w:color w:val="000000" w:themeColor="text1"/>
        </w:rPr>
        <w:t xml:space="preserve"> (</w:t>
      </w:r>
      <w:r w:rsidR="003032CA">
        <w:rPr>
          <w:color w:val="000000" w:themeColor="text1"/>
        </w:rPr>
        <w:t>Denlinger 2002</w:t>
      </w:r>
      <w:r w:rsidR="0095462D">
        <w:rPr>
          <w:color w:val="000000" w:themeColor="text1"/>
        </w:rPr>
        <w:t>)</w:t>
      </w:r>
      <w:r w:rsidR="00F71873" w:rsidRPr="00B134B2">
        <w:rPr>
          <w:color w:val="000000" w:themeColor="text1"/>
        </w:rPr>
        <w:t>. Hexamerins are specialized protein</w:t>
      </w:r>
      <w:r w:rsidR="006A15AC">
        <w:rPr>
          <w:color w:val="000000" w:themeColor="text1"/>
        </w:rPr>
        <w:t xml:space="preserve"> complexes</w:t>
      </w:r>
      <w:r w:rsidR="00F71873"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00F71873" w:rsidRPr="00B134B2">
        <w:rPr>
          <w:color w:val="000000" w:themeColor="text1"/>
        </w:rPr>
        <w:t xml:space="preserve"> </w:t>
      </w:r>
      <w:r w:rsidR="00B3760B" w:rsidRPr="00B3760B">
        <w:rPr>
          <w:color w:val="000000" w:themeColor="text1"/>
        </w:rPr>
        <w:t>(</w:t>
      </w:r>
      <w:proofErr w:type="spellStart"/>
      <w:r w:rsidR="00B3760B" w:rsidRPr="00B3760B">
        <w:rPr>
          <w:color w:val="000000" w:themeColor="text1"/>
        </w:rPr>
        <w:t>Burmester</w:t>
      </w:r>
      <w:proofErr w:type="spellEnd"/>
      <w:r w:rsidR="00B3760B" w:rsidRPr="00B3760B">
        <w:rPr>
          <w:color w:val="000000" w:themeColor="text1"/>
        </w:rPr>
        <w:t xml:space="preserve"> and </w:t>
      </w:r>
      <w:proofErr w:type="spellStart"/>
      <w:r w:rsidR="00B3760B" w:rsidRPr="00B3760B">
        <w:rPr>
          <w:color w:val="000000" w:themeColor="text1"/>
        </w:rPr>
        <w:t>Scheller</w:t>
      </w:r>
      <w:proofErr w:type="spellEnd"/>
      <w:r w:rsidR="00B3760B" w:rsidRPr="00B3760B">
        <w:rPr>
          <w:color w:val="000000" w:themeColor="text1"/>
        </w:rPr>
        <w:t xml:space="preserve"> 1999)</w:t>
      </w:r>
      <w:r w:rsidR="00F71873" w:rsidRPr="00B134B2">
        <w:rPr>
          <w:color w:val="000000" w:themeColor="text1"/>
        </w:rPr>
        <w:t xml:space="preserve">. During diapause, as metabolic proteins accumulate damage or are destroyed, the amino acids in hexamerins could be mobilized and used to repair or replace damaged proteins </w:t>
      </w:r>
      <w:r w:rsidR="00B3760B" w:rsidRPr="00B3760B">
        <w:rPr>
          <w:color w:val="000000" w:themeColor="text1"/>
        </w:rPr>
        <w:t>(</w:t>
      </w:r>
      <w:proofErr w:type="spellStart"/>
      <w:r w:rsidR="00B3760B" w:rsidRPr="00B3760B">
        <w:rPr>
          <w:color w:val="000000" w:themeColor="text1"/>
        </w:rPr>
        <w:t>Burmester</w:t>
      </w:r>
      <w:proofErr w:type="spellEnd"/>
      <w:r w:rsidR="00B3760B" w:rsidRPr="00B3760B">
        <w:rPr>
          <w:color w:val="000000" w:themeColor="text1"/>
        </w:rPr>
        <w:t xml:space="preserve"> 1999, Hahn and Denlinger 2007)</w:t>
      </w:r>
      <w:r w:rsidR="00F71873"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00B3760B" w:rsidRPr="00B3760B">
        <w:rPr>
          <w:color w:val="000000" w:themeColor="text1"/>
        </w:rPr>
        <w:t>(</w:t>
      </w:r>
      <w:proofErr w:type="spellStart"/>
      <w:r w:rsidR="00B3760B" w:rsidRPr="00B3760B">
        <w:rPr>
          <w:color w:val="000000" w:themeColor="text1"/>
        </w:rPr>
        <w:t>Burmester</w:t>
      </w:r>
      <w:proofErr w:type="spellEnd"/>
      <w:r w:rsidR="00B3760B" w:rsidRPr="00B3760B">
        <w:rPr>
          <w:color w:val="000000" w:themeColor="text1"/>
        </w:rPr>
        <w:t xml:space="preserve"> 1999, Hahn and Denlinger 2007)</w:t>
      </w:r>
      <w:r w:rsidR="00F71873" w:rsidRPr="00B134B2">
        <w:rPr>
          <w:color w:val="000000" w:themeColor="text1"/>
        </w:rPr>
        <w:t xml:space="preserve">. Carbohydrates are polymerized and stored as glycogen in the fat body or as trehalose in the hemolymph </w:t>
      </w:r>
      <w:r w:rsidR="00B3760B" w:rsidRPr="00B3760B">
        <w:rPr>
          <w:color w:val="000000" w:themeColor="text1"/>
        </w:rPr>
        <w:t xml:space="preserve">(Hahn and Denlinger 2007, </w:t>
      </w:r>
      <w:proofErr w:type="spellStart"/>
      <w:r w:rsidR="00B3760B" w:rsidRPr="00B3760B">
        <w:rPr>
          <w:color w:val="000000" w:themeColor="text1"/>
        </w:rPr>
        <w:t>Arrese</w:t>
      </w:r>
      <w:proofErr w:type="spellEnd"/>
      <w:r w:rsidR="00B3760B" w:rsidRPr="00B3760B">
        <w:rPr>
          <w:color w:val="000000" w:themeColor="text1"/>
        </w:rPr>
        <w:t xml:space="preserve"> and </w:t>
      </w:r>
      <w:proofErr w:type="spellStart"/>
      <w:r w:rsidR="00B3760B" w:rsidRPr="00B3760B">
        <w:rPr>
          <w:color w:val="000000" w:themeColor="text1"/>
        </w:rPr>
        <w:t>Soulages</w:t>
      </w:r>
      <w:proofErr w:type="spellEnd"/>
      <w:r w:rsidR="00B3760B" w:rsidRPr="00B3760B">
        <w:rPr>
          <w:color w:val="000000" w:themeColor="text1"/>
        </w:rPr>
        <w:t xml:space="preserve"> 2010)</w:t>
      </w:r>
      <w:r w:rsidR="00F71873" w:rsidRPr="00B134B2">
        <w:rPr>
          <w:color w:val="000000" w:themeColor="text1"/>
        </w:rPr>
        <w:t xml:space="preserve">. </w:t>
      </w:r>
    </w:p>
    <w:p w14:paraId="7A519017" w14:textId="10C6B80F" w:rsidR="00C1387E"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Preparations for prolonged low temperatures and the absence of environmental resources requires some insects to accumulate and store proportionally more lipids than carbohydrates or proteins to fuel their metabolism. For example, </w:t>
      </w:r>
      <w:proofErr w:type="spellStart"/>
      <w:r w:rsidRPr="00B134B2">
        <w:rPr>
          <w:color w:val="000000" w:themeColor="text1"/>
        </w:rPr>
        <w:t>diapausing</w:t>
      </w:r>
      <w:proofErr w:type="spellEnd"/>
      <w:r w:rsidRPr="00B134B2">
        <w:rPr>
          <w:color w:val="000000" w:themeColor="text1"/>
        </w:rPr>
        <w:t xml:space="preserve"> female </w:t>
      </w:r>
      <w:r w:rsidRPr="00B134B2">
        <w:rPr>
          <w:i/>
          <w:color w:val="000000" w:themeColor="text1"/>
        </w:rPr>
        <w:t xml:space="preserve">Culex </w:t>
      </w:r>
      <w:proofErr w:type="spellStart"/>
      <w:r w:rsidRPr="00B134B2">
        <w:rPr>
          <w:i/>
          <w:color w:val="000000" w:themeColor="text1"/>
        </w:rPr>
        <w:t>pipens</w:t>
      </w:r>
      <w:proofErr w:type="spellEnd"/>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0D160B" w:rsidRPr="000D160B">
        <w:rPr>
          <w:color w:val="000000" w:themeColor="text1"/>
        </w:rPr>
        <w:t xml:space="preserve">(Mitchell and </w:t>
      </w:r>
      <w:proofErr w:type="spellStart"/>
      <w:r w:rsidR="000D160B" w:rsidRPr="000D160B">
        <w:rPr>
          <w:color w:val="000000" w:themeColor="text1"/>
        </w:rPr>
        <w:t>Briegel</w:t>
      </w:r>
      <w:proofErr w:type="spellEnd"/>
      <w:r w:rsidR="000D160B" w:rsidRPr="000D160B">
        <w:rPr>
          <w:color w:val="000000" w:themeColor="text1"/>
        </w:rPr>
        <w:t xml:space="preserve"> 1989)</w:t>
      </w:r>
      <w:r w:rsidRPr="00B134B2">
        <w:rPr>
          <w:color w:val="000000" w:themeColor="text1"/>
        </w:rPr>
        <w:t>. These stored lipids are utilized as a source of energy during diapause</w:t>
      </w:r>
      <w:r w:rsidR="000D160B">
        <w:rPr>
          <w:color w:val="000000" w:themeColor="text1"/>
        </w:rPr>
        <w:t xml:space="preserve"> (</w:t>
      </w:r>
      <w:r w:rsidR="000D160B" w:rsidRPr="000D160B">
        <w:rPr>
          <w:color w:val="000000" w:themeColor="text1"/>
        </w:rPr>
        <w:t xml:space="preserve">Mitchell and </w:t>
      </w:r>
      <w:proofErr w:type="spellStart"/>
      <w:r w:rsidR="000D160B" w:rsidRPr="000D160B">
        <w:rPr>
          <w:color w:val="000000" w:themeColor="text1"/>
        </w:rPr>
        <w:t>Briegel</w:t>
      </w:r>
      <w:proofErr w:type="spellEnd"/>
      <w:r w:rsidR="000D160B" w:rsidRPr="000D160B">
        <w:rPr>
          <w:color w:val="000000" w:themeColor="text1"/>
        </w:rPr>
        <w:t xml:space="preserve"> 1989)</w:t>
      </w:r>
      <w:r w:rsidRPr="00B134B2">
        <w:rPr>
          <w:color w:val="000000" w:themeColor="text1"/>
        </w:rPr>
        <w:t>. In other insects, diapause preparation has been shown to lead to an increase in hexamerin</w:t>
      </w:r>
      <w:r w:rsidR="00B3760B">
        <w:rPr>
          <w:color w:val="000000" w:themeColor="text1"/>
        </w:rPr>
        <w:t xml:space="preserve"> protein</w:t>
      </w:r>
      <w:r w:rsidRPr="00B134B2">
        <w:rPr>
          <w:color w:val="000000" w:themeColor="text1"/>
        </w:rPr>
        <w:t xml:space="preserve">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00F957CE" w:rsidRPr="00F957CE">
        <w:rPr>
          <w:color w:val="000000" w:themeColor="text1"/>
        </w:rPr>
        <w:t xml:space="preserve">(De </w:t>
      </w:r>
      <w:proofErr w:type="spellStart"/>
      <w:r w:rsidR="00F957CE" w:rsidRPr="00F957CE">
        <w:rPr>
          <w:color w:val="000000" w:themeColor="text1"/>
        </w:rPr>
        <w:t>Kort</w:t>
      </w:r>
      <w:proofErr w:type="spellEnd"/>
      <w:r w:rsidR="00F957CE" w:rsidRPr="00F957CE">
        <w:rPr>
          <w:color w:val="000000" w:themeColor="text1"/>
        </w:rPr>
        <w:t xml:space="preserve"> and </w:t>
      </w:r>
      <w:proofErr w:type="spellStart"/>
      <w:r w:rsidR="00F957CE" w:rsidRPr="00F957CE">
        <w:rPr>
          <w:color w:val="000000" w:themeColor="text1"/>
        </w:rPr>
        <w:t>Koopmanschap</w:t>
      </w:r>
      <w:proofErr w:type="spellEnd"/>
      <w:r w:rsidR="00F957CE" w:rsidRPr="00F957CE">
        <w:rPr>
          <w:color w:val="000000" w:themeColor="text1"/>
        </w:rPr>
        <w:t xml:space="preserve"> 1994)</w:t>
      </w:r>
      <w:r w:rsidRPr="00B134B2">
        <w:rPr>
          <w:color w:val="000000" w:themeColor="text1"/>
        </w:rPr>
        <w:t xml:space="preserve">. </w:t>
      </w:r>
    </w:p>
    <w:p w14:paraId="6906DC24" w14:textId="54769498" w:rsidR="002F40F9" w:rsidRDefault="00F71873" w:rsidP="00C1387E">
      <w:pPr>
        <w:spacing w:line="480" w:lineRule="auto"/>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w:t>
      </w:r>
      <w:r w:rsidR="00E2241F" w:rsidRPr="00B134B2">
        <w:rPr>
          <w:color w:val="000000" w:themeColor="text1"/>
        </w:rPr>
        <w:t xml:space="preserve">During diapause, </w:t>
      </w:r>
      <w:r w:rsidR="00E2241F">
        <w:rPr>
          <w:color w:val="000000" w:themeColor="text1"/>
        </w:rPr>
        <w:t>insects</w:t>
      </w:r>
      <w:r w:rsidR="00E2241F" w:rsidRPr="00B134B2">
        <w:rPr>
          <w:color w:val="000000" w:themeColor="text1"/>
        </w:rPr>
        <w:t xml:space="preserve"> encountering increased temperatures could deplete their reservoirs of stored nutrients to meet their increased </w:t>
      </w:r>
      <w:r w:rsidR="00E2241F" w:rsidRPr="00B134B2">
        <w:rPr>
          <w:color w:val="000000" w:themeColor="text1"/>
        </w:rPr>
        <w:lastRenderedPageBreak/>
        <w:t>metabolic demands before diapause ends and not survive the winter</w:t>
      </w:r>
      <w:r w:rsidR="00E2241F">
        <w:rPr>
          <w:color w:val="000000" w:themeColor="text1"/>
        </w:rPr>
        <w:t>, making them climate change losers</w:t>
      </w:r>
      <w:r w:rsidR="00E2241F" w:rsidRPr="00B134B2">
        <w:rPr>
          <w:color w:val="000000" w:themeColor="text1"/>
        </w:rPr>
        <w:t xml:space="preserve">. </w:t>
      </w:r>
      <w:r w:rsidRPr="00B134B2">
        <w:rPr>
          <w:color w:val="000000" w:themeColor="text1"/>
        </w:rPr>
        <w:t xml:space="preserve">Insects able to accumulate more nutrients during pre-diapause or properly allocate stored resources to support their </w:t>
      </w:r>
      <w:commentRangeStart w:id="23"/>
      <w:r w:rsidRPr="00B134B2">
        <w:rPr>
          <w:color w:val="000000" w:themeColor="text1"/>
        </w:rPr>
        <w:t xml:space="preserve">increased metabolism during diapause </w:t>
      </w:r>
      <w:commentRangeEnd w:id="23"/>
      <w:r w:rsidR="00C167F8">
        <w:rPr>
          <w:rStyle w:val="CommentReference"/>
        </w:rPr>
        <w:commentReference w:id="23"/>
      </w:r>
      <w:r w:rsidRPr="00B134B2">
        <w:rPr>
          <w:color w:val="000000" w:themeColor="text1"/>
        </w:rPr>
        <w:t xml:space="preserve">could be </w:t>
      </w:r>
      <w:commentRangeStart w:id="24"/>
      <w:r w:rsidRPr="00B134B2">
        <w:rPr>
          <w:color w:val="000000" w:themeColor="text1"/>
        </w:rPr>
        <w:t>winners as climate changes</w:t>
      </w:r>
      <w:commentRangeEnd w:id="24"/>
      <w:r w:rsidR="00C167F8">
        <w:rPr>
          <w:rStyle w:val="CommentReference"/>
        </w:rPr>
        <w:commentReference w:id="24"/>
      </w:r>
      <w:r w:rsidRPr="00B134B2">
        <w:rPr>
          <w:color w:val="000000" w:themeColor="text1"/>
        </w:rPr>
        <w:t xml:space="preserve">.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(Figure 1-1A)</w:t>
      </w:r>
      <w:r w:rsidR="003E0500" w:rsidRPr="00AB6EF8">
        <w:rPr>
          <w:color w:val="000000" w:themeColor="text1"/>
        </w:rPr>
        <w:t>.</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for all European corn borers, regardless of diapause length (Figure 1-1B).</w:t>
      </w:r>
      <w:r w:rsidR="003E0500">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w:t>
      </w:r>
      <w:r w:rsidR="000D160B">
        <w:rPr>
          <w:color w:val="000000" w:themeColor="text1"/>
        </w:rPr>
        <w:t xml:space="preserve">the length of </w:t>
      </w:r>
      <w:r w:rsidRPr="00B134B2">
        <w:rPr>
          <w:color w:val="000000" w:themeColor="text1"/>
        </w:rPr>
        <w:t xml:space="preserve">growing seasons increase. </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0DC0EE61" w14:textId="751C62C5" w:rsidR="000942CD" w:rsidRPr="004F09C9" w:rsidRDefault="000942CD" w:rsidP="000942CD">
      <w:pPr>
        <w:spacing w:line="480" w:lineRule="auto"/>
        <w:ind w:left="-15" w:right="200" w:firstLine="468"/>
        <w:rPr>
          <w:color w:val="000000" w:themeColor="text1"/>
        </w:rPr>
      </w:pPr>
      <w:r w:rsidRPr="004F09C9">
        <w:rPr>
          <w:color w:val="000000" w:themeColor="text1"/>
        </w:rPr>
        <w:t xml:space="preserve">The appearance of lepidopterans (butterflies and moths) 190 million years ago marks an important moment in insect evolutionary history (de Gruyter 1999). </w:t>
      </w:r>
      <w:r w:rsidR="00B229A7">
        <w:rPr>
          <w:color w:val="000000" w:themeColor="text1"/>
        </w:rPr>
        <w:t>T</w:t>
      </w:r>
      <w:r w:rsidRPr="004F09C9">
        <w:rPr>
          <w:color w:val="000000" w:themeColor="text1"/>
        </w:rPr>
        <w:t xml:space="preserve">he enormous lineage diversification </w:t>
      </w:r>
      <w:r w:rsidR="00B229A7">
        <w:rPr>
          <w:color w:val="000000" w:themeColor="text1"/>
        </w:rPr>
        <w:t>of this</w:t>
      </w:r>
      <w:r w:rsidR="00B229A7" w:rsidRPr="004F09C9">
        <w:rPr>
          <w:color w:val="000000" w:themeColor="text1"/>
        </w:rPr>
        <w:t xml:space="preserve"> order </w:t>
      </w:r>
      <w:r w:rsidRPr="004F09C9">
        <w:rPr>
          <w:color w:val="000000" w:themeColor="text1"/>
        </w:rPr>
        <w:t>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w:t>
      </w:r>
      <w:r>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 xml:space="preserve">2013). Since its divergence, </w:t>
      </w:r>
      <w:proofErr w:type="spellStart"/>
      <w:r w:rsidRPr="004F09C9">
        <w:rPr>
          <w:color w:val="000000" w:themeColor="text1"/>
        </w:rPr>
        <w:t>Pyraloidea</w:t>
      </w:r>
      <w:proofErr w:type="spellEnd"/>
      <w:r w:rsidRPr="004F09C9">
        <w:rPr>
          <w:color w:val="000000" w:themeColor="text1"/>
        </w:rPr>
        <w:t xml:space="preserve"> represent</w:t>
      </w:r>
      <w:r>
        <w:rPr>
          <w:color w:val="000000" w:themeColor="text1"/>
        </w:rPr>
        <w:t>s</w:t>
      </w:r>
      <w:r w:rsidRPr="004F09C9">
        <w:rPr>
          <w:color w:val="000000" w:themeColor="text1"/>
        </w:rPr>
        <w:t xml:space="preserve"> one of the most diverse superfamilies of Lepidoptera. These lepidopterans feed on almost every major plant group and occupy an enormous diversity of ecological habitat</w:t>
      </w:r>
      <w:r>
        <w:rPr>
          <w:color w:val="000000" w:themeColor="text1"/>
        </w:rPr>
        <w:t>s</w:t>
      </w:r>
      <w:r w:rsidRPr="004F09C9">
        <w:rPr>
          <w:color w:val="000000" w:themeColor="text1"/>
        </w:rPr>
        <w:t xml:space="preserve">.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w:t>
      </w:r>
      <w:r>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w:t>
      </w:r>
      <w:r>
        <w:rPr>
          <w:color w:val="000000" w:themeColor="text1"/>
        </w:rPr>
        <w:t xml:space="preserve">the </w:t>
      </w:r>
      <w:r w:rsidRPr="004F09C9">
        <w:rPr>
          <w:color w:val="000000" w:themeColor="text1"/>
        </w:rPr>
        <w:t xml:space="preserve">families </w:t>
      </w:r>
      <w:proofErr w:type="spellStart"/>
      <w:r w:rsidRPr="004F09C9">
        <w:rPr>
          <w:color w:val="000000" w:themeColor="text1"/>
        </w:rPr>
        <w:t>Crambidae</w:t>
      </w:r>
      <w:proofErr w:type="spellEnd"/>
      <w:r w:rsidRPr="004F09C9">
        <w:rPr>
          <w:color w:val="000000" w:themeColor="text1"/>
        </w:rPr>
        <w:t xml:space="preserve"> with approximately 10,000 described species and Pyralidae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w:t>
      </w:r>
      <w:proofErr w:type="spellStart"/>
      <w:r w:rsidRPr="004F09C9">
        <w:rPr>
          <w:color w:val="000000" w:themeColor="text1"/>
        </w:rPr>
        <w:t>Crambidae</w:t>
      </w:r>
      <w:proofErr w:type="spellEnd"/>
      <w:r w:rsidRPr="004F09C9">
        <w:rPr>
          <w:color w:val="000000" w:themeColor="text1"/>
        </w:rPr>
        <w:t xml:space="preserve"> occupy </w:t>
      </w:r>
      <w:r>
        <w:rPr>
          <w:color w:val="000000" w:themeColor="text1"/>
        </w:rPr>
        <w:t xml:space="preserve">many </w:t>
      </w:r>
      <w:r w:rsidRPr="004F09C9">
        <w:rPr>
          <w:color w:val="000000" w:themeColor="text1"/>
        </w:rPr>
        <w:t>ecological niche</w:t>
      </w:r>
      <w:r>
        <w:rPr>
          <w:color w:val="000000" w:themeColor="text1"/>
        </w:rPr>
        <w:t>s</w:t>
      </w:r>
      <w:r w:rsidRPr="004F09C9">
        <w:rPr>
          <w:color w:val="000000" w:themeColor="text1"/>
        </w:rPr>
        <w:t>, this family is polyphagous, and many species are important agricultural pests.</w:t>
      </w:r>
    </w:p>
    <w:p w14:paraId="35DFD00D" w14:textId="5D062730" w:rsidR="000942CD" w:rsidRDefault="00F71873" w:rsidP="000942CD">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000942CD">
        <w:rPr>
          <w:color w:val="000000" w:themeColor="text1"/>
        </w:rPr>
        <w:t>resides</w:t>
      </w:r>
      <w:r w:rsidR="000942CD" w:rsidRPr="004F09C9">
        <w:rPr>
          <w:color w:val="000000" w:themeColor="text1"/>
        </w:rPr>
        <w:t xml:space="preserve"> </w:t>
      </w:r>
      <w:r w:rsidRPr="004F09C9">
        <w:rPr>
          <w:color w:val="000000" w:themeColor="text1"/>
        </w:rPr>
        <w:t>within</w:t>
      </w:r>
      <w:r w:rsidR="000942CD">
        <w:rPr>
          <w:color w:val="000000" w:themeColor="text1"/>
        </w:rPr>
        <w:t xml:space="preserve"> the family</w:t>
      </w:r>
      <w:r w:rsidRPr="004F09C9">
        <w:rPr>
          <w:color w:val="000000" w:themeColor="text1"/>
        </w:rPr>
        <w:t xml:space="preserve">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proofErr w:type="spellStart"/>
      <w:r w:rsidRPr="004F09C9">
        <w:rPr>
          <w:i/>
          <w:color w:val="000000" w:themeColor="text1"/>
        </w:rPr>
        <w:lastRenderedPageBreak/>
        <w:t>Ostrinia</w:t>
      </w:r>
      <w:proofErr w:type="spellEnd"/>
      <w:r w:rsidRPr="004F09C9">
        <w:rPr>
          <w:i/>
          <w:color w:val="000000" w:themeColor="text1"/>
        </w:rPr>
        <w:t xml:space="preserve">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w:t>
      </w:r>
      <w:proofErr w:type="spellStart"/>
      <w:r w:rsidRPr="004F09C9">
        <w:rPr>
          <w:color w:val="000000" w:themeColor="text1"/>
        </w:rPr>
        <w:t>sacculus</w:t>
      </w:r>
      <w:proofErr w:type="spellEnd"/>
      <w:r w:rsidRPr="004F09C9">
        <w:rPr>
          <w:color w:val="000000" w:themeColor="text1"/>
        </w:rPr>
        <w:t xml:space="preserve">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t>
      </w:r>
      <w:r w:rsidR="009F4999">
        <w:rPr>
          <w:color w:val="000000" w:themeColor="text1"/>
        </w:rPr>
        <w:t>into</w:t>
      </w:r>
      <w:r w:rsidR="009F4999" w:rsidRPr="004F09C9">
        <w:rPr>
          <w:color w:val="000000" w:themeColor="text1"/>
        </w:rPr>
        <w:t xml:space="preserve"> </w:t>
      </w:r>
      <w:r w:rsidRPr="004F09C9">
        <w:rPr>
          <w:color w:val="000000" w:themeColor="text1"/>
        </w:rPr>
        <w:t xml:space="preserve">"small", "medium", and "massive" mid-tibiae lengths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the Asian corn borer</w:t>
      </w:r>
      <w:r>
        <w:rPr>
          <w:color w:val="000000" w:themeColor="text1"/>
        </w:rPr>
        <w:t>,</w:t>
      </w:r>
      <w:r w:rsidRPr="004F09C9">
        <w:rPr>
          <w:color w:val="000000" w:themeColor="text1"/>
        </w:rPr>
        <w:t xml:space="preserve"> and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Pr>
          <w:i/>
          <w:color w:val="000000" w:themeColor="text1"/>
        </w:rPr>
        <w:t xml:space="preserve"> </w:t>
      </w:r>
      <w:r>
        <w:rPr>
          <w:color w:val="000000" w:themeColor="text1"/>
        </w:rPr>
        <w:t>(</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w:t>
      </w:r>
      <w:r>
        <w:rPr>
          <w:color w:val="000000" w:themeColor="text1"/>
        </w:rPr>
        <w:t>,</w:t>
      </w:r>
      <w:r w:rsidRPr="004F09C9">
        <w:rPr>
          <w:color w:val="000000" w:themeColor="text1"/>
        </w:rPr>
        <w:t xml:space="preserve"> Kim et al.</w:t>
      </w:r>
      <w:r>
        <w:rPr>
          <w:color w:val="000000" w:themeColor="text1"/>
        </w:rPr>
        <w:t xml:space="preserve"> </w:t>
      </w:r>
      <w:r w:rsidRPr="004F09C9">
        <w:rPr>
          <w:color w:val="000000" w:themeColor="text1"/>
        </w:rPr>
        <w:t xml:space="preserve">1999). </w:t>
      </w:r>
      <w:r w:rsidR="000942CD" w:rsidRPr="004F09C9">
        <w:rPr>
          <w:color w:val="000000" w:themeColor="text1"/>
        </w:rPr>
        <w:t xml:space="preserve">The </w:t>
      </w:r>
      <w:r w:rsidR="000942CD">
        <w:rPr>
          <w:color w:val="000000" w:themeColor="text1"/>
        </w:rPr>
        <w:t xml:space="preserve">geographical distribution of the </w:t>
      </w:r>
      <w:r w:rsidR="000942CD" w:rsidRPr="004F09C9">
        <w:rPr>
          <w:color w:val="000000" w:themeColor="text1"/>
        </w:rPr>
        <w:t xml:space="preserve">Asian corn borer </w:t>
      </w:r>
      <w:r w:rsidR="000942CD">
        <w:rPr>
          <w:color w:val="000000" w:themeColor="text1"/>
        </w:rPr>
        <w:t xml:space="preserve">and </w:t>
      </w:r>
      <w:r w:rsidR="000942CD" w:rsidRPr="004F09C9">
        <w:rPr>
          <w:color w:val="000000" w:themeColor="text1"/>
        </w:rPr>
        <w:t xml:space="preserve">the European corn borer </w:t>
      </w:r>
      <w:r w:rsidR="000942CD">
        <w:rPr>
          <w:color w:val="000000" w:themeColor="text1"/>
        </w:rPr>
        <w:t xml:space="preserve">each overlaps with </w:t>
      </w:r>
      <w:r w:rsidR="000942CD" w:rsidRPr="004F09C9">
        <w:rPr>
          <w:color w:val="000000" w:themeColor="text1"/>
        </w:rPr>
        <w:t xml:space="preserve">its ancestral species, the adzuki bean borer, </w:t>
      </w:r>
      <w:r w:rsidR="000942CD">
        <w:rPr>
          <w:color w:val="000000" w:themeColor="text1"/>
        </w:rPr>
        <w:t>(</w:t>
      </w:r>
      <w:proofErr w:type="spellStart"/>
      <w:r w:rsidR="000942CD" w:rsidRPr="004F09C9">
        <w:rPr>
          <w:i/>
          <w:color w:val="000000" w:themeColor="text1"/>
        </w:rPr>
        <w:t>Ostrinia</w:t>
      </w:r>
      <w:proofErr w:type="spellEnd"/>
      <w:r w:rsidR="000942CD" w:rsidRPr="004F09C9">
        <w:rPr>
          <w:i/>
          <w:color w:val="000000" w:themeColor="text1"/>
        </w:rPr>
        <w:t xml:space="preserve"> </w:t>
      </w:r>
      <w:proofErr w:type="spellStart"/>
      <w:r w:rsidR="000942CD" w:rsidRPr="004F09C9">
        <w:rPr>
          <w:i/>
          <w:color w:val="000000" w:themeColor="text1"/>
        </w:rPr>
        <w:t>scapulalis</w:t>
      </w:r>
      <w:proofErr w:type="spellEnd"/>
      <w:r w:rsidR="000942CD" w:rsidRPr="004F09C9">
        <w:rPr>
          <w:i/>
          <w:color w:val="000000" w:themeColor="text1"/>
        </w:rPr>
        <w:t xml:space="preserve"> </w:t>
      </w:r>
      <w:r w:rsidR="000942CD" w:rsidRPr="004F09C9">
        <w:rPr>
          <w:color w:val="000000" w:themeColor="text1"/>
        </w:rPr>
        <w:t>(Walker)</w:t>
      </w:r>
      <w:r w:rsidR="000942CD">
        <w:rPr>
          <w:color w:val="000000" w:themeColor="text1"/>
        </w:rPr>
        <w:t>) however the population of the Asian corn borer and the European corn borer do not overlap</w:t>
      </w:r>
      <w:r w:rsidR="000942CD" w:rsidRPr="004F09C9">
        <w:rPr>
          <w:color w:val="000000" w:themeColor="text1"/>
        </w:rPr>
        <w:t xml:space="preserve"> (</w:t>
      </w:r>
      <w:proofErr w:type="spellStart"/>
      <w:r w:rsidR="000942CD" w:rsidRPr="004F09C9">
        <w:rPr>
          <w:color w:val="000000" w:themeColor="text1"/>
        </w:rPr>
        <w:t>Frolov</w:t>
      </w:r>
      <w:proofErr w:type="spellEnd"/>
      <w:r w:rsidR="000942CD" w:rsidRPr="004F09C9">
        <w:rPr>
          <w:color w:val="000000" w:themeColor="text1"/>
        </w:rPr>
        <w:t xml:space="preserve"> et al. 2007). Across </w:t>
      </w:r>
      <w:r w:rsidR="000942CD">
        <w:rPr>
          <w:color w:val="000000" w:themeColor="text1"/>
        </w:rPr>
        <w:t>G</w:t>
      </w:r>
      <w:r w:rsidR="000942CD" w:rsidRPr="004F09C9">
        <w:rPr>
          <w:color w:val="000000" w:themeColor="text1"/>
        </w:rPr>
        <w:t xml:space="preserve">roup III specific isomers of tetradecyl-acetate (14:OAc) are produced at species-specific concentrations </w:t>
      </w:r>
      <w:r w:rsidR="000942CD">
        <w:rPr>
          <w:color w:val="000000" w:themeColor="text1"/>
        </w:rPr>
        <w:t xml:space="preserve">that </w:t>
      </w:r>
      <w:r w:rsidR="000942CD" w:rsidRPr="004F09C9">
        <w:rPr>
          <w:color w:val="000000" w:themeColor="text1"/>
        </w:rPr>
        <w:t>drive male attraction to females (</w:t>
      </w:r>
      <w:proofErr w:type="spellStart"/>
      <w:r w:rsidR="000942CD" w:rsidRPr="004F09C9">
        <w:rPr>
          <w:color w:val="000000" w:themeColor="text1"/>
        </w:rPr>
        <w:t>Frolov</w:t>
      </w:r>
      <w:proofErr w:type="spellEnd"/>
      <w:r w:rsidR="000942CD" w:rsidRPr="004F09C9">
        <w:rPr>
          <w:color w:val="000000" w:themeColor="text1"/>
        </w:rPr>
        <w:t xml:space="preserve"> et al. 2007). Differences in pheromone component concentrations </w:t>
      </w:r>
      <w:r w:rsidR="000942CD">
        <w:rPr>
          <w:color w:val="000000" w:themeColor="text1"/>
        </w:rPr>
        <w:t>are</w:t>
      </w:r>
      <w:r w:rsidR="000942CD" w:rsidRPr="004F09C9">
        <w:rPr>
          <w:color w:val="000000" w:themeColor="text1"/>
        </w:rPr>
        <w:t xml:space="preserve"> thought to be a strong driver maintaining isolation between these different</w:t>
      </w:r>
      <w:r w:rsidR="000942CD">
        <w:rPr>
          <w:color w:val="000000" w:themeColor="text1"/>
        </w:rPr>
        <w:t xml:space="preserve"> </w:t>
      </w:r>
      <w:r w:rsidR="000942CD" w:rsidRPr="004F09C9">
        <w:rPr>
          <w:i/>
          <w:color w:val="000000" w:themeColor="text1"/>
        </w:rPr>
        <w:t xml:space="preserve">Ostrinia </w:t>
      </w:r>
      <w:r w:rsidR="000942CD" w:rsidRPr="004F09C9">
        <w:rPr>
          <w:color w:val="000000" w:themeColor="text1"/>
        </w:rPr>
        <w:t xml:space="preserve">species and between different genotypes of </w:t>
      </w:r>
      <w:r w:rsidR="000942CD" w:rsidRPr="004F09C9">
        <w:rPr>
          <w:i/>
          <w:color w:val="000000" w:themeColor="text1"/>
        </w:rPr>
        <w:t>O. nubilalis</w:t>
      </w:r>
      <w:r w:rsidR="000942CD" w:rsidRPr="004F09C9">
        <w:rPr>
          <w:color w:val="000000" w:themeColor="text1"/>
        </w:rPr>
        <w:t>.</w:t>
      </w:r>
    </w:p>
    <w:p w14:paraId="70FD141B" w14:textId="3C7FF6E2" w:rsidR="00F71873" w:rsidRDefault="00F71873" w:rsidP="00F71873">
      <w:pPr>
        <w:spacing w:line="480" w:lineRule="auto"/>
        <w:ind w:left="-15" w:right="179" w:firstLine="468"/>
        <w:rPr>
          <w:color w:val="000000" w:themeColor="text1"/>
        </w:rPr>
      </w:pP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9D84541" w14:textId="2D61CC5F"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 1961</w:t>
      </w:r>
      <w:r>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w:t>
      </w:r>
      <w:r>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European </w:t>
      </w:r>
      <w:r w:rsidR="00B07C76" w:rsidRPr="004F09C9">
        <w:rPr>
          <w:color w:val="000000" w:themeColor="text1"/>
        </w:rPr>
        <w:lastRenderedPageBreak/>
        <w:t>corn borer is particularly wide and includes grasses, vegetables, and other herbaceous plants with a stem large enough for the larvae to enter (</w:t>
      </w:r>
      <w:proofErr w:type="spellStart"/>
      <w:r w:rsidR="00B07C76" w:rsidRPr="004F09C9">
        <w:rPr>
          <w:color w:val="000000" w:themeColor="text1"/>
        </w:rPr>
        <w:t>Capinera</w:t>
      </w:r>
      <w:proofErr w:type="spellEnd"/>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 xml:space="preserve">$2 billion dollars, annually (Hyde et al.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w:t>
      </w:r>
      <w:r w:rsidR="000942CD">
        <w:rPr>
          <w:color w:val="000000" w:themeColor="text1"/>
        </w:rPr>
        <w:t>,</w:t>
      </w:r>
      <w:r w:rsidRPr="004F09C9">
        <w:rPr>
          <w:color w:val="000000" w:themeColor="text1"/>
        </w:rPr>
        <w:t xml:space="preserve">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0ADDF695" w:rsidR="008B6686" w:rsidRDefault="00F71873" w:rsidP="00F71873">
      <w:pPr>
        <w:spacing w:line="480" w:lineRule="auto"/>
        <w:ind w:left="0" w:right="90" w:firstLine="453"/>
        <w:rPr>
          <w:color w:val="000000" w:themeColor="text1"/>
        </w:rPr>
      </w:pPr>
      <w:r>
        <w:rPr>
          <w:color w:val="000000" w:themeColor="text1"/>
        </w:rPr>
        <w:lastRenderedPageBreak/>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w:t>
      </w:r>
      <w:r w:rsidR="000942CD">
        <w:rPr>
          <w:color w:val="000000" w:themeColor="text1"/>
        </w:rPr>
        <w:t xml:space="preserve"> </w:t>
      </w:r>
      <w:r>
        <w:rPr>
          <w:color w:val="000000" w:themeColor="text1"/>
        </w:rPr>
        <w:t>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2007),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71E64BB2" w14:textId="2A5FC33A" w:rsidR="00A57DB0" w:rsidRDefault="000942CD" w:rsidP="00691E95">
      <w:pPr>
        <w:spacing w:line="480" w:lineRule="auto"/>
        <w:ind w:left="0" w:right="90" w:firstLine="453"/>
        <w:rPr>
          <w:color w:val="000000" w:themeColor="text1"/>
        </w:rPr>
      </w:pPr>
      <w:r>
        <w:rPr>
          <w:color w:val="000000" w:themeColor="text1"/>
        </w:rPr>
        <w:t>European corn borer populations can be sorted by host-plant preference. Host-plant preferences among larval populations in Europe include a maize host strain and a mugwort host strain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Adult female European corn borers prefer to oviposit on their native, host plant but they do not mate on their native host plant. Showers et al. (1976) showed that in the field males and females prefer to mate in patches of herbaceous non-host plants. </w:t>
      </w:r>
      <w:r w:rsidR="00714E40">
        <w:rPr>
          <w:color w:val="000000" w:themeColor="text1"/>
        </w:rPr>
        <w:t xml:space="preserve">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 2007).</w:t>
      </w:r>
      <w:r w:rsidR="008C262C">
        <w:rPr>
          <w:color w:val="000000" w:themeColor="text1"/>
        </w:rPr>
        <w:t xml:space="preserve"> </w:t>
      </w:r>
      <w:proofErr w:type="spellStart"/>
      <w:r w:rsidR="00A57DB0">
        <w:rPr>
          <w:color w:val="000000" w:themeColor="text1"/>
        </w:rPr>
        <w:t>Bethenod</w:t>
      </w:r>
      <w:proofErr w:type="spellEnd"/>
      <w:r w:rsidR="00A57DB0">
        <w:rPr>
          <w:color w:val="000000" w:themeColor="text1"/>
        </w:rPr>
        <w:t xml:space="preserve">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w:t>
      </w:r>
      <w:proofErr w:type="spellStart"/>
      <w:r w:rsidR="00274023">
        <w:rPr>
          <w:color w:val="000000" w:themeColor="text1"/>
        </w:rPr>
        <w:t>Bethenod</w:t>
      </w:r>
      <w:proofErr w:type="spellEnd"/>
      <w:r w:rsidR="00274023">
        <w:rPr>
          <w:color w:val="000000" w:themeColor="text1"/>
        </w:rPr>
        <w:t xml:space="preserve"> et al.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 2007).</w:t>
      </w:r>
    </w:p>
    <w:p w14:paraId="64B87989" w14:textId="2ACA2B5E" w:rsidR="000942CD" w:rsidRPr="00747B93" w:rsidRDefault="001C5D40" w:rsidP="00747B93">
      <w:pPr>
        <w:spacing w:line="480" w:lineRule="auto"/>
        <w:ind w:left="-15" w:right="90" w:firstLine="468"/>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the </w:t>
      </w:r>
      <w:r w:rsidR="00F71873" w:rsidRPr="00B134B2">
        <w:rPr>
          <w:color w:val="000000" w:themeColor="text1"/>
        </w:rPr>
        <w:sym w:font="Symbol" w:char="F062"/>
      </w:r>
      <w:r w:rsidR="00F71873" w:rsidRPr="00B134B2">
        <w:rPr>
          <w:color w:val="000000" w:themeColor="text1"/>
        </w:rPr>
        <w:t>-oxidation of palmitic acid into (E)-11-tetradecenoyl and (Z)-11-tetradecenoyl precursors</w:t>
      </w:r>
      <w:ins w:id="25" w:author="Beck, John - ARS" w:date="2019-03-11T09:28:00Z">
        <w:r w:rsidR="0006227C">
          <w:rPr>
            <w:color w:val="000000" w:themeColor="text1"/>
          </w:rPr>
          <w:t xml:space="preserve"> </w:t>
        </w:r>
        <w:r w:rsidR="0006227C">
          <w:rPr>
            <w:color w:val="000000" w:themeColor="text1"/>
          </w:rPr>
          <w:lastRenderedPageBreak/>
          <w:t>(Figure 2-1</w:t>
        </w:r>
      </w:ins>
      <w:ins w:id="26" w:author="Beck, John - ARS" w:date="2019-03-11T09:29:00Z">
        <w:r w:rsidR="0006227C">
          <w:rPr>
            <w:color w:val="000000" w:themeColor="text1"/>
          </w:rPr>
          <w:t>)</w:t>
        </w:r>
      </w:ins>
      <w:r w:rsidR="00F71873" w:rsidRPr="00B134B2">
        <w:rPr>
          <w:color w:val="000000" w:themeColor="text1"/>
        </w:rPr>
        <w:t xml:space="preserve"> which can be reduced into their corresponding fatty alcohols then acylated into a pheromone molecule </w:t>
      </w:r>
      <w:proofErr w:type="spellStart"/>
      <w:r w:rsidR="008A3F66" w:rsidRPr="008A3F66">
        <w:rPr>
          <w:color w:val="000000" w:themeColor="text1"/>
        </w:rPr>
        <w:t>Lassance</w:t>
      </w:r>
      <w:proofErr w:type="spellEnd"/>
      <w:r w:rsidR="008A3F66" w:rsidRPr="008A3F66">
        <w:rPr>
          <w:color w:val="000000" w:themeColor="text1"/>
        </w:rPr>
        <w:t xml:space="preserve"> et al. 2010)</w:t>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-chromosome genetic variants</w:t>
      </w:r>
      <w:r w:rsidR="008A3F66">
        <w:rPr>
          <w:color w:val="000000" w:themeColor="text1"/>
        </w:rPr>
        <w:t xml:space="preserve"> (</w:t>
      </w:r>
      <w:proofErr w:type="spellStart"/>
      <w:r w:rsidR="008A3F66" w:rsidRPr="008A3F66">
        <w:rPr>
          <w:color w:val="000000" w:themeColor="text1"/>
        </w:rPr>
        <w:t>Lassance</w:t>
      </w:r>
      <w:proofErr w:type="spellEnd"/>
      <w:r w:rsidR="008A3F66" w:rsidRPr="008A3F66">
        <w:rPr>
          <w:color w:val="000000" w:themeColor="text1"/>
        </w:rPr>
        <w:t xml:space="preserve"> et al. 2010)</w:t>
      </w:r>
      <w:r w:rsidR="00F71873" w:rsidRPr="00B134B2">
        <w:rPr>
          <w:color w:val="000000" w:themeColor="text1"/>
        </w:rPr>
        <w:t xml:space="preserve">. The gene responsible for pheromone synthesis has two different alleles. The higher </w:t>
      </w:r>
      <w:commentRangeStart w:id="27"/>
      <w:r w:rsidR="00F71873" w:rsidRPr="00B134B2">
        <w:rPr>
          <w:color w:val="000000" w:themeColor="text1"/>
        </w:rPr>
        <w:t xml:space="preserve">concentration </w:t>
      </w:r>
      <w:commentRangeEnd w:id="27"/>
      <w:r w:rsidR="0006227C">
        <w:rPr>
          <w:rStyle w:val="CommentReference"/>
        </w:rPr>
        <w:commentReference w:id="27"/>
      </w:r>
      <w:r w:rsidR="00F71873" w:rsidRPr="00B134B2">
        <w:rPr>
          <w:color w:val="000000" w:themeColor="text1"/>
        </w:rPr>
        <w:t>of (Z)-11-tetradecenyl acetate in the Z</w:t>
      </w:r>
      <w:r w:rsidR="00823BB6">
        <w:rPr>
          <w:color w:val="000000" w:themeColor="text1"/>
        </w:rPr>
        <w:t>-</w:t>
      </w:r>
      <w:r w:rsidR="00F71873" w:rsidRPr="00B134B2">
        <w:rPr>
          <w:color w:val="000000" w:themeColor="text1"/>
        </w:rPr>
        <w:t xml:space="preserve">strain sex pheromone blend is due to the affinity of (Z)-11-tetradecenoyl precursors to the fatty acid reductase enzyme produced from the </w:t>
      </w:r>
      <w:proofErr w:type="spellStart"/>
      <w:r w:rsidR="00F71873" w:rsidRPr="00B134B2">
        <w:rPr>
          <w:i/>
          <w:color w:val="000000" w:themeColor="text1"/>
        </w:rPr>
        <w:t>pgFAR</w:t>
      </w:r>
      <w:proofErr w:type="spellEnd"/>
      <w:r w:rsidR="00F71873" w:rsidRPr="00B134B2">
        <w:rPr>
          <w:i/>
          <w:color w:val="000000" w:themeColor="text1"/>
        </w:rPr>
        <w:t xml:space="preserve">-Z </w:t>
      </w:r>
      <w:r w:rsidR="00F71873" w:rsidRPr="00B134B2">
        <w:rPr>
          <w:color w:val="000000" w:themeColor="text1"/>
        </w:rPr>
        <w:t xml:space="preserve">allele </w:t>
      </w:r>
      <w:r w:rsidR="008A3F66">
        <w:rPr>
          <w:color w:val="000000" w:themeColor="text1"/>
        </w:rPr>
        <w:t>(</w:t>
      </w:r>
      <w:proofErr w:type="spellStart"/>
      <w:r w:rsidR="008A3F66" w:rsidRPr="00B134B2">
        <w:rPr>
          <w:color w:val="000000" w:themeColor="text1"/>
        </w:rPr>
        <w:t>Lassance</w:t>
      </w:r>
      <w:proofErr w:type="spellEnd"/>
      <w:r w:rsidR="008A3F66" w:rsidRPr="00B134B2">
        <w:rPr>
          <w:color w:val="000000" w:themeColor="text1"/>
        </w:rPr>
        <w:t xml:space="preserve"> et al. 2010)</w:t>
      </w:r>
      <w:r w:rsidR="00F71873" w:rsidRPr="00B134B2">
        <w:rPr>
          <w:color w:val="000000" w:themeColor="text1"/>
        </w:rPr>
        <w:t xml:space="preserve">. Alternatively, the high </w:t>
      </w:r>
      <w:commentRangeStart w:id="28"/>
      <w:r w:rsidR="00F71873" w:rsidRPr="00B134B2">
        <w:rPr>
          <w:color w:val="000000" w:themeColor="text1"/>
        </w:rPr>
        <w:t xml:space="preserve">concentration </w:t>
      </w:r>
      <w:commentRangeEnd w:id="28"/>
      <w:r w:rsidR="0006227C">
        <w:rPr>
          <w:rStyle w:val="CommentReference"/>
        </w:rPr>
        <w:commentReference w:id="28"/>
      </w:r>
      <w:r w:rsidR="00F71873" w:rsidRPr="00B134B2">
        <w:rPr>
          <w:color w:val="000000" w:themeColor="text1"/>
        </w:rPr>
        <w:t>of (E)-11-tetradecenyl acetate characteristic of the E</w:t>
      </w:r>
      <w:r w:rsidR="00823BB6">
        <w:rPr>
          <w:color w:val="000000" w:themeColor="text1"/>
        </w:rPr>
        <w:t>-</w:t>
      </w:r>
      <w:r w:rsidR="00F71873" w:rsidRPr="00B134B2">
        <w:rPr>
          <w:color w:val="000000" w:themeColor="text1"/>
        </w:rPr>
        <w:t xml:space="preserve">strain is due to the increased affinity of (E)-11-tetradecenoyl precursors to the fatty acid reductase produced from the </w:t>
      </w:r>
      <w:proofErr w:type="spellStart"/>
      <w:r w:rsidR="00F71873" w:rsidRPr="00B134B2">
        <w:rPr>
          <w:i/>
          <w:color w:val="000000" w:themeColor="text1"/>
        </w:rPr>
        <w:t>pgFAR</w:t>
      </w:r>
      <w:proofErr w:type="spellEnd"/>
      <w:r w:rsidR="00F71873" w:rsidRPr="00B134B2">
        <w:rPr>
          <w:i/>
          <w:color w:val="000000" w:themeColor="text1"/>
        </w:rPr>
        <w:t>-E</w:t>
      </w:r>
      <w:r w:rsidR="00F71873" w:rsidRPr="00B134B2">
        <w:rPr>
          <w:color w:val="000000" w:themeColor="text1"/>
        </w:rPr>
        <w:t xml:space="preserve"> allele</w:t>
      </w:r>
      <w:r w:rsidR="000942CD">
        <w:t xml:space="preserve"> </w:t>
      </w:r>
      <w:r w:rsidR="008A3F66">
        <w:t>(</w:t>
      </w:r>
      <w:proofErr w:type="spellStart"/>
      <w:r w:rsidR="008A3F66" w:rsidRPr="008A3F66">
        <w:t>Lassance</w:t>
      </w:r>
      <w:proofErr w:type="spellEnd"/>
      <w:r w:rsidR="008A3F66" w:rsidRPr="008A3F66">
        <w:t xml:space="preserve"> et al. 2010)</w:t>
      </w:r>
      <w:r w:rsidR="000942CD" w:rsidRPr="00B134B2">
        <w:rPr>
          <w:color w:val="000000" w:themeColor="text1"/>
        </w:rPr>
        <w:t xml:space="preserve">. </w:t>
      </w:r>
      <w:r w:rsidR="00327D76">
        <w:rPr>
          <w:color w:val="000000" w:themeColor="text1"/>
        </w:rPr>
        <w:t xml:space="preserve">Adult males </w:t>
      </w:r>
      <w:r w:rsidR="007929DB">
        <w:rPr>
          <w:color w:val="000000" w:themeColor="text1"/>
        </w:rPr>
        <w:t>selectively respond to the pheromone blend produced by adult females of the same strain (</w:t>
      </w:r>
      <w:proofErr w:type="spellStart"/>
      <w:r w:rsidR="003A04B8">
        <w:rPr>
          <w:color w:val="000000" w:themeColor="text1"/>
        </w:rPr>
        <w:t>Roelofs</w:t>
      </w:r>
      <w:proofErr w:type="spellEnd"/>
      <w:r w:rsidR="003A04B8">
        <w:rPr>
          <w:color w:val="000000" w:themeColor="text1"/>
        </w:rPr>
        <w:t xml:space="preserve"> et al., 1972; </w:t>
      </w:r>
      <w:proofErr w:type="spellStart"/>
      <w:r w:rsidR="007929DB">
        <w:rPr>
          <w:color w:val="000000" w:themeColor="text1"/>
        </w:rPr>
        <w:t>Roelofs</w:t>
      </w:r>
      <w:proofErr w:type="spellEnd"/>
      <w:r w:rsidR="007929DB">
        <w:rPr>
          <w:color w:val="000000" w:themeColor="text1"/>
        </w:rPr>
        <w:t xml:space="preserve"> and </w:t>
      </w:r>
      <w:proofErr w:type="spellStart"/>
      <w:r w:rsidR="007929DB">
        <w:rPr>
          <w:color w:val="000000" w:themeColor="text1"/>
        </w:rPr>
        <w:t>Carde</w:t>
      </w:r>
      <w:proofErr w:type="spellEnd"/>
      <w:r w:rsidR="007929DB">
        <w:rPr>
          <w:color w:val="000000" w:themeColor="text1"/>
        </w:rPr>
        <w:t>, 1977; Martin et al., 2016)</w:t>
      </w:r>
      <w:r w:rsidR="003A04B8">
        <w:rPr>
          <w:color w:val="000000" w:themeColor="text1"/>
        </w:rPr>
        <w:t xml:space="preserve">. Differences in </w:t>
      </w:r>
      <w:r w:rsidR="00AF5D83">
        <w:rPr>
          <w:color w:val="000000" w:themeColor="text1"/>
        </w:rPr>
        <w:t>pheromone production by females and the perception of the pheromone by males</w:t>
      </w:r>
      <w:r w:rsidR="003A04B8">
        <w:rPr>
          <w:color w:val="000000" w:themeColor="text1"/>
        </w:rPr>
        <w:t xml:space="preserve"> function as a prezygotic barrier which reduces hybridization and maintains separation between the two strains</w:t>
      </w:r>
      <w:r w:rsidR="00AF5D83">
        <w:rPr>
          <w:color w:val="000000" w:themeColor="text1"/>
        </w:rPr>
        <w:t xml:space="preserve"> (</w:t>
      </w:r>
      <w:proofErr w:type="spellStart"/>
      <w:r w:rsidR="00AF5D83">
        <w:rPr>
          <w:color w:val="000000" w:themeColor="text1"/>
        </w:rPr>
        <w:t>Roelofs</w:t>
      </w:r>
      <w:proofErr w:type="spellEnd"/>
      <w:r w:rsidR="00AF5D83">
        <w:rPr>
          <w:color w:val="000000" w:themeColor="text1"/>
        </w:rPr>
        <w:t xml:space="preserve"> et al., 1972; Coates et al., 2013)</w:t>
      </w:r>
      <w:r w:rsidR="003A04B8">
        <w:rPr>
          <w:color w:val="000000" w:themeColor="text1"/>
        </w:rPr>
        <w:t>.</w:t>
      </w:r>
    </w:p>
    <w:p w14:paraId="67DEFBB0" w14:textId="7FE74DF9" w:rsidR="00F71873" w:rsidRDefault="00F71873" w:rsidP="00F71873">
      <w:pPr>
        <w:spacing w:line="480" w:lineRule="auto"/>
        <w:ind w:left="0" w:right="90" w:firstLine="720"/>
        <w:rPr>
          <w:color w:val="000000" w:themeColor="text1"/>
        </w:rPr>
      </w:pP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Ostrinia nubilalis</w:t>
      </w:r>
    </w:p>
    <w:p w14:paraId="2EB841B7" w14:textId="6AC5A286" w:rsidR="000942CD" w:rsidRDefault="000942CD" w:rsidP="00F71873">
      <w:pPr>
        <w:spacing w:line="480" w:lineRule="auto"/>
        <w:ind w:left="0" w:right="90" w:firstLine="720"/>
        <w:rPr>
          <w:color w:val="000000" w:themeColor="text1"/>
        </w:rPr>
      </w:pPr>
      <w:r>
        <w:rPr>
          <w:color w:val="000000" w:themeColor="text1"/>
        </w:rPr>
        <w:t xml:space="preserve">Allochronic differences in voltinism between the two strains has also contributed to maintaining reproductive isolation between the two strains. </w:t>
      </w:r>
      <w:r w:rsidRPr="00B134B2">
        <w:rPr>
          <w:color w:val="000000" w:themeColor="text1"/>
        </w:rPr>
        <w:t xml:space="preserve">Voltinism represents the annual number of generations produced by a population before entering diapause </w:t>
      </w:r>
      <w:r w:rsidR="008A3F66" w:rsidRPr="008A3F66">
        <w:rPr>
          <w:color w:val="000000" w:themeColor="text1"/>
        </w:rPr>
        <w:t>(Dopman et al. 2005)</w:t>
      </w:r>
      <w:r w:rsidRPr="00B134B2">
        <w:rPr>
          <w:color w:val="000000" w:themeColor="text1"/>
        </w:rPr>
        <w:t xml:space="preserve">. </w:t>
      </w:r>
      <w:r w:rsidRPr="00B134B2">
        <w:rPr>
          <w:i/>
          <w:color w:val="000000" w:themeColor="text1"/>
        </w:rPr>
        <w:t>Ostrinia nubilalis</w:t>
      </w:r>
      <w:r>
        <w:rPr>
          <w:color w:val="000000" w:themeColor="text1"/>
        </w:rPr>
        <w:t xml:space="preserve"> populations are separated into strains by the</w:t>
      </w:r>
      <w:r w:rsidRPr="00B134B2">
        <w:rPr>
          <w:color w:val="000000" w:themeColor="text1"/>
        </w:rPr>
        <w:t xml:space="preserve"> genetically distinct diapause phenology</w:t>
      </w:r>
      <w:r>
        <w:rPr>
          <w:color w:val="000000" w:themeColor="text1"/>
        </w:rPr>
        <w:t xml:space="preserve"> expressed by sympatric populations</w:t>
      </w:r>
      <w:r w:rsidRPr="00B134B2">
        <w:rPr>
          <w:color w:val="000000" w:themeColor="text1"/>
        </w:rPr>
        <w:t>.</w:t>
      </w:r>
      <w:r>
        <w:rPr>
          <w:color w:val="000000" w:themeColor="text1"/>
        </w:rPr>
        <w:t xml:space="preserve"> </w:t>
      </w:r>
      <w:r w:rsidRPr="00B134B2">
        <w:rPr>
          <w:color w:val="000000" w:themeColor="text1"/>
        </w:rPr>
        <w:t xml:space="preserve">Across its geographical distribution, </w:t>
      </w:r>
      <w:r>
        <w:rPr>
          <w:color w:val="000000" w:themeColor="text1"/>
        </w:rPr>
        <w:t>European corn borer</w:t>
      </w:r>
      <w:r w:rsidRPr="00B134B2" w:rsidDel="001C5D40">
        <w:rPr>
          <w:color w:val="000000" w:themeColor="text1"/>
        </w:rPr>
        <w:t xml:space="preserve"> </w:t>
      </w:r>
      <w:r w:rsidRPr="00B134B2">
        <w:rPr>
          <w:color w:val="000000" w:themeColor="text1"/>
        </w:rPr>
        <w:t>populations separate clinally with voltinism</w:t>
      </w:r>
      <w:r>
        <w:rPr>
          <w:color w:val="000000" w:themeColor="text1"/>
        </w:rPr>
        <w:t>,</w:t>
      </w:r>
      <w:r w:rsidRPr="00B134B2">
        <w:rPr>
          <w:color w:val="000000" w:themeColor="text1"/>
        </w:rPr>
        <w:t xml:space="preserve"> increasing from univoltine at </w:t>
      </w:r>
      <w:r w:rsidRPr="00B134B2">
        <w:rPr>
          <w:color w:val="000000" w:themeColor="text1"/>
        </w:rPr>
        <w:lastRenderedPageBreak/>
        <w:t xml:space="preserve">the northern edge to bivoltine and subsequently multivoltine populations as latitude decreases </w:t>
      </w:r>
      <w:r w:rsidR="00BB7848" w:rsidRPr="00BB7848">
        <w:rPr>
          <w:color w:val="000000" w:themeColor="text1"/>
        </w:rPr>
        <w:t>(Beck and Apple 1961)</w:t>
      </w:r>
      <w:r w:rsidRPr="00B134B2">
        <w:rPr>
          <w:color w:val="000000" w:themeColor="text1"/>
        </w:rPr>
        <w:t xml:space="preserve">. </w:t>
      </w: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Pr>
          <w:color w:val="000000" w:themeColor="text1"/>
        </w:rPr>
        <w:t xml:space="preserve">that </w:t>
      </w:r>
      <w:r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Pr>
          <w:color w:val="000000" w:themeColor="text1"/>
        </w:rPr>
        <w:t>European corn borer</w:t>
      </w:r>
      <w:r w:rsidRPr="004F09C9" w:rsidDel="001C5D40">
        <w:rPr>
          <w:color w:val="000000" w:themeColor="text1"/>
        </w:rPr>
        <w:t xml:space="preserve"> </w:t>
      </w:r>
      <w:r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Pr>
          <w:color w:val="000000" w:themeColor="text1"/>
        </w:rPr>
        <w:t>d</w:t>
      </w:r>
      <w:r w:rsidRPr="004F09C9">
        <w:rPr>
          <w:color w:val="000000" w:themeColor="text1"/>
        </w:rPr>
        <w:t xml:space="preserve"> at each latitude each year contributing to this pest’s continued success.</w:t>
      </w:r>
    </w:p>
    <w:p w14:paraId="5C0E76B0" w14:textId="68C00985" w:rsidR="008109E0" w:rsidRDefault="00F71873" w:rsidP="007853A7">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w:t>
      </w:r>
      <w:r w:rsidRPr="00B134B2">
        <w:rPr>
          <w:color w:val="000000" w:themeColor="text1"/>
        </w:rPr>
        <w:lastRenderedPageBreak/>
        <w:t xml:space="preserve">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w:t>
      </w:r>
      <w:r w:rsidR="000942CD" w:rsidRPr="00B134B2">
        <w:rPr>
          <w:color w:val="000000" w:themeColor="text1"/>
        </w:rPr>
        <w:t>As the growing season comes to an end</w:t>
      </w:r>
      <w:r w:rsidR="000942CD">
        <w:rPr>
          <w:color w:val="000000" w:themeColor="text1"/>
        </w:rPr>
        <w:t xml:space="preserve"> in the fall</w:t>
      </w:r>
      <w:r w:rsidR="000942CD" w:rsidRPr="00B134B2">
        <w:rPr>
          <w:color w:val="000000" w:themeColor="text1"/>
        </w:rPr>
        <w:t xml:space="preserve">, photoperiod decreases. Short days perceived by </w:t>
      </w:r>
      <w:r w:rsidR="000942CD">
        <w:rPr>
          <w:color w:val="000000" w:themeColor="text1"/>
        </w:rPr>
        <w:t xml:space="preserve">European corn borer </w:t>
      </w:r>
      <w:r w:rsidR="000942CD" w:rsidRPr="00B134B2">
        <w:rPr>
          <w:color w:val="000000" w:themeColor="text1"/>
        </w:rPr>
        <w:t xml:space="preserve">induce a post-feeding larval diapause. The </w:t>
      </w:r>
      <w:proofErr w:type="spellStart"/>
      <w:r w:rsidR="000942CD" w:rsidRPr="00B134B2">
        <w:rPr>
          <w:i/>
          <w:color w:val="000000" w:themeColor="text1"/>
        </w:rPr>
        <w:t>Pdd</w:t>
      </w:r>
      <w:proofErr w:type="spellEnd"/>
      <w:r w:rsidR="000942CD" w:rsidRPr="00B134B2">
        <w:rPr>
          <w:color w:val="000000" w:themeColor="text1"/>
        </w:rPr>
        <w:t xml:space="preserve"> region of the Z-chromosome is a major factor associated with diapause length and is partially responsible for determining voltinism during the growing season</w:t>
      </w:r>
      <w:r w:rsidR="000942CD">
        <w:rPr>
          <w:color w:val="000000" w:themeColor="text1"/>
        </w:rPr>
        <w:t xml:space="preserve"> </w:t>
      </w:r>
      <w:r w:rsidR="000942CD" w:rsidRPr="004F09C9">
        <w:rPr>
          <w:color w:val="000000" w:themeColor="text1"/>
        </w:rPr>
        <w:t>(Dopman et al. 2005)</w:t>
      </w:r>
      <w:r w:rsidR="000942CD" w:rsidRPr="00B134B2">
        <w:rPr>
          <w:color w:val="000000" w:themeColor="text1"/>
        </w:rPr>
        <w:t>. The univoltine-Z (UZ) and bivoltine-E (BE) genotypes express longer and shorter diapause phenology</w:t>
      </w:r>
      <w:r w:rsidR="000942CD">
        <w:rPr>
          <w:color w:val="000000" w:themeColor="text1"/>
        </w:rPr>
        <w:t>,</w:t>
      </w:r>
      <w:r w:rsidR="000942CD" w:rsidRPr="00B134B2">
        <w:rPr>
          <w:color w:val="000000" w:themeColor="text1"/>
        </w:rPr>
        <w:t xml:space="preserve"> respectively, as well as differences in their pheromone blend. </w:t>
      </w:r>
      <w:r w:rsidR="000942CD">
        <w:rPr>
          <w:color w:val="000000" w:themeColor="text1"/>
        </w:rPr>
        <w:t>The diapause and pheromone blend traits generally co-segregate because their underlying loci both occur on the Z-chromosome (Dopman 2010). Z-</w:t>
      </w:r>
      <w:r w:rsidR="000942CD" w:rsidRPr="00B134B2">
        <w:rPr>
          <w:color w:val="000000" w:themeColor="text1"/>
        </w:rPr>
        <w:t xml:space="preserve">strain larvae enter diapause earlier in the fall and exit diapause later in the spring compared to </w:t>
      </w:r>
      <w:r w:rsidR="000942CD">
        <w:rPr>
          <w:color w:val="000000" w:themeColor="text1"/>
        </w:rPr>
        <w:t xml:space="preserve">E-strain larvae, leading to </w:t>
      </w:r>
      <w:r w:rsidR="00BB7848">
        <w:rPr>
          <w:color w:val="000000" w:themeColor="text1"/>
        </w:rPr>
        <w:t>functional</w:t>
      </w:r>
      <w:r w:rsidR="000942CD">
        <w:rPr>
          <w:color w:val="000000" w:themeColor="text1"/>
        </w:rPr>
        <w:t xml:space="preserve"> differences in voltinism in locations where both strains co-occur (Levy et al. 2015)</w:t>
      </w:r>
      <w:r w:rsidR="000942CD" w:rsidRPr="00B134B2">
        <w:rPr>
          <w:color w:val="000000" w:themeColor="text1"/>
        </w:rPr>
        <w:t xml:space="preserve">. Under controlled laboratory conditions, the unique response of each strain can be reproducibly observed. </w:t>
      </w:r>
      <w:r w:rsidR="000942CD">
        <w:rPr>
          <w:color w:val="000000" w:themeColor="text1"/>
        </w:rPr>
        <w:t xml:space="preserve">Variation in voltinism, sex pheromone response and composition, and diapause-associated traits </w:t>
      </w:r>
      <w:r w:rsidR="000942CD" w:rsidRPr="00B134B2">
        <w:rPr>
          <w:color w:val="000000" w:themeColor="text1"/>
        </w:rPr>
        <w:t xml:space="preserve">make </w:t>
      </w:r>
      <w:r w:rsidR="000942CD">
        <w:rPr>
          <w:color w:val="000000" w:themeColor="text1"/>
        </w:rPr>
        <w:t>European corn borer</w:t>
      </w:r>
      <w:r w:rsidR="000942CD" w:rsidRPr="00B134B2" w:rsidDel="001C5D40">
        <w:rPr>
          <w:color w:val="000000" w:themeColor="text1"/>
        </w:rPr>
        <w:t xml:space="preserve"> </w:t>
      </w:r>
      <w:r w:rsidR="000942CD" w:rsidRPr="00B134B2">
        <w:rPr>
          <w:color w:val="000000" w:themeColor="text1"/>
        </w:rPr>
        <w:t xml:space="preserve">a suitable model to understand the association between diapause </w:t>
      </w:r>
      <w:r w:rsidR="000942CD">
        <w:rPr>
          <w:color w:val="000000" w:themeColor="text1"/>
        </w:rPr>
        <w:t>length</w:t>
      </w:r>
      <w:r w:rsidR="000942CD" w:rsidRPr="00B134B2">
        <w:rPr>
          <w:color w:val="000000" w:themeColor="text1"/>
        </w:rPr>
        <w:t xml:space="preserve"> and nutrient </w:t>
      </w:r>
      <w:r w:rsidR="000942CD">
        <w:rPr>
          <w:color w:val="000000" w:themeColor="text1"/>
        </w:rPr>
        <w:t>accumulation as a response to diapause.</w:t>
      </w:r>
    </w:p>
    <w:p w14:paraId="7E5B6E59" w14:textId="150B8ECA" w:rsidR="008A3C7F" w:rsidRDefault="008109E0" w:rsidP="00551313">
      <w:pPr>
        <w:spacing w:line="480" w:lineRule="auto"/>
        <w:ind w:left="0" w:right="90" w:firstLine="720"/>
        <w:rPr>
          <w:color w:val="000000" w:themeColor="text1"/>
        </w:rPr>
      </w:pPr>
      <w:r w:rsidRPr="004F09C9">
        <w:rPr>
          <w:color w:val="000000" w:themeColor="text1"/>
        </w:rPr>
        <w:t xml:space="preserve">Using </w:t>
      </w:r>
      <w:r>
        <w:rPr>
          <w:color w:val="000000" w:themeColor="text1"/>
        </w:rPr>
        <w:t xml:space="preserve">two strains of the European corn borer </w:t>
      </w:r>
      <w:r w:rsidRPr="004F09C9">
        <w:rPr>
          <w:i/>
          <w:color w:val="000000" w:themeColor="text1"/>
        </w:rPr>
        <w:t xml:space="preserve">Ostrinia nubilalis </w:t>
      </w:r>
      <w:r w:rsidRPr="004F09C9">
        <w:rPr>
          <w:color w:val="000000" w:themeColor="text1"/>
        </w:rPr>
        <w:t xml:space="preserve">(Hubüner) reared in conditions that induce diapause and measuring lipid storage, </w:t>
      </w:r>
      <w:r w:rsidR="00BB7848">
        <w:rPr>
          <w:color w:val="000000" w:themeColor="text1"/>
        </w:rPr>
        <w:t>my research was broadly designed to investigate the association between diapause length and nutrition storage among diapause programmed larvae. M</w:t>
      </w:r>
      <w:r w:rsidRPr="004F09C9">
        <w:rPr>
          <w:color w:val="000000" w:themeColor="text1"/>
        </w:rPr>
        <w:t xml:space="preserve">y goal was to </w:t>
      </w:r>
      <w:r w:rsidR="00551313">
        <w:rPr>
          <w:color w:val="000000" w:themeColor="text1"/>
        </w:rPr>
        <w:t>characterize</w:t>
      </w:r>
      <w:r w:rsidR="00551313" w:rsidRPr="004F09C9">
        <w:rPr>
          <w:color w:val="000000" w:themeColor="text1"/>
        </w:rPr>
        <w:t xml:space="preserve"> </w:t>
      </w:r>
      <w:r w:rsidRPr="004F09C9">
        <w:rPr>
          <w:color w:val="000000" w:themeColor="text1"/>
        </w:rPr>
        <w:t>the degree to which different</w:t>
      </w:r>
      <w:r>
        <w:rPr>
          <w:color w:val="000000" w:themeColor="text1"/>
        </w:rPr>
        <w:t xml:space="preserve"> </w:t>
      </w:r>
      <w:r w:rsidRPr="004F09C9">
        <w:rPr>
          <w:color w:val="000000" w:themeColor="text1"/>
        </w:rPr>
        <w:t>diapause genotypes (long-diapause and short-diapause)</w:t>
      </w:r>
      <w:r>
        <w:rPr>
          <w:color w:val="000000" w:themeColor="text1"/>
        </w:rPr>
        <w:t xml:space="preserve"> </w:t>
      </w:r>
      <w:r w:rsidRPr="004F09C9">
        <w:rPr>
          <w:color w:val="000000" w:themeColor="text1"/>
        </w:rPr>
        <w:t>affect nutrition accumulation in preparation for diapause and nutrition depletion during diapause</w:t>
      </w:r>
      <w:r w:rsidR="008A3C7F">
        <w:rPr>
          <w:color w:val="000000" w:themeColor="text1"/>
        </w:rPr>
        <w:t>.</w:t>
      </w:r>
      <w:r w:rsidR="008A3C7F">
        <w:rPr>
          <w:b/>
          <w:color w:val="000000" w:themeColor="text1"/>
        </w:rPr>
        <w:t xml:space="preserve"> </w:t>
      </w:r>
      <w:r w:rsidR="008A3C7F">
        <w:rPr>
          <w:color w:val="000000" w:themeColor="text1"/>
        </w:rPr>
        <w:t>During d</w:t>
      </w:r>
      <w:r w:rsidR="008A3C7F" w:rsidRPr="004F09C9">
        <w:rPr>
          <w:color w:val="000000" w:themeColor="text1"/>
        </w:rPr>
        <w:t>iapause</w:t>
      </w:r>
      <w:r w:rsidR="008A3C7F">
        <w:rPr>
          <w:color w:val="000000" w:themeColor="text1"/>
        </w:rPr>
        <w:t xml:space="preserve"> </w:t>
      </w:r>
      <w:r w:rsidR="008A3C7F" w:rsidRPr="004F09C9">
        <w:rPr>
          <w:color w:val="000000" w:themeColor="text1"/>
        </w:rPr>
        <w:t>stress tolerance</w:t>
      </w:r>
      <w:r w:rsidR="008A3C7F">
        <w:rPr>
          <w:color w:val="000000" w:themeColor="text1"/>
        </w:rPr>
        <w:t xml:space="preserve"> increases as insects arrest their development and </w:t>
      </w:r>
      <w:r w:rsidR="008A3C7F" w:rsidRPr="004F09C9">
        <w:rPr>
          <w:color w:val="000000" w:themeColor="text1"/>
        </w:rPr>
        <w:t>suppress metabolic activity (Hahn and Denlinger 2007</w:t>
      </w:r>
      <w:r w:rsidR="008A3C7F">
        <w:rPr>
          <w:color w:val="000000" w:themeColor="text1"/>
        </w:rPr>
        <w:t>,</w:t>
      </w:r>
      <w:r w:rsidR="008A3C7F" w:rsidRPr="004F09C9">
        <w:rPr>
          <w:color w:val="000000" w:themeColor="text1"/>
        </w:rPr>
        <w:t xml:space="preserve"> </w:t>
      </w:r>
      <w:r w:rsidR="008A3C7F" w:rsidRPr="004F09C9">
        <w:rPr>
          <w:color w:val="000000" w:themeColor="text1"/>
        </w:rPr>
        <w:lastRenderedPageBreak/>
        <w:t>Tauber and Tauber 1981).</w:t>
      </w:r>
      <w:r w:rsidR="008A3C7F">
        <w:rPr>
          <w:color w:val="000000" w:themeColor="text1"/>
        </w:rPr>
        <w:t xml:space="preserve"> </w:t>
      </w:r>
      <w:r w:rsidR="008A3C7F" w:rsidRPr="004F09C9">
        <w:rPr>
          <w:color w:val="000000" w:themeColor="text1"/>
        </w:rPr>
        <w:t xml:space="preserve">Photoperiods are latitude specific and have reliably cycled with seasonal changes. </w:t>
      </w:r>
      <w:r w:rsidR="008A3C7F">
        <w:rPr>
          <w:color w:val="000000" w:themeColor="text1"/>
        </w:rPr>
        <w:t>Because photoperiod reliably predicts seasonal change</w:t>
      </w:r>
      <w:r w:rsidR="008A3C7F" w:rsidRPr="004F09C9">
        <w:rPr>
          <w:color w:val="000000" w:themeColor="text1"/>
        </w:rPr>
        <w:t>, many animals in temperate regions rely on photoperiod cues to synchronize their life histories with their local environment to initiate diapause. Ahead of winter</w:t>
      </w:r>
      <w:r w:rsidR="008A3C7F">
        <w:rPr>
          <w:color w:val="000000" w:themeColor="text1"/>
        </w:rPr>
        <w:t>,</w:t>
      </w:r>
      <w:r w:rsidR="008A3C7F" w:rsidRPr="004F09C9">
        <w:rPr>
          <w:color w:val="000000" w:themeColor="text1"/>
        </w:rPr>
        <w:t xml:space="preserve"> </w:t>
      </w:r>
      <w:r w:rsidR="008A3C7F">
        <w:rPr>
          <w:color w:val="000000" w:themeColor="text1"/>
        </w:rPr>
        <w:t>European corn borers</w:t>
      </w:r>
      <w:r w:rsidR="008A3C7F" w:rsidRPr="004F09C9" w:rsidDel="001C5D40">
        <w:rPr>
          <w:color w:val="000000" w:themeColor="text1"/>
        </w:rPr>
        <w:t xml:space="preserve"> </w:t>
      </w:r>
      <w:r w:rsidR="008A3C7F" w:rsidRPr="004F09C9">
        <w:rPr>
          <w:color w:val="000000" w:themeColor="text1"/>
        </w:rPr>
        <w:t>become sensitive to photoperiod</w:t>
      </w:r>
      <w:r w:rsidR="008A3C7F">
        <w:rPr>
          <w:color w:val="000000" w:themeColor="text1"/>
        </w:rPr>
        <w:t xml:space="preserve"> (Gelman and Hayes 1982</w:t>
      </w:r>
      <w:r w:rsidR="007853A7">
        <w:rPr>
          <w:color w:val="000000" w:themeColor="text1"/>
        </w:rPr>
        <w:t>; Beck and Apple, 1961</w:t>
      </w:r>
      <w:r w:rsidR="008A3C7F">
        <w:rPr>
          <w:color w:val="000000" w:themeColor="text1"/>
        </w:rPr>
        <w:t>)</w:t>
      </w:r>
      <w:r w:rsidR="008A3C7F" w:rsidRPr="004F09C9">
        <w:rPr>
          <w:color w:val="000000" w:themeColor="text1"/>
        </w:rPr>
        <w:t>. When photoperiod reaches a critical threshold</w:t>
      </w:r>
      <w:r w:rsidR="008A3C7F">
        <w:rPr>
          <w:color w:val="000000" w:themeColor="text1"/>
        </w:rPr>
        <w:t>,</w:t>
      </w:r>
      <w:r w:rsidR="008A3C7F" w:rsidRPr="004F09C9">
        <w:rPr>
          <w:color w:val="000000" w:themeColor="text1"/>
        </w:rPr>
        <w:t xml:space="preserve"> </w:t>
      </w:r>
      <w:r w:rsidR="008A3C7F">
        <w:rPr>
          <w:color w:val="000000" w:themeColor="text1"/>
        </w:rPr>
        <w:t>the larval diapause preparatory program is engaged (Beck 1960)</w:t>
      </w:r>
      <w:r w:rsidR="008A3C7F" w:rsidRPr="004F09C9">
        <w:rPr>
          <w:color w:val="000000" w:themeColor="text1"/>
        </w:rPr>
        <w:t>.</w:t>
      </w:r>
      <w:r w:rsidR="008A3C7F" w:rsidRPr="00316A0E">
        <w:rPr>
          <w:color w:val="000000" w:themeColor="text1"/>
        </w:rPr>
        <w:t xml:space="preserve"> </w:t>
      </w:r>
      <w:r w:rsidR="008A3C7F">
        <w:rPr>
          <w:color w:val="000000" w:themeColor="text1"/>
        </w:rPr>
        <w:t>As was mentioned earlier, a</w:t>
      </w:r>
      <w:r w:rsidR="008A3C7F" w:rsidRPr="004F09C9">
        <w:rPr>
          <w:color w:val="000000" w:themeColor="text1"/>
        </w:rPr>
        <w:t>t least two diapause genotypes (strains) of European corn borer</w:t>
      </w:r>
      <w:r w:rsidR="008A3C7F">
        <w:rPr>
          <w:color w:val="000000" w:themeColor="text1"/>
        </w:rPr>
        <w:t xml:space="preserve">s </w:t>
      </w:r>
      <w:r w:rsidR="008A3C7F" w:rsidRPr="004F09C9">
        <w:rPr>
          <w:color w:val="000000" w:themeColor="text1"/>
        </w:rPr>
        <w:t>occur in the United States</w:t>
      </w:r>
      <w:r w:rsidR="008A3C7F">
        <w:rPr>
          <w:color w:val="000000" w:themeColor="text1"/>
        </w:rPr>
        <w:t xml:space="preserve"> (Wadsworth et al. 2015, </w:t>
      </w:r>
      <w:proofErr w:type="spellStart"/>
      <w:r w:rsidR="008A3C7F">
        <w:rPr>
          <w:color w:val="000000" w:themeColor="text1"/>
        </w:rPr>
        <w:t>Ikten</w:t>
      </w:r>
      <w:proofErr w:type="spellEnd"/>
      <w:r w:rsidR="008A3C7F">
        <w:rPr>
          <w:color w:val="000000" w:themeColor="text1"/>
        </w:rPr>
        <w:t xml:space="preserve"> et al. 2011)</w:t>
      </w:r>
      <w:r w:rsidR="008A3C7F" w:rsidRPr="004F09C9">
        <w:rPr>
          <w:color w:val="000000" w:themeColor="text1"/>
        </w:rPr>
        <w:t>. One strain has a diapause genotype that produces a relatively short diapause length and the other has a diapause genotype that produces a relatively long diapause length</w:t>
      </w:r>
      <w:r w:rsidR="008A3C7F">
        <w:rPr>
          <w:color w:val="000000" w:themeColor="text1"/>
        </w:rPr>
        <w:t xml:space="preserve"> (Levy et al. 2015)</w:t>
      </w:r>
      <w:r w:rsidR="008A3C7F" w:rsidRPr="004F09C9">
        <w:rPr>
          <w:color w:val="000000" w:themeColor="text1"/>
        </w:rPr>
        <w:t>. Those insects with the shorter diapause length exit diapause earlier in the spring and the longer diapausing insects exit diapause later in the spring (Levy et al. 2015</w:t>
      </w:r>
      <w:r w:rsidR="008A3C7F">
        <w:rPr>
          <w:color w:val="000000" w:themeColor="text1"/>
        </w:rPr>
        <w:t>,</w:t>
      </w:r>
      <w:r w:rsidR="008A3C7F" w:rsidRPr="004F09C9">
        <w:rPr>
          <w:color w:val="000000" w:themeColor="text1"/>
        </w:rPr>
        <w:t xml:space="preserve"> Showers et al. 1975). </w:t>
      </w:r>
      <w:r w:rsidR="008A3C7F">
        <w:rPr>
          <w:color w:val="000000" w:themeColor="text1"/>
        </w:rPr>
        <w:t xml:space="preserve">This clear difference in diapause duration between the two strains may be reflected in differences in the physiological outcomes of the diapause preparatory period. </w:t>
      </w:r>
    </w:p>
    <w:p w14:paraId="5A01B35C" w14:textId="2DB24091" w:rsidR="00F71873" w:rsidRDefault="008A3C7F" w:rsidP="00CD06FE">
      <w:pPr>
        <w:spacing w:line="480" w:lineRule="auto"/>
        <w:ind w:left="0" w:right="90" w:firstLine="720"/>
        <w:rPr>
          <w:color w:val="000000" w:themeColor="text1"/>
        </w:rPr>
      </w:pPr>
      <w:r>
        <w:rPr>
          <w:color w:val="000000" w:themeColor="text1"/>
        </w:rPr>
        <w:t>It has been previously shown that diapause-programmed European corn borer</w:t>
      </w:r>
      <w:r w:rsidDel="001C5D40">
        <w:rPr>
          <w:color w:val="000000" w:themeColor="text1"/>
        </w:rPr>
        <w:t xml:space="preserve"> </w:t>
      </w:r>
      <w:r>
        <w:rPr>
          <w:color w:val="000000" w:themeColor="text1"/>
        </w:rPr>
        <w:t>increase nutrition storage ahead of dormancy by accumulating more proteins and lipids compared to their non-diapause counterparts (</w:t>
      </w:r>
      <w:proofErr w:type="spellStart"/>
      <w:r>
        <w:t>Taski</w:t>
      </w:r>
      <w:proofErr w:type="spellEnd"/>
      <w:r>
        <w:t xml:space="preserve"> et al. 2004</w:t>
      </w:r>
      <w:r>
        <w:rPr>
          <w:color w:val="000000" w:themeColor="text1"/>
        </w:rPr>
        <w:t xml:space="preserve">, </w:t>
      </w:r>
      <w:proofErr w:type="spellStart"/>
      <w:r>
        <w:t>Vukašinović</w:t>
      </w:r>
      <w:proofErr w:type="spellEnd"/>
      <w:r>
        <w:t xml:space="preserve"> et al. 201</w:t>
      </w:r>
      <w:ins w:id="29" w:author="Beck, John - ARS" w:date="2019-03-11T10:08:00Z">
        <w:r w:rsidR="00EA0122">
          <w:t>3</w:t>
        </w:r>
      </w:ins>
      <w:del w:id="30" w:author="Beck, John - ARS" w:date="2019-03-11T10:08:00Z">
        <w:r w:rsidDel="00EA0122">
          <w:delText>8</w:delText>
        </w:r>
      </w:del>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Pr>
          <w:color w:val="000000" w:themeColor="text1"/>
        </w:rPr>
        <w:t>lipids</w:t>
      </w:r>
      <w:r w:rsidRPr="00B134B2">
        <w:rPr>
          <w:color w:val="000000" w:themeColor="text1"/>
        </w:rPr>
        <w:t xml:space="preserve"> 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genotype preparing for a longer period of diapause</w:t>
      </w:r>
      <w:r>
        <w:rPr>
          <w:color w:val="000000" w:themeColor="text1"/>
        </w:rPr>
        <w:t>,</w:t>
      </w:r>
      <w:r w:rsidRPr="00B134B2">
        <w:rPr>
          <w:color w:val="000000" w:themeColor="text1"/>
        </w:rPr>
        <w:t xml:space="preserve"> </w:t>
      </w:r>
      <w:r>
        <w:rPr>
          <w:color w:val="000000" w:themeColor="text1"/>
        </w:rPr>
        <w:t xml:space="preserve">and thus greater metabolic demand over the course of </w:t>
      </w:r>
      <w:r w:rsidR="0023132E">
        <w:rPr>
          <w:color w:val="000000" w:themeColor="text1"/>
        </w:rPr>
        <w:t>diapause</w:t>
      </w:r>
      <w:r>
        <w:rPr>
          <w:color w:val="000000" w:themeColor="text1"/>
        </w:rPr>
        <w:t xml:space="preserve">, </w:t>
      </w:r>
      <w:r w:rsidRPr="00B134B2">
        <w:rPr>
          <w:color w:val="000000" w:themeColor="text1"/>
        </w:rPr>
        <w:t xml:space="preserve">will store relatively more </w:t>
      </w:r>
      <w:r>
        <w:rPr>
          <w:color w:val="000000" w:themeColor="text1"/>
        </w:rPr>
        <w:t>lipids</w:t>
      </w:r>
      <w:r w:rsidRPr="00B134B2">
        <w:rPr>
          <w:color w:val="000000" w:themeColor="text1"/>
        </w:rPr>
        <w:t xml:space="preserve"> than </w:t>
      </w:r>
      <w:r>
        <w:rPr>
          <w:color w:val="000000" w:themeColor="text1"/>
        </w:rPr>
        <w:t xml:space="preserve">the short-diapause </w:t>
      </w:r>
      <w:r w:rsidRPr="00B134B2">
        <w:rPr>
          <w:color w:val="000000" w:themeColor="text1"/>
        </w:rPr>
        <w:lastRenderedPageBreak/>
        <w:t>genotype</w:t>
      </w:r>
      <w:r w:rsidR="0023132E">
        <w:rPr>
          <w:color w:val="000000" w:themeColor="text1"/>
        </w:rPr>
        <w:t xml:space="preserve"> (Figure 2-2A)</w:t>
      </w:r>
      <w:r>
        <w:rPr>
          <w:color w:val="000000" w:themeColor="text1"/>
        </w:rPr>
        <w:t>.</w:t>
      </w:r>
      <w:r w:rsidR="0023132E">
        <w:rPr>
          <w:color w:val="000000" w:themeColor="text1"/>
        </w:rPr>
        <w:t xml:space="preserve"> D</w:t>
      </w:r>
      <w:r>
        <w:rPr>
          <w:color w:val="000000" w:themeColor="text1"/>
        </w:rPr>
        <w:t>uring diapause</w:t>
      </w:r>
      <w:r w:rsidR="0023132E">
        <w:rPr>
          <w:color w:val="000000" w:themeColor="text1"/>
        </w:rPr>
        <w:t xml:space="preserve">, </w:t>
      </w:r>
      <w:r>
        <w:rPr>
          <w:color w:val="000000" w:themeColor="text1"/>
        </w:rPr>
        <w:t xml:space="preserve">the rate of lipid depletion is predicted to be the same between </w:t>
      </w:r>
      <w:r w:rsidR="0023132E">
        <w:rPr>
          <w:color w:val="000000" w:themeColor="text1"/>
        </w:rPr>
        <w:t>long and short-diapause genotypes</w:t>
      </w:r>
      <w:r>
        <w:rPr>
          <w:color w:val="000000" w:themeColor="text1"/>
        </w:rPr>
        <w:t xml:space="preserve"> (Figure 2-2B)</w:t>
      </w:r>
      <w:r w:rsidR="0023132E">
        <w:rPr>
          <w:color w:val="000000" w:themeColor="text1"/>
        </w:rPr>
        <w:t>.</w:t>
      </w:r>
    </w:p>
    <w:p w14:paraId="1C6BFC06" w14:textId="094B1588" w:rsidR="00E872D5" w:rsidRPr="004F09C9" w:rsidRDefault="008A3C7F" w:rsidP="00390BDC">
      <w:pPr>
        <w:ind w:left="0" w:right="160" w:firstLine="720"/>
        <w:rPr>
          <w:color w:val="000000" w:themeColor="text1"/>
        </w:rPr>
      </w:pPr>
      <w:r>
        <w:rPr>
          <w:rFonts w:asciiTheme="minorHAnsi" w:hAnsiTheme="minorHAnsi"/>
          <w:color w:val="auto"/>
        </w:rPr>
        <w:t>Why study the physiology of nutrient storage during diapause in this important crop pest</w:t>
      </w:r>
      <w:r w:rsidR="00CD06FE">
        <w:rPr>
          <w:rFonts w:asciiTheme="minorHAnsi" w:hAnsiTheme="minorHAnsi"/>
          <w:color w:val="auto"/>
        </w:rPr>
        <w:t xml:space="preserve">? </w:t>
      </w:r>
      <w:r w:rsidR="00F71873" w:rsidRPr="00A4103C">
        <w:rPr>
          <w:rFonts w:asciiTheme="minorHAnsi" w:hAnsiTheme="minorHAnsi"/>
          <w:color w:val="auto"/>
        </w:rPr>
        <w:t>Crop losses due to insect pest insect damage here in the United States from 1945 to 2000 ha</w:t>
      </w:r>
      <w:r w:rsidR="00F71873">
        <w:rPr>
          <w:rFonts w:asciiTheme="minorHAnsi" w:hAnsiTheme="minorHAnsi"/>
          <w:color w:val="auto"/>
        </w:rPr>
        <w:t>ve</w:t>
      </w:r>
      <w:r w:rsidR="00F71873" w:rsidRPr="00A4103C">
        <w:rPr>
          <w:rFonts w:asciiTheme="minorHAnsi" w:hAnsiTheme="minorHAnsi"/>
          <w:color w:val="auto"/>
        </w:rPr>
        <w:t xml:space="preserve"> nearly doubled from 7% to 13%</w:t>
      </w:r>
      <w:r w:rsidR="00F71873">
        <w:rPr>
          <w:rFonts w:asciiTheme="minorHAnsi" w:hAnsiTheme="minorHAnsi"/>
          <w:color w:val="auto"/>
        </w:rPr>
        <w:t>,</w:t>
      </w:r>
      <w:r w:rsidR="00F71873" w:rsidRPr="00A4103C">
        <w:rPr>
          <w:rFonts w:asciiTheme="minorHAnsi" w:hAnsiTheme="minorHAnsi"/>
          <w:color w:val="auto"/>
        </w:rPr>
        <w:t xml:space="preserve"> while insecticide use has increased 10-fold </w:t>
      </w:r>
      <w:r w:rsidR="00D406F9" w:rsidRPr="00D406F9">
        <w:rPr>
          <w:rFonts w:asciiTheme="minorHAnsi" w:hAnsiTheme="minorHAnsi"/>
          <w:color w:val="auto"/>
        </w:rPr>
        <w:t>(Pimentel and Burgess 2014)</w:t>
      </w:r>
      <w:r w:rsidR="00F71873" w:rsidRPr="00A4103C">
        <w:rPr>
          <w:rFonts w:asciiTheme="minorHAnsi" w:hAnsiTheme="minorHAnsi"/>
          <w:color w:val="auto"/>
        </w:rPr>
        <w:t xml:space="preserve">. Insecticide use can manage insect pest populations, but even </w:t>
      </w:r>
      <w:r w:rsidR="00F71873">
        <w:rPr>
          <w:rFonts w:asciiTheme="minorHAnsi" w:hAnsiTheme="minorHAnsi"/>
          <w:color w:val="auto"/>
        </w:rPr>
        <w:t>with</w:t>
      </w:r>
      <w:r w:rsidR="00F71873" w:rsidRPr="00A4103C">
        <w:rPr>
          <w:rFonts w:asciiTheme="minorHAnsi" w:hAnsiTheme="minorHAnsi"/>
          <w:color w:val="auto"/>
        </w:rPr>
        <w:t xml:space="preserve"> careful monitoring and systematic application regimens</w:t>
      </w:r>
      <w:r w:rsidR="00F71873">
        <w:rPr>
          <w:rFonts w:asciiTheme="minorHAnsi" w:hAnsiTheme="minorHAnsi"/>
          <w:color w:val="auto"/>
        </w:rPr>
        <w:t>,</w:t>
      </w:r>
      <w:r w:rsidR="00F71873"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00D406F9" w:rsidRPr="00D406F9">
        <w:rPr>
          <w:rFonts w:asciiTheme="minorHAnsi" w:hAnsiTheme="minorHAnsi"/>
          <w:color w:val="auto"/>
        </w:rPr>
        <w:t>(</w:t>
      </w:r>
      <w:proofErr w:type="spellStart"/>
      <w:r w:rsidR="00D406F9" w:rsidRPr="00D406F9">
        <w:rPr>
          <w:rFonts w:asciiTheme="minorHAnsi" w:hAnsiTheme="minorHAnsi"/>
          <w:color w:val="auto"/>
        </w:rPr>
        <w:t>Oerke</w:t>
      </w:r>
      <w:proofErr w:type="spellEnd"/>
      <w:r w:rsidR="00D406F9" w:rsidRPr="00D406F9">
        <w:rPr>
          <w:rFonts w:asciiTheme="minorHAnsi" w:hAnsiTheme="minorHAnsi"/>
          <w:color w:val="auto"/>
        </w:rPr>
        <w:t xml:space="preserve"> 2006)</w:t>
      </w:r>
      <w:r w:rsidR="00F71873"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sidR="00F71873">
        <w:rPr>
          <w:rFonts w:asciiTheme="minorHAnsi" w:hAnsiTheme="minorHAnsi"/>
          <w:color w:val="auto"/>
        </w:rPr>
        <w:t>I</w:t>
      </w:r>
      <w:r w:rsidR="00F71873" w:rsidRPr="00A4103C">
        <w:rPr>
          <w:rFonts w:asciiTheme="minorHAnsi" w:hAnsiTheme="minorHAnsi"/>
          <w:color w:val="auto"/>
        </w:rPr>
        <w:t xml:space="preserve">n the United States </w:t>
      </w:r>
      <w:r w:rsidR="00F71873">
        <w:rPr>
          <w:rFonts w:asciiTheme="minorHAnsi" w:hAnsiTheme="minorHAnsi"/>
          <w:color w:val="auto"/>
        </w:rPr>
        <w:t>the</w:t>
      </w:r>
      <w:r w:rsidR="00F71873" w:rsidRPr="00A4103C">
        <w:rPr>
          <w:rFonts w:asciiTheme="minorHAnsi" w:hAnsiTheme="minorHAnsi"/>
          <w:color w:val="auto"/>
        </w:rPr>
        <w:t xml:space="preserve"> population is predicted to exceed 450 million by the year 2100 and this population increase will </w:t>
      </w:r>
      <w:r w:rsidR="00F71873">
        <w:rPr>
          <w:rFonts w:asciiTheme="minorHAnsi" w:hAnsiTheme="minorHAnsi"/>
          <w:color w:val="auto"/>
        </w:rPr>
        <w:t>require</w:t>
      </w:r>
      <w:r w:rsidR="00F71873" w:rsidRPr="00A4103C">
        <w:rPr>
          <w:rFonts w:asciiTheme="minorHAnsi" w:hAnsiTheme="minorHAnsi"/>
          <w:color w:val="auto"/>
        </w:rPr>
        <w:t xml:space="preserve"> sustained or even increased crop yields </w:t>
      </w:r>
      <w:r w:rsidR="00CD06FE" w:rsidRPr="00CD06FE">
        <w:rPr>
          <w:rFonts w:asciiTheme="minorHAnsi" w:hAnsiTheme="minorHAnsi"/>
          <w:color w:val="auto"/>
        </w:rPr>
        <w:t>(</w:t>
      </w:r>
      <w:proofErr w:type="spellStart"/>
      <w:r w:rsidR="00CD06FE" w:rsidRPr="00CD06FE">
        <w:rPr>
          <w:rFonts w:asciiTheme="minorHAnsi" w:hAnsiTheme="minorHAnsi"/>
          <w:color w:val="auto"/>
        </w:rPr>
        <w:t>Melorose</w:t>
      </w:r>
      <w:proofErr w:type="spellEnd"/>
      <w:r w:rsidR="00CD06FE" w:rsidRPr="00CD06FE">
        <w:rPr>
          <w:rFonts w:asciiTheme="minorHAnsi" w:hAnsiTheme="minorHAnsi"/>
          <w:color w:val="auto"/>
        </w:rPr>
        <w:t xml:space="preserve"> et al. 2015)</w:t>
      </w:r>
      <w:r w:rsidR="00F71873" w:rsidRPr="00A4103C">
        <w:rPr>
          <w:rFonts w:asciiTheme="minorHAnsi" w:hAnsiTheme="minorHAnsi"/>
          <w:color w:val="auto"/>
        </w:rPr>
        <w:t>.</w:t>
      </w:r>
      <w:r w:rsidR="00B269F1" w:rsidRPr="00B269F1">
        <w:rPr>
          <w:rFonts w:asciiTheme="minorHAnsi" w:hAnsiTheme="minorHAnsi"/>
          <w:color w:val="auto"/>
        </w:rPr>
        <w:t xml:space="preserve"> </w:t>
      </w:r>
      <w:r w:rsidR="00974DB0">
        <w:rPr>
          <w:rFonts w:asciiTheme="minorHAnsi" w:hAnsiTheme="minorHAnsi"/>
          <w:color w:val="auto"/>
        </w:rPr>
        <w:t>Studying t</w:t>
      </w:r>
      <w:r w:rsidR="00FD0910">
        <w:rPr>
          <w:rFonts w:asciiTheme="minorHAnsi" w:hAnsiTheme="minorHAnsi"/>
          <w:color w:val="auto"/>
        </w:rPr>
        <w:t xml:space="preserve">he </w:t>
      </w:r>
      <w:r w:rsidR="00704320">
        <w:rPr>
          <w:rFonts w:asciiTheme="minorHAnsi" w:hAnsiTheme="minorHAnsi"/>
          <w:color w:val="auto"/>
        </w:rPr>
        <w:t xml:space="preserve">mechanisms responsible for nutrition accumulation ahead of diapause or nutrition depletion during diapause could </w:t>
      </w:r>
      <w:r w:rsidR="00FD0910">
        <w:rPr>
          <w:rFonts w:asciiTheme="minorHAnsi" w:hAnsiTheme="minorHAnsi"/>
          <w:color w:val="auto"/>
        </w:rPr>
        <w:t xml:space="preserve">offer a new </w:t>
      </w:r>
      <w:r w:rsidR="00B269F1">
        <w:rPr>
          <w:rFonts w:asciiTheme="minorHAnsi" w:hAnsiTheme="minorHAnsi"/>
          <w:color w:val="auto"/>
        </w:rPr>
        <w:t>target</w:t>
      </w:r>
      <w:r w:rsidR="00974DB0">
        <w:rPr>
          <w:rFonts w:asciiTheme="minorHAnsi" w:hAnsiTheme="minorHAnsi"/>
          <w:color w:val="auto"/>
        </w:rPr>
        <w:t>s</w:t>
      </w:r>
      <w:r w:rsidR="00B269F1">
        <w:rPr>
          <w:rFonts w:asciiTheme="minorHAnsi" w:hAnsiTheme="minorHAnsi"/>
          <w:color w:val="auto"/>
        </w:rPr>
        <w:t xml:space="preserve"> </w:t>
      </w:r>
      <w:r w:rsidR="00FD0910">
        <w:rPr>
          <w:rFonts w:asciiTheme="minorHAnsi" w:hAnsiTheme="minorHAnsi"/>
          <w:color w:val="auto"/>
        </w:rPr>
        <w:t xml:space="preserve">for chemical </w:t>
      </w:r>
      <w:r w:rsidR="00B269F1">
        <w:rPr>
          <w:rFonts w:asciiTheme="minorHAnsi" w:hAnsiTheme="minorHAnsi"/>
          <w:color w:val="auto"/>
        </w:rPr>
        <w:t>pesticide</w:t>
      </w:r>
      <w:r w:rsidR="00AB0523">
        <w:rPr>
          <w:rFonts w:asciiTheme="minorHAnsi" w:hAnsiTheme="minorHAnsi"/>
          <w:color w:val="auto"/>
        </w:rPr>
        <w:t>s</w:t>
      </w:r>
      <w:r w:rsidR="00B269F1">
        <w:rPr>
          <w:rFonts w:asciiTheme="minorHAnsi" w:hAnsiTheme="minorHAnsi"/>
          <w:color w:val="auto"/>
        </w:rPr>
        <w:t>.</w:t>
      </w:r>
      <w:r w:rsidR="00F71873" w:rsidRPr="00A4103C">
        <w:rPr>
          <w:rFonts w:asciiTheme="minorHAnsi" w:hAnsiTheme="minorHAnsi"/>
          <w:color w:val="auto"/>
        </w:rPr>
        <w:t xml:space="preserve"> The results of such an investigation could be used to mitigate their damage and ensure the security of </w:t>
      </w:r>
      <w:r w:rsidRPr="00A4103C">
        <w:rPr>
          <w:rFonts w:asciiTheme="minorHAnsi" w:hAnsiTheme="minorHAnsi"/>
          <w:color w:val="auto"/>
        </w:rPr>
        <w:t>our nation’s food as populations increase.</w:t>
      </w:r>
      <w:r w:rsidR="00E872D5" w:rsidRPr="004F09C9">
        <w:rPr>
          <w:color w:val="000000" w:themeColor="text1"/>
        </w:rPr>
        <w:br w:type="page"/>
      </w:r>
    </w:p>
    <w:p w14:paraId="75B023EE"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6F81F829" w14:textId="77777777" w:rsidR="00E872D5" w:rsidRPr="004F09C9" w:rsidRDefault="00E872D5" w:rsidP="00E872D5">
      <w:pPr>
        <w:rPr>
          <w:color w:val="000000" w:themeColor="text1"/>
        </w:rPr>
      </w:pPr>
      <w:r w:rsidRPr="004F09C9">
        <w:rPr>
          <w:color w:val="000000" w:themeColor="text1"/>
        </w:rPr>
        <w:br w:type="page"/>
      </w:r>
    </w:p>
    <w:p w14:paraId="384BC7F8" w14:textId="77777777" w:rsidR="000539A2" w:rsidRDefault="000539A2" w:rsidP="000539A2">
      <w:pPr>
        <w:rPr>
          <w:ins w:id="31" w:author="Beck, John - ARS" w:date="2019-03-08T10:07:00Z"/>
        </w:rPr>
      </w:pPr>
      <w:ins w:id="32" w:author="Beck, John - ARS" w:date="2019-03-08T10:07:00Z">
        <w:r>
          <w:rPr>
            <w:noProof/>
          </w:rPr>
          <w:lastRenderedPageBreak/>
          <w:drawing>
            <wp:anchor distT="0" distB="0" distL="114300" distR="114300" simplePos="0" relativeHeight="251659264" behindDoc="0" locked="0" layoutInCell="1" allowOverlap="1" wp14:anchorId="5ADFF670" wp14:editId="32C2C981">
              <wp:simplePos x="0" y="0"/>
              <wp:positionH relativeFrom="column">
                <wp:posOffset>1375410</wp:posOffset>
              </wp:positionH>
              <wp:positionV relativeFrom="paragraph">
                <wp:posOffset>635</wp:posOffset>
              </wp:positionV>
              <wp:extent cx="3711575" cy="1667510"/>
              <wp:effectExtent l="0" t="0" r="0" b="0"/>
              <wp:wrapThrough wrapText="bothSides">
                <wp:wrapPolygon edited="0">
                  <wp:start x="1330" y="165"/>
                  <wp:lineTo x="1183" y="987"/>
                  <wp:lineTo x="1183" y="2139"/>
                  <wp:lineTo x="591" y="5758"/>
                  <wp:lineTo x="148" y="6251"/>
                  <wp:lineTo x="591" y="7074"/>
                  <wp:lineTo x="10791" y="8390"/>
                  <wp:lineTo x="10791" y="13654"/>
                  <wp:lineTo x="1922" y="13983"/>
                  <wp:lineTo x="1035" y="14148"/>
                  <wp:lineTo x="1256" y="16286"/>
                  <wp:lineTo x="887" y="18919"/>
                  <wp:lineTo x="148" y="20070"/>
                  <wp:lineTo x="222" y="20235"/>
                  <wp:lineTo x="2587" y="21222"/>
                  <wp:lineTo x="3104" y="21222"/>
                  <wp:lineTo x="14634" y="20893"/>
                  <wp:lineTo x="21360" y="20235"/>
                  <wp:lineTo x="21508" y="18425"/>
                  <wp:lineTo x="1922" y="16286"/>
                  <wp:lineTo x="10717" y="13654"/>
                  <wp:lineTo x="10791" y="8390"/>
                  <wp:lineTo x="20547" y="6909"/>
                  <wp:lineTo x="21360" y="6580"/>
                  <wp:lineTo x="20769" y="5758"/>
                  <wp:lineTo x="20842" y="4606"/>
                  <wp:lineTo x="15669" y="3948"/>
                  <wp:lineTo x="2069" y="2797"/>
                  <wp:lineTo x="2069" y="987"/>
                  <wp:lineTo x="1922" y="165"/>
                  <wp:lineTo x="1330" y="165"/>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1575" cy="166751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4E434411" w14:textId="77777777" w:rsidR="000539A2" w:rsidRDefault="000539A2" w:rsidP="000539A2">
      <w:pPr>
        <w:rPr>
          <w:ins w:id="33" w:author="Beck, John - ARS" w:date="2019-03-08T10:07:00Z"/>
        </w:rPr>
      </w:pPr>
    </w:p>
    <w:p w14:paraId="05972B41" w14:textId="77777777" w:rsidR="000539A2" w:rsidRDefault="000539A2" w:rsidP="000539A2">
      <w:pPr>
        <w:rPr>
          <w:ins w:id="34" w:author="Beck, John - ARS" w:date="2019-03-08T10:07:00Z"/>
        </w:rPr>
      </w:pPr>
    </w:p>
    <w:p w14:paraId="1362FF62" w14:textId="77777777" w:rsidR="000539A2" w:rsidRDefault="000539A2" w:rsidP="000539A2">
      <w:pPr>
        <w:rPr>
          <w:ins w:id="35" w:author="Beck, John - ARS" w:date="2019-03-08T10:07:00Z"/>
        </w:rPr>
      </w:pPr>
    </w:p>
    <w:p w14:paraId="57EC10DE" w14:textId="77777777" w:rsidR="000539A2" w:rsidRDefault="000539A2" w:rsidP="000539A2">
      <w:pPr>
        <w:rPr>
          <w:ins w:id="36" w:author="Beck, John - ARS" w:date="2019-03-08T10:07:00Z"/>
        </w:rPr>
      </w:pPr>
    </w:p>
    <w:p w14:paraId="164FEC51" w14:textId="77777777" w:rsidR="000539A2" w:rsidRDefault="000539A2" w:rsidP="000539A2">
      <w:pPr>
        <w:rPr>
          <w:ins w:id="37" w:author="Beck, John - ARS" w:date="2019-03-08T10:07:00Z"/>
        </w:rPr>
      </w:pPr>
    </w:p>
    <w:p w14:paraId="0671E80D" w14:textId="77777777" w:rsidR="000539A2" w:rsidRDefault="000539A2" w:rsidP="0006227C">
      <w:pPr>
        <w:ind w:left="0" w:firstLine="0"/>
        <w:rPr>
          <w:ins w:id="38" w:author="Beck, John - ARS" w:date="2019-03-08T10:07:00Z"/>
        </w:rPr>
        <w:pPrChange w:id="39" w:author="Beck, John - ARS" w:date="2019-03-11T09:34:00Z">
          <w:pPr/>
        </w:pPrChange>
      </w:pPr>
    </w:p>
    <w:p w14:paraId="681A3D78" w14:textId="5CE780F9" w:rsidR="00E872D5" w:rsidRPr="004F09C9" w:rsidDel="000539A2" w:rsidRDefault="00E872D5" w:rsidP="00E872D5">
      <w:pPr>
        <w:spacing w:after="227" w:line="259" w:lineRule="auto"/>
        <w:ind w:left="0" w:firstLine="0"/>
        <w:rPr>
          <w:del w:id="40" w:author="Beck, John - ARS" w:date="2019-03-08T10:07:00Z"/>
          <w:color w:val="000000" w:themeColor="text1"/>
        </w:rPr>
      </w:pPr>
      <w:del w:id="41" w:author="Beck, John - ARS" w:date="2019-03-08T10:07:00Z">
        <w:r w:rsidRPr="004F09C9" w:rsidDel="000539A2">
          <w:rPr>
            <w:noProof/>
            <w:color w:val="000000" w:themeColor="text1"/>
          </w:rPr>
          <w:drawing>
            <wp:inline distT="0" distB="0" distL="0" distR="0" wp14:anchorId="52C1FF4E" wp14:editId="776C321E">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13"/>
                      <a:stretch>
                        <a:fillRect/>
                      </a:stretch>
                    </pic:blipFill>
                    <pic:spPr>
                      <a:xfrm>
                        <a:off x="0" y="0"/>
                        <a:ext cx="5349359" cy="4133596"/>
                      </a:xfrm>
                      <a:prstGeom prst="rect">
                        <a:avLst/>
                      </a:prstGeom>
                    </pic:spPr>
                  </pic:pic>
                </a:graphicData>
              </a:graphic>
            </wp:inline>
          </w:drawing>
        </w:r>
      </w:del>
    </w:p>
    <w:p w14:paraId="51B5191B" w14:textId="48B0FE23" w:rsidR="00E872D5" w:rsidRPr="00797186" w:rsidDel="0006227C" w:rsidRDefault="00E872D5" w:rsidP="00797186">
      <w:pPr>
        <w:spacing w:after="3" w:line="238" w:lineRule="auto"/>
        <w:ind w:left="1163" w:right="98" w:hanging="1178"/>
        <w:jc w:val="both"/>
        <w:rPr>
          <w:del w:id="42" w:author="Beck, John - ARS" w:date="2019-03-11T09:35:00Z"/>
          <w:i/>
          <w:color w:val="000000" w:themeColor="text1"/>
          <w:rPrChange w:id="43" w:author="Beck, John - ARS" w:date="2019-03-11T09:36:00Z">
            <w:rPr>
              <w:del w:id="44" w:author="Beck, John - ARS" w:date="2019-03-11T09:35:00Z"/>
              <w:color w:val="000000" w:themeColor="text1"/>
            </w:rPr>
          </w:rPrChange>
        </w:rPr>
        <w:pPrChange w:id="45" w:author="Beck, John - ARS" w:date="2019-03-11T09:36:00Z">
          <w:pPr>
            <w:spacing w:after="3" w:line="238" w:lineRule="auto"/>
            <w:ind w:left="1163" w:right="98" w:hanging="1178"/>
            <w:jc w:val="both"/>
          </w:pPr>
        </w:pPrChange>
      </w:pPr>
      <w:r w:rsidRPr="004F09C9">
        <w:rPr>
          <w:color w:val="000000" w:themeColor="text1"/>
        </w:rPr>
        <w:t xml:space="preserve">Figure 2-1. </w:t>
      </w:r>
      <w:ins w:id="46" w:author="Beck, John - ARS" w:date="2019-03-11T09:35:00Z">
        <w:r w:rsidR="0006227C">
          <w:rPr>
            <w:color w:val="000000" w:themeColor="text1"/>
          </w:rPr>
          <w:tab/>
        </w:r>
      </w:ins>
      <w:del w:id="47" w:author="Beck, John - ARS" w:date="2019-03-11T09:35:00Z">
        <w:r w:rsidRPr="004F09C9" w:rsidDel="0006227C">
          <w:rPr>
            <w:color w:val="000000" w:themeColor="text1"/>
          </w:rPr>
          <w:delText xml:space="preserve">(A) </w:delText>
        </w:r>
      </w:del>
      <w:r w:rsidRPr="004F09C9">
        <w:rPr>
          <w:color w:val="000000" w:themeColor="text1"/>
        </w:rPr>
        <w:t>Chemical structure of (</w:t>
      </w:r>
      <w:del w:id="48" w:author="Beck, John - ARS" w:date="2019-03-11T09:36:00Z">
        <w:r w:rsidRPr="00797186" w:rsidDel="00797186">
          <w:rPr>
            <w:i/>
            <w:color w:val="000000" w:themeColor="text1"/>
            <w:rPrChange w:id="49" w:author="Beck, John - ARS" w:date="2019-03-11T09:36:00Z">
              <w:rPr>
                <w:color w:val="000000" w:themeColor="text1"/>
              </w:rPr>
            </w:rPrChange>
          </w:rPr>
          <w:delText>Z</w:delText>
        </w:r>
      </w:del>
      <w:ins w:id="50" w:author="Beck, John - ARS" w:date="2019-03-11T09:36:00Z">
        <w:r w:rsidR="00797186" w:rsidRPr="00797186">
          <w:rPr>
            <w:i/>
            <w:color w:val="000000" w:themeColor="text1"/>
            <w:rPrChange w:id="51" w:author="Beck, John - ARS" w:date="2019-03-11T09:36:00Z">
              <w:rPr>
                <w:color w:val="000000" w:themeColor="text1"/>
              </w:rPr>
            </w:rPrChange>
          </w:rPr>
          <w:t>E</w:t>
        </w:r>
      </w:ins>
      <w:r w:rsidRPr="004F09C9">
        <w:rPr>
          <w:color w:val="000000" w:themeColor="text1"/>
        </w:rPr>
        <w:t xml:space="preserve">)-11-tetradecenyl acetate, the major sex pheromone </w:t>
      </w:r>
      <w:del w:id="52" w:author="Beck, John - ARS" w:date="2019-03-11T09:36:00Z">
        <w:r w:rsidRPr="004F09C9" w:rsidDel="00797186">
          <w:rPr>
            <w:color w:val="000000" w:themeColor="text1"/>
          </w:rPr>
          <w:delText xml:space="preserve">molecule </w:delText>
        </w:r>
      </w:del>
      <w:r w:rsidRPr="004F09C9">
        <w:rPr>
          <w:color w:val="000000" w:themeColor="text1"/>
        </w:rPr>
        <w:t xml:space="preserve">produced primarily by </w:t>
      </w:r>
      <w:del w:id="53" w:author="Beck, John - ARS" w:date="2019-03-11T09:36:00Z">
        <w:r w:rsidRPr="004F09C9" w:rsidDel="00797186">
          <w:rPr>
            <w:color w:val="000000" w:themeColor="text1"/>
          </w:rPr>
          <w:delText xml:space="preserve">Z </w:delText>
        </w:r>
      </w:del>
      <w:ins w:id="54" w:author="Beck, John - ARS" w:date="2019-03-11T09:36:00Z">
        <w:r w:rsidR="00797186">
          <w:rPr>
            <w:color w:val="000000" w:themeColor="text1"/>
          </w:rPr>
          <w:t>E</w:t>
        </w:r>
        <w:r w:rsidR="00797186" w:rsidRPr="004F09C9">
          <w:rPr>
            <w:color w:val="000000" w:themeColor="text1"/>
          </w:rPr>
          <w:t xml:space="preserve"> </w:t>
        </w:r>
      </w:ins>
      <w:r w:rsidRPr="004F09C9">
        <w:rPr>
          <w:color w:val="000000" w:themeColor="text1"/>
        </w:rPr>
        <w:t>strain females</w:t>
      </w:r>
      <w:ins w:id="55" w:author="Beck, John - ARS" w:date="2019-03-11T09:35:00Z">
        <w:r w:rsidR="0006227C">
          <w:rPr>
            <w:color w:val="000000" w:themeColor="text1"/>
          </w:rPr>
          <w:t xml:space="preserve"> (</w:t>
        </w:r>
        <w:r w:rsidR="00797186">
          <w:rPr>
            <w:color w:val="000000" w:themeColor="text1"/>
          </w:rPr>
          <w:t>top),</w:t>
        </w:r>
      </w:ins>
      <w:ins w:id="56" w:author="Beck, John - ARS" w:date="2019-03-11T09:36:00Z">
        <w:r w:rsidR="00797186">
          <w:rPr>
            <w:color w:val="000000" w:themeColor="text1"/>
          </w:rPr>
          <w:t xml:space="preserve"> and </w:t>
        </w:r>
      </w:ins>
      <w:del w:id="57" w:author="Beck, John - ARS" w:date="2019-03-11T09:35:00Z">
        <w:r w:rsidRPr="00797186" w:rsidDel="0006227C">
          <w:rPr>
            <w:i/>
            <w:color w:val="000000" w:themeColor="text1"/>
            <w:rPrChange w:id="58" w:author="Beck, John - ARS" w:date="2019-03-11T09:36:00Z">
              <w:rPr>
                <w:color w:val="000000" w:themeColor="text1"/>
              </w:rPr>
            </w:rPrChange>
          </w:rPr>
          <w:delText>. National Center for Biotechnology Information. Source: PubChem Compound Database; CID=5367692. Reprinted with permission from Pubchem Open Chemistry Database</w:delText>
        </w:r>
      </w:del>
    </w:p>
    <w:p w14:paraId="2B910BF5" w14:textId="656BF82D" w:rsidR="006F58EA" w:rsidRDefault="00E872D5" w:rsidP="00797186">
      <w:pPr>
        <w:spacing w:after="3" w:line="238" w:lineRule="auto"/>
        <w:ind w:left="1163" w:right="98" w:hanging="1178"/>
        <w:jc w:val="both"/>
        <w:rPr>
          <w:color w:val="000000" w:themeColor="text1"/>
        </w:rPr>
        <w:pPrChange w:id="59" w:author="Beck, John - ARS" w:date="2019-03-11T09:36:00Z">
          <w:pPr>
            <w:spacing w:after="3" w:line="238" w:lineRule="auto"/>
            <w:ind w:left="1168" w:right="315" w:firstLine="0"/>
            <w:jc w:val="both"/>
          </w:pPr>
        </w:pPrChange>
      </w:pPr>
      <w:del w:id="60" w:author="Beck, John - ARS" w:date="2019-03-11T09:35:00Z">
        <w:r w:rsidRPr="00797186" w:rsidDel="0006227C">
          <w:rPr>
            <w:i/>
            <w:color w:val="000000" w:themeColor="text1"/>
            <w:rPrChange w:id="61" w:author="Beck, John - ARS" w:date="2019-03-11T09:36:00Z">
              <w:rPr>
                <w:color w:val="000000" w:themeColor="text1"/>
              </w:rPr>
            </w:rPrChange>
          </w:rPr>
          <w:delText xml:space="preserve">https://pubchem.ncbi.nlm.nih.gov/compound/5367692 (November 6, 2018). </w:delText>
        </w:r>
      </w:del>
      <w:del w:id="62" w:author="Beck, John - ARS" w:date="2019-03-11T09:36:00Z">
        <w:r w:rsidRPr="00797186" w:rsidDel="00797186">
          <w:rPr>
            <w:i/>
            <w:color w:val="000000" w:themeColor="text1"/>
            <w:rPrChange w:id="63" w:author="Beck, John - ARS" w:date="2019-03-11T09:36:00Z">
              <w:rPr>
                <w:color w:val="000000" w:themeColor="text1"/>
              </w:rPr>
            </w:rPrChange>
          </w:rPr>
          <w:delText xml:space="preserve">(B) Chemical structure of </w:delText>
        </w:r>
      </w:del>
      <w:r w:rsidRPr="00797186">
        <w:rPr>
          <w:i/>
          <w:color w:val="000000" w:themeColor="text1"/>
          <w:rPrChange w:id="64" w:author="Beck, John - ARS" w:date="2019-03-11T09:36:00Z">
            <w:rPr>
              <w:color w:val="000000" w:themeColor="text1"/>
            </w:rPr>
          </w:rPrChange>
        </w:rPr>
        <w:t>(</w:t>
      </w:r>
      <w:del w:id="65" w:author="Beck, John - ARS" w:date="2019-03-11T09:36:00Z">
        <w:r w:rsidRPr="00797186" w:rsidDel="00797186">
          <w:rPr>
            <w:i/>
            <w:color w:val="000000" w:themeColor="text1"/>
            <w:rPrChange w:id="66" w:author="Beck, John - ARS" w:date="2019-03-11T09:36:00Z">
              <w:rPr>
                <w:color w:val="000000" w:themeColor="text1"/>
              </w:rPr>
            </w:rPrChange>
          </w:rPr>
          <w:delText>E</w:delText>
        </w:r>
      </w:del>
      <w:ins w:id="67" w:author="Beck, John - ARS" w:date="2019-03-11T09:36:00Z">
        <w:r w:rsidR="00797186" w:rsidRPr="00797186">
          <w:rPr>
            <w:i/>
            <w:color w:val="000000" w:themeColor="text1"/>
            <w:rPrChange w:id="68" w:author="Beck, John - ARS" w:date="2019-03-11T09:36:00Z">
              <w:rPr>
                <w:color w:val="000000" w:themeColor="text1"/>
              </w:rPr>
            </w:rPrChange>
          </w:rPr>
          <w:t>Z</w:t>
        </w:r>
      </w:ins>
      <w:r w:rsidRPr="004F09C9">
        <w:rPr>
          <w:color w:val="000000" w:themeColor="text1"/>
        </w:rPr>
        <w:t xml:space="preserve">)-11-tetradecenyl acetate, the major sex pheromone </w:t>
      </w:r>
      <w:del w:id="69" w:author="Beck, John - ARS" w:date="2019-03-11T09:36:00Z">
        <w:r w:rsidRPr="004F09C9" w:rsidDel="00797186">
          <w:rPr>
            <w:color w:val="000000" w:themeColor="text1"/>
          </w:rPr>
          <w:delText xml:space="preserve">molecule </w:delText>
        </w:r>
      </w:del>
      <w:r w:rsidRPr="004F09C9">
        <w:rPr>
          <w:color w:val="000000" w:themeColor="text1"/>
        </w:rPr>
        <w:t xml:space="preserve">produced by </w:t>
      </w:r>
      <w:del w:id="70" w:author="Beck, John - ARS" w:date="2019-03-11T09:37:00Z">
        <w:r w:rsidRPr="004F09C9" w:rsidDel="00797186">
          <w:rPr>
            <w:color w:val="000000" w:themeColor="text1"/>
          </w:rPr>
          <w:delText xml:space="preserve">E </w:delText>
        </w:r>
      </w:del>
      <w:ins w:id="71" w:author="Beck, John - ARS" w:date="2019-03-11T09:37:00Z">
        <w:r w:rsidR="00797186">
          <w:rPr>
            <w:color w:val="000000" w:themeColor="text1"/>
          </w:rPr>
          <w:t>Z</w:t>
        </w:r>
        <w:r w:rsidR="00797186" w:rsidRPr="004F09C9">
          <w:rPr>
            <w:color w:val="000000" w:themeColor="text1"/>
          </w:rPr>
          <w:t xml:space="preserve"> </w:t>
        </w:r>
      </w:ins>
      <w:r w:rsidRPr="004F09C9">
        <w:rPr>
          <w:color w:val="000000" w:themeColor="text1"/>
        </w:rPr>
        <w:t>strain females.</w:t>
      </w:r>
      <w:del w:id="72" w:author="Beck, John - ARS" w:date="2019-03-11T09:37:00Z">
        <w:r w:rsidRPr="004F09C9" w:rsidDel="00797186">
          <w:rPr>
            <w:color w:val="000000" w:themeColor="text1"/>
          </w:rPr>
          <w:delText xml:space="preserve"> National Center for Biotechnology Information. Source: PubChem Compound Database; CID=5367650. Reprinted with permission from Pubchem Open Chemistry Database https://pubchem.ncbi.nlm.nih.gov/compound/5367650 (November 6, 2018).</w:delText>
        </w:r>
      </w:del>
      <w:bookmarkEnd w:id="5"/>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14"/>
                    <a:stretch>
                      <a:fillRect/>
                    </a:stretch>
                  </pic:blipFill>
                  <pic:spPr>
                    <a:xfrm>
                      <a:off x="0" y="0"/>
                      <a:ext cx="5943633" cy="7691759"/>
                    </a:xfrm>
                    <a:prstGeom prst="rect">
                      <a:avLst/>
                    </a:prstGeom>
                  </pic:spPr>
                </pic:pic>
              </a:graphicData>
            </a:graphic>
          </wp:inline>
        </w:drawing>
      </w:r>
    </w:p>
    <w:p w14:paraId="0CE1A0C2" w14:textId="06EF61C9"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7777777" w:rsidR="000C1702" w:rsidRPr="006F5AD1" w:rsidRDefault="000C1702" w:rsidP="004861D9">
      <w:pPr>
        <w:spacing w:line="480" w:lineRule="auto"/>
        <w:ind w:left="-15" w:right="165" w:firstLine="468"/>
        <w:rPr>
          <w:color w:val="000000" w:themeColor="text1"/>
        </w:rPr>
      </w:pPr>
      <w:commentRangeStart w:id="73"/>
      <w:r w:rsidRPr="006F5AD1">
        <w:rPr>
          <w:color w:val="000000" w:themeColor="text1"/>
        </w:rPr>
        <w:t xml:space="preserve">According to the National Oceanic and Atmospheric Administration, 2016 was the warmest year on record and temperature increases are expected to continue through the year 2100 </w:t>
      </w:r>
      <w:commentRangeEnd w:id="73"/>
      <w:r w:rsidR="00797186">
        <w:rPr>
          <w:rStyle w:val="CommentReference"/>
        </w:rPr>
        <w:commentReference w:id="73"/>
      </w:r>
      <w:r w:rsidRPr="006F5AD1">
        <w:rPr>
          <w:color w:val="000000" w:themeColor="text1"/>
        </w:rPr>
        <w:t xml:space="preserve">(NOAA, 2017; </w:t>
      </w:r>
      <w:proofErr w:type="spellStart"/>
      <w:r w:rsidRPr="006F5AD1">
        <w:rPr>
          <w:color w:val="000000" w:themeColor="text1"/>
        </w:rPr>
        <w:t>DeLucia</w:t>
      </w:r>
      <w:proofErr w:type="spellEnd"/>
      <w:r w:rsidRPr="006F5AD1">
        <w:rPr>
          <w:color w:val="000000" w:themeColor="text1"/>
        </w:rPr>
        <w:t>,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w:t>
      </w:r>
      <w:proofErr w:type="spellStart"/>
      <w:r w:rsidRPr="006F5AD1">
        <w:rPr>
          <w:color w:val="000000" w:themeColor="text1"/>
        </w:rPr>
        <w:t>DeLucia</w:t>
      </w:r>
      <w:proofErr w:type="spellEnd"/>
      <w:r w:rsidRPr="006F5AD1">
        <w:rPr>
          <w:color w:val="000000" w:themeColor="text1"/>
        </w:rPr>
        <w:t xml:space="preserve">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7D42217E"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in diapause can survive for months </w:t>
      </w:r>
      <w:ins w:id="74" w:author="Beck, John - ARS" w:date="2019-03-11T09:57:00Z">
        <w:r w:rsidR="00FE1893">
          <w:rPr>
            <w:color w:val="000000" w:themeColor="text1"/>
          </w:rPr>
          <w:t xml:space="preserve">when (or while?) </w:t>
        </w:r>
      </w:ins>
      <w:r w:rsidRPr="006F5AD1">
        <w:rPr>
          <w:color w:val="000000" w:themeColor="text1"/>
        </w:rPr>
        <w:t>exposed to harsh conditions and typically do so without access to nutrition by lowering their metabolic activity and suspending their development (</w:t>
      </w:r>
      <w:proofErr w:type="spellStart"/>
      <w:r w:rsidRPr="006F5AD1">
        <w:rPr>
          <w:color w:val="000000" w:themeColor="text1"/>
        </w:rPr>
        <w:t>Nechols</w:t>
      </w:r>
      <w:proofErr w:type="spellEnd"/>
      <w:r w:rsidRPr="006F5AD1">
        <w:rPr>
          <w:color w:val="000000" w:themeColor="text1"/>
        </w:rPr>
        <w:t xml:space="preserve">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proofErr w:type="spellStart"/>
      <w:r w:rsidRPr="006F5AD1">
        <w:rPr>
          <w:i/>
          <w:iCs/>
          <w:color w:val="000000" w:themeColor="text1"/>
        </w:rPr>
        <w:t>Leptinotarsa</w:t>
      </w:r>
      <w:proofErr w:type="spellEnd"/>
      <w:r w:rsidRPr="006F5AD1">
        <w:rPr>
          <w:i/>
          <w:iCs/>
          <w:color w:val="000000" w:themeColor="text1"/>
        </w:rPr>
        <w:t xml:space="preserve">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 xml:space="preserve">Culex </w:t>
      </w:r>
      <w:proofErr w:type="spellStart"/>
      <w:r w:rsidRPr="006F5AD1">
        <w:rPr>
          <w:i/>
          <w:iCs/>
          <w:color w:val="000000" w:themeColor="text1"/>
        </w:rPr>
        <w:t>pipens</w:t>
      </w:r>
      <w:proofErr w:type="spellEnd"/>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Pr="006F5AD1">
        <w:rPr>
          <w:color w:val="000000" w:themeColor="text1"/>
        </w:rPr>
        <w:t>,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proofErr w:type="spellStart"/>
      <w:r w:rsidRPr="006F5AD1">
        <w:rPr>
          <w:i/>
          <w:iCs/>
          <w:color w:val="000000" w:themeColor="text1"/>
        </w:rPr>
        <w:t>Calliphora</w:t>
      </w:r>
      <w:proofErr w:type="spellEnd"/>
      <w:r w:rsidRPr="006F5AD1">
        <w:rPr>
          <w:i/>
          <w:iCs/>
          <w:color w:val="000000" w:themeColor="text1"/>
        </w:rPr>
        <w:t xml:space="preserve"> </w:t>
      </w:r>
      <w:proofErr w:type="spellStart"/>
      <w:r w:rsidRPr="006F5AD1">
        <w:rPr>
          <w:i/>
          <w:iCs/>
          <w:color w:val="000000" w:themeColor="text1"/>
        </w:rPr>
        <w:t>vicina</w:t>
      </w:r>
      <w:proofErr w:type="spellEnd"/>
      <w:r w:rsidRPr="006F5AD1">
        <w:rPr>
          <w:iCs/>
          <w:color w:val="000000" w:themeColor="text1"/>
        </w:rPr>
        <w:t xml:space="preserve"> (</w:t>
      </w:r>
      <w:proofErr w:type="spellStart"/>
      <w:r w:rsidRPr="006F5AD1">
        <w:rPr>
          <w:iCs/>
          <w:color w:val="000000" w:themeColor="text1"/>
        </w:rPr>
        <w:t>Robineau-Desvoidy</w:t>
      </w:r>
      <w:proofErr w:type="spellEnd"/>
      <w:r w:rsidRPr="006F5AD1">
        <w:rPr>
          <w:iCs/>
          <w:color w:val="000000" w:themeColor="text1"/>
        </w:rPr>
        <w:t>)</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6C5FF27C"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w:t>
      </w:r>
      <w:proofErr w:type="spellStart"/>
      <w:r w:rsidRPr="006F5AD1">
        <w:rPr>
          <w:color w:val="000000" w:themeColor="text1"/>
        </w:rPr>
        <w:t>Dyar</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 xml:space="preserve">temperatures. Between the two groups, the moths held in warmer and more variable conditions depleted significantly more lipids by the end of larval </w:t>
      </w:r>
      <w:commentRangeStart w:id="75"/>
      <w:r w:rsidRPr="006F5AD1">
        <w:rPr>
          <w:color w:val="000000" w:themeColor="text1"/>
        </w:rPr>
        <w:t xml:space="preserve">diapause </w:t>
      </w:r>
      <w:commentRangeEnd w:id="75"/>
      <w:r w:rsidR="00EA0122">
        <w:rPr>
          <w:rStyle w:val="CommentReference"/>
        </w:rPr>
        <w:commentReference w:id="75"/>
      </w:r>
      <w:r w:rsidRPr="006F5AD1">
        <w:rPr>
          <w:color w:val="000000" w:themeColor="text1"/>
        </w:rPr>
        <w:t xml:space="preserve">(Thompson and Davis, 1981). They showed that insects deplete their nutrition stores differently based on the temperatures they experience during the diapause period </w:t>
      </w:r>
      <w:r w:rsidR="008A3C7F" w:rsidRPr="006F5AD1">
        <w:rPr>
          <w:color w:val="000000" w:themeColor="text1"/>
        </w:rPr>
        <w:t>(Thompson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667750D1"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w:t>
      </w:r>
      <w:proofErr w:type="spellStart"/>
      <w:r w:rsidRPr="006F5AD1">
        <w:rPr>
          <w:rFonts w:asciiTheme="minorHAnsi" w:eastAsiaTheme="minorEastAsia" w:hAnsiTheme="minorHAnsi" w:cstheme="minorHAnsi"/>
          <w:bCs/>
          <w:szCs w:val="24"/>
        </w:rPr>
        <w:t>Dopman's</w:t>
      </w:r>
      <w:proofErr w:type="spellEnd"/>
      <w:r w:rsidRPr="006F5AD1">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szCs w:val="24"/>
        </w:rPr>
        <w:t xml:space="preserve"> autosomal gene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This gene codes for an important enzyme involved in determining the female sex-pheromone blend and is partly responsible for maintaining strain differences.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-Z</w:t>
      </w:r>
      <w:r w:rsidRPr="006F5AD1">
        <w:rPr>
          <w:rFonts w:asciiTheme="minorHAnsi" w:eastAsiaTheme="minorEastAsia" w:hAnsiTheme="minorHAnsi" w:cstheme="minorHAnsi"/>
          <w:bCs/>
          <w:szCs w:val="24"/>
        </w:rPr>
        <w:t xml:space="preserve"> allele is carried by the Z-strain larvae and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-E</w:t>
      </w:r>
      <w:r w:rsidRPr="006F5AD1">
        <w:rPr>
          <w:rFonts w:asciiTheme="minorHAnsi" w:eastAsiaTheme="minorEastAsia" w:hAnsiTheme="minorHAnsi" w:cstheme="minorHAnsi"/>
          <w:bCs/>
          <w:szCs w:val="24"/>
        </w:rPr>
        <w:t xml:space="preserve"> allele is carried by the </w:t>
      </w:r>
      <w:commentRangeStart w:id="76"/>
      <w:r w:rsidRPr="006F5AD1">
        <w:rPr>
          <w:rFonts w:asciiTheme="minorHAnsi" w:eastAsiaTheme="minorEastAsia" w:hAnsiTheme="minorHAnsi" w:cstheme="minorHAnsi"/>
          <w:bCs/>
          <w:szCs w:val="24"/>
        </w:rPr>
        <w:t>E-</w:t>
      </w:r>
      <w:commentRangeEnd w:id="76"/>
      <w:r w:rsidR="00B53807">
        <w:rPr>
          <w:rStyle w:val="CommentReference"/>
        </w:rPr>
        <w:commentReference w:id="76"/>
      </w:r>
      <w:r w:rsidRPr="006F5AD1">
        <w:rPr>
          <w:rFonts w:asciiTheme="minorHAnsi" w:eastAsiaTheme="minorEastAsia" w:hAnsiTheme="minorHAnsi" w:cstheme="minorHAnsi"/>
          <w:bCs/>
          <w:szCs w:val="24"/>
        </w:rPr>
        <w:t>strain larvae, and each allele produces a distinct pheromone blend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For the duration of the experiment, colonies of each genotype were reared at </w:t>
      </w:r>
      <w:commentRangeStart w:id="77"/>
      <w:r w:rsidRPr="006F5AD1">
        <w:rPr>
          <w:rFonts w:asciiTheme="minorHAnsi" w:eastAsiaTheme="minorEastAsia" w:hAnsiTheme="minorHAnsi" w:cstheme="minorHAnsi"/>
          <w:bCs/>
          <w:szCs w:val="24"/>
        </w:rPr>
        <w:t>26</w:t>
      </w:r>
      <w:ins w:id="78" w:author="Beck, John - ARS" w:date="2019-03-11T10:20:00Z">
        <w:r w:rsidR="00B53807">
          <w:rPr>
            <w:rFonts w:asciiTheme="minorHAnsi" w:eastAsiaTheme="minorEastAsia" w:hAnsiTheme="minorHAnsi" w:cstheme="minorHAnsi"/>
            <w:bCs/>
            <w:szCs w:val="24"/>
          </w:rPr>
          <w:t xml:space="preserve"> </w:t>
        </w:r>
      </w:ins>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w:t>
      </w:r>
      <w:commentRangeEnd w:id="77"/>
      <w:r w:rsidR="00B53807">
        <w:rPr>
          <w:rStyle w:val="CommentReference"/>
        </w:rPr>
        <w:commentReference w:id="77"/>
      </w:r>
      <w:r w:rsidRPr="006F5AD1">
        <w:rPr>
          <w:rFonts w:asciiTheme="minorHAnsi" w:eastAsiaTheme="minorEastAsia" w:hAnsiTheme="minorHAnsi" w:cstheme="minorHAnsi"/>
          <w:bCs/>
          <w:szCs w:val="24"/>
        </w:rPr>
        <w:t xml:space="preserve">under a 16L:8D photoperiod to promote continuous development. </w:t>
      </w:r>
    </w:p>
    <w:p w14:paraId="37D0C971" w14:textId="658CAB69"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41F1E1B9"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w:t>
      </w:r>
    </w:p>
    <w:p w14:paraId="2A3C62A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proofErr w:type="spellStart"/>
      <w:r w:rsidRPr="006F5AD1">
        <w:rPr>
          <w:color w:val="000000" w:themeColor="text1"/>
          <w:lang w:val="en"/>
        </w:rPr>
        <w:t>cor</w:t>
      </w:r>
      <w:proofErr w:type="spellEnd"/>
      <w:r w:rsidRPr="006F5AD1">
        <w:rPr>
          <w:color w:val="000000" w:themeColor="text1"/>
          <w:lang w:val="en"/>
        </w:rPr>
        <w:t>,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5822EA0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37933E03"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he day wet mass peaked</w:t>
      </w:r>
      <w:r w:rsidR="008A3C7F">
        <w:rPr>
          <w:color w:val="000000" w:themeColor="text1"/>
        </w:rPr>
        <w:t xml:space="preserve"> </w:t>
      </w:r>
      <w:r w:rsidRPr="00647871">
        <w:rPr>
          <w:color w:val="000000" w:themeColor="text1"/>
        </w:rPr>
        <w:t xml:space="preserve">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 xml:space="preserve">In the non-diapause treatment, long-diapause genotype individuals peaked in mass on day 5 and short-diapause genotype larvae peaked in mass on day </w:t>
      </w:r>
      <w:commentRangeStart w:id="79"/>
      <w:r w:rsidRPr="00DB42C7">
        <w:rPr>
          <w:color w:val="000000" w:themeColor="text1"/>
        </w:rPr>
        <w:t>3</w:t>
      </w:r>
      <w:commentRangeEnd w:id="79"/>
      <w:r w:rsidR="00B53807">
        <w:rPr>
          <w:rStyle w:val="CommentReference"/>
        </w:rPr>
        <w:commentReference w:id="79"/>
      </w:r>
      <w:r w:rsidRPr="00DB42C7">
        <w:rPr>
          <w:color w:val="000000" w:themeColor="text1"/>
        </w:rPr>
        <w:t xml:space="preserve">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 xml:space="preserve">diapause genotype larvae on day 9 and short-diapause genotype larvae peaked in mass on day </w:t>
      </w:r>
      <w:commentRangeStart w:id="80"/>
      <w:r w:rsidRPr="006775CF">
        <w:rPr>
          <w:color w:val="000000" w:themeColor="text1"/>
        </w:rPr>
        <w:t>6</w:t>
      </w:r>
      <w:commentRangeEnd w:id="80"/>
      <w:r w:rsidR="00B53807">
        <w:rPr>
          <w:rStyle w:val="CommentReference"/>
        </w:rPr>
        <w:commentReference w:id="80"/>
      </w:r>
      <w:r w:rsidRPr="006775CF">
        <w:rPr>
          <w:color w:val="000000" w:themeColor="text1"/>
        </w:rPr>
        <w:t xml:space="preserve">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w:t>
      </w:r>
      <w:proofErr w:type="spellStart"/>
      <w:r w:rsidRPr="00647871">
        <w:rPr>
          <w:color w:val="000000" w:themeColor="text1"/>
        </w:rPr>
        <w:t>Df</w:t>
      </w:r>
      <w:proofErr w:type="spellEnd"/>
      <w:r w:rsidRPr="00647871">
        <w:rPr>
          <w:color w:val="000000" w:themeColor="text1"/>
        </w:rPr>
        <w:t>=30, p-value</w:t>
      </w:r>
      <w:r w:rsidR="00314E0B">
        <w:rPr>
          <w:color w:val="000000" w:themeColor="text1"/>
        </w:rPr>
        <w:t>&lt;0.001</w:t>
      </w:r>
      <w:r w:rsidRPr="00647871">
        <w:rPr>
          <w:color w:val="000000" w:themeColor="text1"/>
        </w:rPr>
        <w:t xml:space="preserve">; short-diapause genotype: t-value=5.00, </w:t>
      </w:r>
      <w:proofErr w:type="spellStart"/>
      <w:r w:rsidRPr="00647871">
        <w:rPr>
          <w:color w:val="000000" w:themeColor="text1"/>
        </w:rPr>
        <w:t>Df</w:t>
      </w:r>
      <w:proofErr w:type="spellEnd"/>
      <w:r w:rsidRPr="00647871">
        <w:rPr>
          <w:color w:val="000000" w:themeColor="text1"/>
        </w:rPr>
        <w:t>=43, p-value</w:t>
      </w:r>
      <w:r w:rsidR="00314E0B">
        <w:rPr>
          <w:color w:val="000000" w:themeColor="text1"/>
        </w:rPr>
        <w:t>&lt;0.001</w:t>
      </w:r>
      <w:r w:rsidRPr="00647871">
        <w:rPr>
          <w:color w:val="000000" w:themeColor="text1"/>
        </w:rPr>
        <w:t xml:space="preserve">)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w:t>
      </w:r>
      <w:del w:id="81" w:author="Beck, John - ARS" w:date="2019-03-11T10:28:00Z">
        <w:r w:rsidR="004A6F9A" w:rsidRPr="00647871" w:rsidDel="00B53807">
          <w:rPr>
            <w:color w:val="000000" w:themeColor="text1"/>
          </w:rPr>
          <w:delText>larvae</w:delText>
        </w:r>
        <w:r w:rsidR="004A6F9A" w:rsidDel="00B53807">
          <w:rPr>
            <w:color w:val="000000" w:themeColor="text1"/>
          </w:rPr>
          <w:delText xml:space="preserve"> </w:delText>
        </w:r>
      </w:del>
      <w:r w:rsidR="004A6F9A">
        <w:rPr>
          <w:color w:val="000000" w:themeColor="text1"/>
        </w:rPr>
        <w:t xml:space="preserve">on the day that wet mass peaked </w:t>
      </w:r>
      <w:r>
        <w:rPr>
          <w:color w:val="000000" w:themeColor="text1"/>
        </w:rPr>
        <w:t>in each photoperiod treatment</w:t>
      </w:r>
      <w:r w:rsidRPr="006F5AD1">
        <w:rPr>
          <w:color w:val="000000" w:themeColor="text1"/>
        </w:rPr>
        <w:t xml:space="preserve"> (diapause programming: t-value=-5.51, </w:t>
      </w:r>
      <w:proofErr w:type="spellStart"/>
      <w:r w:rsidRPr="006F5AD1">
        <w:rPr>
          <w:color w:val="000000" w:themeColor="text1"/>
        </w:rPr>
        <w:t>Df</w:t>
      </w:r>
      <w:proofErr w:type="spellEnd"/>
      <w:r w:rsidRPr="006F5AD1">
        <w:rPr>
          <w:color w:val="000000" w:themeColor="text1"/>
        </w:rPr>
        <w:t>=26, p-value</w:t>
      </w:r>
      <w:r w:rsidR="00314E0B">
        <w:rPr>
          <w:color w:val="000000" w:themeColor="text1"/>
        </w:rPr>
        <w:t>&lt;0.001</w:t>
      </w:r>
      <w:r w:rsidRPr="006F5AD1">
        <w:rPr>
          <w:color w:val="000000" w:themeColor="text1"/>
        </w:rPr>
        <w:t xml:space="preserve">; non-diapause: t-value=-3.74, </w:t>
      </w:r>
      <w:proofErr w:type="spellStart"/>
      <w:r w:rsidRPr="006F5AD1">
        <w:rPr>
          <w:color w:val="000000" w:themeColor="text1"/>
        </w:rPr>
        <w:t>Df</w:t>
      </w:r>
      <w:proofErr w:type="spellEnd"/>
      <w:r w:rsidRPr="006F5AD1">
        <w:rPr>
          <w:color w:val="000000" w:themeColor="text1"/>
        </w:rPr>
        <w:t xml:space="preserve">=47,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56732FC0"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w:t>
      </w:r>
      <w:proofErr w:type="spellStart"/>
      <w:r w:rsidRPr="006F5AD1">
        <w:rPr>
          <w:color w:val="000000" w:themeColor="text1"/>
        </w:rPr>
        <w:t>Df</w:t>
      </w:r>
      <w:proofErr w:type="spellEnd"/>
      <w:r w:rsidRPr="006F5AD1">
        <w:rPr>
          <w:color w:val="000000" w:themeColor="text1"/>
        </w:rPr>
        <w:t xml:space="preserve">=14,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76A581CA"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wandering day (</w:t>
      </w:r>
      <w:r>
        <w:rPr>
          <w:color w:val="000000" w:themeColor="text1"/>
        </w:rPr>
        <w:t>estimated in</w:t>
      </w:r>
      <w:r w:rsidRPr="006775CF">
        <w:rPr>
          <w:color w:val="000000" w:themeColor="text1"/>
        </w:rPr>
        <w:t xml:space="preserve"> experiment 2) is</w:t>
      </w:r>
      <w:r w:rsidR="00AF5D83">
        <w:rPr>
          <w:color w:val="000000" w:themeColor="text1"/>
        </w:rPr>
        <w:t xml:space="preserve"> another developmental</w:t>
      </w:r>
      <w:r w:rsidRPr="006775CF">
        <w:rPr>
          <w:color w:val="000000" w:themeColor="text1"/>
        </w:rPr>
        <w:t xml:space="preserve"> timepoint </w:t>
      </w:r>
      <w:r w:rsidR="00AF5D83">
        <w:rPr>
          <w:color w:val="000000" w:themeColor="text1"/>
        </w:rPr>
        <w:t>that can</w:t>
      </w:r>
      <w:r w:rsidRPr="00647871">
        <w:rPr>
          <w:color w:val="000000" w:themeColor="text1"/>
        </w:rPr>
        <w:t xml:space="preserve"> </w:t>
      </w:r>
      <w:r w:rsidR="00AF5D83">
        <w:rPr>
          <w:color w:val="000000" w:themeColor="text1"/>
        </w:rPr>
        <w:t xml:space="preserve">be used to </w:t>
      </w:r>
      <w:r w:rsidRPr="00647871">
        <w:rPr>
          <w:color w:val="000000" w:themeColor="text1"/>
        </w:rPr>
        <w:t xml:space="preserve">compare metabolic activity </w:t>
      </w:r>
      <w:r w:rsidR="00AF5D83">
        <w:rPr>
          <w:color w:val="000000" w:themeColor="text1"/>
        </w:rPr>
        <w:t>between larvae.</w:t>
      </w:r>
      <w:del w:id="82" w:author="Beck, John - ARS" w:date="2019-03-11T10:29:00Z">
        <w:r w:rsidR="0077482C" w:rsidRPr="00647871" w:rsidDel="00F3442E">
          <w:rPr>
            <w:color w:val="000000" w:themeColor="text1"/>
          </w:rPr>
          <w:delText>.</w:delText>
        </w:r>
      </w:del>
      <w:r w:rsidRPr="00647871">
        <w:rPr>
          <w:color w:val="000000" w:themeColor="text1"/>
        </w:rPr>
        <w:t xml:space="preserve"> </w:t>
      </w:r>
      <w:r w:rsidR="00AF5D83">
        <w:rPr>
          <w:color w:val="000000" w:themeColor="text1"/>
        </w:rPr>
        <w:t>Based on data collected in experiment 2, I assumed 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t>
      </w:r>
      <w:r w:rsidR="00AF5D83">
        <w:rPr>
          <w:color w:val="000000" w:themeColor="text1"/>
        </w:rPr>
        <w:t>and</w:t>
      </w:r>
      <w:r w:rsidR="00AF5D83" w:rsidRPr="00647871">
        <w:rPr>
          <w:color w:val="000000" w:themeColor="text1"/>
        </w:rPr>
        <w:t xml:space="preserve"> </w:t>
      </w:r>
      <w:r w:rsidRPr="00647871">
        <w:rPr>
          <w:color w:val="000000" w:themeColor="text1"/>
        </w:rPr>
        <w:t xml:space="preserve">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0077482C">
        <w:rPr>
          <w:color w:val="000000" w:themeColor="text1"/>
        </w:rPr>
        <w:t xml:space="preserve"> below</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w:t>
      </w:r>
      <w:proofErr w:type="spellStart"/>
      <w:r w:rsidRPr="006F5AD1">
        <w:rPr>
          <w:color w:val="000000" w:themeColor="text1"/>
        </w:rPr>
        <w:t>Df</w:t>
      </w:r>
      <w:proofErr w:type="spellEnd"/>
      <w:r w:rsidRPr="006F5AD1">
        <w:rPr>
          <w:color w:val="000000" w:themeColor="text1"/>
        </w:rPr>
        <w:t>=46, p-value</w:t>
      </w:r>
      <w:r w:rsidR="00314E0B">
        <w:rPr>
          <w:color w:val="000000" w:themeColor="text1"/>
        </w:rPr>
        <w:t>&lt;0.001</w:t>
      </w:r>
      <w:r w:rsidRPr="006F5AD1">
        <w:rPr>
          <w:color w:val="000000" w:themeColor="text1"/>
        </w:rPr>
        <w:t xml:space="preserve">; short-diapause genotype: t-value=9.08, </w:t>
      </w:r>
      <w:proofErr w:type="spellStart"/>
      <w:r w:rsidRPr="006F5AD1">
        <w:rPr>
          <w:color w:val="000000" w:themeColor="text1"/>
        </w:rPr>
        <w:t>Df</w:t>
      </w:r>
      <w:proofErr w:type="spellEnd"/>
      <w:r w:rsidRPr="006F5AD1">
        <w:rPr>
          <w:color w:val="000000" w:themeColor="text1"/>
        </w:rPr>
        <w:t>=26, p-value</w:t>
      </w:r>
      <w:r w:rsidR="00314E0B">
        <w:rPr>
          <w:color w:val="000000" w:themeColor="text1"/>
        </w:rPr>
        <w:t>&lt;0.001</w:t>
      </w:r>
      <w:r w:rsidRPr="006F5AD1">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 xml:space="preserve">t=-0.43, </w:t>
      </w:r>
      <w:proofErr w:type="spellStart"/>
      <w:r w:rsidRPr="006F5AD1">
        <w:rPr>
          <w:color w:val="000000" w:themeColor="text1"/>
        </w:rPr>
        <w:t>Df</w:t>
      </w:r>
      <w:proofErr w:type="spellEnd"/>
      <w:r w:rsidRPr="006F5AD1">
        <w:rPr>
          <w:color w:val="000000" w:themeColor="text1"/>
        </w:rPr>
        <w:t>=46,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w:t>
      </w:r>
      <w:proofErr w:type="spellStart"/>
      <w:r w:rsidRPr="006F5AD1">
        <w:rPr>
          <w:color w:val="000000" w:themeColor="text1"/>
        </w:rPr>
        <w:t>Df</w:t>
      </w:r>
      <w:proofErr w:type="spellEnd"/>
      <w:r w:rsidRPr="006F5AD1">
        <w:rPr>
          <w:color w:val="000000" w:themeColor="text1"/>
        </w:rPr>
        <w:t>=26,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w:t>
      </w:r>
      <w:r w:rsidR="0077482C">
        <w:rPr>
          <w:color w:val="000000" w:themeColor="text1"/>
        </w:rPr>
        <w:t xml:space="preserve">on </w:t>
      </w:r>
      <w:r>
        <w:rPr>
          <w:color w:val="000000" w:themeColor="text1"/>
        </w:rPr>
        <w:t>the</w:t>
      </w:r>
      <w:r w:rsidR="0077482C">
        <w:rPr>
          <w:color w:val="000000" w:themeColor="text1"/>
        </w:rPr>
        <w:t xml:space="preserve"> day of</w:t>
      </w:r>
      <w:r>
        <w:rPr>
          <w:color w:val="000000" w:themeColor="text1"/>
        </w:rPr>
        <w:t xml:space="preserve"> wandering </w:t>
      </w:r>
      <w:r w:rsidR="0077482C">
        <w:rPr>
          <w:color w:val="000000" w:themeColor="text1"/>
        </w:rPr>
        <w:t>(</w:t>
      </w:r>
      <w:r>
        <w:rPr>
          <w:color w:val="000000" w:themeColor="text1"/>
        </w:rPr>
        <w:t>day 10</w:t>
      </w:r>
      <w:r w:rsidR="0077482C">
        <w:rPr>
          <w:color w:val="000000" w:themeColor="text1"/>
        </w:rPr>
        <w:t>)</w:t>
      </w:r>
      <w:r>
        <w:rPr>
          <w:color w:val="000000" w:themeColor="text1"/>
        </w:rPr>
        <w:t xml:space="preserve"> was used to try to discriminate between diapause</w:t>
      </w:r>
      <w:r w:rsidR="0077482C">
        <w:rPr>
          <w:color w:val="000000" w:themeColor="text1"/>
        </w:rPr>
        <w:t>-</w:t>
      </w:r>
      <w:r>
        <w:rPr>
          <w:color w:val="000000" w:themeColor="text1"/>
        </w:rPr>
        <w:t xml:space="preserve">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T</w:t>
      </w:r>
      <w:r w:rsidRPr="00DB42C7">
        <w:rPr>
          <w:color w:val="000000" w:themeColor="text1"/>
        </w:rPr>
        <w:t xml:space="preserve">he timing </w:t>
      </w:r>
      <w:r>
        <w:rPr>
          <w:color w:val="000000" w:themeColor="text1"/>
        </w:rPr>
        <w:t>of wandering for all diapause-programmed larvae occurred on day 10, but there is no data available for short-diapause larvae in deep-diapause on day 10. However, comparing CO</w:t>
      </w:r>
      <w:r w:rsidRPr="00F3442E">
        <w:rPr>
          <w:color w:val="000000" w:themeColor="text1"/>
          <w:vertAlign w:val="subscript"/>
          <w:rPrChange w:id="83" w:author="Beck, John - ARS" w:date="2019-03-11T10:33:00Z">
            <w:rPr>
              <w:color w:val="000000" w:themeColor="text1"/>
            </w:rPr>
          </w:rPrChange>
        </w:rPr>
        <w:t>2</w:t>
      </w:r>
      <w:r>
        <w:rPr>
          <w:color w:val="000000" w:themeColor="text1"/>
        </w:rPr>
        <w:t xml:space="preserve"> production on days 9 and 11 </w:t>
      </w:r>
      <w:r w:rsidR="0077482C">
        <w:rPr>
          <w:color w:val="000000" w:themeColor="text1"/>
        </w:rPr>
        <w:t xml:space="preserve">between short-diapause genotype larvae expressing the shallow and deep-diapause phenotype shows no significant difference in metabolic </w:t>
      </w:r>
      <w:r w:rsidR="0077482C" w:rsidDel="0077482C">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t-value=</w:t>
      </w:r>
      <w:r>
        <w:rPr>
          <w:color w:val="000000" w:themeColor="text1"/>
        </w:rPr>
        <w:t>1.85</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w:t>
      </w:r>
      <w:r w:rsidR="0077482C">
        <w:rPr>
          <w:color w:val="000000" w:themeColor="text1"/>
        </w:rPr>
        <w:t xml:space="preserve"> </w:t>
      </w:r>
      <w:r w:rsidR="0077482C">
        <w:rPr>
          <w:color w:val="000000" w:themeColor="text1"/>
        </w:rPr>
        <w:lastRenderedPageBreak/>
        <w:t>Regardless of the developmental timepoint used, I was unable to separate shallow-diapause and deep-diapause larvae using metabolic activity.</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0C1812DE" w14:textId="4C2195D5"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6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 xml:space="preserve">(t value= -2.73, </w:t>
      </w:r>
      <w:proofErr w:type="spellStart"/>
      <w:r w:rsidRPr="006F5AD1">
        <w:rPr>
          <w:color w:val="000000" w:themeColor="text1"/>
        </w:rPr>
        <w:t>Df</w:t>
      </w:r>
      <w:proofErr w:type="spellEnd"/>
      <w:r w:rsidRPr="006F5AD1">
        <w:rPr>
          <w:color w:val="000000" w:themeColor="text1"/>
        </w:rPr>
        <w:t>=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 xml:space="preserve">rearing conditions (t-value= 2.03, </w:t>
      </w:r>
      <w:proofErr w:type="spellStart"/>
      <w:r w:rsidRPr="006F5AD1">
        <w:rPr>
          <w:color w:val="000000" w:themeColor="text1"/>
        </w:rPr>
        <w:t>Df</w:t>
      </w:r>
      <w:proofErr w:type="spellEnd"/>
      <w:r w:rsidRPr="006F5AD1">
        <w:rPr>
          <w:color w:val="000000" w:themeColor="text1"/>
        </w:rPr>
        <w:t>=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0D8788EE"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 xml:space="preserve">wandering day, larvae with both the long-diapause genotype and the short-diapause genotype in diapause-programming conditions accumulated more lean mass and stored more fat than their counterparts in non-diapause conditions (lean mass: t-value= -9.70, </w:t>
      </w:r>
      <w:proofErr w:type="spellStart"/>
      <w:r w:rsidRPr="006F5AD1">
        <w:rPr>
          <w:color w:val="000000" w:themeColor="text1"/>
        </w:rPr>
        <w:t>Df</w:t>
      </w:r>
      <w:proofErr w:type="spellEnd"/>
      <w:r w:rsidRPr="006F5AD1">
        <w:rPr>
          <w:color w:val="000000" w:themeColor="text1"/>
        </w:rPr>
        <w:t xml:space="preserve">=133.3, p-value&lt; 0.000; lipid mass: t-value= -10.23, </w:t>
      </w:r>
      <w:proofErr w:type="spellStart"/>
      <w:r w:rsidRPr="006F5AD1">
        <w:rPr>
          <w:color w:val="000000" w:themeColor="text1"/>
        </w:rPr>
        <w:t>Df</w:t>
      </w:r>
      <w:proofErr w:type="spellEnd"/>
      <w:r w:rsidRPr="006F5AD1">
        <w:rPr>
          <w:color w:val="000000" w:themeColor="text1"/>
        </w:rPr>
        <w:t xml:space="preserve">= 191.6, p-value&lt; </w:t>
      </w:r>
      <w:commentRangeStart w:id="84"/>
      <w:r w:rsidRPr="006F5AD1">
        <w:rPr>
          <w:color w:val="000000" w:themeColor="text1"/>
        </w:rPr>
        <w:t>0.000)</w:t>
      </w:r>
      <w:commentRangeEnd w:id="84"/>
      <w:r w:rsidR="00F3442E">
        <w:rPr>
          <w:rStyle w:val="CommentReference"/>
        </w:rPr>
        <w:commentReference w:id="84"/>
      </w:r>
      <w:r w:rsidRPr="006F5AD1">
        <w:rPr>
          <w:color w:val="000000" w:themeColor="text1"/>
        </w:rPr>
        <w:t xml:space="preserve">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Additionally, long-diapause genotype individuals in</w:t>
      </w:r>
      <w:r w:rsidR="0077482C">
        <w:rPr>
          <w:color w:val="000000" w:themeColor="text1"/>
        </w:rPr>
        <w:t xml:space="preserve"> both</w:t>
      </w:r>
      <w:r w:rsidRPr="006F5AD1">
        <w:rPr>
          <w:color w:val="000000" w:themeColor="text1"/>
        </w:rPr>
        <w:t xml:space="preserve"> diapause-programming and non-diapause conditions had greater lean mass and bigger fat stores compared to short-diapause genotype individuals in those same conditions (lean mass: t-value= 6.85, </w:t>
      </w:r>
      <w:proofErr w:type="spellStart"/>
      <w:r w:rsidRPr="006F5AD1">
        <w:rPr>
          <w:color w:val="000000" w:themeColor="text1"/>
        </w:rPr>
        <w:t>Df</w:t>
      </w:r>
      <w:proofErr w:type="spellEnd"/>
      <w:r w:rsidRPr="006F5AD1">
        <w:rPr>
          <w:color w:val="000000" w:themeColor="text1"/>
        </w:rPr>
        <w:t>= 10.9, p-value&lt; 0.000; lipid mass: t-value= 4.08, DF= 186.8,</w:t>
      </w:r>
      <w:r w:rsidR="00E13953">
        <w:rPr>
          <w:color w:val="000000" w:themeColor="text1"/>
        </w:rPr>
        <w:t xml:space="preserve"> </w:t>
      </w:r>
      <w:r w:rsidRPr="006F5AD1">
        <w:rPr>
          <w:color w:val="000000" w:themeColor="text1"/>
        </w:rPr>
        <w:t xml:space="preserve">p-value </w:t>
      </w:r>
      <w:r w:rsidR="00314E0B">
        <w:rPr>
          <w:color w:val="000000" w:themeColor="text1"/>
        </w:rPr>
        <w:t>&lt;0.001</w:t>
      </w:r>
      <w:r w:rsidRPr="006F5AD1">
        <w:rPr>
          <w:color w:val="000000" w:themeColor="text1"/>
        </w:rPr>
        <w:t>)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2C81EF32"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w:t>
      </w:r>
      <w:proofErr w:type="spellStart"/>
      <w:r w:rsidRPr="006F5AD1">
        <w:rPr>
          <w:color w:val="000000" w:themeColor="text1"/>
        </w:rPr>
        <w:t>Df</w:t>
      </w:r>
      <w:proofErr w:type="spellEnd"/>
      <w:r w:rsidRPr="006F5AD1">
        <w:rPr>
          <w:color w:val="000000" w:themeColor="text1"/>
        </w:rPr>
        <w:t xml:space="preserve">=10.7,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w:t>
      </w:r>
      <w:proofErr w:type="spellStart"/>
      <w:r w:rsidRPr="006F5AD1">
        <w:rPr>
          <w:color w:val="000000" w:themeColor="text1"/>
        </w:rPr>
        <w:t>Df</w:t>
      </w:r>
      <w:proofErr w:type="spellEnd"/>
      <w:r w:rsidRPr="006F5AD1">
        <w:rPr>
          <w:color w:val="000000" w:themeColor="text1"/>
        </w:rPr>
        <w:t xml:space="preserve">=16.7,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xml:space="preserve">) did not significantly decline during diapause, with one notable exception. Fat stores among short-diapause individuals were significantly lower when sampled 15 days after wandering in comparison to other sample days (t-value=-3.90, </w:t>
      </w:r>
      <w:proofErr w:type="spellStart"/>
      <w:r w:rsidRPr="006F5AD1">
        <w:rPr>
          <w:color w:val="000000" w:themeColor="text1"/>
        </w:rPr>
        <w:t>Df</w:t>
      </w:r>
      <w:proofErr w:type="spellEnd"/>
      <w:r w:rsidRPr="006F5AD1">
        <w:rPr>
          <w:color w:val="000000" w:themeColor="text1"/>
        </w:rPr>
        <w:t>=111.4, p-value</w:t>
      </w:r>
      <w:r w:rsidR="00314E0B">
        <w:rPr>
          <w:color w:val="000000" w:themeColor="text1"/>
        </w:rPr>
        <w:t>&lt;0.001</w:t>
      </w:r>
      <w:r w:rsidRPr="006F5AD1">
        <w:rPr>
          <w:color w:val="000000" w:themeColor="text1"/>
        </w:rPr>
        <w:t>)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51CCF908"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 xml:space="preserve">The induction of diapause protects insects from unfavorable environmental changes and for many insects, once diapause begins </w:t>
      </w:r>
      <w:r w:rsidR="003834DE">
        <w:rPr>
          <w:color w:val="000000" w:themeColor="text1"/>
        </w:rPr>
        <w:t xml:space="preserve">all </w:t>
      </w:r>
      <w:r w:rsidRPr="00AB6EF8">
        <w:rPr>
          <w:color w:val="000000" w:themeColor="text1"/>
        </w:rPr>
        <w:t>metabolic activity is fueled by stored nutrition</w:t>
      </w:r>
      <w:r w:rsidR="00C564D5">
        <w:rPr>
          <w:color w:val="000000" w:themeColor="text1"/>
        </w:rPr>
        <w:t xml:space="preserve"> (Hahn and Denlinger, 2007; Hahn and Denlinger, 2011; Sinclair, 2015)</w:t>
      </w:r>
      <w:r w:rsidRPr="00AB6EF8">
        <w:rPr>
          <w:color w:val="000000" w:themeColor="text1"/>
        </w:rPr>
        <w:t xml:space="preserve">. </w:t>
      </w:r>
      <w:r w:rsidR="00D313D1">
        <w:rPr>
          <w:color w:val="000000" w:themeColor="text1"/>
        </w:rPr>
        <w:t>D</w:t>
      </w:r>
      <w:r w:rsidR="00B337F6">
        <w:rPr>
          <w:color w:val="000000" w:themeColor="text1"/>
        </w:rPr>
        <w:t xml:space="preserve">iapause length </w:t>
      </w:r>
      <w:r w:rsidR="00D313D1">
        <w:rPr>
          <w:color w:val="000000" w:themeColor="text1"/>
        </w:rPr>
        <w:t xml:space="preserve">for many insects </w:t>
      </w:r>
      <w:r w:rsidR="00B337F6">
        <w:rPr>
          <w:color w:val="000000" w:themeColor="text1"/>
        </w:rPr>
        <w:t xml:space="preserve">is determined </w:t>
      </w:r>
      <w:r w:rsidR="00D313D1">
        <w:rPr>
          <w:color w:val="000000" w:themeColor="text1"/>
        </w:rPr>
        <w:t xml:space="preserve">by a highly heritable diapause genotype. </w:t>
      </w:r>
      <w:r w:rsidR="00B337F6">
        <w:rPr>
          <w:color w:val="000000" w:themeColor="text1"/>
        </w:rPr>
        <w:t>European corn borer</w:t>
      </w:r>
      <w:r w:rsidR="00D313D1">
        <w:rPr>
          <w:color w:val="000000" w:themeColor="text1"/>
        </w:rPr>
        <w:t>s</w:t>
      </w:r>
      <w:r w:rsidR="00B337F6">
        <w:rPr>
          <w:color w:val="000000" w:themeColor="text1"/>
        </w:rPr>
        <w:t xml:space="preserve"> have </w:t>
      </w:r>
      <w:r w:rsidRPr="00AB6EF8">
        <w:rPr>
          <w:color w:val="000000" w:themeColor="text1"/>
        </w:rPr>
        <w:t>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w:t>
      </w:r>
      <w:r w:rsidR="0025134A">
        <w:rPr>
          <w:color w:val="000000" w:themeColor="text1"/>
        </w:rPr>
        <w:t>Coates et al., 2004;</w:t>
      </w:r>
      <w:r w:rsidR="0025134A" w:rsidRPr="00AB6EF8">
        <w:rPr>
          <w:color w:val="000000" w:themeColor="text1"/>
        </w:rPr>
        <w:t xml:space="preserve"> </w:t>
      </w:r>
      <w:r w:rsidR="0017795F" w:rsidRPr="00AB6EF8">
        <w:rPr>
          <w:color w:val="000000" w:themeColor="text1"/>
        </w:rPr>
        <w:t xml:space="preserve">Dopman et al, 2004; </w:t>
      </w:r>
      <w:r w:rsidR="00D00400" w:rsidRPr="00AB6EF8">
        <w:rPr>
          <w:color w:val="000000" w:themeColor="text1"/>
        </w:rPr>
        <w:t>Calcagno et al., 2007</w:t>
      </w:r>
      <w:r w:rsidR="0025134A">
        <w:rPr>
          <w:color w:val="000000" w:themeColor="text1"/>
        </w:rPr>
        <w:t xml:space="preserve">; </w:t>
      </w:r>
      <w:proofErr w:type="spellStart"/>
      <w:r w:rsidR="0025134A">
        <w:rPr>
          <w:color w:val="000000" w:themeColor="text1"/>
        </w:rPr>
        <w:t>Ikten</w:t>
      </w:r>
      <w:proofErr w:type="spellEnd"/>
      <w:r w:rsidR="0025134A">
        <w:rPr>
          <w:color w:val="000000" w:themeColor="text1"/>
        </w:rPr>
        <w:t xml:space="preserve"> et al., 2011</w:t>
      </w:r>
      <w:r w:rsidR="00D00400" w:rsidRPr="00AB6EF8">
        <w:rPr>
          <w:color w:val="000000" w:themeColor="text1"/>
        </w:rPr>
        <w:t>)</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I found</w:t>
      </w:r>
      <w:r w:rsidR="0082240F">
        <w:rPr>
          <w:color w:val="000000" w:themeColor="text1"/>
        </w:rPr>
        <w:t xml:space="preserve"> that</w:t>
      </w:r>
      <w:r w:rsidR="009A4E1E">
        <w:rPr>
          <w:color w:val="000000" w:themeColor="text1"/>
        </w:rPr>
        <w:t xml:space="preserve"> </w:t>
      </w:r>
      <w:r w:rsidR="009F76B2">
        <w:rPr>
          <w:color w:val="000000" w:themeColor="text1"/>
        </w:rPr>
        <w:t>European corn borer</w:t>
      </w:r>
      <w:r w:rsidR="0082240F">
        <w:rPr>
          <w:color w:val="000000" w:themeColor="text1"/>
        </w:rPr>
        <w:t xml:space="preserve"> larvae</w:t>
      </w:r>
      <w:r w:rsidR="009F76B2">
        <w:rPr>
          <w:color w:val="000000" w:themeColor="text1"/>
        </w:rPr>
        <w:t xml:space="preserve"> </w:t>
      </w:r>
      <w:r w:rsidR="00683FE6">
        <w:rPr>
          <w:color w:val="000000" w:themeColor="text1"/>
        </w:rPr>
        <w:t xml:space="preserve">preparing for diapause </w:t>
      </w:r>
      <w:r w:rsidR="0082240F">
        <w:rPr>
          <w:color w:val="000000" w:themeColor="text1"/>
        </w:rPr>
        <w:t xml:space="preserve">had </w:t>
      </w:r>
      <w:r w:rsidR="00683FE6">
        <w:rPr>
          <w:color w:val="000000" w:themeColor="text1"/>
        </w:rPr>
        <w:t xml:space="preserve">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while </w:t>
      </w:r>
      <w:commentRangeStart w:id="85"/>
      <w:r w:rsidR="00683FE6">
        <w:rPr>
          <w:color w:val="000000" w:themeColor="text1"/>
        </w:rPr>
        <w:t xml:space="preserve">larvae with the short-diapause genotype </w:t>
      </w:r>
      <w:r w:rsidR="0082240F">
        <w:rPr>
          <w:color w:val="000000" w:themeColor="text1"/>
        </w:rPr>
        <w:t xml:space="preserve">could show either </w:t>
      </w:r>
      <w:r w:rsidR="0025134A">
        <w:rPr>
          <w:color w:val="000000" w:themeColor="text1"/>
        </w:rPr>
        <w:t>a</w:t>
      </w:r>
      <w:r w:rsidR="00683FE6">
        <w:rPr>
          <w:color w:val="000000" w:themeColor="text1"/>
        </w:rPr>
        <w:t xml:space="preserve"> </w:t>
      </w:r>
      <w:r w:rsidR="0025134A">
        <w:rPr>
          <w:color w:val="000000" w:themeColor="text1"/>
        </w:rPr>
        <w:t>deep</w:t>
      </w:r>
      <w:r w:rsidR="00683FE6">
        <w:rPr>
          <w:color w:val="000000" w:themeColor="text1"/>
        </w:rPr>
        <w:t xml:space="preserve">-diapause </w:t>
      </w:r>
      <w:r w:rsidR="0082240F">
        <w:rPr>
          <w:color w:val="000000" w:themeColor="text1"/>
        </w:rPr>
        <w:t xml:space="preserve">or </w:t>
      </w:r>
      <w:r w:rsidR="00683FE6">
        <w:rPr>
          <w:color w:val="000000" w:themeColor="text1"/>
        </w:rPr>
        <w:t xml:space="preserve">a </w:t>
      </w:r>
      <w:r w:rsidR="0025134A">
        <w:rPr>
          <w:color w:val="000000" w:themeColor="text1"/>
        </w:rPr>
        <w:t>shallow</w:t>
      </w:r>
      <w:r w:rsidR="00683FE6">
        <w:rPr>
          <w:color w:val="000000" w:themeColor="text1"/>
        </w:rPr>
        <w:t>-diapause phenotype</w:t>
      </w:r>
      <w:commentRangeEnd w:id="85"/>
      <w:r w:rsidR="00F3442E">
        <w:rPr>
          <w:rStyle w:val="CommentReference"/>
        </w:rPr>
        <w:commentReference w:id="85"/>
      </w:r>
      <w:r w:rsidR="00683FE6">
        <w:rPr>
          <w:color w:val="000000" w:themeColor="text1"/>
        </w:rPr>
        <w:t xml:space="preserve">. </w:t>
      </w:r>
      <w:r w:rsidR="00A471E7">
        <w:rPr>
          <w:color w:val="000000" w:themeColor="text1"/>
        </w:rPr>
        <w:t>D</w:t>
      </w:r>
      <w:r w:rsidR="00A528DB">
        <w:rPr>
          <w:color w:val="000000" w:themeColor="text1"/>
        </w:rPr>
        <w:t xml:space="preserve">iapause </w:t>
      </w:r>
      <w:r w:rsidR="0025134A">
        <w:rPr>
          <w:color w:val="000000" w:themeColor="text1"/>
        </w:rPr>
        <w:t xml:space="preserve">genotype </w:t>
      </w:r>
      <w:r w:rsidR="00A528DB">
        <w:rPr>
          <w:color w:val="000000" w:themeColor="text1"/>
        </w:rPr>
        <w:t xml:space="preserve">was </w:t>
      </w:r>
      <w:r w:rsidR="00A471E7">
        <w:rPr>
          <w:color w:val="000000" w:themeColor="text1"/>
        </w:rPr>
        <w:t xml:space="preserve">also </w:t>
      </w:r>
      <w:r w:rsidR="00A528DB">
        <w:rPr>
          <w:color w:val="000000" w:themeColor="text1"/>
        </w:rPr>
        <w:t xml:space="preserve">associated with differences in </w:t>
      </w:r>
      <w:r w:rsidR="002822F0">
        <w:rPr>
          <w:color w:val="000000" w:themeColor="text1"/>
        </w:rPr>
        <w:t xml:space="preserve">lean mass and lipid mass </w:t>
      </w:r>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w:t>
      </w:r>
      <w:r w:rsidR="0082240F">
        <w:rPr>
          <w:rFonts w:asciiTheme="minorHAnsi" w:hAnsiTheme="minorHAnsi"/>
          <w:color w:val="auto"/>
        </w:rPr>
        <w:t xml:space="preserve">both </w:t>
      </w:r>
      <w:r w:rsidR="00A528DB">
        <w:rPr>
          <w:rFonts w:asciiTheme="minorHAnsi" w:hAnsiTheme="minorHAnsi"/>
          <w:color w:val="auto"/>
        </w:rPr>
        <w:t xml:space="preserve">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p>
    <w:p w14:paraId="22197E0A" w14:textId="15CC670F" w:rsidR="00F702ED" w:rsidRPr="004F09C9" w:rsidRDefault="0082240F" w:rsidP="00F702ED">
      <w:pPr>
        <w:spacing w:line="480" w:lineRule="auto"/>
        <w:ind w:left="-15" w:right="90" w:firstLine="468"/>
        <w:rPr>
          <w:color w:val="000000" w:themeColor="text1"/>
        </w:rPr>
      </w:pPr>
      <w:r>
        <w:rPr>
          <w:color w:val="000000" w:themeColor="text1"/>
        </w:rPr>
        <w:t>Understanding the relationship between diapause length and nutrient storage has several applications with regard to understanding how European corn borer populations may be affected by climate change.</w:t>
      </w:r>
      <w:r w:rsidR="00476E6F">
        <w:rPr>
          <w:color w:val="000000" w:themeColor="text1"/>
        </w:rPr>
        <w:t xml:space="preserve"> </w:t>
      </w:r>
      <w:r w:rsidR="003D7E52">
        <w:rPr>
          <w:color w:val="000000" w:themeColor="text1"/>
        </w:rPr>
        <w:t xml:space="preserve">Many insects survive diapause by </w:t>
      </w:r>
      <w:r w:rsidR="0025134A">
        <w:rPr>
          <w:color w:val="000000" w:themeColor="text1"/>
        </w:rPr>
        <w:t xml:space="preserve">increasing their </w:t>
      </w:r>
      <w:r w:rsidR="003D7E52">
        <w:rPr>
          <w:color w:val="000000" w:themeColor="text1"/>
        </w:rPr>
        <w:t xml:space="preserve">nutrition </w:t>
      </w:r>
      <w:r w:rsidR="0025134A">
        <w:rPr>
          <w:color w:val="000000" w:themeColor="text1"/>
        </w:rPr>
        <w:t xml:space="preserve">stores </w:t>
      </w:r>
      <w:r w:rsidR="00E21A86">
        <w:rPr>
          <w:color w:val="000000" w:themeColor="text1"/>
        </w:rPr>
        <w:t>and suppressing their metabolic activity to reduce the consumption of those stored nutrients.</w:t>
      </w:r>
      <w:r w:rsidR="003A4B1B" w:rsidRPr="003A4B1B">
        <w:rPr>
          <w:color w:val="000000" w:themeColor="text1"/>
        </w:rPr>
        <w:t xml:space="preserve"> </w:t>
      </w:r>
      <w:r w:rsidR="003A4B1B" w:rsidRPr="00AB6EF8">
        <w:rPr>
          <w:color w:val="000000" w:themeColor="text1"/>
        </w:rPr>
        <w:t xml:space="preserve">Warmer fall temperatures </w:t>
      </w:r>
      <w:r>
        <w:rPr>
          <w:color w:val="000000" w:themeColor="text1"/>
        </w:rPr>
        <w:t xml:space="preserve">resulting from climate change </w:t>
      </w:r>
      <w:r w:rsidR="003A4B1B" w:rsidRPr="00AB6EF8">
        <w:rPr>
          <w:color w:val="000000" w:themeColor="text1"/>
        </w:rPr>
        <w:t xml:space="preserve">could increase metabolic activity and </w:t>
      </w:r>
      <w:r w:rsidR="003A4B1B" w:rsidRPr="00AB6EF8">
        <w:rPr>
          <w:color w:val="000000" w:themeColor="text1"/>
        </w:rPr>
        <w:lastRenderedPageBreak/>
        <w:t xml:space="preserve">possibly reduce lipid stores during diapause preparations and/or drain lipid stores during </w:t>
      </w:r>
      <w:r w:rsidR="003A4B1B">
        <w:rPr>
          <w:color w:val="000000" w:themeColor="text1"/>
        </w:rPr>
        <w:t xml:space="preserve">the early portion of </w:t>
      </w:r>
      <w:r w:rsidR="003A4B1B" w:rsidRPr="001A3D3B">
        <w:rPr>
          <w:color w:val="000000" w:themeColor="text1"/>
        </w:rPr>
        <w:t>diapause before the onset of winter (</w:t>
      </w:r>
      <w:proofErr w:type="spellStart"/>
      <w:r w:rsidR="003A4B1B" w:rsidRPr="001A3D3B">
        <w:rPr>
          <w:color w:val="000000" w:themeColor="text1"/>
        </w:rPr>
        <w:t>Adkisson</w:t>
      </w:r>
      <w:proofErr w:type="spellEnd"/>
      <w:r w:rsidR="003A4B1B" w:rsidRPr="001A3D3B">
        <w:rPr>
          <w:color w:val="000000" w:themeColor="text1"/>
        </w:rPr>
        <w:t xml:space="preserve"> et al. 1963; Williams et al., 2012; </w:t>
      </w:r>
      <w:proofErr w:type="spellStart"/>
      <w:r w:rsidR="003A4B1B" w:rsidRPr="001A3D3B">
        <w:rPr>
          <w:color w:val="000000" w:themeColor="text1"/>
        </w:rPr>
        <w:t>Wipking</w:t>
      </w:r>
      <w:proofErr w:type="spellEnd"/>
      <w:r w:rsidR="003A4B1B" w:rsidRPr="001A3D3B">
        <w:rPr>
          <w:color w:val="000000" w:themeColor="text1"/>
        </w:rPr>
        <w:t xml:space="preserve"> et al., 1995). </w:t>
      </w:r>
      <w:r w:rsidR="00F702ED" w:rsidRPr="004F09C9">
        <w:rPr>
          <w:color w:val="000000" w:themeColor="text1"/>
        </w:rPr>
        <w:t>Similarly, warmer</w:t>
      </w:r>
      <w:r w:rsidR="00FE3368">
        <w:rPr>
          <w:color w:val="000000" w:themeColor="text1"/>
        </w:rPr>
        <w:t xml:space="preserve"> winter</w:t>
      </w:r>
      <w:r w:rsidR="00F702ED" w:rsidRPr="004F09C9">
        <w:rPr>
          <w:color w:val="000000" w:themeColor="text1"/>
        </w:rPr>
        <w:t xml:space="preserve"> temperatures during diapause could prematurely drain stored energy causing insects to die during diapause or </w:t>
      </w:r>
      <w:r w:rsidR="00BF30C5">
        <w:rPr>
          <w:color w:val="000000" w:themeColor="text1"/>
        </w:rPr>
        <w:t>emerge from</w:t>
      </w:r>
      <w:r w:rsidR="00F702ED" w:rsidRPr="004F09C9">
        <w:rPr>
          <w:color w:val="000000" w:themeColor="text1"/>
        </w:rPr>
        <w:t xml:space="preserve"> diapause the next spring without sufficient reserves to restart their lifecycle, including </w:t>
      </w:r>
      <w:r w:rsidR="00F702ED">
        <w:rPr>
          <w:color w:val="000000" w:themeColor="text1"/>
        </w:rPr>
        <w:t xml:space="preserve">enough </w:t>
      </w:r>
      <w:r w:rsidR="00116252">
        <w:rPr>
          <w:color w:val="000000" w:themeColor="text1"/>
        </w:rPr>
        <w:t xml:space="preserve">energy </w:t>
      </w:r>
      <w:r w:rsidR="00F702ED">
        <w:rPr>
          <w:color w:val="000000" w:themeColor="text1"/>
        </w:rPr>
        <w:t xml:space="preserve">to support </w:t>
      </w:r>
      <w:r w:rsidR="00F702ED" w:rsidRPr="004F09C9">
        <w:rPr>
          <w:color w:val="000000" w:themeColor="text1"/>
        </w:rPr>
        <w:t>dispersing, mating, and reproducing.</w:t>
      </w:r>
    </w:p>
    <w:p w14:paraId="1AD6970A" w14:textId="6BC5C075" w:rsidR="004F24A0" w:rsidRDefault="0082240F" w:rsidP="00F702ED">
      <w:pPr>
        <w:spacing w:line="480" w:lineRule="auto"/>
        <w:ind w:left="-15" w:right="90" w:firstLine="468"/>
        <w:rPr>
          <w:color w:val="000000" w:themeColor="text1"/>
        </w:rPr>
      </w:pPr>
      <w:r>
        <w:rPr>
          <w:color w:val="000000" w:themeColor="text1"/>
        </w:rPr>
        <w:t>Consistent with the idea that climate change may affect insect diapause, w</w:t>
      </w:r>
      <w:r w:rsidR="00F702ED" w:rsidRPr="004F09C9">
        <w:rPr>
          <w:color w:val="000000" w:themeColor="text1"/>
        </w:rPr>
        <w:t xml:space="preserve">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00116252">
        <w:rPr>
          <w:color w:val="000000" w:themeColor="text1"/>
        </w:rPr>
        <w:t>(</w:t>
      </w:r>
      <w:proofErr w:type="spellStart"/>
      <w:r w:rsidR="00F702ED" w:rsidRPr="004F09C9">
        <w:rPr>
          <w:i/>
          <w:color w:val="000000" w:themeColor="text1"/>
        </w:rPr>
        <w:t>Erynnis</w:t>
      </w:r>
      <w:proofErr w:type="spellEnd"/>
      <w:r w:rsidR="00F702ED" w:rsidRPr="004F09C9">
        <w:rPr>
          <w:i/>
          <w:color w:val="000000" w:themeColor="text1"/>
        </w:rPr>
        <w:t xml:space="preserve"> </w:t>
      </w:r>
      <w:proofErr w:type="spellStart"/>
      <w:r w:rsidR="00F702ED" w:rsidRPr="004F09C9">
        <w:rPr>
          <w:i/>
          <w:color w:val="000000" w:themeColor="text1"/>
        </w:rPr>
        <w:t>propertius</w:t>
      </w:r>
      <w:proofErr w:type="spellEnd"/>
      <w:r w:rsidR="00F702ED" w:rsidRPr="004F09C9">
        <w:rPr>
          <w:i/>
          <w:color w:val="000000" w:themeColor="text1"/>
        </w:rPr>
        <w:t xml:space="preserve"> </w:t>
      </w:r>
      <w:r w:rsidR="00F702ED" w:rsidRPr="004F09C9">
        <w:rPr>
          <w:color w:val="000000" w:themeColor="text1"/>
        </w:rPr>
        <w:t>(Scudder and Burgess)</w:t>
      </w:r>
      <w:r w:rsidR="00116252">
        <w:rPr>
          <w:color w:val="000000" w:themeColor="text1"/>
        </w:rPr>
        <w:t>)</w:t>
      </w:r>
      <w:r w:rsidR="00F702ED" w:rsidRPr="004F09C9">
        <w:rPr>
          <w:color w:val="000000" w:themeColor="text1"/>
        </w:rPr>
        <w:t xml:space="preserve"> caterpillars that originated from environments that differed in thermal stability in a reciprocal common garden experiment with stable and </w:t>
      </w:r>
      <w:r w:rsidR="00F702ED">
        <w:rPr>
          <w:color w:val="000000" w:themeColor="text1"/>
        </w:rPr>
        <w:t xml:space="preserve">fluctuating </w:t>
      </w:r>
      <w:r w:rsidR="00F702ED" w:rsidRPr="004F09C9">
        <w:rPr>
          <w:color w:val="000000" w:themeColor="text1"/>
        </w:rPr>
        <w:t>thermal regimens (Williams et al., 2012). Larvae reared in stable conditions stored significantly more lipids and entered dormancy 3</w:t>
      </w:r>
      <w:r w:rsidR="00FF4E48">
        <w:rPr>
          <w:color w:val="000000" w:themeColor="text1"/>
        </w:rPr>
        <w:t xml:space="preserve"> to </w:t>
      </w:r>
      <w:r w:rsidR="00F702ED" w:rsidRPr="004F09C9">
        <w:rPr>
          <w:color w:val="000000" w:themeColor="text1"/>
        </w:rPr>
        <w:t xml:space="preserve">4 weeks later compared to their counterparts reared in thermally variable environments (Williams et al., 2012). European corn borers that do not accumulate enough energy ahead of diapause could fail to enter diapause, terminate diapause prematurely, or sub-optimal nutrition could lead to reductions in </w:t>
      </w:r>
      <w:r w:rsidR="00F702ED">
        <w:rPr>
          <w:color w:val="000000" w:themeColor="text1"/>
        </w:rPr>
        <w:t xml:space="preserve">post-diapause </w:t>
      </w:r>
      <w:r w:rsidR="00F702ED" w:rsidRPr="004F09C9">
        <w:rPr>
          <w:color w:val="000000" w:themeColor="text1"/>
        </w:rPr>
        <w:t>adult functions.</w:t>
      </w:r>
    </w:p>
    <w:p w14:paraId="20F248C9" w14:textId="48C386F8" w:rsidR="00062423" w:rsidRDefault="00AE4FA4" w:rsidP="00742BD0">
      <w:pPr>
        <w:spacing w:line="480" w:lineRule="auto"/>
        <w:ind w:left="0" w:right="90" w:firstLine="453"/>
        <w:rPr>
          <w:color w:val="000000" w:themeColor="text1"/>
        </w:rPr>
      </w:pPr>
      <w:r w:rsidRPr="009963D9">
        <w:rPr>
          <w:color w:val="000000" w:themeColor="text1"/>
        </w:rPr>
        <w:lastRenderedPageBreak/>
        <w:t>Nutrition storage prior to the onset of diapause has repeatedly been shown to be a pivotal step in diapause preparation and this result has been demonstrated across a number of taxa (</w:t>
      </w:r>
      <w:proofErr w:type="spellStart"/>
      <w:r w:rsidRPr="009963D9">
        <w:rPr>
          <w:color w:val="000000" w:themeColor="text1"/>
        </w:rPr>
        <w:t>Adkisson</w:t>
      </w:r>
      <w:proofErr w:type="spellEnd"/>
      <w:r w:rsidRPr="009963D9">
        <w:rPr>
          <w:color w:val="000000" w:themeColor="text1"/>
        </w:rPr>
        <w:t xml:space="preserve"> et al., 1963; Mitchell and </w:t>
      </w:r>
      <w:proofErr w:type="spellStart"/>
      <w:r w:rsidRPr="009963D9">
        <w:rPr>
          <w:color w:val="000000" w:themeColor="text1"/>
        </w:rPr>
        <w:t>Briegel</w:t>
      </w:r>
      <w:proofErr w:type="spellEnd"/>
      <w:r w:rsidRPr="009963D9">
        <w:rPr>
          <w:color w:val="000000" w:themeColor="text1"/>
        </w:rPr>
        <w:t>, 1989</w:t>
      </w:r>
      <w:r>
        <w:rPr>
          <w:color w:val="000000" w:themeColor="text1"/>
        </w:rPr>
        <w:t>; Hahn and Denlinger, 2007</w:t>
      </w:r>
      <w:r w:rsidRPr="009963D9">
        <w:rPr>
          <w:color w:val="000000" w:themeColor="text1"/>
        </w:rPr>
        <w:t>).</w:t>
      </w:r>
      <w:r w:rsidR="00742BD0">
        <w:rPr>
          <w:color w:val="000000" w:themeColor="text1"/>
        </w:rPr>
        <w:t xml:space="preserve"> </w:t>
      </w:r>
      <w:r w:rsidR="00742BD0" w:rsidRPr="00AB6EF8">
        <w:rPr>
          <w:color w:val="000000" w:themeColor="text1"/>
        </w:rPr>
        <w:t>Eventually, climate change is expected to cause summer temperatures to expand</w:t>
      </w:r>
      <w:r w:rsidR="00742BD0">
        <w:rPr>
          <w:color w:val="000000" w:themeColor="text1"/>
        </w:rPr>
        <w:t>,</w:t>
      </w:r>
      <w:r w:rsidR="00742BD0" w:rsidRPr="001A3D3B">
        <w:rPr>
          <w:color w:val="000000" w:themeColor="text1"/>
        </w:rPr>
        <w:t xml:space="preserve"> and fall and winter temperatures to rise</w:t>
      </w:r>
      <w:r w:rsidR="00FF4E48">
        <w:rPr>
          <w:color w:val="000000" w:themeColor="text1"/>
        </w:rPr>
        <w:t>. H</w:t>
      </w:r>
      <w:r w:rsidR="00742BD0" w:rsidRPr="001A3D3B">
        <w:rPr>
          <w:color w:val="000000" w:themeColor="text1"/>
        </w:rPr>
        <w:t xml:space="preserve">ow insects manage their nutrition during diapause </w:t>
      </w:r>
      <w:r w:rsidR="00EF45F4">
        <w:rPr>
          <w:color w:val="000000" w:themeColor="text1"/>
        </w:rPr>
        <w:t xml:space="preserve">preparation </w:t>
      </w:r>
      <w:r w:rsidR="00742BD0" w:rsidRPr="001A3D3B">
        <w:rPr>
          <w:color w:val="000000" w:themeColor="text1"/>
        </w:rPr>
        <w:t>could</w:t>
      </w:r>
      <w:r w:rsidR="00742BD0">
        <w:rPr>
          <w:color w:val="000000" w:themeColor="text1"/>
        </w:rPr>
        <w:t xml:space="preserve"> </w:t>
      </w:r>
      <w:r w:rsidR="00742BD0" w:rsidRPr="001A3D3B">
        <w:rPr>
          <w:color w:val="000000" w:themeColor="text1"/>
        </w:rPr>
        <w:t xml:space="preserve">explain how some insects might adjust to warmer winters. </w:t>
      </w:r>
      <w:r w:rsidR="00062423" w:rsidRPr="001A3D3B">
        <w:rPr>
          <w:color w:val="000000" w:themeColor="text1"/>
        </w:rPr>
        <w:t>R</w:t>
      </w:r>
      <w:r w:rsidR="00D27C9E" w:rsidRPr="001A3D3B">
        <w:rPr>
          <w:color w:val="000000" w:themeColor="text1"/>
        </w:rPr>
        <w:t xml:space="preserve">esults </w:t>
      </w:r>
      <w:r w:rsidR="00EF45F4">
        <w:rPr>
          <w:color w:val="000000" w:themeColor="text1"/>
        </w:rPr>
        <w:t xml:space="preserve">of </w:t>
      </w:r>
      <w:r w:rsidR="00FA01F4">
        <w:rPr>
          <w:color w:val="000000" w:themeColor="text1"/>
        </w:rPr>
        <w:t xml:space="preserve">a previous study </w:t>
      </w:r>
      <w:r w:rsidR="00445BE1" w:rsidRPr="001A3D3B">
        <w:rPr>
          <w:color w:val="000000" w:themeColor="text1"/>
        </w:rPr>
        <w:t>show</w:t>
      </w:r>
      <w:r w:rsidR="0082240F">
        <w:rPr>
          <w:color w:val="000000" w:themeColor="text1"/>
        </w:rPr>
        <w:t>ed</w:t>
      </w:r>
      <w:r w:rsidR="00445BE1" w:rsidRPr="001A3D3B">
        <w:rPr>
          <w:color w:val="000000" w:themeColor="text1"/>
        </w:rPr>
        <w:t xml:space="preserve"> </w:t>
      </w:r>
      <w:r w:rsidR="00062423" w:rsidRPr="001A3D3B">
        <w:rPr>
          <w:color w:val="000000" w:themeColor="text1"/>
        </w:rPr>
        <w:t>that diapause programming</w:t>
      </w:r>
      <w:r w:rsidR="00FA01F4">
        <w:rPr>
          <w:color w:val="000000" w:themeColor="text1"/>
        </w:rPr>
        <w:t xml:space="preserve"> among European corn borers</w:t>
      </w:r>
      <w:r w:rsidR="00062423" w:rsidRPr="001A3D3B">
        <w:rPr>
          <w:color w:val="000000" w:themeColor="text1"/>
        </w:rPr>
        <w:t xml:space="preserve"> is associated with increased lipid accumulation</w:t>
      </w:r>
      <w:r w:rsidR="00EF45F4">
        <w:rPr>
          <w:color w:val="000000" w:themeColor="text1"/>
        </w:rPr>
        <w:t xml:space="preserve"> during diapause preparation</w:t>
      </w:r>
      <w:r w:rsidR="00062423" w:rsidRPr="001A3D3B">
        <w:rPr>
          <w:color w:val="000000" w:themeColor="text1"/>
        </w:rPr>
        <w:t xml:space="preserve"> compared to continuously developing larvae. </w:t>
      </w:r>
      <w:proofErr w:type="spellStart"/>
      <w:r w:rsidR="00062423" w:rsidRPr="001A3D3B">
        <w:rPr>
          <w:color w:val="000000" w:themeColor="text1"/>
        </w:rPr>
        <w:t>Vukašinović</w:t>
      </w:r>
      <w:proofErr w:type="spellEnd"/>
      <w:r w:rsidR="00062423" w:rsidRPr="001A3D3B">
        <w:rPr>
          <w:color w:val="000000" w:themeColor="text1"/>
        </w:rPr>
        <w:t xml:space="preserve"> et al. (2013) measured lipid stores in European corn borers they collected from maize fields in the fall and found that larvae preparing for diapause accumulated more lipids compared to non-diapause larvae</w:t>
      </w:r>
      <w:r w:rsidR="00FF4E48">
        <w:rPr>
          <w:color w:val="000000" w:themeColor="text1"/>
        </w:rPr>
        <w:t xml:space="preserve"> collected in the summer</w:t>
      </w:r>
      <w:r w:rsidR="00062423" w:rsidRPr="001A3D3B">
        <w:rPr>
          <w:color w:val="000000" w:themeColor="text1"/>
        </w:rPr>
        <w:t xml:space="preserve"> (</w:t>
      </w:r>
      <w:proofErr w:type="spellStart"/>
      <w:r w:rsidR="00062423" w:rsidRPr="001A3D3B">
        <w:rPr>
          <w:color w:val="000000" w:themeColor="text1"/>
        </w:rPr>
        <w:t>Vukašinović</w:t>
      </w:r>
      <w:proofErr w:type="spellEnd"/>
      <w:r w:rsidR="00062423" w:rsidRPr="001A3D3B">
        <w:rPr>
          <w:color w:val="000000" w:themeColor="text1"/>
        </w:rPr>
        <w:t xml:space="preserve"> et al., 2013). </w:t>
      </w:r>
      <w:r w:rsidR="009A085A">
        <w:rPr>
          <w:color w:val="000000" w:themeColor="text1"/>
        </w:rPr>
        <w:t>T</w:t>
      </w:r>
      <w:r w:rsidR="009A085A" w:rsidRPr="00365AF1">
        <w:rPr>
          <w:color w:val="000000" w:themeColor="text1"/>
        </w:rPr>
        <w:t xml:space="preserve">he results from </w:t>
      </w:r>
      <w:proofErr w:type="spellStart"/>
      <w:r w:rsidR="009A085A" w:rsidRPr="00365AF1">
        <w:rPr>
          <w:color w:val="000000" w:themeColor="text1"/>
        </w:rPr>
        <w:t>Vukašinović</w:t>
      </w:r>
      <w:proofErr w:type="spellEnd"/>
      <w:r w:rsidR="009A085A" w:rsidRPr="00365AF1">
        <w:rPr>
          <w:color w:val="000000" w:themeColor="text1"/>
        </w:rPr>
        <w:t xml:space="preserve"> et al. (2013) and my current study </w:t>
      </w:r>
      <w:r w:rsidR="009A085A">
        <w:rPr>
          <w:color w:val="000000" w:themeColor="text1"/>
        </w:rPr>
        <w:t>show</w:t>
      </w:r>
      <w:r w:rsidR="009A085A" w:rsidRPr="00365AF1">
        <w:rPr>
          <w:color w:val="000000" w:themeColor="text1"/>
        </w:rPr>
        <w:t xml:space="preserve"> an association between diapause programming and</w:t>
      </w:r>
      <w:r w:rsidR="009A085A">
        <w:rPr>
          <w:color w:val="000000" w:themeColor="text1"/>
        </w:rPr>
        <w:t xml:space="preserve"> increased</w:t>
      </w:r>
      <w:r w:rsidR="009A085A" w:rsidRPr="00365AF1">
        <w:rPr>
          <w:color w:val="000000" w:themeColor="text1"/>
        </w:rPr>
        <w:t xml:space="preserve"> nutrition accumulation ahead of diapause however, they </w:t>
      </w:r>
      <w:r w:rsidR="009A085A">
        <w:rPr>
          <w:color w:val="000000" w:themeColor="text1"/>
        </w:rPr>
        <w:t>did not test for</w:t>
      </w:r>
      <w:r w:rsidR="009A085A" w:rsidRPr="00365AF1">
        <w:rPr>
          <w:color w:val="000000" w:themeColor="text1"/>
        </w:rPr>
        <w:t xml:space="preserve"> a correlation between diapause length and lipid accumulation</w:t>
      </w:r>
      <w:r w:rsidR="009A085A">
        <w:rPr>
          <w:color w:val="000000" w:themeColor="text1"/>
        </w:rPr>
        <w:t>, as I have shown here</w:t>
      </w:r>
      <w:r w:rsidR="009A085A" w:rsidRPr="00365AF1">
        <w:rPr>
          <w:color w:val="000000" w:themeColor="text1"/>
        </w:rPr>
        <w:t>.</w:t>
      </w:r>
      <w:r w:rsidR="009A085A">
        <w:rPr>
          <w:color w:val="000000" w:themeColor="text1"/>
        </w:rPr>
        <w:t xml:space="preserve"> </w:t>
      </w:r>
      <w:r w:rsidR="00FA01F4" w:rsidRPr="001A3D3B">
        <w:rPr>
          <w:color w:val="000000" w:themeColor="text1"/>
        </w:rPr>
        <w:t xml:space="preserve">I found that European corn borer larvae </w:t>
      </w:r>
      <w:r w:rsidR="00FA01F4">
        <w:rPr>
          <w:color w:val="000000" w:themeColor="text1"/>
        </w:rPr>
        <w:t xml:space="preserve">of both long and short-diapausing genotypes </w:t>
      </w:r>
      <w:r w:rsidR="00FA01F4" w:rsidRPr="001A3D3B">
        <w:rPr>
          <w:color w:val="000000" w:themeColor="text1"/>
        </w:rPr>
        <w:t>programmed for diapause stored more lipids when compared to continuously developing larvae</w:t>
      </w:r>
      <w:r w:rsidR="00FA01F4">
        <w:rPr>
          <w:color w:val="000000" w:themeColor="text1"/>
        </w:rPr>
        <w:t xml:space="preserve"> of the same strain</w:t>
      </w:r>
      <w:r w:rsidR="0082240F">
        <w:rPr>
          <w:color w:val="000000" w:themeColor="text1"/>
        </w:rPr>
        <w:t>,</w:t>
      </w:r>
      <w:commentRangeStart w:id="86"/>
      <w:r w:rsidR="0082240F">
        <w:rPr>
          <w:color w:val="000000" w:themeColor="text1"/>
        </w:rPr>
        <w:t xml:space="preserve"> but that the long-diapause strain stored more than the short-diapause strain</w:t>
      </w:r>
      <w:commentRangeEnd w:id="86"/>
      <w:r w:rsidR="00563551">
        <w:rPr>
          <w:rStyle w:val="CommentReference"/>
        </w:rPr>
        <w:commentReference w:id="86"/>
      </w:r>
      <w:r w:rsidR="0082240F" w:rsidRPr="001A3D3B">
        <w:rPr>
          <w:color w:val="000000" w:themeColor="text1"/>
        </w:rPr>
        <w:t>.</w:t>
      </w:r>
      <w:r w:rsidR="00FA01F4" w:rsidRPr="001A3D3B">
        <w:rPr>
          <w:color w:val="000000" w:themeColor="text1"/>
        </w:rPr>
        <w:t xml:space="preserve"> </w:t>
      </w:r>
      <w:r w:rsidR="0090479F">
        <w:rPr>
          <w:color w:val="000000" w:themeColor="text1"/>
        </w:rPr>
        <w:t>In nature, l</w:t>
      </w:r>
      <w:r w:rsidR="005C508D">
        <w:rPr>
          <w:color w:val="000000" w:themeColor="text1"/>
        </w:rPr>
        <w:t xml:space="preserve">ong-diapause genotype </w:t>
      </w:r>
      <w:r w:rsidR="0090479F">
        <w:rPr>
          <w:color w:val="000000" w:themeColor="text1"/>
        </w:rPr>
        <w:t>larvae e</w:t>
      </w:r>
      <w:r w:rsidR="005C508D">
        <w:rPr>
          <w:color w:val="000000" w:themeColor="text1"/>
        </w:rPr>
        <w:t>nter diapause earlier in the fall and</w:t>
      </w:r>
      <w:r w:rsidR="0090479F">
        <w:rPr>
          <w:color w:val="000000" w:themeColor="text1"/>
        </w:rPr>
        <w:t xml:space="preserve"> exit</w:t>
      </w:r>
      <w:r w:rsidR="005C508D">
        <w:rPr>
          <w:color w:val="000000" w:themeColor="text1"/>
        </w:rPr>
        <w:t xml:space="preserve"> later in the spring compared to larvae with the short-diapause genotype</w:t>
      </w:r>
      <w:r w:rsidR="00391B7E">
        <w:rPr>
          <w:color w:val="000000" w:themeColor="text1"/>
        </w:rPr>
        <w:t xml:space="preserve">. </w:t>
      </w:r>
      <w:r w:rsidR="00250600">
        <w:rPr>
          <w:color w:val="000000" w:themeColor="text1"/>
        </w:rPr>
        <w:t>Because of the differences in the timing of diapause, l</w:t>
      </w:r>
      <w:r w:rsidR="00391B7E">
        <w:rPr>
          <w:color w:val="000000" w:themeColor="text1"/>
        </w:rPr>
        <w:t>ong-diapause genotype</w:t>
      </w:r>
      <w:r w:rsidR="0090479F">
        <w:rPr>
          <w:color w:val="000000" w:themeColor="text1"/>
        </w:rPr>
        <w:t xml:space="preserve"> </w:t>
      </w:r>
      <w:r w:rsidR="00250600">
        <w:rPr>
          <w:color w:val="000000" w:themeColor="text1"/>
        </w:rPr>
        <w:t xml:space="preserve">larvae </w:t>
      </w:r>
      <w:r w:rsidR="0090479F">
        <w:rPr>
          <w:color w:val="000000" w:themeColor="text1"/>
        </w:rPr>
        <w:t xml:space="preserve">diapause </w:t>
      </w:r>
      <w:r w:rsidR="00391B7E">
        <w:rPr>
          <w:color w:val="000000" w:themeColor="text1"/>
        </w:rPr>
        <w:t>at higher temperatures and remain in diapause longer than larvae with the short-diapause genotype</w:t>
      </w:r>
      <w:r w:rsidR="0090479F">
        <w:rPr>
          <w:color w:val="000000" w:themeColor="text1"/>
        </w:rPr>
        <w:t>.</w:t>
      </w:r>
      <w:r w:rsidR="00EF45F4">
        <w:rPr>
          <w:color w:val="000000" w:themeColor="text1"/>
        </w:rPr>
        <w:t xml:space="preserve"> </w:t>
      </w:r>
      <w:r w:rsidR="00DE2DDD">
        <w:rPr>
          <w:color w:val="000000" w:themeColor="text1"/>
        </w:rPr>
        <w:t xml:space="preserve">Long-diapause larvae experiencing a warmer diapause period may have a higher metabolic rate and, in turn may need larger energy stores to fuel their higher metabolic rate, compared to </w:t>
      </w:r>
      <w:r w:rsidR="00DE2DDD">
        <w:rPr>
          <w:color w:val="000000" w:themeColor="text1"/>
        </w:rPr>
        <w:lastRenderedPageBreak/>
        <w:t>larvae with the short diapause genotype. The larger lipid stores of European corn borers experiencing longer warmer diapause periods could function to meet that increased demand for metabolic fuel.</w:t>
      </w:r>
    </w:p>
    <w:p w14:paraId="7BC152CF" w14:textId="101DB648" w:rsidR="00CE792D" w:rsidRPr="004F09C9" w:rsidRDefault="00D27C9E" w:rsidP="0089461F">
      <w:pPr>
        <w:spacing w:line="480" w:lineRule="auto"/>
        <w:ind w:left="-15" w:right="167" w:firstLine="468"/>
        <w:rPr>
          <w:color w:val="000000" w:themeColor="text1"/>
        </w:rPr>
      </w:pPr>
      <w:commentRangeStart w:id="87"/>
      <w:r w:rsidRPr="004F09C9">
        <w:rPr>
          <w:color w:val="000000" w:themeColor="text1"/>
        </w:rPr>
        <w:t xml:space="preserve">Increasing </w:t>
      </w:r>
      <w:commentRangeEnd w:id="87"/>
      <w:r w:rsidR="00563551">
        <w:rPr>
          <w:rStyle w:val="CommentReference"/>
        </w:rPr>
        <w:commentReference w:id="87"/>
      </w:r>
      <w:r w:rsidRPr="004F09C9">
        <w:rPr>
          <w:color w:val="000000" w:themeColor="text1"/>
        </w:rPr>
        <w:t>seasonal temperatures are expanding the duration of the warm growing season</w:t>
      </w:r>
      <w:r w:rsidR="00AE4FA4">
        <w:rPr>
          <w:color w:val="000000" w:themeColor="text1"/>
        </w:rPr>
        <w:t xml:space="preserve"> (IPCC, 2013; NOAA, 2017)</w:t>
      </w:r>
      <w:r w:rsidRPr="004F09C9">
        <w:rPr>
          <w:color w:val="000000" w:themeColor="text1"/>
        </w:rPr>
        <w:t>, however the photoperiod cues that insects use to predict seasonality will remain unchanged.</w:t>
      </w:r>
      <w:r w:rsidR="003A4B1B">
        <w:rPr>
          <w:color w:val="000000" w:themeColor="text1"/>
        </w:rPr>
        <w:t xml:space="preserve"> </w:t>
      </w:r>
      <w:r w:rsidR="003A4B1B" w:rsidRPr="001A3D3B">
        <w:rPr>
          <w:color w:val="000000" w:themeColor="text1"/>
        </w:rPr>
        <w:t>The relationship between</w:t>
      </w:r>
      <w:r w:rsidR="003A4B1B">
        <w:rPr>
          <w:color w:val="000000" w:themeColor="text1"/>
        </w:rPr>
        <w:t xml:space="preserve"> increasing temperatures, </w:t>
      </w:r>
      <w:r w:rsidR="003A4B1B" w:rsidRPr="001A3D3B">
        <w:rPr>
          <w:color w:val="000000" w:themeColor="text1"/>
        </w:rPr>
        <w:t>diapause length</w:t>
      </w:r>
      <w:r w:rsidR="003A4B1B">
        <w:rPr>
          <w:color w:val="000000" w:themeColor="text1"/>
        </w:rPr>
        <w:t>,</w:t>
      </w:r>
      <w:r w:rsidR="003A4B1B" w:rsidRPr="001A3D3B">
        <w:rPr>
          <w:color w:val="000000" w:themeColor="text1"/>
        </w:rPr>
        <w:t xml:space="preserve"> and nutrition accumulation could be useful </w:t>
      </w:r>
      <w:r w:rsidR="003A4B1B">
        <w:rPr>
          <w:color w:val="000000" w:themeColor="text1"/>
        </w:rPr>
        <w:t>for estimating changes in the seasonality of insect populations.</w:t>
      </w:r>
      <w:r w:rsidR="0090479F">
        <w:rPr>
          <w:color w:val="000000" w:themeColor="text1"/>
        </w:rPr>
        <w:t xml:space="preserve"> </w:t>
      </w:r>
      <w:r w:rsidRPr="004F09C9">
        <w:rPr>
          <w:color w:val="000000" w:themeColor="text1"/>
        </w:rPr>
        <w:t xml:space="preserve">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access to longer growing seasons. 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After decades of observations, the critical photoperiod of these 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r w:rsidR="00CE792D">
        <w:rPr>
          <w:color w:val="000000" w:themeColor="text1"/>
        </w:rPr>
        <w:t>.</w:t>
      </w:r>
    </w:p>
    <w:p w14:paraId="37917392" w14:textId="7B77A7A9" w:rsidR="006F58EA" w:rsidRPr="004F09C9" w:rsidRDefault="00D27C9E" w:rsidP="00747B93">
      <w:pPr>
        <w:spacing w:line="480" w:lineRule="auto"/>
        <w:ind w:left="-15" w:right="167" w:firstLine="468"/>
        <w:rPr>
          <w:color w:val="000000" w:themeColor="text1"/>
        </w:rPr>
      </w:pPr>
      <w:r w:rsidRPr="00705C52">
        <w:rPr>
          <w:color w:val="000000" w:themeColor="text1"/>
        </w:rPr>
        <w:t xml:space="preserve">A similar shift in critical photoperiod has also been noted in </w:t>
      </w:r>
      <w:r w:rsidR="00CE792D" w:rsidRPr="00705C52">
        <w:rPr>
          <w:color w:val="000000" w:themeColor="text1"/>
        </w:rPr>
        <w:t>the fall webworm (</w:t>
      </w:r>
      <w:proofErr w:type="spellStart"/>
      <w:r w:rsidRPr="00705C52">
        <w:rPr>
          <w:i/>
          <w:color w:val="000000" w:themeColor="text1"/>
        </w:rPr>
        <w:t>Hyphantria</w:t>
      </w:r>
      <w:proofErr w:type="spellEnd"/>
      <w:r w:rsidRPr="00705C52">
        <w:rPr>
          <w:i/>
          <w:color w:val="000000" w:themeColor="text1"/>
        </w:rPr>
        <w:t xml:space="preserve"> </w:t>
      </w:r>
      <w:proofErr w:type="spellStart"/>
      <w:r w:rsidRPr="00705C52">
        <w:rPr>
          <w:i/>
          <w:color w:val="000000" w:themeColor="text1"/>
        </w:rPr>
        <w:t>cunea</w:t>
      </w:r>
      <w:proofErr w:type="spellEnd"/>
      <w:r w:rsidRPr="00705C52">
        <w:rPr>
          <w:i/>
          <w:color w:val="000000" w:themeColor="text1"/>
        </w:rPr>
        <w:t xml:space="preserve"> </w:t>
      </w:r>
      <w:r w:rsidRPr="00705C52">
        <w:rPr>
          <w:color w:val="000000" w:themeColor="text1"/>
        </w:rPr>
        <w:t>(Drury)</w:t>
      </w:r>
      <w:r w:rsidR="00CE792D" w:rsidRPr="00705C52">
        <w:rPr>
          <w:color w:val="000000" w:themeColor="text1"/>
        </w:rPr>
        <w:t>)</w:t>
      </w:r>
      <w:r w:rsidRPr="00705C52">
        <w:rPr>
          <w:color w:val="000000" w:themeColor="text1"/>
        </w:rPr>
        <w:t xml:space="preserve">. </w:t>
      </w:r>
      <w:proofErr w:type="spellStart"/>
      <w:r w:rsidRPr="00705C52">
        <w:rPr>
          <w:color w:val="000000" w:themeColor="text1"/>
        </w:rPr>
        <w:t>Gomi</w:t>
      </w:r>
      <w:proofErr w:type="spellEnd"/>
      <w:r w:rsidRPr="00705C52">
        <w:rPr>
          <w:color w:val="000000" w:themeColor="text1"/>
        </w:rPr>
        <w:t xml:space="preserve"> et al. </w:t>
      </w:r>
      <w:r w:rsidR="00733732" w:rsidRPr="00705C52">
        <w:rPr>
          <w:color w:val="000000" w:themeColor="text1"/>
        </w:rPr>
        <w:t xml:space="preserve">(2007) </w:t>
      </w:r>
      <w:r w:rsidRPr="00705C52">
        <w:rPr>
          <w:color w:val="000000" w:themeColor="text1"/>
        </w:rPr>
        <w:t xml:space="preserve">collected </w:t>
      </w:r>
      <w:r w:rsidR="00CE792D" w:rsidRPr="00705C52">
        <w:rPr>
          <w:color w:val="000000" w:themeColor="text1"/>
        </w:rPr>
        <w:t xml:space="preserve">fall </w:t>
      </w:r>
      <w:r w:rsidRPr="00705C52">
        <w:rPr>
          <w:color w:val="000000" w:themeColor="text1"/>
        </w:rPr>
        <w:t xml:space="preserve">webworm larvae from the same field site in </w:t>
      </w:r>
      <w:r w:rsidR="005058C3" w:rsidRPr="00705C52">
        <w:rPr>
          <w:color w:val="000000" w:themeColor="text1"/>
        </w:rPr>
        <w:t xml:space="preserve">1995 </w:t>
      </w:r>
      <w:r w:rsidRPr="00705C52">
        <w:rPr>
          <w:color w:val="000000" w:themeColor="text1"/>
        </w:rPr>
        <w:t>and</w:t>
      </w:r>
      <w:r w:rsidR="0089461F" w:rsidRPr="00705C52">
        <w:rPr>
          <w:color w:val="000000" w:themeColor="text1"/>
        </w:rPr>
        <w:t xml:space="preserve"> </w:t>
      </w:r>
      <w:r w:rsidRPr="00705C52">
        <w:rPr>
          <w:color w:val="000000" w:themeColor="text1"/>
        </w:rPr>
        <w:t>2002, reared them at 2</w:t>
      </w:r>
      <w:r w:rsidR="005058C3" w:rsidRPr="00705C52">
        <w:rPr>
          <w:color w:val="000000" w:themeColor="text1"/>
        </w:rPr>
        <w:t>5</w:t>
      </w:r>
      <w:r w:rsidR="00834A89" w:rsidRPr="00705C52">
        <w:rPr>
          <w:rFonts w:ascii="Cambria" w:eastAsia="Cambria" w:hAnsi="Cambria" w:cs="Cambria"/>
          <w:color w:val="000000" w:themeColor="text1"/>
          <w:vertAlign w:val="superscript"/>
        </w:rPr>
        <w:t>°</w:t>
      </w:r>
      <w:r w:rsidRPr="00705C52">
        <w:rPr>
          <w:color w:val="000000" w:themeColor="text1"/>
        </w:rPr>
        <w:t>C, and measured their response to a range of photoperiod</w:t>
      </w:r>
      <w:r w:rsidR="00CD4C44" w:rsidRPr="00705C52">
        <w:rPr>
          <w:color w:val="000000" w:themeColor="text1"/>
        </w:rPr>
        <w:t>s</w:t>
      </w:r>
      <w:r w:rsidRPr="00705C52">
        <w:rPr>
          <w:color w:val="000000" w:themeColor="text1"/>
        </w:rPr>
        <w:t xml:space="preserve"> </w:t>
      </w:r>
      <w:r w:rsidRPr="00705C52">
        <w:rPr>
          <w:color w:val="000000" w:themeColor="text1"/>
        </w:rPr>
        <w:lastRenderedPageBreak/>
        <w:t xml:space="preserve">between </w:t>
      </w:r>
      <w:r w:rsidR="005058C3" w:rsidRPr="00705C52">
        <w:rPr>
          <w:color w:val="000000" w:themeColor="text1"/>
        </w:rPr>
        <w:t>13.75</w:t>
      </w:r>
      <w:r w:rsidRPr="00705C52">
        <w:rPr>
          <w:color w:val="000000" w:themeColor="text1"/>
        </w:rPr>
        <w:t>L:10</w:t>
      </w:r>
      <w:r w:rsidR="005058C3" w:rsidRPr="00705C52">
        <w:rPr>
          <w:color w:val="000000" w:themeColor="text1"/>
        </w:rPr>
        <w:t>.25</w:t>
      </w:r>
      <w:r w:rsidRPr="00705C52">
        <w:rPr>
          <w:color w:val="000000" w:themeColor="text1"/>
        </w:rPr>
        <w:t xml:space="preserve">D to 14.5L:9.5D. </w:t>
      </w:r>
      <w:r w:rsidR="001A385E" w:rsidRPr="00705C52">
        <w:rPr>
          <w:color w:val="000000" w:themeColor="text1"/>
        </w:rPr>
        <w:t>T</w:t>
      </w:r>
      <w:r w:rsidRPr="00705C52">
        <w:rPr>
          <w:color w:val="000000" w:themeColor="text1"/>
        </w:rPr>
        <w:t xml:space="preserve">he </w:t>
      </w:r>
      <w:r w:rsidR="001A385E" w:rsidRPr="00705C52">
        <w:rPr>
          <w:color w:val="000000" w:themeColor="text1"/>
        </w:rPr>
        <w:t xml:space="preserve">critical </w:t>
      </w:r>
      <w:r w:rsidRPr="00705C52">
        <w:rPr>
          <w:color w:val="000000" w:themeColor="text1"/>
        </w:rPr>
        <w:t xml:space="preserve">photoperiod </w:t>
      </w:r>
      <w:r w:rsidR="001A385E" w:rsidRPr="00705C52">
        <w:rPr>
          <w:color w:val="000000" w:themeColor="text1"/>
        </w:rPr>
        <w:t>of larvae collected</w:t>
      </w:r>
      <w:r w:rsidR="008C66AB" w:rsidRPr="00705C52">
        <w:rPr>
          <w:color w:val="000000" w:themeColor="text1"/>
        </w:rPr>
        <w:t xml:space="preserve"> in 2002</w:t>
      </w:r>
      <w:r w:rsidR="001A385E" w:rsidRPr="00705C52">
        <w:rPr>
          <w:color w:val="000000" w:themeColor="text1"/>
        </w:rPr>
        <w:t xml:space="preserve"> </w:t>
      </w:r>
      <w:r w:rsidR="00A55533" w:rsidRPr="00705C52">
        <w:rPr>
          <w:color w:val="000000" w:themeColor="text1"/>
        </w:rPr>
        <w:t>shifted down from 14.40 hours to 14.16 hours</w:t>
      </w:r>
      <w:r w:rsidR="006D37D1" w:rsidRPr="00705C52">
        <w:rPr>
          <w:color w:val="000000" w:themeColor="text1"/>
        </w:rPr>
        <w:t xml:space="preserve"> </w:t>
      </w:r>
      <w:r w:rsidR="004E1B2E" w:rsidRPr="00705C52">
        <w:rPr>
          <w:color w:val="000000" w:themeColor="text1"/>
        </w:rPr>
        <w:t xml:space="preserve">and the </w:t>
      </w:r>
      <w:r w:rsidR="006D37D1" w:rsidRPr="00705C52">
        <w:rPr>
          <w:color w:val="000000" w:themeColor="text1"/>
        </w:rPr>
        <w:t xml:space="preserve">thermal constant </w:t>
      </w:r>
      <w:r w:rsidR="00113311" w:rsidRPr="00705C52">
        <w:rPr>
          <w:color w:val="000000" w:themeColor="text1"/>
        </w:rPr>
        <w:t>for</w:t>
      </w:r>
      <w:r w:rsidR="00186D3B" w:rsidRPr="00705C52">
        <w:rPr>
          <w:color w:val="000000" w:themeColor="text1"/>
        </w:rPr>
        <w:t xml:space="preserve"> the Fukui population of fall webworm</w:t>
      </w:r>
      <w:r w:rsidR="004E1B2E" w:rsidRPr="00705C52">
        <w:rPr>
          <w:color w:val="000000" w:themeColor="text1"/>
        </w:rPr>
        <w:t xml:space="preserve"> to complete a single generation</w:t>
      </w:r>
      <w:r w:rsidR="00186D3B" w:rsidRPr="00705C52">
        <w:rPr>
          <w:color w:val="000000" w:themeColor="text1"/>
        </w:rPr>
        <w:t xml:space="preserve"> </w:t>
      </w:r>
      <w:r w:rsidR="006D37D1" w:rsidRPr="00705C52">
        <w:rPr>
          <w:color w:val="000000" w:themeColor="text1"/>
        </w:rPr>
        <w:t xml:space="preserve">was </w:t>
      </w:r>
      <w:r w:rsidR="004E1B2E" w:rsidRPr="00705C52">
        <w:rPr>
          <w:color w:val="000000" w:themeColor="text1"/>
        </w:rPr>
        <w:t xml:space="preserve">determined to be </w:t>
      </w:r>
      <w:r w:rsidR="00113311" w:rsidRPr="00705C52">
        <w:rPr>
          <w:color w:val="000000" w:themeColor="text1"/>
        </w:rPr>
        <w:t>725 degree days</w:t>
      </w:r>
      <w:r w:rsidR="006D37D1" w:rsidRPr="00705C52">
        <w:rPr>
          <w:color w:val="000000" w:themeColor="text1"/>
        </w:rPr>
        <w:t xml:space="preserve"> (</w:t>
      </w:r>
      <w:proofErr w:type="spellStart"/>
      <w:r w:rsidR="006D37D1" w:rsidRPr="00705C52">
        <w:rPr>
          <w:color w:val="000000" w:themeColor="text1"/>
        </w:rPr>
        <w:t>Gomi</w:t>
      </w:r>
      <w:proofErr w:type="spellEnd"/>
      <w:r w:rsidR="006D37D1" w:rsidRPr="00705C52">
        <w:rPr>
          <w:color w:val="000000" w:themeColor="text1"/>
        </w:rPr>
        <w:t xml:space="preserve"> et al. 2007)</w:t>
      </w:r>
      <w:r w:rsidR="00113311" w:rsidRPr="00705C52">
        <w:rPr>
          <w:color w:val="000000" w:themeColor="text1"/>
        </w:rPr>
        <w:t>. The researchers then calculated the annual cumulative temperature between the years 1998 and 2005 and found that the number of degree days has increased from 2032 to 2259</w:t>
      </w:r>
      <w:r w:rsidR="008C66AB" w:rsidRPr="00705C52">
        <w:rPr>
          <w:color w:val="000000" w:themeColor="text1"/>
        </w:rPr>
        <w:t>.</w:t>
      </w:r>
      <w:r w:rsidRPr="00705C52">
        <w:rPr>
          <w:color w:val="000000" w:themeColor="text1"/>
        </w:rPr>
        <w:t xml:space="preserve"> </w:t>
      </w:r>
      <w:r w:rsidR="00E60028" w:rsidRPr="00705C52">
        <w:rPr>
          <w:color w:val="000000" w:themeColor="text1"/>
        </w:rPr>
        <w:t>The increase in the number of degree days and the shift in the number of daylight hours required to induce diapause imp</w:t>
      </w:r>
      <w:r w:rsidR="004E1B2E" w:rsidRPr="00705C52">
        <w:rPr>
          <w:color w:val="000000" w:themeColor="text1"/>
        </w:rPr>
        <w:t>lies</w:t>
      </w:r>
      <w:r w:rsidR="00E60028" w:rsidRPr="00705C52">
        <w:rPr>
          <w:color w:val="000000" w:themeColor="text1"/>
        </w:rPr>
        <w:t xml:space="preserve"> that the fall webworm population in Fukui Japan may be shifting from bivoltine to </w:t>
      </w:r>
      <w:proofErr w:type="spellStart"/>
      <w:r w:rsidR="00E60028" w:rsidRPr="00705C52">
        <w:rPr>
          <w:color w:val="000000" w:themeColor="text1"/>
        </w:rPr>
        <w:t>trivoltine</w:t>
      </w:r>
      <w:proofErr w:type="spellEnd"/>
      <w:r w:rsidR="00E60028" w:rsidRPr="00705C52">
        <w:rPr>
          <w:color w:val="000000" w:themeColor="text1"/>
        </w:rPr>
        <w:t>.</w:t>
      </w:r>
      <w:r w:rsidR="00E60028" w:rsidRPr="00AF5D83">
        <w:rPr>
          <w:color w:val="000000" w:themeColor="text1"/>
        </w:rPr>
        <w:t xml:space="preserve"> </w:t>
      </w:r>
      <w:r w:rsidR="0089461F" w:rsidRPr="00AF5D83">
        <w:rPr>
          <w:color w:val="000000" w:themeColor="text1"/>
        </w:rPr>
        <w:t>T</w:t>
      </w:r>
      <w:r w:rsidRPr="00AF5D83">
        <w:rPr>
          <w:color w:val="000000" w:themeColor="text1"/>
        </w:rPr>
        <w:t>hese</w:t>
      </w:r>
      <w:r w:rsidRPr="004F09C9">
        <w:rPr>
          <w:color w:val="000000" w:themeColor="text1"/>
        </w:rPr>
        <w:t xml:space="preserve"> two studies implicate longer growing seasons </w:t>
      </w:r>
      <w:r w:rsidR="004E1B2E">
        <w:rPr>
          <w:color w:val="000000" w:themeColor="text1"/>
        </w:rPr>
        <w:t xml:space="preserve">as providing </w:t>
      </w:r>
      <w:r w:rsidRPr="004F09C9">
        <w:rPr>
          <w:color w:val="000000" w:themeColor="text1"/>
        </w:rPr>
        <w:t>increas</w:t>
      </w:r>
      <w:r w:rsidR="004E1B2E">
        <w:rPr>
          <w:color w:val="000000" w:themeColor="text1"/>
        </w:rPr>
        <w:t>ed</w:t>
      </w:r>
      <w:r w:rsidRPr="004F09C9">
        <w:rPr>
          <w:color w:val="000000" w:themeColor="text1"/>
        </w:rPr>
        <w:t xml:space="preserve">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 xml:space="preserve">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w:t>
      </w:r>
      <w:r w:rsidRPr="004F09C9">
        <w:rPr>
          <w:color w:val="000000" w:themeColor="text1"/>
        </w:rPr>
        <w:lastRenderedPageBreak/>
        <w:t>diapause could advance the termination of diapause in the short-diapause genotype and the delay of diapause in the long-diapause genotype.</w:t>
      </w:r>
    </w:p>
    <w:p w14:paraId="620B7091" w14:textId="3285F04A"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an increased sensitivity to the cues that terminate diapause </w:t>
      </w:r>
      <w:r>
        <w:rPr>
          <w:color w:val="000000" w:themeColor="text1"/>
        </w:rPr>
        <w:t xml:space="preserve">and it could </w:t>
      </w:r>
      <w:r w:rsidRPr="004F09C9">
        <w:rPr>
          <w:color w:val="000000" w:themeColor="text1"/>
        </w:rPr>
        <w:t xml:space="preserve">be one way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6AACF592"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w:t>
      </w:r>
      <w:r w:rsidRPr="004F09C9">
        <w:rPr>
          <w:color w:val="000000" w:themeColor="text1"/>
        </w:rPr>
        <w:lastRenderedPageBreak/>
        <w:t xml:space="preserve">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w:t>
      </w:r>
      <w:r w:rsidR="00E16EF5">
        <w:rPr>
          <w:color w:val="000000" w:themeColor="text1"/>
        </w:rPr>
        <w:t xml:space="preserve">Larvae with the </w:t>
      </w:r>
      <w:r w:rsidRPr="004F09C9">
        <w:rPr>
          <w:color w:val="000000" w:themeColor="text1"/>
        </w:rPr>
        <w:t xml:space="preserve">long-diapause </w:t>
      </w:r>
      <w:r w:rsidR="00E16EF5">
        <w:rPr>
          <w:color w:val="000000" w:themeColor="text1"/>
        </w:rPr>
        <w:t>genotype</w:t>
      </w:r>
      <w:r w:rsidR="00E16EF5" w:rsidRPr="004F09C9">
        <w:rPr>
          <w:color w:val="000000" w:themeColor="text1"/>
        </w:rPr>
        <w:t xml:space="preserve"> </w:t>
      </w:r>
      <w:r w:rsidRPr="004F09C9">
        <w:rPr>
          <w:color w:val="000000" w:themeColor="text1"/>
        </w:rPr>
        <w:t xml:space="preserve">in these regions </w:t>
      </w:r>
      <w:r w:rsidR="00E16EF5">
        <w:rPr>
          <w:color w:val="000000" w:themeColor="text1"/>
        </w:rPr>
        <w:t>able</w:t>
      </w:r>
      <w:r w:rsidR="00E815AC">
        <w:rPr>
          <w:color w:val="000000" w:themeColor="text1"/>
        </w:rPr>
        <w:t xml:space="preserve"> to</w:t>
      </w:r>
      <w:r w:rsidR="00E16EF5" w:rsidRPr="004F09C9">
        <w:rPr>
          <w:color w:val="000000" w:themeColor="text1"/>
        </w:rPr>
        <w:t xml:space="preserve"> </w:t>
      </w:r>
      <w:r w:rsidRPr="004F09C9">
        <w:rPr>
          <w:color w:val="000000" w:themeColor="text1"/>
        </w:rPr>
        <w:t>avoid diapause could eventually eclose as adults and produce an additional generation of herbivorous larvae.</w:t>
      </w:r>
    </w:p>
    <w:p w14:paraId="1A1616CB" w14:textId="00924AB7" w:rsidR="00391987" w:rsidRDefault="009D38F1" w:rsidP="009D38F1">
      <w:pPr>
        <w:spacing w:line="480" w:lineRule="auto"/>
        <w:ind w:left="0" w:right="90" w:firstLine="720"/>
        <w:rPr>
          <w:color w:val="000000" w:themeColor="text1"/>
        </w:rPr>
      </w:pPr>
      <w:r w:rsidRPr="00B134B2">
        <w:rPr>
          <w:color w:val="000000" w:themeColor="text1"/>
        </w:rPr>
        <w:t xml:space="preserve">Longer and warmer growing seasons have the potential to increase insect feeding, mating, and voltinism. Climate change will affect insect populations, and how insects respond to climate change will determine which insects are losers and which are winners,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is no exception. European corn borer is a major agricultural pest 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comprehensive approach to dealing with the response of pest insects to climate change is imperative.</w:t>
      </w:r>
      <w:r w:rsidR="00391987">
        <w:rPr>
          <w:color w:val="000000" w:themeColor="text1"/>
        </w:rPr>
        <w:br w:type="page"/>
      </w: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lastRenderedPageBreak/>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15"/>
                    <a:stretch>
                      <a:fillRect/>
                    </a:stretch>
                  </pic:blipFill>
                  <pic:spPr>
                    <a:xfrm>
                      <a:off x="0" y="0"/>
                      <a:ext cx="5289896" cy="6845748"/>
                    </a:xfrm>
                    <a:prstGeom prst="rect">
                      <a:avLst/>
                    </a:prstGeom>
                  </pic:spPr>
                </pic:pic>
              </a:graphicData>
            </a:graphic>
          </wp:inline>
        </w:drawing>
      </w:r>
    </w:p>
    <w:p w14:paraId="75FCA79D" w14:textId="64740B55" w:rsidR="00391987" w:rsidRDefault="00350BD0" w:rsidP="00391987">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r w:rsidR="001B780C">
        <w:rPr>
          <w:color w:val="000000" w:themeColor="text1"/>
        </w:rPr>
        <w:t>Peak w</w:t>
      </w:r>
      <w:r w:rsidRPr="004F09C9">
        <w:rPr>
          <w:color w:val="000000" w:themeColor="text1"/>
        </w:rPr>
        <w:t xml:space="preserve">et mass accumulation </w:t>
      </w:r>
      <w:r w:rsidR="001B780C">
        <w:rPr>
          <w:color w:val="000000" w:themeColor="text1"/>
        </w:rPr>
        <w:t>between with different diapause-genotypes.</w:t>
      </w:r>
      <w:r w:rsidRPr="004F09C9">
        <w:rPr>
          <w:color w:val="000000" w:themeColor="text1"/>
        </w:rPr>
        <w:t xml:space="preserve">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r w:rsidR="00391987">
        <w:rPr>
          <w:color w:val="000000" w:themeColor="text1"/>
        </w:rPr>
        <w:br w:type="page"/>
      </w: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lastRenderedPageBreak/>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16"/>
                    <a:stretch>
                      <a:fillRect/>
                    </a:stretch>
                  </pic:blipFill>
                  <pic:spPr>
                    <a:xfrm>
                      <a:off x="0" y="0"/>
                      <a:ext cx="4636082" cy="5999635"/>
                    </a:xfrm>
                    <a:prstGeom prst="rect">
                      <a:avLst/>
                    </a:prstGeom>
                  </pic:spPr>
                </pic:pic>
              </a:graphicData>
            </a:graphic>
          </wp:inline>
        </w:drawing>
      </w:r>
    </w:p>
    <w:p w14:paraId="70216104" w14:textId="3315EA40" w:rsidR="00391987"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DF=30,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DF=43, p-value</w:t>
      </w:r>
      <w:r w:rsidR="00314E0B">
        <w:rPr>
          <w:rFonts w:ascii="Cambria" w:eastAsia="Cambria" w:hAnsi="Cambria" w:cs="Cambria"/>
          <w:color w:val="000000" w:themeColor="text1"/>
        </w:rPr>
        <w:t>&lt;0.001</w:t>
      </w:r>
      <w:r w:rsidRPr="004F09C9">
        <w:rPr>
          <w:color w:val="000000" w:themeColor="text1"/>
        </w:rPr>
        <w:t>).</w:t>
      </w:r>
      <w:r w:rsidR="00391987">
        <w:rPr>
          <w:color w:val="000000" w:themeColor="text1"/>
        </w:rPr>
        <w:br w:type="page"/>
      </w:r>
    </w:p>
    <w:p w14:paraId="04511327"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lastRenderedPageBreak/>
        <w:drawing>
          <wp:inline distT="0" distB="0" distL="0" distR="0" wp14:anchorId="1AEB6FDE" wp14:editId="552F699E">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17"/>
                    <a:stretch>
                      <a:fillRect/>
                    </a:stretch>
                  </pic:blipFill>
                  <pic:spPr>
                    <a:xfrm>
                      <a:off x="0" y="0"/>
                      <a:ext cx="4754921" cy="6153427"/>
                    </a:xfrm>
                    <a:prstGeom prst="rect">
                      <a:avLst/>
                    </a:prstGeom>
                  </pic:spPr>
                </pic:pic>
              </a:graphicData>
            </a:graphic>
          </wp:inline>
        </w:drawing>
      </w:r>
    </w:p>
    <w:p w14:paraId="35CC93DB" w14:textId="196F7A25" w:rsidR="00391987"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 xml:space="preserve">production at day-9 was significantly different than day-6 (F-statistic=30.31, </w:t>
      </w:r>
      <w:proofErr w:type="spellStart"/>
      <w:r w:rsidRPr="004F09C9">
        <w:rPr>
          <w:color w:val="000000" w:themeColor="text1"/>
        </w:rPr>
        <w:t>Df</w:t>
      </w:r>
      <w:proofErr w:type="spellEnd"/>
      <w:r w:rsidRPr="004F09C9">
        <w:rPr>
          <w:color w:val="000000" w:themeColor="text1"/>
        </w:rPr>
        <w:t>=26,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 xml:space="preserve">production was significantly difference on day-5 (F-statistic=13.99, </w:t>
      </w:r>
      <w:proofErr w:type="spellStart"/>
      <w:r w:rsidRPr="004F09C9">
        <w:rPr>
          <w:color w:val="000000" w:themeColor="text1"/>
        </w:rPr>
        <w:t>Df</w:t>
      </w:r>
      <w:proofErr w:type="spellEnd"/>
      <w:r w:rsidRPr="004F09C9">
        <w:rPr>
          <w:color w:val="000000" w:themeColor="text1"/>
        </w:rPr>
        <w:t>=47, p-value</w:t>
      </w:r>
      <w:r w:rsidR="00314E0B">
        <w:rPr>
          <w:rFonts w:ascii="Cambria" w:eastAsia="Cambria" w:hAnsi="Cambria" w:cs="Cambria"/>
          <w:color w:val="000000" w:themeColor="text1"/>
        </w:rPr>
        <w:t>&lt;0.001</w:t>
      </w:r>
      <w:r w:rsidRPr="004F09C9">
        <w:rPr>
          <w:color w:val="000000" w:themeColor="text1"/>
        </w:rPr>
        <w:t>)</w:t>
      </w:r>
      <w:r>
        <w:rPr>
          <w:color w:val="000000" w:themeColor="text1"/>
        </w:rPr>
        <w:t>.</w:t>
      </w:r>
      <w:r w:rsidR="00391987">
        <w:rPr>
          <w:color w:val="000000" w:themeColor="text1"/>
        </w:rPr>
        <w:br w:type="page"/>
      </w:r>
    </w:p>
    <w:p w14:paraId="05A25ADD"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lastRenderedPageBreak/>
        <w:drawing>
          <wp:inline distT="0" distB="0" distL="0" distR="0" wp14:anchorId="36D98059" wp14:editId="511DB0FF">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18"/>
                    <a:stretch>
                      <a:fillRect/>
                    </a:stretch>
                  </pic:blipFill>
                  <pic:spPr>
                    <a:xfrm>
                      <a:off x="0" y="0"/>
                      <a:ext cx="5943810" cy="4592944"/>
                    </a:xfrm>
                    <a:prstGeom prst="rect">
                      <a:avLst/>
                    </a:prstGeom>
                  </pic:spPr>
                </pic:pic>
              </a:graphicData>
            </a:graphic>
          </wp:inline>
        </w:drawing>
      </w:r>
    </w:p>
    <w:p w14:paraId="4B2FD8F0" w14:textId="44C30B65" w:rsidR="00391987" w:rsidRDefault="00D436AC">
      <w:pPr>
        <w:spacing w:line="251" w:lineRule="auto"/>
        <w:ind w:left="1153" w:right="90" w:hanging="1168"/>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Comparison 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r w:rsidR="00391987">
        <w:rPr>
          <w:color w:val="000000" w:themeColor="text1"/>
        </w:rPr>
        <w:br w:type="page"/>
      </w: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19"/>
                    <a:stretch>
                      <a:fillRect/>
                    </a:stretch>
                  </pic:blipFill>
                  <pic:spPr>
                    <a:xfrm>
                      <a:off x="0" y="0"/>
                      <a:ext cx="5289896" cy="6845748"/>
                    </a:xfrm>
                    <a:prstGeom prst="rect">
                      <a:avLst/>
                    </a:prstGeom>
                  </pic:spPr>
                </pic:pic>
              </a:graphicData>
            </a:graphic>
          </wp:inline>
        </w:drawing>
      </w:r>
    </w:p>
    <w:p w14:paraId="0CBF2A5B" w14:textId="57E13C80" w:rsidR="00391987"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DF=14, p-value=0.319).</w:t>
      </w:r>
      <w:r w:rsidR="00391987">
        <w:rPr>
          <w:color w:val="000000" w:themeColor="text1"/>
        </w:rPr>
        <w:br w:type="page"/>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0"/>
                    <a:stretch>
                      <a:fillRect/>
                    </a:stretch>
                  </pic:blipFill>
                  <pic:spPr>
                    <a:xfrm>
                      <a:off x="0" y="0"/>
                      <a:ext cx="5349199" cy="6922492"/>
                    </a:xfrm>
                    <a:prstGeom prst="rect">
                      <a:avLst/>
                    </a:prstGeom>
                  </pic:spPr>
                </pic:pic>
              </a:graphicData>
            </a:graphic>
          </wp:inline>
        </w:drawing>
      </w:r>
    </w:p>
    <w:p w14:paraId="16CA19FF" w14:textId="28DB6FF6" w:rsidR="00391987"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4350FC">
        <w:rPr>
          <w:color w:val="000000" w:themeColor="text1"/>
        </w:rPr>
        <w:t>W</w:t>
      </w:r>
      <w:r w:rsidR="003224B7">
        <w:rPr>
          <w:color w:val="000000" w:themeColor="text1"/>
        </w:rPr>
        <w:t>andering day did not significantly differ between diapause genotype</w:t>
      </w:r>
      <w:r w:rsidR="005A1E1C">
        <w:rPr>
          <w:color w:val="000000" w:themeColor="text1"/>
        </w:rPr>
        <w:t xml:space="preserve"> (non-diapause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 xml:space="preserve">t-value -45.82, </w:t>
      </w:r>
      <w:proofErr w:type="spellStart"/>
      <w:r w:rsidR="002841A6">
        <w:rPr>
          <w:color w:val="000000" w:themeColor="text1"/>
        </w:rPr>
        <w:t>Df</w:t>
      </w:r>
      <w:proofErr w:type="spellEnd"/>
      <w:r w:rsidR="002841A6">
        <w:rPr>
          <w:color w:val="000000" w:themeColor="text1"/>
        </w:rPr>
        <w:t>= 3381, p-value</w:t>
      </w:r>
      <w:r w:rsidR="00314E0B">
        <w:rPr>
          <w:color w:val="000000" w:themeColor="text1"/>
        </w:rPr>
        <w:t>&lt;0.001</w:t>
      </w:r>
      <w:r w:rsidR="00E634D0">
        <w:rPr>
          <w:color w:val="000000" w:themeColor="text1"/>
        </w:rPr>
        <w:t>)</w:t>
      </w:r>
      <w:r w:rsidR="002841A6">
        <w:rPr>
          <w:color w:val="000000" w:themeColor="text1"/>
        </w:rPr>
        <w:t>.</w:t>
      </w:r>
      <w:r w:rsidR="00391987">
        <w:rPr>
          <w:color w:val="000000" w:themeColor="text1"/>
        </w:rPr>
        <w:br w:type="page"/>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21"/>
                    <a:stretch>
                      <a:fillRect/>
                    </a:stretch>
                  </pic:blipFill>
                  <pic:spPr>
                    <a:xfrm>
                      <a:off x="0" y="0"/>
                      <a:ext cx="4457705" cy="5768795"/>
                    </a:xfrm>
                    <a:prstGeom prst="rect">
                      <a:avLst/>
                    </a:prstGeom>
                  </pic:spPr>
                </pic:pic>
              </a:graphicData>
            </a:graphic>
          </wp:inline>
        </w:drawing>
      </w:r>
    </w:p>
    <w:p w14:paraId="5679927A" w14:textId="2244E320" w:rsidR="00391987"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 xml:space="preserve">85, </w:t>
      </w:r>
      <w:proofErr w:type="spellStart"/>
      <w:r w:rsidR="00B71FB5" w:rsidRPr="004F09C9">
        <w:rPr>
          <w:color w:val="000000" w:themeColor="text1"/>
        </w:rPr>
        <w:t>Df</w:t>
      </w:r>
      <w:proofErr w:type="spellEnd"/>
      <w:r w:rsidRPr="004F09C9">
        <w:rPr>
          <w:color w:val="000000" w:themeColor="text1"/>
        </w:rPr>
        <w:t>=10.9, p-value</w:t>
      </w:r>
      <w:r w:rsidR="00314E0B">
        <w:rPr>
          <w:rFonts w:ascii="Cambria" w:eastAsia="Cambria" w:hAnsi="Cambria" w:cs="Cambria"/>
          <w:color w:val="000000" w:themeColor="text1"/>
        </w:rPr>
        <w:t>&lt;0.001</w:t>
      </w:r>
      <w:r w:rsidRPr="004F09C9">
        <w:rPr>
          <w:color w:val="000000" w:themeColor="text1"/>
        </w:rPr>
        <w:t xml:space="preserve">) and photoperiod (t-value=-9.66, </w:t>
      </w:r>
      <w:proofErr w:type="spellStart"/>
      <w:r w:rsidRPr="004F09C9">
        <w:rPr>
          <w:color w:val="000000" w:themeColor="text1"/>
        </w:rPr>
        <w:t>Df</w:t>
      </w:r>
      <w:proofErr w:type="spellEnd"/>
      <w:r w:rsidRPr="004F09C9">
        <w:rPr>
          <w:color w:val="000000" w:themeColor="text1"/>
        </w:rPr>
        <w:t>=133.3, p-value</w:t>
      </w:r>
      <w:r w:rsidR="00314E0B">
        <w:rPr>
          <w:rFonts w:ascii="Cambria" w:eastAsia="Cambria" w:hAnsi="Cambria" w:cs="Cambria"/>
          <w:color w:val="000000" w:themeColor="text1"/>
        </w:rPr>
        <w:t>&lt;0.001</w:t>
      </w:r>
      <w:r w:rsidRPr="004F09C9">
        <w:rPr>
          <w:color w:val="000000" w:themeColor="text1"/>
        </w:rPr>
        <w:t xml:space="preserve">).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r w:rsidR="00E872D5">
        <w:rPr>
          <w:color w:val="000000" w:themeColor="text1"/>
        </w:rPr>
        <w:t>a</w:t>
      </w:r>
      <w:r w:rsidRPr="004F09C9">
        <w:rPr>
          <w:color w:val="000000" w:themeColor="text1"/>
        </w:rPr>
        <w:t xml:space="preserve">ffected by diapause genotype (t-value=4.08, </w:t>
      </w:r>
      <w:proofErr w:type="spellStart"/>
      <w:r w:rsidRPr="004F09C9">
        <w:rPr>
          <w:color w:val="000000" w:themeColor="text1"/>
        </w:rPr>
        <w:t>Df</w:t>
      </w:r>
      <w:proofErr w:type="spellEnd"/>
      <w:r w:rsidRPr="004F09C9">
        <w:rPr>
          <w:color w:val="000000" w:themeColor="text1"/>
        </w:rPr>
        <w:t>=186.8, p-value</w:t>
      </w:r>
      <w:r w:rsidR="00314E0B">
        <w:rPr>
          <w:rFonts w:ascii="Cambria" w:eastAsia="Cambria" w:hAnsi="Cambria" w:cs="Cambria"/>
          <w:color w:val="000000" w:themeColor="text1"/>
        </w:rPr>
        <w:t>&lt;0.001</w:t>
      </w:r>
      <w:r w:rsidRPr="004F09C9">
        <w:rPr>
          <w:color w:val="000000" w:themeColor="text1"/>
        </w:rPr>
        <w:t xml:space="preserve">) and photoperiod (t-value=-10.23, </w:t>
      </w:r>
      <w:proofErr w:type="spellStart"/>
      <w:r w:rsidRPr="004F09C9">
        <w:rPr>
          <w:color w:val="000000" w:themeColor="text1"/>
        </w:rPr>
        <w:t>Df</w:t>
      </w:r>
      <w:proofErr w:type="spellEnd"/>
      <w:r w:rsidRPr="004F09C9">
        <w:rPr>
          <w:color w:val="000000" w:themeColor="text1"/>
        </w:rPr>
        <w:t>=191.6, p-value</w:t>
      </w:r>
      <w:r w:rsidR="00314E0B">
        <w:rPr>
          <w:rFonts w:ascii="Cambria" w:eastAsia="Cambria" w:hAnsi="Cambria" w:cs="Cambria"/>
          <w:color w:val="000000" w:themeColor="text1"/>
        </w:rPr>
        <w:t>&lt;0.001</w:t>
      </w:r>
      <w:r w:rsidRPr="004F09C9">
        <w:rPr>
          <w:color w:val="000000" w:themeColor="text1"/>
        </w:rPr>
        <w:t>).</w:t>
      </w:r>
      <w:r w:rsidR="00391987">
        <w:rPr>
          <w:color w:val="000000" w:themeColor="text1"/>
        </w:rPr>
        <w:br w:type="page"/>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22"/>
                    <a:stretch>
                      <a:fillRect/>
                    </a:stretch>
                  </pic:blipFill>
                  <pic:spPr>
                    <a:xfrm>
                      <a:off x="0" y="0"/>
                      <a:ext cx="4398324" cy="5691949"/>
                    </a:xfrm>
                    <a:prstGeom prst="rect">
                      <a:avLst/>
                    </a:prstGeom>
                  </pic:spPr>
                </pic:pic>
              </a:graphicData>
            </a:graphic>
          </wp:inline>
        </w:drawing>
      </w:r>
    </w:p>
    <w:p w14:paraId="4E113A98" w14:textId="2B5A25A7" w:rsidR="00391987"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Comparing lipid mass depletion and lean mass depletion between individuals reared in diapause programming conditions. (A) Comparing lean mass depletion during diapause between the long-diapause genotype (red) and short-diapause genotype (blue). Lean mass depletion during diapause was significantly different between diapause genotypes (t-value=2.45, </w:t>
      </w:r>
      <w:proofErr w:type="spellStart"/>
      <w:r w:rsidRPr="004F09C9">
        <w:rPr>
          <w:color w:val="000000" w:themeColor="text1"/>
        </w:rPr>
        <w:t>Df</w:t>
      </w:r>
      <w:proofErr w:type="spellEnd"/>
      <w:r w:rsidRPr="004F09C9">
        <w:rPr>
          <w:color w:val="000000" w:themeColor="text1"/>
        </w:rPr>
        <w:t>=10.</w:t>
      </w:r>
      <w:r w:rsidR="00B71FB5" w:rsidRPr="004F09C9">
        <w:rPr>
          <w:color w:val="000000" w:themeColor="text1"/>
        </w:rPr>
        <w:t>7, p</w:t>
      </w:r>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r w:rsidR="00E872D5">
        <w:rPr>
          <w:color w:val="000000" w:themeColor="text1"/>
        </w:rPr>
        <w:t>a</w:t>
      </w:r>
      <w:r w:rsidRPr="004F09C9">
        <w:rPr>
          <w:color w:val="000000" w:themeColor="text1"/>
        </w:rPr>
        <w:t xml:space="preserve">ffected by diapause genotype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 xml:space="preserve">p-value=0.000) and Sample day fifteen significantly </w:t>
      </w:r>
      <w:r w:rsidR="00B71FB5" w:rsidRPr="004F09C9">
        <w:rPr>
          <w:color w:val="000000" w:themeColor="text1"/>
        </w:rPr>
        <w:t>affected</w:t>
      </w:r>
      <w:r w:rsidRPr="004F09C9">
        <w:rPr>
          <w:color w:val="000000" w:themeColor="text1"/>
        </w:rPr>
        <w:t xml:space="preserve"> lipid mass depletion (t-value=-2.38, </w:t>
      </w:r>
      <w:proofErr w:type="spellStart"/>
      <w:r w:rsidRPr="004F09C9">
        <w:rPr>
          <w:color w:val="000000" w:themeColor="text1"/>
        </w:rPr>
        <w:t>Df</w:t>
      </w:r>
      <w:proofErr w:type="spellEnd"/>
      <w:r w:rsidRPr="004F09C9">
        <w:rPr>
          <w:color w:val="000000" w:themeColor="text1"/>
        </w:rPr>
        <w:t>=14.</w:t>
      </w:r>
      <w:r w:rsidR="00B71FB5" w:rsidRPr="004F09C9">
        <w:rPr>
          <w:color w:val="000000" w:themeColor="text1"/>
        </w:rPr>
        <w:t>1, p</w:t>
      </w:r>
      <w:r w:rsidRPr="004F09C9">
        <w:rPr>
          <w:color w:val="000000" w:themeColor="text1"/>
        </w:rPr>
        <w:t xml:space="preserve">-value=0.032). Lipid mass depletion among long-diapause genotype larvae did not significantly change during diapause (3-9A). Among short-diapause genotype larvae, lipid mass depletion was only significantly different on day 15 (t-value=-3.88, </w:t>
      </w:r>
      <w:proofErr w:type="spellStart"/>
      <w:r w:rsidRPr="004F09C9">
        <w:rPr>
          <w:color w:val="000000" w:themeColor="text1"/>
        </w:rPr>
        <w:t>Df</w:t>
      </w:r>
      <w:proofErr w:type="spellEnd"/>
      <w:r w:rsidRPr="004F09C9">
        <w:rPr>
          <w:color w:val="000000" w:themeColor="text1"/>
        </w:rPr>
        <w:t>=111.</w:t>
      </w:r>
      <w:r w:rsidR="00B71FB5" w:rsidRPr="004F09C9">
        <w:rPr>
          <w:color w:val="000000" w:themeColor="text1"/>
        </w:rPr>
        <w:t>4, p</w:t>
      </w:r>
      <w:r w:rsidRPr="004F09C9">
        <w:rPr>
          <w:color w:val="000000" w:themeColor="text1"/>
        </w:rPr>
        <w:t>-value</w:t>
      </w:r>
      <w:r w:rsidR="00314E0B">
        <w:rPr>
          <w:rFonts w:ascii="Cambria" w:eastAsia="Cambria" w:hAnsi="Cambria" w:cs="Cambria"/>
          <w:color w:val="000000" w:themeColor="text1"/>
        </w:rPr>
        <w:t>&lt;0.001</w:t>
      </w:r>
      <w:r w:rsidRPr="004F09C9">
        <w:rPr>
          <w:color w:val="000000" w:themeColor="text1"/>
        </w:rPr>
        <w:t>) (3-9B).</w:t>
      </w:r>
      <w:r w:rsidR="00391987">
        <w:rPr>
          <w:color w:val="000000" w:themeColor="text1"/>
        </w:rPr>
        <w:br w:type="page"/>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proofErr w:type="spellStart"/>
            <w:r w:rsidRPr="004F09C9">
              <w:rPr>
                <w:color w:val="000000" w:themeColor="text1"/>
              </w:rPr>
              <w:t>Df</w:t>
            </w:r>
            <w:proofErr w:type="spellEnd"/>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47C7FA53"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6366AAC9"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07928F8B" w:rsidR="00391987" w:rsidRDefault="00391987">
      <w:pPr>
        <w:spacing w:line="259" w:lineRule="auto"/>
        <w:ind w:left="1076" w:right="90" w:hanging="1091"/>
        <w:rPr>
          <w:color w:val="000000" w:themeColor="text1"/>
        </w:rPr>
      </w:pPr>
      <w:r>
        <w:rPr>
          <w:color w:val="000000" w:themeColor="text1"/>
        </w:rPr>
        <w:br w:type="page"/>
      </w: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proofErr w:type="spellStart"/>
            <w:r w:rsidRPr="004F09C9">
              <w:rPr>
                <w:color w:val="000000" w:themeColor="text1"/>
              </w:rPr>
              <w:t>Df</w:t>
            </w:r>
            <w:proofErr w:type="spellEnd"/>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48C0DA25"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459F98A8" w:rsidR="00391987" w:rsidRDefault="00391987">
      <w:pPr>
        <w:spacing w:line="259" w:lineRule="auto"/>
        <w:ind w:left="1076" w:right="90" w:hanging="1091"/>
        <w:rPr>
          <w:color w:val="000000" w:themeColor="text1"/>
        </w:rPr>
      </w:pPr>
      <w:r>
        <w:rPr>
          <w:color w:val="000000" w:themeColor="text1"/>
        </w:rPr>
        <w:br w:type="page"/>
      </w:r>
    </w:p>
    <w:p w14:paraId="07F2276E" w14:textId="3D439D78"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proofErr w:type="spellStart"/>
            <w:r w:rsidRPr="004F09C9">
              <w:rPr>
                <w:color w:val="000000" w:themeColor="text1"/>
              </w:rPr>
              <w:t>Df</w:t>
            </w:r>
            <w:proofErr w:type="spellEnd"/>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3832DDDB"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2190B35D" w:rsidR="00391987" w:rsidRDefault="00391987">
      <w:pPr>
        <w:spacing w:line="259" w:lineRule="auto"/>
        <w:ind w:left="1076" w:right="90" w:hanging="1091"/>
        <w:rPr>
          <w:color w:val="000000" w:themeColor="text1"/>
        </w:rPr>
      </w:pPr>
      <w:r>
        <w:rPr>
          <w:color w:val="000000" w:themeColor="text1"/>
        </w:rPr>
        <w:br w:type="page"/>
      </w: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proofErr w:type="spellStart"/>
            <w:r w:rsidRPr="004F09C9">
              <w:rPr>
                <w:color w:val="000000" w:themeColor="text1"/>
              </w:rPr>
              <w:t>Df</w:t>
            </w:r>
            <w:proofErr w:type="spellEnd"/>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686B7DCC"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33FBA109" w:rsidR="00391987" w:rsidRDefault="00391987">
      <w:pPr>
        <w:spacing w:line="259" w:lineRule="auto"/>
        <w:ind w:left="1076" w:right="90" w:hanging="1091"/>
        <w:rPr>
          <w:color w:val="000000" w:themeColor="text1"/>
        </w:rPr>
      </w:pPr>
      <w:r>
        <w:rPr>
          <w:color w:val="000000" w:themeColor="text1"/>
        </w:rPr>
        <w:br w:type="page"/>
      </w: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6FC251A4"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2B6539C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41B76489"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6FF54E75" w:rsidR="0089758D" w:rsidRPr="00E60028" w:rsidRDefault="00696197" w:rsidP="0089758D">
            <w:pPr>
              <w:spacing w:after="0" w:line="259" w:lineRule="auto"/>
              <w:ind w:left="0" w:firstLine="0"/>
              <w:jc w:val="center"/>
              <w:rPr>
                <w:color w:val="000000" w:themeColor="text1"/>
              </w:rPr>
            </w:pPr>
            <w:r w:rsidRPr="00314E0B">
              <w:rPr>
                <w:rFonts w:ascii="Cambria" w:eastAsia="Cambria" w:hAnsi="Cambria" w:cs="Cambria"/>
                <w:color w:val="000000" w:themeColor="text1"/>
              </w:rPr>
              <w:t>&lt;0.001*</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A528DB">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1E1EBA80" w:rsidR="00F61329" w:rsidRPr="004F09C9" w:rsidRDefault="00696197" w:rsidP="00A528DB">
            <w:pPr>
              <w:spacing w:after="0" w:line="259" w:lineRule="auto"/>
              <w:ind w:left="60" w:firstLine="0"/>
              <w:rPr>
                <w:color w:val="000000" w:themeColor="text1"/>
              </w:rPr>
            </w:pPr>
            <w:r>
              <w:rPr>
                <w:color w:val="000000" w:themeColor="text1"/>
              </w:rPr>
              <w:t>&lt;0.001*</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5E820C93" w:rsidR="00B35900" w:rsidRPr="004F09C9" w:rsidRDefault="00696197" w:rsidP="00A528DB">
            <w:pPr>
              <w:spacing w:after="0" w:line="259" w:lineRule="auto"/>
              <w:ind w:left="91" w:firstLine="0"/>
              <w:rPr>
                <w:color w:val="000000" w:themeColor="text1"/>
              </w:rPr>
            </w:pPr>
            <w:r>
              <w:rPr>
                <w:color w:val="000000" w:themeColor="text1"/>
              </w:rPr>
              <w:t>&lt;0.001*</w:t>
            </w:r>
          </w:p>
        </w:tc>
      </w:tr>
    </w:tbl>
    <w:p w14:paraId="22C07E77" w14:textId="37B134E3" w:rsidR="00391987" w:rsidRDefault="00391987">
      <w:pPr>
        <w:spacing w:line="259" w:lineRule="auto"/>
        <w:ind w:left="1076" w:right="90" w:hanging="1091"/>
        <w:rPr>
          <w:color w:val="000000" w:themeColor="text1"/>
        </w:rPr>
      </w:pPr>
      <w:r>
        <w:rPr>
          <w:color w:val="000000" w:themeColor="text1"/>
        </w:rPr>
        <w:br w:type="page"/>
      </w: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1142B2AF"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59DF5A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1893CA9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18FF98F1"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bl>
    <w:p w14:paraId="6777DC1B" w14:textId="25821CE7" w:rsidR="00391987" w:rsidRDefault="00391987" w:rsidP="0089758D">
      <w:pPr>
        <w:spacing w:line="259" w:lineRule="auto"/>
        <w:ind w:left="-5" w:right="90"/>
        <w:rPr>
          <w:color w:val="000000" w:themeColor="text1"/>
        </w:rPr>
      </w:pPr>
      <w:r>
        <w:rPr>
          <w:color w:val="000000" w:themeColor="text1"/>
        </w:rPr>
        <w:br w:type="page"/>
      </w: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proofErr w:type="spellStart"/>
            <w:r w:rsidRPr="004F09C9">
              <w:rPr>
                <w:color w:val="000000" w:themeColor="text1"/>
              </w:rPr>
              <w:t>Df</w:t>
            </w:r>
            <w:proofErr w:type="spellEnd"/>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2CDC1F9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01D4EA7A" w:rsidR="00391987" w:rsidRDefault="00391987" w:rsidP="0089758D">
      <w:pPr>
        <w:spacing w:line="259" w:lineRule="auto"/>
        <w:ind w:left="1076" w:right="90" w:hanging="1091"/>
        <w:rPr>
          <w:color w:val="000000" w:themeColor="text1"/>
        </w:rPr>
      </w:pPr>
      <w:r>
        <w:rPr>
          <w:color w:val="000000" w:themeColor="text1"/>
        </w:rPr>
        <w:br w:type="page"/>
      </w: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464FEA2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4E728770" w:rsidR="00391987" w:rsidRDefault="00391987" w:rsidP="00391987">
      <w:pPr>
        <w:spacing w:after="174" w:line="259" w:lineRule="auto"/>
        <w:ind w:right="80"/>
        <w:rPr>
          <w:color w:val="000000" w:themeColor="text1"/>
        </w:rPr>
      </w:pPr>
      <w:r>
        <w:rPr>
          <w:color w:val="000000" w:themeColor="text1"/>
        </w:rPr>
        <w:br w:type="page"/>
      </w: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9CE0665"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1B2751">
        <w:rPr>
          <w:i/>
          <w:color w:val="000000" w:themeColor="text1"/>
        </w:rPr>
        <w:t>Pectinophora</w:t>
      </w:r>
      <w:proofErr w:type="spellEnd"/>
      <w:r w:rsidRPr="001B2751">
        <w:rPr>
          <w:i/>
          <w:color w:val="000000" w:themeColor="text1"/>
        </w:rPr>
        <w:t xml:space="preserve"> </w:t>
      </w:r>
      <w:proofErr w:type="spellStart"/>
      <w:r w:rsidRPr="001B2751">
        <w:rPr>
          <w:i/>
          <w:color w:val="000000" w:themeColor="text1"/>
        </w:rPr>
        <w:t>gossypiella</w:t>
      </w:r>
      <w:proofErr w:type="spellEnd"/>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44039CFD"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xml:space="preserve">.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del w:id="89" w:author="Beck, John - ARS" w:date="2019-03-11T09:59:00Z">
        <w:r w:rsidR="001C689C" w:rsidDel="00FE1893">
          <w:rPr>
            <w:color w:val="000000" w:themeColor="text1"/>
          </w:rPr>
          <w:delText>E</w:delText>
        </w:r>
        <w:r w:rsidRPr="004F09C9" w:rsidDel="00FE1893">
          <w:rPr>
            <w:color w:val="000000" w:themeColor="text1"/>
          </w:rPr>
          <w:delText>nergy</w:delText>
        </w:r>
      </w:del>
      <w:ins w:id="90" w:author="Beck, John - ARS" w:date="2019-03-11T09:59:00Z">
        <w:r w:rsidR="00FE1893">
          <w:rPr>
            <w:color w:val="000000" w:themeColor="text1"/>
          </w:rPr>
          <w:t>e</w:t>
        </w:r>
        <w:r w:rsidR="00FE1893" w:rsidRPr="004F09C9">
          <w:rPr>
            <w:color w:val="000000" w:themeColor="text1"/>
          </w:rPr>
          <w:t>nergy</w:t>
        </w:r>
      </w:ins>
      <w:r w:rsidRPr="004F09C9">
        <w:rPr>
          <w:color w:val="000000" w:themeColor="text1"/>
        </w:rPr>
        <w:t xml:space="preserve">,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w:t>
      </w:r>
      <w:proofErr w:type="spellStart"/>
      <w:r w:rsidRPr="001B2751">
        <w:rPr>
          <w:i/>
          <w:color w:val="000000" w:themeColor="text1"/>
        </w:rPr>
        <w:t>nubilalis</w:t>
      </w:r>
      <w:proofErr w:type="spellEnd"/>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w:t>
      </w:r>
      <w:r w:rsidR="00E26727">
        <w:rPr>
          <w:color w:val="000000" w:themeColor="text1"/>
        </w:rPr>
        <w:t>-</w:t>
      </w:r>
      <w:r w:rsidRPr="004F09C9">
        <w:rPr>
          <w:color w:val="000000" w:themeColor="text1"/>
        </w:rPr>
        <w:t>145.</w:t>
      </w:r>
    </w:p>
    <w:p w14:paraId="6A268F53"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proofErr w:type="spellStart"/>
      <w:r w:rsidRPr="00344E94">
        <w:rPr>
          <w:i/>
          <w:color w:val="000000" w:themeColor="text1"/>
        </w:rPr>
        <w:t>Ostrinia</w:t>
      </w:r>
      <w:proofErr w:type="spellEnd"/>
      <w:r w:rsidRPr="00344E94">
        <w:rPr>
          <w:i/>
          <w:color w:val="000000" w:themeColor="text1"/>
        </w:rPr>
        <w:t xml:space="preserve"> </w:t>
      </w:r>
      <w:proofErr w:type="spellStart"/>
      <w:r w:rsidRPr="00344E94">
        <w:rPr>
          <w:i/>
          <w:color w:val="000000" w:themeColor="text1"/>
        </w:rPr>
        <w:t>nubilalis</w:t>
      </w:r>
      <w:proofErr w:type="spellEnd"/>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w:t>
      </w:r>
      <w:proofErr w:type="spellStart"/>
      <w:r w:rsidRPr="004F09C9">
        <w:rPr>
          <w:color w:val="000000" w:themeColor="text1"/>
        </w:rPr>
        <w:t>Insecta</w:t>
      </w:r>
      <w:proofErr w:type="spellEnd"/>
      <w:r w:rsidRPr="004F09C9">
        <w:rPr>
          <w:color w:val="000000" w:themeColor="text1"/>
        </w:rPr>
        <w:t>: Lepidoptera: Pyralidae) (EENY-156). Gainesville: University of Florida Institute of Food and Agricultural Sciences.</w:t>
      </w:r>
    </w:p>
    <w:p w14:paraId="64555F9B" w14:textId="41628ED5"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xml:space="preserve">, S. L. 2007. Physiological diversity in insects: </w:t>
      </w:r>
      <w:del w:id="91" w:author="Beck, John - ARS" w:date="2019-03-11T10:00:00Z">
        <w:r w:rsidRPr="004F09C9" w:rsidDel="00FE1893">
          <w:rPr>
            <w:color w:val="000000" w:themeColor="text1"/>
          </w:rPr>
          <w:delText xml:space="preserve">Ecology </w:delText>
        </w:r>
      </w:del>
      <w:ins w:id="92" w:author="Beck, John - ARS" w:date="2019-03-11T10:00:00Z">
        <w:r w:rsidR="00FE1893">
          <w:rPr>
            <w:color w:val="000000" w:themeColor="text1"/>
          </w:rPr>
          <w:t>e</w:t>
        </w:r>
        <w:r w:rsidR="00FE1893" w:rsidRPr="004F09C9">
          <w:rPr>
            <w:color w:val="000000" w:themeColor="text1"/>
          </w:rPr>
          <w:t xml:space="preserve">cology </w:t>
        </w:r>
      </w:ins>
      <w:r w:rsidRPr="004F09C9">
        <w:rPr>
          <w:color w:val="000000" w:themeColor="text1"/>
        </w:rPr>
        <w:t>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total lipid</w:t>
      </w:r>
      <w:del w:id="93" w:author="Beck, John - ARS" w:date="2019-03-11T10:00:00Z">
        <w:r w:rsidRPr="00C66D59" w:rsidDel="00FE1893">
          <w:rPr>
            <w:color w:val="000000" w:themeColor="text1"/>
          </w:rPr>
          <w:delText>e</w:delText>
        </w:r>
      </w:del>
      <w:r w:rsidRPr="00C66D59">
        <w:rPr>
          <w:color w:val="000000" w:themeColor="text1"/>
        </w:rPr>
        <w:t>s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15805E7A" w:rsidR="0058403E" w:rsidRDefault="00E872D5" w:rsidP="001B2751">
      <w:pPr>
        <w:spacing w:line="403" w:lineRule="auto"/>
        <w:ind w:left="187" w:right="86" w:hanging="187"/>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w:t>
      </w:r>
      <w:del w:id="94" w:author="Beck, John - ARS" w:date="2019-03-11T10:00:00Z">
        <w:r w:rsidRPr="004F09C9" w:rsidDel="00FE1893">
          <w:rPr>
            <w:color w:val="000000" w:themeColor="text1"/>
          </w:rPr>
          <w:delText xml:space="preserve">A </w:delText>
        </w:r>
      </w:del>
      <w:ins w:id="95" w:author="Beck, John - ARS" w:date="2019-03-11T10:00:00Z">
        <w:r w:rsidR="00FE1893">
          <w:rPr>
            <w:color w:val="000000" w:themeColor="text1"/>
          </w:rPr>
          <w:t>a</w:t>
        </w:r>
        <w:r w:rsidR="00FE1893" w:rsidRPr="004F09C9">
          <w:rPr>
            <w:color w:val="000000" w:themeColor="text1"/>
          </w:rPr>
          <w:t xml:space="preserve"> </w:t>
        </w:r>
      </w:ins>
      <w:r w:rsidRPr="004F09C9">
        <w:rPr>
          <w:color w:val="000000" w:themeColor="text1"/>
        </w:rPr>
        <w:t>tale for Ernst Mayr.</w:t>
      </w:r>
      <w:r w:rsidR="00827493">
        <w:rPr>
          <w:color w:val="000000" w:themeColor="text1"/>
        </w:rPr>
        <w:t xml:space="preserve"> </w:t>
      </w:r>
      <w:r w:rsidR="00827493">
        <w:t xml:space="preserve">Biological Journal of the </w:t>
      </w:r>
      <w:proofErr w:type="spellStart"/>
      <w:r w:rsidR="00827493">
        <w:t>Linnean</w:t>
      </w:r>
      <w:proofErr w:type="spellEnd"/>
      <w:r w:rsidR="00827493">
        <w:t xml:space="preserve">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proofErr w:type="spellStart"/>
      <w:r w:rsidRPr="004F09C9">
        <w:rPr>
          <w:color w:val="000000" w:themeColor="text1"/>
        </w:rPr>
        <w:t>Entomologia</w:t>
      </w:r>
      <w:proofErr w:type="spellEnd"/>
      <w:r w:rsidR="00973830">
        <w:rPr>
          <w:color w:val="000000" w:themeColor="text1"/>
        </w:rPr>
        <w:t xml:space="preserve"> </w:t>
      </w: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w:t>
      </w:r>
      <w:r w:rsidR="00E26727">
        <w:rPr>
          <w:color w:val="000000" w:themeColor="text1"/>
        </w:rPr>
        <w:t>-</w:t>
      </w:r>
      <w:r w:rsidRPr="004F09C9">
        <w:rPr>
          <w:color w:val="000000" w:themeColor="text1"/>
        </w:rPr>
        <w:t>184.</w:t>
      </w:r>
    </w:p>
    <w:p w14:paraId="58523A19"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658BC3F2"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3DE90636" w14:textId="7F51819E"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 xml:space="preserve">The economics of </w:t>
      </w:r>
      <w:proofErr w:type="spellStart"/>
      <w:r w:rsidRPr="004F09C9">
        <w:rPr>
          <w:color w:val="000000" w:themeColor="text1"/>
        </w:rPr>
        <w:t>Bt</w:t>
      </w:r>
      <w:proofErr w:type="spellEnd"/>
      <w:r w:rsidRPr="004F09C9">
        <w:rPr>
          <w:color w:val="000000" w:themeColor="text1"/>
        </w:rPr>
        <w:t xml:space="preserve"> corn: </w:t>
      </w:r>
      <w:del w:id="96" w:author="Beck, John - ARS" w:date="2019-03-11T10:01:00Z">
        <w:r w:rsidRPr="004F09C9" w:rsidDel="00FE1893">
          <w:rPr>
            <w:color w:val="000000" w:themeColor="text1"/>
          </w:rPr>
          <w:delText xml:space="preserve">Valuing </w:delText>
        </w:r>
      </w:del>
      <w:ins w:id="97" w:author="Beck, John - ARS" w:date="2019-03-11T10:01:00Z">
        <w:r w:rsidR="00FE1893">
          <w:rPr>
            <w:color w:val="000000" w:themeColor="text1"/>
          </w:rPr>
          <w:t>v</w:t>
        </w:r>
        <w:r w:rsidR="00FE1893" w:rsidRPr="004F09C9">
          <w:rPr>
            <w:color w:val="000000" w:themeColor="text1"/>
          </w:rPr>
          <w:t xml:space="preserve">aluing </w:t>
        </w:r>
      </w:ins>
      <w:r w:rsidRPr="004F09C9">
        <w:rPr>
          <w:color w:val="000000" w:themeColor="text1"/>
        </w:rPr>
        <w:t>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w:t>
      </w:r>
      <w:r w:rsidR="00313940" w:rsidRPr="004F09C9">
        <w:rPr>
          <w:color w:val="000000" w:themeColor="text1"/>
        </w:rPr>
        <w:t xml:space="preserve">Genetic variation and inheritance of diapause induction in two distinct </w:t>
      </w:r>
      <w:proofErr w:type="spellStart"/>
      <w:r w:rsidR="00313940" w:rsidRPr="004F09C9">
        <w:rPr>
          <w:color w:val="000000" w:themeColor="text1"/>
        </w:rPr>
        <w:t>voltine</w:t>
      </w:r>
      <w:proofErr w:type="spellEnd"/>
      <w:r w:rsidR="00313940" w:rsidRPr="004F09C9">
        <w:rPr>
          <w:color w:val="000000" w:themeColor="text1"/>
        </w:rPr>
        <w:t xml:space="preserve"> ecotypes of </w:t>
      </w:r>
      <w:proofErr w:type="spellStart"/>
      <w:r w:rsidRPr="001B2751">
        <w:rPr>
          <w:i/>
          <w:color w:val="000000" w:themeColor="text1"/>
        </w:rPr>
        <w:t>Ostrinia</w:t>
      </w:r>
      <w:proofErr w:type="spellEnd"/>
      <w:r w:rsidRPr="001B2751">
        <w:rPr>
          <w:i/>
          <w:color w:val="000000" w:themeColor="text1"/>
        </w:rPr>
        <w:t xml:space="preserve"> </w:t>
      </w:r>
      <w:proofErr w:type="spellStart"/>
      <w:r w:rsidRPr="001B2751">
        <w:rPr>
          <w:i/>
          <w:color w:val="000000" w:themeColor="text1"/>
        </w:rPr>
        <w:t>nubilalis</w:t>
      </w:r>
      <w:proofErr w:type="spellEnd"/>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w:t>
      </w:r>
      <w:r w:rsidR="00E26727">
        <w:rPr>
          <w:color w:val="000000" w:themeColor="text1"/>
        </w:rPr>
        <w:t>-</w:t>
      </w:r>
      <w:r w:rsidRPr="004F09C9">
        <w:rPr>
          <w:color w:val="000000" w:themeColor="text1"/>
        </w:rPr>
        <w:t>575.</w:t>
      </w:r>
    </w:p>
    <w:p w14:paraId="2D8495EF" w14:textId="7777777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proofErr w:type="spellStart"/>
      <w:r w:rsidRPr="00344E94">
        <w:rPr>
          <w:i/>
          <w:color w:val="000000" w:themeColor="text1"/>
        </w:rPr>
        <w:t>Ostrinia</w:t>
      </w:r>
      <w:proofErr w:type="spellEnd"/>
      <w:r w:rsidRPr="00344E94">
        <w:rPr>
          <w:i/>
          <w:color w:val="000000" w:themeColor="text1"/>
        </w:rPr>
        <w:t xml:space="preserve"> </w:t>
      </w:r>
      <w:proofErr w:type="spellStart"/>
      <w:r w:rsidRPr="00344E94">
        <w:rPr>
          <w:i/>
          <w:color w:val="000000" w:themeColor="text1"/>
        </w:rPr>
        <w:t>furnacalis</w:t>
      </w:r>
      <w:proofErr w:type="spellEnd"/>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proofErr w:type="spellStart"/>
      <w:r w:rsidRPr="004F09C9">
        <w:rPr>
          <w:color w:val="000000" w:themeColor="text1"/>
        </w:rPr>
        <w:t>Lassance</w:t>
      </w:r>
      <w:proofErr w:type="spellEnd"/>
      <w:r w:rsidRPr="004F09C9">
        <w:rPr>
          <w:color w:val="000000" w:themeColor="text1"/>
        </w:rPr>
        <w:t xml:space="preserv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w:t>
      </w:r>
      <w:proofErr w:type="spellStart"/>
      <w:r w:rsidRPr="004F09C9">
        <w:rPr>
          <w:color w:val="000000" w:themeColor="text1"/>
        </w:rPr>
        <w:t>diapausing</w:t>
      </w:r>
      <w:proofErr w:type="spellEnd"/>
      <w:r w:rsidRPr="004F09C9">
        <w:rPr>
          <w:color w:val="000000" w:themeColor="text1"/>
        </w:rPr>
        <w:t xml:space="preserve">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w:t>
      </w:r>
      <w:proofErr w:type="spellStart"/>
      <w:r w:rsidRPr="004F09C9">
        <w:rPr>
          <w:color w:val="000000" w:themeColor="text1"/>
        </w:rPr>
        <w:t>Diptera</w:t>
      </w:r>
      <w:proofErr w:type="spellEnd"/>
      <w:r w:rsidRPr="004F09C9">
        <w:rPr>
          <w:color w:val="000000" w:themeColor="text1"/>
        </w:rPr>
        <w:t xml:space="preserve">: </w:t>
      </w:r>
      <w:proofErr w:type="spellStart"/>
      <w:r w:rsidRPr="004F09C9">
        <w:rPr>
          <w:color w:val="000000" w:themeColor="text1"/>
        </w:rPr>
        <w:t>Culicidae</w:t>
      </w:r>
      <w:proofErr w:type="spellEnd"/>
      <w:r w:rsidRPr="004F09C9">
        <w:rPr>
          <w:color w:val="000000" w:themeColor="text1"/>
        </w:rPr>
        <w:t xml:space="preserv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proofErr w:type="spellStart"/>
      <w:r w:rsidRPr="00344E94">
        <w:rPr>
          <w:i/>
          <w:color w:val="000000" w:themeColor="text1"/>
        </w:rPr>
        <w:t>Ostrinia</w:t>
      </w:r>
      <w:proofErr w:type="spellEnd"/>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Nechols</w:t>
      </w:r>
      <w:proofErr w:type="spellEnd"/>
      <w:r w:rsidRPr="004F09C9">
        <w:rPr>
          <w:color w:val="000000" w:themeColor="text1"/>
        </w:rPr>
        <w:t>,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proofErr w:type="spellStart"/>
      <w:r w:rsidRPr="004F09C9">
        <w:rPr>
          <w:color w:val="000000" w:themeColor="text1"/>
        </w:rPr>
        <w:t>Huffaker</w:t>
      </w:r>
      <w:proofErr w:type="spellEnd"/>
      <w:r w:rsidRPr="004F09C9">
        <w:rPr>
          <w:color w:val="000000" w:themeColor="text1"/>
        </w:rPr>
        <w:t xml:space="preserve">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77777777"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3C6212D7" w14:textId="77777777" w:rsidR="00A80E50" w:rsidRDefault="00A80E50" w:rsidP="00A80E50">
      <w:pPr>
        <w:spacing w:line="403" w:lineRule="auto"/>
        <w:ind w:left="187" w:right="86" w:hanging="187"/>
        <w:rPr>
          <w:color w:val="000000" w:themeColor="text1"/>
        </w:rPr>
      </w:pPr>
    </w:p>
    <w:p w14:paraId="53D683D2" w14:textId="77777777" w:rsidR="00A80E50" w:rsidRDefault="00A80E50" w:rsidP="00A80E50">
      <w:pPr>
        <w:spacing w:line="403" w:lineRule="auto"/>
        <w:ind w:left="187" w:right="86" w:hanging="187"/>
        <w:rPr>
          <w:color w:val="000000" w:themeColor="text1"/>
        </w:rPr>
      </w:pPr>
    </w:p>
    <w:p w14:paraId="05EE110D" w14:textId="07116345" w:rsidR="00E872D5" w:rsidRPr="004F09C9" w:rsidRDefault="00E872D5" w:rsidP="00A80E50">
      <w:pPr>
        <w:spacing w:line="403" w:lineRule="auto"/>
        <w:ind w:left="187" w:right="86" w:hanging="187"/>
        <w:rPr>
          <w:color w:val="000000" w:themeColor="text1"/>
        </w:rPr>
      </w:pPr>
      <w:r w:rsidRPr="004F09C9">
        <w:rPr>
          <w:color w:val="000000" w:themeColor="text1"/>
        </w:rPr>
        <w:lastRenderedPageBreak/>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r w:rsidR="00A80E50">
        <w:rPr>
          <w:color w:val="000000" w:themeColor="text1"/>
        </w:rPr>
        <w:t xml:space="preserve"> </w:t>
      </w:r>
      <w:r w:rsidRPr="004F09C9">
        <w:rPr>
          <w:color w:val="000000" w:themeColor="text1"/>
        </w:rPr>
        <w:t>Nature 399:579</w:t>
      </w:r>
      <w:r w:rsidR="00E26727">
        <w:rPr>
          <w:color w:val="000000" w:themeColor="text1"/>
        </w:rPr>
        <w:t>-</w:t>
      </w:r>
      <w:r w:rsidRPr="004F09C9">
        <w:rPr>
          <w:color w:val="000000" w:themeColor="text1"/>
        </w:rPr>
        <w:t>583.</w:t>
      </w:r>
    </w:p>
    <w:p w14:paraId="1910CE68"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 xml:space="preserve">Bombyx </w:t>
      </w:r>
      <w:proofErr w:type="spellStart"/>
      <w:r w:rsidRPr="00B71FB5">
        <w:rPr>
          <w:i/>
          <w:color w:val="000000" w:themeColor="text1"/>
        </w:rPr>
        <w:t>mori</w:t>
      </w:r>
      <w:proofErr w:type="spellEnd"/>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proofErr w:type="spellStart"/>
      <w:r w:rsidRPr="001B2751">
        <w:rPr>
          <w:i/>
          <w:color w:val="000000" w:themeColor="text1"/>
        </w:rPr>
        <w:t>Calliphora</w:t>
      </w:r>
      <w:proofErr w:type="spellEnd"/>
      <w:r w:rsidRPr="001B2751">
        <w:rPr>
          <w:i/>
          <w:color w:val="000000" w:themeColor="text1"/>
        </w:rPr>
        <w:t xml:space="preserve"> </w:t>
      </w:r>
      <w:proofErr w:type="spellStart"/>
      <w:r w:rsidRPr="001B2751">
        <w:rPr>
          <w:i/>
          <w:color w:val="000000" w:themeColor="text1"/>
        </w:rPr>
        <w:t>vicina</w:t>
      </w:r>
      <w:proofErr w:type="spellEnd"/>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r w:rsidR="0094291C">
        <w:rPr>
          <w:color w:val="000000" w:themeColor="text1"/>
        </w:rPr>
        <w:t xml:space="preserve"> </w:t>
      </w:r>
      <w:proofErr w:type="spellStart"/>
      <w:r w:rsidRPr="004F09C9">
        <w:rPr>
          <w:color w:val="000000" w:themeColor="text1"/>
        </w:rPr>
        <w:t>Musick</w:t>
      </w:r>
      <w:proofErr w:type="spellEnd"/>
      <w:r w:rsidRPr="004F09C9">
        <w:rPr>
          <w:color w:val="000000" w:themeColor="text1"/>
        </w:rPr>
        <w:t>.</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 xml:space="preserve">Phylogenetic studies and modern classification of the </w:t>
      </w:r>
      <w:proofErr w:type="spellStart"/>
      <w:r w:rsidRPr="004F09C9">
        <w:rPr>
          <w:color w:val="000000" w:themeColor="text1"/>
        </w:rPr>
        <w:t>Pyraloidea</w:t>
      </w:r>
      <w:proofErr w:type="spellEnd"/>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98" w:name="_Hlk855380"/>
      <w:r w:rsidRPr="004F09C9">
        <w:rPr>
          <w:color w:val="000000" w:themeColor="text1"/>
        </w:rPr>
        <w:lastRenderedPageBreak/>
        <w:t xml:space="preserve">Thompson, A. C., and F. M. Davis. 1981. The effect of temperature on the rate of metabolism of lipids and glycogen in diapausing southwestern corn borer, </w:t>
      </w:r>
      <w:proofErr w:type="spellStart"/>
      <w:r w:rsidRPr="001B2751">
        <w:rPr>
          <w:i/>
          <w:color w:val="000000" w:themeColor="text1"/>
        </w:rPr>
        <w:t>Diatraea</w:t>
      </w:r>
      <w:proofErr w:type="spellEnd"/>
      <w:r w:rsidRPr="001B2751">
        <w:rPr>
          <w:i/>
          <w:color w:val="000000" w:themeColor="text1"/>
        </w:rPr>
        <w:t xml:space="preserve"> </w:t>
      </w:r>
      <w:proofErr w:type="spellStart"/>
      <w:r w:rsidRPr="001B2751">
        <w:rPr>
          <w:i/>
          <w:color w:val="000000" w:themeColor="text1"/>
        </w:rPr>
        <w:t>grandiosella</w:t>
      </w:r>
      <w:proofErr w:type="spellEnd"/>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98"/>
    <w:p w14:paraId="38B6C21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proofErr w:type="spellStart"/>
      <w:r w:rsidRPr="009C60B3">
        <w:rPr>
          <w:i/>
          <w:color w:val="000000" w:themeColor="text1"/>
        </w:rPr>
        <w:t>Ostrinia</w:t>
      </w:r>
      <w:proofErr w:type="spellEnd"/>
      <w:r w:rsidRPr="009C60B3">
        <w:rPr>
          <w:i/>
          <w:color w:val="000000" w:themeColor="text1"/>
        </w:rPr>
        <w:t xml:space="preserve"> </w:t>
      </w:r>
      <w:proofErr w:type="spellStart"/>
      <w:r w:rsidRPr="009C60B3">
        <w:rPr>
          <w:i/>
          <w:color w:val="000000" w:themeColor="text1"/>
        </w:rPr>
        <w:t>nubilalis</w:t>
      </w:r>
      <w:proofErr w:type="spellEnd"/>
      <w:r w:rsidRPr="009C60B3">
        <w:rPr>
          <w:i/>
          <w:color w:val="000000" w:themeColor="text1"/>
        </w:rPr>
        <w:t xml:space="preserve">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558230EA" w14:textId="77777777" w:rsidR="00E872D5" w:rsidRPr="004F09C9" w:rsidRDefault="00E872D5" w:rsidP="001B2751">
      <w:pPr>
        <w:spacing w:line="403" w:lineRule="auto"/>
        <w:ind w:left="187" w:right="86" w:hanging="187"/>
        <w:rPr>
          <w:color w:val="000000" w:themeColor="text1"/>
        </w:rPr>
      </w:pPr>
      <w:bookmarkStart w:id="99"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7E9B590C"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r w:rsidR="00F2538A">
        <w:rPr>
          <w:i/>
          <w:color w:val="000000" w:themeColor="text1"/>
        </w:rPr>
        <w:t xml:space="preserve"> </w:t>
      </w:r>
      <w:proofErr w:type="spellStart"/>
      <w:r w:rsidRPr="001B2751">
        <w:rPr>
          <w:i/>
          <w:color w:val="000000" w:themeColor="text1"/>
        </w:rPr>
        <w:t>Zygaena</w:t>
      </w:r>
      <w:proofErr w:type="spellEnd"/>
      <w:r w:rsidRPr="001B2751">
        <w:rPr>
          <w:i/>
          <w:color w:val="000000" w:themeColor="text1"/>
        </w:rPr>
        <w:t xml:space="preserve"> </w:t>
      </w:r>
      <w:proofErr w:type="spellStart"/>
      <w:r w:rsidRPr="001B2751">
        <w:rPr>
          <w:i/>
          <w:color w:val="000000" w:themeColor="text1"/>
        </w:rPr>
        <w:t>trifolii</w:t>
      </w:r>
      <w:proofErr w:type="spellEnd"/>
      <w:r w:rsidRPr="004F09C9">
        <w:rPr>
          <w:color w:val="000000" w:themeColor="text1"/>
        </w:rPr>
        <w:t>. Journal of Insect Physiology 41:47</w:t>
      </w:r>
      <w:r w:rsidR="00E26727">
        <w:rPr>
          <w:color w:val="000000" w:themeColor="text1"/>
        </w:rPr>
        <w:t>-</w:t>
      </w:r>
      <w:r w:rsidRPr="004F09C9">
        <w:rPr>
          <w:color w:val="000000" w:themeColor="text1"/>
        </w:rPr>
        <w:t>56.</w:t>
      </w:r>
      <w:bookmarkEnd w:id="99"/>
    </w:p>
    <w:p w14:paraId="1E2E2907" w14:textId="52C24FA6" w:rsidR="00A80E50" w:rsidRDefault="00A80E50">
      <w:pPr>
        <w:spacing w:line="259" w:lineRule="auto"/>
        <w:ind w:left="244" w:right="90"/>
        <w:rPr>
          <w:color w:val="000000" w:themeColor="text1"/>
        </w:rPr>
      </w:pPr>
      <w:r>
        <w:rPr>
          <w:color w:val="000000" w:themeColor="text1"/>
        </w:rPr>
        <w:br w:type="page"/>
      </w: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2E0C470" w14:textId="13FFD72F" w:rsidR="006F58EA" w:rsidRPr="004F09C9" w:rsidRDefault="00D27C9E" w:rsidP="004350FC">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r w:rsidR="00B97D71">
        <w:rPr>
          <w:color w:val="000000" w:themeColor="text1"/>
        </w:rPr>
        <w:t xml:space="preserve"> </w:t>
      </w:r>
      <w:r w:rsidRPr="004F09C9">
        <w:rPr>
          <w:color w:val="000000" w:themeColor="text1"/>
        </w:rPr>
        <w:t>Entomology.</w:t>
      </w:r>
    </w:p>
    <w:sectPr w:rsidR="006F58EA" w:rsidRPr="004F09C9" w:rsidSect="00D27C9E">
      <w:headerReference w:type="even" r:id="rId23"/>
      <w:headerReference w:type="default" r:id="rId24"/>
      <w:footerReference w:type="even" r:id="rId25"/>
      <w:footerReference w:type="default" r:id="rId26"/>
      <w:headerReference w:type="first" r:id="rId27"/>
      <w:footerReference w:type="first" r:id="rId28"/>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eck, John - ARS" w:date="2019-03-08T10:02:00Z" w:initials="BJ-A">
    <w:p w14:paraId="2F6CCA0F" w14:textId="4F175AEC" w:rsidR="00715F94" w:rsidRDefault="00715F94">
      <w:pPr>
        <w:pStyle w:val="CommentText"/>
      </w:pPr>
      <w:r>
        <w:rPr>
          <w:rStyle w:val="CommentReference"/>
        </w:rPr>
        <w:annotationRef/>
      </w:r>
      <w:r>
        <w:t xml:space="preserve">Check your page numbering. This one was on page 32 and the others below here don’t look correct. </w:t>
      </w:r>
    </w:p>
  </w:comment>
  <w:comment w:id="6" w:author="Beck, John - ARS" w:date="2019-03-09T20:03:00Z" w:initials="BJ-A">
    <w:p w14:paraId="0EA144F1" w14:textId="77777777" w:rsidR="00715F94" w:rsidRDefault="00715F94">
      <w:pPr>
        <w:pStyle w:val="CommentText"/>
      </w:pPr>
      <w:r>
        <w:rPr>
          <w:rStyle w:val="CommentReference"/>
        </w:rPr>
        <w:annotationRef/>
      </w:r>
      <w:r>
        <w:t>This could be updated:</w:t>
      </w:r>
    </w:p>
    <w:p w14:paraId="038DE49D" w14:textId="77777777" w:rsidR="00715F94" w:rsidRDefault="00715F94">
      <w:pPr>
        <w:pStyle w:val="CommentText"/>
      </w:pPr>
    </w:p>
    <w:p w14:paraId="44158044" w14:textId="737315EF" w:rsidR="00715F94" w:rsidRDefault="00715F94">
      <w:pPr>
        <w:pStyle w:val="CommentText"/>
      </w:pPr>
      <w:hyperlink r:id="rId1" w:history="1">
        <w:r w:rsidRPr="009D34F7">
          <w:rPr>
            <w:rStyle w:val="Hyperlink"/>
          </w:rPr>
          <w:t>https://www.noaa.gov/news/2018-was-4th-hottest-year-on-record-for-globe</w:t>
        </w:r>
      </w:hyperlink>
    </w:p>
    <w:p w14:paraId="3884ADAF" w14:textId="6A7921E0" w:rsidR="00715F94" w:rsidRDefault="00715F94">
      <w:pPr>
        <w:pStyle w:val="CommentText"/>
      </w:pPr>
    </w:p>
  </w:comment>
  <w:comment w:id="16" w:author="Beck, John - ARS" w:date="2019-03-11T09:07:00Z" w:initials="BJ-A">
    <w:p w14:paraId="780CA360" w14:textId="43095924" w:rsidR="00ED408B" w:rsidRDefault="00ED408B">
      <w:pPr>
        <w:pStyle w:val="CommentText"/>
      </w:pPr>
      <w:r>
        <w:rPr>
          <w:rStyle w:val="CommentReference"/>
        </w:rPr>
        <w:annotationRef/>
      </w:r>
      <w:r>
        <w:t>Typically, 0-9 are denoted as zero-nine, and double digits are expressed numbers (e.g., 11).</w:t>
      </w:r>
    </w:p>
  </w:comment>
  <w:comment w:id="22" w:author="Beck, John - ARS" w:date="2019-03-11T09:18:00Z" w:initials="BJ-A">
    <w:p w14:paraId="11FAA105" w14:textId="5B17460E" w:rsidR="00C167F8" w:rsidRDefault="00C167F8">
      <w:pPr>
        <w:pStyle w:val="CommentText"/>
      </w:pPr>
      <w:r>
        <w:rPr>
          <w:rStyle w:val="CommentReference"/>
        </w:rPr>
        <w:annotationRef/>
      </w:r>
      <w:r>
        <w:t xml:space="preserve">Isn’t this redundant? </w:t>
      </w:r>
    </w:p>
  </w:comment>
  <w:comment w:id="23" w:author="Beck, John - ARS" w:date="2019-03-11T09:20:00Z" w:initials="BJ-A">
    <w:p w14:paraId="26E76905" w14:textId="7587159B" w:rsidR="00C167F8" w:rsidRDefault="00C167F8">
      <w:pPr>
        <w:pStyle w:val="CommentText"/>
      </w:pPr>
      <w:r>
        <w:rPr>
          <w:rStyle w:val="CommentReference"/>
        </w:rPr>
        <w:annotationRef/>
      </w:r>
      <w:r>
        <w:t xml:space="preserve">You may address this elsewhere, but what conditions increase metabolism more during diapause? Cold or warm? </w:t>
      </w:r>
    </w:p>
  </w:comment>
  <w:comment w:id="24" w:author="Beck, John - ARS" w:date="2019-03-11T09:21:00Z" w:initials="BJ-A">
    <w:p w14:paraId="2F0BA570" w14:textId="14832BFD" w:rsidR="00C167F8" w:rsidRDefault="00C167F8">
      <w:pPr>
        <w:pStyle w:val="CommentText"/>
      </w:pPr>
      <w:r>
        <w:rPr>
          <w:rStyle w:val="CommentReference"/>
        </w:rPr>
        <w:annotationRef/>
      </w:r>
      <w:r>
        <w:t xml:space="preserve">…the answer to the above question may then have an influence on the last portion of this statement. This sounds like this presumes that warmer weather during diapause increases energy demands, thus consuming resources faster? Is this correct? </w:t>
      </w:r>
    </w:p>
  </w:comment>
  <w:comment w:id="27" w:author="Beck, John - ARS" w:date="2019-03-11T09:29:00Z" w:initials="BJ-A">
    <w:p w14:paraId="28EE73CA" w14:textId="3F8C5542" w:rsidR="0006227C" w:rsidRDefault="0006227C">
      <w:pPr>
        <w:pStyle w:val="CommentText"/>
      </w:pPr>
      <w:r>
        <w:rPr>
          <w:rStyle w:val="CommentReference"/>
        </w:rPr>
        <w:annotationRef/>
      </w:r>
      <w:r>
        <w:t>What is the ratio of Z:E in this strain?</w:t>
      </w:r>
    </w:p>
  </w:comment>
  <w:comment w:id="28" w:author="Beck, John - ARS" w:date="2019-03-11T09:30:00Z" w:initials="BJ-A">
    <w:p w14:paraId="52F903DB" w14:textId="31E64760" w:rsidR="0006227C" w:rsidRDefault="0006227C" w:rsidP="0006227C">
      <w:pPr>
        <w:pStyle w:val="CommentText"/>
      </w:pPr>
      <w:r>
        <w:rPr>
          <w:rStyle w:val="CommentReference"/>
        </w:rPr>
        <w:annotationRef/>
      </w:r>
      <w:r>
        <w:t>What is the ratio of Z:E in this strain?</w:t>
      </w:r>
    </w:p>
  </w:comment>
  <w:comment w:id="73" w:author="Beck, John - ARS" w:date="2019-03-11T09:45:00Z" w:initials="BJ-A">
    <w:p w14:paraId="7A1CBAC0" w14:textId="68E62D0A" w:rsidR="00797186" w:rsidRDefault="00797186">
      <w:pPr>
        <w:pStyle w:val="CommentText"/>
      </w:pPr>
      <w:r>
        <w:rPr>
          <w:rStyle w:val="CommentReference"/>
        </w:rPr>
        <w:annotationRef/>
      </w:r>
      <w:r>
        <w:t>See comment earlier in introduction</w:t>
      </w:r>
    </w:p>
  </w:comment>
  <w:comment w:id="75" w:author="Beck, John - ARS" w:date="2019-03-11T10:12:00Z" w:initials="BJ-A">
    <w:p w14:paraId="2A63D052" w14:textId="1018A874" w:rsidR="00EA0122" w:rsidRDefault="00EA0122">
      <w:pPr>
        <w:pStyle w:val="CommentText"/>
      </w:pPr>
      <w:r>
        <w:rPr>
          <w:rStyle w:val="CommentReference"/>
        </w:rPr>
        <w:annotationRef/>
      </w:r>
      <w:r>
        <w:t xml:space="preserve">Okay…this addresses the questions I had earlier about cold vs. warm diapause conditions. </w:t>
      </w:r>
    </w:p>
  </w:comment>
  <w:comment w:id="76" w:author="Beck, John - ARS" w:date="2019-03-11T10:19:00Z" w:initials="BJ-A">
    <w:p w14:paraId="13A99BC2" w14:textId="0D5DE719" w:rsidR="00B53807" w:rsidRDefault="00B53807">
      <w:pPr>
        <w:pStyle w:val="CommentText"/>
      </w:pPr>
      <w:r>
        <w:rPr>
          <w:rStyle w:val="CommentReference"/>
        </w:rPr>
        <w:annotationRef/>
      </w:r>
      <w:r>
        <w:t xml:space="preserve">Here you use a dash between the letter and strain, other places you leave blank. </w:t>
      </w:r>
    </w:p>
  </w:comment>
  <w:comment w:id="77" w:author="Beck, John - ARS" w:date="2019-03-11T10:20:00Z" w:initials="BJ-A">
    <w:p w14:paraId="0A645E9C" w14:textId="4BDB8928" w:rsidR="00B53807" w:rsidRDefault="00B53807">
      <w:pPr>
        <w:pStyle w:val="CommentText"/>
      </w:pPr>
      <w:r>
        <w:rPr>
          <w:rStyle w:val="CommentReference"/>
        </w:rPr>
        <w:annotationRef/>
      </w:r>
      <w:r>
        <w:t xml:space="preserve">Different journals use different formats. Just make sure you are consistent. </w:t>
      </w:r>
    </w:p>
  </w:comment>
  <w:comment w:id="79" w:author="Beck, John - ARS" w:date="2019-03-11T10:27:00Z" w:initials="BJ-A">
    <w:p w14:paraId="4029B2F3" w14:textId="59A31D56" w:rsidR="00B53807" w:rsidRDefault="00B53807">
      <w:pPr>
        <w:pStyle w:val="CommentText"/>
      </w:pPr>
      <w:r>
        <w:rPr>
          <w:rStyle w:val="CommentReference"/>
        </w:rPr>
        <w:annotationRef/>
      </w:r>
      <w:r>
        <w:t>Non-Sig Diff?</w:t>
      </w:r>
    </w:p>
  </w:comment>
  <w:comment w:id="80" w:author="Beck, John - ARS" w:date="2019-03-11T10:27:00Z" w:initials="BJ-A">
    <w:p w14:paraId="215B9413" w14:textId="0A165FD1" w:rsidR="00B53807" w:rsidRDefault="00B53807" w:rsidP="00B53807">
      <w:pPr>
        <w:pStyle w:val="CommentText"/>
      </w:pPr>
      <w:r>
        <w:rPr>
          <w:rStyle w:val="CommentReference"/>
        </w:rPr>
        <w:annotationRef/>
      </w:r>
      <w:r>
        <w:t>Non-Sig Diff?</w:t>
      </w:r>
    </w:p>
  </w:comment>
  <w:comment w:id="84" w:author="Beck, John - ARS" w:date="2019-03-11T10:35:00Z" w:initials="BJ-A">
    <w:p w14:paraId="494875AB" w14:textId="56B9A193" w:rsidR="00F3442E" w:rsidRDefault="00F3442E">
      <w:pPr>
        <w:pStyle w:val="CommentText"/>
      </w:pPr>
      <w:r>
        <w:rPr>
          <w:rStyle w:val="CommentReference"/>
        </w:rPr>
        <w:annotationRef/>
      </w:r>
      <w:r>
        <w:t>Confirming 0.000 for this one and the one immediately prior?</w:t>
      </w:r>
    </w:p>
  </w:comment>
  <w:comment w:id="85" w:author="Beck, John - ARS" w:date="2019-03-11T10:38:00Z" w:initials="BJ-A">
    <w:p w14:paraId="2A787565" w14:textId="5DA9280E" w:rsidR="00F3442E" w:rsidRDefault="00F3442E">
      <w:pPr>
        <w:pStyle w:val="CommentText"/>
      </w:pPr>
      <w:r>
        <w:rPr>
          <w:rStyle w:val="CommentReference"/>
        </w:rPr>
        <w:annotationRef/>
      </w:r>
      <w:r>
        <w:t xml:space="preserve">This is an interesting result. Is this a new finding or have others noted this? </w:t>
      </w:r>
    </w:p>
  </w:comment>
  <w:comment w:id="86" w:author="Beck, John - ARS" w:date="2019-03-11T10:44:00Z" w:initials="BJ-A">
    <w:p w14:paraId="1AA8E9DC" w14:textId="1DCC5D29" w:rsidR="00563551" w:rsidRDefault="00563551">
      <w:pPr>
        <w:pStyle w:val="CommentText"/>
      </w:pPr>
      <w:r>
        <w:rPr>
          <w:rStyle w:val="CommentReference"/>
        </w:rPr>
        <w:annotationRef/>
      </w:r>
      <w:r>
        <w:t xml:space="preserve">Summary statement (JTB, this is just a note to myself – no input/action needed). </w:t>
      </w:r>
    </w:p>
  </w:comment>
  <w:comment w:id="87" w:author="Beck, John - ARS" w:date="2019-03-11T10:47:00Z" w:initials="BJ-A">
    <w:p w14:paraId="441EB860" w14:textId="04F2B181" w:rsidR="00563551" w:rsidRDefault="00563551">
      <w:pPr>
        <w:pStyle w:val="CommentText"/>
      </w:pPr>
      <w:r>
        <w:rPr>
          <w:rStyle w:val="CommentReference"/>
        </w:rPr>
        <w:annotationRef/>
      </w:r>
      <w:r>
        <w:t xml:space="preserve">A subheading such as “projections” or “applications” could be inserted here? Just a thought, not a need. The text does </w:t>
      </w:r>
      <w:r w:rsidR="003F2CA7">
        <w:t xml:space="preserve">undergo a shift in discussion. There is also a lot of repetition between introduction and this. </w:t>
      </w:r>
      <w:bookmarkStart w:id="88" w:name="_GoBack"/>
      <w:bookmarkEnd w:id="88"/>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6CCA0F" w15:done="0"/>
  <w15:commentEx w15:paraId="3884ADAF" w15:done="0"/>
  <w15:commentEx w15:paraId="780CA360" w15:done="0"/>
  <w15:commentEx w15:paraId="11FAA105" w15:done="0"/>
  <w15:commentEx w15:paraId="26E76905" w15:done="0"/>
  <w15:commentEx w15:paraId="2F0BA570" w15:done="0"/>
  <w15:commentEx w15:paraId="28EE73CA" w15:done="0"/>
  <w15:commentEx w15:paraId="52F903DB" w15:done="0"/>
  <w15:commentEx w15:paraId="7A1CBAC0" w15:done="0"/>
  <w15:commentEx w15:paraId="2A63D052" w15:done="0"/>
  <w15:commentEx w15:paraId="13A99BC2" w15:done="0"/>
  <w15:commentEx w15:paraId="0A645E9C" w15:done="0"/>
  <w15:commentEx w15:paraId="4029B2F3" w15:done="0"/>
  <w15:commentEx w15:paraId="215B9413" w15:done="0"/>
  <w15:commentEx w15:paraId="494875AB" w15:done="0"/>
  <w15:commentEx w15:paraId="2A787565" w15:done="0"/>
  <w15:commentEx w15:paraId="1AA8E9DC" w15:done="0"/>
  <w15:commentEx w15:paraId="441EB86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6CCA0F" w16cid:durableId="202CBC41"/>
  <w16cid:commentId w16cid:paraId="3884ADAF" w16cid:durableId="202E9A80"/>
  <w16cid:commentId w16cid:paraId="780CA360" w16cid:durableId="2030A3BB"/>
  <w16cid:commentId w16cid:paraId="11FAA105" w16cid:durableId="2030A660"/>
  <w16cid:commentId w16cid:paraId="26E76905" w16cid:durableId="2030A6CC"/>
  <w16cid:commentId w16cid:paraId="2F0BA570" w16cid:durableId="2030A726"/>
  <w16cid:commentId w16cid:paraId="28EE73CA" w16cid:durableId="2030A8FB"/>
  <w16cid:commentId w16cid:paraId="52F903DB" w16cid:durableId="2030A919"/>
  <w16cid:commentId w16cid:paraId="7A1CBAC0" w16cid:durableId="2030ACB6"/>
  <w16cid:commentId w16cid:paraId="2A63D052" w16cid:durableId="2030B30A"/>
  <w16cid:commentId w16cid:paraId="13A99BC2" w16cid:durableId="2030B4BE"/>
  <w16cid:commentId w16cid:paraId="0A645E9C" w16cid:durableId="2030B4F6"/>
  <w16cid:commentId w16cid:paraId="4029B2F3" w16cid:durableId="2030B67D"/>
  <w16cid:commentId w16cid:paraId="215B9413" w16cid:durableId="2030B689"/>
  <w16cid:commentId w16cid:paraId="494875AB" w16cid:durableId="2030B86F"/>
  <w16cid:commentId w16cid:paraId="2A787565" w16cid:durableId="2030B910"/>
  <w16cid:commentId w16cid:paraId="1AA8E9DC" w16cid:durableId="2030BA8E"/>
  <w16cid:commentId w16cid:paraId="441EB860" w16cid:durableId="2030BB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39C1B" w14:textId="77777777" w:rsidR="006B765D" w:rsidRDefault="006B765D">
      <w:pPr>
        <w:spacing w:after="0" w:line="240" w:lineRule="auto"/>
      </w:pPr>
      <w:r>
        <w:separator/>
      </w:r>
    </w:p>
  </w:endnote>
  <w:endnote w:type="continuationSeparator" w:id="0">
    <w:p w14:paraId="76CF3CE8" w14:textId="77777777" w:rsidR="006B765D" w:rsidRDefault="006B7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altName w:val="Times New Roman"/>
    <w:panose1 w:val="020B0604020202020204"/>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715F94" w:rsidRDefault="00715F94">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715F94" w:rsidRDefault="00715F94">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715F94" w:rsidRDefault="00715F94">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B7219C" w14:textId="77777777" w:rsidR="006B765D" w:rsidRDefault="006B765D">
      <w:pPr>
        <w:spacing w:after="0" w:line="240" w:lineRule="auto"/>
      </w:pPr>
      <w:r>
        <w:separator/>
      </w:r>
    </w:p>
  </w:footnote>
  <w:footnote w:type="continuationSeparator" w:id="0">
    <w:p w14:paraId="41C71F68" w14:textId="77777777" w:rsidR="006B765D" w:rsidRDefault="006B76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715F94" w:rsidRDefault="00715F94">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715F94" w:rsidRDefault="00715F94">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715F94" w:rsidRDefault="00715F94">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23pt;height:24.2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ck, John - ARS">
    <w15:presenceInfo w15:providerId="AD" w15:userId="S::john.beck@ars.usda.gov::1a41a7d7-ed6c-4a98-af7e-30b082d132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0EC5"/>
    <w:rsid w:val="000214EB"/>
    <w:rsid w:val="000241BD"/>
    <w:rsid w:val="00025945"/>
    <w:rsid w:val="000428A7"/>
    <w:rsid w:val="00047032"/>
    <w:rsid w:val="000472C3"/>
    <w:rsid w:val="00047C9E"/>
    <w:rsid w:val="00053790"/>
    <w:rsid w:val="000539A2"/>
    <w:rsid w:val="00054F53"/>
    <w:rsid w:val="0006227C"/>
    <w:rsid w:val="00062423"/>
    <w:rsid w:val="0006372C"/>
    <w:rsid w:val="000655EE"/>
    <w:rsid w:val="0007129A"/>
    <w:rsid w:val="00090CA4"/>
    <w:rsid w:val="000942CD"/>
    <w:rsid w:val="000944C6"/>
    <w:rsid w:val="0009488B"/>
    <w:rsid w:val="000978A9"/>
    <w:rsid w:val="000A008B"/>
    <w:rsid w:val="000A3338"/>
    <w:rsid w:val="000A577E"/>
    <w:rsid w:val="000B42BD"/>
    <w:rsid w:val="000B7255"/>
    <w:rsid w:val="000C1702"/>
    <w:rsid w:val="000D160B"/>
    <w:rsid w:val="000D17FB"/>
    <w:rsid w:val="000D6E6E"/>
    <w:rsid w:val="000E1D1C"/>
    <w:rsid w:val="000E69EC"/>
    <w:rsid w:val="000F2684"/>
    <w:rsid w:val="000F2901"/>
    <w:rsid w:val="000F7BF5"/>
    <w:rsid w:val="001011C2"/>
    <w:rsid w:val="00101994"/>
    <w:rsid w:val="001021F7"/>
    <w:rsid w:val="00103F27"/>
    <w:rsid w:val="001102D1"/>
    <w:rsid w:val="001116FE"/>
    <w:rsid w:val="00113311"/>
    <w:rsid w:val="00115239"/>
    <w:rsid w:val="00116252"/>
    <w:rsid w:val="0014256A"/>
    <w:rsid w:val="00144227"/>
    <w:rsid w:val="00147FCB"/>
    <w:rsid w:val="001545B6"/>
    <w:rsid w:val="001600C3"/>
    <w:rsid w:val="00170D85"/>
    <w:rsid w:val="00172C25"/>
    <w:rsid w:val="001763AE"/>
    <w:rsid w:val="0017795F"/>
    <w:rsid w:val="001803F0"/>
    <w:rsid w:val="00182BD7"/>
    <w:rsid w:val="00186D3B"/>
    <w:rsid w:val="001906B7"/>
    <w:rsid w:val="00193E84"/>
    <w:rsid w:val="001945C9"/>
    <w:rsid w:val="001A385E"/>
    <w:rsid w:val="001A3D3B"/>
    <w:rsid w:val="001B1721"/>
    <w:rsid w:val="001B2751"/>
    <w:rsid w:val="001B705E"/>
    <w:rsid w:val="001B780C"/>
    <w:rsid w:val="001C527C"/>
    <w:rsid w:val="001C5D40"/>
    <w:rsid w:val="001C689C"/>
    <w:rsid w:val="001C6E15"/>
    <w:rsid w:val="001D418B"/>
    <w:rsid w:val="001D53E4"/>
    <w:rsid w:val="001E75F5"/>
    <w:rsid w:val="001E7880"/>
    <w:rsid w:val="001F5F5F"/>
    <w:rsid w:val="001F72E0"/>
    <w:rsid w:val="001F744C"/>
    <w:rsid w:val="001F75DF"/>
    <w:rsid w:val="0020042D"/>
    <w:rsid w:val="002005E8"/>
    <w:rsid w:val="00206B10"/>
    <w:rsid w:val="00210119"/>
    <w:rsid w:val="00213597"/>
    <w:rsid w:val="0023132E"/>
    <w:rsid w:val="00231848"/>
    <w:rsid w:val="0023404A"/>
    <w:rsid w:val="00236194"/>
    <w:rsid w:val="0023721D"/>
    <w:rsid w:val="002407FE"/>
    <w:rsid w:val="00242037"/>
    <w:rsid w:val="00244B17"/>
    <w:rsid w:val="00246FC2"/>
    <w:rsid w:val="00247503"/>
    <w:rsid w:val="002501E4"/>
    <w:rsid w:val="00250600"/>
    <w:rsid w:val="0025134A"/>
    <w:rsid w:val="00251EBA"/>
    <w:rsid w:val="00271B96"/>
    <w:rsid w:val="00274023"/>
    <w:rsid w:val="00274996"/>
    <w:rsid w:val="00276582"/>
    <w:rsid w:val="002822F0"/>
    <w:rsid w:val="002841A6"/>
    <w:rsid w:val="002852DB"/>
    <w:rsid w:val="002959D9"/>
    <w:rsid w:val="002960D2"/>
    <w:rsid w:val="002B19B4"/>
    <w:rsid w:val="002B1BE1"/>
    <w:rsid w:val="002B30BE"/>
    <w:rsid w:val="002B6CA7"/>
    <w:rsid w:val="002C384F"/>
    <w:rsid w:val="002C6416"/>
    <w:rsid w:val="002C7438"/>
    <w:rsid w:val="002D0CB1"/>
    <w:rsid w:val="002D7BCE"/>
    <w:rsid w:val="002E1D44"/>
    <w:rsid w:val="002E45AE"/>
    <w:rsid w:val="002E461C"/>
    <w:rsid w:val="002F0CE8"/>
    <w:rsid w:val="002F40F9"/>
    <w:rsid w:val="003032CA"/>
    <w:rsid w:val="00303713"/>
    <w:rsid w:val="00304E99"/>
    <w:rsid w:val="003056BF"/>
    <w:rsid w:val="0030740F"/>
    <w:rsid w:val="00311790"/>
    <w:rsid w:val="00313940"/>
    <w:rsid w:val="00314E0B"/>
    <w:rsid w:val="00315D8F"/>
    <w:rsid w:val="00316A0E"/>
    <w:rsid w:val="0032242F"/>
    <w:rsid w:val="003224B7"/>
    <w:rsid w:val="00323875"/>
    <w:rsid w:val="003240C8"/>
    <w:rsid w:val="00327D76"/>
    <w:rsid w:val="00333DE5"/>
    <w:rsid w:val="00336675"/>
    <w:rsid w:val="00345E06"/>
    <w:rsid w:val="00350BD0"/>
    <w:rsid w:val="0035632D"/>
    <w:rsid w:val="0035668A"/>
    <w:rsid w:val="00356F97"/>
    <w:rsid w:val="003571AB"/>
    <w:rsid w:val="00362A5A"/>
    <w:rsid w:val="00362E05"/>
    <w:rsid w:val="003657F6"/>
    <w:rsid w:val="00365AF1"/>
    <w:rsid w:val="003711F7"/>
    <w:rsid w:val="00372210"/>
    <w:rsid w:val="00372EBE"/>
    <w:rsid w:val="00375CCC"/>
    <w:rsid w:val="0037715E"/>
    <w:rsid w:val="003834DE"/>
    <w:rsid w:val="00385FDC"/>
    <w:rsid w:val="00387E32"/>
    <w:rsid w:val="00390BDC"/>
    <w:rsid w:val="00391987"/>
    <w:rsid w:val="00391B7E"/>
    <w:rsid w:val="00391C68"/>
    <w:rsid w:val="00394F12"/>
    <w:rsid w:val="003A04B8"/>
    <w:rsid w:val="003A4B1B"/>
    <w:rsid w:val="003B2371"/>
    <w:rsid w:val="003B73A4"/>
    <w:rsid w:val="003C04C1"/>
    <w:rsid w:val="003C28C5"/>
    <w:rsid w:val="003C2E57"/>
    <w:rsid w:val="003C3E0E"/>
    <w:rsid w:val="003D7E52"/>
    <w:rsid w:val="003E0500"/>
    <w:rsid w:val="003E7766"/>
    <w:rsid w:val="003F2CA7"/>
    <w:rsid w:val="003F4583"/>
    <w:rsid w:val="00410CC5"/>
    <w:rsid w:val="004143C8"/>
    <w:rsid w:val="00415A22"/>
    <w:rsid w:val="0041772E"/>
    <w:rsid w:val="004179BB"/>
    <w:rsid w:val="00422199"/>
    <w:rsid w:val="0042450F"/>
    <w:rsid w:val="00434A4A"/>
    <w:rsid w:val="004350FC"/>
    <w:rsid w:val="00436603"/>
    <w:rsid w:val="004370E5"/>
    <w:rsid w:val="00445BE1"/>
    <w:rsid w:val="0045069E"/>
    <w:rsid w:val="00451DDE"/>
    <w:rsid w:val="004757C2"/>
    <w:rsid w:val="00476E6F"/>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A6F9A"/>
    <w:rsid w:val="004B2652"/>
    <w:rsid w:val="004B74F2"/>
    <w:rsid w:val="004C22E0"/>
    <w:rsid w:val="004C310D"/>
    <w:rsid w:val="004D5603"/>
    <w:rsid w:val="004D56D5"/>
    <w:rsid w:val="004D5999"/>
    <w:rsid w:val="004E0D5A"/>
    <w:rsid w:val="004E1B2E"/>
    <w:rsid w:val="004E7673"/>
    <w:rsid w:val="004F09C9"/>
    <w:rsid w:val="004F24A0"/>
    <w:rsid w:val="004F4745"/>
    <w:rsid w:val="005058C3"/>
    <w:rsid w:val="00505FA1"/>
    <w:rsid w:val="0051573D"/>
    <w:rsid w:val="00521CC8"/>
    <w:rsid w:val="00527077"/>
    <w:rsid w:val="00534357"/>
    <w:rsid w:val="00541685"/>
    <w:rsid w:val="005460F9"/>
    <w:rsid w:val="005509FF"/>
    <w:rsid w:val="00551313"/>
    <w:rsid w:val="005551AC"/>
    <w:rsid w:val="00560914"/>
    <w:rsid w:val="00563551"/>
    <w:rsid w:val="0056454F"/>
    <w:rsid w:val="0057015C"/>
    <w:rsid w:val="00577533"/>
    <w:rsid w:val="0058403E"/>
    <w:rsid w:val="005877E3"/>
    <w:rsid w:val="00590864"/>
    <w:rsid w:val="00590A3D"/>
    <w:rsid w:val="00597966"/>
    <w:rsid w:val="005A1E1C"/>
    <w:rsid w:val="005A29DC"/>
    <w:rsid w:val="005A5F4B"/>
    <w:rsid w:val="005B0AE8"/>
    <w:rsid w:val="005B2DDE"/>
    <w:rsid w:val="005B3839"/>
    <w:rsid w:val="005B385A"/>
    <w:rsid w:val="005C0337"/>
    <w:rsid w:val="005C508D"/>
    <w:rsid w:val="005C6388"/>
    <w:rsid w:val="005D0A52"/>
    <w:rsid w:val="005D26C6"/>
    <w:rsid w:val="005D279F"/>
    <w:rsid w:val="005D29A0"/>
    <w:rsid w:val="005D47E5"/>
    <w:rsid w:val="005E0E1F"/>
    <w:rsid w:val="005F7D5A"/>
    <w:rsid w:val="006007B8"/>
    <w:rsid w:val="00600E1B"/>
    <w:rsid w:val="006023CB"/>
    <w:rsid w:val="00602C9B"/>
    <w:rsid w:val="0061542F"/>
    <w:rsid w:val="006200F2"/>
    <w:rsid w:val="006229D9"/>
    <w:rsid w:val="00625D89"/>
    <w:rsid w:val="006322BC"/>
    <w:rsid w:val="0063279C"/>
    <w:rsid w:val="00633263"/>
    <w:rsid w:val="00636639"/>
    <w:rsid w:val="00643F52"/>
    <w:rsid w:val="00644DCA"/>
    <w:rsid w:val="00646723"/>
    <w:rsid w:val="00647871"/>
    <w:rsid w:val="00647A37"/>
    <w:rsid w:val="0065031E"/>
    <w:rsid w:val="00652767"/>
    <w:rsid w:val="00661651"/>
    <w:rsid w:val="00667F35"/>
    <w:rsid w:val="00671300"/>
    <w:rsid w:val="006736AE"/>
    <w:rsid w:val="006746F1"/>
    <w:rsid w:val="00676EC3"/>
    <w:rsid w:val="006775CF"/>
    <w:rsid w:val="00683FE6"/>
    <w:rsid w:val="00684AFF"/>
    <w:rsid w:val="00690360"/>
    <w:rsid w:val="00691E95"/>
    <w:rsid w:val="00694E1C"/>
    <w:rsid w:val="00695B9E"/>
    <w:rsid w:val="00696197"/>
    <w:rsid w:val="00697C07"/>
    <w:rsid w:val="006A15AC"/>
    <w:rsid w:val="006B3D7A"/>
    <w:rsid w:val="006B5074"/>
    <w:rsid w:val="006B6BE0"/>
    <w:rsid w:val="006B765D"/>
    <w:rsid w:val="006C2398"/>
    <w:rsid w:val="006C24A9"/>
    <w:rsid w:val="006C5954"/>
    <w:rsid w:val="006D2398"/>
    <w:rsid w:val="006D37D1"/>
    <w:rsid w:val="006D5CC4"/>
    <w:rsid w:val="006E2351"/>
    <w:rsid w:val="006E4F43"/>
    <w:rsid w:val="006F1F58"/>
    <w:rsid w:val="006F58EA"/>
    <w:rsid w:val="006F5AD1"/>
    <w:rsid w:val="006F5EF4"/>
    <w:rsid w:val="007014B5"/>
    <w:rsid w:val="00702570"/>
    <w:rsid w:val="00704320"/>
    <w:rsid w:val="00705C52"/>
    <w:rsid w:val="00706B3A"/>
    <w:rsid w:val="00706DE6"/>
    <w:rsid w:val="007070F8"/>
    <w:rsid w:val="007078CF"/>
    <w:rsid w:val="00714E40"/>
    <w:rsid w:val="00715F94"/>
    <w:rsid w:val="007217F9"/>
    <w:rsid w:val="00725291"/>
    <w:rsid w:val="00725EDF"/>
    <w:rsid w:val="00730C29"/>
    <w:rsid w:val="00733732"/>
    <w:rsid w:val="007379D9"/>
    <w:rsid w:val="00742BD0"/>
    <w:rsid w:val="00747B93"/>
    <w:rsid w:val="0075086E"/>
    <w:rsid w:val="00751A68"/>
    <w:rsid w:val="00754F0B"/>
    <w:rsid w:val="00771B0C"/>
    <w:rsid w:val="00774337"/>
    <w:rsid w:val="0077482C"/>
    <w:rsid w:val="00777267"/>
    <w:rsid w:val="007853A7"/>
    <w:rsid w:val="007856DC"/>
    <w:rsid w:val="007929DB"/>
    <w:rsid w:val="00797186"/>
    <w:rsid w:val="007B2067"/>
    <w:rsid w:val="007B4027"/>
    <w:rsid w:val="007B6F1F"/>
    <w:rsid w:val="007C1A3D"/>
    <w:rsid w:val="007C3B04"/>
    <w:rsid w:val="007C6148"/>
    <w:rsid w:val="007E1911"/>
    <w:rsid w:val="007F28C6"/>
    <w:rsid w:val="007F477F"/>
    <w:rsid w:val="007F6A28"/>
    <w:rsid w:val="007F71BB"/>
    <w:rsid w:val="00802C2B"/>
    <w:rsid w:val="00803A00"/>
    <w:rsid w:val="008109E0"/>
    <w:rsid w:val="00815246"/>
    <w:rsid w:val="00815CA8"/>
    <w:rsid w:val="00815FCF"/>
    <w:rsid w:val="008179E2"/>
    <w:rsid w:val="008208FB"/>
    <w:rsid w:val="0082240F"/>
    <w:rsid w:val="008225B1"/>
    <w:rsid w:val="00823BB6"/>
    <w:rsid w:val="00824B44"/>
    <w:rsid w:val="008262F8"/>
    <w:rsid w:val="00827493"/>
    <w:rsid w:val="00834A89"/>
    <w:rsid w:val="008364BC"/>
    <w:rsid w:val="00836E2F"/>
    <w:rsid w:val="00844C2B"/>
    <w:rsid w:val="008512BD"/>
    <w:rsid w:val="008853EC"/>
    <w:rsid w:val="00885486"/>
    <w:rsid w:val="0088567C"/>
    <w:rsid w:val="0089461F"/>
    <w:rsid w:val="0089758D"/>
    <w:rsid w:val="008A020F"/>
    <w:rsid w:val="008A3C7F"/>
    <w:rsid w:val="008A3F66"/>
    <w:rsid w:val="008A694D"/>
    <w:rsid w:val="008B11EF"/>
    <w:rsid w:val="008B6686"/>
    <w:rsid w:val="008C09C7"/>
    <w:rsid w:val="008C1CBB"/>
    <w:rsid w:val="008C20D0"/>
    <w:rsid w:val="008C262C"/>
    <w:rsid w:val="008C66AB"/>
    <w:rsid w:val="008D03F4"/>
    <w:rsid w:val="008D2882"/>
    <w:rsid w:val="008D7A38"/>
    <w:rsid w:val="008E5D13"/>
    <w:rsid w:val="008E6E23"/>
    <w:rsid w:val="008E70F7"/>
    <w:rsid w:val="008F5C7F"/>
    <w:rsid w:val="008F69F1"/>
    <w:rsid w:val="00901907"/>
    <w:rsid w:val="00901C16"/>
    <w:rsid w:val="0090479F"/>
    <w:rsid w:val="00914942"/>
    <w:rsid w:val="0092778B"/>
    <w:rsid w:val="0094006B"/>
    <w:rsid w:val="00941D82"/>
    <w:rsid w:val="0094291C"/>
    <w:rsid w:val="00945210"/>
    <w:rsid w:val="00947401"/>
    <w:rsid w:val="009514F6"/>
    <w:rsid w:val="00952DBE"/>
    <w:rsid w:val="0095462D"/>
    <w:rsid w:val="00955CA2"/>
    <w:rsid w:val="00961110"/>
    <w:rsid w:val="0097178C"/>
    <w:rsid w:val="00973830"/>
    <w:rsid w:val="00974DB0"/>
    <w:rsid w:val="00980C2D"/>
    <w:rsid w:val="00983588"/>
    <w:rsid w:val="00983C43"/>
    <w:rsid w:val="00990B2E"/>
    <w:rsid w:val="00990D8F"/>
    <w:rsid w:val="00993EDE"/>
    <w:rsid w:val="00995D5E"/>
    <w:rsid w:val="009963D9"/>
    <w:rsid w:val="009972D1"/>
    <w:rsid w:val="00997F25"/>
    <w:rsid w:val="009A085A"/>
    <w:rsid w:val="009A4E1E"/>
    <w:rsid w:val="009A628C"/>
    <w:rsid w:val="009B0035"/>
    <w:rsid w:val="009B7A17"/>
    <w:rsid w:val="009C1240"/>
    <w:rsid w:val="009C22D2"/>
    <w:rsid w:val="009D38F1"/>
    <w:rsid w:val="009D5255"/>
    <w:rsid w:val="009E5A7B"/>
    <w:rsid w:val="009E654B"/>
    <w:rsid w:val="009F4999"/>
    <w:rsid w:val="009F6006"/>
    <w:rsid w:val="009F76B2"/>
    <w:rsid w:val="009F77D8"/>
    <w:rsid w:val="00A035AA"/>
    <w:rsid w:val="00A10CA1"/>
    <w:rsid w:val="00A1298B"/>
    <w:rsid w:val="00A13F24"/>
    <w:rsid w:val="00A2123F"/>
    <w:rsid w:val="00A21756"/>
    <w:rsid w:val="00A221E4"/>
    <w:rsid w:val="00A32000"/>
    <w:rsid w:val="00A33568"/>
    <w:rsid w:val="00A33753"/>
    <w:rsid w:val="00A37F0F"/>
    <w:rsid w:val="00A471E7"/>
    <w:rsid w:val="00A503FA"/>
    <w:rsid w:val="00A528DB"/>
    <w:rsid w:val="00A55533"/>
    <w:rsid w:val="00A57DB0"/>
    <w:rsid w:val="00A618CD"/>
    <w:rsid w:val="00A70580"/>
    <w:rsid w:val="00A75D96"/>
    <w:rsid w:val="00A80103"/>
    <w:rsid w:val="00A80E50"/>
    <w:rsid w:val="00A87CB6"/>
    <w:rsid w:val="00AA1215"/>
    <w:rsid w:val="00AA5659"/>
    <w:rsid w:val="00AA6779"/>
    <w:rsid w:val="00AA6878"/>
    <w:rsid w:val="00AB0523"/>
    <w:rsid w:val="00AB214C"/>
    <w:rsid w:val="00AB6EF8"/>
    <w:rsid w:val="00AB711D"/>
    <w:rsid w:val="00AC10D3"/>
    <w:rsid w:val="00AC406C"/>
    <w:rsid w:val="00AD07F1"/>
    <w:rsid w:val="00AD2C66"/>
    <w:rsid w:val="00AE4FA4"/>
    <w:rsid w:val="00AF16A4"/>
    <w:rsid w:val="00AF1E9F"/>
    <w:rsid w:val="00AF5D83"/>
    <w:rsid w:val="00AF74AF"/>
    <w:rsid w:val="00B04401"/>
    <w:rsid w:val="00B07C76"/>
    <w:rsid w:val="00B13321"/>
    <w:rsid w:val="00B134B2"/>
    <w:rsid w:val="00B155A8"/>
    <w:rsid w:val="00B16CAF"/>
    <w:rsid w:val="00B2050F"/>
    <w:rsid w:val="00B211B5"/>
    <w:rsid w:val="00B22515"/>
    <w:rsid w:val="00B229A7"/>
    <w:rsid w:val="00B269F1"/>
    <w:rsid w:val="00B30EA8"/>
    <w:rsid w:val="00B337F6"/>
    <w:rsid w:val="00B35900"/>
    <w:rsid w:val="00B36419"/>
    <w:rsid w:val="00B3760B"/>
    <w:rsid w:val="00B43876"/>
    <w:rsid w:val="00B47FF0"/>
    <w:rsid w:val="00B53807"/>
    <w:rsid w:val="00B560E8"/>
    <w:rsid w:val="00B662AB"/>
    <w:rsid w:val="00B71FB5"/>
    <w:rsid w:val="00B97D71"/>
    <w:rsid w:val="00B97FE1"/>
    <w:rsid w:val="00BA2A57"/>
    <w:rsid w:val="00BB7848"/>
    <w:rsid w:val="00BB7C12"/>
    <w:rsid w:val="00BC1BD3"/>
    <w:rsid w:val="00BC2E50"/>
    <w:rsid w:val="00BC499B"/>
    <w:rsid w:val="00BC5F1E"/>
    <w:rsid w:val="00BD09F0"/>
    <w:rsid w:val="00BD12C4"/>
    <w:rsid w:val="00BD276A"/>
    <w:rsid w:val="00BD5589"/>
    <w:rsid w:val="00BD7F7C"/>
    <w:rsid w:val="00BE155D"/>
    <w:rsid w:val="00BE265B"/>
    <w:rsid w:val="00BE3435"/>
    <w:rsid w:val="00BE7403"/>
    <w:rsid w:val="00BF1B56"/>
    <w:rsid w:val="00BF2F90"/>
    <w:rsid w:val="00BF30C5"/>
    <w:rsid w:val="00BF42BE"/>
    <w:rsid w:val="00BF7588"/>
    <w:rsid w:val="00BF7E6C"/>
    <w:rsid w:val="00C01CC2"/>
    <w:rsid w:val="00C040FA"/>
    <w:rsid w:val="00C050EF"/>
    <w:rsid w:val="00C0546D"/>
    <w:rsid w:val="00C056A1"/>
    <w:rsid w:val="00C11ECF"/>
    <w:rsid w:val="00C136E2"/>
    <w:rsid w:val="00C1387E"/>
    <w:rsid w:val="00C167F8"/>
    <w:rsid w:val="00C34683"/>
    <w:rsid w:val="00C34FA8"/>
    <w:rsid w:val="00C41DB6"/>
    <w:rsid w:val="00C564D5"/>
    <w:rsid w:val="00C62FED"/>
    <w:rsid w:val="00C66C78"/>
    <w:rsid w:val="00C66D59"/>
    <w:rsid w:val="00C76997"/>
    <w:rsid w:val="00C82911"/>
    <w:rsid w:val="00C82E8F"/>
    <w:rsid w:val="00C87443"/>
    <w:rsid w:val="00C87785"/>
    <w:rsid w:val="00C96BC2"/>
    <w:rsid w:val="00CA6CCC"/>
    <w:rsid w:val="00CA7658"/>
    <w:rsid w:val="00CB11F9"/>
    <w:rsid w:val="00CC258C"/>
    <w:rsid w:val="00CC4EA3"/>
    <w:rsid w:val="00CC4ED7"/>
    <w:rsid w:val="00CD06FE"/>
    <w:rsid w:val="00CD2223"/>
    <w:rsid w:val="00CD2B93"/>
    <w:rsid w:val="00CD4C44"/>
    <w:rsid w:val="00CE2926"/>
    <w:rsid w:val="00CE3114"/>
    <w:rsid w:val="00CE5B15"/>
    <w:rsid w:val="00CE6CA8"/>
    <w:rsid w:val="00CE792D"/>
    <w:rsid w:val="00CF1B1E"/>
    <w:rsid w:val="00CF55C9"/>
    <w:rsid w:val="00CF6A55"/>
    <w:rsid w:val="00D00400"/>
    <w:rsid w:val="00D00CC9"/>
    <w:rsid w:val="00D06134"/>
    <w:rsid w:val="00D112E7"/>
    <w:rsid w:val="00D158A8"/>
    <w:rsid w:val="00D24788"/>
    <w:rsid w:val="00D27C9E"/>
    <w:rsid w:val="00D313D1"/>
    <w:rsid w:val="00D3663A"/>
    <w:rsid w:val="00D406F9"/>
    <w:rsid w:val="00D436AC"/>
    <w:rsid w:val="00D46D38"/>
    <w:rsid w:val="00D6319F"/>
    <w:rsid w:val="00D66BA6"/>
    <w:rsid w:val="00D7168D"/>
    <w:rsid w:val="00D73143"/>
    <w:rsid w:val="00D7323C"/>
    <w:rsid w:val="00D84FF0"/>
    <w:rsid w:val="00D87B08"/>
    <w:rsid w:val="00D91B6C"/>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2DDD"/>
    <w:rsid w:val="00DE7786"/>
    <w:rsid w:val="00DF0903"/>
    <w:rsid w:val="00E000B5"/>
    <w:rsid w:val="00E01AE6"/>
    <w:rsid w:val="00E01FAA"/>
    <w:rsid w:val="00E06651"/>
    <w:rsid w:val="00E13576"/>
    <w:rsid w:val="00E13953"/>
    <w:rsid w:val="00E16DE5"/>
    <w:rsid w:val="00E16EF5"/>
    <w:rsid w:val="00E21A86"/>
    <w:rsid w:val="00E21FFA"/>
    <w:rsid w:val="00E2241F"/>
    <w:rsid w:val="00E26727"/>
    <w:rsid w:val="00E3506E"/>
    <w:rsid w:val="00E3519C"/>
    <w:rsid w:val="00E3698F"/>
    <w:rsid w:val="00E36B65"/>
    <w:rsid w:val="00E371DB"/>
    <w:rsid w:val="00E41C27"/>
    <w:rsid w:val="00E50ACD"/>
    <w:rsid w:val="00E5235D"/>
    <w:rsid w:val="00E52F17"/>
    <w:rsid w:val="00E60028"/>
    <w:rsid w:val="00E634D0"/>
    <w:rsid w:val="00E66393"/>
    <w:rsid w:val="00E72167"/>
    <w:rsid w:val="00E72777"/>
    <w:rsid w:val="00E736DD"/>
    <w:rsid w:val="00E815AC"/>
    <w:rsid w:val="00E819EC"/>
    <w:rsid w:val="00E872D5"/>
    <w:rsid w:val="00E87A14"/>
    <w:rsid w:val="00E933F0"/>
    <w:rsid w:val="00E93C90"/>
    <w:rsid w:val="00EA0122"/>
    <w:rsid w:val="00EA0CCB"/>
    <w:rsid w:val="00EA2FA9"/>
    <w:rsid w:val="00EB1638"/>
    <w:rsid w:val="00EB688F"/>
    <w:rsid w:val="00EC3B40"/>
    <w:rsid w:val="00EC50B6"/>
    <w:rsid w:val="00ED408B"/>
    <w:rsid w:val="00ED6497"/>
    <w:rsid w:val="00EE093B"/>
    <w:rsid w:val="00EE2A1F"/>
    <w:rsid w:val="00EE6331"/>
    <w:rsid w:val="00EF16C4"/>
    <w:rsid w:val="00EF3C4E"/>
    <w:rsid w:val="00EF3DED"/>
    <w:rsid w:val="00EF45F4"/>
    <w:rsid w:val="00F06552"/>
    <w:rsid w:val="00F074F7"/>
    <w:rsid w:val="00F1002A"/>
    <w:rsid w:val="00F12617"/>
    <w:rsid w:val="00F2538A"/>
    <w:rsid w:val="00F263C9"/>
    <w:rsid w:val="00F2742D"/>
    <w:rsid w:val="00F30860"/>
    <w:rsid w:val="00F3442E"/>
    <w:rsid w:val="00F40379"/>
    <w:rsid w:val="00F416C8"/>
    <w:rsid w:val="00F44E5C"/>
    <w:rsid w:val="00F5264A"/>
    <w:rsid w:val="00F52AD1"/>
    <w:rsid w:val="00F53EC4"/>
    <w:rsid w:val="00F60F18"/>
    <w:rsid w:val="00F61314"/>
    <w:rsid w:val="00F61329"/>
    <w:rsid w:val="00F62B02"/>
    <w:rsid w:val="00F62F69"/>
    <w:rsid w:val="00F67582"/>
    <w:rsid w:val="00F702ED"/>
    <w:rsid w:val="00F7103F"/>
    <w:rsid w:val="00F71873"/>
    <w:rsid w:val="00F7755A"/>
    <w:rsid w:val="00F81DE3"/>
    <w:rsid w:val="00F87FE4"/>
    <w:rsid w:val="00F92B3D"/>
    <w:rsid w:val="00F957CE"/>
    <w:rsid w:val="00FA01F4"/>
    <w:rsid w:val="00FA1A13"/>
    <w:rsid w:val="00FA4F67"/>
    <w:rsid w:val="00FA5558"/>
    <w:rsid w:val="00FA5651"/>
    <w:rsid w:val="00FB08EE"/>
    <w:rsid w:val="00FB3252"/>
    <w:rsid w:val="00FB53D1"/>
    <w:rsid w:val="00FB7994"/>
    <w:rsid w:val="00FC0790"/>
    <w:rsid w:val="00FC501C"/>
    <w:rsid w:val="00FC6EA6"/>
    <w:rsid w:val="00FD0910"/>
    <w:rsid w:val="00FD2921"/>
    <w:rsid w:val="00FD72A7"/>
    <w:rsid w:val="00FE1893"/>
    <w:rsid w:val="00FE3368"/>
    <w:rsid w:val="00FE68A9"/>
    <w:rsid w:val="00FF0708"/>
    <w:rsid w:val="00FF1362"/>
    <w:rsid w:val="00FF3FA4"/>
    <w:rsid w:val="00FF4E48"/>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 w:type="character" w:styleId="Hyperlink">
    <w:name w:val="Hyperlink"/>
    <w:basedOn w:val="DefaultParagraphFont"/>
    <w:uiPriority w:val="99"/>
    <w:unhideWhenUsed/>
    <w:rsid w:val="002005E8"/>
    <w:rPr>
      <w:color w:val="0563C1" w:themeColor="hyperlink"/>
      <w:u w:val="single"/>
    </w:rPr>
  </w:style>
  <w:style w:type="character" w:styleId="UnresolvedMention">
    <w:name w:val="Unresolved Mention"/>
    <w:basedOn w:val="DefaultParagraphFont"/>
    <w:uiPriority w:val="99"/>
    <w:semiHidden/>
    <w:unhideWhenUsed/>
    <w:rsid w:val="002005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oaa.gov/news/2018-was-4th-hottest-year-on-record-for-globe"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1.xml"/><Relationship Id="rId28"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eader" Target="header3.xml"/><Relationship Id="rId3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8C412-618D-AB4F-91D3-4869D5F58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78</Pages>
  <Words>18461</Words>
  <Characters>105233</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Beck, John - ARS</cp:lastModifiedBy>
  <cp:revision>6</cp:revision>
  <cp:lastPrinted>2019-02-27T21:54:00Z</cp:lastPrinted>
  <dcterms:created xsi:type="dcterms:W3CDTF">2019-03-08T15:07:00Z</dcterms:created>
  <dcterms:modified xsi:type="dcterms:W3CDTF">2019-03-11T14:53:00Z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