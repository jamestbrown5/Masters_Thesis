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13A4F" w14:textId="678DB7B7" w:rsidR="006F58EA" w:rsidRPr="004F09C9" w:rsidRDefault="00F1002A" w:rsidP="00FB53D1">
      <w:pPr>
        <w:spacing w:line="259" w:lineRule="auto"/>
        <w:ind w:left="-5"/>
        <w:jc w:val="center"/>
        <w:rPr>
          <w:color w:val="000000" w:themeColor="text1"/>
        </w:rPr>
      </w:pPr>
      <w:r w:rsidRPr="006A7A81">
        <w:rPr>
          <w:color w:val="000000" w:themeColor="text1"/>
          <w:rPrChange w:id="0" w:author="Brown,James T" w:date="2019-03-05T13:44:00Z">
            <w:rPr>
              <w:color w:val="000000" w:themeColor="text1"/>
              <w:highlight w:val="yellow"/>
            </w:rPr>
          </w:rPrChange>
        </w:rPr>
        <w:t xml:space="preserve">THE </w:t>
      </w:r>
      <w:r w:rsidR="00055C7D" w:rsidRPr="006A7A81">
        <w:rPr>
          <w:color w:val="000000" w:themeColor="text1"/>
          <w:rPrChange w:id="1" w:author="Brown,James T" w:date="2019-03-05T13:44:00Z">
            <w:rPr>
              <w:color w:val="000000" w:themeColor="text1"/>
              <w:highlight w:val="yellow"/>
            </w:rPr>
          </w:rPrChange>
        </w:rPr>
        <w:t>ASSOCIATION</w:t>
      </w:r>
      <w:r w:rsidR="00055C7D" w:rsidRPr="006A7A81">
        <w:rPr>
          <w:color w:val="000000" w:themeColor="text1"/>
          <w:rPrChange w:id="2" w:author="Brown,James T" w:date="2019-03-05T13:44:00Z">
            <w:rPr>
              <w:color w:val="000000" w:themeColor="text1"/>
              <w:highlight w:val="yellow"/>
            </w:rPr>
          </w:rPrChange>
        </w:rPr>
        <w:t xml:space="preserve"> </w:t>
      </w:r>
      <w:r w:rsidRPr="006A7A81">
        <w:rPr>
          <w:color w:val="000000" w:themeColor="text1"/>
          <w:rPrChange w:id="3" w:author="Brown,James T" w:date="2019-03-05T13:44:00Z">
            <w:rPr>
              <w:color w:val="000000" w:themeColor="text1"/>
              <w:highlight w:val="yellow"/>
            </w:rPr>
          </w:rPrChange>
        </w:rPr>
        <w:t xml:space="preserve">BETWEEN </w:t>
      </w:r>
      <w:r w:rsidR="00055C7D" w:rsidRPr="006A7A81">
        <w:rPr>
          <w:color w:val="000000" w:themeColor="text1"/>
          <w:rPrChange w:id="4" w:author="Brown,James T" w:date="2019-03-05T13:44:00Z">
            <w:rPr>
              <w:color w:val="000000" w:themeColor="text1"/>
              <w:highlight w:val="yellow"/>
            </w:rPr>
          </w:rPrChange>
        </w:rPr>
        <w:t xml:space="preserve">LIPID </w:t>
      </w:r>
      <w:r w:rsidR="006A7A81" w:rsidRPr="006A7A81">
        <w:rPr>
          <w:color w:val="000000" w:themeColor="text1"/>
          <w:rPrChange w:id="5" w:author="Brown,James T" w:date="2019-03-05T13:44:00Z">
            <w:rPr>
              <w:color w:val="000000" w:themeColor="text1"/>
              <w:highlight w:val="yellow"/>
            </w:rPr>
          </w:rPrChange>
        </w:rPr>
        <w:t>STORES</w:t>
      </w:r>
      <w:r w:rsidR="00055C7D" w:rsidRPr="006A7A81">
        <w:rPr>
          <w:color w:val="000000" w:themeColor="text1"/>
          <w:rPrChange w:id="6" w:author="Brown,James T" w:date="2019-03-05T13:44:00Z">
            <w:rPr>
              <w:color w:val="000000" w:themeColor="text1"/>
              <w:highlight w:val="yellow"/>
            </w:rPr>
          </w:rPrChange>
        </w:rPr>
        <w:t xml:space="preserve"> AND</w:t>
      </w:r>
      <w:r w:rsidR="00055C7D" w:rsidRPr="006A7A81">
        <w:rPr>
          <w:color w:val="000000" w:themeColor="text1"/>
          <w:rPrChange w:id="7" w:author="Brown,James T" w:date="2019-03-05T13:44:00Z">
            <w:rPr>
              <w:color w:val="000000" w:themeColor="text1"/>
              <w:highlight w:val="yellow"/>
            </w:rPr>
          </w:rPrChange>
        </w:rPr>
        <w:t xml:space="preserve"> </w:t>
      </w:r>
      <w:r w:rsidR="00754F0B" w:rsidRPr="006A7A81">
        <w:rPr>
          <w:color w:val="000000" w:themeColor="text1"/>
          <w:rPrChange w:id="8" w:author="Brown,James T" w:date="2019-03-05T13:44:00Z">
            <w:rPr>
              <w:color w:val="000000" w:themeColor="text1"/>
              <w:highlight w:val="yellow"/>
            </w:rPr>
          </w:rPrChange>
        </w:rPr>
        <w:t xml:space="preserve">DIAPAUSE </w:t>
      </w:r>
      <w:r w:rsidR="00055C7D" w:rsidRPr="006A7A81">
        <w:rPr>
          <w:color w:val="000000" w:themeColor="text1"/>
          <w:rPrChange w:id="9" w:author="Brown,James T" w:date="2019-03-05T13:44:00Z">
            <w:rPr>
              <w:color w:val="000000" w:themeColor="text1"/>
              <w:highlight w:val="yellow"/>
            </w:rPr>
          </w:rPrChange>
        </w:rPr>
        <w:t>GENOTYPE</w:t>
      </w:r>
      <w:r w:rsidR="00055C7D" w:rsidRPr="006A7A81">
        <w:rPr>
          <w:color w:val="000000" w:themeColor="text1"/>
          <w:rPrChange w:id="10" w:author="Brown,James T" w:date="2019-03-05T13:44:00Z">
            <w:rPr>
              <w:color w:val="000000" w:themeColor="text1"/>
              <w:highlight w:val="yellow"/>
            </w:rPr>
          </w:rPrChange>
        </w:rPr>
        <w:t xml:space="preserve"> </w:t>
      </w:r>
      <w:r w:rsidRPr="006A7A81">
        <w:rPr>
          <w:color w:val="000000" w:themeColor="text1"/>
          <w:rPrChange w:id="11" w:author="Brown,James T" w:date="2019-03-05T13:44:00Z">
            <w:rPr>
              <w:color w:val="000000" w:themeColor="text1"/>
              <w:highlight w:val="yellow"/>
            </w:rPr>
          </w:rPrChange>
        </w:rPr>
        <w:t xml:space="preserve">AMONG </w:t>
      </w:r>
      <w:r w:rsidR="00D27C9E" w:rsidRPr="006A7A81">
        <w:rPr>
          <w:color w:val="000000" w:themeColor="text1"/>
          <w:rPrChange w:id="12" w:author="Brown,James T" w:date="2019-03-05T13:44:00Z">
            <w:rPr>
              <w:color w:val="000000" w:themeColor="text1"/>
              <w:highlight w:val="yellow"/>
            </w:rPr>
          </w:rPrChange>
        </w:rPr>
        <w:t>EUROPEAN CORN BORER</w:t>
      </w:r>
      <w:r w:rsidR="0041772E" w:rsidRPr="006A7A81">
        <w:rPr>
          <w:color w:val="000000" w:themeColor="text1"/>
          <w:rPrChange w:id="13" w:author="Brown,James T" w:date="2019-03-05T13:44:00Z">
            <w:rPr>
              <w:color w:val="000000" w:themeColor="text1"/>
              <w:highlight w:val="yellow"/>
            </w:rPr>
          </w:rPrChange>
        </w:rPr>
        <w:t>S</w:t>
      </w:r>
      <w:r w:rsidR="00D27C9E" w:rsidRPr="006A7A81">
        <w:rPr>
          <w:color w:val="000000" w:themeColor="text1"/>
          <w:rPrChange w:id="14" w:author="Brown,James T" w:date="2019-03-05T13:44:00Z">
            <w:rPr>
              <w:color w:val="000000" w:themeColor="text1"/>
              <w:highlight w:val="yellow"/>
            </w:rPr>
          </w:rPrChange>
        </w:rPr>
        <w:t>,</w:t>
      </w:r>
      <w:r w:rsidR="00754F0B" w:rsidRPr="006A7A81">
        <w:rPr>
          <w:i/>
          <w:color w:val="000000" w:themeColor="text1"/>
          <w:rPrChange w:id="15" w:author="Brown,James T" w:date="2019-03-05T13:44:00Z">
            <w:rPr>
              <w:i/>
              <w:color w:val="000000" w:themeColor="text1"/>
              <w:highlight w:val="yellow"/>
            </w:rPr>
          </w:rPrChange>
        </w:rPr>
        <w:t xml:space="preserve"> </w:t>
      </w:r>
      <w:r w:rsidR="00D27C9E" w:rsidRPr="006A7A81">
        <w:rPr>
          <w:i/>
          <w:color w:val="000000" w:themeColor="text1"/>
          <w:rPrChange w:id="16" w:author="Brown,James T" w:date="2019-03-05T13:44:00Z">
            <w:rPr>
              <w:i/>
              <w:color w:val="000000" w:themeColor="text1"/>
              <w:highlight w:val="yellow"/>
            </w:rPr>
          </w:rPrChange>
        </w:rPr>
        <w:t xml:space="preserve">Ostrinia nubilalis </w:t>
      </w:r>
      <w:r w:rsidR="00D27C9E" w:rsidRPr="006A7A81">
        <w:rPr>
          <w:color w:val="000000" w:themeColor="text1"/>
          <w:rPrChange w:id="17" w:author="Brown,James T" w:date="2019-03-05T13:44:00Z">
            <w:rPr>
              <w:color w:val="000000" w:themeColor="text1"/>
              <w:highlight w:val="yellow"/>
            </w:rPr>
          </w:rPrChange>
        </w:rPr>
        <w:t>(LEPIDOPTERA: CRAMBIDAE)</w:t>
      </w:r>
    </w:p>
    <w:p w14:paraId="2766F651" w14:textId="77777777" w:rsidR="00754F0B" w:rsidRDefault="00754F0B">
      <w:pPr>
        <w:spacing w:after="162" w:line="263" w:lineRule="auto"/>
        <w:jc w:val="center"/>
        <w:rPr>
          <w:color w:val="000000" w:themeColor="text1"/>
        </w:rPr>
      </w:pPr>
    </w:p>
    <w:p w14:paraId="34044097" w14:textId="77777777" w:rsidR="0041772E" w:rsidRDefault="0041772E">
      <w:pPr>
        <w:spacing w:after="162" w:line="263" w:lineRule="auto"/>
        <w:jc w:val="center"/>
        <w:rPr>
          <w:color w:val="000000" w:themeColor="text1"/>
        </w:rPr>
      </w:pPr>
    </w:p>
    <w:p w14:paraId="222EBF6B" w14:textId="77777777" w:rsidR="00F1002A" w:rsidRDefault="00F1002A">
      <w:pPr>
        <w:spacing w:after="162" w:line="263" w:lineRule="auto"/>
        <w:jc w:val="center"/>
        <w:rPr>
          <w:color w:val="000000" w:themeColor="text1"/>
        </w:rPr>
      </w:pPr>
    </w:p>
    <w:p w14:paraId="7672282F" w14:textId="77777777" w:rsidR="00754F0B" w:rsidRDefault="00754F0B">
      <w:pPr>
        <w:spacing w:after="162" w:line="263" w:lineRule="auto"/>
        <w:jc w:val="center"/>
        <w:rPr>
          <w:color w:val="000000" w:themeColor="text1"/>
        </w:rPr>
      </w:pPr>
    </w:p>
    <w:p w14:paraId="147C9BBF" w14:textId="77777777" w:rsidR="00754F0B" w:rsidRDefault="00754F0B">
      <w:pPr>
        <w:spacing w:after="162" w:line="263" w:lineRule="auto"/>
        <w:jc w:val="center"/>
        <w:rPr>
          <w:color w:val="000000" w:themeColor="text1"/>
        </w:rPr>
      </w:pPr>
    </w:p>
    <w:p w14:paraId="0B6FADDB" w14:textId="77777777" w:rsidR="00754F0B" w:rsidRDefault="00754F0B">
      <w:pPr>
        <w:spacing w:after="162" w:line="263" w:lineRule="auto"/>
        <w:jc w:val="center"/>
        <w:rPr>
          <w:color w:val="000000" w:themeColor="text1"/>
        </w:rPr>
      </w:pPr>
    </w:p>
    <w:p w14:paraId="566D5844" w14:textId="77777777" w:rsidR="00754F0B" w:rsidRDefault="00754F0B">
      <w:pPr>
        <w:spacing w:after="162" w:line="263" w:lineRule="auto"/>
        <w:jc w:val="center"/>
        <w:rPr>
          <w:color w:val="000000" w:themeColor="text1"/>
        </w:rPr>
      </w:pPr>
    </w:p>
    <w:p w14:paraId="3BDFFAE6" w14:textId="77777777" w:rsidR="009B7A17" w:rsidRDefault="009B7A17" w:rsidP="001600C3">
      <w:pPr>
        <w:spacing w:after="162" w:line="263" w:lineRule="auto"/>
        <w:ind w:left="0" w:firstLine="0"/>
        <w:rPr>
          <w:color w:val="000000" w:themeColor="text1"/>
        </w:rPr>
      </w:pPr>
    </w:p>
    <w:p w14:paraId="1AA92D5D" w14:textId="77777777" w:rsidR="006F58EA" w:rsidRPr="004F09C9" w:rsidRDefault="00D27C9E">
      <w:pPr>
        <w:spacing w:after="162" w:line="263" w:lineRule="auto"/>
        <w:jc w:val="center"/>
        <w:rPr>
          <w:color w:val="000000" w:themeColor="text1"/>
        </w:rPr>
      </w:pPr>
      <w:r w:rsidRPr="004F09C9">
        <w:rPr>
          <w:color w:val="000000" w:themeColor="text1"/>
        </w:rPr>
        <w:t>By</w:t>
      </w:r>
    </w:p>
    <w:p w14:paraId="673DFA29"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4FB2EBA2" w14:textId="77777777" w:rsidR="006D2398" w:rsidRDefault="006D2398">
      <w:pPr>
        <w:spacing w:after="0" w:line="263" w:lineRule="auto"/>
        <w:jc w:val="center"/>
        <w:rPr>
          <w:color w:val="000000" w:themeColor="text1"/>
        </w:rPr>
      </w:pPr>
    </w:p>
    <w:p w14:paraId="1E067F8B"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7A57BB3A"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12B6A811"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045A61BB"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1A63F656"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07EE0BF3" w14:textId="77777777" w:rsidR="00D27C9E" w:rsidRPr="004F09C9" w:rsidRDefault="00D27C9E" w:rsidP="00D27C9E">
      <w:pPr>
        <w:spacing w:after="162" w:line="263" w:lineRule="auto"/>
        <w:jc w:val="center"/>
        <w:rPr>
          <w:color w:val="000000" w:themeColor="text1"/>
        </w:rPr>
      </w:pPr>
    </w:p>
    <w:p w14:paraId="524D206C" w14:textId="77777777" w:rsidR="00D27C9E" w:rsidRPr="004F09C9" w:rsidRDefault="00D27C9E" w:rsidP="00D27C9E">
      <w:pPr>
        <w:spacing w:after="162" w:line="263" w:lineRule="auto"/>
        <w:jc w:val="center"/>
        <w:rPr>
          <w:color w:val="000000" w:themeColor="text1"/>
        </w:rPr>
      </w:pPr>
    </w:p>
    <w:p w14:paraId="73E1C372" w14:textId="77777777" w:rsidR="00D27C9E" w:rsidRPr="004F09C9" w:rsidRDefault="00D27C9E" w:rsidP="00D27C9E">
      <w:pPr>
        <w:spacing w:after="162" w:line="263" w:lineRule="auto"/>
        <w:jc w:val="center"/>
        <w:rPr>
          <w:color w:val="000000" w:themeColor="text1"/>
        </w:rPr>
      </w:pPr>
    </w:p>
    <w:p w14:paraId="3713E20D" w14:textId="77777777" w:rsidR="00D27C9E" w:rsidRPr="004F09C9" w:rsidRDefault="00D27C9E" w:rsidP="00D27C9E">
      <w:pPr>
        <w:spacing w:after="162" w:line="263" w:lineRule="auto"/>
        <w:jc w:val="center"/>
        <w:rPr>
          <w:color w:val="000000" w:themeColor="text1"/>
        </w:rPr>
      </w:pPr>
    </w:p>
    <w:p w14:paraId="10D3ED75" w14:textId="77777777" w:rsidR="00D27C9E" w:rsidRPr="004F09C9" w:rsidRDefault="00D27C9E" w:rsidP="00D27C9E">
      <w:pPr>
        <w:spacing w:after="162" w:line="263" w:lineRule="auto"/>
        <w:jc w:val="center"/>
        <w:rPr>
          <w:color w:val="000000" w:themeColor="text1"/>
        </w:rPr>
      </w:pPr>
    </w:p>
    <w:p w14:paraId="2D496816" w14:textId="77777777" w:rsidR="00D27C9E" w:rsidRPr="004F09C9" w:rsidRDefault="00D27C9E" w:rsidP="00D27C9E">
      <w:pPr>
        <w:spacing w:after="162" w:line="263" w:lineRule="auto"/>
        <w:jc w:val="center"/>
        <w:rPr>
          <w:color w:val="000000" w:themeColor="text1"/>
        </w:rPr>
      </w:pPr>
    </w:p>
    <w:p w14:paraId="742AF1E0" w14:textId="77777777" w:rsidR="00D27C9E" w:rsidRPr="004F09C9" w:rsidRDefault="00D27C9E" w:rsidP="00D27C9E">
      <w:pPr>
        <w:spacing w:after="162" w:line="263" w:lineRule="auto"/>
        <w:jc w:val="center"/>
        <w:rPr>
          <w:color w:val="000000" w:themeColor="text1"/>
        </w:rPr>
      </w:pPr>
    </w:p>
    <w:p w14:paraId="2E8E0F12" w14:textId="77777777" w:rsidR="00D27C9E" w:rsidRPr="004F09C9" w:rsidRDefault="00D27C9E" w:rsidP="00D27C9E">
      <w:pPr>
        <w:spacing w:after="162" w:line="263" w:lineRule="auto"/>
        <w:jc w:val="center"/>
        <w:rPr>
          <w:color w:val="000000" w:themeColor="text1"/>
        </w:rPr>
      </w:pPr>
    </w:p>
    <w:p w14:paraId="1AE4E036" w14:textId="77777777" w:rsidR="00D27C9E" w:rsidRPr="004F09C9" w:rsidRDefault="00D27C9E" w:rsidP="00D27C9E">
      <w:pPr>
        <w:spacing w:after="162" w:line="263" w:lineRule="auto"/>
        <w:jc w:val="center"/>
        <w:rPr>
          <w:color w:val="000000" w:themeColor="text1"/>
        </w:rPr>
      </w:pPr>
    </w:p>
    <w:p w14:paraId="597A33B5" w14:textId="77777777" w:rsidR="00D27C9E" w:rsidRPr="004F09C9" w:rsidRDefault="00D27C9E" w:rsidP="00D27C9E">
      <w:pPr>
        <w:spacing w:after="162" w:line="263" w:lineRule="auto"/>
        <w:jc w:val="center"/>
        <w:rPr>
          <w:color w:val="000000" w:themeColor="text1"/>
        </w:rPr>
      </w:pPr>
    </w:p>
    <w:p w14:paraId="401E9A85" w14:textId="77777777" w:rsidR="00D27C9E" w:rsidRPr="004F09C9" w:rsidRDefault="00D27C9E" w:rsidP="00D27C9E">
      <w:pPr>
        <w:spacing w:after="162" w:line="263" w:lineRule="auto"/>
        <w:jc w:val="center"/>
        <w:rPr>
          <w:color w:val="000000" w:themeColor="text1"/>
        </w:rPr>
      </w:pPr>
    </w:p>
    <w:p w14:paraId="711AAC24" w14:textId="77777777" w:rsidR="00D27C9E" w:rsidRPr="004F09C9" w:rsidRDefault="00D27C9E" w:rsidP="00D27C9E">
      <w:pPr>
        <w:spacing w:after="162" w:line="263" w:lineRule="auto"/>
        <w:jc w:val="center"/>
        <w:rPr>
          <w:color w:val="000000" w:themeColor="text1"/>
        </w:rPr>
      </w:pPr>
    </w:p>
    <w:p w14:paraId="274ADA64" w14:textId="77777777" w:rsidR="00D27C9E" w:rsidRPr="004F09C9" w:rsidRDefault="00D27C9E" w:rsidP="00D27C9E">
      <w:pPr>
        <w:spacing w:after="162" w:line="263" w:lineRule="auto"/>
        <w:jc w:val="center"/>
        <w:rPr>
          <w:color w:val="000000" w:themeColor="text1"/>
        </w:rPr>
      </w:pPr>
    </w:p>
    <w:p w14:paraId="7DA8E4CC"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1054B536" wp14:editId="1CB892D7">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535E6855" w14:textId="77777777" w:rsidR="00D27C9E" w:rsidRPr="004F09C9" w:rsidRDefault="00D27C9E">
      <w:pPr>
        <w:spacing w:line="259" w:lineRule="auto"/>
        <w:ind w:left="3226" w:right="90"/>
        <w:rPr>
          <w:color w:val="000000" w:themeColor="text1"/>
        </w:rPr>
      </w:pPr>
    </w:p>
    <w:p w14:paraId="67D57964" w14:textId="77777777" w:rsidR="00D27C9E" w:rsidRPr="004F09C9" w:rsidRDefault="00D27C9E">
      <w:pPr>
        <w:spacing w:line="259" w:lineRule="auto"/>
        <w:ind w:left="3226" w:right="90"/>
        <w:rPr>
          <w:color w:val="000000" w:themeColor="text1"/>
        </w:rPr>
      </w:pPr>
    </w:p>
    <w:p w14:paraId="039EDC7B" w14:textId="77777777" w:rsidR="00D27C9E" w:rsidRPr="004F09C9" w:rsidRDefault="00D27C9E">
      <w:pPr>
        <w:spacing w:line="259" w:lineRule="auto"/>
        <w:ind w:left="3226" w:right="90"/>
        <w:rPr>
          <w:color w:val="000000" w:themeColor="text1"/>
        </w:rPr>
      </w:pPr>
    </w:p>
    <w:p w14:paraId="007D046C" w14:textId="77777777" w:rsidR="00D27C9E" w:rsidRPr="004F09C9" w:rsidRDefault="00D27C9E">
      <w:pPr>
        <w:spacing w:line="259" w:lineRule="auto"/>
        <w:ind w:left="3226" w:right="90"/>
        <w:rPr>
          <w:color w:val="000000" w:themeColor="text1"/>
        </w:rPr>
      </w:pPr>
    </w:p>
    <w:p w14:paraId="571F5D61" w14:textId="77777777" w:rsidR="00D27C9E" w:rsidRPr="004F09C9" w:rsidRDefault="00D27C9E">
      <w:pPr>
        <w:spacing w:line="259" w:lineRule="auto"/>
        <w:ind w:left="3226" w:right="90"/>
        <w:rPr>
          <w:color w:val="000000" w:themeColor="text1"/>
        </w:rPr>
      </w:pPr>
    </w:p>
    <w:p w14:paraId="694E2A47" w14:textId="77777777" w:rsidR="00D27C9E" w:rsidRPr="004F09C9" w:rsidRDefault="00D27C9E">
      <w:pPr>
        <w:spacing w:line="259" w:lineRule="auto"/>
        <w:ind w:left="3226" w:right="90"/>
        <w:rPr>
          <w:color w:val="000000" w:themeColor="text1"/>
        </w:rPr>
      </w:pPr>
    </w:p>
    <w:p w14:paraId="76B8DB81" w14:textId="77777777" w:rsidR="00D27C9E" w:rsidRPr="004F09C9" w:rsidRDefault="00D27C9E">
      <w:pPr>
        <w:spacing w:line="259" w:lineRule="auto"/>
        <w:ind w:left="3226" w:right="90"/>
        <w:rPr>
          <w:color w:val="000000" w:themeColor="text1"/>
        </w:rPr>
      </w:pPr>
    </w:p>
    <w:p w14:paraId="2CC9CB6A" w14:textId="77777777" w:rsidR="00D27C9E" w:rsidRPr="004F09C9" w:rsidRDefault="00D27C9E">
      <w:pPr>
        <w:spacing w:line="259" w:lineRule="auto"/>
        <w:ind w:left="3226" w:right="90"/>
        <w:rPr>
          <w:color w:val="000000" w:themeColor="text1"/>
        </w:rPr>
      </w:pPr>
    </w:p>
    <w:p w14:paraId="548D7C8B" w14:textId="77777777" w:rsidR="00D27C9E" w:rsidRPr="004F09C9" w:rsidRDefault="00D27C9E">
      <w:pPr>
        <w:spacing w:line="259" w:lineRule="auto"/>
        <w:ind w:left="3226" w:right="90"/>
        <w:rPr>
          <w:color w:val="000000" w:themeColor="text1"/>
        </w:rPr>
      </w:pPr>
    </w:p>
    <w:p w14:paraId="52EFD4EF" w14:textId="77777777" w:rsidR="00D27C9E" w:rsidRPr="004F09C9" w:rsidRDefault="00D27C9E">
      <w:pPr>
        <w:spacing w:line="259" w:lineRule="auto"/>
        <w:ind w:left="3226" w:right="90"/>
        <w:rPr>
          <w:color w:val="000000" w:themeColor="text1"/>
        </w:rPr>
      </w:pPr>
    </w:p>
    <w:p w14:paraId="55C8B901" w14:textId="77777777" w:rsidR="00D27C9E" w:rsidRPr="004F09C9" w:rsidRDefault="00D27C9E">
      <w:pPr>
        <w:spacing w:line="259" w:lineRule="auto"/>
        <w:ind w:left="3226" w:right="90"/>
        <w:rPr>
          <w:color w:val="000000" w:themeColor="text1"/>
        </w:rPr>
      </w:pPr>
    </w:p>
    <w:p w14:paraId="106E2F96" w14:textId="77777777" w:rsidR="00D27C9E" w:rsidRPr="004F09C9" w:rsidRDefault="00D27C9E">
      <w:pPr>
        <w:spacing w:line="259" w:lineRule="auto"/>
        <w:ind w:left="3226" w:right="90"/>
        <w:rPr>
          <w:color w:val="000000" w:themeColor="text1"/>
        </w:rPr>
      </w:pPr>
    </w:p>
    <w:p w14:paraId="6E244742" w14:textId="77777777" w:rsidR="00D27C9E" w:rsidRPr="004F09C9" w:rsidRDefault="00D27C9E">
      <w:pPr>
        <w:spacing w:line="259" w:lineRule="auto"/>
        <w:ind w:left="3226" w:right="90"/>
        <w:rPr>
          <w:color w:val="000000" w:themeColor="text1"/>
        </w:rPr>
      </w:pPr>
    </w:p>
    <w:p w14:paraId="00CEB0E8" w14:textId="77777777" w:rsidR="00D27C9E" w:rsidRPr="004F09C9" w:rsidRDefault="00D27C9E">
      <w:pPr>
        <w:spacing w:line="259" w:lineRule="auto"/>
        <w:ind w:left="3226" w:right="90"/>
        <w:rPr>
          <w:color w:val="000000" w:themeColor="text1"/>
        </w:rPr>
      </w:pPr>
    </w:p>
    <w:p w14:paraId="14656690" w14:textId="77777777" w:rsidR="00D27C9E" w:rsidRPr="004F09C9" w:rsidRDefault="00D27C9E">
      <w:pPr>
        <w:spacing w:line="259" w:lineRule="auto"/>
        <w:ind w:left="3226" w:right="90"/>
        <w:rPr>
          <w:color w:val="000000" w:themeColor="text1"/>
        </w:rPr>
      </w:pPr>
    </w:p>
    <w:p w14:paraId="111C5139" w14:textId="77777777" w:rsidR="00D27C9E" w:rsidRPr="004F09C9" w:rsidRDefault="00D27C9E">
      <w:pPr>
        <w:spacing w:line="259" w:lineRule="auto"/>
        <w:ind w:left="3226" w:right="90"/>
        <w:rPr>
          <w:color w:val="000000" w:themeColor="text1"/>
        </w:rPr>
      </w:pPr>
    </w:p>
    <w:p w14:paraId="0664AB73" w14:textId="77777777" w:rsidR="00D27C9E" w:rsidRPr="004F09C9" w:rsidRDefault="00D27C9E">
      <w:pPr>
        <w:spacing w:line="259" w:lineRule="auto"/>
        <w:ind w:left="3226" w:right="90"/>
        <w:rPr>
          <w:color w:val="000000" w:themeColor="text1"/>
        </w:rPr>
      </w:pPr>
    </w:p>
    <w:p w14:paraId="5F120B4B" w14:textId="77777777" w:rsidR="00D27C9E" w:rsidRPr="004F09C9" w:rsidRDefault="00D27C9E">
      <w:pPr>
        <w:spacing w:line="259" w:lineRule="auto"/>
        <w:ind w:left="3226" w:right="90"/>
        <w:rPr>
          <w:color w:val="000000" w:themeColor="text1"/>
        </w:rPr>
      </w:pPr>
    </w:p>
    <w:p w14:paraId="52481A65" w14:textId="77777777" w:rsidR="00D27C9E" w:rsidRPr="004F09C9" w:rsidRDefault="00D27C9E">
      <w:pPr>
        <w:spacing w:line="259" w:lineRule="auto"/>
        <w:ind w:left="3226" w:right="90"/>
        <w:rPr>
          <w:color w:val="000000" w:themeColor="text1"/>
        </w:rPr>
      </w:pPr>
    </w:p>
    <w:p w14:paraId="33296444" w14:textId="77777777" w:rsidR="00D27C9E" w:rsidRPr="004F09C9" w:rsidRDefault="00D27C9E">
      <w:pPr>
        <w:spacing w:line="259" w:lineRule="auto"/>
        <w:ind w:left="3226" w:right="90"/>
        <w:rPr>
          <w:color w:val="000000" w:themeColor="text1"/>
        </w:rPr>
      </w:pPr>
    </w:p>
    <w:p w14:paraId="55F85ACB" w14:textId="77777777" w:rsidR="00D27C9E" w:rsidRPr="004F09C9" w:rsidRDefault="00D27C9E">
      <w:pPr>
        <w:spacing w:line="259" w:lineRule="auto"/>
        <w:ind w:left="3226" w:right="90"/>
        <w:rPr>
          <w:color w:val="000000" w:themeColor="text1"/>
        </w:rPr>
      </w:pPr>
    </w:p>
    <w:p w14:paraId="33C012A3" w14:textId="77777777" w:rsidR="00D27C9E" w:rsidRPr="004F09C9" w:rsidRDefault="00D27C9E">
      <w:pPr>
        <w:spacing w:line="259" w:lineRule="auto"/>
        <w:ind w:left="3226" w:right="90"/>
        <w:rPr>
          <w:color w:val="000000" w:themeColor="text1"/>
        </w:rPr>
      </w:pPr>
    </w:p>
    <w:p w14:paraId="6A97B87A" w14:textId="77777777" w:rsidR="00D27C9E" w:rsidRPr="004F09C9" w:rsidRDefault="00D27C9E">
      <w:pPr>
        <w:spacing w:line="259" w:lineRule="auto"/>
        <w:ind w:left="3226" w:right="90"/>
        <w:rPr>
          <w:color w:val="000000" w:themeColor="text1"/>
        </w:rPr>
      </w:pPr>
    </w:p>
    <w:p w14:paraId="598D022D" w14:textId="77777777" w:rsidR="00D27C9E" w:rsidRPr="004F09C9" w:rsidRDefault="00D27C9E">
      <w:pPr>
        <w:spacing w:line="259" w:lineRule="auto"/>
        <w:ind w:left="3226" w:right="90"/>
        <w:rPr>
          <w:color w:val="000000" w:themeColor="text1"/>
        </w:rPr>
      </w:pPr>
    </w:p>
    <w:p w14:paraId="11995ABB" w14:textId="77777777" w:rsidR="00D27C9E" w:rsidRPr="004F09C9" w:rsidRDefault="00D27C9E">
      <w:pPr>
        <w:spacing w:line="259" w:lineRule="auto"/>
        <w:ind w:left="3226" w:right="90"/>
        <w:rPr>
          <w:color w:val="000000" w:themeColor="text1"/>
        </w:rPr>
      </w:pPr>
    </w:p>
    <w:p w14:paraId="433A7E5E" w14:textId="77777777" w:rsidR="00D27C9E" w:rsidRPr="004F09C9" w:rsidRDefault="00D27C9E">
      <w:pPr>
        <w:spacing w:line="259" w:lineRule="auto"/>
        <w:ind w:left="3226" w:right="90"/>
        <w:rPr>
          <w:color w:val="000000" w:themeColor="text1"/>
        </w:rPr>
      </w:pPr>
    </w:p>
    <w:p w14:paraId="360EAC19" w14:textId="77777777" w:rsidR="00D27C9E" w:rsidRPr="004F09C9" w:rsidRDefault="00D27C9E">
      <w:pPr>
        <w:spacing w:line="259" w:lineRule="auto"/>
        <w:ind w:left="3226" w:right="90"/>
        <w:rPr>
          <w:color w:val="000000" w:themeColor="text1"/>
        </w:rPr>
      </w:pPr>
    </w:p>
    <w:p w14:paraId="6BED0DA7" w14:textId="77777777" w:rsidR="00D27C9E" w:rsidRPr="004F09C9" w:rsidRDefault="00D27C9E">
      <w:pPr>
        <w:spacing w:line="259" w:lineRule="auto"/>
        <w:ind w:left="3226" w:right="90"/>
        <w:rPr>
          <w:color w:val="000000" w:themeColor="text1"/>
        </w:rPr>
      </w:pPr>
    </w:p>
    <w:p w14:paraId="00319FF4" w14:textId="77777777" w:rsidR="00D27C9E" w:rsidRPr="004F09C9" w:rsidRDefault="00D27C9E">
      <w:pPr>
        <w:spacing w:line="259" w:lineRule="auto"/>
        <w:ind w:left="3226" w:right="90"/>
        <w:rPr>
          <w:color w:val="000000" w:themeColor="text1"/>
        </w:rPr>
      </w:pPr>
    </w:p>
    <w:p w14:paraId="0AD216DB" w14:textId="77777777" w:rsidR="00D27C9E" w:rsidRPr="004F09C9" w:rsidRDefault="00D27C9E">
      <w:pPr>
        <w:spacing w:line="259" w:lineRule="auto"/>
        <w:ind w:left="3226" w:right="90"/>
        <w:rPr>
          <w:color w:val="000000" w:themeColor="text1"/>
        </w:rPr>
      </w:pPr>
    </w:p>
    <w:p w14:paraId="38C3806A" w14:textId="77777777" w:rsidR="00D27C9E" w:rsidRPr="004F09C9" w:rsidRDefault="00D27C9E">
      <w:pPr>
        <w:spacing w:line="259" w:lineRule="auto"/>
        <w:ind w:left="3226" w:right="90"/>
        <w:rPr>
          <w:color w:val="000000" w:themeColor="text1"/>
        </w:rPr>
      </w:pPr>
    </w:p>
    <w:p w14:paraId="3F2234D8" w14:textId="77777777" w:rsidR="00D27C9E" w:rsidRPr="004F09C9" w:rsidRDefault="00D27C9E">
      <w:pPr>
        <w:spacing w:line="259" w:lineRule="auto"/>
        <w:ind w:left="3226" w:right="90"/>
        <w:rPr>
          <w:color w:val="000000" w:themeColor="text1"/>
        </w:rPr>
      </w:pPr>
    </w:p>
    <w:p w14:paraId="1E5224ED" w14:textId="77777777" w:rsidR="00D27C9E" w:rsidRPr="004F09C9" w:rsidRDefault="00D27C9E">
      <w:pPr>
        <w:spacing w:line="259" w:lineRule="auto"/>
        <w:ind w:left="3226" w:right="90"/>
        <w:rPr>
          <w:color w:val="000000" w:themeColor="text1"/>
        </w:rPr>
      </w:pPr>
    </w:p>
    <w:p w14:paraId="505F657F" w14:textId="77777777" w:rsidR="00D27C9E" w:rsidRPr="004F09C9" w:rsidRDefault="00D27C9E">
      <w:pPr>
        <w:spacing w:line="259" w:lineRule="auto"/>
        <w:ind w:left="3226" w:right="90"/>
        <w:rPr>
          <w:color w:val="000000" w:themeColor="text1"/>
        </w:rPr>
      </w:pPr>
    </w:p>
    <w:p w14:paraId="76C5AB53" w14:textId="77777777" w:rsidR="00D27C9E" w:rsidRPr="004F09C9" w:rsidRDefault="00D27C9E">
      <w:pPr>
        <w:spacing w:line="259" w:lineRule="auto"/>
        <w:ind w:left="3226" w:right="90"/>
        <w:rPr>
          <w:color w:val="000000" w:themeColor="text1"/>
        </w:rPr>
      </w:pPr>
    </w:p>
    <w:p w14:paraId="184A8877"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7E61F3B3" w14:textId="77777777" w:rsidR="006F58EA" w:rsidRPr="004F09C9" w:rsidRDefault="006F58EA">
      <w:pPr>
        <w:rPr>
          <w:color w:val="000000" w:themeColor="text1"/>
        </w:rPr>
        <w:sectPr w:rsidR="006F58EA" w:rsidRPr="004F09C9" w:rsidSect="00D27C9E">
          <w:headerReference w:type="even" r:id="rId9"/>
          <w:headerReference w:type="default" r:id="rId10"/>
          <w:footerReference w:type="even" r:id="rId11"/>
          <w:footerReference w:type="default" r:id="rId12"/>
          <w:headerReference w:type="first" r:id="rId13"/>
          <w:footerReference w:type="first" r:id="rId14"/>
          <w:pgSz w:w="12240" w:h="15840"/>
          <w:pgMar w:top="1505" w:right="1624" w:bottom="1080" w:left="1624" w:header="720" w:footer="420" w:gutter="0"/>
          <w:cols w:space="720"/>
        </w:sectPr>
      </w:pPr>
    </w:p>
    <w:p w14:paraId="0ECF1C42"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3A7BB7C4"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37459EFD" w14:textId="77777777" w:rsidR="006F58EA" w:rsidRPr="004F09C9" w:rsidRDefault="00D27C9E">
      <w:pPr>
        <w:spacing w:after="163" w:line="259" w:lineRule="auto"/>
        <w:ind w:left="-5" w:right="90"/>
        <w:rPr>
          <w:color w:val="000000" w:themeColor="text1"/>
        </w:rPr>
      </w:pP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p>
    <w:p w14:paraId="04F12003" w14:textId="77777777" w:rsidR="006F58EA" w:rsidRPr="004F09C9" w:rsidRDefault="00D27C9E">
      <w:pPr>
        <w:ind w:left="-5" w:right="90"/>
        <w:rPr>
          <w:color w:val="000000" w:themeColor="text1"/>
        </w:rPr>
      </w:pP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xml:space="preserve">, Dr. Leigh Boardman, Clancy Short, and Dylan </w:t>
      </w:r>
      <w:proofErr w:type="spellStart"/>
      <w:r w:rsidRPr="004F09C9">
        <w:rPr>
          <w:color w:val="000000" w:themeColor="text1"/>
        </w:rPr>
        <w:t>Tussey</w:t>
      </w:r>
      <w:proofErr w:type="spellEnd"/>
      <w:r w:rsidRPr="004F09C9">
        <w:rPr>
          <w:color w:val="000000" w:themeColor="text1"/>
        </w:rPr>
        <w:t xml:space="preserve"> for stimulating my intellect and inspiring ideas. I also thank the Entomology and Nematology Department of the University of Florida and the</w:t>
      </w:r>
    </w:p>
    <w:p w14:paraId="3165CD3C"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297F4ED7"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140051FE" w14:textId="77777777" w:rsidR="006F58EA" w:rsidRPr="004F09C9" w:rsidRDefault="00D27C9E">
      <w:pPr>
        <w:spacing w:after="559" w:line="263" w:lineRule="auto"/>
        <w:jc w:val="center"/>
        <w:rPr>
          <w:color w:val="000000" w:themeColor="text1"/>
        </w:rPr>
      </w:pPr>
      <w:commentRangeStart w:id="18"/>
      <w:r w:rsidRPr="004F09C9">
        <w:rPr>
          <w:color w:val="000000" w:themeColor="text1"/>
        </w:rPr>
        <w:lastRenderedPageBreak/>
        <w:t>TABLE OF CONTENTS</w:t>
      </w:r>
      <w:commentRangeEnd w:id="18"/>
      <w:r w:rsidR="005D0A52">
        <w:rPr>
          <w:rStyle w:val="CommentReference"/>
        </w:rPr>
        <w:commentReference w:id="18"/>
      </w:r>
    </w:p>
    <w:p w14:paraId="6B56467A"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67DAA1EA"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498287EA"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2FA50A27"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69835474"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6E4BE19F"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701B77C9"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68CF50EE"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74609E7D"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39AD0E0F"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3F01179C"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27F3A46C"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8F79A87"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DEFF7F8"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5A08D782"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20407E14"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653195A9"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A4770C7"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61BE49D9"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5C23F594"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6A91103F"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5A2926CA"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77C1EE6B" w14:textId="77777777" w:rsidR="007F6A28" w:rsidRPr="004F09C9" w:rsidRDefault="007F6A28">
      <w:pPr>
        <w:spacing w:after="60" w:line="263" w:lineRule="auto"/>
        <w:jc w:val="center"/>
        <w:rPr>
          <w:color w:val="000000" w:themeColor="text1"/>
        </w:rPr>
      </w:pPr>
    </w:p>
    <w:p w14:paraId="65E4734F" w14:textId="77777777" w:rsidR="006F58EA" w:rsidRPr="004F09C9" w:rsidRDefault="00D27C9E">
      <w:pPr>
        <w:spacing w:after="60" w:line="263" w:lineRule="auto"/>
        <w:jc w:val="center"/>
        <w:rPr>
          <w:color w:val="000000" w:themeColor="text1"/>
        </w:rPr>
      </w:pPr>
      <w:commentRangeStart w:id="19"/>
      <w:r w:rsidRPr="004F09C9">
        <w:rPr>
          <w:color w:val="000000" w:themeColor="text1"/>
        </w:rPr>
        <w:lastRenderedPageBreak/>
        <w:t>LIST OF TABLES</w:t>
      </w:r>
      <w:commentRangeEnd w:id="19"/>
      <w:r w:rsidR="001E7880">
        <w:rPr>
          <w:rStyle w:val="CommentReference"/>
        </w:rPr>
        <w:commentReference w:id="19"/>
      </w:r>
    </w:p>
    <w:p w14:paraId="08288208" w14:textId="77777777" w:rsidR="006F58EA" w:rsidRPr="004F09C9" w:rsidRDefault="00D27C9E">
      <w:pPr>
        <w:pStyle w:val="Heading1"/>
        <w:ind w:left="-5"/>
        <w:rPr>
          <w:color w:val="000000" w:themeColor="text1"/>
        </w:rPr>
      </w:pPr>
      <w:r w:rsidRPr="004F09C9">
        <w:rPr>
          <w:color w:val="000000" w:themeColor="text1"/>
        </w:rPr>
        <w:t>Table</w:t>
      </w:r>
    </w:p>
    <w:p w14:paraId="151128B4"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4E5332EB"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68D53DAE"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57AC3405"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04548EAB"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3AF1EA59"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6DB822F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4C220DE9"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517C75B1"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2EBBDD2C"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78209A9A"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15D7F9F0"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199C268F"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1680028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47EDF94B"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0F817C94" w14:textId="77777777" w:rsidR="007F6A28" w:rsidRPr="004F09C9" w:rsidRDefault="007F6A28">
      <w:pPr>
        <w:spacing w:after="60" w:line="263" w:lineRule="auto"/>
        <w:jc w:val="center"/>
        <w:rPr>
          <w:color w:val="000000" w:themeColor="text1"/>
        </w:rPr>
      </w:pPr>
    </w:p>
    <w:p w14:paraId="7594F46E" w14:textId="77777777" w:rsidR="007F6A28" w:rsidRPr="004F09C9" w:rsidRDefault="007F6A28">
      <w:pPr>
        <w:spacing w:after="60" w:line="263" w:lineRule="auto"/>
        <w:jc w:val="center"/>
        <w:rPr>
          <w:color w:val="000000" w:themeColor="text1"/>
        </w:rPr>
      </w:pPr>
    </w:p>
    <w:p w14:paraId="6E7228C7" w14:textId="77777777" w:rsidR="007F6A28" w:rsidRPr="004F09C9" w:rsidRDefault="007F6A28">
      <w:pPr>
        <w:spacing w:after="60" w:line="263" w:lineRule="auto"/>
        <w:jc w:val="center"/>
        <w:rPr>
          <w:color w:val="000000" w:themeColor="text1"/>
        </w:rPr>
      </w:pPr>
    </w:p>
    <w:p w14:paraId="2C934E35" w14:textId="77777777" w:rsidR="007F6A28" w:rsidRPr="004F09C9" w:rsidRDefault="007F6A28">
      <w:pPr>
        <w:spacing w:after="60" w:line="263" w:lineRule="auto"/>
        <w:jc w:val="center"/>
        <w:rPr>
          <w:color w:val="000000" w:themeColor="text1"/>
        </w:rPr>
      </w:pPr>
    </w:p>
    <w:p w14:paraId="2A2C2118" w14:textId="77777777" w:rsidR="007F6A28" w:rsidRPr="004F09C9" w:rsidRDefault="007F6A28">
      <w:pPr>
        <w:spacing w:after="60" w:line="263" w:lineRule="auto"/>
        <w:jc w:val="center"/>
        <w:rPr>
          <w:color w:val="000000" w:themeColor="text1"/>
        </w:rPr>
      </w:pPr>
    </w:p>
    <w:p w14:paraId="79FE6763" w14:textId="77777777" w:rsidR="007F6A28" w:rsidRPr="004F09C9" w:rsidRDefault="007F6A28">
      <w:pPr>
        <w:spacing w:after="60" w:line="263" w:lineRule="auto"/>
        <w:jc w:val="center"/>
        <w:rPr>
          <w:color w:val="000000" w:themeColor="text1"/>
        </w:rPr>
      </w:pPr>
    </w:p>
    <w:p w14:paraId="2FD140B8" w14:textId="77777777" w:rsidR="007F6A28" w:rsidRPr="004F09C9" w:rsidRDefault="007F6A28">
      <w:pPr>
        <w:spacing w:after="60" w:line="263" w:lineRule="auto"/>
        <w:jc w:val="center"/>
        <w:rPr>
          <w:color w:val="000000" w:themeColor="text1"/>
        </w:rPr>
      </w:pPr>
    </w:p>
    <w:p w14:paraId="09ACA126" w14:textId="77777777" w:rsidR="007F6A28" w:rsidRPr="004F09C9" w:rsidRDefault="007F6A28">
      <w:pPr>
        <w:spacing w:after="60" w:line="263" w:lineRule="auto"/>
        <w:jc w:val="center"/>
        <w:rPr>
          <w:color w:val="000000" w:themeColor="text1"/>
        </w:rPr>
      </w:pPr>
    </w:p>
    <w:p w14:paraId="3EAEDB2A" w14:textId="77777777" w:rsidR="007F6A28" w:rsidRPr="004F09C9" w:rsidRDefault="007F6A28">
      <w:pPr>
        <w:spacing w:after="60" w:line="263" w:lineRule="auto"/>
        <w:jc w:val="center"/>
        <w:rPr>
          <w:color w:val="000000" w:themeColor="text1"/>
        </w:rPr>
      </w:pPr>
    </w:p>
    <w:p w14:paraId="551AA21D" w14:textId="77777777" w:rsidR="007F6A28" w:rsidRPr="004F09C9" w:rsidRDefault="007F6A28">
      <w:pPr>
        <w:spacing w:after="60" w:line="263" w:lineRule="auto"/>
        <w:jc w:val="center"/>
        <w:rPr>
          <w:color w:val="000000" w:themeColor="text1"/>
        </w:rPr>
      </w:pPr>
    </w:p>
    <w:p w14:paraId="79CA13CA" w14:textId="77777777" w:rsidR="007F6A28" w:rsidRPr="004F09C9" w:rsidRDefault="007F6A28">
      <w:pPr>
        <w:spacing w:after="60" w:line="263" w:lineRule="auto"/>
        <w:jc w:val="center"/>
        <w:rPr>
          <w:color w:val="000000" w:themeColor="text1"/>
        </w:rPr>
      </w:pPr>
    </w:p>
    <w:p w14:paraId="586623BE" w14:textId="77777777" w:rsidR="007F6A28" w:rsidRPr="004F09C9" w:rsidRDefault="007F6A28">
      <w:pPr>
        <w:spacing w:after="60" w:line="263" w:lineRule="auto"/>
        <w:jc w:val="center"/>
        <w:rPr>
          <w:color w:val="000000" w:themeColor="text1"/>
        </w:rPr>
      </w:pPr>
    </w:p>
    <w:p w14:paraId="6176177F" w14:textId="77777777" w:rsidR="007F6A28" w:rsidRPr="004F09C9" w:rsidRDefault="007F6A28">
      <w:pPr>
        <w:spacing w:after="60" w:line="263" w:lineRule="auto"/>
        <w:jc w:val="center"/>
        <w:rPr>
          <w:color w:val="000000" w:themeColor="text1"/>
        </w:rPr>
      </w:pPr>
    </w:p>
    <w:p w14:paraId="0A705D6C"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13BCBC7F"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10CAF394" w14:textId="77777777">
        <w:trPr>
          <w:trHeight w:val="349"/>
        </w:trPr>
        <w:tc>
          <w:tcPr>
            <w:tcW w:w="9126" w:type="dxa"/>
            <w:tcBorders>
              <w:top w:val="nil"/>
              <w:left w:val="nil"/>
              <w:bottom w:val="nil"/>
              <w:right w:val="nil"/>
            </w:tcBorders>
          </w:tcPr>
          <w:p w14:paraId="4A9819D2"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48236448"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5479CF9E" w14:textId="77777777">
        <w:trPr>
          <w:trHeight w:val="478"/>
        </w:trPr>
        <w:tc>
          <w:tcPr>
            <w:tcW w:w="9126" w:type="dxa"/>
            <w:tcBorders>
              <w:top w:val="nil"/>
              <w:left w:val="nil"/>
              <w:bottom w:val="nil"/>
              <w:right w:val="nil"/>
            </w:tcBorders>
            <w:vAlign w:val="center"/>
          </w:tcPr>
          <w:p w14:paraId="54EF2AF0"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764F1F89"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551D90ED" w14:textId="77777777">
        <w:trPr>
          <w:trHeight w:val="478"/>
        </w:trPr>
        <w:tc>
          <w:tcPr>
            <w:tcW w:w="9126" w:type="dxa"/>
            <w:tcBorders>
              <w:top w:val="nil"/>
              <w:left w:val="nil"/>
              <w:bottom w:val="nil"/>
              <w:right w:val="nil"/>
            </w:tcBorders>
            <w:vAlign w:val="center"/>
          </w:tcPr>
          <w:p w14:paraId="601EBC2F"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16264479"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576BF70B" w14:textId="77777777">
        <w:trPr>
          <w:trHeight w:val="478"/>
        </w:trPr>
        <w:tc>
          <w:tcPr>
            <w:tcW w:w="9126" w:type="dxa"/>
            <w:tcBorders>
              <w:top w:val="nil"/>
              <w:left w:val="nil"/>
              <w:bottom w:val="nil"/>
              <w:right w:val="nil"/>
            </w:tcBorders>
            <w:vAlign w:val="center"/>
          </w:tcPr>
          <w:p w14:paraId="6A4DAC10"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40CEC518"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436540D2" w14:textId="77777777">
        <w:trPr>
          <w:trHeight w:val="862"/>
        </w:trPr>
        <w:tc>
          <w:tcPr>
            <w:tcW w:w="9126" w:type="dxa"/>
            <w:tcBorders>
              <w:top w:val="nil"/>
              <w:left w:val="nil"/>
              <w:bottom w:val="nil"/>
              <w:right w:val="nil"/>
            </w:tcBorders>
          </w:tcPr>
          <w:p w14:paraId="63F14C37"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3B05D769"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6A25B387"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3516C132" w14:textId="77777777">
        <w:trPr>
          <w:trHeight w:val="775"/>
        </w:trPr>
        <w:tc>
          <w:tcPr>
            <w:tcW w:w="9126" w:type="dxa"/>
            <w:tcBorders>
              <w:top w:val="nil"/>
              <w:left w:val="nil"/>
              <w:bottom w:val="nil"/>
              <w:right w:val="nil"/>
            </w:tcBorders>
          </w:tcPr>
          <w:p w14:paraId="1E749F05"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7B05376A"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122BCAFB"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21415F68" w14:textId="77777777">
        <w:trPr>
          <w:trHeight w:val="767"/>
        </w:trPr>
        <w:tc>
          <w:tcPr>
            <w:tcW w:w="9126" w:type="dxa"/>
            <w:tcBorders>
              <w:top w:val="nil"/>
              <w:left w:val="nil"/>
              <w:bottom w:val="nil"/>
              <w:right w:val="nil"/>
            </w:tcBorders>
          </w:tcPr>
          <w:p w14:paraId="44FE75FA"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7100D75A"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4852883D"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0F788C3B" w14:textId="77777777">
        <w:trPr>
          <w:trHeight w:val="767"/>
        </w:trPr>
        <w:tc>
          <w:tcPr>
            <w:tcW w:w="9126" w:type="dxa"/>
            <w:tcBorders>
              <w:top w:val="nil"/>
              <w:left w:val="nil"/>
              <w:bottom w:val="nil"/>
              <w:right w:val="nil"/>
            </w:tcBorders>
          </w:tcPr>
          <w:p w14:paraId="63F5EB0D"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6C473C7E"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3E8A7C3"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C4CEC38" w14:textId="77777777">
        <w:trPr>
          <w:trHeight w:val="759"/>
        </w:trPr>
        <w:tc>
          <w:tcPr>
            <w:tcW w:w="9126" w:type="dxa"/>
            <w:tcBorders>
              <w:top w:val="nil"/>
              <w:left w:val="nil"/>
              <w:bottom w:val="nil"/>
              <w:right w:val="nil"/>
            </w:tcBorders>
          </w:tcPr>
          <w:p w14:paraId="1EA8633D"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CF3F0A7"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75641A2B"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404EBC7D" w14:textId="77777777">
        <w:trPr>
          <w:trHeight w:val="767"/>
        </w:trPr>
        <w:tc>
          <w:tcPr>
            <w:tcW w:w="9126" w:type="dxa"/>
            <w:tcBorders>
              <w:top w:val="nil"/>
              <w:left w:val="nil"/>
              <w:bottom w:val="nil"/>
              <w:right w:val="nil"/>
            </w:tcBorders>
          </w:tcPr>
          <w:p w14:paraId="4E0ED8EA"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2AA4682B"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003D0753"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6F25496C" w14:textId="77777777">
        <w:trPr>
          <w:trHeight w:val="255"/>
        </w:trPr>
        <w:tc>
          <w:tcPr>
            <w:tcW w:w="9126" w:type="dxa"/>
            <w:tcBorders>
              <w:top w:val="nil"/>
              <w:left w:val="nil"/>
              <w:bottom w:val="nil"/>
              <w:right w:val="nil"/>
            </w:tcBorders>
          </w:tcPr>
          <w:p w14:paraId="27A1F03D"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0A8A1A72"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047EB56A"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0C025CAE"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51AA4964"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0CCE546D"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62899DE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47CA67A"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4D0B6931"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49CF5298"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31A06A3C" w14:textId="42CDCDAF"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w:t>
      </w:r>
      <w:r w:rsidR="008667FC">
        <w:rPr>
          <w:color w:val="000000" w:themeColor="text1"/>
        </w:rPr>
        <w:t xml:space="preserve"> </w:t>
      </w:r>
      <w:r w:rsidRPr="004F09C9">
        <w:rPr>
          <w:color w:val="000000" w:themeColor="text1"/>
        </w:rPr>
        <w:t>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could be crucial in determining which insect</w:t>
      </w:r>
      <w:r w:rsidR="008667FC">
        <w:rPr>
          <w:color w:val="000000" w:themeColor="text1"/>
        </w:rPr>
        <w:t xml:space="preserve"> </w:t>
      </w:r>
      <w:r w:rsidR="00684AFF">
        <w:rPr>
          <w:color w:val="000000" w:themeColor="text1"/>
        </w:rPr>
        <w:t>s</w:t>
      </w:r>
      <w:ins w:id="20" w:author="Dan Hahn" w:date="2019-03-05T08:13:00Z">
        <w:r w:rsidR="008667FC">
          <w:rPr>
            <w:color w:val="000000" w:themeColor="text1"/>
          </w:rPr>
          <w:t>pecies, populations, or genotypes</w:t>
        </w:r>
      </w:ins>
      <w:r w:rsidR="00684AFF">
        <w:rPr>
          <w:color w:val="000000" w:themeColor="text1"/>
        </w:rPr>
        <w:t xml:space="preserve">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ins w:id="21" w:author="Dan Hahn" w:date="2019-03-05T08:13:00Z">
        <w:r w:rsidR="008667FC">
          <w:rPr>
            <w:color w:val="000000" w:themeColor="text1"/>
          </w:rPr>
          <w:t xml:space="preserve">the European corn borer </w:t>
        </w:r>
      </w:ins>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 xml:space="preserve">between the long-diapause and short-diapause </w:t>
      </w:r>
      <w:r w:rsidR="00246FC2">
        <w:rPr>
          <w:color w:val="000000" w:themeColor="text1"/>
        </w:rPr>
        <w:lastRenderedPageBreak/>
        <w:t>genotypes</w:t>
      </w:r>
      <w:r w:rsidRPr="004F09C9">
        <w:rPr>
          <w:color w:val="000000" w:themeColor="text1"/>
        </w:rPr>
        <w:t xml:space="preserve">. Reducing lipid stores before the onset of 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7218518A" w14:textId="77777777" w:rsidR="007F6A28" w:rsidRDefault="007F6A28">
      <w:pPr>
        <w:spacing w:after="0" w:line="263" w:lineRule="auto"/>
        <w:ind w:right="80"/>
        <w:jc w:val="center"/>
        <w:rPr>
          <w:color w:val="000000" w:themeColor="text1"/>
        </w:rPr>
      </w:pPr>
    </w:p>
    <w:p w14:paraId="29FD21DB" w14:textId="77777777" w:rsidR="006229D9" w:rsidRDefault="006229D9">
      <w:pPr>
        <w:spacing w:after="0" w:line="263" w:lineRule="auto"/>
        <w:ind w:right="80"/>
        <w:jc w:val="center"/>
        <w:rPr>
          <w:color w:val="000000" w:themeColor="text1"/>
        </w:rPr>
      </w:pPr>
    </w:p>
    <w:p w14:paraId="6F0898CF" w14:textId="77777777" w:rsidR="006229D9" w:rsidRDefault="006229D9">
      <w:pPr>
        <w:spacing w:after="0" w:line="263" w:lineRule="auto"/>
        <w:ind w:right="80"/>
        <w:jc w:val="center"/>
        <w:rPr>
          <w:color w:val="000000" w:themeColor="text1"/>
        </w:rPr>
      </w:pPr>
    </w:p>
    <w:p w14:paraId="37DB3DA1" w14:textId="77777777" w:rsidR="006229D9" w:rsidRDefault="006229D9">
      <w:pPr>
        <w:spacing w:after="0" w:line="263" w:lineRule="auto"/>
        <w:ind w:right="80"/>
        <w:jc w:val="center"/>
        <w:rPr>
          <w:color w:val="000000" w:themeColor="text1"/>
        </w:rPr>
      </w:pPr>
    </w:p>
    <w:p w14:paraId="70D809D9" w14:textId="77777777" w:rsidR="006229D9" w:rsidRDefault="006229D9">
      <w:pPr>
        <w:spacing w:after="0" w:line="263" w:lineRule="auto"/>
        <w:ind w:right="80"/>
        <w:jc w:val="center"/>
        <w:rPr>
          <w:color w:val="000000" w:themeColor="text1"/>
        </w:rPr>
      </w:pPr>
    </w:p>
    <w:p w14:paraId="2AFECB29" w14:textId="77777777" w:rsidR="006229D9" w:rsidRDefault="006229D9">
      <w:pPr>
        <w:spacing w:after="0" w:line="263" w:lineRule="auto"/>
        <w:ind w:right="80"/>
        <w:jc w:val="center"/>
        <w:rPr>
          <w:color w:val="000000" w:themeColor="text1"/>
        </w:rPr>
      </w:pPr>
    </w:p>
    <w:p w14:paraId="0BC4AB28" w14:textId="77777777" w:rsidR="006229D9" w:rsidRDefault="006229D9">
      <w:pPr>
        <w:spacing w:after="0" w:line="263" w:lineRule="auto"/>
        <w:ind w:right="80"/>
        <w:jc w:val="center"/>
        <w:rPr>
          <w:color w:val="000000" w:themeColor="text1"/>
        </w:rPr>
      </w:pPr>
    </w:p>
    <w:p w14:paraId="12E6C70B" w14:textId="77777777" w:rsidR="006229D9" w:rsidRDefault="006229D9">
      <w:pPr>
        <w:spacing w:after="0" w:line="263" w:lineRule="auto"/>
        <w:ind w:right="80"/>
        <w:jc w:val="center"/>
        <w:rPr>
          <w:color w:val="000000" w:themeColor="text1"/>
        </w:rPr>
      </w:pPr>
    </w:p>
    <w:p w14:paraId="3A6EBC99" w14:textId="77777777" w:rsidR="006229D9" w:rsidRDefault="006229D9">
      <w:pPr>
        <w:spacing w:after="0" w:line="263" w:lineRule="auto"/>
        <w:ind w:right="80"/>
        <w:jc w:val="center"/>
        <w:rPr>
          <w:color w:val="000000" w:themeColor="text1"/>
        </w:rPr>
      </w:pPr>
    </w:p>
    <w:p w14:paraId="45461DFC" w14:textId="77777777" w:rsidR="006229D9" w:rsidRDefault="006229D9">
      <w:pPr>
        <w:spacing w:after="0" w:line="263" w:lineRule="auto"/>
        <w:ind w:right="80"/>
        <w:jc w:val="center"/>
        <w:rPr>
          <w:color w:val="000000" w:themeColor="text1"/>
        </w:rPr>
      </w:pPr>
    </w:p>
    <w:p w14:paraId="2DF935AC" w14:textId="77777777" w:rsidR="006229D9" w:rsidRDefault="006229D9">
      <w:pPr>
        <w:spacing w:after="0" w:line="263" w:lineRule="auto"/>
        <w:ind w:right="80"/>
        <w:jc w:val="center"/>
        <w:rPr>
          <w:color w:val="000000" w:themeColor="text1"/>
        </w:rPr>
      </w:pPr>
    </w:p>
    <w:p w14:paraId="4C8CDB41" w14:textId="77777777" w:rsidR="006229D9" w:rsidRDefault="006229D9">
      <w:pPr>
        <w:spacing w:after="0" w:line="263" w:lineRule="auto"/>
        <w:ind w:right="80"/>
        <w:jc w:val="center"/>
        <w:rPr>
          <w:color w:val="000000" w:themeColor="text1"/>
        </w:rPr>
      </w:pPr>
    </w:p>
    <w:p w14:paraId="52C4294C" w14:textId="77777777" w:rsidR="006229D9" w:rsidRDefault="006229D9">
      <w:pPr>
        <w:spacing w:after="0" w:line="263" w:lineRule="auto"/>
        <w:ind w:right="80"/>
        <w:jc w:val="center"/>
        <w:rPr>
          <w:color w:val="000000" w:themeColor="text1"/>
        </w:rPr>
      </w:pPr>
    </w:p>
    <w:p w14:paraId="4A713CE6" w14:textId="77777777" w:rsidR="006229D9" w:rsidRDefault="006229D9">
      <w:pPr>
        <w:spacing w:after="0" w:line="263" w:lineRule="auto"/>
        <w:ind w:right="80"/>
        <w:jc w:val="center"/>
        <w:rPr>
          <w:color w:val="000000" w:themeColor="text1"/>
        </w:rPr>
      </w:pPr>
    </w:p>
    <w:p w14:paraId="753A19CB" w14:textId="77777777" w:rsidR="006229D9" w:rsidRDefault="006229D9">
      <w:pPr>
        <w:spacing w:after="0" w:line="263" w:lineRule="auto"/>
        <w:ind w:right="80"/>
        <w:jc w:val="center"/>
        <w:rPr>
          <w:color w:val="000000" w:themeColor="text1"/>
        </w:rPr>
      </w:pPr>
    </w:p>
    <w:p w14:paraId="50FC8392" w14:textId="77777777" w:rsidR="006229D9" w:rsidRDefault="006229D9">
      <w:pPr>
        <w:spacing w:after="0" w:line="263" w:lineRule="auto"/>
        <w:ind w:right="80"/>
        <w:jc w:val="center"/>
        <w:rPr>
          <w:color w:val="000000" w:themeColor="text1"/>
        </w:rPr>
      </w:pPr>
    </w:p>
    <w:p w14:paraId="02505794" w14:textId="77777777" w:rsidR="006229D9" w:rsidRDefault="006229D9">
      <w:pPr>
        <w:spacing w:after="0" w:line="263" w:lineRule="auto"/>
        <w:ind w:right="80"/>
        <w:jc w:val="center"/>
        <w:rPr>
          <w:color w:val="000000" w:themeColor="text1"/>
        </w:rPr>
      </w:pPr>
    </w:p>
    <w:p w14:paraId="5F3C6C94" w14:textId="77777777" w:rsidR="006229D9" w:rsidRDefault="006229D9">
      <w:pPr>
        <w:spacing w:after="0" w:line="263" w:lineRule="auto"/>
        <w:ind w:right="80"/>
        <w:jc w:val="center"/>
        <w:rPr>
          <w:color w:val="000000" w:themeColor="text1"/>
        </w:rPr>
      </w:pPr>
    </w:p>
    <w:p w14:paraId="2C1E633A" w14:textId="77777777" w:rsidR="006229D9" w:rsidRDefault="006229D9">
      <w:pPr>
        <w:spacing w:after="0" w:line="263" w:lineRule="auto"/>
        <w:ind w:right="80"/>
        <w:jc w:val="center"/>
        <w:rPr>
          <w:color w:val="000000" w:themeColor="text1"/>
        </w:rPr>
      </w:pPr>
    </w:p>
    <w:p w14:paraId="24D18369" w14:textId="77777777" w:rsidR="006229D9" w:rsidRDefault="006229D9">
      <w:pPr>
        <w:spacing w:after="0" w:line="263" w:lineRule="auto"/>
        <w:ind w:right="80"/>
        <w:jc w:val="center"/>
        <w:rPr>
          <w:color w:val="000000" w:themeColor="text1"/>
        </w:rPr>
      </w:pPr>
    </w:p>
    <w:p w14:paraId="14AB16BC" w14:textId="77777777" w:rsidR="006229D9" w:rsidRDefault="006229D9">
      <w:pPr>
        <w:spacing w:after="0" w:line="263" w:lineRule="auto"/>
        <w:ind w:right="80"/>
        <w:jc w:val="center"/>
        <w:rPr>
          <w:color w:val="000000" w:themeColor="text1"/>
        </w:rPr>
      </w:pPr>
    </w:p>
    <w:p w14:paraId="0293D7A2" w14:textId="77777777" w:rsidR="006229D9" w:rsidRDefault="006229D9">
      <w:pPr>
        <w:spacing w:after="0" w:line="263" w:lineRule="auto"/>
        <w:ind w:right="80"/>
        <w:jc w:val="center"/>
        <w:rPr>
          <w:color w:val="000000" w:themeColor="text1"/>
        </w:rPr>
      </w:pPr>
    </w:p>
    <w:p w14:paraId="7CC41134" w14:textId="77777777" w:rsidR="006229D9" w:rsidRDefault="006229D9">
      <w:pPr>
        <w:spacing w:after="0" w:line="263" w:lineRule="auto"/>
        <w:ind w:right="80"/>
        <w:jc w:val="center"/>
        <w:rPr>
          <w:color w:val="000000" w:themeColor="text1"/>
        </w:rPr>
      </w:pPr>
    </w:p>
    <w:p w14:paraId="08D4F04E" w14:textId="77777777" w:rsidR="006229D9" w:rsidRDefault="006229D9">
      <w:pPr>
        <w:spacing w:after="0" w:line="263" w:lineRule="auto"/>
        <w:ind w:right="80"/>
        <w:jc w:val="center"/>
        <w:rPr>
          <w:color w:val="000000" w:themeColor="text1"/>
        </w:rPr>
      </w:pPr>
    </w:p>
    <w:p w14:paraId="6C13A6D7" w14:textId="77777777" w:rsidR="006229D9" w:rsidRDefault="006229D9">
      <w:pPr>
        <w:spacing w:after="0" w:line="263" w:lineRule="auto"/>
        <w:ind w:right="80"/>
        <w:jc w:val="center"/>
        <w:rPr>
          <w:color w:val="000000" w:themeColor="text1"/>
        </w:rPr>
      </w:pPr>
    </w:p>
    <w:p w14:paraId="48F48363" w14:textId="77777777" w:rsidR="006229D9" w:rsidRDefault="006229D9">
      <w:pPr>
        <w:spacing w:after="0" w:line="263" w:lineRule="auto"/>
        <w:ind w:right="80"/>
        <w:jc w:val="center"/>
        <w:rPr>
          <w:color w:val="000000" w:themeColor="text1"/>
        </w:rPr>
      </w:pPr>
    </w:p>
    <w:p w14:paraId="67613B6A" w14:textId="77777777" w:rsidR="006229D9" w:rsidRDefault="006229D9">
      <w:pPr>
        <w:spacing w:after="0" w:line="263" w:lineRule="auto"/>
        <w:ind w:right="80"/>
        <w:jc w:val="center"/>
        <w:rPr>
          <w:color w:val="000000" w:themeColor="text1"/>
        </w:rPr>
      </w:pPr>
    </w:p>
    <w:p w14:paraId="1831322B" w14:textId="77777777" w:rsidR="006229D9" w:rsidRDefault="006229D9">
      <w:pPr>
        <w:spacing w:after="0" w:line="263" w:lineRule="auto"/>
        <w:ind w:right="80"/>
        <w:jc w:val="center"/>
        <w:rPr>
          <w:color w:val="000000" w:themeColor="text1"/>
        </w:rPr>
      </w:pPr>
    </w:p>
    <w:p w14:paraId="325E5B3D" w14:textId="77777777" w:rsidR="006229D9" w:rsidRDefault="006229D9">
      <w:pPr>
        <w:spacing w:after="0" w:line="263" w:lineRule="auto"/>
        <w:ind w:right="80"/>
        <w:jc w:val="center"/>
        <w:rPr>
          <w:color w:val="000000" w:themeColor="text1"/>
        </w:rPr>
      </w:pPr>
    </w:p>
    <w:p w14:paraId="68DEEECD" w14:textId="77777777" w:rsidR="006229D9" w:rsidRDefault="006229D9">
      <w:pPr>
        <w:spacing w:after="0" w:line="263" w:lineRule="auto"/>
        <w:ind w:right="80"/>
        <w:jc w:val="center"/>
        <w:rPr>
          <w:color w:val="000000" w:themeColor="text1"/>
        </w:rPr>
      </w:pPr>
    </w:p>
    <w:p w14:paraId="4B7C1ECA" w14:textId="77777777" w:rsidR="006229D9" w:rsidRDefault="006229D9">
      <w:pPr>
        <w:spacing w:after="0" w:line="263" w:lineRule="auto"/>
        <w:ind w:right="80"/>
        <w:jc w:val="center"/>
        <w:rPr>
          <w:color w:val="000000" w:themeColor="text1"/>
        </w:rPr>
      </w:pPr>
    </w:p>
    <w:p w14:paraId="73B60FEF" w14:textId="77777777" w:rsidR="006229D9" w:rsidRDefault="006229D9">
      <w:pPr>
        <w:spacing w:after="0" w:line="263" w:lineRule="auto"/>
        <w:ind w:right="80"/>
        <w:jc w:val="center"/>
        <w:rPr>
          <w:color w:val="000000" w:themeColor="text1"/>
        </w:rPr>
      </w:pPr>
    </w:p>
    <w:p w14:paraId="2A8E3AE3" w14:textId="77777777" w:rsidR="006229D9" w:rsidRDefault="006229D9">
      <w:pPr>
        <w:spacing w:after="0" w:line="263" w:lineRule="auto"/>
        <w:ind w:right="80"/>
        <w:jc w:val="center"/>
        <w:rPr>
          <w:color w:val="000000" w:themeColor="text1"/>
        </w:rPr>
      </w:pPr>
    </w:p>
    <w:p w14:paraId="2D75E212" w14:textId="77777777" w:rsidR="006229D9" w:rsidRDefault="006229D9">
      <w:pPr>
        <w:spacing w:after="0" w:line="263" w:lineRule="auto"/>
        <w:ind w:right="80"/>
        <w:jc w:val="center"/>
        <w:rPr>
          <w:color w:val="000000" w:themeColor="text1"/>
        </w:rPr>
      </w:pPr>
    </w:p>
    <w:p w14:paraId="1E6E8A95" w14:textId="77777777" w:rsidR="007F6A28" w:rsidRPr="004F09C9" w:rsidRDefault="007F6A28" w:rsidP="00F1002A">
      <w:pPr>
        <w:spacing w:after="0" w:line="263" w:lineRule="auto"/>
        <w:ind w:left="0" w:right="80" w:firstLine="0"/>
        <w:rPr>
          <w:color w:val="000000" w:themeColor="text1"/>
        </w:rPr>
      </w:pPr>
    </w:p>
    <w:p w14:paraId="11C738E5" w14:textId="77777777" w:rsidR="00F71873" w:rsidRPr="004F09C9" w:rsidRDefault="00F71873" w:rsidP="00F71873">
      <w:pPr>
        <w:spacing w:after="0" w:line="263" w:lineRule="auto"/>
        <w:ind w:right="80"/>
        <w:jc w:val="center"/>
        <w:rPr>
          <w:color w:val="000000" w:themeColor="text1"/>
        </w:rPr>
      </w:pPr>
      <w:bookmarkStart w:id="22" w:name="_Hlk861126"/>
      <w:r w:rsidRPr="004F09C9">
        <w:rPr>
          <w:color w:val="000000" w:themeColor="text1"/>
        </w:rPr>
        <w:lastRenderedPageBreak/>
        <w:t>CHAPTER 1</w:t>
      </w:r>
    </w:p>
    <w:p w14:paraId="22DE569A"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46AD0845" w14:textId="77777777" w:rsidR="00F71873" w:rsidRPr="004F09C9" w:rsidRDefault="00F71873" w:rsidP="00F71873">
      <w:pPr>
        <w:spacing w:after="162" w:line="263" w:lineRule="auto"/>
        <w:ind w:right="80"/>
        <w:jc w:val="center"/>
        <w:rPr>
          <w:color w:val="000000" w:themeColor="text1"/>
        </w:rPr>
      </w:pPr>
    </w:p>
    <w:p w14:paraId="77230CFD" w14:textId="6C58831F" w:rsidR="00F71873" w:rsidRDefault="00F71873" w:rsidP="00F71873">
      <w:pPr>
        <w:spacing w:line="480" w:lineRule="auto"/>
        <w:ind w:left="0" w:right="90" w:firstLine="72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s when conditions are favorable</w:t>
      </w:r>
      <w:r w:rsidR="00292F47">
        <w:rPr>
          <w:color w:val="000000" w:themeColor="text1"/>
        </w:rPr>
        <w:t>,</w:t>
      </w:r>
      <w:r>
        <w:rPr>
          <w:color w:val="000000" w:themeColor="text1"/>
        </w:rPr>
        <w:t xml:space="preserv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Pr>
          <w:color w:val="000000" w:themeColor="text1"/>
        </w:rPr>
        <w:t>Many temperate-living</w:t>
      </w:r>
      <w:r w:rsidRPr="004F09C9">
        <w:rPr>
          <w:color w:val="000000" w:themeColor="text1"/>
        </w:rPr>
        <w:t xml:space="preserve"> insects have </w:t>
      </w:r>
      <w:r>
        <w:rPr>
          <w:color w:val="000000" w:themeColor="text1"/>
        </w:rPr>
        <w:t xml:space="preserve">evolved </w:t>
      </w:r>
      <w:r w:rsidRPr="004F09C9">
        <w:rPr>
          <w:color w:val="000000" w:themeColor="text1"/>
        </w:rPr>
        <w:t xml:space="preserve">seasonal dormancy (diapause) as a strategy to protect themselves from unfavorable </w:t>
      </w:r>
      <w:r>
        <w:rPr>
          <w:color w:val="000000" w:themeColor="text1"/>
        </w:rPr>
        <w:t xml:space="preserve">seasons. Climate change </w:t>
      </w:r>
      <w:r w:rsidR="00815246">
        <w:rPr>
          <w:color w:val="000000" w:themeColor="text1"/>
        </w:rPr>
        <w:t xml:space="preserve">could disrupt life history synchrony as </w:t>
      </w:r>
      <w:del w:id="23" w:author="Dan Hahn" w:date="2019-03-05T08:22:00Z">
        <w:r w:rsidR="00815246" w:rsidDel="00292F47">
          <w:rPr>
            <w:color w:val="000000" w:themeColor="text1"/>
          </w:rPr>
          <w:delText>seasonal predictability</w:delText>
        </w:r>
      </w:del>
      <w:ins w:id="24" w:author="Dan Hahn" w:date="2019-03-05T08:22:00Z">
        <w:r w:rsidR="00292F47">
          <w:rPr>
            <w:color w:val="000000" w:themeColor="text1"/>
          </w:rPr>
          <w:t>the predictability of seasonal temperatures</w:t>
        </w:r>
      </w:ins>
      <w:r w:rsidR="00815246">
        <w:rPr>
          <w:color w:val="000000" w:themeColor="text1"/>
        </w:rPr>
        <w:t xml:space="preserve"> decreases and</w:t>
      </w:r>
      <w:r>
        <w:rPr>
          <w:color w:val="000000" w:themeColor="text1"/>
        </w:rPr>
        <w:t xml:space="preserve"> seasonal temperatures</w:t>
      </w:r>
      <w:r w:rsidR="00815246">
        <w:rPr>
          <w:color w:val="000000" w:themeColor="text1"/>
        </w:rPr>
        <w:t xml:space="preserve"> increase</w:t>
      </w:r>
      <w:r>
        <w:rPr>
          <w:color w:val="000000" w:themeColor="text1"/>
        </w:rPr>
        <w:t xml:space="preserve">, </w:t>
      </w:r>
      <w:del w:id="25" w:author="Dan Hahn" w:date="2019-03-05T08:22:00Z">
        <w:r w:rsidDel="00292F47">
          <w:rPr>
            <w:color w:val="000000" w:themeColor="text1"/>
          </w:rPr>
          <w:delText xml:space="preserve">disrupting the predictability insects use to synchronize their life histories with their environment, and </w:delText>
        </w:r>
      </w:del>
      <w:r>
        <w:rPr>
          <w:color w:val="000000" w:themeColor="text1"/>
        </w:rPr>
        <w:t>threatening the survival of some insects</w:t>
      </w:r>
      <w:r w:rsidRPr="004F09C9">
        <w:rPr>
          <w:color w:val="000000" w:themeColor="text1"/>
        </w:rPr>
        <w:t xml:space="preserve">. </w:t>
      </w:r>
    </w:p>
    <w:p w14:paraId="16B64285" w14:textId="77777777" w:rsidR="00F71873" w:rsidRPr="00FA5D21" w:rsidRDefault="00F71873" w:rsidP="00F71873">
      <w:pPr>
        <w:spacing w:line="480" w:lineRule="auto"/>
        <w:ind w:firstLine="710"/>
        <w:outlineLvl w:val="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 with global surface temperatures and North American land surface temperatures averaging 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C increase in global surface temperature by the end 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"10.1073/pnas.0712056105", "ISBN" : "0027-8424", "ISSN" : "0027-8424", "PMID" : "18256185", "abstract" : "Carbon dioxide is a potent greenhouse gas. The dramatic increase in its concentration in the atmosphere as a result of human activities, beginning with accelerated fossil fuels combustion in the late 18th century, and perhaps even earlier, with modern agricultural expansion 8,000 years ago (1, 2), is driving a striking rise in global temperature (3). For the past 650,000 years, until relatively recently, the concentration of CO2 in the atmosphere was 280 ppm or less; however, the current concentration exceeds 380 ppm and, on its present trajectory, will surpass 550 ppm by 2050 (3). The accumulation of CO2 and other greenhouse gases in the atmosphere is forcing an elevation of global mean temperature; during the lifetime of child born today, the average temperature of the earth will increase by as much as 6C (3). Working in concert, elevated temperature and CO2 are redistributing plant and animal communities on the surface of the earth (4). Because of the direct effect of CO2 and temperature on global food supplies, the influence of these changes on plant physiology and ecology is being actively studied (47). How these elements of global change may alter the interactions between plants and the insects that feed on them is relatively unknown. By bringing to light secrets contained in the fossil record, Currano et al. (8), published in this issue of PNAS, found that the amount and diversity of insect damage to plants increased in association with an abrupt rise in atmospheric CO2 and global temperature that occurred &gt;55 million years ago. If the past is indeed a window to the future, their findings suggest that increased insect herbivory will be one more unpleasant surprise arising from anthropogenic climate change.", "author" : [ { "dropping-particle" : "", "family" : "DeLucia", "given" : "Evan H", "non-dropping-particle" : "", "parse-names" : false, "suffix" : "" }, { "dropping-particle" : "", "family" : "Casteel", "given" : "Clare L", "non-dropping-particle" : "", "parse-names" : false, "suffix" : "" }, { "dropping-particle" : "", "family" : "Nabity", "given" : "Paul D", "non-dropping-particle" : "", "parse-names" : false, "suffix" : "" }, { "dropping-particle" : "", "family" : "O'Neill", "given" : "Bridget F", "non-dropping-particle" : "", "parse-names" : false, "suffix" : "" } ], "container-title" : "Proceedings of the National Academy of Sciences", "id" : "ITEM-1", "issue" : "6", "issued" : { "date-parts" : [ [ "2008" ] ] }, "page" : "1781-1782", "title" : "Insects take a bigger bite out of plants in a warmer, higher carbon dioxide world", "type" : "article-journal", "volume" : "105" }, "uris" : [ "http://www.mendeley.com/documents/?uuid=4a685c63-6876-46e1-afd5-1d6b646b62ca"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"IPCC", "given" : "", "non-dropping-particle" : "", "parse-names" : false, "suffix" : "" } ], "container-title" : "CEUR Workshop Proceedings",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"33-36", "publisher" : "Cambridge University Press", "publisher-place" : "Cambridge", "title" : "Summary for Policymakers. In: Climate Change 2013: The Physical Science Basis. Contribution of Working Group I to the Fifth Assessment Report of the Intergovernmental Panel on Climate Change", "type" : "report", "volume" : "1542" }, "uris" : [ "http://www.mendeley.com/documents/?uuid=09715d79-f2a7-4087-9e52-dee463d53332" ] } ], "mendeley" : { "formattedCitation" : "(DeLucia et al. 2008, IPCC 2013)", "manualFormatting" : "(DeLucia et al. 2008, Stocker et al. 2015)", "plainTextFormattedCitation" : "(DeLucia et al. 2008, IPCC 2013)", "previouslyFormattedCitation" : "(DeLucia et al. 2008, IPCC 2013)"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 xml:space="preserve">(DeLucia et al. 2008, </w:t>
      </w:r>
      <w:r w:rsidRPr="00A4103C">
        <w:rPr>
          <w:rFonts w:asciiTheme="minorHAnsi" w:hAnsiTheme="minorHAnsi"/>
          <w:noProof/>
          <w:color w:val="auto"/>
        </w:rPr>
        <w:lastRenderedPageBreak/>
        <w:t>Stocker et al. 2015)</w:t>
      </w:r>
      <w:r w:rsidRPr="00A4103C">
        <w:rPr>
          <w:rFonts w:asciiTheme="minorHAnsi" w:hAnsiTheme="minorHAnsi"/>
          <w:color w:val="auto"/>
        </w:rPr>
        <w:fldChar w:fldCharType="end"/>
      </w:r>
      <w:r w:rsidRPr="00A4103C">
        <w:rPr>
          <w:rFonts w:asciiTheme="minorHAnsi" w:hAnsiTheme="minorHAnsi"/>
          <w:color w:val="auto"/>
        </w:rPr>
        <w:t xml:space="preserve">. Seasonal temperature averages in the United States during 2016 echoed this upward trend for all four seasons surpassing all previously recorded temperature averages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Warmer temperatures will effectively increase the duration of the warm growing season as fall, winter, and spring temperatures increase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"mendeley" : { "formattedCitation" : "(Bradshaw and Holzapfel 2006, Hahn and Denlinger 2011, Scriber 2014)", "plainTextFormattedCitation" : "(Bradshaw and Holzapfel 2006, Hahn and Denlinger 2011, Scriber 2014)", "previouslyFormattedCitation" :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xml:space="preserve">. </w:t>
      </w:r>
      <w:del w:id="26" w:author="Dan Hahn" w:date="2019-03-05T08:25:00Z">
        <w:r w:rsidRPr="00A4103C" w:rsidDel="0023614E">
          <w:rPr>
            <w:rFonts w:asciiTheme="minorHAnsi" w:hAnsiTheme="minorHAnsi"/>
            <w:color w:val="auto"/>
          </w:rPr>
          <w:delText xml:space="preserve">Mature adults that occur </w:delText>
        </w:r>
      </w:del>
      <w:ins w:id="27" w:author="Dan Hahn" w:date="2019-03-05T08:25:00Z">
        <w:r w:rsidR="0023614E">
          <w:rPr>
            <w:rFonts w:asciiTheme="minorHAnsi" w:hAnsiTheme="minorHAnsi"/>
            <w:color w:val="auto"/>
          </w:rPr>
          <w:t xml:space="preserve">When adults reach reproductive maturation </w:t>
        </w:r>
      </w:ins>
      <w:r w:rsidRPr="00A4103C">
        <w:rPr>
          <w:rFonts w:asciiTheme="minorHAnsi" w:hAnsiTheme="minorHAnsi"/>
          <w:color w:val="auto"/>
        </w:rPr>
        <w:t xml:space="preserve">earlier in the growing season </w:t>
      </w:r>
      <w:del w:id="28" w:author="Dan Hahn" w:date="2019-03-05T08:25:00Z">
        <w:r w:rsidRPr="00A4103C" w:rsidDel="0023614E">
          <w:rPr>
            <w:rFonts w:asciiTheme="minorHAnsi" w:hAnsiTheme="minorHAnsi"/>
            <w:color w:val="auto"/>
          </w:rPr>
          <w:delText xml:space="preserve">could increase </w:delText>
        </w:r>
      </w:del>
      <w:r w:rsidRPr="00A4103C">
        <w:rPr>
          <w:rFonts w:asciiTheme="minorHAnsi" w:hAnsiTheme="minorHAnsi"/>
          <w:color w:val="auto"/>
        </w:rPr>
        <w:t xml:space="preserve">the number of generations each year </w:t>
      </w:r>
      <w:ins w:id="29" w:author="Dan Hahn" w:date="2019-03-05T08:25:00Z">
        <w:r w:rsidR="0023614E">
          <w:rPr>
            <w:rFonts w:asciiTheme="minorHAnsi" w:hAnsiTheme="minorHAnsi"/>
            <w:color w:val="auto"/>
          </w:rPr>
          <w:t>can increase</w:t>
        </w:r>
      </w:ins>
      <w:ins w:id="30" w:author="Dan Hahn" w:date="2019-03-05T08:26:00Z">
        <w:r w:rsidR="0023614E">
          <w:rPr>
            <w:rFonts w:asciiTheme="minorHAnsi" w:hAnsiTheme="minorHAnsi"/>
            <w:color w:val="auto"/>
          </w:rPr>
          <w:t>, leading to higher overall insect populations and potentially more pressure from pest insects</w:t>
        </w:r>
      </w:ins>
      <w:ins w:id="31" w:author="Dan Hahn" w:date="2019-03-05T08:25:00Z">
        <w:r w:rsidR="0023614E">
          <w:rPr>
            <w:rFonts w:asciiTheme="minorHAnsi" w:hAnsiTheme="minorHAnsi"/>
            <w:color w:val="auto"/>
          </w:rPr>
          <w:t xml:space="preserve"> </w:t>
        </w:r>
      </w:ins>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"id" : "ITEM-4",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"ITEM-4", "issue" : "1", "issued" : { "date-parts" : [ [ "2002" ] ] }, "page" : "1-16", "title" : "Herbivory in global climate change research: Direct effects of rising temperature on insect herbivores", "type" : "article-journal", "volume" : "8" }, "uris" : [ "http://www.mendeley.com/documents/?uuid=a678acaf-e246-4604-a321-4764aa1ed436" ] } ], "mendeley" : { "formattedCitation" : "(Bale et al. 2002, Bradshaw and Holzapfel 2006, Hahn and Denlinger 2011, Scriber 2014)", "plainTextFormattedCitation" : "(Bale et al. 2002, Bradshaw and Holzapfel 2006, Hahn and Denlinger 2011, Scriber 2014)", "previouslyFormattedCitation" : "(Bale et al. 2002,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(Bale et al. 2002, 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p>
    <w:p w14:paraId="69229E7D" w14:textId="77777777" w:rsidR="00F71873" w:rsidRDefault="00F71873" w:rsidP="00F71873">
      <w:pPr>
        <w:spacing w:line="480" w:lineRule="auto"/>
        <w:ind w:left="0" w:right="90" w:firstLine="720"/>
        <w:rPr>
          <w:color w:val="000000" w:themeColor="text1"/>
        </w:rPr>
      </w:pPr>
      <w:r>
        <w:rPr>
          <w:color w:val="000000" w:themeColor="text1"/>
        </w:rPr>
        <w:t>The performance of insects</w:t>
      </w:r>
      <w:r w:rsidRPr="00B134B2">
        <w:rPr>
          <w:color w:val="000000" w:themeColor="text1"/>
        </w:rPr>
        <w:t xml:space="preserve"> is influenced by the thermal conditions they experience in their environments</w:t>
      </w:r>
      <w:ins w:id="32" w:author="Dan Hahn" w:date="2019-03-05T08:26:00Z">
        <w:r w:rsidR="0023614E">
          <w:rPr>
            <w:color w:val="000000" w:themeColor="text1"/>
          </w:rPr>
          <w:t>,</w:t>
        </w:r>
      </w:ins>
      <w:r w:rsidRPr="00B134B2">
        <w:rPr>
          <w:color w:val="000000" w:themeColor="text1"/>
        </w:rPr>
        <w:t xml:space="preserve"> and increased temperatures could</w:t>
      </w:r>
      <w:r>
        <w:rPr>
          <w:color w:val="000000" w:themeColor="text1"/>
        </w:rPr>
        <w:t xml:space="preserve"> be </w:t>
      </w:r>
      <w:r w:rsidRPr="00B134B2">
        <w:rPr>
          <w:color w:val="000000" w:themeColor="text1"/>
        </w:rPr>
        <w:t xml:space="preserve">either positive or negative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w:t>
      </w:r>
      <w:r w:rsidRPr="00B134B2">
        <w:rPr>
          <w:color w:val="000000" w:themeColor="text1"/>
        </w:rPr>
        <w:lastRenderedPageBreak/>
        <w:t xml:space="preserve">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w:t>
      </w:r>
      <w:r>
        <w:rPr>
          <w:color w:val="000000" w:themeColor="text1"/>
        </w:rPr>
        <w:t>which</w:t>
      </w:r>
      <w:r w:rsidRPr="00B134B2">
        <w:rPr>
          <w:color w:val="000000" w:themeColor="text1"/>
        </w:rPr>
        <w:t xml:space="preserve"> is the temperature where performance is maximized</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The range of temperatures where the performance of an insect is half of the thermal optimum represents the thermal breadth</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Finally, the range of temperatures within which any performance is permitted is an insect’s thermal tolerance range</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xml:space="preserv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702707C2"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xml:space="preserve">. In the tropics, environmental temperatures vary little relative to temperatures in temperate regions and insects in tropical regions experience temperatures </w:t>
      </w:r>
      <w:r w:rsidRPr="00B134B2">
        <w:rPr>
          <w:color w:val="000000" w:themeColor="text1"/>
        </w:rPr>
        <w:lastRenderedPageBreak/>
        <w:t xml:space="preserve">that tend to be closer to their optimum temperature relative to temperate insects whose environment tends to be cooler than optimum. </w:t>
      </w:r>
      <w:commentRangeStart w:id="33"/>
      <w:commentRangeStart w:id="34"/>
      <w:r w:rsidRPr="00B134B2">
        <w:rPr>
          <w:color w:val="000000" w:themeColor="text1"/>
        </w:rPr>
        <w:t>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as climate warms.</w:t>
      </w:r>
      <w:commentRangeEnd w:id="33"/>
      <w:r w:rsidR="0023614E">
        <w:rPr>
          <w:rStyle w:val="CommentReference"/>
        </w:rPr>
        <w:commentReference w:id="33"/>
      </w:r>
      <w:commentRangeEnd w:id="34"/>
      <w:r w:rsidR="006A7A81">
        <w:rPr>
          <w:rStyle w:val="CommentReference"/>
        </w:rPr>
        <w:commentReference w:id="34"/>
      </w:r>
    </w:p>
    <w:p w14:paraId="2461A254" w14:textId="77777777"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Winners could experience a net increase in both population size and geographical range with more individuals spread across more geography. Winners could also experience a northern shift of their entire geographical range with no change in population size</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In Europe, changes in ranges have been observed in 35 species of non-migratory butterfly species</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xml:space="preserve">.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09D25F0" w14:textId="77777777"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xml:space="preserve">. Photoperiod, like temperature, is an important environmental cue that insects use </w:t>
      </w:r>
      <w:r w:rsidRPr="00B134B2">
        <w:rPr>
          <w:color w:val="000000" w:themeColor="text1"/>
        </w:rPr>
        <w:lastRenderedPageBreak/>
        <w:t>to make life history decisions</w:t>
      </w:r>
      <w:r w:rsidR="00C1387E">
        <w:rPr>
          <w:color w:val="000000" w:themeColor="text1"/>
        </w:rPr>
        <w:t xml:space="preserve"> (</w:t>
      </w:r>
      <w:r w:rsidR="003056BF">
        <w:rPr>
          <w:color w:val="000000" w:themeColor="text1"/>
        </w:rPr>
        <w:t>Bale et al. 2002</w:t>
      </w:r>
      <w:r w:rsidR="00C1387E">
        <w:rPr>
          <w:color w:val="000000" w:themeColor="text1"/>
        </w:rPr>
        <w:t>)</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nsects in temperate regions use the consistent, incremental changes in 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Failure to adjust to the photoperiods of these warmer northern latitudes could negatively impact the timing of life history events for those shifted populations, turning winners into losers.</w:t>
      </w:r>
    </w:p>
    <w:p w14:paraId="37C55595" w14:textId="77777777"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w:t>
      </w:r>
      <w:r w:rsidR="00F52AD1" w:rsidRPr="00B134B2">
        <w:rPr>
          <w:color w:val="000000" w:themeColor="text1"/>
        </w:rPr>
        <w:lastRenderedPageBreak/>
        <w:t xml:space="preserve">is a state of metabolic and developmental suppression many insects use to mitigate the effects of both acute and chronic seasonal stress they encounter in their environment </w:t>
      </w:r>
      <w:r w:rsidR="00F52AD1" w:rsidRPr="00B134B2">
        <w:rPr>
          <w:color w:val="000000" w:themeColor="text1"/>
        </w:rPr>
        <w:fldChar w:fldCharType="begin" w:fldLock="1"/>
      </w:r>
      <w:r w:rsidR="00F52AD1"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00F52AD1" w:rsidRPr="00B134B2">
        <w:rPr>
          <w:color w:val="000000" w:themeColor="text1"/>
        </w:rPr>
        <w:fldChar w:fldCharType="separate"/>
      </w:r>
      <w:r w:rsidR="00F52AD1" w:rsidRPr="00B134B2">
        <w:rPr>
          <w:color w:val="000000" w:themeColor="text1"/>
        </w:rPr>
        <w:t>(Koštál 2006)</w:t>
      </w:r>
      <w:r w:rsidR="00F52AD1" w:rsidRPr="00B134B2">
        <w:rPr>
          <w:color w:val="000000" w:themeColor="text1"/>
        </w:rPr>
        <w:fldChar w:fldCharType="end"/>
      </w:r>
      <w:r w:rsidR="00F52AD1" w:rsidRPr="00B134B2">
        <w:rPr>
          <w:color w:val="000000" w:themeColor="text1"/>
        </w:rPr>
        <w:t xml:space="preserve">. </w:t>
      </w:r>
    </w:p>
    <w:p w14:paraId="28711676"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 2011</w:t>
      </w:r>
      <w:r w:rsidR="006007B8">
        <w:rPr>
          <w:color w:val="000000" w:themeColor="text1"/>
        </w:rPr>
        <w:t xml:space="preserve">, </w:t>
      </w:r>
      <w:r w:rsidR="006007B8" w:rsidRPr="00B134B2">
        <w:rPr>
          <w:color w:val="000000" w:themeColor="text1"/>
        </w:rPr>
        <w:t>Koštál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 2002, Hahn and Denlinger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 2011, Denlinger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 xml:space="preserve">Denlinger 2002, </w:t>
      </w:r>
      <w:r w:rsidR="006F1F58" w:rsidRPr="00B134B2">
        <w:rPr>
          <w:color w:val="000000" w:themeColor="text1"/>
        </w:rPr>
        <w:t>(Koštál 2006</w:t>
      </w:r>
      <w:r w:rsidR="00C1387E">
        <w:rPr>
          <w:color w:val="000000" w:themeColor="text1"/>
        </w:rPr>
        <w:t>)</w:t>
      </w:r>
      <w:r w:rsidRPr="00B134B2">
        <w:rPr>
          <w:color w:val="000000" w:themeColor="text1"/>
        </w:rPr>
        <w:t xml:space="preserve">. </w:t>
      </w:r>
    </w:p>
    <w:p w14:paraId="157784D6" w14:textId="77777777"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Before diapause can be induced, an individual must reach a genetically determined sensitive period. Sensitive insects can perceive the environmental cue or cues that induce diapause, and during this period they are physiologically competent to respond to that cue or cues</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During pre-diapause, the sensitive stage perceives the necessary environmental cue or cues, diapause is induced, and there is a shift away from continuous development and towards the diapause developmental trajectory</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252FC2A9"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w:t>
      </w:r>
    </w:p>
    <w:p w14:paraId="344B9AB9" w14:textId="77777777"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Diapause initiation is generally marked by the suspension of continuous development and a reduction in metabolic activity</w:t>
      </w:r>
      <w:r w:rsidRPr="004F09C9">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w:t>
      </w:r>
      <w:r>
        <w:rPr>
          <w:color w:val="000000" w:themeColor="text1"/>
        </w:rPr>
        <w:t xml:space="preserve"> </w:t>
      </w:r>
      <w:r w:rsidRPr="00B134B2">
        <w:rPr>
          <w:color w:val="000000" w:themeColor="text1"/>
        </w:rPr>
        <w:t>1981</w:t>
      </w:r>
      <w:r>
        <w:rPr>
          <w:color w:val="000000" w:themeColor="text1"/>
        </w:rPr>
        <w:t>,</w:t>
      </w:r>
      <w:r w:rsidRPr="00B134B2">
        <w:rPr>
          <w:color w:val="000000" w:themeColor="text1"/>
        </w:rPr>
        <w:t xml:space="preserve"> Koštál 2006</w:t>
      </w:r>
      <w:r>
        <w:rPr>
          <w:color w:val="000000" w:themeColor="text1"/>
        </w:rPr>
        <w:t>,</w:t>
      </w:r>
      <w:r w:rsidRPr="00B134B2">
        <w:rPr>
          <w:color w:val="000000" w:themeColor="text1"/>
        </w:rPr>
        <w:t xml:space="preserve"> Hahn and Denlinger 2007</w:t>
      </w:r>
      <w:r>
        <w:rPr>
          <w:color w:val="000000" w:themeColor="text1"/>
        </w:rPr>
        <w:t>,</w:t>
      </w:r>
      <w:r w:rsidRPr="00B134B2">
        <w:rPr>
          <w:color w:val="000000" w:themeColor="text1"/>
        </w:rPr>
        <w:t xml:space="preserve">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Pr>
          <w:color w:val="000000" w:themeColor="text1"/>
        </w:rPr>
        <w:t>, Hahn and Denlinger 2007</w:t>
      </w:r>
      <w:r w:rsidRPr="00B134B2">
        <w:rPr>
          <w:color w:val="000000" w:themeColor="text1"/>
        </w:rPr>
        <w:t>)</w:t>
      </w:r>
      <w:r w:rsidRPr="00B134B2">
        <w:rPr>
          <w:color w:val="000000" w:themeColor="text1"/>
        </w:rPr>
        <w:fldChar w:fldCharType="end"/>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23721D" w:rsidRPr="00B134B2">
        <w:rPr>
          <w:color w:val="000000" w:themeColor="text1"/>
        </w:rPr>
        <w:fldChar w:fldCharType="begin" w:fldLock="1"/>
      </w:r>
      <w:r w:rsidR="0023721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23721D" w:rsidRPr="00B134B2">
        <w:rPr>
          <w:color w:val="000000" w:themeColor="text1"/>
        </w:rPr>
        <w:fldChar w:fldCharType="separate"/>
      </w:r>
      <w:r w:rsidR="0023721D" w:rsidRPr="00B134B2">
        <w:rPr>
          <w:color w:val="000000" w:themeColor="text1"/>
        </w:rPr>
        <w:t>(Koštál 2006</w:t>
      </w:r>
      <w:r w:rsidR="0023721D">
        <w:rPr>
          <w:color w:val="000000" w:themeColor="text1"/>
        </w:rPr>
        <w:t>, Denlinger 2002</w:t>
      </w:r>
      <w:r w:rsidR="0023721D" w:rsidRPr="00B134B2">
        <w:rPr>
          <w:color w:val="000000" w:themeColor="text1"/>
        </w:rPr>
        <w:t>)</w:t>
      </w:r>
      <w:r w:rsidR="0023721D" w:rsidRPr="00B134B2">
        <w:rPr>
          <w:color w:val="000000" w:themeColor="text1"/>
        </w:rPr>
        <w:fldChar w:fldCharType="end"/>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8C09C7">
        <w:rPr>
          <w:color w:val="000000" w:themeColor="text1"/>
        </w:rPr>
        <w:t xml:space="preserv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 </w:t>
      </w:r>
    </w:p>
    <w:p w14:paraId="537B7011"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 2008</w:t>
      </w:r>
      <w:r w:rsidR="00480E4F">
        <w:rPr>
          <w:color w:val="000000" w:themeColor="text1"/>
        </w:rPr>
        <w:t>)</w:t>
      </w:r>
      <w:r w:rsidRPr="00B134B2">
        <w:rPr>
          <w:color w:val="000000" w:themeColor="text1"/>
        </w:rPr>
        <w:t xml:space="preserve">. In time, the predictions of those unchanged environmental cues will become decoupled from actual </w:t>
      </w:r>
      <w:r w:rsidRPr="00B134B2">
        <w:rPr>
          <w:color w:val="000000" w:themeColor="text1"/>
        </w:rPr>
        <w:lastRenderedPageBreak/>
        <w:t>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 2008)</w:t>
      </w:r>
      <w:r w:rsidRPr="00B134B2">
        <w:rPr>
          <w:color w:val="000000" w:themeColor="text1"/>
        </w:rPr>
        <w:t xml:space="preserve">. </w:t>
      </w:r>
      <w:commentRangeStart w:id="35"/>
      <w:commentRangeStart w:id="36"/>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t>
      </w:r>
      <w:commentRangeEnd w:id="35"/>
      <w:r>
        <w:rPr>
          <w:rStyle w:val="CommentReference"/>
        </w:rPr>
        <w:commentReference w:id="35"/>
      </w:r>
      <w:commentRangeEnd w:id="36"/>
      <w:r>
        <w:rPr>
          <w:rStyle w:val="CommentReference"/>
        </w:rPr>
        <w:commentReference w:id="36"/>
      </w:r>
      <w:r w:rsidRPr="00B134B2">
        <w:rPr>
          <w:color w:val="000000" w:themeColor="text1"/>
        </w:rPr>
        <w:t xml:space="preserve">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r>
        <w:rPr>
          <w:color w:val="000000" w:themeColor="text1"/>
        </w:rPr>
        <w:t xml:space="preserve"> </w:t>
      </w:r>
    </w:p>
    <w:p w14:paraId="4187133E"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s inhabit temperate regions as far south as the Gulf of Mexico and as far north as northern Canada</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Across this wide latitudinal range, pitcher plant mosquitoes experience their longest growing seasons at the southern end of their range and increasingly shorter growing seasons at more northern latitudes</w:t>
      </w:r>
      <w:r w:rsidR="0095462D">
        <w:rPr>
          <w:color w:val="000000" w:themeColor="text1"/>
        </w:rPr>
        <w:t xml:space="preserve"> </w:t>
      </w:r>
      <w:r w:rsidR="006F1F58">
        <w:rPr>
          <w:color w:val="000000" w:themeColor="text1"/>
        </w:rPr>
        <w:t>(</w:t>
      </w:r>
      <w:r w:rsidR="00C62FED" w:rsidRPr="00B134B2">
        <w:rPr>
          <w:color w:val="000000" w:themeColor="text1"/>
        </w:rPr>
        <w:t xml:space="preserve">Bradshaw and Holzapfel </w:t>
      </w:r>
      <w:r w:rsidR="00C62FED" w:rsidRPr="00B134B2">
        <w:rPr>
          <w:color w:val="000000" w:themeColor="text1"/>
        </w:rPr>
        <w:lastRenderedPageBreak/>
        <w:t>2001)</w:t>
      </w:r>
      <w:r w:rsidRPr="00B134B2">
        <w:rPr>
          <w:color w:val="000000" w:themeColor="text1"/>
        </w:rPr>
        <w:t xml:space="preserve">.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75FA0DE8"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w:t>
      </w:r>
      <w:r w:rsidR="0095462D">
        <w:rPr>
          <w:color w:val="000000" w:themeColor="text1"/>
        </w:rPr>
        <w:t xml:space="preserve"> (</w:t>
      </w:r>
      <w:r w:rsidR="0095462D" w:rsidRPr="00B134B2">
        <w:rPr>
          <w:color w:val="000000" w:themeColor="text1"/>
        </w:rPr>
        <w:t>Bradshaw and Holzapfel 2001)</w:t>
      </w:r>
      <w:r w:rsidRPr="00B134B2">
        <w:rPr>
          <w:color w:val="000000" w:themeColor="text1"/>
        </w:rPr>
        <w:t>.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w:t>
      </w:r>
    </w:p>
    <w:p w14:paraId="14F47C10" w14:textId="77777777" w:rsidR="00F71873" w:rsidRPr="004F09C9" w:rsidRDefault="00F71873" w:rsidP="00F71873">
      <w:pPr>
        <w:spacing w:line="480" w:lineRule="auto"/>
        <w:ind w:left="0" w:right="90" w:firstLine="453"/>
        <w:rPr>
          <w:color w:val="000000" w:themeColor="text1"/>
        </w:rPr>
      </w:pPr>
      <w:r w:rsidRPr="00B134B2">
        <w:rPr>
          <w:color w:val="000000" w:themeColor="text1"/>
        </w:rPr>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w:t>
      </w:r>
      <w:r w:rsidRPr="00B134B2">
        <w:rPr>
          <w:color w:val="000000" w:themeColor="text1"/>
        </w:rPr>
        <w:lastRenderedPageBreak/>
        <w:t>adjust to longer growing seasons without compromising the protection of diapause could be winners as climates change.</w:t>
      </w:r>
    </w:p>
    <w:p w14:paraId="0248322E" w14:textId="77777777" w:rsidR="00F71873"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w:t>
      </w:r>
      <w:ins w:id="37" w:author="Dan Hahn" w:date="2019-03-05T08:45:00Z">
        <w:r w:rsidR="000E4DE2">
          <w:rPr>
            <w:color w:val="000000" w:themeColor="text1"/>
          </w:rPr>
          <w:t>,</w:t>
        </w:r>
      </w:ins>
      <w:r w:rsidRPr="004F09C9">
        <w:rPr>
          <w:color w:val="000000" w:themeColor="text1"/>
        </w:rPr>
        <w:t xml:space="preserve">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similar to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26B9C350" w14:textId="0A4F507E" w:rsidR="00F71873" w:rsidRPr="00B134B2" w:rsidRDefault="00F71873" w:rsidP="00F71873">
      <w:pPr>
        <w:spacing w:line="480" w:lineRule="auto"/>
        <w:ind w:left="0" w:right="90" w:firstLine="0"/>
        <w:rPr>
          <w:color w:val="000000" w:themeColor="text1"/>
        </w:rPr>
      </w:pPr>
      <w:r>
        <w:rPr>
          <w:color w:val="000000" w:themeColor="text1"/>
        </w:rPr>
        <w:tab/>
      </w:r>
      <w:r w:rsidRPr="00B134B2">
        <w:rPr>
          <w:color w:val="000000" w:themeColor="text1"/>
        </w:rPr>
        <w:t xml:space="preserve">During </w:t>
      </w:r>
      <w:del w:id="38" w:author="Dan Hahn" w:date="2019-03-05T08:46:00Z">
        <w:r w:rsidRPr="00B134B2" w:rsidDel="000E4DE2">
          <w:rPr>
            <w:color w:val="000000" w:themeColor="text1"/>
          </w:rPr>
          <w:delText>diapause</w:delText>
        </w:r>
      </w:del>
      <w:ins w:id="39" w:author="Dan Hahn" w:date="2019-03-05T08:46:00Z">
        <w:r w:rsidR="000E4DE2">
          <w:rPr>
            <w:color w:val="000000" w:themeColor="text1"/>
          </w:rPr>
          <w:t>winter</w:t>
        </w:r>
      </w:ins>
      <w:r w:rsidRPr="00B134B2">
        <w:rPr>
          <w:color w:val="000000" w:themeColor="text1"/>
        </w:rPr>
        <w:t xml:space="preserve">, temperatures are low and metabolic activity </w:t>
      </w:r>
      <w:del w:id="40" w:author="Dan Hahn" w:date="2019-03-05T08:46:00Z">
        <w:r w:rsidRPr="00B134B2" w:rsidDel="000E4DE2">
          <w:rPr>
            <w:color w:val="000000" w:themeColor="text1"/>
          </w:rPr>
          <w:delText>may be</w:delText>
        </w:r>
      </w:del>
      <w:ins w:id="41" w:author="Dan Hahn" w:date="2019-03-05T08:46:00Z">
        <w:r w:rsidR="000E4DE2">
          <w:rPr>
            <w:color w:val="000000" w:themeColor="text1"/>
          </w:rPr>
          <w:t>is typically</w:t>
        </w:r>
      </w:ins>
      <w:r w:rsidRPr="00B134B2">
        <w:rPr>
          <w:color w:val="000000" w:themeColor="text1"/>
        </w:rPr>
        <w:t xml:space="preserve"> suppressed</w:t>
      </w:r>
      <w:ins w:id="42" w:author="Dan Hahn" w:date="2019-03-05T08:46:00Z">
        <w:r w:rsidR="000E4DE2">
          <w:rPr>
            <w:color w:val="000000" w:themeColor="text1"/>
          </w:rPr>
          <w:t xml:space="preserve"> during diapause</w:t>
        </w:r>
      </w:ins>
      <w:r w:rsidRPr="00B134B2">
        <w:rPr>
          <w:color w:val="000000" w:themeColor="text1"/>
        </w:rPr>
        <w:t xml:space="preserve">. However, insects can metabolize considerable quantities of nutrients during </w:t>
      </w:r>
      <w:ins w:id="43" w:author="Dan Hahn" w:date="2019-03-05T09:38:00Z">
        <w:r w:rsidR="005E7423">
          <w:rPr>
            <w:color w:val="000000" w:themeColor="text1"/>
          </w:rPr>
          <w:t xml:space="preserve">the course of the </w:t>
        </w:r>
      </w:ins>
      <w:del w:id="44" w:author="Dan Hahn" w:date="2019-03-05T09:38:00Z">
        <w:r w:rsidRPr="00B134B2" w:rsidDel="005E7423">
          <w:rPr>
            <w:color w:val="000000" w:themeColor="text1"/>
          </w:rPr>
          <w:delText>this period</w:delText>
        </w:r>
      </w:del>
      <w:ins w:id="45" w:author="Dan Hahn" w:date="2019-03-05T09:38:00Z">
        <w:r w:rsidR="005E7423">
          <w:rPr>
            <w:color w:val="000000" w:themeColor="text1"/>
          </w:rPr>
          <w:t>diapause</w:t>
        </w:r>
      </w:ins>
      <w:ins w:id="46" w:author="Dan Hahn" w:date="2019-03-05T09:39:00Z">
        <w:r w:rsidR="005E7423">
          <w:rPr>
            <w:color w:val="000000" w:themeColor="text1"/>
          </w:rPr>
          <w:t xml:space="preserve"> period</w:t>
        </w:r>
      </w:ins>
      <w:r w:rsidRPr="00B134B2">
        <w:rPr>
          <w:color w:val="000000" w:themeColor="text1"/>
        </w:rPr>
        <w:t>. In preparation for diapause, some insects accumulate large quantities of lipids, amino acids, and/or carbohydrates</w:t>
      </w:r>
      <w:r w:rsidR="0095462D">
        <w:rPr>
          <w:color w:val="000000" w:themeColor="text1"/>
        </w:rPr>
        <w:t xml:space="preserve"> (</w:t>
      </w:r>
      <w:r w:rsidR="006007B8">
        <w:rPr>
          <w:color w:val="000000" w:themeColor="text1"/>
        </w:rPr>
        <w:t>Denlinger 2002, Hahn and Denlinger 20</w:t>
      </w:r>
      <w:r w:rsidR="003032CA">
        <w:rPr>
          <w:color w:val="000000" w:themeColor="text1"/>
        </w:rPr>
        <w:t>11</w:t>
      </w:r>
      <w:r w:rsidR="0095462D">
        <w:rPr>
          <w:color w:val="000000" w:themeColor="text1"/>
        </w:rPr>
        <w:t>)</w:t>
      </w:r>
      <w:r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 2007</w:t>
      </w:r>
      <w:r w:rsidR="0095462D">
        <w:rPr>
          <w:color w:val="000000" w:themeColor="text1"/>
        </w:rPr>
        <w:t>)</w:t>
      </w:r>
      <w:r w:rsidRPr="00B134B2">
        <w:rPr>
          <w:color w:val="000000" w:themeColor="text1"/>
        </w:rPr>
        <w:t xml:space="preserve">. Lipids, specifically triglycerides, are the predominant source of metabolic energy used during diapause in most species </w:t>
      </w:r>
      <w:r w:rsidRPr="00B134B2">
        <w:rPr>
          <w:color w:val="000000" w:themeColor="text1"/>
        </w:rPr>
        <w:fldChar w:fldCharType="begin" w:fldLock="1"/>
      </w:r>
      <w:r w:rsidR="003032CA">
        <w:rPr>
          <w:color w:val="000000" w:themeColor="text1"/>
        </w:rPr>
        <w:instrText>ADDIN CSL_CITATION {"citationItems":[{"id":"ITEM-1","itemData":{"DOI":"https://doi.org/10.1146/annurev-ento-112408-085356","ISBN":"1545-4487 (Electronic)\\r0066-4170 (Linking)","ISSN":"0066-4170","PMID":"19725772","abstract":"The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insects.","author":[{"dropping-particle":"","family":"Arrese","given":"Estela L.","non-dropping-particle":"","parse-names":false,"suffix":""},{"dropping-particle":"","family":"Soulages","given":"Jose L.","non-dropping-particle":"","parse-names":false,"suffix":""}],"container-title":"Annual Review of Entomology","id":"ITEM-1","issue":"1","issued":{"date-parts":[["2010"]]},"page":"207-225","title":"Insect Fat Body: Energy, Metabolism, and Regulation","type":"article-journal","volume":"55"},"uris":["http://www.mendeley.com/documents/?uuid=f48dce33-5620-4dee-92b7-055c2a96bb9b"]},{"id":"ITEM-2","itemData":{"DOI":"10.1146/annurev-ento-112408-085436","ISBN":"1545-4487 (Electronic)\\r0066-4170 (Linking)","ISSN":"0066-4170","PMID":"20690828","abstract":"Managing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regula...","author":[{"dropping-particle":"","family":"Hahn","given":"Daniel A.","non-dropping-particle":"","parse-names":false,"suffix":""},{"dropping-particle":"","family":"Denlinger","given":"David L.","non-dropping-particle":"","parse-names":false,"suffix":""}],"container-title":"Annual Review of Entomology","id":"ITEM-2","issue":"1","issued":{"date-parts":[["2011"]]},"page":"103-121","title":"Energetics of Insect Diapause","type":"article-journal","volume":"56"},"uris":["http://www.mendeley.com/documents/?uuid=2f5c6df6-1fe1-4289-89e6-4e00bf14561e"]}],"mendeley":{"formattedCitation":"(Arrese and Soulages 2010, Hahn and Denlinger 2011)","manualFormatting":"(Arrese and Soulages 2010, Hahn and Denlinger 2011)","plainTextFormattedCitation":"(Arrese and Soulages 2010, Hahn and Denlinger 2011)","previouslyFormattedCitation":"(Arrese and Soulages 2010, Hahn and Denlinger 2011)"},"properties":{"noteIndex":0},"schema":"https://github.com/citation-style-language/schema/raw/master/csl-citation.json"}</w:instrText>
      </w:r>
      <w:r w:rsidRPr="00B134B2">
        <w:rPr>
          <w:color w:val="000000" w:themeColor="text1"/>
        </w:rPr>
        <w:fldChar w:fldCharType="separate"/>
      </w:r>
      <w:r w:rsidRPr="00B134B2">
        <w:rPr>
          <w:color w:val="000000" w:themeColor="text1"/>
        </w:rPr>
        <w:t>(Arrese and Soulages 2010, Hahn and Denlinger 20</w:t>
      </w:r>
      <w:r w:rsidR="003032CA">
        <w:rPr>
          <w:color w:val="000000" w:themeColor="text1"/>
        </w:rPr>
        <w:t>11</w:t>
      </w:r>
      <w:r w:rsidRPr="00B134B2">
        <w:rPr>
          <w:color w:val="000000" w:themeColor="text1"/>
        </w:rPr>
        <w:t>)</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Amino acids are generally stored as multimeric hexamerin proteins</w:t>
      </w:r>
      <w:r w:rsidR="0095462D">
        <w:rPr>
          <w:color w:val="000000" w:themeColor="text1"/>
        </w:rPr>
        <w:t xml:space="preserve"> </w:t>
      </w:r>
      <w:r w:rsidR="0095462D">
        <w:rPr>
          <w:color w:val="000000" w:themeColor="text1"/>
        </w:rPr>
        <w:lastRenderedPageBreak/>
        <w:t>(</w:t>
      </w:r>
      <w:r w:rsidR="003032CA">
        <w:rPr>
          <w:color w:val="000000" w:themeColor="text1"/>
        </w:rPr>
        <w:t>Denlinger 2002</w:t>
      </w:r>
      <w:r w:rsidR="0095462D">
        <w:rPr>
          <w:color w:val="000000" w:themeColor="text1"/>
        </w:rPr>
        <w:t>)</w:t>
      </w:r>
      <w:r w:rsidRPr="00B134B2">
        <w:rPr>
          <w:color w:val="000000" w:themeColor="text1"/>
        </w:rPr>
        <w:t>. Hexamerins are specialized protein</w:t>
      </w:r>
      <w:r w:rsidR="006A15AC">
        <w:rPr>
          <w:color w:val="000000" w:themeColor="text1"/>
        </w:rPr>
        <w:t xml:space="preserve"> complexes</w:t>
      </w:r>
      <w:r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3F869B2C" w14:textId="26624C09" w:rsidR="00C1387E"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w:t>
      </w:r>
      <w:proofErr w:type="spellStart"/>
      <w:r w:rsidRPr="00B134B2">
        <w:rPr>
          <w:i/>
          <w:color w:val="000000" w:themeColor="text1"/>
        </w:rPr>
        <w:t>pipens</w:t>
      </w:r>
      <w:proofErr w:type="spellEnd"/>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6A15AC" w:rsidRPr="00B134B2">
        <w:rPr>
          <w:color w:val="000000" w:themeColor="text1"/>
        </w:rPr>
        <w:fldChar w:fldCharType="begin" w:fldLock="1"/>
      </w:r>
      <w:r w:rsidR="006A15AC"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006A15AC" w:rsidRPr="00B134B2">
        <w:rPr>
          <w:color w:val="000000" w:themeColor="text1"/>
        </w:rPr>
        <w:fldChar w:fldCharType="separate"/>
      </w:r>
      <w:r w:rsidR="006A15AC" w:rsidRPr="00B134B2">
        <w:rPr>
          <w:color w:val="000000" w:themeColor="text1"/>
        </w:rPr>
        <w:t>(Mitchell and Briegel 1989)</w:t>
      </w:r>
      <w:r w:rsidR="006A15AC" w:rsidRPr="00B134B2">
        <w:rPr>
          <w:color w:val="000000" w:themeColor="text1"/>
        </w:rPr>
        <w:fldChar w:fldCharType="end"/>
      </w:r>
      <w:r w:rsidRPr="00B134B2">
        <w:rPr>
          <w:color w:val="000000" w:themeColor="text1"/>
        </w:rPr>
        <w:t xml:space="preserve">.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w:t>
      </w:r>
      <w:ins w:id="47" w:author="Dan Hahn" w:date="2019-03-05T09:44:00Z">
        <w:r w:rsidR="00C607A0">
          <w:rPr>
            <w:color w:val="000000" w:themeColor="text1"/>
          </w:rPr>
          <w:t xml:space="preserve">protein </w:t>
        </w:r>
      </w:ins>
      <w:r w:rsidRPr="00B134B2">
        <w:rPr>
          <w:color w:val="000000" w:themeColor="text1"/>
        </w:rPr>
        <w:t xml:space="preserve">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29FBBFED" w14:textId="53895707" w:rsidR="002F40F9" w:rsidRDefault="00F71873" w:rsidP="00C1387E">
      <w:pPr>
        <w:spacing w:line="480" w:lineRule="auto"/>
        <w:ind w:left="0" w:right="90" w:firstLine="720"/>
        <w:rPr>
          <w:color w:val="000000" w:themeColor="text1"/>
        </w:rPr>
      </w:pPr>
      <w:r w:rsidRPr="00B134B2">
        <w:rPr>
          <w:color w:val="000000" w:themeColor="text1"/>
        </w:rPr>
        <w:lastRenderedPageBreak/>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w:t>
      </w:r>
      <w:del w:id="48" w:author="Dan Hahn" w:date="2019-03-05T10:08:00Z">
        <w:r w:rsidRPr="00B134B2" w:rsidDel="00C04B89">
          <w:rPr>
            <w:color w:val="000000" w:themeColor="text1"/>
          </w:rPr>
          <w:delText xml:space="preserve">losers </w:delText>
        </w:r>
      </w:del>
      <w:ins w:id="49" w:author="Dan Hahn" w:date="2019-03-05T10:08:00Z">
        <w:r w:rsidR="00C04B89">
          <w:rPr>
            <w:color w:val="000000" w:themeColor="text1"/>
          </w:rPr>
          <w:t>insects</w:t>
        </w:r>
        <w:r w:rsidR="00C04B89" w:rsidRPr="00B134B2">
          <w:rPr>
            <w:color w:val="000000" w:themeColor="text1"/>
          </w:rPr>
          <w:t xml:space="preserve"> </w:t>
        </w:r>
      </w:ins>
      <w:r w:rsidRPr="00B134B2">
        <w:rPr>
          <w:color w:val="000000" w:themeColor="text1"/>
        </w:rPr>
        <w:t>encountering increased temperatures could deplete their reservoirs of stored nutrients to meet their increased metabolic demands before diapause ends and not survive the winter</w:t>
      </w:r>
      <w:ins w:id="50" w:author="Dan Hahn" w:date="2019-03-05T10:08:00Z">
        <w:r w:rsidR="00C04B89">
          <w:rPr>
            <w:color w:val="000000" w:themeColor="text1"/>
          </w:rPr>
          <w:t>, making them climate change losers</w:t>
        </w:r>
      </w:ins>
      <w:r w:rsidRPr="00B134B2">
        <w:rPr>
          <w:color w:val="000000" w:themeColor="text1"/>
        </w:rPr>
        <w:t xml:space="preserve">. Insects able to accumulate more nutrients during pre-diapause or properly allocate stored resources to support their increased metabolism during diapause could be winners as climate changes.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(Figure 1-1A)</w:t>
      </w:r>
      <w:r w:rsidR="003E0500" w:rsidRPr="00AB6EF8">
        <w:rPr>
          <w:color w:val="000000" w:themeColor="text1"/>
        </w:rPr>
        <w:t>.</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between for all European corn borers, regardless of diapause length (Figure 1-1B).</w:t>
      </w:r>
      <w:r w:rsidR="003E0500">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w:t>
      </w:r>
      <w:r w:rsidRPr="00B134B2">
        <w:rPr>
          <w:color w:val="000000" w:themeColor="text1"/>
        </w:rPr>
        <w:lastRenderedPageBreak/>
        <w:t xml:space="preserve">provide a way to predict climate change winners and losers as growing seasons increase in duration. </w:t>
      </w:r>
    </w:p>
    <w:p w14:paraId="39FEB1E0" w14:textId="77777777" w:rsidR="00E872D5" w:rsidRDefault="00F71873" w:rsidP="00C1387E">
      <w:pPr>
        <w:spacing w:line="480" w:lineRule="auto"/>
        <w:ind w:left="0" w:right="90" w:firstLine="720"/>
        <w:rPr>
          <w:color w:val="000000" w:themeColor="text1"/>
        </w:rPr>
      </w:pPr>
      <w:commentRangeStart w:id="51"/>
      <w:r w:rsidRPr="004F09C9">
        <w:rPr>
          <w:color w:val="000000" w:themeColor="text1"/>
        </w:rPr>
        <w:t xml:space="preserve">The effects of anthropogenic climate change will lead to longer growing seasons and as poleward regions will become warmer more geography will be thermally favorable to </w:t>
      </w:r>
      <w:r>
        <w:rPr>
          <w:color w:val="000000" w:themeColor="text1"/>
        </w:rPr>
        <w:t>winners</w:t>
      </w:r>
      <w:r w:rsidRPr="004F09C9">
        <w:rPr>
          <w:color w:val="000000" w:themeColor="text1"/>
        </w:rPr>
        <w:t xml:space="preserve">, thus both the geographic range and voltinism at each point in the range may be increased. Research into the relationship between diapause phenology, nutrition management in preparation for diapause, and how </w:t>
      </w:r>
      <w:r>
        <w:rPr>
          <w:color w:val="000000" w:themeColor="text1"/>
        </w:rPr>
        <w:t>insect</w:t>
      </w:r>
      <w:r w:rsidRPr="004F09C9">
        <w:rPr>
          <w:color w:val="000000" w:themeColor="text1"/>
        </w:rPr>
        <w:t xml:space="preserve"> pests could respond to changing climate </w:t>
      </w:r>
      <w:r w:rsidR="003E0500">
        <w:rPr>
          <w:color w:val="000000" w:themeColor="text1"/>
        </w:rPr>
        <w:t>may</w:t>
      </w:r>
      <w:r w:rsidR="003E0500" w:rsidRPr="004F09C9">
        <w:rPr>
          <w:color w:val="000000" w:themeColor="text1"/>
        </w:rPr>
        <w:t xml:space="preserve"> </w:t>
      </w:r>
      <w:r w:rsidRPr="004F09C9">
        <w:rPr>
          <w:color w:val="000000" w:themeColor="text1"/>
        </w:rPr>
        <w:t>provide possible targets for future pest management</w:t>
      </w:r>
      <w:r>
        <w:rPr>
          <w:color w:val="000000" w:themeColor="text1"/>
        </w:rPr>
        <w:t>.</w:t>
      </w:r>
      <w:commentRangeEnd w:id="51"/>
      <w:r w:rsidR="00C04B89">
        <w:rPr>
          <w:rStyle w:val="CommentReference"/>
        </w:rPr>
        <w:commentReference w:id="51"/>
      </w:r>
    </w:p>
    <w:p w14:paraId="7AFAC2DA" w14:textId="77777777" w:rsidR="00B47FF0" w:rsidRDefault="00B47FF0" w:rsidP="002C384F">
      <w:pPr>
        <w:ind w:left="0" w:right="90" w:firstLine="720"/>
        <w:rPr>
          <w:color w:val="000000" w:themeColor="text1"/>
        </w:rPr>
      </w:pPr>
    </w:p>
    <w:p w14:paraId="0112154B" w14:textId="77777777" w:rsidR="00E872D5" w:rsidRPr="004F09C9" w:rsidRDefault="00E872D5" w:rsidP="00C34683">
      <w:pPr>
        <w:ind w:left="0" w:right="90" w:firstLine="720"/>
        <w:rPr>
          <w:color w:val="000000" w:themeColor="text1"/>
        </w:rPr>
      </w:pPr>
      <w:r w:rsidRPr="004F09C9">
        <w:rPr>
          <w:color w:val="000000" w:themeColor="text1"/>
        </w:rPr>
        <w:br w:type="page"/>
      </w:r>
    </w:p>
    <w:p w14:paraId="2DC78788"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5AA74978"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5EBA567F" w14:textId="77777777" w:rsidR="00F71873" w:rsidRPr="00316A0E" w:rsidRDefault="00F71873" w:rsidP="00F71873">
      <w:pPr>
        <w:spacing w:after="162" w:line="263" w:lineRule="auto"/>
        <w:ind w:right="80"/>
        <w:jc w:val="center"/>
        <w:rPr>
          <w:color w:val="000000" w:themeColor="text1"/>
        </w:rPr>
      </w:pPr>
    </w:p>
    <w:p w14:paraId="2D953CD3"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514B39B3" w14:textId="4F36A44D" w:rsidR="00F71873" w:rsidRPr="004F09C9" w:rsidRDefault="00F71873" w:rsidP="00F71873">
      <w:pPr>
        <w:spacing w:line="480" w:lineRule="auto"/>
        <w:ind w:left="-15" w:right="200" w:firstLine="468"/>
        <w:rPr>
          <w:color w:val="000000" w:themeColor="text1"/>
        </w:rPr>
      </w:pPr>
      <w:r w:rsidRPr="004F09C9">
        <w:rPr>
          <w:color w:val="000000" w:themeColor="text1"/>
        </w:rPr>
        <w:t xml:space="preserve">The appearance of lepidopterans (butterflies and moths) 190 million years ago marks an important moment in insect evolutionary history (de Gruyter 1999). This order </w:t>
      </w:r>
      <w:del w:id="52" w:author="Dan Hahn" w:date="2019-03-05T10:10:00Z">
        <w:r w:rsidRPr="004F09C9" w:rsidDel="00EA7227">
          <w:rPr>
            <w:color w:val="000000" w:themeColor="text1"/>
          </w:rPr>
          <w:delText xml:space="preserve">is </w:delText>
        </w:r>
      </w:del>
      <w:r w:rsidRPr="004F09C9">
        <w:rPr>
          <w:color w:val="000000" w:themeColor="text1"/>
        </w:rPr>
        <w:t xml:space="preserve">primarily </w:t>
      </w:r>
      <w:ins w:id="53" w:author="Dan Hahn" w:date="2019-03-05T10:10:00Z">
        <w:r w:rsidR="00EA7227">
          <w:rPr>
            <w:color w:val="000000" w:themeColor="text1"/>
          </w:rPr>
          <w:t xml:space="preserve">feeds on </w:t>
        </w:r>
      </w:ins>
      <w:r w:rsidRPr="004F09C9">
        <w:rPr>
          <w:color w:val="000000" w:themeColor="text1"/>
        </w:rPr>
        <w:t>plant</w:t>
      </w:r>
      <w:ins w:id="54" w:author="Dan Hahn" w:date="2019-03-05T10:10:00Z">
        <w:r w:rsidR="00EA7227">
          <w:rPr>
            <w:color w:val="000000" w:themeColor="text1"/>
          </w:rPr>
          <w:t>s</w:t>
        </w:r>
      </w:ins>
      <w:r w:rsidRPr="004F09C9">
        <w:rPr>
          <w:color w:val="000000" w:themeColor="text1"/>
        </w:rPr>
        <w:t xml:space="preserve"> </w:t>
      </w:r>
      <w:del w:id="55" w:author="Dan Hahn" w:date="2019-03-05T10:10:00Z">
        <w:r w:rsidRPr="004F09C9" w:rsidDel="00EA7227">
          <w:rPr>
            <w:color w:val="000000" w:themeColor="text1"/>
          </w:rPr>
          <w:delText xml:space="preserve">feeding </w:delText>
        </w:r>
      </w:del>
      <w:r w:rsidRPr="004F09C9">
        <w:rPr>
          <w:color w:val="000000" w:themeColor="text1"/>
        </w:rPr>
        <w:t>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w:t>
      </w:r>
      <w:r>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 xml:space="preserve">2013). Since its divergence, </w:t>
      </w:r>
      <w:proofErr w:type="spellStart"/>
      <w:r w:rsidRPr="004F09C9">
        <w:rPr>
          <w:color w:val="000000" w:themeColor="text1"/>
        </w:rPr>
        <w:t>Pyraloidea</w:t>
      </w:r>
      <w:proofErr w:type="spellEnd"/>
      <w:r w:rsidRPr="004F09C9">
        <w:rPr>
          <w:color w:val="000000" w:themeColor="text1"/>
        </w:rPr>
        <w:t xml:space="preserve"> represent</w:t>
      </w:r>
      <w:ins w:id="56" w:author="Dan Hahn" w:date="2019-03-05T10:11:00Z">
        <w:r w:rsidR="00EA7227">
          <w:rPr>
            <w:color w:val="000000" w:themeColor="text1"/>
          </w:rPr>
          <w:t>s</w:t>
        </w:r>
      </w:ins>
      <w:r w:rsidRPr="004F09C9">
        <w:rPr>
          <w:color w:val="000000" w:themeColor="text1"/>
        </w:rPr>
        <w:t xml:space="preserve"> one of the most diverse superfamilies of Lepidoptera. These lepidopterans feed on almost every major plant group and occupy an enormous diversity of ecological habitat</w:t>
      </w:r>
      <w:ins w:id="57" w:author="Dan Hahn" w:date="2019-03-05T10:11:00Z">
        <w:r w:rsidR="00EA7227">
          <w:rPr>
            <w:color w:val="000000" w:themeColor="text1"/>
          </w:rPr>
          <w:t>s</w:t>
        </w:r>
      </w:ins>
      <w:r w:rsidRPr="004F09C9">
        <w:rPr>
          <w:color w:val="000000" w:themeColor="text1"/>
        </w:rPr>
        <w:t xml:space="preserve">.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w:t>
      </w:r>
      <w:r>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w:t>
      </w:r>
      <w:r>
        <w:rPr>
          <w:color w:val="000000" w:themeColor="text1"/>
        </w:rPr>
        <w:t xml:space="preserve">the </w:t>
      </w:r>
      <w:r w:rsidRPr="004F09C9">
        <w:rPr>
          <w:color w:val="000000" w:themeColor="text1"/>
        </w:rPr>
        <w:t xml:space="preserve">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w:t>
      </w:r>
      <w:proofErr w:type="spellStart"/>
      <w:r w:rsidRPr="004F09C9">
        <w:rPr>
          <w:color w:val="000000" w:themeColor="text1"/>
        </w:rPr>
        <w:t>Crambidae</w:t>
      </w:r>
      <w:proofErr w:type="spellEnd"/>
      <w:r w:rsidRPr="004F09C9">
        <w:rPr>
          <w:color w:val="000000" w:themeColor="text1"/>
        </w:rPr>
        <w:t xml:space="preserve"> occupy </w:t>
      </w:r>
      <w:del w:id="58" w:author="Brown,James T" w:date="2019-03-05T13:38:00Z">
        <w:r w:rsidRPr="004F09C9" w:rsidDel="0039460B">
          <w:rPr>
            <w:color w:val="000000" w:themeColor="text1"/>
          </w:rPr>
          <w:delText xml:space="preserve">most every </w:delText>
        </w:r>
      </w:del>
      <w:ins w:id="59" w:author="Brown,James T" w:date="2019-03-05T13:38:00Z">
        <w:r w:rsidR="0039460B">
          <w:rPr>
            <w:color w:val="000000" w:themeColor="text1"/>
          </w:rPr>
          <w:t xml:space="preserve">many </w:t>
        </w:r>
      </w:ins>
      <w:commentRangeStart w:id="60"/>
      <w:commentRangeStart w:id="61"/>
      <w:r w:rsidRPr="004F09C9">
        <w:rPr>
          <w:color w:val="000000" w:themeColor="text1"/>
        </w:rPr>
        <w:t>ecological niche</w:t>
      </w:r>
      <w:commentRangeEnd w:id="60"/>
      <w:r w:rsidR="00EA7227">
        <w:rPr>
          <w:rStyle w:val="CommentReference"/>
        </w:rPr>
        <w:commentReference w:id="60"/>
      </w:r>
      <w:commentRangeEnd w:id="61"/>
      <w:r w:rsidR="00661204">
        <w:rPr>
          <w:rStyle w:val="CommentReference"/>
        </w:rPr>
        <w:commentReference w:id="61"/>
      </w:r>
      <w:ins w:id="62" w:author="Brown,James T" w:date="2019-03-05T13:38:00Z">
        <w:r w:rsidR="0039460B">
          <w:rPr>
            <w:color w:val="000000" w:themeColor="text1"/>
          </w:rPr>
          <w:t>s</w:t>
        </w:r>
      </w:ins>
      <w:r w:rsidRPr="004F09C9">
        <w:rPr>
          <w:color w:val="000000" w:themeColor="text1"/>
        </w:rPr>
        <w:t>, this family is polyphagous, and many species are important agricultural pests.</w:t>
      </w:r>
    </w:p>
    <w:p w14:paraId="4DF17A11" w14:textId="767D5E09" w:rsidR="00F71873" w:rsidRDefault="00F71873" w:rsidP="00F71873">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del w:id="63" w:author="Dan Hahn" w:date="2019-03-05T10:16:00Z">
        <w:r w:rsidRPr="004F09C9" w:rsidDel="00905A16">
          <w:rPr>
            <w:color w:val="000000" w:themeColor="text1"/>
          </w:rPr>
          <w:delText xml:space="preserve">exists </w:delText>
        </w:r>
      </w:del>
      <w:ins w:id="64" w:author="Dan Hahn" w:date="2019-03-05T10:16:00Z">
        <w:r w:rsidR="00905A16">
          <w:rPr>
            <w:color w:val="000000" w:themeColor="text1"/>
          </w:rPr>
          <w:t>resides</w:t>
        </w:r>
        <w:r w:rsidR="00905A16" w:rsidRPr="004F09C9">
          <w:rPr>
            <w:color w:val="000000" w:themeColor="text1"/>
          </w:rPr>
          <w:t xml:space="preserve"> </w:t>
        </w:r>
      </w:ins>
      <w:r w:rsidRPr="004F09C9">
        <w:rPr>
          <w:color w:val="000000" w:themeColor="text1"/>
        </w:rPr>
        <w:t xml:space="preserve">within </w:t>
      </w:r>
      <w:ins w:id="65" w:author="Dan Hahn" w:date="2019-03-05T10:16:00Z">
        <w:r w:rsidR="00905A16">
          <w:rPr>
            <w:color w:val="000000" w:themeColor="text1"/>
          </w:rPr>
          <w:t xml:space="preserve">the family </w:t>
        </w:r>
      </w:ins>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w:t>
      </w:r>
      <w:r w:rsidRPr="004F09C9">
        <w:rPr>
          <w:color w:val="000000" w:themeColor="text1"/>
        </w:rPr>
        <w:lastRenderedPageBreak/>
        <w:t xml:space="preserve">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w:t>
      </w:r>
      <w:proofErr w:type="spellStart"/>
      <w:r w:rsidRPr="004F09C9">
        <w:rPr>
          <w:color w:val="000000" w:themeColor="text1"/>
        </w:rPr>
        <w:t>sacculus</w:t>
      </w:r>
      <w:proofErr w:type="spellEnd"/>
      <w:r w:rsidRPr="004F09C9">
        <w:rPr>
          <w:color w:val="000000" w:themeColor="text1"/>
        </w:rPr>
        <w:t xml:space="preserve">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w:t>
      </w:r>
      <w:r>
        <w:rPr>
          <w:color w:val="000000" w:themeColor="text1"/>
        </w:rPr>
        <w:t>,</w:t>
      </w:r>
      <w:r w:rsidRPr="004F09C9">
        <w:rPr>
          <w:color w:val="000000" w:themeColor="text1"/>
        </w:rPr>
        <w:t xml:space="preserve"> Kim et al.</w:t>
      </w:r>
      <w:r>
        <w:rPr>
          <w:color w:val="000000" w:themeColor="text1"/>
        </w:rPr>
        <w:t xml:space="preserve"> </w:t>
      </w:r>
      <w:r w:rsidRPr="004F09C9">
        <w:rPr>
          <w:color w:val="000000" w:themeColor="text1"/>
        </w:rPr>
        <w:t xml:space="preserve">1999). The </w:t>
      </w:r>
      <w:ins w:id="66" w:author="Brown,James T" w:date="2019-03-05T13:51:00Z">
        <w:r w:rsidR="00661204">
          <w:rPr>
            <w:color w:val="000000" w:themeColor="text1"/>
          </w:rPr>
          <w:t>geographical</w:t>
        </w:r>
      </w:ins>
      <w:ins w:id="67" w:author="Brown,James T" w:date="2019-03-05T13:52:00Z">
        <w:r w:rsidR="00661204">
          <w:rPr>
            <w:color w:val="000000" w:themeColor="text1"/>
          </w:rPr>
          <w:t xml:space="preserve"> distribution of the </w:t>
        </w:r>
      </w:ins>
      <w:r w:rsidRPr="004F09C9">
        <w:rPr>
          <w:color w:val="000000" w:themeColor="text1"/>
        </w:rPr>
        <w:t xml:space="preserve">Asian corn borer </w:t>
      </w:r>
      <w:del w:id="68" w:author="Brown,James T" w:date="2019-03-05T13:52:00Z">
        <w:r w:rsidRPr="004F09C9" w:rsidDel="00661204">
          <w:rPr>
            <w:color w:val="000000" w:themeColor="text1"/>
          </w:rPr>
          <w:delText xml:space="preserve">and </w:delText>
        </w:r>
      </w:del>
      <w:ins w:id="69" w:author="Brown,James T" w:date="2019-03-05T13:52:00Z">
        <w:r w:rsidR="00661204">
          <w:rPr>
            <w:color w:val="000000" w:themeColor="text1"/>
          </w:rPr>
          <w:t xml:space="preserve">and </w:t>
        </w:r>
      </w:ins>
      <w:r w:rsidRPr="004F09C9">
        <w:rPr>
          <w:color w:val="000000" w:themeColor="text1"/>
        </w:rPr>
        <w:t xml:space="preserve">the European corn borer </w:t>
      </w:r>
      <w:ins w:id="70" w:author="Brown,James T" w:date="2019-03-05T13:52:00Z">
        <w:r w:rsidR="00661204">
          <w:rPr>
            <w:color w:val="000000" w:themeColor="text1"/>
          </w:rPr>
          <w:t xml:space="preserve">each overlaps with </w:t>
        </w:r>
      </w:ins>
      <w:del w:id="71" w:author="Brown,James T" w:date="2019-03-05T13:52:00Z">
        <w:r w:rsidRPr="004F09C9" w:rsidDel="00661204">
          <w:rPr>
            <w:color w:val="000000" w:themeColor="text1"/>
          </w:rPr>
          <w:delText>population ranges do not overlap</w:delText>
        </w:r>
        <w:r w:rsidDel="00661204">
          <w:rPr>
            <w:color w:val="000000" w:themeColor="text1"/>
          </w:rPr>
          <w:delText>;</w:delText>
        </w:r>
        <w:r w:rsidRPr="004F09C9" w:rsidDel="00661204">
          <w:rPr>
            <w:color w:val="000000" w:themeColor="text1"/>
          </w:rPr>
          <w:delText xml:space="preserve"> </w:delText>
        </w:r>
        <w:commentRangeStart w:id="72"/>
        <w:commentRangeStart w:id="73"/>
        <w:r w:rsidRPr="004F09C9" w:rsidDel="00661204">
          <w:rPr>
            <w:color w:val="000000" w:themeColor="text1"/>
          </w:rPr>
          <w:delText>however</w:delText>
        </w:r>
        <w:r w:rsidDel="00661204">
          <w:rPr>
            <w:color w:val="000000" w:themeColor="text1"/>
          </w:rPr>
          <w:delText>,</w:delText>
        </w:r>
        <w:r w:rsidRPr="004F09C9" w:rsidDel="00661204">
          <w:rPr>
            <w:color w:val="000000" w:themeColor="text1"/>
          </w:rPr>
          <w:delText xml:space="preserve"> each species does live in sympatry </w:delText>
        </w:r>
        <w:r w:rsidDel="00661204">
          <w:rPr>
            <w:color w:val="000000" w:themeColor="text1"/>
          </w:rPr>
          <w:delText xml:space="preserve">with </w:delText>
        </w:r>
      </w:del>
      <w:r w:rsidRPr="004F09C9">
        <w:rPr>
          <w:color w:val="000000" w:themeColor="text1"/>
        </w:rPr>
        <w:t>its ancestral species, the adzuki bean borer</w:t>
      </w:r>
      <w:commentRangeEnd w:id="72"/>
      <w:r w:rsidR="00905A16">
        <w:rPr>
          <w:rStyle w:val="CommentReference"/>
        </w:rPr>
        <w:commentReference w:id="72"/>
      </w:r>
      <w:commentRangeEnd w:id="73"/>
      <w:r w:rsidR="00661204">
        <w:rPr>
          <w:rStyle w:val="CommentReference"/>
        </w:rPr>
        <w:commentReference w:id="73"/>
      </w:r>
      <w:r w:rsidRPr="004F09C9">
        <w:rPr>
          <w:color w:val="000000" w:themeColor="text1"/>
        </w:rPr>
        <w:t xml:space="preserve">, </w:t>
      </w:r>
      <w:ins w:id="74" w:author="Brown,James T" w:date="2019-03-05T13:53:00Z">
        <w:r w:rsidR="00661204">
          <w:rPr>
            <w:color w:val="000000" w:themeColor="text1"/>
          </w:rPr>
          <w:t>(</w:t>
        </w:r>
      </w:ins>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w:t>
      </w:r>
      <w:ins w:id="75" w:author="Brown,James T" w:date="2019-03-05T13:52:00Z">
        <w:r w:rsidR="00661204">
          <w:rPr>
            <w:color w:val="000000" w:themeColor="text1"/>
          </w:rPr>
          <w:t>)</w:t>
        </w:r>
      </w:ins>
      <w:ins w:id="76" w:author="Brown,James T" w:date="2019-03-05T13:53:00Z">
        <w:r w:rsidR="00661204">
          <w:rPr>
            <w:color w:val="000000" w:themeColor="text1"/>
          </w:rPr>
          <w:t xml:space="preserve"> however the population of the Asian corn borer and the European corn borer do not overlap</w:t>
        </w:r>
      </w:ins>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Across </w:t>
      </w:r>
      <w:r>
        <w:rPr>
          <w:color w:val="000000" w:themeColor="text1"/>
        </w:rPr>
        <w:t>G</w:t>
      </w:r>
      <w:r w:rsidRPr="004F09C9">
        <w:rPr>
          <w:color w:val="000000" w:themeColor="text1"/>
        </w:rPr>
        <w:t xml:space="preserve">roup III specific isomers of tetradecyl-acetate (14:OAc) are produced at species-specific concentrations </w:t>
      </w:r>
      <w:del w:id="77" w:author="Dan Hahn" w:date="2019-03-05T10:19:00Z">
        <w:r w:rsidRPr="004F09C9" w:rsidDel="00905A16">
          <w:rPr>
            <w:color w:val="000000" w:themeColor="text1"/>
          </w:rPr>
          <w:delText xml:space="preserve">and </w:delText>
        </w:r>
      </w:del>
      <w:ins w:id="78" w:author="Dan Hahn" w:date="2019-03-05T10:19:00Z">
        <w:r w:rsidR="00905A16">
          <w:rPr>
            <w:color w:val="000000" w:themeColor="text1"/>
          </w:rPr>
          <w:t xml:space="preserve">that </w:t>
        </w:r>
      </w:ins>
      <w:r w:rsidRPr="004F09C9">
        <w:rPr>
          <w:color w:val="000000" w:themeColor="text1"/>
        </w:rPr>
        <w:t>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w:t>
      </w:r>
      <w:del w:id="79" w:author="Dan Hahn" w:date="2019-03-05T10:19:00Z">
        <w:r w:rsidRPr="004F09C9" w:rsidDel="00905A16">
          <w:rPr>
            <w:color w:val="000000" w:themeColor="text1"/>
          </w:rPr>
          <w:delText xml:space="preserve">is </w:delText>
        </w:r>
      </w:del>
      <w:ins w:id="80" w:author="Dan Hahn" w:date="2019-03-05T10:19:00Z">
        <w:r w:rsidR="00905A16">
          <w:rPr>
            <w:color w:val="000000" w:themeColor="text1"/>
          </w:rPr>
          <w:t>are</w:t>
        </w:r>
        <w:r w:rsidR="00905A16" w:rsidRPr="004F09C9">
          <w:rPr>
            <w:color w:val="000000" w:themeColor="text1"/>
          </w:rPr>
          <w:t xml:space="preserve"> </w:t>
        </w:r>
      </w:ins>
      <w:r w:rsidRPr="004F09C9">
        <w:rPr>
          <w:color w:val="000000" w:themeColor="text1"/>
        </w:rPr>
        <w:t>thought to be a strong driver maintaining isolation between these different</w:t>
      </w:r>
      <w:r>
        <w:rPr>
          <w:color w:val="000000" w:themeColor="text1"/>
        </w:rPr>
        <w:t xml:space="preserve"> </w:t>
      </w: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43E4C98C" w14:textId="77777777" w:rsidR="00F71873" w:rsidRPr="004F09C9" w:rsidRDefault="00F71873" w:rsidP="00F71873">
      <w:pPr>
        <w:spacing w:line="480" w:lineRule="auto"/>
        <w:ind w:left="-15" w:right="179" w:firstLine="468"/>
        <w:rPr>
          <w:color w:val="000000" w:themeColor="text1"/>
        </w:rPr>
      </w:pPr>
    </w:p>
    <w:p w14:paraId="3B14E4DD"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B9CC66E" w14:textId="04F6D26A"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 1961</w:t>
      </w:r>
      <w:r>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w:t>
      </w:r>
      <w:r>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European </w:t>
      </w:r>
      <w:r w:rsidR="00B07C76" w:rsidRPr="004F09C9">
        <w:rPr>
          <w:color w:val="000000" w:themeColor="text1"/>
        </w:rPr>
        <w:lastRenderedPageBreak/>
        <w:t>corn borer is particularly wide and includes grasses, vegetables, and other herbaceous plants with a stem large enough for the larvae to enter (</w:t>
      </w:r>
      <w:proofErr w:type="spellStart"/>
      <w:r w:rsidR="00B07C76" w:rsidRPr="004F09C9">
        <w:rPr>
          <w:color w:val="000000" w:themeColor="text1"/>
        </w:rPr>
        <w:t>Capinera</w:t>
      </w:r>
      <w:proofErr w:type="spellEnd"/>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 xml:space="preserve">$2 billion dollars, annually (Hyde et al.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w:t>
      </w:r>
      <w:ins w:id="81" w:author="Dan Hahn" w:date="2019-03-05T10:20:00Z">
        <w:r w:rsidR="009A0D9A">
          <w:rPr>
            <w:color w:val="000000" w:themeColor="text1"/>
          </w:rPr>
          <w:t>,</w:t>
        </w:r>
      </w:ins>
      <w:r w:rsidRPr="004F09C9">
        <w:rPr>
          <w:color w:val="000000" w:themeColor="text1"/>
        </w:rPr>
        <w:t xml:space="preserve">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38754320" w14:textId="2071FF00" w:rsidR="008B6686" w:rsidRDefault="00F71873" w:rsidP="00F71873">
      <w:pPr>
        <w:spacing w:line="480" w:lineRule="auto"/>
        <w:ind w:left="0" w:right="90" w:firstLine="453"/>
        <w:rPr>
          <w:color w:val="000000" w:themeColor="text1"/>
        </w:rPr>
      </w:pPr>
      <w:r>
        <w:rPr>
          <w:color w:val="000000" w:themeColor="text1"/>
        </w:rPr>
        <w:lastRenderedPageBreak/>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w:t>
      </w:r>
      <w:ins w:id="82" w:author="Brown,James T" w:date="2019-03-05T13:54:00Z">
        <w:r w:rsidR="00661204">
          <w:rPr>
            <w:color w:val="000000" w:themeColor="text1"/>
          </w:rPr>
          <w:t xml:space="preserve"> </w:t>
        </w:r>
      </w:ins>
      <w:del w:id="83" w:author="Brown,James T" w:date="2019-03-05T13:54:00Z">
        <w:r w:rsidDel="00661204">
          <w:rPr>
            <w:color w:val="000000" w:themeColor="text1"/>
          </w:rPr>
          <w:delText xml:space="preserve">, both </w:delText>
        </w:r>
      </w:del>
      <w:r>
        <w:rPr>
          <w:color w:val="000000" w:themeColor="text1"/>
        </w:rPr>
        <w:t>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2007),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059D0250" w14:textId="2F2BF8A5" w:rsidR="00A57DB0" w:rsidRDefault="00493FD3" w:rsidP="00691E95">
      <w:pPr>
        <w:spacing w:line="480" w:lineRule="auto"/>
        <w:ind w:left="0" w:right="90" w:firstLine="453"/>
        <w:rPr>
          <w:color w:val="000000" w:themeColor="text1"/>
        </w:rPr>
      </w:pPr>
      <w:r>
        <w:rPr>
          <w:color w:val="000000" w:themeColor="text1"/>
        </w:rPr>
        <w:t>European corn borer populations</w:t>
      </w:r>
      <w:r w:rsidR="0032242F">
        <w:rPr>
          <w:color w:val="000000" w:themeColor="text1"/>
        </w:rPr>
        <w:t xml:space="preserve"> can be sorted by host</w:t>
      </w:r>
      <w:ins w:id="84" w:author="Dan Hahn" w:date="2019-03-05T10:25:00Z">
        <w:r w:rsidR="009A0D9A">
          <w:rPr>
            <w:color w:val="000000" w:themeColor="text1"/>
          </w:rPr>
          <w:t>-</w:t>
        </w:r>
      </w:ins>
      <w:del w:id="85" w:author="Dan Hahn" w:date="2019-03-05T10:25:00Z">
        <w:r w:rsidR="00FA5651" w:rsidDel="009A0D9A">
          <w:rPr>
            <w:color w:val="000000" w:themeColor="text1"/>
          </w:rPr>
          <w:delText xml:space="preserve"> </w:delText>
        </w:r>
      </w:del>
      <w:r w:rsidR="00FA5651">
        <w:rPr>
          <w:color w:val="000000" w:themeColor="text1"/>
        </w:rPr>
        <w:t>plant</w:t>
      </w:r>
      <w:r w:rsidR="0032242F">
        <w:rPr>
          <w:color w:val="000000" w:themeColor="text1"/>
        </w:rPr>
        <w:t xml:space="preserve"> preference</w:t>
      </w:r>
      <w:r w:rsidR="00FA5651">
        <w:rPr>
          <w:color w:val="000000" w:themeColor="text1"/>
        </w:rPr>
        <w:t>.</w:t>
      </w:r>
      <w:r w:rsidR="003711F7">
        <w:rPr>
          <w:color w:val="000000" w:themeColor="text1"/>
        </w:rPr>
        <w:t xml:space="preserve"> Host</w:t>
      </w:r>
      <w:ins w:id="86" w:author="Dan Hahn" w:date="2019-03-05T10:25:00Z">
        <w:r w:rsidR="009A0D9A">
          <w:rPr>
            <w:color w:val="000000" w:themeColor="text1"/>
          </w:rPr>
          <w:t>-plant</w:t>
        </w:r>
      </w:ins>
      <w:r w:rsidR="003711F7">
        <w:rPr>
          <w:color w:val="000000" w:themeColor="text1"/>
        </w:rPr>
        <w:t xml:space="preserve"> preference</w:t>
      </w:r>
      <w:ins w:id="87" w:author="Dan Hahn" w:date="2019-03-05T10:25:00Z">
        <w:r w:rsidR="009A0D9A">
          <w:rPr>
            <w:color w:val="000000" w:themeColor="text1"/>
          </w:rPr>
          <w:t>s</w:t>
        </w:r>
      </w:ins>
      <w:r w:rsidR="003711F7">
        <w:rPr>
          <w:color w:val="000000" w:themeColor="text1"/>
        </w:rPr>
        <w:t xml:space="preserve"> among larva</w:t>
      </w:r>
      <w:ins w:id="88" w:author="Dan Hahn" w:date="2019-03-05T10:21:00Z">
        <w:r w:rsidR="009A0D9A">
          <w:rPr>
            <w:color w:val="000000" w:themeColor="text1"/>
          </w:rPr>
          <w:t>l</w:t>
        </w:r>
      </w:ins>
      <w:del w:id="89" w:author="Dan Hahn" w:date="2019-03-05T10:21:00Z">
        <w:r w:rsidR="003711F7" w:rsidDel="009A0D9A">
          <w:rPr>
            <w:color w:val="000000" w:themeColor="text1"/>
          </w:rPr>
          <w:delText>e</w:delText>
        </w:r>
      </w:del>
      <w:r w:rsidR="003711F7">
        <w:rPr>
          <w:color w:val="000000" w:themeColor="text1"/>
        </w:rPr>
        <w:t xml:space="preserve"> populations in Europe include a maize host strain and a mugwort host strain (</w:t>
      </w:r>
      <w:proofErr w:type="spellStart"/>
      <w:r w:rsidR="003711F7">
        <w:rPr>
          <w:color w:val="000000" w:themeColor="text1"/>
        </w:rPr>
        <w:t>Bethenod</w:t>
      </w:r>
      <w:proofErr w:type="spellEnd"/>
      <w:r w:rsidR="003711F7">
        <w:rPr>
          <w:color w:val="000000" w:themeColor="text1"/>
        </w:rPr>
        <w:t xml:space="preserve"> et al. 2005, </w:t>
      </w:r>
      <w:proofErr w:type="spellStart"/>
      <w:r w:rsidR="003711F7">
        <w:rPr>
          <w:color w:val="000000" w:themeColor="text1"/>
        </w:rPr>
        <w:t>Leniaud</w:t>
      </w:r>
      <w:proofErr w:type="spellEnd"/>
      <w:r w:rsidR="003711F7">
        <w:rPr>
          <w:color w:val="000000" w:themeColor="text1"/>
        </w:rPr>
        <w:t xml:space="preserve"> et al. 2006).</w:t>
      </w:r>
      <w:r w:rsidR="00FA5651">
        <w:rPr>
          <w:color w:val="000000" w:themeColor="text1"/>
        </w:rPr>
        <w:t xml:space="preserve"> Adult female European corn borers prefer to oviposit </w:t>
      </w:r>
      <w:r w:rsidR="003711F7">
        <w:rPr>
          <w:color w:val="000000" w:themeColor="text1"/>
        </w:rPr>
        <w:t>on their native</w:t>
      </w:r>
      <w:ins w:id="90" w:author="Dan Hahn" w:date="2019-03-05T10:25:00Z">
        <w:r w:rsidR="009A0D9A">
          <w:rPr>
            <w:color w:val="000000" w:themeColor="text1"/>
          </w:rPr>
          <w:t>,</w:t>
        </w:r>
      </w:ins>
      <w:r w:rsidR="003711F7">
        <w:rPr>
          <w:color w:val="000000" w:themeColor="text1"/>
        </w:rPr>
        <w:t xml:space="preserve"> host plant </w:t>
      </w:r>
      <w:r w:rsidR="0032242F">
        <w:rPr>
          <w:color w:val="000000" w:themeColor="text1"/>
        </w:rPr>
        <w:t>but they</w:t>
      </w:r>
      <w:r>
        <w:rPr>
          <w:color w:val="000000" w:themeColor="text1"/>
        </w:rPr>
        <w:t xml:space="preserve"> do not mate on their native host plant</w:t>
      </w:r>
      <w:r w:rsidR="0032242F">
        <w:rPr>
          <w:color w:val="000000" w:themeColor="text1"/>
        </w:rPr>
        <w:t>. S</w:t>
      </w:r>
      <w:r>
        <w:rPr>
          <w:color w:val="000000" w:themeColor="text1"/>
        </w:rPr>
        <w:t>howers et al. (1976) showed that</w:t>
      </w:r>
      <w:r w:rsidR="00714E40">
        <w:rPr>
          <w:color w:val="000000" w:themeColor="text1"/>
        </w:rPr>
        <w:t xml:space="preserve"> in the field</w:t>
      </w:r>
      <w:r>
        <w:rPr>
          <w:color w:val="000000" w:themeColor="text1"/>
        </w:rPr>
        <w:t xml:space="preserve"> males and females </w:t>
      </w:r>
      <w:r w:rsidR="00714E40">
        <w:rPr>
          <w:color w:val="000000" w:themeColor="text1"/>
        </w:rPr>
        <w:t xml:space="preserve">prefer </w:t>
      </w:r>
      <w:r w:rsidR="0032242F">
        <w:rPr>
          <w:color w:val="000000" w:themeColor="text1"/>
        </w:rPr>
        <w:t xml:space="preserve">to mate </w:t>
      </w:r>
      <w:r w:rsidR="00714E40">
        <w:rPr>
          <w:color w:val="000000" w:themeColor="text1"/>
        </w:rPr>
        <w:t xml:space="preserve">in patches of herbaceous non-host plants.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 2007).</w:t>
      </w:r>
      <w:r w:rsidR="008C262C">
        <w:rPr>
          <w:color w:val="000000" w:themeColor="text1"/>
        </w:rPr>
        <w:t xml:space="preserve"> </w:t>
      </w:r>
      <w:proofErr w:type="spellStart"/>
      <w:r w:rsidR="00A57DB0">
        <w:rPr>
          <w:color w:val="000000" w:themeColor="text1"/>
        </w:rPr>
        <w:t>Bethenod</w:t>
      </w:r>
      <w:proofErr w:type="spellEnd"/>
      <w:r w:rsidR="00A57DB0">
        <w:rPr>
          <w:color w:val="000000" w:themeColor="text1"/>
        </w:rPr>
        <w:t xml:space="preserve">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w:t>
      </w:r>
      <w:proofErr w:type="spellStart"/>
      <w:r w:rsidR="00274023">
        <w:rPr>
          <w:color w:val="000000" w:themeColor="text1"/>
        </w:rPr>
        <w:t>Bethenod</w:t>
      </w:r>
      <w:proofErr w:type="spellEnd"/>
      <w:r w:rsidR="00274023">
        <w:rPr>
          <w:color w:val="000000" w:themeColor="text1"/>
        </w:rPr>
        <w:t xml:space="preserve"> et al.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 2007).</w:t>
      </w:r>
    </w:p>
    <w:p w14:paraId="736E68D0" w14:textId="10356D84" w:rsidR="00F71873" w:rsidDel="00733938" w:rsidRDefault="0032242F" w:rsidP="001C5D40">
      <w:pPr>
        <w:spacing w:line="480" w:lineRule="auto"/>
        <w:ind w:left="-15" w:right="90" w:firstLine="468"/>
        <w:rPr>
          <w:del w:id="91" w:author="Brown,James T" w:date="2019-03-05T14:02:00Z"/>
          <w:color w:val="000000" w:themeColor="text1"/>
        </w:rPr>
      </w:pPr>
      <w:del w:id="92" w:author="Brown,James T" w:date="2019-03-05T14:02:00Z">
        <w:r w:rsidDel="00733938">
          <w:rPr>
            <w:color w:val="000000" w:themeColor="text1"/>
          </w:rPr>
          <w:delText xml:space="preserve">Allochronic differences in voltinism between the two strains </w:delText>
        </w:r>
        <w:r w:rsidR="00A70580" w:rsidDel="00733938">
          <w:rPr>
            <w:color w:val="000000" w:themeColor="text1"/>
          </w:rPr>
          <w:delText>ha</w:delText>
        </w:r>
      </w:del>
      <w:ins w:id="93" w:author="Dan Hahn" w:date="2019-03-05T10:26:00Z">
        <w:del w:id="94" w:author="Brown,James T" w:date="2019-03-05T14:02:00Z">
          <w:r w:rsidR="00B4517E" w:rsidDel="00733938">
            <w:rPr>
              <w:color w:val="000000" w:themeColor="text1"/>
            </w:rPr>
            <w:delText>ve</w:delText>
          </w:r>
        </w:del>
      </w:ins>
      <w:del w:id="95" w:author="Brown,James T" w:date="2019-03-05T14:02:00Z">
        <w:r w:rsidR="00A70580" w:rsidDel="00733938">
          <w:rPr>
            <w:color w:val="000000" w:themeColor="text1"/>
          </w:rPr>
          <w:delText xml:space="preserve">s also </w:delText>
        </w:r>
        <w:r w:rsidDel="00733938">
          <w:rPr>
            <w:color w:val="000000" w:themeColor="text1"/>
          </w:rPr>
          <w:delText>contribute</w:delText>
        </w:r>
        <w:r w:rsidR="00A70580" w:rsidDel="00733938">
          <w:rPr>
            <w:color w:val="000000" w:themeColor="text1"/>
          </w:rPr>
          <w:delText>d</w:delText>
        </w:r>
        <w:r w:rsidDel="00733938">
          <w:rPr>
            <w:color w:val="000000" w:themeColor="text1"/>
          </w:rPr>
          <w:delText xml:space="preserve"> to maintaining reproductive isolation between the two strains. </w:delText>
        </w:r>
        <w:r w:rsidR="00F71873" w:rsidRPr="00B134B2" w:rsidDel="00733938">
          <w:rPr>
            <w:color w:val="000000" w:themeColor="text1"/>
          </w:rPr>
          <w:delText xml:space="preserve">Voltinism represents the annual number of generations produced by a population </w:delText>
        </w:r>
      </w:del>
      <w:ins w:id="96" w:author="Dan Hahn" w:date="2019-03-05T10:26:00Z">
        <w:del w:id="97" w:author="Brown,James T" w:date="2019-03-05T14:02:00Z">
          <w:r w:rsidR="00B4517E" w:rsidDel="00733938">
            <w:rPr>
              <w:color w:val="000000" w:themeColor="text1"/>
            </w:rPr>
            <w:delText xml:space="preserve">during the growing season and </w:delText>
          </w:r>
        </w:del>
      </w:ins>
      <w:del w:id="98" w:author="Brown,James T" w:date="2019-03-05T14:02:00Z">
        <w:r w:rsidR="00F71873" w:rsidRPr="00B134B2" w:rsidDel="00733938">
          <w:rPr>
            <w:color w:val="000000" w:themeColor="text1"/>
          </w:rPr>
          <w:delText xml:space="preserve">before entering </w:delText>
        </w:r>
      </w:del>
      <w:ins w:id="99" w:author="Dan Hahn" w:date="2019-03-05T10:26:00Z">
        <w:del w:id="100" w:author="Brown,James T" w:date="2019-03-05T14:02:00Z">
          <w:r w:rsidR="00B4517E" w:rsidDel="00733938">
            <w:rPr>
              <w:color w:val="000000" w:themeColor="text1"/>
            </w:rPr>
            <w:delText xml:space="preserve">overwintering </w:delText>
          </w:r>
        </w:del>
      </w:ins>
      <w:del w:id="101" w:author="Brown,James T" w:date="2019-03-05T14:02:00Z">
        <w:r w:rsidR="00F71873" w:rsidRPr="00B134B2" w:rsidDel="00733938">
          <w:rPr>
            <w:color w:val="000000" w:themeColor="text1"/>
          </w:rPr>
          <w:delText xml:space="preserve">diapause </w:delText>
        </w:r>
        <w:r w:rsidR="00F71873" w:rsidRPr="00B134B2" w:rsidDel="00733938">
          <w:rPr>
            <w:color w:val="000000" w:themeColor="text1"/>
          </w:rPr>
          <w:fldChar w:fldCharType="begin" w:fldLock="1"/>
        </w:r>
        <w:r w:rsidR="00F71873" w:rsidRPr="00B134B2" w:rsidDel="00733938">
          <w:rPr>
            <w:color w:val="000000" w:themeColor="text1"/>
          </w:rPr>
          <w:del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delInstrText>
        </w:r>
        <w:r w:rsidR="00F71873" w:rsidRPr="00B134B2" w:rsidDel="00733938">
          <w:rPr>
            <w:color w:val="000000" w:themeColor="text1"/>
          </w:rPr>
          <w:fldChar w:fldCharType="separate"/>
        </w:r>
        <w:r w:rsidR="00F71873" w:rsidRPr="00B134B2" w:rsidDel="00733938">
          <w:rPr>
            <w:color w:val="000000" w:themeColor="text1"/>
          </w:rPr>
          <w:delText>(Dopman et al. 2005)</w:delText>
        </w:r>
        <w:r w:rsidR="00F71873" w:rsidRPr="00B134B2" w:rsidDel="00733938">
          <w:rPr>
            <w:color w:val="000000" w:themeColor="text1"/>
          </w:rPr>
          <w:fldChar w:fldCharType="end"/>
        </w:r>
        <w:r w:rsidR="00F71873" w:rsidRPr="00B134B2" w:rsidDel="00733938">
          <w:rPr>
            <w:color w:val="000000" w:themeColor="text1"/>
          </w:rPr>
          <w:delText xml:space="preserve">. </w:delText>
        </w:r>
        <w:r w:rsidR="00F71873" w:rsidRPr="00B134B2" w:rsidDel="00733938">
          <w:rPr>
            <w:i/>
            <w:color w:val="000000" w:themeColor="text1"/>
          </w:rPr>
          <w:delText>Ostrinia nubilalis</w:delText>
        </w:r>
        <w:r w:rsidR="00F71873" w:rsidDel="00733938">
          <w:rPr>
            <w:color w:val="000000" w:themeColor="text1"/>
          </w:rPr>
          <w:delText xml:space="preserve"> </w:delText>
        </w:r>
        <w:r w:rsidR="00A503FA" w:rsidDel="00733938">
          <w:rPr>
            <w:color w:val="000000" w:themeColor="text1"/>
          </w:rPr>
          <w:delText>populations are separated into strains by the</w:delText>
        </w:r>
        <w:r w:rsidR="00F71873" w:rsidRPr="00B134B2" w:rsidDel="00733938">
          <w:rPr>
            <w:color w:val="000000" w:themeColor="text1"/>
          </w:rPr>
          <w:delText xml:space="preserve"> genetically distinct diapause phenology</w:delText>
        </w:r>
        <w:r w:rsidR="00A503FA" w:rsidDel="00733938">
          <w:rPr>
            <w:color w:val="000000" w:themeColor="text1"/>
          </w:rPr>
          <w:delText xml:space="preserve"> expressed by sympatric populations</w:delText>
        </w:r>
        <w:r w:rsidR="00F71873" w:rsidRPr="00B134B2" w:rsidDel="00733938">
          <w:rPr>
            <w:color w:val="000000" w:themeColor="text1"/>
          </w:rPr>
          <w:delText>.</w:delText>
        </w:r>
        <w:r w:rsidR="00F71873" w:rsidDel="00733938">
          <w:rPr>
            <w:color w:val="000000" w:themeColor="text1"/>
          </w:rPr>
          <w:delText xml:space="preserve"> </w:delText>
        </w:r>
        <w:r w:rsidR="00F71873" w:rsidRPr="00B134B2" w:rsidDel="00733938">
          <w:rPr>
            <w:color w:val="000000" w:themeColor="text1"/>
          </w:rPr>
          <w:delText xml:space="preserve">Across its geographical distribution, </w:delText>
        </w:r>
        <w:r w:rsidR="001C5D40" w:rsidDel="00733938">
          <w:rPr>
            <w:color w:val="000000" w:themeColor="text1"/>
          </w:rPr>
          <w:delText>European corn borer</w:delText>
        </w:r>
        <w:r w:rsidR="001C5D40" w:rsidRPr="00B134B2" w:rsidDel="00733938">
          <w:rPr>
            <w:color w:val="000000" w:themeColor="text1"/>
          </w:rPr>
          <w:delText xml:space="preserve"> </w:delText>
        </w:r>
        <w:r w:rsidR="00F71873" w:rsidRPr="00B134B2" w:rsidDel="00733938">
          <w:rPr>
            <w:color w:val="000000" w:themeColor="text1"/>
          </w:rPr>
          <w:delText>populations separate clinally with voltinism</w:delText>
        </w:r>
        <w:r w:rsidR="00F71873" w:rsidDel="00733938">
          <w:rPr>
            <w:color w:val="000000" w:themeColor="text1"/>
          </w:rPr>
          <w:delText>,</w:delText>
        </w:r>
        <w:r w:rsidR="00F71873" w:rsidRPr="00B134B2" w:rsidDel="00733938">
          <w:rPr>
            <w:color w:val="000000" w:themeColor="text1"/>
          </w:rPr>
          <w:delText xml:space="preserve"> increasing from univoltine at the northern edge to bivoltine and subsequently multivoltine populations as latitude decreases </w:delText>
        </w:r>
        <w:r w:rsidR="00F71873" w:rsidRPr="00B134B2" w:rsidDel="00733938">
          <w:rPr>
            <w:color w:val="000000" w:themeColor="text1"/>
          </w:rPr>
          <w:fldChar w:fldCharType="begin" w:fldLock="1"/>
        </w:r>
        <w:r w:rsidR="00F71873" w:rsidRPr="00B134B2" w:rsidDel="00733938">
          <w:rPr>
            <w:color w:val="000000" w:themeColor="text1"/>
          </w:rPr>
          <w:del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delInstrText>
        </w:r>
        <w:r w:rsidR="00F71873" w:rsidRPr="00B134B2" w:rsidDel="00733938">
          <w:rPr>
            <w:color w:val="000000" w:themeColor="text1"/>
          </w:rPr>
          <w:fldChar w:fldCharType="separate"/>
        </w:r>
        <w:r w:rsidR="00F71873" w:rsidRPr="00B134B2" w:rsidDel="00733938">
          <w:rPr>
            <w:color w:val="000000" w:themeColor="text1"/>
          </w:rPr>
          <w:delText>(Beck and Apple 1961)</w:delText>
        </w:r>
        <w:r w:rsidR="00F71873" w:rsidRPr="00B134B2" w:rsidDel="00733938">
          <w:rPr>
            <w:color w:val="000000" w:themeColor="text1"/>
          </w:rPr>
          <w:fldChar w:fldCharType="end"/>
        </w:r>
        <w:r w:rsidR="00F71873" w:rsidRPr="00B134B2" w:rsidDel="00733938">
          <w:rPr>
            <w:color w:val="000000" w:themeColor="text1"/>
          </w:rPr>
          <w:delText xml:space="preserve">. </w:delText>
        </w:r>
        <w:r w:rsidR="00F71873" w:rsidRPr="004F09C9" w:rsidDel="00733938">
          <w:rPr>
            <w:color w:val="000000" w:themeColor="text1"/>
          </w:rPr>
          <w:delText xml:space="preserve">At the poleward edge of the </w:delText>
        </w:r>
        <w:r w:rsidR="00F71873" w:rsidRPr="004F09C9" w:rsidDel="00733938">
          <w:rPr>
            <w:i/>
            <w:color w:val="000000" w:themeColor="text1"/>
          </w:rPr>
          <w:delText xml:space="preserve">O. nubilalis </w:delText>
        </w:r>
        <w:r w:rsidR="00F71873" w:rsidRPr="004F09C9" w:rsidDel="00733938">
          <w:rPr>
            <w:color w:val="000000" w:themeColor="text1"/>
          </w:rPr>
          <w:delText>population range</w:delText>
        </w:r>
      </w:del>
      <w:ins w:id="102" w:author="Dan Hahn" w:date="2019-03-05T10:27:00Z">
        <w:del w:id="103" w:author="Brown,James T" w:date="2019-03-05T14:02:00Z">
          <w:r w:rsidR="00B4517E" w:rsidDel="00733938">
            <w:rPr>
              <w:color w:val="000000" w:themeColor="text1"/>
            </w:rPr>
            <w:delText>,</w:delText>
          </w:r>
        </w:del>
      </w:ins>
      <w:del w:id="104" w:author="Brown,James T" w:date="2019-03-05T14:02:00Z">
        <w:r w:rsidR="00F71873" w:rsidRPr="004F09C9" w:rsidDel="00733938">
          <w:rPr>
            <w:color w:val="000000" w:themeColor="text1"/>
          </w:rPr>
          <w:delText xml:space="preserve"> warm spring and summer seasons are short and these pests complete only one generation per year. As latitude decreases the warm growing season gradually becomes longer. Levy et al. (2015) found </w:delText>
        </w:r>
        <w:r w:rsidR="00F71873" w:rsidDel="00733938">
          <w:rPr>
            <w:color w:val="000000" w:themeColor="text1"/>
          </w:rPr>
          <w:delText xml:space="preserve">that </w:delText>
        </w:r>
        <w:r w:rsidR="00F71873" w:rsidRPr="004F09C9" w:rsidDel="00733938">
          <w:rPr>
            <w:color w:val="000000" w:themeColor="text1"/>
          </w:rPr>
          <w:delText xml:space="preserve">polymorphisms in the genes responsible for diapause length are in part responsible for differences in voltinism observed across latitudes. Each polymorphism plays </w:delText>
        </w:r>
      </w:del>
      <w:ins w:id="105" w:author="Dan Hahn" w:date="2019-03-05T10:27:00Z">
        <w:del w:id="106" w:author="Brown,James T" w:date="2019-03-05T14:02:00Z">
          <w:r w:rsidR="00B4517E" w:rsidDel="00733938">
            <w:rPr>
              <w:color w:val="000000" w:themeColor="text1"/>
            </w:rPr>
            <w:delText>has</w:delText>
          </w:r>
          <w:r w:rsidR="00B4517E" w:rsidRPr="004F09C9" w:rsidDel="00733938">
            <w:rPr>
              <w:color w:val="000000" w:themeColor="text1"/>
            </w:rPr>
            <w:delText xml:space="preserve"> </w:delText>
          </w:r>
        </w:del>
      </w:ins>
      <w:del w:id="107" w:author="Brown,James T" w:date="2019-03-05T14:02:00Z">
        <w:r w:rsidR="00F71873" w:rsidRPr="004F09C9" w:rsidDel="00733938">
          <w:rPr>
            <w:color w:val="000000" w:themeColor="text1"/>
          </w:rPr>
          <w:delText xml:space="preserve">an important </w:delText>
        </w:r>
      </w:del>
      <w:ins w:id="108" w:author="Dan Hahn" w:date="2019-03-05T10:27:00Z">
        <w:del w:id="109" w:author="Brown,James T" w:date="2019-03-05T14:02:00Z">
          <w:r w:rsidR="00B4517E" w:rsidDel="00733938">
            <w:rPr>
              <w:color w:val="000000" w:themeColor="text1"/>
            </w:rPr>
            <w:delText xml:space="preserve">effect on </w:delText>
          </w:r>
        </w:del>
      </w:ins>
      <w:del w:id="110" w:author="Brown,James T" w:date="2019-03-05T14:02:00Z">
        <w:r w:rsidR="00F71873" w:rsidRPr="004F09C9" w:rsidDel="00733938">
          <w:rPr>
            <w:color w:val="000000" w:themeColor="text1"/>
          </w:rPr>
          <w:delText>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w:delText>
        </w:r>
      </w:del>
      <w:ins w:id="111" w:author="Dan Hahn" w:date="2019-03-05T10:28:00Z">
        <w:del w:id="112" w:author="Brown,James T" w:date="2019-03-05T14:02:00Z">
          <w:r w:rsidR="00B4517E" w:rsidDel="00733938">
            <w:rPr>
              <w:color w:val="000000" w:themeColor="text1"/>
            </w:rPr>
            <w:delText>s</w:delText>
          </w:r>
        </w:del>
      </w:ins>
      <w:del w:id="113" w:author="Brown,James T" w:date="2019-03-05T14:02:00Z">
        <w:r w:rsidR="00F71873" w:rsidRPr="004F09C9" w:rsidDel="00733938">
          <w:rPr>
            <w:color w:val="000000" w:themeColor="text1"/>
          </w:rPr>
          <w:delText xml:space="preserve"> into adults and produce</w:delText>
        </w:r>
      </w:del>
      <w:ins w:id="114" w:author="Dan Hahn" w:date="2019-03-05T10:28:00Z">
        <w:del w:id="115" w:author="Brown,James T" w:date="2019-03-05T14:02:00Z">
          <w:r w:rsidR="00B4517E" w:rsidDel="00733938">
            <w:rPr>
              <w:color w:val="000000" w:themeColor="text1"/>
            </w:rPr>
            <w:delText>s</w:delText>
          </w:r>
        </w:del>
      </w:ins>
      <w:del w:id="116" w:author="Brown,James T" w:date="2019-03-05T14:02:00Z">
        <w:r w:rsidR="00F71873" w:rsidRPr="004F09C9" w:rsidDel="00733938">
          <w:rPr>
            <w:color w:val="000000" w:themeColor="text1"/>
          </w:rPr>
          <w:delText xml:space="preserve"> an additional generation of larvae</w:delText>
        </w:r>
      </w:del>
      <w:ins w:id="117" w:author="Dan Hahn" w:date="2019-03-05T10:28:00Z">
        <w:del w:id="118" w:author="Brown,James T" w:date="2019-03-05T14:02:00Z">
          <w:r w:rsidR="00B4517E" w:rsidDel="00733938">
            <w:rPr>
              <w:color w:val="000000" w:themeColor="text1"/>
            </w:rPr>
            <w:delText>,</w:delText>
          </w:r>
        </w:del>
      </w:ins>
      <w:del w:id="119" w:author="Brown,James T" w:date="2019-03-05T14:02:00Z">
        <w:r w:rsidR="00F71873" w:rsidRPr="004F09C9" w:rsidDel="00733938">
          <w:rPr>
            <w:color w:val="000000" w:themeColor="text1"/>
          </w:rPr>
          <w:delText xml:space="preserve"> while the second generation of larvae have enough time to enter diapause before winter begins. The longer growing season is also favorable for the </w:delText>
        </w:r>
        <w:r w:rsidR="001C5D40" w:rsidDel="00733938">
          <w:rPr>
            <w:color w:val="000000" w:themeColor="text1"/>
          </w:rPr>
          <w:delText>European corn borer</w:delText>
        </w:r>
        <w:r w:rsidR="001C5D40" w:rsidRPr="004F09C9" w:rsidDel="00733938">
          <w:rPr>
            <w:color w:val="000000" w:themeColor="text1"/>
          </w:rPr>
          <w:delText xml:space="preserve"> </w:delText>
        </w:r>
      </w:del>
      <w:ins w:id="120" w:author="Dan Hahn" w:date="2019-03-05T10:28:00Z">
        <w:del w:id="121" w:author="Brown,James T" w:date="2019-03-05T14:02:00Z">
          <w:r w:rsidR="00B4517E" w:rsidDel="00733938">
            <w:rPr>
              <w:color w:val="000000" w:themeColor="text1"/>
            </w:rPr>
            <w:delText xml:space="preserve">strains </w:delText>
          </w:r>
        </w:del>
      </w:ins>
      <w:del w:id="122" w:author="Brown,James T" w:date="2019-03-05T14:02:00Z">
        <w:r w:rsidR="00F71873" w:rsidRPr="004F09C9" w:rsidDel="00733938">
          <w:rPr>
            <w:color w:val="000000" w:themeColor="text1"/>
          </w:rPr>
          <w:delTex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delText>
        </w:r>
        <w:r w:rsidR="00F71873" w:rsidDel="00733938">
          <w:rPr>
            <w:color w:val="000000" w:themeColor="text1"/>
          </w:rPr>
          <w:delText>d</w:delText>
        </w:r>
        <w:r w:rsidR="00F71873" w:rsidRPr="004F09C9" w:rsidDel="00733938">
          <w:rPr>
            <w:color w:val="000000" w:themeColor="text1"/>
          </w:rPr>
          <w:delText xml:space="preserve"> at each latitude each year contributing to this pest’s continued success.</w:delText>
        </w:r>
      </w:del>
    </w:p>
    <w:p w14:paraId="6DB7E4C7" w14:textId="77777777" w:rsidR="00F71873" w:rsidRDefault="001C5D40" w:rsidP="00F71873">
      <w:pPr>
        <w:spacing w:line="480" w:lineRule="auto"/>
        <w:ind w:left="0" w:right="90" w:firstLine="720"/>
        <w:rPr>
          <w:color w:val="000000" w:themeColor="text1"/>
        </w:rPr>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the </w:t>
      </w:r>
      <w:r w:rsidR="00F71873" w:rsidRPr="00B134B2">
        <w:rPr>
          <w:color w:val="000000" w:themeColor="text1"/>
        </w:rPr>
        <w:sym w:font="Symbol" w:char="F062"/>
      </w:r>
      <w:r w:rsidR="00F71873" w:rsidRPr="00B134B2">
        <w:rPr>
          <w:color w:val="000000" w:themeColor="text1"/>
        </w:rPr>
        <w:t xml:space="preserve">-oxidation of palmitic acid into (E)-11-tetradecenoyl and (Z)-11-tetradecenoyl precursors </w:t>
      </w:r>
      <w:r w:rsidR="00F71873" w:rsidRPr="00B134B2">
        <w:rPr>
          <w:color w:val="000000" w:themeColor="text1"/>
        </w:rPr>
        <w:lastRenderedPageBreak/>
        <w:t xml:space="preserve">which can be reduced into their corresponding fatty alcohols then acylated into a pheromone molecule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 xml:space="preserve">-chromosome genetic variants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The gene responsible for pheromone synthesis has two different alleles. The higher concentration of (Z)-11-tetradecenyl acetate in the Z</w:t>
      </w:r>
      <w:r w:rsidR="00823BB6">
        <w:rPr>
          <w:color w:val="000000" w:themeColor="text1"/>
        </w:rPr>
        <w:t>-</w:t>
      </w:r>
      <w:r w:rsidR="00F71873" w:rsidRPr="00B134B2">
        <w:rPr>
          <w:color w:val="000000" w:themeColor="text1"/>
        </w:rPr>
        <w:t xml:space="preserve">strain sex pheromone blend is due to the affinity of (Z)-11-tetradecenoyl precursors to the fatty acid reductase enzyme produced from the </w:t>
      </w:r>
      <w:proofErr w:type="spellStart"/>
      <w:r w:rsidR="00F71873" w:rsidRPr="00B134B2">
        <w:rPr>
          <w:i/>
          <w:color w:val="000000" w:themeColor="text1"/>
        </w:rPr>
        <w:t>pgFAR</w:t>
      </w:r>
      <w:proofErr w:type="spellEnd"/>
      <w:r w:rsidR="00F71873" w:rsidRPr="00B134B2">
        <w:rPr>
          <w:i/>
          <w:color w:val="000000" w:themeColor="text1"/>
        </w:rPr>
        <w:t xml:space="preserve">-Z </w:t>
      </w:r>
      <w:r w:rsidR="00F71873" w:rsidRPr="00B134B2">
        <w:rPr>
          <w:color w:val="000000" w:themeColor="text1"/>
        </w:rPr>
        <w:t xml:space="preserve">allele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Alternatively, the high concentration of (E)-11-tetradecenyl acetate characteristic of the E</w:t>
      </w:r>
      <w:r w:rsidR="00823BB6">
        <w:rPr>
          <w:color w:val="000000" w:themeColor="text1"/>
        </w:rPr>
        <w:t>-</w:t>
      </w:r>
      <w:r w:rsidR="00F71873" w:rsidRPr="00B134B2">
        <w:rPr>
          <w:color w:val="000000" w:themeColor="text1"/>
        </w:rPr>
        <w:t xml:space="preserve">strain is due to the increased affinity of (E)-11-tetradecenoyl precursors to the fatty acid reductase produced from the </w:t>
      </w:r>
      <w:proofErr w:type="spellStart"/>
      <w:r w:rsidR="00F71873" w:rsidRPr="00B134B2">
        <w:rPr>
          <w:i/>
          <w:color w:val="000000" w:themeColor="text1"/>
        </w:rPr>
        <w:t>pgFAR</w:t>
      </w:r>
      <w:proofErr w:type="spellEnd"/>
      <w:r w:rsidR="00F71873" w:rsidRPr="00B134B2">
        <w:rPr>
          <w:i/>
          <w:color w:val="000000" w:themeColor="text1"/>
        </w:rPr>
        <w:t>-E</w:t>
      </w:r>
      <w:r w:rsidR="00F71873" w:rsidRPr="00B134B2">
        <w:rPr>
          <w:color w:val="000000" w:themeColor="text1"/>
        </w:rPr>
        <w:t xml:space="preserve"> allele</w:t>
      </w:r>
      <w:r w:rsidR="00F71873" w:rsidRPr="00B134B2">
        <w:rPr>
          <w:i/>
          <w:color w:val="000000" w:themeColor="text1"/>
        </w:rPr>
        <w:t xml:space="preserve"> </w:t>
      </w:r>
      <w:commentRangeStart w:id="123"/>
      <w:commentRangeStart w:id="124"/>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w:t>
      </w:r>
      <w:commentRangeEnd w:id="123"/>
      <w:r w:rsidR="00B4517E">
        <w:rPr>
          <w:rStyle w:val="CommentReference"/>
        </w:rPr>
        <w:commentReference w:id="123"/>
      </w:r>
      <w:commentRangeEnd w:id="124"/>
      <w:r w:rsidR="00EF1DEC">
        <w:rPr>
          <w:rStyle w:val="CommentReference"/>
        </w:rPr>
        <w:commentReference w:id="124"/>
      </w:r>
    </w:p>
    <w:p w14:paraId="42D091D1" w14:textId="77777777" w:rsidR="00F71873" w:rsidRDefault="00F71873" w:rsidP="00F71873">
      <w:pPr>
        <w:spacing w:line="480" w:lineRule="auto"/>
        <w:ind w:left="0" w:right="90" w:firstLine="720"/>
        <w:rPr>
          <w:color w:val="000000" w:themeColor="text1"/>
        </w:rPr>
      </w:pPr>
    </w:p>
    <w:p w14:paraId="5676CB94"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 xml:space="preserve">Ostrinia </w:t>
      </w:r>
      <w:commentRangeStart w:id="125"/>
      <w:commentRangeStart w:id="126"/>
      <w:r w:rsidRPr="004F09C9">
        <w:rPr>
          <w:i/>
          <w:color w:val="000000" w:themeColor="text1"/>
        </w:rPr>
        <w:t>nubilalis</w:t>
      </w:r>
      <w:commentRangeEnd w:id="125"/>
      <w:r w:rsidR="00B02230">
        <w:rPr>
          <w:rStyle w:val="CommentReference"/>
        </w:rPr>
        <w:commentReference w:id="125"/>
      </w:r>
      <w:commentRangeEnd w:id="126"/>
      <w:r w:rsidR="00733938">
        <w:rPr>
          <w:rStyle w:val="CommentReference"/>
        </w:rPr>
        <w:commentReference w:id="126"/>
      </w:r>
    </w:p>
    <w:p w14:paraId="6CB72549" w14:textId="77777777" w:rsidR="00733938" w:rsidRDefault="00733938" w:rsidP="00733938">
      <w:pPr>
        <w:spacing w:line="480" w:lineRule="auto"/>
        <w:ind w:left="-15" w:right="90" w:firstLine="468"/>
        <w:rPr>
          <w:color w:val="000000" w:themeColor="text1"/>
        </w:rPr>
      </w:pPr>
      <w:r>
        <w:rPr>
          <w:color w:val="000000" w:themeColor="text1"/>
        </w:rPr>
        <w:t xml:space="preserve">Allochronic differences in voltinism between the two strains have also contributed to maintaining reproductive isolation between the two strains. </w:t>
      </w:r>
      <w:r w:rsidRPr="00B134B2">
        <w:rPr>
          <w:color w:val="000000" w:themeColor="text1"/>
        </w:rPr>
        <w:t xml:space="preserve">Voltinism represents the annual number of generations produced by a population </w:t>
      </w:r>
      <w:r>
        <w:rPr>
          <w:color w:val="000000" w:themeColor="text1"/>
        </w:rPr>
        <w:t xml:space="preserve">during the growing season and </w:t>
      </w:r>
      <w:r w:rsidRPr="00B134B2">
        <w:rPr>
          <w:color w:val="000000" w:themeColor="text1"/>
        </w:rPr>
        <w:t xml:space="preserve">before entering </w:t>
      </w:r>
      <w:r>
        <w:rPr>
          <w:color w:val="000000" w:themeColor="text1"/>
        </w:rPr>
        <w:t xml:space="preserve">overwintering </w:t>
      </w:r>
      <w:r w:rsidRPr="00B134B2">
        <w:rPr>
          <w:color w:val="000000" w:themeColor="text1"/>
        </w:rPr>
        <w:t xml:space="preserve">diapause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w:t>
      </w:r>
      <w:r w:rsidRPr="00B134B2">
        <w:rPr>
          <w:i/>
          <w:color w:val="000000" w:themeColor="text1"/>
        </w:rPr>
        <w:t>Ostrinia nubilalis</w:t>
      </w:r>
      <w:r>
        <w:rPr>
          <w:color w:val="000000" w:themeColor="text1"/>
        </w:rPr>
        <w:t xml:space="preserve"> populations are separated into strains by the</w:t>
      </w:r>
      <w:r w:rsidRPr="00B134B2">
        <w:rPr>
          <w:color w:val="000000" w:themeColor="text1"/>
        </w:rPr>
        <w:t xml:space="preserve"> genetically distinct diapause phenology</w:t>
      </w:r>
      <w:r>
        <w:rPr>
          <w:color w:val="000000" w:themeColor="text1"/>
        </w:rPr>
        <w:t xml:space="preserve"> expressed by sympatric populations</w:t>
      </w:r>
      <w:r w:rsidRPr="00B134B2">
        <w:rPr>
          <w:color w:val="000000" w:themeColor="text1"/>
        </w:rPr>
        <w:t>.</w:t>
      </w:r>
      <w:r>
        <w:rPr>
          <w:color w:val="000000" w:themeColor="text1"/>
        </w:rPr>
        <w:t xml:space="preserve"> </w:t>
      </w:r>
      <w:r w:rsidRPr="00B134B2">
        <w:rPr>
          <w:color w:val="000000" w:themeColor="text1"/>
        </w:rPr>
        <w:t xml:space="preserve">Across its geographical distribution, </w:t>
      </w:r>
      <w:r>
        <w:rPr>
          <w:color w:val="000000" w:themeColor="text1"/>
        </w:rPr>
        <w:t>European corn borer</w:t>
      </w:r>
      <w:r w:rsidRPr="00B134B2" w:rsidDel="001C5D40">
        <w:rPr>
          <w:color w:val="000000" w:themeColor="text1"/>
        </w:rPr>
        <w:t xml:space="preserve"> </w:t>
      </w:r>
      <w:r w:rsidRPr="00B134B2">
        <w:rPr>
          <w:color w:val="000000" w:themeColor="text1"/>
        </w:rPr>
        <w:t>populations separate clinally with voltinism</w:t>
      </w:r>
      <w:r>
        <w:rPr>
          <w:color w:val="000000" w:themeColor="text1"/>
        </w:rPr>
        <w:t>,</w:t>
      </w:r>
      <w:r w:rsidRPr="00B134B2">
        <w:rPr>
          <w:color w:val="000000" w:themeColor="text1"/>
        </w:rPr>
        <w:t xml:space="preserve"> increasing from univoltine at the northern edge to bivoltine and subsequently multivoltine populations as latitude decreases </w:t>
      </w:r>
      <w:r w:rsidRPr="00B134B2">
        <w:rPr>
          <w:color w:val="000000" w:themeColor="text1"/>
        </w:rPr>
        <w:fldChar w:fldCharType="begin" w:fldLock="1"/>
      </w:r>
      <w:r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w:t>
      </w:r>
      <w:r w:rsidRPr="00B134B2">
        <w:rPr>
          <w:color w:val="000000" w:themeColor="text1"/>
        </w:rPr>
        <w:fldChar w:fldCharType="end"/>
      </w:r>
      <w:r w:rsidRPr="00B134B2">
        <w:rPr>
          <w:color w:val="000000" w:themeColor="text1"/>
        </w:rPr>
        <w:t xml:space="preserve">. </w:t>
      </w: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population range</w:t>
      </w:r>
      <w:r>
        <w:rPr>
          <w:color w:val="000000" w:themeColor="text1"/>
        </w:rPr>
        <w:t>,</w:t>
      </w:r>
      <w:r w:rsidRPr="004F09C9">
        <w:rPr>
          <w:color w:val="000000" w:themeColor="text1"/>
        </w:rPr>
        <w:t xml:space="preserve"> warm spring and summer seasons are short and these pests complete only one generation per year. As latitude decreases the warm growing season gradually becomes longer. Levy et al. (2015) found </w:t>
      </w:r>
      <w:r>
        <w:rPr>
          <w:color w:val="000000" w:themeColor="text1"/>
        </w:rPr>
        <w:t xml:space="preserve">that </w:t>
      </w:r>
      <w:r w:rsidRPr="004F09C9">
        <w:rPr>
          <w:color w:val="000000" w:themeColor="text1"/>
        </w:rPr>
        <w:t xml:space="preserve">polymorphisms in the </w:t>
      </w:r>
      <w:r w:rsidRPr="004F09C9">
        <w:rPr>
          <w:color w:val="000000" w:themeColor="text1"/>
        </w:rPr>
        <w:lastRenderedPageBreak/>
        <w:t xml:space="preserve">genes responsible for diapause length are in part responsible for differences in voltinism observed across latitudes. Each polymorphism </w:t>
      </w:r>
      <w:r>
        <w:rPr>
          <w:color w:val="000000" w:themeColor="text1"/>
        </w:rPr>
        <w:t>has</w:t>
      </w:r>
      <w:r w:rsidRPr="004F09C9">
        <w:rPr>
          <w:color w:val="000000" w:themeColor="text1"/>
        </w:rPr>
        <w:t xml:space="preserve"> an important </w:t>
      </w:r>
      <w:r>
        <w:rPr>
          <w:color w:val="000000" w:themeColor="text1"/>
        </w:rPr>
        <w:t xml:space="preserve">effect on </w:t>
      </w:r>
      <w:r w:rsidRPr="004F09C9">
        <w:rPr>
          <w:color w:val="000000" w:themeColor="text1"/>
        </w:rPr>
        <w:t xml:space="preserv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w:t>
      </w:r>
      <w:r>
        <w:rPr>
          <w:color w:val="000000" w:themeColor="text1"/>
        </w:rPr>
        <w:t>s</w:t>
      </w:r>
      <w:r w:rsidRPr="004F09C9">
        <w:rPr>
          <w:color w:val="000000" w:themeColor="text1"/>
        </w:rPr>
        <w:t xml:space="preserve"> into adults and produce</w:t>
      </w:r>
      <w:r>
        <w:rPr>
          <w:color w:val="000000" w:themeColor="text1"/>
        </w:rPr>
        <w:t>s</w:t>
      </w:r>
      <w:r w:rsidRPr="004F09C9">
        <w:rPr>
          <w:color w:val="000000" w:themeColor="text1"/>
        </w:rPr>
        <w:t xml:space="preserve"> an additional generation of larvae</w:t>
      </w:r>
      <w:r>
        <w:rPr>
          <w:color w:val="000000" w:themeColor="text1"/>
        </w:rPr>
        <w:t>,</w:t>
      </w:r>
      <w:r w:rsidRPr="004F09C9">
        <w:rPr>
          <w:color w:val="000000" w:themeColor="text1"/>
        </w:rPr>
        <w:t xml:space="preserve"> while the second generation of larvae enter diapause before winter begins. The longer growing season is also favorable for </w:t>
      </w:r>
      <w:r>
        <w:rPr>
          <w:color w:val="000000" w:themeColor="text1"/>
        </w:rPr>
        <w:t>European corn borer</w:t>
      </w:r>
      <w:r w:rsidRPr="004F09C9" w:rsidDel="001C5D40">
        <w:rPr>
          <w:color w:val="000000" w:themeColor="text1"/>
        </w:rPr>
        <w:t xml:space="preserve"> </w:t>
      </w:r>
      <w:r>
        <w:rPr>
          <w:color w:val="000000" w:themeColor="text1"/>
        </w:rPr>
        <w:t xml:space="preserve">strains </w:t>
      </w:r>
      <w:r w:rsidRPr="004F09C9">
        <w:rPr>
          <w:color w:val="000000" w:themeColor="text1"/>
        </w:rPr>
        <w:t xml:space="preserve">that emerge later in the spring. These larvae with a longer diapause length exit diapause later in spring and produce one generation of larvae able to enter diapause before the start of winter. The sequential emergence of these pests from </w:t>
      </w:r>
      <w:commentRangeStart w:id="127"/>
      <w:r w:rsidRPr="004F09C9">
        <w:rPr>
          <w:color w:val="000000" w:themeColor="text1"/>
        </w:rPr>
        <w:t>diapause increases the number of generations produce</w:t>
      </w:r>
      <w:r>
        <w:rPr>
          <w:color w:val="000000" w:themeColor="text1"/>
        </w:rPr>
        <w:t>d</w:t>
      </w:r>
      <w:r w:rsidRPr="004F09C9">
        <w:rPr>
          <w:color w:val="000000" w:themeColor="text1"/>
        </w:rPr>
        <w:t xml:space="preserve"> at each latitude each year contributing to this pest’s continued success.</w:t>
      </w:r>
      <w:commentRangeEnd w:id="127"/>
      <w:r>
        <w:rPr>
          <w:rStyle w:val="CommentReference"/>
        </w:rPr>
        <w:commentReference w:id="127"/>
      </w:r>
    </w:p>
    <w:p w14:paraId="266CBFA3" w14:textId="7513D170"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predicts seasonal changes by monitoring changes in photoperiod during the warm growing season. As the growing season comes to an end</w:t>
      </w:r>
      <w:ins w:id="128" w:author="Dan Hahn" w:date="2019-03-05T10:35:00Z">
        <w:r w:rsidR="001B1D58">
          <w:rPr>
            <w:color w:val="000000" w:themeColor="text1"/>
          </w:rPr>
          <w:t xml:space="preserve"> in the fall</w:t>
        </w:r>
      </w:ins>
      <w:r w:rsidRPr="00B134B2">
        <w:rPr>
          <w:color w:val="000000" w:themeColor="text1"/>
        </w:rPr>
        <w:t xml:space="preserve">, photoperiod decreases. Short days perceived by </w:t>
      </w:r>
      <w:r w:rsidR="001C5D40">
        <w:rPr>
          <w:color w:val="000000" w:themeColor="text1"/>
        </w:rPr>
        <w:t>European corn bore</w:t>
      </w:r>
      <w:del w:id="129" w:author="Brown,James T" w:date="2019-03-05T14:06:00Z">
        <w:r w:rsidR="001C5D40" w:rsidDel="006D322B">
          <w:rPr>
            <w:color w:val="000000" w:themeColor="text1"/>
          </w:rPr>
          <w:delText>r</w:delText>
        </w:r>
        <w:r w:rsidR="001C5D40" w:rsidRPr="00B134B2" w:rsidDel="006D322B">
          <w:rPr>
            <w:color w:val="000000" w:themeColor="text1"/>
          </w:rPr>
          <w:delText xml:space="preserve"> </w:delText>
        </w:r>
        <w:r w:rsidRPr="00B134B2" w:rsidDel="006D322B">
          <w:rPr>
            <w:color w:val="000000" w:themeColor="text1"/>
          </w:rPr>
          <w:delText xml:space="preserve">during the </w:delText>
        </w:r>
        <w:commentRangeStart w:id="130"/>
        <w:r w:rsidRPr="00B134B2" w:rsidDel="006D322B">
          <w:rPr>
            <w:color w:val="000000" w:themeColor="text1"/>
          </w:rPr>
          <w:delText>5</w:delText>
        </w:r>
        <w:r w:rsidRPr="00B134B2" w:rsidDel="006D322B">
          <w:rPr>
            <w:color w:val="000000" w:themeColor="text1"/>
            <w:vertAlign w:val="superscript"/>
          </w:rPr>
          <w:delText>t</w:delText>
        </w:r>
      </w:del>
      <w:ins w:id="131" w:author="Brown,James T" w:date="2019-03-05T14:06:00Z">
        <w:r w:rsidR="006D322B">
          <w:rPr>
            <w:color w:val="000000" w:themeColor="text1"/>
          </w:rPr>
          <w:t>r</w:t>
        </w:r>
      </w:ins>
      <w:del w:id="132" w:author="Brown,James T" w:date="2019-03-05T14:06:00Z">
        <w:r w:rsidRPr="00B134B2" w:rsidDel="006D322B">
          <w:rPr>
            <w:color w:val="000000" w:themeColor="text1"/>
            <w:vertAlign w:val="superscript"/>
          </w:rPr>
          <w:delText>h</w:delText>
        </w:r>
      </w:del>
      <w:commentRangeEnd w:id="130"/>
      <w:r w:rsidR="001B1D58">
        <w:rPr>
          <w:rStyle w:val="CommentReference"/>
        </w:rPr>
        <w:commentReference w:id="130"/>
      </w:r>
      <w:ins w:id="133" w:author="Brown,James T" w:date="2019-03-05T14:06:00Z">
        <w:r w:rsidR="006D322B">
          <w:rPr>
            <w:color w:val="000000" w:themeColor="text1"/>
          </w:rPr>
          <w:t xml:space="preserve"> </w:t>
        </w:r>
      </w:ins>
      <w:del w:id="134" w:author="Brown,James T" w:date="2019-03-05T14:06:00Z">
        <w:r w:rsidRPr="00B134B2" w:rsidDel="006D322B">
          <w:rPr>
            <w:color w:val="000000" w:themeColor="text1"/>
          </w:rPr>
          <w:delText xml:space="preserve"> instar </w:delText>
        </w:r>
      </w:del>
      <w:r w:rsidRPr="00B134B2">
        <w:rPr>
          <w:color w:val="000000" w:themeColor="text1"/>
        </w:rPr>
        <w:t xml:space="preserve">induce a post-feeding larval diapause. The </w:t>
      </w:r>
      <w:proofErr w:type="spellStart"/>
      <w:r w:rsidRPr="00B134B2">
        <w:rPr>
          <w:i/>
          <w:color w:val="000000" w:themeColor="text1"/>
        </w:rPr>
        <w:t>Pdd</w:t>
      </w:r>
      <w:proofErr w:type="spellEnd"/>
      <w:r w:rsidRPr="00B134B2">
        <w:rPr>
          <w:color w:val="000000" w:themeColor="text1"/>
        </w:rPr>
        <w:t xml:space="preserve"> region of the Z-</w:t>
      </w:r>
      <w:r w:rsidRPr="00B134B2">
        <w:rPr>
          <w:color w:val="000000" w:themeColor="text1"/>
        </w:rPr>
        <w:lastRenderedPageBreak/>
        <w:t>chromosome is a major factor associated with diapause length and is partially responsible for determining voltinism during the growing season</w:t>
      </w:r>
      <w:r>
        <w:rPr>
          <w:color w:val="000000" w:themeColor="text1"/>
        </w:rPr>
        <w:t xml:space="preserve"> </w:t>
      </w:r>
      <w:r w:rsidRPr="004F09C9">
        <w:rPr>
          <w:color w:val="000000" w:themeColor="text1"/>
        </w:rPr>
        <w:t>(Dopman et al. 2005)</w:t>
      </w:r>
      <w:r w:rsidRPr="00B134B2">
        <w:rPr>
          <w:color w:val="000000" w:themeColor="text1"/>
        </w:rPr>
        <w:t>. The univoltine-Z (UZ) and bivoltine-E (BE) genotypes express longer and shorter diapause phenology</w:t>
      </w:r>
      <w:r>
        <w:rPr>
          <w:color w:val="000000" w:themeColor="text1"/>
        </w:rPr>
        <w:t>,</w:t>
      </w:r>
      <w:r w:rsidRPr="00B134B2">
        <w:rPr>
          <w:color w:val="000000" w:themeColor="text1"/>
        </w:rPr>
        <w:t xml:space="preserve"> respectively, as well as differences in their pheromone blend. </w:t>
      </w:r>
      <w:ins w:id="135" w:author="Dan Hahn" w:date="2019-03-05T10:36:00Z">
        <w:r w:rsidR="00D72630">
          <w:rPr>
            <w:color w:val="000000" w:themeColor="text1"/>
          </w:rPr>
          <w:t xml:space="preserve">The diapause and pheromone blend traits generally co-segregate because their underlying loci both occur on the Z-chromosome (Dopman 2010). </w:t>
        </w:r>
      </w:ins>
      <w:del w:id="136" w:author="Dan Hahn" w:date="2019-03-05T10:37:00Z">
        <w:r w:rsidRPr="00B134B2" w:rsidDel="00D72630">
          <w:rPr>
            <w:color w:val="000000" w:themeColor="text1"/>
          </w:rPr>
          <w:delText>Univoltine-</w:delText>
        </w:r>
      </w:del>
      <w:ins w:id="137" w:author="Dan Hahn" w:date="2019-03-05T10:37:00Z">
        <w:r w:rsidR="00D72630">
          <w:rPr>
            <w:color w:val="000000" w:themeColor="text1"/>
          </w:rPr>
          <w:t>Z-</w:t>
        </w:r>
      </w:ins>
      <w:del w:id="138" w:author="Dan Hahn" w:date="2019-03-05T10:37:00Z">
        <w:r w:rsidRPr="00B134B2" w:rsidDel="00D72630">
          <w:rPr>
            <w:color w:val="000000" w:themeColor="text1"/>
          </w:rPr>
          <w:delText xml:space="preserve">Z </w:delText>
        </w:r>
      </w:del>
      <w:r w:rsidRPr="00B134B2">
        <w:rPr>
          <w:color w:val="000000" w:themeColor="text1"/>
        </w:rPr>
        <w:t xml:space="preserve">strain larvae enter diapause earlier in the fall and exit diapause later in the spring compared to </w:t>
      </w:r>
      <w:del w:id="139" w:author="Dan Hahn" w:date="2019-03-05T10:37:00Z">
        <w:r w:rsidRPr="00B134B2" w:rsidDel="00D72630">
          <w:rPr>
            <w:color w:val="000000" w:themeColor="text1"/>
          </w:rPr>
          <w:delText>the BE genotype</w:delText>
        </w:r>
      </w:del>
      <w:ins w:id="140" w:author="Dan Hahn" w:date="2019-03-05T10:37:00Z">
        <w:r w:rsidR="00D72630">
          <w:rPr>
            <w:color w:val="000000" w:themeColor="text1"/>
          </w:rPr>
          <w:t xml:space="preserve">E-strain larvae, leading to </w:t>
        </w:r>
        <w:proofErr w:type="spellStart"/>
        <w:r w:rsidR="00D72630">
          <w:rPr>
            <w:color w:val="000000" w:themeColor="text1"/>
          </w:rPr>
          <w:t>functiuonal</w:t>
        </w:r>
        <w:proofErr w:type="spellEnd"/>
        <w:r w:rsidR="00D72630">
          <w:rPr>
            <w:color w:val="000000" w:themeColor="text1"/>
          </w:rPr>
          <w:t xml:space="preserve"> differences in voltinism in locations where both strains co-occur (Levy et al. 2015)</w:t>
        </w:r>
      </w:ins>
      <w:r w:rsidRPr="00B134B2">
        <w:rPr>
          <w:color w:val="000000" w:themeColor="text1"/>
        </w:rPr>
        <w:t xml:space="preserve">. Under controlled laboratory conditions, the unique response of each strain can be reproducibly observed. </w:t>
      </w:r>
      <w:r>
        <w:rPr>
          <w:color w:val="000000" w:themeColor="text1"/>
        </w:rPr>
        <w:t xml:space="preserve">Variation in voltinism, sex pheromone response and composition, and diapause-associated traits </w:t>
      </w:r>
      <w:r w:rsidRPr="00B134B2">
        <w:rPr>
          <w:color w:val="000000" w:themeColor="text1"/>
        </w:rPr>
        <w:t xml:space="preserve">make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a suitable model to understand the association between diapause </w:t>
      </w:r>
      <w:r>
        <w:rPr>
          <w:color w:val="000000" w:themeColor="text1"/>
        </w:rPr>
        <w:t>length</w:t>
      </w:r>
      <w:r w:rsidRPr="00B134B2">
        <w:rPr>
          <w:color w:val="000000" w:themeColor="text1"/>
        </w:rPr>
        <w:t xml:space="preserve"> and nutrient </w:t>
      </w:r>
      <w:r>
        <w:rPr>
          <w:color w:val="000000" w:themeColor="text1"/>
        </w:rPr>
        <w:t>accumulation as a response to diapause.</w:t>
      </w:r>
    </w:p>
    <w:p w14:paraId="4B55082B" w14:textId="218814D6" w:rsidR="001E60FE" w:rsidRDefault="00F71873" w:rsidP="00F71873">
      <w:pPr>
        <w:spacing w:line="480" w:lineRule="auto"/>
        <w:ind w:left="0" w:right="90" w:firstLine="720"/>
        <w:rPr>
          <w:ins w:id="141" w:author="Dan Hahn" w:date="2019-03-05T10:44:00Z"/>
          <w:color w:val="000000" w:themeColor="text1"/>
        </w:rPr>
      </w:pPr>
      <w:r w:rsidRPr="00B134B2">
        <w:rPr>
          <w:color w:val="000000" w:themeColor="text1"/>
        </w:rPr>
        <w:t xml:space="preserve">  </w:t>
      </w:r>
      <w:r>
        <w:rPr>
          <w:color w:val="000000" w:themeColor="text1"/>
        </w:rPr>
        <w:t xml:space="preserve">With the European corn borer as a model, </w:t>
      </w:r>
      <w:del w:id="142" w:author="Dan Hahn" w:date="2019-03-05T10:38:00Z">
        <w:r w:rsidDel="00D72630">
          <w:rPr>
            <w:color w:val="000000" w:themeColor="text1"/>
          </w:rPr>
          <w:delText xml:space="preserve">this </w:delText>
        </w:r>
      </w:del>
      <w:ins w:id="143" w:author="Dan Hahn" w:date="2019-03-05T10:38:00Z">
        <w:r w:rsidR="00D72630">
          <w:rPr>
            <w:color w:val="000000" w:themeColor="text1"/>
          </w:rPr>
          <w:t xml:space="preserve">my </w:t>
        </w:r>
      </w:ins>
      <w:r>
        <w:rPr>
          <w:color w:val="000000" w:themeColor="text1"/>
        </w:rPr>
        <w:t>research is broadly designed</w:t>
      </w:r>
      <w:r w:rsidR="00405BF5">
        <w:rPr>
          <w:color w:val="000000" w:themeColor="text1"/>
        </w:rPr>
        <w:t xml:space="preserve"> to </w:t>
      </w:r>
      <w:r w:rsidR="00C27C56">
        <w:rPr>
          <w:color w:val="000000" w:themeColor="text1"/>
        </w:rPr>
        <w:t xml:space="preserve">investigate the association between diapause length and nutrition </w:t>
      </w:r>
      <w:r w:rsidR="00405BF5">
        <w:rPr>
          <w:color w:val="000000" w:themeColor="text1"/>
        </w:rPr>
        <w:t>storage</w:t>
      </w:r>
      <w:r w:rsidR="00C27C56">
        <w:rPr>
          <w:color w:val="000000" w:themeColor="text1"/>
        </w:rPr>
        <w:t xml:space="preserve"> among diapause programmed larvae by characterizing lipid </w:t>
      </w:r>
      <w:r w:rsidR="00405BF5">
        <w:rPr>
          <w:color w:val="000000" w:themeColor="text1"/>
        </w:rPr>
        <w:t>accumulation and depletion in diapause programmed larvae with different diapause genotypes</w:t>
      </w:r>
      <w:commentRangeStart w:id="144"/>
      <w:commentRangeStart w:id="145"/>
      <w:r w:rsidR="00C27C56">
        <w:rPr>
          <w:color w:val="000000" w:themeColor="text1"/>
        </w:rPr>
        <w:t>.</w:t>
      </w:r>
      <w:r>
        <w:rPr>
          <w:b/>
          <w:color w:val="000000" w:themeColor="text1"/>
        </w:rPr>
        <w:t xml:space="preserve"> </w:t>
      </w:r>
      <w:commentRangeEnd w:id="144"/>
      <w:r w:rsidR="00D72630">
        <w:rPr>
          <w:rStyle w:val="CommentReference"/>
        </w:rPr>
        <w:commentReference w:id="144"/>
      </w:r>
      <w:commentRangeEnd w:id="145"/>
      <w:r w:rsidR="00405BF5">
        <w:rPr>
          <w:rStyle w:val="CommentReference"/>
        </w:rPr>
        <w:commentReference w:id="145"/>
      </w:r>
      <w:r>
        <w:rPr>
          <w:color w:val="000000" w:themeColor="text1"/>
        </w:rPr>
        <w:t>During d</w:t>
      </w:r>
      <w:r w:rsidRPr="004F09C9">
        <w:rPr>
          <w:color w:val="000000" w:themeColor="text1"/>
        </w:rPr>
        <w:t>iapause</w:t>
      </w:r>
      <w:r>
        <w:rPr>
          <w:color w:val="000000" w:themeColor="text1"/>
        </w:rPr>
        <w:t xml:space="preserve"> </w:t>
      </w:r>
      <w:r w:rsidRPr="004F09C9">
        <w:rPr>
          <w:color w:val="000000" w:themeColor="text1"/>
        </w:rPr>
        <w:t>stress tolerance</w:t>
      </w:r>
      <w:r>
        <w:rPr>
          <w:color w:val="000000" w:themeColor="text1"/>
        </w:rPr>
        <w:t xml:space="preserve"> increases as insects arrest their development and </w:t>
      </w:r>
      <w:r w:rsidRPr="004F09C9">
        <w:rPr>
          <w:color w:val="000000" w:themeColor="text1"/>
        </w:rPr>
        <w:t>suppress</w:t>
      </w:r>
      <w:del w:id="146" w:author="Dan Hahn" w:date="2019-03-05T10:41:00Z">
        <w:r w:rsidRPr="004F09C9" w:rsidDel="001E60FE">
          <w:rPr>
            <w:color w:val="000000" w:themeColor="text1"/>
          </w:rPr>
          <w:delText>ed</w:delText>
        </w:r>
      </w:del>
      <w:r w:rsidRPr="004F09C9">
        <w:rPr>
          <w:color w:val="000000" w:themeColor="text1"/>
        </w:rPr>
        <w:t xml:space="preserve"> metabolic activity (Hahn and Denlinger 2007</w:t>
      </w:r>
      <w:r>
        <w:rPr>
          <w:color w:val="000000" w:themeColor="text1"/>
        </w:rPr>
        <w:t>,</w:t>
      </w:r>
      <w:r w:rsidRPr="004F09C9">
        <w:rPr>
          <w:color w:val="000000" w:themeColor="text1"/>
        </w:rPr>
        <w:t xml:space="preserve"> Tauber and Tauber 1981).</w:t>
      </w:r>
      <w:r>
        <w:rPr>
          <w:color w:val="000000" w:themeColor="text1"/>
        </w:rPr>
        <w:t xml:space="preserve"> </w:t>
      </w:r>
      <w:r w:rsidRPr="004F09C9">
        <w:rPr>
          <w:color w:val="000000" w:themeColor="text1"/>
        </w:rPr>
        <w:t xml:space="preserve">Photoperiods are latitude specific and have reliably cycled with seasonal changes. </w:t>
      </w:r>
      <w:del w:id="147" w:author="Dan Hahn" w:date="2019-03-05T10:41:00Z">
        <w:r w:rsidRPr="004F09C9" w:rsidDel="001E60FE">
          <w:rPr>
            <w:color w:val="000000" w:themeColor="text1"/>
          </w:rPr>
          <w:delText>Because of its specificity</w:delText>
        </w:r>
      </w:del>
      <w:ins w:id="148" w:author="Dan Hahn" w:date="2019-03-05T10:41:00Z">
        <w:r w:rsidR="001E60FE">
          <w:rPr>
            <w:color w:val="000000" w:themeColor="text1"/>
          </w:rPr>
          <w:t xml:space="preserve">Because photoperiod reliably predicts </w:t>
        </w:r>
      </w:ins>
      <w:ins w:id="149" w:author="Dan Hahn" w:date="2019-03-05T10:42:00Z">
        <w:r w:rsidR="001E60FE">
          <w:rPr>
            <w:color w:val="000000" w:themeColor="text1"/>
          </w:rPr>
          <w:t>seasonal</w:t>
        </w:r>
      </w:ins>
      <w:ins w:id="150" w:author="Dan Hahn" w:date="2019-03-05T10:41:00Z">
        <w:r w:rsidR="001E60FE">
          <w:rPr>
            <w:color w:val="000000" w:themeColor="text1"/>
          </w:rPr>
          <w:t xml:space="preserve"> change</w:t>
        </w:r>
      </w:ins>
      <w:r w:rsidRPr="004F09C9">
        <w:rPr>
          <w:color w:val="000000" w:themeColor="text1"/>
        </w:rPr>
        <w:t>, many animals in temperate regions rely on photoperiod cues to synchronize their life histories with their local environment to initiate diapause. Ahead of winter</w:t>
      </w:r>
      <w:ins w:id="151" w:author="Brown,James T" w:date="2019-03-05T14:11:00Z">
        <w:r w:rsidR="00014B18">
          <w:rPr>
            <w:color w:val="000000" w:themeColor="text1"/>
          </w:rPr>
          <w:t>,</w:t>
        </w:r>
      </w:ins>
      <w:r w:rsidRPr="004F09C9">
        <w:rPr>
          <w:color w:val="000000" w:themeColor="text1"/>
        </w:rPr>
        <w:t xml:space="preserve"> </w:t>
      </w:r>
      <w:del w:id="152" w:author="Brown,James T" w:date="2019-03-05T14:11:00Z">
        <w:r w:rsidRPr="004F09C9" w:rsidDel="00014B18">
          <w:rPr>
            <w:color w:val="000000" w:themeColor="text1"/>
          </w:rPr>
          <w:delText>and during the final larval instar</w:delText>
        </w:r>
      </w:del>
      <w:ins w:id="153" w:author="Dan Hahn" w:date="2019-03-05T10:42:00Z">
        <w:del w:id="154" w:author="Brown,James T" w:date="2019-03-05T14:11:00Z">
          <w:r w:rsidR="001E60FE" w:rsidDel="00014B18">
            <w:rPr>
              <w:color w:val="000000" w:themeColor="text1"/>
            </w:rPr>
            <w:delText>,</w:delText>
          </w:r>
        </w:del>
      </w:ins>
      <w:del w:id="155" w:author="Brown,James T" w:date="2019-03-05T14:11:00Z">
        <w:r w:rsidRPr="004F09C9" w:rsidDel="00014B18">
          <w:rPr>
            <w:color w:val="000000" w:themeColor="text1"/>
          </w:rPr>
          <w:delText xml:space="preserve"> </w:delText>
        </w:r>
      </w:del>
      <w:r w:rsidR="001C5D40">
        <w:rPr>
          <w:color w:val="000000" w:themeColor="text1"/>
        </w:rPr>
        <w:t>European corn borer</w:t>
      </w:r>
      <w:ins w:id="156" w:author="Dan Hahn" w:date="2019-03-05T10:42:00Z">
        <w:r w:rsidR="001E60FE">
          <w:rPr>
            <w:color w:val="000000" w:themeColor="text1"/>
          </w:rPr>
          <w:t>s</w:t>
        </w:r>
      </w:ins>
      <w:r w:rsidR="001C5D40" w:rsidRPr="004F09C9" w:rsidDel="001C5D40">
        <w:rPr>
          <w:color w:val="000000" w:themeColor="text1"/>
        </w:rPr>
        <w:t xml:space="preserve"> </w:t>
      </w:r>
      <w:r w:rsidRPr="004F09C9">
        <w:rPr>
          <w:color w:val="000000" w:themeColor="text1"/>
        </w:rPr>
        <w:t>become sensitive to photoperiod</w:t>
      </w:r>
      <w:r>
        <w:rPr>
          <w:color w:val="000000" w:themeColor="text1"/>
        </w:rPr>
        <w:t xml:space="preserve"> (</w:t>
      </w:r>
      <w:commentRangeStart w:id="157"/>
      <w:r>
        <w:rPr>
          <w:color w:val="000000" w:themeColor="text1"/>
        </w:rPr>
        <w:t>Gelman and Hayes 1982</w:t>
      </w:r>
      <w:commentRangeEnd w:id="157"/>
      <w:r w:rsidR="001E60FE">
        <w:rPr>
          <w:rStyle w:val="CommentReference"/>
        </w:rPr>
        <w:commentReference w:id="157"/>
      </w:r>
      <w:r>
        <w:rPr>
          <w:color w:val="000000" w:themeColor="text1"/>
        </w:rPr>
        <w:t>)</w:t>
      </w:r>
      <w:r w:rsidRPr="004F09C9">
        <w:rPr>
          <w:color w:val="000000" w:themeColor="text1"/>
        </w:rPr>
        <w:t>. When photoperiod reaches a critical threshold</w:t>
      </w:r>
      <w:r>
        <w:rPr>
          <w:color w:val="000000" w:themeColor="text1"/>
        </w:rPr>
        <w:t>,</w:t>
      </w:r>
      <w:r w:rsidRPr="004F09C9">
        <w:rPr>
          <w:color w:val="000000" w:themeColor="text1"/>
        </w:rPr>
        <w:t xml:space="preserve"> </w:t>
      </w:r>
      <w:del w:id="158" w:author="Dan Hahn" w:date="2019-03-05T10:42:00Z">
        <w:r w:rsidRPr="004F09C9" w:rsidDel="001E60FE">
          <w:rPr>
            <w:color w:val="000000" w:themeColor="text1"/>
          </w:rPr>
          <w:delText xml:space="preserve">it initiates the diapause genotype and programs </w:delText>
        </w:r>
        <w:r w:rsidR="001C5D40" w:rsidDel="001E60FE">
          <w:rPr>
            <w:color w:val="000000" w:themeColor="text1"/>
          </w:rPr>
          <w:delText>European corn borer</w:delText>
        </w:r>
        <w:r w:rsidR="001C5D40" w:rsidRPr="004F09C9" w:rsidDel="001E60FE">
          <w:rPr>
            <w:color w:val="000000" w:themeColor="text1"/>
          </w:rPr>
          <w:delText xml:space="preserve"> </w:delText>
        </w:r>
        <w:r w:rsidRPr="004F09C9" w:rsidDel="001E60FE">
          <w:rPr>
            <w:color w:val="000000" w:themeColor="text1"/>
          </w:rPr>
          <w:delText>larvae for diapause</w:delText>
        </w:r>
      </w:del>
      <w:ins w:id="159" w:author="Dan Hahn" w:date="2019-03-05T10:42:00Z">
        <w:r w:rsidR="001E60FE">
          <w:rPr>
            <w:color w:val="000000" w:themeColor="text1"/>
          </w:rPr>
          <w:t xml:space="preserve">the larval </w:t>
        </w:r>
        <w:del w:id="160" w:author="Brown,James T" w:date="2019-03-05T14:11:00Z">
          <w:r w:rsidR="001E60FE" w:rsidDel="00014B18">
            <w:rPr>
              <w:color w:val="000000" w:themeColor="text1"/>
            </w:rPr>
            <w:delText>diapasue</w:delText>
          </w:r>
        </w:del>
      </w:ins>
      <w:ins w:id="161" w:author="Brown,James T" w:date="2019-03-05T14:11:00Z">
        <w:r w:rsidR="00014B18">
          <w:rPr>
            <w:color w:val="000000" w:themeColor="text1"/>
          </w:rPr>
          <w:t>diapause</w:t>
        </w:r>
      </w:ins>
      <w:ins w:id="162" w:author="Dan Hahn" w:date="2019-03-05T10:42:00Z">
        <w:r w:rsidR="001E60FE">
          <w:rPr>
            <w:color w:val="000000" w:themeColor="text1"/>
          </w:rPr>
          <w:t xml:space="preserve"> preparatory program is engaged</w:t>
        </w:r>
      </w:ins>
      <w:r>
        <w:rPr>
          <w:color w:val="000000" w:themeColor="text1"/>
        </w:rPr>
        <w:t xml:space="preserve"> (Beck 1960)</w:t>
      </w:r>
      <w:r w:rsidRPr="004F09C9">
        <w:rPr>
          <w:color w:val="000000" w:themeColor="text1"/>
        </w:rPr>
        <w:t>.</w:t>
      </w:r>
      <w:r w:rsidRPr="00316A0E">
        <w:rPr>
          <w:color w:val="000000" w:themeColor="text1"/>
        </w:rPr>
        <w:t xml:space="preserve"> </w:t>
      </w:r>
      <w:r>
        <w:rPr>
          <w:color w:val="000000" w:themeColor="text1"/>
        </w:rPr>
        <w:t xml:space="preserve">As was mentioned </w:t>
      </w:r>
      <w:r>
        <w:rPr>
          <w:color w:val="000000" w:themeColor="text1"/>
        </w:rPr>
        <w:lastRenderedPageBreak/>
        <w:t>earlier, a</w:t>
      </w:r>
      <w:r w:rsidRPr="004F09C9">
        <w:rPr>
          <w:color w:val="000000" w:themeColor="text1"/>
        </w:rPr>
        <w:t>t least two diapause genotypes (strains) of European corn borer</w:t>
      </w:r>
      <w:ins w:id="163" w:author="Dan Hahn" w:date="2019-03-05T10:43:00Z">
        <w:r w:rsidR="001E60FE">
          <w:rPr>
            <w:color w:val="000000" w:themeColor="text1"/>
          </w:rPr>
          <w:t xml:space="preserve">s </w:t>
        </w:r>
      </w:ins>
      <w:del w:id="164" w:author="Dan Hahn" w:date="2019-03-05T10:43:00Z">
        <w:r w:rsidRPr="004F09C9" w:rsidDel="001E60FE">
          <w:rPr>
            <w:color w:val="000000" w:themeColor="text1"/>
          </w:rPr>
          <w:delText xml:space="preserve"> populations </w:delText>
        </w:r>
      </w:del>
      <w:r w:rsidRPr="004F09C9">
        <w:rPr>
          <w:color w:val="000000" w:themeColor="text1"/>
        </w:rPr>
        <w:t>occur in the United States</w:t>
      </w:r>
      <w:r>
        <w:rPr>
          <w:color w:val="000000" w:themeColor="text1"/>
        </w:rPr>
        <w:t xml:space="preserve"> (Wadsworth et al. 2015, </w:t>
      </w:r>
      <w:proofErr w:type="spellStart"/>
      <w:r>
        <w:rPr>
          <w:color w:val="000000" w:themeColor="text1"/>
        </w:rPr>
        <w:t>Ikten</w:t>
      </w:r>
      <w:proofErr w:type="spellEnd"/>
      <w:r>
        <w:rPr>
          <w:color w:val="000000" w:themeColor="text1"/>
        </w:rPr>
        <w:t xml:space="preserve"> et al. 2011)</w:t>
      </w:r>
      <w:r w:rsidRPr="004F09C9">
        <w:rPr>
          <w:color w:val="000000" w:themeColor="text1"/>
        </w:rPr>
        <w:t>. One strain has a diapause genotype that produces a relatively short diapause length and the other has a diapause genotype that produces a relatively long diapause length</w:t>
      </w:r>
      <w:r>
        <w:rPr>
          <w:color w:val="000000" w:themeColor="text1"/>
        </w:rPr>
        <w:t xml:space="preserve"> (Levy et al. 2015)</w:t>
      </w:r>
      <w:r w:rsidRPr="004F09C9">
        <w:rPr>
          <w:color w:val="000000" w:themeColor="text1"/>
        </w:rPr>
        <w:t>. Those insects with the shorter diapause length exit diapause earlier in the spring and the longer diapausing insects exit diapause later in the spring (Levy et al. 2015</w:t>
      </w:r>
      <w:r>
        <w:rPr>
          <w:color w:val="000000" w:themeColor="text1"/>
        </w:rPr>
        <w:t>,</w:t>
      </w:r>
      <w:r w:rsidRPr="004F09C9">
        <w:rPr>
          <w:color w:val="000000" w:themeColor="text1"/>
        </w:rPr>
        <w:t xml:space="preserve"> Showers et al. 1975). </w:t>
      </w:r>
      <w:ins w:id="165" w:author="Dan Hahn" w:date="2019-03-05T10:44:00Z">
        <w:r w:rsidR="001E60FE">
          <w:rPr>
            <w:color w:val="000000" w:themeColor="text1"/>
          </w:rPr>
          <w:t xml:space="preserve">This clear difference in diapause duration between the two strains may be reflected in differences in the physiological outcomes of the diapause preparatory period. </w:t>
        </w:r>
      </w:ins>
    </w:p>
    <w:p w14:paraId="3500A602" w14:textId="18274299" w:rsidR="00F71873" w:rsidRDefault="00F71873" w:rsidP="00F71873">
      <w:pPr>
        <w:spacing w:line="480" w:lineRule="auto"/>
        <w:ind w:left="0" w:right="90" w:firstLine="720"/>
        <w:rPr>
          <w:color w:val="000000" w:themeColor="text1"/>
        </w:rPr>
      </w:pPr>
      <w:commentRangeStart w:id="166"/>
      <w:r w:rsidRPr="004F09C9">
        <w:rPr>
          <w:color w:val="000000" w:themeColor="text1"/>
        </w:rPr>
        <w:t>The initiation of diapause leads to major physiological changes and alters the life history trajectory of European corn borer larvae</w:t>
      </w:r>
      <w:r>
        <w:rPr>
          <w:color w:val="000000" w:themeColor="text1"/>
        </w:rPr>
        <w:t xml:space="preserve"> (Hahn and Denlinger 2007, </w:t>
      </w:r>
      <w:r w:rsidRPr="006F5AD1">
        <w:rPr>
          <w:color w:val="000000" w:themeColor="text1"/>
        </w:rPr>
        <w:t>Koštál 2006</w:t>
      </w:r>
      <w:r>
        <w:rPr>
          <w:color w:val="000000" w:themeColor="text1"/>
        </w:rPr>
        <w:t>)</w:t>
      </w:r>
      <w:r w:rsidRPr="004F09C9">
        <w:rPr>
          <w:color w:val="000000" w:themeColor="text1"/>
        </w:rPr>
        <w:t>. Diapausing larvae depend on predictable cues to initiate and terminate diapause</w:t>
      </w:r>
      <w:r>
        <w:rPr>
          <w:color w:val="000000" w:themeColor="text1"/>
        </w:rPr>
        <w:t xml:space="preserve"> (Beck 1960)</w:t>
      </w:r>
      <w:r w:rsidRPr="004F09C9">
        <w:rPr>
          <w:color w:val="000000" w:themeColor="text1"/>
        </w:rPr>
        <w:t xml:space="preserve">. Climate change and warmer temperatures could affect the synchrony between </w:t>
      </w:r>
      <w:r>
        <w:rPr>
          <w:color w:val="000000" w:themeColor="text1"/>
        </w:rPr>
        <w:t xml:space="preserve">insects and their </w:t>
      </w:r>
      <w:r w:rsidRPr="004F09C9">
        <w:rPr>
          <w:color w:val="000000" w:themeColor="text1"/>
        </w:rPr>
        <w:t>environment and understanding these effects may be crucial to how we manage this pest.</w:t>
      </w:r>
      <w:r w:rsidRPr="00316A0E">
        <w:rPr>
          <w:color w:val="000000" w:themeColor="text1"/>
        </w:rPr>
        <w:t xml:space="preserve"> </w:t>
      </w:r>
      <w:r w:rsidRPr="004F09C9">
        <w:rPr>
          <w:color w:val="000000" w:themeColor="text1"/>
        </w:rPr>
        <w:t xml:space="preserve">The different strains of European corn borer are </w:t>
      </w:r>
      <w:r>
        <w:rPr>
          <w:color w:val="000000" w:themeColor="text1"/>
        </w:rPr>
        <w:t xml:space="preserve">a </w:t>
      </w:r>
      <w:r w:rsidRPr="004F09C9">
        <w:rPr>
          <w:color w:val="000000" w:themeColor="text1"/>
        </w:rPr>
        <w:t>suitable model to investigate the causes and consequences of speciation, especially as environmental conditions become less stable due to climate cha</w:t>
      </w:r>
      <w:bookmarkStart w:id="167" w:name="_GoBack"/>
      <w:bookmarkEnd w:id="167"/>
      <w:r w:rsidRPr="004F09C9">
        <w:rPr>
          <w:color w:val="000000" w:themeColor="text1"/>
        </w:rPr>
        <w:t>nge.</w:t>
      </w:r>
      <w:commentRangeEnd w:id="166"/>
      <w:r w:rsidR="001E60FE">
        <w:rPr>
          <w:rStyle w:val="CommentReference"/>
        </w:rPr>
        <w:commentReference w:id="166"/>
      </w:r>
    </w:p>
    <w:p w14:paraId="74ED73BD" w14:textId="161E44C0" w:rsidR="00F71873" w:rsidRDefault="00F71873" w:rsidP="00F71873">
      <w:pPr>
        <w:spacing w:line="480" w:lineRule="auto"/>
        <w:ind w:left="0" w:right="90" w:firstLine="720"/>
        <w:rPr>
          <w:color w:val="000000" w:themeColor="text1"/>
        </w:rPr>
      </w:pPr>
      <w:r>
        <w:rPr>
          <w:color w:val="000000" w:themeColor="text1"/>
        </w:rPr>
        <w:t xml:space="preserve">It has been previously shown that diapause-programmed </w:t>
      </w:r>
      <w:r w:rsidR="001C5D40">
        <w:rPr>
          <w:color w:val="000000" w:themeColor="text1"/>
        </w:rPr>
        <w:t>European corn borer</w:t>
      </w:r>
      <w:r w:rsidR="001C5D40" w:rsidDel="001C5D40">
        <w:rPr>
          <w:color w:val="000000" w:themeColor="text1"/>
        </w:rPr>
        <w:t xml:space="preserve"> </w:t>
      </w:r>
      <w:r>
        <w:rPr>
          <w:color w:val="000000" w:themeColor="text1"/>
        </w:rPr>
        <w:t xml:space="preserve">increase nutrition storage ahead of </w:t>
      </w:r>
      <w:del w:id="168" w:author="Dan Hahn" w:date="2019-03-05T10:45:00Z">
        <w:r w:rsidDel="001E60FE">
          <w:rPr>
            <w:color w:val="000000" w:themeColor="text1"/>
          </w:rPr>
          <w:delText xml:space="preserve">diapause </w:delText>
        </w:r>
      </w:del>
      <w:ins w:id="169" w:author="Dan Hahn" w:date="2019-03-05T10:45:00Z">
        <w:r w:rsidR="001E60FE">
          <w:rPr>
            <w:color w:val="000000" w:themeColor="text1"/>
          </w:rPr>
          <w:t xml:space="preserve">dormancy </w:t>
        </w:r>
      </w:ins>
      <w:del w:id="170" w:author="Dan Hahn" w:date="2019-03-05T10:45:00Z">
        <w:r w:rsidDel="001E60FE">
          <w:rPr>
            <w:color w:val="000000" w:themeColor="text1"/>
          </w:rPr>
          <w:delText xml:space="preserve">in the form of </w:delText>
        </w:r>
      </w:del>
      <w:ins w:id="171" w:author="Dan Hahn" w:date="2019-03-05T10:45:00Z">
        <w:r w:rsidR="001E60FE">
          <w:rPr>
            <w:color w:val="000000" w:themeColor="text1"/>
          </w:rPr>
          <w:t xml:space="preserve">by accumulating more </w:t>
        </w:r>
      </w:ins>
      <w:r>
        <w:rPr>
          <w:color w:val="000000" w:themeColor="text1"/>
        </w:rPr>
        <w:t>proteins</w:t>
      </w:r>
      <w:r w:rsidR="00391C68">
        <w:rPr>
          <w:color w:val="000000" w:themeColor="text1"/>
        </w:rPr>
        <w:t xml:space="preserve"> and lipids</w:t>
      </w:r>
      <w:r>
        <w:rPr>
          <w:color w:val="000000" w:themeColor="text1"/>
        </w:rPr>
        <w:t xml:space="preserve"> compared to their non-diapause counterparts</w:t>
      </w:r>
      <w:r w:rsidR="00391C68">
        <w:rPr>
          <w:color w:val="000000" w:themeColor="text1"/>
        </w:rPr>
        <w:t xml:space="preserve"> (</w:t>
      </w:r>
      <w:proofErr w:type="spellStart"/>
      <w:r w:rsidR="00391C68">
        <w:t>Taski</w:t>
      </w:r>
      <w:proofErr w:type="spellEnd"/>
      <w:r w:rsidR="00391C68">
        <w:t xml:space="preserve"> et al. 2004</w:t>
      </w:r>
      <w:r w:rsidR="00391C68">
        <w:rPr>
          <w:color w:val="000000" w:themeColor="text1"/>
        </w:rPr>
        <w:t xml:space="preserve">, </w:t>
      </w:r>
      <w:proofErr w:type="spellStart"/>
      <w:r w:rsidR="00391C68">
        <w:t>Vukašinović</w:t>
      </w:r>
      <w:proofErr w:type="spellEnd"/>
      <w:r w:rsidR="00391C68">
        <w:t xml:space="preserve"> et al. 2018</w:t>
      </w:r>
      <w:r w:rsidR="00391C68">
        <w:rPr>
          <w:color w:val="000000" w:themeColor="text1"/>
        </w:rPr>
        <w:t>)</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sidR="00E72167">
        <w:rPr>
          <w:color w:val="000000" w:themeColor="text1"/>
        </w:rPr>
        <w:t>lipids</w:t>
      </w:r>
      <w:r w:rsidR="00E72167" w:rsidRPr="00B134B2">
        <w:rPr>
          <w:color w:val="000000" w:themeColor="text1"/>
        </w:rPr>
        <w:t xml:space="preserve"> </w:t>
      </w:r>
      <w:r w:rsidRPr="00B134B2">
        <w:rPr>
          <w:color w:val="000000" w:themeColor="text1"/>
        </w:rPr>
        <w:t xml:space="preserve">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genotype preparing for a longer period of diapause</w:t>
      </w:r>
      <w:ins w:id="172" w:author="Dan Hahn" w:date="2019-03-05T10:46:00Z">
        <w:r w:rsidR="009E58B0">
          <w:rPr>
            <w:color w:val="000000" w:themeColor="text1"/>
          </w:rPr>
          <w:t>,</w:t>
        </w:r>
      </w:ins>
      <w:r w:rsidRPr="00B134B2">
        <w:rPr>
          <w:color w:val="000000" w:themeColor="text1"/>
        </w:rPr>
        <w:t xml:space="preserve"> </w:t>
      </w:r>
      <w:ins w:id="173" w:author="Dan Hahn" w:date="2019-03-05T10:46:00Z">
        <w:r w:rsidR="009E58B0">
          <w:rPr>
            <w:color w:val="000000" w:themeColor="text1"/>
          </w:rPr>
          <w:t xml:space="preserve">and thus greater metabolic </w:t>
        </w:r>
        <w:r w:rsidR="009E58B0">
          <w:rPr>
            <w:color w:val="000000" w:themeColor="text1"/>
          </w:rPr>
          <w:lastRenderedPageBreak/>
          <w:t xml:space="preserve">demand over the course of </w:t>
        </w:r>
        <w:proofErr w:type="spellStart"/>
        <w:r w:rsidR="009E58B0">
          <w:rPr>
            <w:color w:val="000000" w:themeColor="text1"/>
          </w:rPr>
          <w:t>diapasue</w:t>
        </w:r>
        <w:proofErr w:type="spellEnd"/>
        <w:r w:rsidR="009E58B0">
          <w:rPr>
            <w:color w:val="000000" w:themeColor="text1"/>
          </w:rPr>
          <w:t xml:space="preserve">, </w:t>
        </w:r>
      </w:ins>
      <w:r w:rsidRPr="00B134B2">
        <w:rPr>
          <w:color w:val="000000" w:themeColor="text1"/>
        </w:rPr>
        <w:t xml:space="preserve">will store relatively more </w:t>
      </w:r>
      <w:r w:rsidR="00E72167">
        <w:rPr>
          <w:color w:val="000000" w:themeColor="text1"/>
        </w:rPr>
        <w:t>lipids</w:t>
      </w:r>
      <w:r w:rsidR="00E72167" w:rsidRPr="00B134B2">
        <w:rPr>
          <w:color w:val="000000" w:themeColor="text1"/>
        </w:rPr>
        <w:t xml:space="preserve"> </w:t>
      </w:r>
      <w:r w:rsidRPr="00B134B2">
        <w:rPr>
          <w:color w:val="000000" w:themeColor="text1"/>
        </w:rPr>
        <w:t xml:space="preserve">than </w:t>
      </w:r>
      <w:r>
        <w:rPr>
          <w:color w:val="000000" w:themeColor="text1"/>
        </w:rPr>
        <w:t xml:space="preserve">the short-diapause </w:t>
      </w:r>
      <w:r w:rsidRPr="00B134B2">
        <w:rPr>
          <w:color w:val="000000" w:themeColor="text1"/>
        </w:rPr>
        <w:t>genotype</w:t>
      </w:r>
      <w:ins w:id="174" w:author="Dan Hahn" w:date="2019-03-05T10:46:00Z">
        <w:r w:rsidR="001E60FE">
          <w:rPr>
            <w:color w:val="000000" w:themeColor="text1"/>
          </w:rPr>
          <w:t xml:space="preserve">. </w:t>
        </w:r>
      </w:ins>
      <w:commentRangeStart w:id="175"/>
      <w:r w:rsidRPr="00B134B2">
        <w:rPr>
          <w:color w:val="000000" w:themeColor="text1"/>
        </w:rPr>
        <w:t>, which will have a shorter diapause</w:t>
      </w:r>
      <w:r w:rsidR="00E72167">
        <w:rPr>
          <w:color w:val="000000" w:themeColor="text1"/>
        </w:rPr>
        <w:t xml:space="preserve"> while during diapause the rate of lipid depletion is predicted to be the same between the two diapause genotypes</w:t>
      </w:r>
      <w:commentRangeEnd w:id="175"/>
      <w:r w:rsidR="009E58B0">
        <w:rPr>
          <w:rStyle w:val="CommentReference"/>
        </w:rPr>
        <w:commentReference w:id="175"/>
      </w:r>
      <w:r w:rsidR="00E72167">
        <w:rPr>
          <w:color w:val="000000" w:themeColor="text1"/>
        </w:rPr>
        <w:t xml:space="preserve"> (Figure 2-</w:t>
      </w:r>
      <w:r w:rsidR="00885486">
        <w:rPr>
          <w:color w:val="000000" w:themeColor="text1"/>
        </w:rPr>
        <w:t>2</w:t>
      </w:r>
      <w:r w:rsidR="00E72167">
        <w:rPr>
          <w:color w:val="000000" w:themeColor="text1"/>
        </w:rPr>
        <w:t>A and Figure 2-</w:t>
      </w:r>
      <w:r w:rsidR="00885486">
        <w:rPr>
          <w:color w:val="000000" w:themeColor="text1"/>
        </w:rPr>
        <w:t>2</w:t>
      </w:r>
      <w:r w:rsidR="00E72167">
        <w:rPr>
          <w:color w:val="000000" w:themeColor="text1"/>
        </w:rPr>
        <w:t>B)</w:t>
      </w:r>
      <w:r w:rsidRPr="00B134B2">
        <w:rPr>
          <w:color w:val="000000" w:themeColor="text1"/>
        </w:rPr>
        <w:t xml:space="preserve">. </w:t>
      </w:r>
      <w:commentRangeStart w:id="176"/>
      <w:r w:rsidRPr="00B134B2">
        <w:rPr>
          <w:color w:val="000000" w:themeColor="text1"/>
        </w:rPr>
        <w:t xml:space="preserve">In support of the stated hypothesis, I predict that non-diapausing larvae will store fewer </w:t>
      </w:r>
      <w:r w:rsidR="00E72167">
        <w:rPr>
          <w:color w:val="000000" w:themeColor="text1"/>
        </w:rPr>
        <w:t>lipids</w:t>
      </w:r>
      <w:r w:rsidR="00E72167" w:rsidRPr="00B134B2">
        <w:rPr>
          <w:color w:val="000000" w:themeColor="text1"/>
        </w:rPr>
        <w:t xml:space="preserve"> </w:t>
      </w:r>
      <w:r w:rsidRPr="00B134B2">
        <w:rPr>
          <w:color w:val="000000" w:themeColor="text1"/>
        </w:rPr>
        <w:t>than diapausing larvae within each strain because they do not have the added metabolic cost of diapause.</w:t>
      </w:r>
      <w:commentRangeEnd w:id="176"/>
      <w:r w:rsidR="009E58B0">
        <w:rPr>
          <w:rStyle w:val="CommentReference"/>
        </w:rPr>
        <w:commentReference w:id="176"/>
      </w:r>
      <w:r w:rsidRPr="00B134B2">
        <w:rPr>
          <w:color w:val="000000" w:themeColor="text1"/>
        </w:rPr>
        <w:t xml:space="preserve"> </w:t>
      </w:r>
      <w:commentRangeStart w:id="177"/>
      <w:r w:rsidRPr="00A4103C">
        <w:rPr>
          <w:rFonts w:asciiTheme="minorHAnsi" w:hAnsiTheme="minorHAnsi"/>
          <w:color w:val="auto"/>
        </w:rPr>
        <w:t xml:space="preserve">For insect pests, warmer temperatures introduce the possibility </w:t>
      </w:r>
      <w:r>
        <w:rPr>
          <w:rFonts w:asciiTheme="minorHAnsi" w:hAnsiTheme="minorHAnsi"/>
          <w:color w:val="auto"/>
        </w:rPr>
        <w:t>increased insect pest pressure in agricultural systems capable of</w:t>
      </w:r>
      <w:r w:rsidRPr="00A4103C">
        <w:rPr>
          <w:rFonts w:asciiTheme="minorHAnsi" w:hAnsiTheme="minorHAnsi"/>
          <w:color w:val="auto"/>
        </w:rPr>
        <w:t xml:space="preserve"> causing more</w:t>
      </w:r>
      <w:r>
        <w:rPr>
          <w:rFonts w:asciiTheme="minorHAnsi" w:hAnsiTheme="minorHAnsi"/>
          <w:color w:val="auto"/>
        </w:rPr>
        <w:t xml:space="preserve"> economic</w:t>
      </w:r>
      <w:r w:rsidRPr="00A4103C">
        <w:rPr>
          <w:rFonts w:asciiTheme="minorHAnsi" w:hAnsiTheme="minorHAnsi"/>
          <w:color w:val="auto"/>
        </w:rPr>
        <w:t xml:space="preserve"> damage to important crops. </w:t>
      </w:r>
      <w:r>
        <w:rPr>
          <w:rFonts w:asciiTheme="minorHAnsi" w:hAnsiTheme="minorHAnsi"/>
          <w:color w:val="auto"/>
        </w:rPr>
        <w:t>Managing</w:t>
      </w:r>
      <w:r w:rsidRPr="00A4103C">
        <w:rPr>
          <w:rFonts w:asciiTheme="minorHAnsi" w:hAnsiTheme="minorHAnsi"/>
          <w:color w:val="auto"/>
        </w:rPr>
        <w:t xml:space="preserve"> the indirect effects of climate change will require an integrated approach</w:t>
      </w:r>
      <w:r>
        <w:rPr>
          <w:rFonts w:asciiTheme="minorHAnsi" w:hAnsiTheme="minorHAnsi"/>
          <w:color w:val="auto"/>
        </w:rPr>
        <w:t>,</w:t>
      </w:r>
      <w:r w:rsidRPr="00A4103C">
        <w:rPr>
          <w:rFonts w:asciiTheme="minorHAnsi" w:hAnsiTheme="minorHAnsi"/>
          <w:color w:val="auto"/>
        </w:rPr>
        <w:t xml:space="preserve"> and likely increased use of </w:t>
      </w:r>
      <w:r>
        <w:rPr>
          <w:rFonts w:asciiTheme="minorHAnsi" w:hAnsiTheme="minorHAnsi"/>
          <w:color w:val="auto"/>
        </w:rPr>
        <w:t xml:space="preserve">costly </w:t>
      </w:r>
      <w:r w:rsidRPr="00A4103C">
        <w:rPr>
          <w:rFonts w:asciiTheme="minorHAnsi" w:hAnsiTheme="minorHAnsi"/>
          <w:color w:val="auto"/>
        </w:rPr>
        <w:t>chemical insecticides.</w:t>
      </w:r>
      <w:commentRangeEnd w:id="177"/>
      <w:r w:rsidR="009E58B0">
        <w:rPr>
          <w:rStyle w:val="CommentReference"/>
        </w:rPr>
        <w:commentReference w:id="177"/>
      </w:r>
    </w:p>
    <w:p w14:paraId="547E11C5" w14:textId="2E944894" w:rsidR="00F71873" w:rsidRPr="004F09C9" w:rsidRDefault="009E58B0" w:rsidP="00F71873">
      <w:pPr>
        <w:spacing w:line="480" w:lineRule="auto"/>
        <w:ind w:left="0" w:right="90" w:firstLine="720"/>
        <w:rPr>
          <w:color w:val="000000" w:themeColor="text1"/>
        </w:rPr>
      </w:pPr>
      <w:ins w:id="178" w:author="Dan Hahn" w:date="2019-03-05T10:48:00Z">
        <w:r>
          <w:rPr>
            <w:rFonts w:asciiTheme="minorHAnsi" w:hAnsiTheme="minorHAnsi"/>
            <w:color w:val="auto"/>
          </w:rPr>
          <w:t xml:space="preserve">Why study the physiology of </w:t>
        </w:r>
      </w:ins>
      <w:ins w:id="179" w:author="Dan Hahn" w:date="2019-03-05T10:49:00Z">
        <w:r>
          <w:rPr>
            <w:rFonts w:asciiTheme="minorHAnsi" w:hAnsiTheme="minorHAnsi"/>
            <w:color w:val="auto"/>
          </w:rPr>
          <w:t>nutrient</w:t>
        </w:r>
      </w:ins>
      <w:ins w:id="180" w:author="Dan Hahn" w:date="2019-03-05T10:48:00Z">
        <w:r>
          <w:rPr>
            <w:rFonts w:asciiTheme="minorHAnsi" w:hAnsiTheme="minorHAnsi"/>
            <w:color w:val="auto"/>
          </w:rPr>
          <w:t xml:space="preserve"> storage during </w:t>
        </w:r>
      </w:ins>
      <w:ins w:id="181" w:author="Dan Hahn" w:date="2019-03-05T10:49:00Z">
        <w:r>
          <w:rPr>
            <w:rFonts w:asciiTheme="minorHAnsi" w:hAnsiTheme="minorHAnsi"/>
            <w:color w:val="auto"/>
          </w:rPr>
          <w:t>diapause</w:t>
        </w:r>
      </w:ins>
      <w:ins w:id="182" w:author="Dan Hahn" w:date="2019-03-05T10:48:00Z">
        <w:r>
          <w:rPr>
            <w:rFonts w:asciiTheme="minorHAnsi" w:hAnsiTheme="minorHAnsi"/>
            <w:color w:val="auto"/>
          </w:rPr>
          <w:t xml:space="preserve"> in this important crop pest? </w:t>
        </w:r>
      </w:ins>
      <w:r w:rsidR="00F71873" w:rsidRPr="00A4103C">
        <w:rPr>
          <w:rFonts w:asciiTheme="minorHAnsi" w:hAnsiTheme="minorHAnsi"/>
          <w:color w:val="auto"/>
        </w:rPr>
        <w:t>Crop losses due to insect pest insect damage here in the United States from 1945 to 2000 ha</w:t>
      </w:r>
      <w:r w:rsidR="00F71873">
        <w:rPr>
          <w:rFonts w:asciiTheme="minorHAnsi" w:hAnsiTheme="minorHAnsi"/>
          <w:color w:val="auto"/>
        </w:rPr>
        <w:t>ve</w:t>
      </w:r>
      <w:r w:rsidR="00F71873" w:rsidRPr="00A4103C">
        <w:rPr>
          <w:rFonts w:asciiTheme="minorHAnsi" w:hAnsiTheme="minorHAnsi"/>
          <w:color w:val="auto"/>
        </w:rPr>
        <w:t xml:space="preserve"> nearly doubled from 7% to 13%</w:t>
      </w:r>
      <w:r w:rsidR="00F71873">
        <w:rPr>
          <w:rFonts w:asciiTheme="minorHAnsi" w:hAnsiTheme="minorHAnsi"/>
          <w:color w:val="auto"/>
        </w:rPr>
        <w:t>,</w:t>
      </w:r>
      <w:r w:rsidR="00F71873" w:rsidRPr="00A4103C">
        <w:rPr>
          <w:rFonts w:asciiTheme="minorHAnsi" w:hAnsiTheme="minorHAnsi"/>
          <w:color w:val="auto"/>
        </w:rPr>
        <w:t xml:space="preserve"> while insecticide use has increased 10-fold </w:t>
      </w:r>
      <w:r w:rsidR="00F71873" w:rsidRPr="00A4103C">
        <w:rPr>
          <w:rFonts w:asciiTheme="minorHAnsi" w:hAnsiTheme="minorHAnsi"/>
          <w:color w:val="auto"/>
        </w:rPr>
        <w:fldChar w:fldCharType="begin" w:fldLock="1"/>
      </w:r>
      <w:r w:rsidR="00F71873" w:rsidRPr="00A4103C">
        <w:rPr>
          <w:rFonts w:asciiTheme="minorHAnsi" w:hAnsiTheme="minorHAnsi"/>
          <w:color w:val="auto"/>
        </w:rPr>
        <w:instrText>ADDIN CSL_CITATION { "citationItems" : [ { "id" : "ITEM-1", "itemData" : { "DOI" : "10.1007/978-94-007-7796-5_2", "ISBN" : "9789400777965", "ISSN" : "1387585X", "PMID" : "24302673", "abstract" : "The book deals with the present state and problems of integrated pest management as relating to stakeholder acceptance of IPM and how integrated pest management can become a sustainable practice. The discussions include using less pesticides and the possibility of eliminating pesticides from agricultural practice.", "author" : [ { "dropping-particle" : "", "family" : "Pimentel", "given" : "David", "non-dropping-particle" : "", "parse-names" : false, "suffix" : "" }, { "dropping-particle" : "", "family" : "Burgess", "given" : "Michael", "non-dropping-particle" : "", "parse-names" : false, "suffix" : "" } ], "container-title" : "Integrated Pest Management", "id" : "ITEM-1", "issued" : { "date-parts" : [ [ "2014" ] ] }, "page" : "47-71", "title" : "Environmental and economic costs of the application of pesticides primarily in the United States", "type" : "article-journal", "volume" : "3" }, "uris" : [ "http://www.mendeley.com/documents/?uuid=0f2ce3b1-c451-4cc1-8071-59afc4d8942b" ] } ], "mendeley" : { "formattedCitation" : "(Pimentel and Burgess 2014)", "plainTextFormattedCitation" : "(Pimentel and Burgess 2014)", "previouslyFormattedCitation" : "(Pimentel and Burgess 2014)" }, "properties" : { "noteIndex" : 0 }, "schema" : "https://github.com/citation-style-language/schema/raw/master/csl-citation.json" }</w:instrText>
      </w:r>
      <w:r w:rsidR="00F71873" w:rsidRPr="00A4103C">
        <w:rPr>
          <w:rFonts w:asciiTheme="minorHAnsi" w:hAnsiTheme="minorHAnsi"/>
          <w:color w:val="auto"/>
        </w:rPr>
        <w:fldChar w:fldCharType="separate"/>
      </w:r>
      <w:r w:rsidR="00F71873" w:rsidRPr="00A4103C">
        <w:rPr>
          <w:rFonts w:asciiTheme="minorHAnsi" w:hAnsiTheme="minorHAnsi"/>
          <w:noProof/>
          <w:color w:val="auto"/>
        </w:rPr>
        <w:t>(Pimentel and Burgess 2014)</w:t>
      </w:r>
      <w:r w:rsidR="00F71873" w:rsidRPr="00A4103C">
        <w:rPr>
          <w:rFonts w:asciiTheme="minorHAnsi" w:hAnsiTheme="minorHAnsi"/>
          <w:color w:val="auto"/>
        </w:rPr>
        <w:fldChar w:fldCharType="end"/>
      </w:r>
      <w:r w:rsidR="00F71873" w:rsidRPr="00A4103C">
        <w:rPr>
          <w:rFonts w:asciiTheme="minorHAnsi" w:hAnsiTheme="minorHAnsi"/>
          <w:color w:val="auto"/>
        </w:rPr>
        <w:t xml:space="preserve">. Insecticide use can manage insect pest populations, but even </w:t>
      </w:r>
      <w:r w:rsidR="00F71873">
        <w:rPr>
          <w:rFonts w:asciiTheme="minorHAnsi" w:hAnsiTheme="minorHAnsi"/>
          <w:color w:val="auto"/>
        </w:rPr>
        <w:t>with</w:t>
      </w:r>
      <w:r w:rsidR="00F71873" w:rsidRPr="00A4103C">
        <w:rPr>
          <w:rFonts w:asciiTheme="minorHAnsi" w:hAnsiTheme="minorHAnsi"/>
          <w:color w:val="auto"/>
        </w:rPr>
        <w:t xml:space="preserve"> careful monitoring and systematic application regimens</w:t>
      </w:r>
      <w:r w:rsidR="00F71873">
        <w:rPr>
          <w:rFonts w:asciiTheme="minorHAnsi" w:hAnsiTheme="minorHAnsi"/>
          <w:color w:val="auto"/>
        </w:rPr>
        <w:t>,</w:t>
      </w:r>
      <w:r w:rsidR="00F71873"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00F71873" w:rsidRPr="00A4103C">
        <w:rPr>
          <w:rFonts w:asciiTheme="minorHAnsi" w:hAnsiTheme="minorHAnsi"/>
          <w:color w:val="auto"/>
        </w:rPr>
        <w:fldChar w:fldCharType="begin" w:fldLock="1"/>
      </w:r>
      <w:r w:rsidR="00F71873" w:rsidRPr="00A4103C">
        <w:rPr>
          <w:rFonts w:asciiTheme="minorHAnsi" w:hAnsiTheme="minorHAnsi"/>
          <w:color w:val="auto"/>
        </w:rPr>
        <w:instrText>ADDIN CSL_CITATION { "citationItems" : [ { "id" : "ITEM-1", "itemData" : { "DOI" : "10.1017/S0021859605005708", "ISBN" : "0021-8596", "ISSN" : "0021-8596", "PMID" : "16714311", "abstract" : "Productivity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 Estimates on potential and actual losses despite the Current crop protection practices Lire given for wheat. rice. maize. potatoes, soybeans, And cotton for the period 2001-03 on a regional basis ( 19 regions) as well as for the global total. Among crops, the total global potential loss due to pests varied from about 50% in wheat to more than 80% ill cotton production. The responses Lire estimated as losses of 26-29% for soybean, wheat and cotton, and 31 37 and 40% for maize, rice and potatoes. respectively. Overall, weeds produced the highest potential loss (34%), with animal pests and pathogens being less important (losses of IS and 16%). The efficacy of crop protection was higher in cash crops than in food crops. Weed control call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 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all increase ill crop productivity without adequate crop protection does not make sense, because an increase in attainable yields is often associated with an increased vulnerability to damage inflicted by pests.", "author" : [ { "dropping-particle" : "", "family" : "Oerke", "given" : "E.-C.", "non-dropping-particle" : "", "parse-names" : false, "suffix" : "" } ], "container-title" : "The Journal of Agricultural Science", "id" : "ITEM-1", "issue" : "01", "issued" : { "date-parts" : [ [ "2006" ] ] }, "page" : "31", "title" : "Crop losses to pests", "type" : "chapter", "volume" : "144" }, "uris" : [ "http://www.mendeley.com/documents/?uuid=7c750339-23b9-32e6-a037-ab3d5068b98b" ] } ], "mendeley" : { "formattedCitation" : "(Oerke 2006)", "plainTextFormattedCitation" : "(Oerke 2006)", "previouslyFormattedCitation" : "(Oerke 2006)" }, "properties" : { "noteIndex" : 0 }, "schema" : "https://github.com/citation-style-language/schema/raw/master/csl-citation.json" }</w:instrText>
      </w:r>
      <w:r w:rsidR="00F71873" w:rsidRPr="00A4103C">
        <w:rPr>
          <w:rFonts w:asciiTheme="minorHAnsi" w:hAnsiTheme="minorHAnsi"/>
          <w:color w:val="auto"/>
        </w:rPr>
        <w:fldChar w:fldCharType="separate"/>
      </w:r>
      <w:r w:rsidR="00F71873" w:rsidRPr="00A4103C">
        <w:rPr>
          <w:rFonts w:asciiTheme="minorHAnsi" w:hAnsiTheme="minorHAnsi"/>
          <w:noProof/>
          <w:color w:val="auto"/>
        </w:rPr>
        <w:t>(Oerke 2006)</w:t>
      </w:r>
      <w:r w:rsidR="00F71873" w:rsidRPr="00A4103C">
        <w:rPr>
          <w:rFonts w:asciiTheme="minorHAnsi" w:hAnsiTheme="minorHAnsi"/>
          <w:color w:val="auto"/>
        </w:rPr>
        <w:fldChar w:fldCharType="end"/>
      </w:r>
      <w:r w:rsidR="00F71873"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sidR="00F71873">
        <w:rPr>
          <w:rFonts w:asciiTheme="minorHAnsi" w:hAnsiTheme="minorHAnsi"/>
          <w:color w:val="auto"/>
        </w:rPr>
        <w:t>I</w:t>
      </w:r>
      <w:r w:rsidR="00F71873" w:rsidRPr="00A4103C">
        <w:rPr>
          <w:rFonts w:asciiTheme="minorHAnsi" w:hAnsiTheme="minorHAnsi"/>
          <w:color w:val="auto"/>
        </w:rPr>
        <w:t xml:space="preserve">n the United States </w:t>
      </w:r>
      <w:r w:rsidR="00F71873">
        <w:rPr>
          <w:rFonts w:asciiTheme="minorHAnsi" w:hAnsiTheme="minorHAnsi"/>
          <w:color w:val="auto"/>
        </w:rPr>
        <w:t>the</w:t>
      </w:r>
      <w:r w:rsidR="00F71873" w:rsidRPr="00A4103C">
        <w:rPr>
          <w:rFonts w:asciiTheme="minorHAnsi" w:hAnsiTheme="minorHAnsi"/>
          <w:color w:val="auto"/>
        </w:rPr>
        <w:t xml:space="preserve"> population is predicted to exceed 450 million by the year 2100 and this population increase will </w:t>
      </w:r>
      <w:r w:rsidR="00F71873">
        <w:rPr>
          <w:rFonts w:asciiTheme="minorHAnsi" w:hAnsiTheme="minorHAnsi"/>
          <w:color w:val="auto"/>
        </w:rPr>
        <w:t>require</w:t>
      </w:r>
      <w:r w:rsidR="00F71873" w:rsidRPr="00A4103C">
        <w:rPr>
          <w:rFonts w:asciiTheme="minorHAnsi" w:hAnsiTheme="minorHAnsi"/>
          <w:color w:val="auto"/>
        </w:rPr>
        <w:t xml:space="preserve"> sustained or even increased crop yields </w:t>
      </w:r>
      <w:r w:rsidR="00F71873" w:rsidRPr="00A4103C">
        <w:rPr>
          <w:rFonts w:asciiTheme="minorHAnsi" w:hAnsiTheme="minorHAnsi"/>
          <w:color w:val="auto"/>
        </w:rPr>
        <w:fldChar w:fldCharType="begin" w:fldLock="1"/>
      </w:r>
      <w:r w:rsidR="00F71873" w:rsidRPr="00A4103C">
        <w:rPr>
          <w:rFonts w:asciiTheme="minorHAnsi" w:hAnsiTheme="minorHAnsi"/>
          <w:color w:val="auto"/>
        </w:rPr>
        <w:instrText>ADDIN CSL_CITATION { "citationItems" : [ { "id" : "ITEM-1", "itemData" : { "DOI" : "10.1017/CBO9781107415324.004", "ISBN" : "9788578110796", "ISSN" : "1098-6596", "PMID" : "25246403", "abstract" : "Almost universally, women with higher levels of education have fewer children. Better education is associated with lower mortality, better health, and different migration patterns. Hence, the global population outlook depends greatly on further progress in education, particularly of young women. By 2050, the highest and lowest education scenarios--assuming identical education-specific fertility rates--result in world population sizes of 8.9 and 10.0 billion, respectively. Better education also matters for human development, including health, economic growth, and democracy. Existing methods of multi-state demography can quantitatively integrate education into standard demographic analysis, thus adding the \"quality\" dimension.", "author" : [ { "dropping-particle" : "", "family" : "Melorose", "given" : "J.", "non-dropping-particle" : "", "parse-names" : false, "suffix" : "" }, { "dropping-particle" : "", "family" : "Perroy", "given" : "R.", "non-dropping-particle" : "", "parse-names" : false, "suffix" : "" }, { "dropping-particle" : "", "family" : "Careas", "given" : "S.", "non-dropping-particle" : "", "parse-names" : false, "suffix" : "" } ], "container-title" : "United Nations", "id" : "ITEM-1", "issue" : "6042", "issued" : { "date-parts" : [ [ "2015", "11", "7" ] ] }, "number" : "ESA/P/WP.241", "number-of-pages" : "587-92", "title" : "World population prospects", "type" : "report", "volume" : "1" }, "uris" : [ "http://www.mendeley.com/documents/?uuid=3be02cdf-39e3-363e-984d-b732efd32b79" ] } ], "mendeley" : { "formattedCitation" : "(Melorose et al. 2015)", "plainTextFormattedCitation" : "(Melorose et al. 2015)", "previouslyFormattedCitation" : "(Melorose et al. 2015)" }, "properties" : { "noteIndex" : 0 }, "schema" : "https://github.com/citation-style-language/schema/raw/master/csl-citation.json" }</w:instrText>
      </w:r>
      <w:r w:rsidR="00F71873" w:rsidRPr="00A4103C">
        <w:rPr>
          <w:rFonts w:asciiTheme="minorHAnsi" w:hAnsiTheme="minorHAnsi"/>
          <w:color w:val="auto"/>
        </w:rPr>
        <w:fldChar w:fldCharType="separate"/>
      </w:r>
      <w:r w:rsidR="00F71873" w:rsidRPr="00A4103C">
        <w:rPr>
          <w:rFonts w:asciiTheme="minorHAnsi" w:hAnsiTheme="minorHAnsi"/>
          <w:noProof/>
          <w:color w:val="auto"/>
        </w:rPr>
        <w:t>(Melorose et al. 2015)</w:t>
      </w:r>
      <w:r w:rsidR="00F71873" w:rsidRPr="00A4103C">
        <w:rPr>
          <w:rFonts w:asciiTheme="minorHAnsi" w:hAnsiTheme="minorHAnsi"/>
          <w:color w:val="auto"/>
        </w:rPr>
        <w:fldChar w:fldCharType="end"/>
      </w:r>
      <w:r w:rsidR="00F71873" w:rsidRPr="00A4103C">
        <w:rPr>
          <w:rFonts w:asciiTheme="minorHAnsi" w:hAnsiTheme="minorHAnsi"/>
          <w:color w:val="auto"/>
        </w:rPr>
        <w:t xml:space="preserve">. Investigating the responses of </w:t>
      </w:r>
      <w:r w:rsidR="00F71873" w:rsidRPr="00A4103C">
        <w:rPr>
          <w:rFonts w:asciiTheme="minorHAnsi" w:hAnsiTheme="minorHAnsi"/>
          <w:color w:val="auto"/>
        </w:rPr>
        <w:lastRenderedPageBreak/>
        <w:t>pest insect populations to increasing temperature is an opportunity to understand and predict how climate change could affect these pests. The results of such an investigation could be used to mitigate their damage and ensure the security of our n</w:t>
      </w:r>
      <w:commentRangeStart w:id="183"/>
      <w:r w:rsidR="00F71873" w:rsidRPr="00A4103C">
        <w:rPr>
          <w:rFonts w:asciiTheme="minorHAnsi" w:hAnsiTheme="minorHAnsi"/>
          <w:color w:val="auto"/>
        </w:rPr>
        <w:t>ation’s food as populations increase.</w:t>
      </w:r>
      <w:commentRangeEnd w:id="183"/>
      <w:r>
        <w:rPr>
          <w:rStyle w:val="CommentReference"/>
        </w:rPr>
        <w:commentReference w:id="183"/>
      </w:r>
    </w:p>
    <w:p w14:paraId="037C9301" w14:textId="77777777" w:rsidR="00E872D5" w:rsidRPr="004F09C9" w:rsidRDefault="00E872D5" w:rsidP="00E872D5">
      <w:pPr>
        <w:ind w:left="-15" w:right="160" w:firstLine="468"/>
        <w:rPr>
          <w:color w:val="000000" w:themeColor="text1"/>
        </w:rPr>
      </w:pPr>
      <w:r w:rsidRPr="004F09C9">
        <w:rPr>
          <w:color w:val="000000" w:themeColor="text1"/>
        </w:rPr>
        <w:br w:type="page"/>
      </w:r>
    </w:p>
    <w:p w14:paraId="5D203812"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CAD013" w14:textId="77777777" w:rsidTr="00E872D5">
        <w:trPr>
          <w:trHeight w:val="451"/>
        </w:trPr>
        <w:tc>
          <w:tcPr>
            <w:tcW w:w="1380" w:type="dxa"/>
            <w:tcBorders>
              <w:top w:val="double" w:sz="3" w:space="0" w:color="000000"/>
              <w:left w:val="nil"/>
              <w:bottom w:val="double" w:sz="3" w:space="0" w:color="000000"/>
              <w:right w:val="nil"/>
            </w:tcBorders>
          </w:tcPr>
          <w:p w14:paraId="3813F8E9"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7140CB79"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2A25A510" w14:textId="77777777" w:rsidTr="00E872D5">
        <w:trPr>
          <w:trHeight w:val="427"/>
        </w:trPr>
        <w:tc>
          <w:tcPr>
            <w:tcW w:w="1380" w:type="dxa"/>
            <w:tcBorders>
              <w:top w:val="double" w:sz="3" w:space="0" w:color="000000"/>
              <w:left w:val="nil"/>
              <w:bottom w:val="single" w:sz="3" w:space="0" w:color="000000"/>
              <w:right w:val="nil"/>
            </w:tcBorders>
          </w:tcPr>
          <w:p w14:paraId="489D5121"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563E2BDD" w14:textId="77777777" w:rsidR="00E872D5" w:rsidRPr="004F09C9" w:rsidRDefault="00E872D5" w:rsidP="00E872D5">
            <w:pPr>
              <w:spacing w:after="160" w:line="259" w:lineRule="auto"/>
              <w:ind w:left="0" w:firstLine="0"/>
              <w:rPr>
                <w:color w:val="000000" w:themeColor="text1"/>
              </w:rPr>
            </w:pPr>
          </w:p>
        </w:tc>
      </w:tr>
      <w:tr w:rsidR="00E872D5" w:rsidRPr="004F09C9" w14:paraId="64393532" w14:textId="77777777" w:rsidTr="00E872D5">
        <w:trPr>
          <w:trHeight w:val="1589"/>
        </w:trPr>
        <w:tc>
          <w:tcPr>
            <w:tcW w:w="1380" w:type="dxa"/>
            <w:tcBorders>
              <w:top w:val="single" w:sz="3" w:space="0" w:color="000000"/>
              <w:left w:val="nil"/>
              <w:bottom w:val="single" w:sz="3" w:space="0" w:color="000000"/>
              <w:right w:val="nil"/>
            </w:tcBorders>
          </w:tcPr>
          <w:p w14:paraId="013A203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DF3C4AA"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7BCC74F0"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DAF15F4"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70EA367C"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7D1BCB03" w14:textId="77777777" w:rsidTr="00E872D5">
        <w:trPr>
          <w:trHeight w:val="403"/>
        </w:trPr>
        <w:tc>
          <w:tcPr>
            <w:tcW w:w="1380" w:type="dxa"/>
            <w:tcBorders>
              <w:top w:val="single" w:sz="3" w:space="0" w:color="000000"/>
              <w:left w:val="nil"/>
              <w:bottom w:val="single" w:sz="3" w:space="0" w:color="000000"/>
              <w:right w:val="nil"/>
            </w:tcBorders>
          </w:tcPr>
          <w:p w14:paraId="01BAACA3"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717DAB26" w14:textId="77777777" w:rsidR="00E872D5" w:rsidRPr="004F09C9" w:rsidRDefault="00E872D5" w:rsidP="00E872D5">
            <w:pPr>
              <w:spacing w:after="160" w:line="259" w:lineRule="auto"/>
              <w:ind w:left="0" w:firstLine="0"/>
              <w:rPr>
                <w:color w:val="000000" w:themeColor="text1"/>
              </w:rPr>
            </w:pPr>
          </w:p>
        </w:tc>
      </w:tr>
      <w:tr w:rsidR="00E872D5" w:rsidRPr="004F09C9" w14:paraId="16E909F4" w14:textId="77777777" w:rsidTr="00E872D5">
        <w:trPr>
          <w:trHeight w:val="798"/>
        </w:trPr>
        <w:tc>
          <w:tcPr>
            <w:tcW w:w="1380" w:type="dxa"/>
            <w:tcBorders>
              <w:top w:val="single" w:sz="3" w:space="0" w:color="000000"/>
              <w:left w:val="nil"/>
              <w:bottom w:val="single" w:sz="3" w:space="0" w:color="000000"/>
              <w:right w:val="nil"/>
            </w:tcBorders>
          </w:tcPr>
          <w:p w14:paraId="2E482CC0"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1E98291"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1642ACBA"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731A990B" w14:textId="77777777" w:rsidTr="00E872D5">
        <w:trPr>
          <w:trHeight w:val="403"/>
        </w:trPr>
        <w:tc>
          <w:tcPr>
            <w:tcW w:w="1380" w:type="dxa"/>
            <w:tcBorders>
              <w:top w:val="single" w:sz="3" w:space="0" w:color="000000"/>
              <w:left w:val="nil"/>
              <w:bottom w:val="single" w:sz="3" w:space="0" w:color="000000"/>
              <w:right w:val="nil"/>
            </w:tcBorders>
          </w:tcPr>
          <w:p w14:paraId="052F99D4"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0E2D18BC" w14:textId="77777777" w:rsidR="00E872D5" w:rsidRPr="004F09C9" w:rsidRDefault="00E872D5" w:rsidP="00E872D5">
            <w:pPr>
              <w:spacing w:after="160" w:line="259" w:lineRule="auto"/>
              <w:ind w:left="0" w:firstLine="0"/>
              <w:rPr>
                <w:color w:val="000000" w:themeColor="text1"/>
              </w:rPr>
            </w:pPr>
          </w:p>
        </w:tc>
      </w:tr>
      <w:tr w:rsidR="00E872D5" w:rsidRPr="004F09C9" w14:paraId="351AA0FF" w14:textId="77777777" w:rsidTr="00E872D5">
        <w:trPr>
          <w:trHeight w:val="1589"/>
        </w:trPr>
        <w:tc>
          <w:tcPr>
            <w:tcW w:w="1380" w:type="dxa"/>
            <w:tcBorders>
              <w:top w:val="single" w:sz="3" w:space="0" w:color="000000"/>
              <w:left w:val="nil"/>
              <w:bottom w:val="single" w:sz="3" w:space="0" w:color="000000"/>
              <w:right w:val="nil"/>
            </w:tcBorders>
          </w:tcPr>
          <w:p w14:paraId="5E6E3667"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529ED8D"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748B15C8"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16CF9883"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599F3472" w14:textId="77777777" w:rsidR="00E872D5" w:rsidRPr="004F09C9" w:rsidRDefault="00E872D5" w:rsidP="00E872D5">
      <w:pPr>
        <w:rPr>
          <w:color w:val="000000" w:themeColor="text1"/>
        </w:rPr>
      </w:pPr>
      <w:r w:rsidRPr="004F09C9">
        <w:rPr>
          <w:color w:val="000000" w:themeColor="text1"/>
        </w:rPr>
        <w:br w:type="page"/>
      </w:r>
    </w:p>
    <w:p w14:paraId="4BABE323"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6FE5FAC0" wp14:editId="64D17DE0">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4"/>
                    <a:stretch>
                      <a:fillRect/>
                    </a:stretch>
                  </pic:blipFill>
                  <pic:spPr>
                    <a:xfrm>
                      <a:off x="0" y="0"/>
                      <a:ext cx="5349359" cy="4133596"/>
                    </a:xfrm>
                    <a:prstGeom prst="rect">
                      <a:avLst/>
                    </a:prstGeom>
                  </pic:spPr>
                </pic:pic>
              </a:graphicData>
            </a:graphic>
          </wp:inline>
        </w:drawing>
      </w:r>
    </w:p>
    <w:p w14:paraId="1C359ADF"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4F8318BB" w14:textId="77777777" w:rsidR="006F58EA" w:rsidRDefault="00E872D5">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bookmarkEnd w:id="22"/>
    </w:p>
    <w:p w14:paraId="73588EDA" w14:textId="77777777" w:rsidR="00E72167" w:rsidRDefault="00E72167">
      <w:pPr>
        <w:spacing w:after="3" w:line="238" w:lineRule="auto"/>
        <w:ind w:left="1168" w:right="315" w:firstLine="0"/>
        <w:jc w:val="both"/>
        <w:rPr>
          <w:color w:val="000000" w:themeColor="text1"/>
        </w:rPr>
      </w:pPr>
    </w:p>
    <w:p w14:paraId="276D47F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53D6EA64" wp14:editId="76EAED5E">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5"/>
                    <a:stretch>
                      <a:fillRect/>
                    </a:stretch>
                  </pic:blipFill>
                  <pic:spPr>
                    <a:xfrm>
                      <a:off x="0" y="0"/>
                      <a:ext cx="5943633" cy="7691759"/>
                    </a:xfrm>
                    <a:prstGeom prst="rect">
                      <a:avLst/>
                    </a:prstGeom>
                  </pic:spPr>
                </pic:pic>
              </a:graphicData>
            </a:graphic>
          </wp:inline>
        </w:drawing>
      </w:r>
    </w:p>
    <w:p w14:paraId="266FAC6C" w14:textId="77777777"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25367A36" w14:textId="77777777" w:rsidR="00D27C9E" w:rsidRPr="004F09C9" w:rsidRDefault="00D27C9E">
      <w:pPr>
        <w:spacing w:after="3" w:line="238" w:lineRule="auto"/>
        <w:ind w:left="1168" w:right="315" w:firstLine="0"/>
        <w:jc w:val="both"/>
        <w:rPr>
          <w:color w:val="000000" w:themeColor="text1"/>
        </w:rPr>
      </w:pPr>
    </w:p>
    <w:p w14:paraId="35FB2E54"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002D15A6"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5CA43F92"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24279BB5" w14:textId="77777777" w:rsidR="000C1702" w:rsidRPr="006F5AD1" w:rsidRDefault="000C1702" w:rsidP="000C1702">
      <w:pPr>
        <w:spacing w:after="162" w:line="263" w:lineRule="auto"/>
        <w:ind w:right="80"/>
        <w:jc w:val="center"/>
        <w:rPr>
          <w:color w:val="000000" w:themeColor="text1"/>
        </w:rPr>
      </w:pPr>
    </w:p>
    <w:p w14:paraId="1E8D448D"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2C8B87E0"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(NOAA, 2017; </w:t>
      </w:r>
      <w:proofErr w:type="spellStart"/>
      <w:r w:rsidRPr="006F5AD1">
        <w:rPr>
          <w:color w:val="000000" w:themeColor="text1"/>
        </w:rPr>
        <w:t>DeLucia</w:t>
      </w:r>
      <w:proofErr w:type="spellEnd"/>
      <w:r w:rsidRPr="006F5AD1">
        <w:rPr>
          <w:color w:val="000000" w:themeColor="text1"/>
        </w:rPr>
        <w:t>,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w:t>
      </w:r>
      <w:proofErr w:type="spellStart"/>
      <w:r w:rsidRPr="006F5AD1">
        <w:rPr>
          <w:color w:val="000000" w:themeColor="text1"/>
        </w:rPr>
        <w:t>DeLucia</w:t>
      </w:r>
      <w:proofErr w:type="spellEnd"/>
      <w:r w:rsidRPr="006F5AD1">
        <w:rPr>
          <w:color w:val="000000" w:themeColor="text1"/>
        </w:rPr>
        <w:t xml:space="preserve">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7FE86E1E" w14:textId="77777777" w:rsidR="000C1702" w:rsidRPr="006F5AD1" w:rsidRDefault="000C1702" w:rsidP="004861D9">
      <w:pPr>
        <w:spacing w:line="480" w:lineRule="auto"/>
        <w:ind w:left="-15" w:right="165" w:firstLine="468"/>
        <w:rPr>
          <w:color w:val="000000" w:themeColor="text1"/>
        </w:rPr>
      </w:pPr>
      <w:r w:rsidRPr="006F5AD1">
        <w:rPr>
          <w:color w:val="000000" w:themeColor="text1"/>
        </w:rPr>
        <w:t>Insects in diapause can survive for months exposed to harsh conditions and typically do so without access to nutrition by lowering their metabolic activity and suspending their development (</w:t>
      </w:r>
      <w:proofErr w:type="spellStart"/>
      <w:r w:rsidRPr="006F5AD1">
        <w:rPr>
          <w:color w:val="000000" w:themeColor="text1"/>
        </w:rPr>
        <w:t>Nechols</w:t>
      </w:r>
      <w:proofErr w:type="spellEnd"/>
      <w:r w:rsidRPr="006F5AD1">
        <w:rPr>
          <w:color w:val="000000" w:themeColor="text1"/>
        </w:rPr>
        <w:t xml:space="preserve">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w:t>
      </w:r>
      <w:del w:id="184" w:author="Dan Hahn" w:date="2019-03-05T11:12:00Z">
        <w:r w:rsidRPr="006F5AD1" w:rsidDel="002E1CBD">
          <w:rPr>
            <w:color w:val="000000" w:themeColor="text1"/>
          </w:rPr>
          <w:delText xml:space="preserve"> </w:delText>
        </w:r>
      </w:del>
      <w:r w:rsidRPr="006F5AD1">
        <w:rPr>
          <w:color w:val="000000" w:themeColor="text1"/>
        </w:rPr>
        <w:t xml:space="preserv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 xml:space="preserve">Culex </w:t>
      </w:r>
      <w:proofErr w:type="spellStart"/>
      <w:r w:rsidRPr="006F5AD1">
        <w:rPr>
          <w:i/>
          <w:iCs/>
          <w:color w:val="000000" w:themeColor="text1"/>
        </w:rPr>
        <w:t>pipens</w:t>
      </w:r>
      <w:proofErr w:type="spellEnd"/>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Pr="006F5AD1">
        <w:rPr>
          <w:color w:val="000000" w:themeColor="text1"/>
        </w:rPr>
        <w:t>,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12D57B9F"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proofErr w:type="spellStart"/>
      <w:r w:rsidRPr="006F5AD1">
        <w:rPr>
          <w:i/>
          <w:iCs/>
          <w:color w:val="000000" w:themeColor="text1"/>
        </w:rPr>
        <w:t>Calliphora</w:t>
      </w:r>
      <w:proofErr w:type="spellEnd"/>
      <w:r w:rsidRPr="006F5AD1">
        <w:rPr>
          <w:i/>
          <w:iCs/>
          <w:color w:val="000000" w:themeColor="text1"/>
        </w:rPr>
        <w:t xml:space="preserve"> </w:t>
      </w:r>
      <w:proofErr w:type="spellStart"/>
      <w:r w:rsidRPr="006F5AD1">
        <w:rPr>
          <w:i/>
          <w:iCs/>
          <w:color w:val="000000" w:themeColor="text1"/>
        </w:rPr>
        <w:t>vicina</w:t>
      </w:r>
      <w:proofErr w:type="spellEnd"/>
      <w:r w:rsidRPr="006F5AD1">
        <w:rPr>
          <w:iCs/>
          <w:color w:val="000000" w:themeColor="text1"/>
        </w:rPr>
        <w:t xml:space="preserve"> (</w:t>
      </w:r>
      <w:proofErr w:type="spellStart"/>
      <w:r w:rsidRPr="006F5AD1">
        <w:rPr>
          <w:iCs/>
          <w:color w:val="000000" w:themeColor="text1"/>
        </w:rPr>
        <w:t>Robineau-Desvoidy</w:t>
      </w:r>
      <w:proofErr w:type="spellEnd"/>
      <w:r w:rsidRPr="006F5AD1">
        <w:rPr>
          <w:iCs/>
          <w:color w:val="000000" w:themeColor="text1"/>
        </w:rPr>
        <w:t>)</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F44D05" w14:textId="3F90053A"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w:t>
      </w:r>
      <w:proofErr w:type="spellStart"/>
      <w:r w:rsidRPr="006F5AD1">
        <w:rPr>
          <w:color w:val="000000" w:themeColor="text1"/>
        </w:rPr>
        <w:t>Dyar</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 xml:space="preserve">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w:t>
      </w:r>
      <w:commentRangeStart w:id="185"/>
      <w:commentRangeStart w:id="186"/>
      <w:r w:rsidRPr="006F5AD1">
        <w:rPr>
          <w:color w:val="000000" w:themeColor="text1"/>
        </w:rPr>
        <w:t>(Thompson and Davis, 1981).</w:t>
      </w:r>
      <w:commentRangeEnd w:id="185"/>
      <w:r w:rsidR="002E1CBD">
        <w:rPr>
          <w:rStyle w:val="CommentReference"/>
        </w:rPr>
        <w:commentReference w:id="185"/>
      </w:r>
      <w:commentRangeEnd w:id="186"/>
      <w:r w:rsidR="006A067E">
        <w:rPr>
          <w:rStyle w:val="CommentReference"/>
        </w:rPr>
        <w:commentReference w:id="186"/>
      </w:r>
      <w:ins w:id="187" w:author="Brown,James T" w:date="2019-03-05T13:12:00Z">
        <w:r w:rsidR="001C4FA3">
          <w:rPr>
            <w:color w:val="000000" w:themeColor="text1"/>
          </w:rPr>
          <w:t xml:space="preserve"> </w:t>
        </w:r>
      </w:ins>
    </w:p>
    <w:p w14:paraId="113B6C85"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FBEEA8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4A38306F"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68A6E1A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652C6B09" w14:textId="77777777" w:rsidR="000C1702" w:rsidRPr="006F5AD1" w:rsidRDefault="000C1702" w:rsidP="000A577E">
      <w:pPr>
        <w:spacing w:line="480" w:lineRule="auto"/>
        <w:ind w:left="-15" w:right="165" w:firstLine="468"/>
        <w:rPr>
          <w:color w:val="000000" w:themeColor="text1"/>
        </w:rPr>
      </w:pPr>
    </w:p>
    <w:p w14:paraId="74131328"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AD2CC09"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23EA3B54"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w:t>
      </w:r>
      <w:proofErr w:type="spellStart"/>
      <w:r w:rsidRPr="006F5AD1">
        <w:rPr>
          <w:rFonts w:asciiTheme="minorHAnsi" w:eastAsiaTheme="minorEastAsia" w:hAnsiTheme="minorHAnsi" w:cstheme="minorHAnsi"/>
          <w:bCs/>
          <w:szCs w:val="24"/>
        </w:rPr>
        <w:t>Dopman's</w:t>
      </w:r>
      <w:proofErr w:type="spellEnd"/>
      <w:r w:rsidRPr="006F5AD1">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szCs w:val="24"/>
        </w:rPr>
        <w:t xml:space="preserve"> autosomal gene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This gene codes for an important enzyme involved in determining the female sex-pheromone blend and is partly responsible for maintaining strain differences.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-Z</w:t>
      </w:r>
      <w:r w:rsidRPr="006F5AD1">
        <w:rPr>
          <w:rFonts w:asciiTheme="minorHAnsi" w:eastAsiaTheme="minorEastAsia" w:hAnsiTheme="minorHAnsi" w:cstheme="minorHAnsi"/>
          <w:bCs/>
          <w:szCs w:val="24"/>
        </w:rPr>
        <w:t xml:space="preserve"> allele is carried by the Z-strain larvae and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-E</w:t>
      </w:r>
      <w:r w:rsidRPr="006F5AD1">
        <w:rPr>
          <w:rFonts w:asciiTheme="minorHAnsi" w:eastAsiaTheme="minorEastAsia" w:hAnsiTheme="minorHAnsi" w:cstheme="minorHAnsi"/>
          <w:bCs/>
          <w:szCs w:val="24"/>
        </w:rPr>
        <w:t xml:space="preserve"> allele is carried by the E-strain larvae, and each allele produces a distinct pheromone blend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6BF2D8FC"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 xml:space="preserve">Individuals intended for experimentation were collected as eggs from each colony and organized into "biological cohorts". A biological cohort was defined as clutches of eggs </w:t>
      </w:r>
      <w:proofErr w:type="spellStart"/>
      <w:r w:rsidRPr="006F5AD1">
        <w:rPr>
          <w:rFonts w:asciiTheme="minorHAnsi" w:eastAsiaTheme="minorEastAsia" w:hAnsiTheme="minorHAnsi" w:cstheme="minorHAnsi"/>
          <w:bCs/>
          <w:szCs w:val="24"/>
        </w:rPr>
        <w:t>oviposited</w:t>
      </w:r>
      <w:proofErr w:type="spellEnd"/>
      <w:r w:rsidRPr="006F5AD1">
        <w:rPr>
          <w:rFonts w:asciiTheme="minorHAnsi" w:eastAsiaTheme="minorEastAsia" w:hAnsiTheme="minorHAnsi" w:cstheme="minorHAnsi"/>
          <w:bCs/>
          <w:szCs w:val="24"/>
        </w:rPr>
        <w:t xml:space="preserve">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E7B22B9"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34EFF1B1"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7417EF03"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 </w:t>
      </w:r>
      <w:r w:rsidRPr="006F5AD1">
        <w:rPr>
          <w:color w:val="000000" w:themeColor="text1"/>
        </w:rPr>
        <w:t xml:space="preserve"> </w:t>
      </w:r>
    </w:p>
    <w:p w14:paraId="55392C8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proofErr w:type="spellStart"/>
      <w:r w:rsidRPr="006F5AD1">
        <w:rPr>
          <w:color w:val="000000" w:themeColor="text1"/>
          <w:lang w:val="en"/>
        </w:rPr>
        <w:t>cor</w:t>
      </w:r>
      <w:proofErr w:type="spellEnd"/>
      <w:r w:rsidRPr="006F5AD1">
        <w:rPr>
          <w:color w:val="000000" w:themeColor="text1"/>
          <w:lang w:val="en"/>
        </w:rPr>
        <w:t>,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0D6DA97C" w14:textId="77777777" w:rsidR="000C1702" w:rsidRPr="006F5AD1" w:rsidRDefault="000C1702" w:rsidP="00410CC5">
      <w:pPr>
        <w:spacing w:line="480" w:lineRule="auto"/>
        <w:ind w:left="-15" w:right="90" w:firstLine="468"/>
        <w:rPr>
          <w:color w:val="000000" w:themeColor="text1"/>
        </w:rPr>
      </w:pPr>
    </w:p>
    <w:p w14:paraId="430BB23E"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32C1D735"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5169C832"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2320BFD"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3502E358" w14:textId="77777777" w:rsidR="000C1702" w:rsidRPr="006F5AD1" w:rsidRDefault="000C1702" w:rsidP="00410CC5">
      <w:pPr>
        <w:spacing w:line="480" w:lineRule="auto"/>
        <w:ind w:left="-15" w:right="90" w:firstLine="468"/>
        <w:rPr>
          <w:color w:val="000000" w:themeColor="text1"/>
        </w:rPr>
      </w:pPr>
    </w:p>
    <w:p w14:paraId="4AD8792A"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6DAD240F" w14:textId="77777777"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264D518E" w14:textId="77777777"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7F3E8308" w14:textId="77777777" w:rsidR="000C1702" w:rsidRPr="006F5AD1" w:rsidRDefault="000C1702" w:rsidP="00410CC5">
      <w:pPr>
        <w:spacing w:line="480" w:lineRule="auto"/>
        <w:ind w:left="-15" w:right="90" w:firstLine="468"/>
        <w:rPr>
          <w:color w:val="000000" w:themeColor="text1"/>
        </w:rPr>
      </w:pPr>
    </w:p>
    <w:p w14:paraId="1C35D0EE"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579CFA39"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3C384CA7" w14:textId="2B1B5574"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 xml:space="preserve">he day wet mass peaked </w:t>
      </w:r>
      <w:del w:id="188" w:author="Dan Hahn" w:date="2019-03-05T11:19:00Z">
        <w:r w:rsidRPr="00647871" w:rsidDel="00F31D8C">
          <w:rPr>
            <w:color w:val="000000" w:themeColor="text1"/>
          </w:rPr>
          <w:delText xml:space="preserve"> </w:delText>
        </w:r>
      </w:del>
      <w:r w:rsidRPr="00647871">
        <w:rPr>
          <w:color w:val="000000" w:themeColor="text1"/>
        </w:rPr>
        <w:t xml:space="preserve">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w:t>
      </w:r>
      <w:proofErr w:type="spellStart"/>
      <w:r w:rsidRPr="00647871">
        <w:rPr>
          <w:color w:val="000000" w:themeColor="text1"/>
        </w:rPr>
        <w:t>Df</w:t>
      </w:r>
      <w:proofErr w:type="spellEnd"/>
      <w:r w:rsidRPr="00647871">
        <w:rPr>
          <w:color w:val="000000" w:themeColor="text1"/>
        </w:rPr>
        <w:t xml:space="preserve">=30, p-value&lt;0.000; short-diapause genotype: t-value=5.00, </w:t>
      </w:r>
      <w:proofErr w:type="spellStart"/>
      <w:r w:rsidRPr="00647871">
        <w:rPr>
          <w:color w:val="000000" w:themeColor="text1"/>
        </w:rPr>
        <w:t>Df</w:t>
      </w:r>
      <w:proofErr w:type="spellEnd"/>
      <w:r w:rsidRPr="00647871">
        <w:rPr>
          <w:color w:val="000000" w:themeColor="text1"/>
        </w:rPr>
        <w:t xml:space="preserve">=43, p-value&lt;0.000)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w:t>
      </w:r>
      <w:ins w:id="189" w:author="Dan Hahn" w:date="2019-03-05T11:19:00Z">
        <w:r w:rsidR="00F31D8C">
          <w:rPr>
            <w:color w:val="000000" w:themeColor="text1"/>
          </w:rPr>
          <w:t xml:space="preserve">on the day that wet mass peaked </w:t>
        </w:r>
      </w:ins>
      <w:r>
        <w:rPr>
          <w:color w:val="000000" w:themeColor="text1"/>
        </w:rPr>
        <w:t>in each photoperiod treatment</w:t>
      </w:r>
      <w:r w:rsidRPr="006F5AD1">
        <w:rPr>
          <w:color w:val="000000" w:themeColor="text1"/>
        </w:rPr>
        <w:t xml:space="preserve"> (diapause programming: t-value=-5.51, </w:t>
      </w:r>
      <w:proofErr w:type="spellStart"/>
      <w:r w:rsidRPr="006F5AD1">
        <w:rPr>
          <w:color w:val="000000" w:themeColor="text1"/>
        </w:rPr>
        <w:t>Df</w:t>
      </w:r>
      <w:proofErr w:type="spellEnd"/>
      <w:r w:rsidRPr="006F5AD1">
        <w:rPr>
          <w:color w:val="000000" w:themeColor="text1"/>
        </w:rPr>
        <w:t xml:space="preserve">=26, p-value&lt;0.000; non-diapause: t-value=-3.74, </w:t>
      </w:r>
      <w:proofErr w:type="spellStart"/>
      <w:r w:rsidRPr="006F5AD1">
        <w:rPr>
          <w:color w:val="000000" w:themeColor="text1"/>
        </w:rPr>
        <w:t>Df</w:t>
      </w:r>
      <w:proofErr w:type="spellEnd"/>
      <w:r w:rsidRPr="006F5AD1">
        <w:rPr>
          <w:color w:val="000000" w:themeColor="text1"/>
        </w:rPr>
        <w:t xml:space="preserve">=47,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56E16461" w14:textId="77777777"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t>
      </w:r>
      <w:del w:id="190" w:author="Dan Hahn" w:date="2019-03-05T11:20:00Z">
        <w:r w:rsidDel="00F31D8C">
          <w:rPr>
            <w:color w:val="000000" w:themeColor="text1"/>
          </w:rPr>
          <w:delText xml:space="preserve"> </w:delText>
        </w:r>
      </w:del>
      <w:r>
        <w:rPr>
          <w:color w:val="000000" w:themeColor="text1"/>
        </w:rPr>
        <w:t xml:space="preserve">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w:t>
      </w:r>
      <w:proofErr w:type="spellStart"/>
      <w:r w:rsidRPr="006F5AD1">
        <w:rPr>
          <w:color w:val="000000" w:themeColor="text1"/>
        </w:rPr>
        <w:t>Df</w:t>
      </w:r>
      <w:proofErr w:type="spellEnd"/>
      <w:r w:rsidRPr="006F5AD1">
        <w:rPr>
          <w:color w:val="000000" w:themeColor="text1"/>
        </w:rPr>
        <w:t xml:space="preserve">=14,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1FD4C28B" w14:textId="350B8329"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when the wandering day (</w:t>
      </w:r>
      <w:r>
        <w:rPr>
          <w:color w:val="000000" w:themeColor="text1"/>
        </w:rPr>
        <w:t>estimated in</w:t>
      </w:r>
      <w:r w:rsidRPr="006775CF">
        <w:rPr>
          <w:color w:val="000000" w:themeColor="text1"/>
        </w:rPr>
        <w:t xml:space="preserve"> experiment 2) is used as a developmental timepoint to</w:t>
      </w:r>
      <w:r w:rsidRPr="00647871">
        <w:rPr>
          <w:color w:val="000000" w:themeColor="text1"/>
        </w:rPr>
        <w:t xml:space="preserve"> compare metabolic activity instead of the day wet mass peaked</w:t>
      </w:r>
      <w:commentRangeStart w:id="191"/>
      <w:commentRangeStart w:id="192"/>
      <w:r w:rsidRPr="00647871">
        <w:rPr>
          <w:color w:val="000000" w:themeColor="text1"/>
        </w:rPr>
        <w:t>, the results of the metabolic assay can be interpreted differently</w:t>
      </w:r>
      <w:commentRangeEnd w:id="191"/>
      <w:r w:rsidR="00731513">
        <w:rPr>
          <w:rStyle w:val="CommentReference"/>
        </w:rPr>
        <w:commentReference w:id="191"/>
      </w:r>
      <w:commentRangeEnd w:id="192"/>
      <w:r w:rsidR="00082A6B">
        <w:rPr>
          <w:rStyle w:val="CommentReference"/>
        </w:rPr>
        <w:commentReference w:id="192"/>
      </w:r>
      <w:r w:rsidRPr="00647871">
        <w:rPr>
          <w:color w:val="000000" w:themeColor="text1"/>
        </w:rPr>
        <w:t xml:space="preserve">. </w:t>
      </w:r>
      <w:r>
        <w:rPr>
          <w:color w:val="000000" w:themeColor="text1"/>
        </w:rPr>
        <w:t>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while 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ins w:id="193" w:author="Dan Hahn" w:date="2019-03-05T11:21:00Z">
        <w:r w:rsidR="00F31D8C">
          <w:rPr>
            <w:color w:val="000000" w:themeColor="text1"/>
          </w:rPr>
          <w:t xml:space="preserve"> below</w:t>
        </w:r>
      </w:ins>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w:t>
      </w:r>
      <w:proofErr w:type="spellStart"/>
      <w:r w:rsidRPr="006F5AD1">
        <w:rPr>
          <w:color w:val="000000" w:themeColor="text1"/>
        </w:rPr>
        <w:t>Df</w:t>
      </w:r>
      <w:proofErr w:type="spellEnd"/>
      <w:r w:rsidRPr="006F5AD1">
        <w:rPr>
          <w:color w:val="000000" w:themeColor="text1"/>
        </w:rPr>
        <w:t xml:space="preserve">=46, p-value&lt;0.000; short-diapause genotype: t-value=9.08, </w:t>
      </w:r>
      <w:proofErr w:type="spellStart"/>
      <w:r w:rsidRPr="006F5AD1">
        <w:rPr>
          <w:color w:val="000000" w:themeColor="text1"/>
        </w:rPr>
        <w:t>Df</w:t>
      </w:r>
      <w:proofErr w:type="spellEnd"/>
      <w:r w:rsidRPr="006F5AD1">
        <w:rPr>
          <w:color w:val="000000" w:themeColor="text1"/>
        </w:rPr>
        <w:t>=26, p-value&lt;0.000)</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 xml:space="preserve">t=-0.43, </w:t>
      </w:r>
      <w:proofErr w:type="spellStart"/>
      <w:r w:rsidRPr="006F5AD1">
        <w:rPr>
          <w:color w:val="000000" w:themeColor="text1"/>
        </w:rPr>
        <w:t>Df</w:t>
      </w:r>
      <w:proofErr w:type="spellEnd"/>
      <w:r w:rsidRPr="006F5AD1">
        <w:rPr>
          <w:color w:val="000000" w:themeColor="text1"/>
        </w:rPr>
        <w:t>=46,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w:t>
      </w:r>
      <w:proofErr w:type="spellStart"/>
      <w:r w:rsidRPr="006F5AD1">
        <w:rPr>
          <w:color w:val="000000" w:themeColor="text1"/>
        </w:rPr>
        <w:t>Df</w:t>
      </w:r>
      <w:proofErr w:type="spellEnd"/>
      <w:r w:rsidRPr="006F5AD1">
        <w:rPr>
          <w:color w:val="000000" w:themeColor="text1"/>
        </w:rPr>
        <w:t>=26,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w:t>
      </w:r>
      <w:del w:id="194" w:author="Dan Hahn" w:date="2019-03-05T11:23:00Z">
        <w:r w:rsidDel="00731513">
          <w:rPr>
            <w:color w:val="000000" w:themeColor="text1"/>
          </w:rPr>
          <w:delText xml:space="preserve">the </w:delText>
        </w:r>
      </w:del>
      <w:ins w:id="195" w:author="Dan Hahn" w:date="2019-03-05T11:23:00Z">
        <w:r w:rsidR="00731513">
          <w:rPr>
            <w:color w:val="000000" w:themeColor="text1"/>
          </w:rPr>
          <w:t xml:space="preserve">on the day of </w:t>
        </w:r>
      </w:ins>
      <w:r>
        <w:rPr>
          <w:color w:val="000000" w:themeColor="text1"/>
        </w:rPr>
        <w:t xml:space="preserve">wandering </w:t>
      </w:r>
      <w:ins w:id="196" w:author="Dan Hahn" w:date="2019-03-05T11:23:00Z">
        <w:r w:rsidR="00731513">
          <w:rPr>
            <w:color w:val="000000" w:themeColor="text1"/>
          </w:rPr>
          <w:t>(</w:t>
        </w:r>
      </w:ins>
      <w:r>
        <w:rPr>
          <w:color w:val="000000" w:themeColor="text1"/>
        </w:rPr>
        <w:t>day 10</w:t>
      </w:r>
      <w:ins w:id="197" w:author="Dan Hahn" w:date="2019-03-05T11:23:00Z">
        <w:r w:rsidR="00731513">
          <w:rPr>
            <w:color w:val="000000" w:themeColor="text1"/>
          </w:rPr>
          <w:t>)</w:t>
        </w:r>
      </w:ins>
      <w:r>
        <w:rPr>
          <w:color w:val="000000" w:themeColor="text1"/>
        </w:rPr>
        <w:t xml:space="preserve"> was used to try to discriminate between diapause</w:t>
      </w:r>
      <w:ins w:id="198" w:author="Dan Hahn" w:date="2019-03-05T11:24:00Z">
        <w:r w:rsidR="00731513">
          <w:rPr>
            <w:color w:val="000000" w:themeColor="text1"/>
          </w:rPr>
          <w:t>-</w:t>
        </w:r>
      </w:ins>
      <w:del w:id="199" w:author="Dan Hahn" w:date="2019-03-05T11:24:00Z">
        <w:r w:rsidDel="00731513">
          <w:rPr>
            <w:color w:val="000000" w:themeColor="text1"/>
          </w:rPr>
          <w:delText xml:space="preserve"> </w:delText>
        </w:r>
      </w:del>
      <w:r>
        <w:rPr>
          <w:color w:val="000000" w:themeColor="text1"/>
        </w:rPr>
        <w:t xml:space="preserve">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del w:id="200" w:author="Dan Hahn" w:date="2019-03-05T11:24:00Z">
        <w:r w:rsidDel="00731513">
          <w:rPr>
            <w:color w:val="000000" w:themeColor="text1"/>
          </w:rPr>
          <w:delText xml:space="preserve"> to determine the extent to which</w:delText>
        </w:r>
        <w:r w:rsidRPr="00647871" w:rsidDel="00731513">
          <w:rPr>
            <w:color w:val="000000" w:themeColor="text1"/>
          </w:rPr>
          <w:delText xml:space="preserve"> </w:delText>
        </w:r>
        <w:r w:rsidDel="00731513">
          <w:rPr>
            <w:color w:val="000000" w:themeColor="text1"/>
          </w:rPr>
          <w:delText>metabolic activity could be used to separate the two phenotypes</w:delText>
        </w:r>
      </w:del>
      <w:r>
        <w:rPr>
          <w:color w:val="000000" w:themeColor="text1"/>
        </w:rPr>
        <w:t>. T</w:t>
      </w:r>
      <w:r w:rsidRPr="00DB42C7">
        <w:rPr>
          <w:color w:val="000000" w:themeColor="text1"/>
        </w:rPr>
        <w:t xml:space="preserve">he timing </w:t>
      </w:r>
      <w:r>
        <w:rPr>
          <w:color w:val="000000" w:themeColor="text1"/>
        </w:rPr>
        <w:t xml:space="preserve">of wandering for all diapause-programmed larvae occurred on day 10, but there is no data available for short-diapause larvae in deep-diapause on day 10. However, comparing CO2 production on days 9 and 11 </w:t>
      </w:r>
      <w:ins w:id="201" w:author="Brown,James T" w:date="2019-03-05T13:29:00Z">
        <w:r w:rsidR="00397B3B">
          <w:rPr>
            <w:color w:val="000000" w:themeColor="text1"/>
          </w:rPr>
          <w:t xml:space="preserve"> between </w:t>
        </w:r>
      </w:ins>
      <w:ins w:id="202" w:author="Brown,James T" w:date="2019-03-05T13:30:00Z">
        <w:r w:rsidR="00397B3B">
          <w:rPr>
            <w:color w:val="000000" w:themeColor="text1"/>
          </w:rPr>
          <w:t xml:space="preserve">short-diapause genotype larvae expressing the </w:t>
        </w:r>
      </w:ins>
      <w:ins w:id="203" w:author="Brown,James T" w:date="2019-03-05T13:29:00Z">
        <w:r w:rsidR="00397B3B">
          <w:rPr>
            <w:color w:val="000000" w:themeColor="text1"/>
          </w:rPr>
          <w:t>shallow</w:t>
        </w:r>
      </w:ins>
      <w:ins w:id="204" w:author="Brown,James T" w:date="2019-03-05T13:30:00Z">
        <w:r w:rsidR="00397B3B">
          <w:rPr>
            <w:color w:val="000000" w:themeColor="text1"/>
          </w:rPr>
          <w:t xml:space="preserve"> and deep-diapause phenotype </w:t>
        </w:r>
      </w:ins>
      <w:r>
        <w:rPr>
          <w:color w:val="000000" w:themeColor="text1"/>
        </w:rPr>
        <w:t>show</w:t>
      </w:r>
      <w:ins w:id="205" w:author="Brown,James T" w:date="2019-03-05T13:30:00Z">
        <w:r w:rsidR="00397B3B">
          <w:rPr>
            <w:color w:val="000000" w:themeColor="text1"/>
          </w:rPr>
          <w:t>s</w:t>
        </w:r>
      </w:ins>
      <w:r>
        <w:rPr>
          <w:color w:val="000000" w:themeColor="text1"/>
        </w:rPr>
        <w:t xml:space="preserve"> no significant </w:t>
      </w:r>
      <w:commentRangeStart w:id="206"/>
      <w:r>
        <w:rPr>
          <w:color w:val="000000" w:themeColor="text1"/>
        </w:rPr>
        <w:t xml:space="preserve">difference in metabolic </w:t>
      </w:r>
      <w:commentRangeEnd w:id="206"/>
      <w:r w:rsidR="00731513">
        <w:rPr>
          <w:rStyle w:val="CommentReference"/>
        </w:rPr>
        <w:commentReference w:id="206"/>
      </w:r>
      <w:r>
        <w:rPr>
          <w:color w:val="000000" w:themeColor="text1"/>
        </w:rPr>
        <w:t>activity</w:t>
      </w:r>
      <w:r w:rsidRPr="006775CF">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t-value=</w:t>
      </w:r>
      <w:r>
        <w:rPr>
          <w:color w:val="000000" w:themeColor="text1"/>
        </w:rPr>
        <w:t>1.85</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3</w:t>
      </w:r>
      <w:r w:rsidRPr="006F5AD1">
        <w:rPr>
          <w:color w:val="000000" w:themeColor="text1"/>
        </w:rPr>
        <w:t>, p-</w:t>
      </w:r>
      <w:r w:rsidRPr="006F5AD1">
        <w:rPr>
          <w:color w:val="000000" w:themeColor="text1"/>
        </w:rPr>
        <w:lastRenderedPageBreak/>
        <w:t>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 xml:space="preserve">.  </w:t>
      </w:r>
      <w:ins w:id="207" w:author="Brown,James T" w:date="2019-03-05T13:31:00Z">
        <w:r w:rsidR="00397B3B">
          <w:rPr>
            <w:color w:val="000000" w:themeColor="text1"/>
          </w:rPr>
          <w:t>Regardless of the developmental timepoint used, I was unable to separate shallow-diapause and de</w:t>
        </w:r>
      </w:ins>
      <w:ins w:id="208" w:author="Brown,James T" w:date="2019-03-05T13:32:00Z">
        <w:r w:rsidR="00397B3B">
          <w:rPr>
            <w:color w:val="000000" w:themeColor="text1"/>
          </w:rPr>
          <w:t>ep-diapause larvae using metabolic activity.</w:t>
        </w:r>
      </w:ins>
    </w:p>
    <w:p w14:paraId="40381827" w14:textId="77777777" w:rsidR="000C1702" w:rsidRPr="006F5AD1" w:rsidRDefault="000C1702" w:rsidP="00410CC5">
      <w:pPr>
        <w:spacing w:line="480" w:lineRule="auto"/>
        <w:ind w:left="-5" w:firstLine="725"/>
        <w:rPr>
          <w:color w:val="000000" w:themeColor="text1"/>
        </w:rPr>
      </w:pPr>
    </w:p>
    <w:p w14:paraId="430358D9"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72745E03" w14:textId="77777777"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6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7547897B" w14:textId="77777777"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 xml:space="preserve">(t value= -2.73, </w:t>
      </w:r>
      <w:proofErr w:type="spellStart"/>
      <w:r w:rsidRPr="006F5AD1">
        <w:rPr>
          <w:color w:val="000000" w:themeColor="text1"/>
        </w:rPr>
        <w:t>Df</w:t>
      </w:r>
      <w:proofErr w:type="spellEnd"/>
      <w:r w:rsidRPr="006F5AD1">
        <w:rPr>
          <w:color w:val="000000" w:themeColor="text1"/>
        </w:rPr>
        <w:t>=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 xml:space="preserve">rearing conditions (t-value= 2.03, </w:t>
      </w:r>
      <w:proofErr w:type="spellStart"/>
      <w:r w:rsidRPr="006F5AD1">
        <w:rPr>
          <w:color w:val="000000" w:themeColor="text1"/>
        </w:rPr>
        <w:t>Df</w:t>
      </w:r>
      <w:proofErr w:type="spellEnd"/>
      <w:r w:rsidRPr="006F5AD1">
        <w:rPr>
          <w:color w:val="000000" w:themeColor="text1"/>
        </w:rPr>
        <w:t>=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54721F34" w14:textId="014EF180"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 xml:space="preserve">wandering day, larvae with both the long-diapause genotype and the short-diapause genotype in diapause-programming conditions accumulated more lean mass and stored more fat than their counterparts in non-diapause conditions (lean mass: t-value= -9.70, </w:t>
      </w:r>
      <w:proofErr w:type="spellStart"/>
      <w:r w:rsidRPr="006F5AD1">
        <w:rPr>
          <w:color w:val="000000" w:themeColor="text1"/>
        </w:rPr>
        <w:t>Df</w:t>
      </w:r>
      <w:proofErr w:type="spellEnd"/>
      <w:r w:rsidRPr="006F5AD1">
        <w:rPr>
          <w:color w:val="000000" w:themeColor="text1"/>
        </w:rPr>
        <w:t xml:space="preserve">=133.3, p-value&lt; 0.000; lipid mass: t-value= -10.23, </w:t>
      </w:r>
      <w:proofErr w:type="spellStart"/>
      <w:r w:rsidRPr="006F5AD1">
        <w:rPr>
          <w:color w:val="000000" w:themeColor="text1"/>
        </w:rPr>
        <w:t>Df</w:t>
      </w:r>
      <w:proofErr w:type="spellEnd"/>
      <w:r w:rsidRPr="006F5AD1">
        <w:rPr>
          <w:color w:val="000000" w:themeColor="text1"/>
        </w:rPr>
        <w:t>= 191.6, p-value&lt; 0.000)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xml:space="preserve">). Additionally, long-diapause genotype individuals in </w:t>
      </w:r>
      <w:ins w:id="209" w:author="Dan Hahn" w:date="2019-03-05T11:28:00Z">
        <w:r w:rsidR="001B4AEC">
          <w:rPr>
            <w:color w:val="000000" w:themeColor="text1"/>
          </w:rPr>
          <w:t xml:space="preserve">both </w:t>
        </w:r>
      </w:ins>
      <w:r w:rsidRPr="006F5AD1">
        <w:rPr>
          <w:color w:val="000000" w:themeColor="text1"/>
        </w:rPr>
        <w:t xml:space="preserve">diapause-programming and non-diapause conditions had greater lean mass and bigger fat stores compared to short-diapause genotype individuals in those same conditions (lean mass: t-value= 6.85, </w:t>
      </w:r>
      <w:proofErr w:type="spellStart"/>
      <w:r w:rsidRPr="006F5AD1">
        <w:rPr>
          <w:color w:val="000000" w:themeColor="text1"/>
        </w:rPr>
        <w:t>Df</w:t>
      </w:r>
      <w:proofErr w:type="spellEnd"/>
      <w:r w:rsidRPr="006F5AD1">
        <w:rPr>
          <w:color w:val="000000" w:themeColor="text1"/>
        </w:rPr>
        <w:t>= 10.9, p-value&lt; 0.000; lipid mass: t-value= 4.08, DF= 186.8,</w:t>
      </w:r>
      <w:r w:rsidR="00E13953">
        <w:rPr>
          <w:color w:val="000000" w:themeColor="text1"/>
        </w:rPr>
        <w:t xml:space="preserve"> </w:t>
      </w:r>
      <w:r w:rsidRPr="006F5AD1">
        <w:rPr>
          <w:color w:val="000000" w:themeColor="text1"/>
        </w:rPr>
        <w:t>p-value &lt;0.000)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392400E8" w14:textId="77777777"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w:t>
      </w:r>
      <w:proofErr w:type="spellStart"/>
      <w:r w:rsidRPr="006F5AD1">
        <w:rPr>
          <w:color w:val="000000" w:themeColor="text1"/>
        </w:rPr>
        <w:t>Df</w:t>
      </w:r>
      <w:proofErr w:type="spellEnd"/>
      <w:r w:rsidRPr="006F5AD1">
        <w:rPr>
          <w:color w:val="000000" w:themeColor="text1"/>
        </w:rPr>
        <w:t xml:space="preserve">=10.7,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w:t>
      </w:r>
      <w:proofErr w:type="spellStart"/>
      <w:r w:rsidRPr="006F5AD1">
        <w:rPr>
          <w:color w:val="000000" w:themeColor="text1"/>
        </w:rPr>
        <w:t>Df</w:t>
      </w:r>
      <w:proofErr w:type="spellEnd"/>
      <w:r w:rsidRPr="006F5AD1">
        <w:rPr>
          <w:color w:val="000000" w:themeColor="text1"/>
        </w:rPr>
        <w:t xml:space="preserve">=16.7,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xml:space="preserve">) did not significantly decline during diapause, with one notable exception. Fat stores among short-diapause individuals were significantly lower when sampled 15 days after wandering in comparison to other sample days (t-value=-3.90, </w:t>
      </w:r>
      <w:proofErr w:type="spellStart"/>
      <w:r w:rsidRPr="006F5AD1">
        <w:rPr>
          <w:color w:val="000000" w:themeColor="text1"/>
        </w:rPr>
        <w:t>Df</w:t>
      </w:r>
      <w:proofErr w:type="spellEnd"/>
      <w:r w:rsidRPr="006F5AD1">
        <w:rPr>
          <w:color w:val="000000" w:themeColor="text1"/>
        </w:rPr>
        <w:t>=111.4, p-value&lt;0.000) (Table 3-</w:t>
      </w:r>
      <w:r w:rsidR="007C6148">
        <w:rPr>
          <w:color w:val="000000" w:themeColor="text1"/>
        </w:rPr>
        <w:t>10D</w:t>
      </w:r>
      <w:r w:rsidRPr="006F5AD1">
        <w:rPr>
          <w:color w:val="000000" w:themeColor="text1"/>
        </w:rPr>
        <w:t>).</w:t>
      </w:r>
    </w:p>
    <w:p w14:paraId="35439727" w14:textId="77777777" w:rsidR="002E461C" w:rsidRPr="00E50ACD" w:rsidRDefault="002E461C" w:rsidP="000C1702">
      <w:pPr>
        <w:spacing w:line="480" w:lineRule="auto"/>
        <w:ind w:left="0" w:right="90" w:firstLine="0"/>
        <w:rPr>
          <w:color w:val="000000" w:themeColor="text1"/>
          <w:highlight w:val="yellow"/>
        </w:rPr>
      </w:pPr>
    </w:p>
    <w:p w14:paraId="7D0A88F5"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18351E62" w14:textId="042CA4D6"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The induction of diapause protects insects from unfavorable environmental changes and for many insects, once diapause begins metabolic activity is fueled by stored nutrition</w:t>
      </w:r>
      <w:r w:rsidR="00C564D5">
        <w:rPr>
          <w:color w:val="000000" w:themeColor="text1"/>
        </w:rPr>
        <w:t xml:space="preserve"> (Hahn and Denlinger, 2007; Hahn and Denlinger, 2011; Sinclair, 2015)</w:t>
      </w:r>
      <w:r w:rsidRPr="00AB6EF8">
        <w:rPr>
          <w:color w:val="000000" w:themeColor="text1"/>
        </w:rPr>
        <w:t xml:space="preserve">. </w:t>
      </w:r>
      <w:del w:id="210" w:author="Brown,James T" w:date="2019-03-04T12:07:00Z">
        <w:r w:rsidRPr="00AB6EF8" w:rsidDel="00B337F6">
          <w:rPr>
            <w:color w:val="000000" w:themeColor="text1"/>
          </w:rPr>
          <w:delText>In European corn borer, t</w:delText>
        </w:r>
      </w:del>
      <w:r w:rsidR="00D313D1">
        <w:rPr>
          <w:color w:val="000000" w:themeColor="text1"/>
        </w:rPr>
        <w:t>D</w:t>
      </w:r>
      <w:r w:rsidR="00B337F6">
        <w:rPr>
          <w:color w:val="000000" w:themeColor="text1"/>
        </w:rPr>
        <w:t xml:space="preserve">iapause length </w:t>
      </w:r>
      <w:r w:rsidR="00D313D1">
        <w:rPr>
          <w:color w:val="000000" w:themeColor="text1"/>
        </w:rPr>
        <w:t xml:space="preserve">for many insects </w:t>
      </w:r>
      <w:r w:rsidR="00B337F6">
        <w:rPr>
          <w:color w:val="000000" w:themeColor="text1"/>
        </w:rPr>
        <w:t xml:space="preserve">is determined </w:t>
      </w:r>
      <w:r w:rsidR="00D313D1">
        <w:rPr>
          <w:color w:val="000000" w:themeColor="text1"/>
        </w:rPr>
        <w:t xml:space="preserve">by a highly heritable diapause genotype. </w:t>
      </w:r>
      <w:r w:rsidR="00B337F6">
        <w:rPr>
          <w:color w:val="000000" w:themeColor="text1"/>
        </w:rPr>
        <w:t>European corn borer</w:t>
      </w:r>
      <w:r w:rsidR="00D313D1">
        <w:rPr>
          <w:color w:val="000000" w:themeColor="text1"/>
        </w:rPr>
        <w:t>s</w:t>
      </w:r>
      <w:r w:rsidR="00B337F6">
        <w:rPr>
          <w:color w:val="000000" w:themeColor="text1"/>
        </w:rPr>
        <w:t xml:space="preserve"> have </w:t>
      </w:r>
      <w:r w:rsidRPr="00AB6EF8">
        <w:rPr>
          <w:color w:val="000000" w:themeColor="text1"/>
        </w:rPr>
        <w:t>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w:t>
      </w:r>
      <w:r w:rsidR="0025134A">
        <w:rPr>
          <w:color w:val="000000" w:themeColor="text1"/>
        </w:rPr>
        <w:t>Coates et al., 2004;</w:t>
      </w:r>
      <w:r w:rsidR="0025134A" w:rsidRPr="00AB6EF8">
        <w:rPr>
          <w:color w:val="000000" w:themeColor="text1"/>
        </w:rPr>
        <w:t xml:space="preserve"> </w:t>
      </w:r>
      <w:r w:rsidR="0017795F" w:rsidRPr="00AB6EF8">
        <w:rPr>
          <w:color w:val="000000" w:themeColor="text1"/>
        </w:rPr>
        <w:t xml:space="preserve">Dopman et al, 2004; </w:t>
      </w:r>
      <w:r w:rsidR="00D00400" w:rsidRPr="00AB6EF8">
        <w:rPr>
          <w:color w:val="000000" w:themeColor="text1"/>
        </w:rPr>
        <w:t>Calcagno et al., 2007</w:t>
      </w:r>
      <w:r w:rsidR="0025134A">
        <w:rPr>
          <w:color w:val="000000" w:themeColor="text1"/>
        </w:rPr>
        <w:t xml:space="preserve">; </w:t>
      </w:r>
      <w:proofErr w:type="spellStart"/>
      <w:r w:rsidR="0025134A">
        <w:rPr>
          <w:color w:val="000000" w:themeColor="text1"/>
        </w:rPr>
        <w:t>Ikten</w:t>
      </w:r>
      <w:proofErr w:type="spellEnd"/>
      <w:r w:rsidR="0025134A">
        <w:rPr>
          <w:color w:val="000000" w:themeColor="text1"/>
        </w:rPr>
        <w:t xml:space="preserve"> et al., 2011</w:t>
      </w:r>
      <w:r w:rsidR="00D00400" w:rsidRPr="00AB6EF8">
        <w:rPr>
          <w:color w:val="000000" w:themeColor="text1"/>
        </w:rPr>
        <w:t>)</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I found</w:t>
      </w:r>
      <w:del w:id="211" w:author="Dan Hahn" w:date="2019-03-05T12:50:00Z">
        <w:r w:rsidR="009A4E1E" w:rsidDel="003D4BFC">
          <w:rPr>
            <w:color w:val="000000" w:themeColor="text1"/>
          </w:rPr>
          <w:delText xml:space="preserve">, </w:delText>
        </w:r>
      </w:del>
      <w:ins w:id="212" w:author="Dan Hahn" w:date="2019-03-05T12:50:00Z">
        <w:r w:rsidR="003D4BFC">
          <w:rPr>
            <w:color w:val="000000" w:themeColor="text1"/>
          </w:rPr>
          <w:t xml:space="preserve"> that </w:t>
        </w:r>
      </w:ins>
      <w:r w:rsidR="009F76B2">
        <w:rPr>
          <w:color w:val="000000" w:themeColor="text1"/>
        </w:rPr>
        <w:t xml:space="preserve">European corn </w:t>
      </w:r>
      <w:del w:id="213" w:author="Dan Hahn" w:date="2019-03-05T12:50:00Z">
        <w:r w:rsidR="009F76B2" w:rsidDel="003D4BFC">
          <w:rPr>
            <w:color w:val="000000" w:themeColor="text1"/>
          </w:rPr>
          <w:delText xml:space="preserve">borers </w:delText>
        </w:r>
      </w:del>
      <w:ins w:id="214" w:author="Dan Hahn" w:date="2019-03-05T12:50:00Z">
        <w:r w:rsidR="003D4BFC">
          <w:rPr>
            <w:color w:val="000000" w:themeColor="text1"/>
          </w:rPr>
          <w:t xml:space="preserve">borer larvae </w:t>
        </w:r>
      </w:ins>
      <w:r w:rsidR="00683FE6">
        <w:rPr>
          <w:color w:val="000000" w:themeColor="text1"/>
        </w:rPr>
        <w:t xml:space="preserve">preparing for diapause </w:t>
      </w:r>
      <w:del w:id="215" w:author="Dan Hahn" w:date="2019-03-05T12:50:00Z">
        <w:r w:rsidR="009F76B2" w:rsidDel="003D4BFC">
          <w:rPr>
            <w:color w:val="000000" w:themeColor="text1"/>
          </w:rPr>
          <w:delText xml:space="preserve">were shown to </w:delText>
        </w:r>
        <w:r w:rsidR="00683FE6" w:rsidDel="003D4BFC">
          <w:rPr>
            <w:color w:val="000000" w:themeColor="text1"/>
          </w:rPr>
          <w:delText>have</w:delText>
        </w:r>
      </w:del>
      <w:ins w:id="216" w:author="Dan Hahn" w:date="2019-03-05T12:50:00Z">
        <w:r w:rsidR="003D4BFC">
          <w:rPr>
            <w:color w:val="000000" w:themeColor="text1"/>
          </w:rPr>
          <w:t>had</w:t>
        </w:r>
      </w:ins>
      <w:r w:rsidR="00683FE6">
        <w:rPr>
          <w:color w:val="000000" w:themeColor="text1"/>
        </w:rPr>
        <w:t xml:space="preserve"> 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while larvae with the short-diapause genotype </w:t>
      </w:r>
      <w:del w:id="217" w:author="Dan Hahn" w:date="2019-03-05T12:50:00Z">
        <w:r w:rsidR="00683FE6" w:rsidDel="003D4BFC">
          <w:rPr>
            <w:color w:val="000000" w:themeColor="text1"/>
          </w:rPr>
          <w:delText xml:space="preserve">expressed </w:delText>
        </w:r>
      </w:del>
      <w:ins w:id="218" w:author="Dan Hahn" w:date="2019-03-05T12:50:00Z">
        <w:r w:rsidR="003D4BFC">
          <w:rPr>
            <w:color w:val="000000" w:themeColor="text1"/>
          </w:rPr>
          <w:t xml:space="preserve">could show either </w:t>
        </w:r>
      </w:ins>
      <w:r w:rsidR="0025134A">
        <w:rPr>
          <w:color w:val="000000" w:themeColor="text1"/>
        </w:rPr>
        <w:t>a</w:t>
      </w:r>
      <w:r w:rsidR="00683FE6">
        <w:rPr>
          <w:color w:val="000000" w:themeColor="text1"/>
        </w:rPr>
        <w:t xml:space="preserve"> </w:t>
      </w:r>
      <w:r w:rsidR="0025134A">
        <w:rPr>
          <w:color w:val="000000" w:themeColor="text1"/>
        </w:rPr>
        <w:t>deep</w:t>
      </w:r>
      <w:r w:rsidR="00683FE6">
        <w:rPr>
          <w:color w:val="000000" w:themeColor="text1"/>
        </w:rPr>
        <w:t xml:space="preserve">-diapause </w:t>
      </w:r>
      <w:del w:id="219" w:author="Dan Hahn" w:date="2019-03-05T12:50:00Z">
        <w:r w:rsidR="00683FE6" w:rsidDel="003D4BFC">
          <w:rPr>
            <w:color w:val="000000" w:themeColor="text1"/>
          </w:rPr>
          <w:delText xml:space="preserve">and </w:delText>
        </w:r>
      </w:del>
      <w:ins w:id="220" w:author="Dan Hahn" w:date="2019-03-05T12:50:00Z">
        <w:r w:rsidR="003D4BFC">
          <w:rPr>
            <w:color w:val="000000" w:themeColor="text1"/>
          </w:rPr>
          <w:t xml:space="preserve">or </w:t>
        </w:r>
      </w:ins>
      <w:r w:rsidR="00683FE6">
        <w:rPr>
          <w:color w:val="000000" w:themeColor="text1"/>
        </w:rPr>
        <w:t xml:space="preserve">a </w:t>
      </w:r>
      <w:r w:rsidR="0025134A">
        <w:rPr>
          <w:color w:val="000000" w:themeColor="text1"/>
        </w:rPr>
        <w:t>shallow</w:t>
      </w:r>
      <w:r w:rsidR="00683FE6">
        <w:rPr>
          <w:color w:val="000000" w:themeColor="text1"/>
        </w:rPr>
        <w:t xml:space="preserve">-diapause phenotype. </w:t>
      </w:r>
      <w:r w:rsidR="00A471E7">
        <w:rPr>
          <w:color w:val="000000" w:themeColor="text1"/>
        </w:rPr>
        <w:t>D</w:t>
      </w:r>
      <w:r w:rsidR="00A528DB">
        <w:rPr>
          <w:color w:val="000000" w:themeColor="text1"/>
        </w:rPr>
        <w:t xml:space="preserve">iapause </w:t>
      </w:r>
      <w:r w:rsidR="0025134A">
        <w:rPr>
          <w:color w:val="000000" w:themeColor="text1"/>
        </w:rPr>
        <w:t xml:space="preserve">genotype </w:t>
      </w:r>
      <w:r w:rsidR="00A528DB">
        <w:rPr>
          <w:color w:val="000000" w:themeColor="text1"/>
        </w:rPr>
        <w:t xml:space="preserve">was </w:t>
      </w:r>
      <w:r w:rsidR="00A471E7">
        <w:rPr>
          <w:color w:val="000000" w:themeColor="text1"/>
        </w:rPr>
        <w:t xml:space="preserve">also </w:t>
      </w:r>
      <w:r w:rsidR="00A528DB">
        <w:rPr>
          <w:color w:val="000000" w:themeColor="text1"/>
        </w:rPr>
        <w:t xml:space="preserve">associated with differences in </w:t>
      </w:r>
      <w:r w:rsidR="002822F0">
        <w:rPr>
          <w:color w:val="000000" w:themeColor="text1"/>
        </w:rPr>
        <w:t xml:space="preserve">lean mass and lipid mass </w:t>
      </w:r>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w:t>
      </w:r>
      <w:ins w:id="221" w:author="Dan Hahn" w:date="2019-03-05T12:51:00Z">
        <w:r w:rsidR="003D4BFC">
          <w:rPr>
            <w:rFonts w:asciiTheme="minorHAnsi" w:hAnsiTheme="minorHAnsi"/>
            <w:color w:val="auto"/>
          </w:rPr>
          <w:t xml:space="preserve">both </w:t>
        </w:r>
      </w:ins>
      <w:r w:rsidR="00A528DB">
        <w:rPr>
          <w:rFonts w:asciiTheme="minorHAnsi" w:hAnsiTheme="minorHAnsi"/>
          <w:color w:val="auto"/>
        </w:rPr>
        <w:t xml:space="preserve">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w:t>
      </w:r>
      <w:ins w:id="222" w:author="Dan Hahn" w:date="2019-03-05T12:51:00Z">
        <w:r w:rsidR="003D4BFC">
          <w:rPr>
            <w:rFonts w:asciiTheme="minorHAnsi" w:hAnsiTheme="minorHAnsi"/>
            <w:color w:val="auto"/>
          </w:rPr>
          <w:t xml:space="preserve"> </w:t>
        </w:r>
      </w:ins>
      <w:r w:rsidR="002B6CA7">
        <w:rPr>
          <w:rFonts w:asciiTheme="minorHAnsi" w:hAnsiTheme="minorHAnsi"/>
          <w:color w:val="auto"/>
        </w:rPr>
        <w:t xml:space="preserve"> diapause genotypes</w:t>
      </w:r>
      <w:r w:rsidR="00FD72A7" w:rsidRPr="00AB6EF8">
        <w:rPr>
          <w:color w:val="000000" w:themeColor="text1"/>
        </w:rPr>
        <w:t>.</w:t>
      </w:r>
      <w:r w:rsidRPr="00AB6EF8">
        <w:rPr>
          <w:color w:val="000000" w:themeColor="text1"/>
        </w:rPr>
        <w:t xml:space="preserve"> </w:t>
      </w:r>
    </w:p>
    <w:p w14:paraId="48DB6759" w14:textId="4911256C" w:rsidR="00F702ED" w:rsidRPr="004F09C9" w:rsidRDefault="00476E6F" w:rsidP="00F702ED">
      <w:pPr>
        <w:spacing w:line="480" w:lineRule="auto"/>
        <w:ind w:left="-15" w:right="90" w:firstLine="468"/>
        <w:rPr>
          <w:color w:val="000000" w:themeColor="text1"/>
        </w:rPr>
      </w:pPr>
      <w:del w:id="223" w:author="Dan Hahn" w:date="2019-03-05T12:52:00Z">
        <w:r w:rsidDel="00964CBC">
          <w:rPr>
            <w:color w:val="000000" w:themeColor="text1"/>
          </w:rPr>
          <w:delText>C</w:delText>
        </w:r>
        <w:r w:rsidR="009D5255" w:rsidDel="00964CBC">
          <w:rPr>
            <w:color w:val="000000" w:themeColor="text1"/>
          </w:rPr>
          <w:delText xml:space="preserve">haracterizing the </w:delText>
        </w:r>
        <w:r w:rsidDel="00964CBC">
          <w:rPr>
            <w:color w:val="000000" w:themeColor="text1"/>
          </w:rPr>
          <w:delText>effect</w:delText>
        </w:r>
        <w:r w:rsidR="0025134A" w:rsidDel="00964CBC">
          <w:rPr>
            <w:color w:val="000000" w:themeColor="text1"/>
          </w:rPr>
          <w:delText>s</w:delText>
        </w:r>
        <w:r w:rsidDel="00964CBC">
          <w:rPr>
            <w:color w:val="000000" w:themeColor="text1"/>
          </w:rPr>
          <w:delText xml:space="preserve"> climate on diapause preparation and diapause length could p</w:delText>
        </w:r>
        <w:r w:rsidR="00495008" w:rsidRPr="001A3D3B" w:rsidDel="00964CBC">
          <w:rPr>
            <w:color w:val="000000" w:themeColor="text1"/>
          </w:rPr>
          <w:delText>rovide a possible target for the management of pests that use this life history strategy to survive winter stress</w:delText>
        </w:r>
      </w:del>
      <w:ins w:id="224" w:author="Dan Hahn" w:date="2019-03-05T12:52:00Z">
        <w:r w:rsidR="00964CBC">
          <w:rPr>
            <w:color w:val="000000" w:themeColor="text1"/>
          </w:rPr>
          <w:t xml:space="preserve">Understanding the </w:t>
        </w:r>
        <w:proofErr w:type="spellStart"/>
        <w:r w:rsidR="00964CBC">
          <w:rPr>
            <w:color w:val="000000" w:themeColor="text1"/>
          </w:rPr>
          <w:t>relation ship</w:t>
        </w:r>
        <w:proofErr w:type="spellEnd"/>
        <w:r w:rsidR="00964CBC">
          <w:rPr>
            <w:color w:val="000000" w:themeColor="text1"/>
          </w:rPr>
          <w:t xml:space="preserve"> between diapause length and nutrient storage has several applications with regard to understanding how European corn borer </w:t>
        </w:r>
        <w:proofErr w:type="spellStart"/>
        <w:r w:rsidR="00964CBC">
          <w:rPr>
            <w:color w:val="000000" w:themeColor="text1"/>
          </w:rPr>
          <w:t>popualtions</w:t>
        </w:r>
        <w:proofErr w:type="spellEnd"/>
        <w:r w:rsidR="00964CBC">
          <w:rPr>
            <w:color w:val="000000" w:themeColor="text1"/>
          </w:rPr>
          <w:t xml:space="preserve"> may be affected by climate change</w:t>
        </w:r>
      </w:ins>
      <w:r>
        <w:rPr>
          <w:color w:val="000000" w:themeColor="text1"/>
        </w:rPr>
        <w:t xml:space="preserve">. </w:t>
      </w:r>
      <w:r w:rsidR="003D7E52">
        <w:rPr>
          <w:color w:val="000000" w:themeColor="text1"/>
        </w:rPr>
        <w:t xml:space="preserve">Many insects survive diapause by </w:t>
      </w:r>
      <w:r w:rsidR="0025134A">
        <w:rPr>
          <w:color w:val="000000" w:themeColor="text1"/>
        </w:rPr>
        <w:t xml:space="preserve">increasing their </w:t>
      </w:r>
      <w:r w:rsidR="003D7E52">
        <w:rPr>
          <w:color w:val="000000" w:themeColor="text1"/>
        </w:rPr>
        <w:t xml:space="preserve">nutrition </w:t>
      </w:r>
      <w:r w:rsidR="0025134A">
        <w:rPr>
          <w:color w:val="000000" w:themeColor="text1"/>
        </w:rPr>
        <w:t xml:space="preserve">stores </w:t>
      </w:r>
      <w:r w:rsidR="00E21A86">
        <w:rPr>
          <w:color w:val="000000" w:themeColor="text1"/>
        </w:rPr>
        <w:t>and suppressing their metabolic activity to reduce the consumption of those stored nutrients.</w:t>
      </w:r>
      <w:r w:rsidR="003A4B1B" w:rsidRPr="003A4B1B">
        <w:rPr>
          <w:color w:val="000000" w:themeColor="text1"/>
        </w:rPr>
        <w:t xml:space="preserve"> </w:t>
      </w:r>
      <w:r w:rsidR="003A4B1B" w:rsidRPr="00AB6EF8">
        <w:rPr>
          <w:color w:val="000000" w:themeColor="text1"/>
        </w:rPr>
        <w:t xml:space="preserve">Warmer fall temperatures </w:t>
      </w:r>
      <w:ins w:id="225" w:author="Dan Hahn" w:date="2019-03-05T12:53:00Z">
        <w:r w:rsidR="00964CBC">
          <w:rPr>
            <w:color w:val="000000" w:themeColor="text1"/>
          </w:rPr>
          <w:t xml:space="preserve">resulting from climate change </w:t>
        </w:r>
      </w:ins>
      <w:r w:rsidR="003A4B1B" w:rsidRPr="00AB6EF8">
        <w:rPr>
          <w:color w:val="000000" w:themeColor="text1"/>
        </w:rPr>
        <w:t xml:space="preserve">could increase metabolic activity and </w:t>
      </w:r>
      <w:r w:rsidR="003A4B1B" w:rsidRPr="00AB6EF8">
        <w:rPr>
          <w:color w:val="000000" w:themeColor="text1"/>
        </w:rPr>
        <w:lastRenderedPageBreak/>
        <w:t xml:space="preserve">possibly reduce lipid stores during diapause preparations and/or drain lipid stores during </w:t>
      </w:r>
      <w:r w:rsidR="003A4B1B">
        <w:rPr>
          <w:color w:val="000000" w:themeColor="text1"/>
        </w:rPr>
        <w:t xml:space="preserve">the early portion of </w:t>
      </w:r>
      <w:r w:rsidR="003A4B1B" w:rsidRPr="001A3D3B">
        <w:rPr>
          <w:color w:val="000000" w:themeColor="text1"/>
        </w:rPr>
        <w:t>diapause before the onset of winter (</w:t>
      </w:r>
      <w:proofErr w:type="spellStart"/>
      <w:r w:rsidR="003A4B1B" w:rsidRPr="001A3D3B">
        <w:rPr>
          <w:color w:val="000000" w:themeColor="text1"/>
        </w:rPr>
        <w:t>Adkisson</w:t>
      </w:r>
      <w:proofErr w:type="spellEnd"/>
      <w:r w:rsidR="003A4B1B" w:rsidRPr="001A3D3B">
        <w:rPr>
          <w:color w:val="000000" w:themeColor="text1"/>
        </w:rPr>
        <w:t xml:space="preserve"> et al. 1963; Williams et al., 2012; </w:t>
      </w:r>
      <w:proofErr w:type="spellStart"/>
      <w:r w:rsidR="003A4B1B" w:rsidRPr="001A3D3B">
        <w:rPr>
          <w:color w:val="000000" w:themeColor="text1"/>
        </w:rPr>
        <w:t>Wipking</w:t>
      </w:r>
      <w:proofErr w:type="spellEnd"/>
      <w:r w:rsidR="003A4B1B" w:rsidRPr="001A3D3B">
        <w:rPr>
          <w:color w:val="000000" w:themeColor="text1"/>
        </w:rPr>
        <w:t xml:space="preserve"> et al., 1995). </w:t>
      </w:r>
      <w:r w:rsidR="00F702ED" w:rsidRPr="004F09C9">
        <w:rPr>
          <w:color w:val="000000" w:themeColor="text1"/>
        </w:rPr>
        <w:t>Similarly, warmer</w:t>
      </w:r>
      <w:r w:rsidR="00FE3368">
        <w:rPr>
          <w:color w:val="000000" w:themeColor="text1"/>
        </w:rPr>
        <w:t xml:space="preserve"> winter</w:t>
      </w:r>
      <w:r w:rsidR="00F702ED" w:rsidRPr="004F09C9">
        <w:rPr>
          <w:color w:val="000000" w:themeColor="text1"/>
        </w:rPr>
        <w:t xml:space="preserve"> temperatures during diapause could prematurely drain stored energy causing insects to die during diapause or </w:t>
      </w:r>
      <w:r w:rsidR="00BF30C5">
        <w:rPr>
          <w:color w:val="000000" w:themeColor="text1"/>
        </w:rPr>
        <w:t>emerge from</w:t>
      </w:r>
      <w:r w:rsidR="00F702ED" w:rsidRPr="004F09C9">
        <w:rPr>
          <w:color w:val="000000" w:themeColor="text1"/>
        </w:rPr>
        <w:t xml:space="preserve"> diapause the next spring without sufficient reserves to restart their lifecycle, including </w:t>
      </w:r>
      <w:r w:rsidR="00F702ED">
        <w:rPr>
          <w:color w:val="000000" w:themeColor="text1"/>
        </w:rPr>
        <w:t xml:space="preserve">enough </w:t>
      </w:r>
      <w:r w:rsidR="00116252">
        <w:rPr>
          <w:color w:val="000000" w:themeColor="text1"/>
        </w:rPr>
        <w:t xml:space="preserve">energy </w:t>
      </w:r>
      <w:r w:rsidR="00F702ED">
        <w:rPr>
          <w:color w:val="000000" w:themeColor="text1"/>
        </w:rPr>
        <w:t xml:space="preserve">to support </w:t>
      </w:r>
      <w:r w:rsidR="00F702ED" w:rsidRPr="004F09C9">
        <w:rPr>
          <w:color w:val="000000" w:themeColor="text1"/>
        </w:rPr>
        <w:t>dispersing, mating, and reproducing.</w:t>
      </w:r>
    </w:p>
    <w:p w14:paraId="2418A1B1" w14:textId="3A296956" w:rsidR="004F24A0" w:rsidRDefault="00964CBC" w:rsidP="00F702ED">
      <w:pPr>
        <w:spacing w:line="480" w:lineRule="auto"/>
        <w:ind w:left="-15" w:right="90" w:firstLine="468"/>
        <w:rPr>
          <w:color w:val="000000" w:themeColor="text1"/>
        </w:rPr>
      </w:pPr>
      <w:ins w:id="226" w:author="Dan Hahn" w:date="2019-03-05T12:54:00Z">
        <w:r>
          <w:rPr>
            <w:color w:val="000000" w:themeColor="text1"/>
          </w:rPr>
          <w:t>Consistent with the idea that climate change may affect insect diapause, w</w:t>
        </w:r>
      </w:ins>
      <w:del w:id="227" w:author="Dan Hahn" w:date="2019-03-05T12:54:00Z">
        <w:r w:rsidR="00F702ED" w:rsidRPr="004F09C9" w:rsidDel="00964CBC">
          <w:rPr>
            <w:color w:val="000000" w:themeColor="text1"/>
          </w:rPr>
          <w:delText>W</w:delText>
        </w:r>
      </w:del>
      <w:r w:rsidR="00F702ED" w:rsidRPr="004F09C9">
        <w:rPr>
          <w:color w:val="000000" w:themeColor="text1"/>
        </w:rPr>
        <w:t xml:space="preserve">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00116252">
        <w:rPr>
          <w:color w:val="000000" w:themeColor="text1"/>
        </w:rPr>
        <w:t>(</w:t>
      </w:r>
      <w:proofErr w:type="spellStart"/>
      <w:r w:rsidR="00F702ED" w:rsidRPr="004F09C9">
        <w:rPr>
          <w:i/>
          <w:color w:val="000000" w:themeColor="text1"/>
        </w:rPr>
        <w:t>Erynnis</w:t>
      </w:r>
      <w:proofErr w:type="spellEnd"/>
      <w:r w:rsidR="00F702ED" w:rsidRPr="004F09C9">
        <w:rPr>
          <w:i/>
          <w:color w:val="000000" w:themeColor="text1"/>
        </w:rPr>
        <w:t xml:space="preserve"> </w:t>
      </w:r>
      <w:proofErr w:type="spellStart"/>
      <w:r w:rsidR="00F702ED" w:rsidRPr="004F09C9">
        <w:rPr>
          <w:i/>
          <w:color w:val="000000" w:themeColor="text1"/>
        </w:rPr>
        <w:t>propertius</w:t>
      </w:r>
      <w:proofErr w:type="spellEnd"/>
      <w:r w:rsidR="00F702ED" w:rsidRPr="004F09C9">
        <w:rPr>
          <w:i/>
          <w:color w:val="000000" w:themeColor="text1"/>
        </w:rPr>
        <w:t xml:space="preserve"> </w:t>
      </w:r>
      <w:r w:rsidR="00F702ED" w:rsidRPr="004F09C9">
        <w:rPr>
          <w:color w:val="000000" w:themeColor="text1"/>
        </w:rPr>
        <w:t>(Scudder and Burgess)</w:t>
      </w:r>
      <w:r w:rsidR="00116252">
        <w:rPr>
          <w:color w:val="000000" w:themeColor="text1"/>
        </w:rPr>
        <w:t>)</w:t>
      </w:r>
      <w:r w:rsidR="00F702ED" w:rsidRPr="004F09C9">
        <w:rPr>
          <w:color w:val="000000" w:themeColor="text1"/>
        </w:rPr>
        <w:t xml:space="preserve"> caterpillars that originated from environments that differed in thermal stability in a reciprocal common garden experiment with stable and </w:t>
      </w:r>
      <w:r w:rsidR="00F702ED">
        <w:rPr>
          <w:color w:val="000000" w:themeColor="text1"/>
        </w:rPr>
        <w:t xml:space="preserve">fluctuating </w:t>
      </w:r>
      <w:r w:rsidR="00F702ED" w:rsidRPr="004F09C9">
        <w:rPr>
          <w:color w:val="000000" w:themeColor="text1"/>
        </w:rPr>
        <w:t xml:space="preserve">thermal regimens (Williams et al., 2012). Larvae reared in stable conditions stored significantly more lipids and entered dormancy 3-4 weeks later compared to their counterparts reared in thermally variable environments (Williams et al., 2012). European corn borers that do not accumulate enough energy ahead of diapause could fail to enter diapause, terminate diapause prematurely, or sub-optimal nutrition could lead to reductions in </w:t>
      </w:r>
      <w:r w:rsidR="00F702ED">
        <w:rPr>
          <w:color w:val="000000" w:themeColor="text1"/>
        </w:rPr>
        <w:t xml:space="preserve">post-diapause </w:t>
      </w:r>
      <w:r w:rsidR="00F702ED" w:rsidRPr="004F09C9">
        <w:rPr>
          <w:color w:val="000000" w:themeColor="text1"/>
        </w:rPr>
        <w:t>adult functions.</w:t>
      </w:r>
    </w:p>
    <w:p w14:paraId="5FFFCD67" w14:textId="3F8AB501" w:rsidR="00062423" w:rsidRDefault="00AE4FA4" w:rsidP="00742BD0">
      <w:pPr>
        <w:spacing w:line="480" w:lineRule="auto"/>
        <w:ind w:left="0" w:right="90" w:firstLine="453"/>
        <w:rPr>
          <w:color w:val="000000" w:themeColor="text1"/>
        </w:rPr>
      </w:pPr>
      <w:r w:rsidRPr="009963D9">
        <w:rPr>
          <w:color w:val="000000" w:themeColor="text1"/>
        </w:rPr>
        <w:lastRenderedPageBreak/>
        <w:t>Nutrition storage prior to the onset of diapause has repeatedly been shown to be a pivotal step in diapause preparation and this result has been demonstrated across a number of taxa (</w:t>
      </w:r>
      <w:proofErr w:type="spellStart"/>
      <w:r w:rsidRPr="009963D9">
        <w:rPr>
          <w:color w:val="000000" w:themeColor="text1"/>
        </w:rPr>
        <w:t>Adkisson</w:t>
      </w:r>
      <w:proofErr w:type="spellEnd"/>
      <w:r w:rsidRPr="009963D9">
        <w:rPr>
          <w:color w:val="000000" w:themeColor="text1"/>
        </w:rPr>
        <w:t xml:space="preserve"> et al., 1963; Mitchell and </w:t>
      </w:r>
      <w:proofErr w:type="spellStart"/>
      <w:r w:rsidRPr="009963D9">
        <w:rPr>
          <w:color w:val="000000" w:themeColor="text1"/>
        </w:rPr>
        <w:t>Briegel</w:t>
      </w:r>
      <w:proofErr w:type="spellEnd"/>
      <w:r w:rsidRPr="009963D9">
        <w:rPr>
          <w:color w:val="000000" w:themeColor="text1"/>
        </w:rPr>
        <w:t>, 1989</w:t>
      </w:r>
      <w:r>
        <w:rPr>
          <w:color w:val="000000" w:themeColor="text1"/>
        </w:rPr>
        <w:t>; Hahn and Denlinger, 2007</w:t>
      </w:r>
      <w:r w:rsidRPr="009963D9">
        <w:rPr>
          <w:color w:val="000000" w:themeColor="text1"/>
        </w:rPr>
        <w:t>).</w:t>
      </w:r>
      <w:r w:rsidR="00742BD0">
        <w:rPr>
          <w:color w:val="000000" w:themeColor="text1"/>
        </w:rPr>
        <w:t xml:space="preserve"> </w:t>
      </w:r>
      <w:r w:rsidR="00742BD0" w:rsidRPr="00AB6EF8">
        <w:rPr>
          <w:color w:val="000000" w:themeColor="text1"/>
        </w:rPr>
        <w:t>Eventually, climate change is expected to cause summer temperatures to expand</w:t>
      </w:r>
      <w:r w:rsidR="00742BD0">
        <w:rPr>
          <w:color w:val="000000" w:themeColor="text1"/>
        </w:rPr>
        <w:t>,</w:t>
      </w:r>
      <w:r w:rsidR="00742BD0" w:rsidRPr="001A3D3B">
        <w:rPr>
          <w:color w:val="000000" w:themeColor="text1"/>
        </w:rPr>
        <w:t xml:space="preserve"> and fall and winter temperatures to rise</w:t>
      </w:r>
      <w:r w:rsidR="00742BD0">
        <w:rPr>
          <w:color w:val="000000" w:themeColor="text1"/>
        </w:rPr>
        <w:t>,</w:t>
      </w:r>
      <w:r w:rsidR="00742BD0" w:rsidRPr="001A3D3B">
        <w:rPr>
          <w:color w:val="000000" w:themeColor="text1"/>
        </w:rPr>
        <w:t xml:space="preserve"> </w:t>
      </w:r>
      <w:r w:rsidR="00742BD0">
        <w:rPr>
          <w:color w:val="000000" w:themeColor="text1"/>
        </w:rPr>
        <w:t>so</w:t>
      </w:r>
      <w:r w:rsidR="00742BD0" w:rsidRPr="001A3D3B">
        <w:rPr>
          <w:color w:val="000000" w:themeColor="text1"/>
        </w:rPr>
        <w:t xml:space="preserve"> how insects manage their nutrition during diapause </w:t>
      </w:r>
      <w:r w:rsidR="00EF45F4">
        <w:rPr>
          <w:color w:val="000000" w:themeColor="text1"/>
        </w:rPr>
        <w:t xml:space="preserve">preparation </w:t>
      </w:r>
      <w:r w:rsidR="00742BD0" w:rsidRPr="001A3D3B">
        <w:rPr>
          <w:color w:val="000000" w:themeColor="text1"/>
        </w:rPr>
        <w:t>could</w:t>
      </w:r>
      <w:r w:rsidR="00742BD0">
        <w:rPr>
          <w:color w:val="000000" w:themeColor="text1"/>
        </w:rPr>
        <w:t xml:space="preserve"> </w:t>
      </w:r>
      <w:r w:rsidR="00742BD0" w:rsidRPr="001A3D3B">
        <w:rPr>
          <w:color w:val="000000" w:themeColor="text1"/>
        </w:rPr>
        <w:t xml:space="preserve">explain how some insects might adjust to warmer winters. </w:t>
      </w:r>
      <w:r w:rsidR="00062423" w:rsidRPr="001A3D3B">
        <w:rPr>
          <w:color w:val="000000" w:themeColor="text1"/>
        </w:rPr>
        <w:t>R</w:t>
      </w:r>
      <w:r w:rsidR="00D27C9E" w:rsidRPr="001A3D3B">
        <w:rPr>
          <w:color w:val="000000" w:themeColor="text1"/>
        </w:rPr>
        <w:t xml:space="preserve">esults </w:t>
      </w:r>
      <w:r w:rsidR="00EF45F4">
        <w:rPr>
          <w:color w:val="000000" w:themeColor="text1"/>
        </w:rPr>
        <w:t xml:space="preserve">of </w:t>
      </w:r>
      <w:r w:rsidR="00FA01F4">
        <w:rPr>
          <w:color w:val="000000" w:themeColor="text1"/>
        </w:rPr>
        <w:t xml:space="preserve">a previous study </w:t>
      </w:r>
      <w:r w:rsidR="00445BE1" w:rsidRPr="001A3D3B">
        <w:rPr>
          <w:color w:val="000000" w:themeColor="text1"/>
        </w:rPr>
        <w:t>show</w:t>
      </w:r>
      <w:ins w:id="228" w:author="Dan Hahn" w:date="2019-03-05T12:55:00Z">
        <w:r w:rsidR="00964CBC">
          <w:rPr>
            <w:color w:val="000000" w:themeColor="text1"/>
          </w:rPr>
          <w:t>ed</w:t>
        </w:r>
      </w:ins>
      <w:r w:rsidR="00445BE1" w:rsidRPr="001A3D3B">
        <w:rPr>
          <w:color w:val="000000" w:themeColor="text1"/>
        </w:rPr>
        <w:t xml:space="preserve"> </w:t>
      </w:r>
      <w:r w:rsidR="00062423" w:rsidRPr="001A3D3B">
        <w:rPr>
          <w:color w:val="000000" w:themeColor="text1"/>
        </w:rPr>
        <w:t>that diapause programming</w:t>
      </w:r>
      <w:r w:rsidR="00FA01F4">
        <w:rPr>
          <w:color w:val="000000" w:themeColor="text1"/>
        </w:rPr>
        <w:t xml:space="preserve"> among European corn borers</w:t>
      </w:r>
      <w:r w:rsidR="00062423" w:rsidRPr="001A3D3B">
        <w:rPr>
          <w:color w:val="000000" w:themeColor="text1"/>
        </w:rPr>
        <w:t xml:space="preserve"> is associated with increased lipid accumulation</w:t>
      </w:r>
      <w:r w:rsidR="00EF45F4">
        <w:rPr>
          <w:color w:val="000000" w:themeColor="text1"/>
        </w:rPr>
        <w:t xml:space="preserve"> during diapause preparation</w:t>
      </w:r>
      <w:r w:rsidR="00062423" w:rsidRPr="001A3D3B">
        <w:rPr>
          <w:color w:val="000000" w:themeColor="text1"/>
        </w:rPr>
        <w:t xml:space="preserve"> compared to continuously developing larvae. </w:t>
      </w:r>
      <w:proofErr w:type="spellStart"/>
      <w:r w:rsidR="00062423" w:rsidRPr="001A3D3B">
        <w:rPr>
          <w:color w:val="000000" w:themeColor="text1"/>
        </w:rPr>
        <w:t>Vukašinović</w:t>
      </w:r>
      <w:proofErr w:type="spellEnd"/>
      <w:r w:rsidR="00062423" w:rsidRPr="001A3D3B">
        <w:rPr>
          <w:color w:val="000000" w:themeColor="text1"/>
        </w:rPr>
        <w:t xml:space="preserve"> et al. (2013) measured lipid stores in European corn borers they collected from maize fields in the fall and found that larvae preparing for diapause accumulated more lipids compared to non-diapause larvae (</w:t>
      </w:r>
      <w:proofErr w:type="spellStart"/>
      <w:r w:rsidR="00062423" w:rsidRPr="001A3D3B">
        <w:rPr>
          <w:color w:val="000000" w:themeColor="text1"/>
        </w:rPr>
        <w:t>Vukašinović</w:t>
      </w:r>
      <w:proofErr w:type="spellEnd"/>
      <w:r w:rsidR="00062423" w:rsidRPr="001A3D3B">
        <w:rPr>
          <w:color w:val="000000" w:themeColor="text1"/>
        </w:rPr>
        <w:t xml:space="preserve"> et al., 2013). </w:t>
      </w:r>
      <w:r w:rsidR="00FA01F4" w:rsidRPr="001A3D3B">
        <w:rPr>
          <w:color w:val="000000" w:themeColor="text1"/>
        </w:rPr>
        <w:t xml:space="preserve">I found that European corn borer larvae </w:t>
      </w:r>
      <w:r w:rsidR="00FA01F4">
        <w:rPr>
          <w:color w:val="000000" w:themeColor="text1"/>
        </w:rPr>
        <w:t xml:space="preserve">of both long and short-diapausing genotypes </w:t>
      </w:r>
      <w:r w:rsidR="00FA01F4" w:rsidRPr="001A3D3B">
        <w:rPr>
          <w:color w:val="000000" w:themeColor="text1"/>
        </w:rPr>
        <w:t>programmed for diapause stored more lipids when compared to continuously developing larvae</w:t>
      </w:r>
      <w:r w:rsidR="00FA01F4">
        <w:rPr>
          <w:color w:val="000000" w:themeColor="text1"/>
        </w:rPr>
        <w:t xml:space="preserve"> of the same strain</w:t>
      </w:r>
      <w:ins w:id="229" w:author="Dan Hahn" w:date="2019-03-05T12:55:00Z">
        <w:r w:rsidR="00964CBC">
          <w:rPr>
            <w:color w:val="000000" w:themeColor="text1"/>
          </w:rPr>
          <w:t>, but that the long-</w:t>
        </w:r>
      </w:ins>
      <w:ins w:id="230" w:author="Dan Hahn" w:date="2019-03-05T12:56:00Z">
        <w:r w:rsidR="00964CBC">
          <w:rPr>
            <w:color w:val="000000" w:themeColor="text1"/>
          </w:rPr>
          <w:t>diapause</w:t>
        </w:r>
      </w:ins>
      <w:ins w:id="231" w:author="Dan Hahn" w:date="2019-03-05T12:55:00Z">
        <w:r w:rsidR="00964CBC">
          <w:rPr>
            <w:color w:val="000000" w:themeColor="text1"/>
          </w:rPr>
          <w:t xml:space="preserve"> strain stored more than the short-</w:t>
        </w:r>
      </w:ins>
      <w:ins w:id="232" w:author="Dan Hahn" w:date="2019-03-05T12:56:00Z">
        <w:r w:rsidR="00964CBC">
          <w:rPr>
            <w:color w:val="000000" w:themeColor="text1"/>
          </w:rPr>
          <w:t>diapause</w:t>
        </w:r>
      </w:ins>
      <w:ins w:id="233" w:author="Dan Hahn" w:date="2019-03-05T12:55:00Z">
        <w:r w:rsidR="00964CBC">
          <w:rPr>
            <w:color w:val="000000" w:themeColor="text1"/>
          </w:rPr>
          <w:t xml:space="preserve"> strain</w:t>
        </w:r>
      </w:ins>
      <w:r w:rsidR="00FA01F4" w:rsidRPr="001A3D3B">
        <w:rPr>
          <w:color w:val="000000" w:themeColor="text1"/>
        </w:rPr>
        <w:t xml:space="preserve">. </w:t>
      </w:r>
      <w:r w:rsidR="00445BE1" w:rsidRPr="00365AF1">
        <w:rPr>
          <w:color w:val="000000" w:themeColor="text1"/>
        </w:rPr>
        <w:t xml:space="preserve">Taken together, the results from </w:t>
      </w:r>
      <w:proofErr w:type="spellStart"/>
      <w:r w:rsidR="00445BE1" w:rsidRPr="00365AF1">
        <w:rPr>
          <w:color w:val="000000" w:themeColor="text1"/>
        </w:rPr>
        <w:t>Vukašinović</w:t>
      </w:r>
      <w:proofErr w:type="spellEnd"/>
      <w:r w:rsidR="00445BE1" w:rsidRPr="00365AF1">
        <w:rPr>
          <w:color w:val="000000" w:themeColor="text1"/>
        </w:rPr>
        <w:t xml:space="preserve"> et al. (2013) and my current study </w:t>
      </w:r>
      <w:r>
        <w:rPr>
          <w:color w:val="000000" w:themeColor="text1"/>
        </w:rPr>
        <w:t>show</w:t>
      </w:r>
      <w:r w:rsidR="00062423" w:rsidRPr="00365AF1">
        <w:rPr>
          <w:color w:val="000000" w:themeColor="text1"/>
        </w:rPr>
        <w:t xml:space="preserve"> an association between diapause programming and</w:t>
      </w:r>
      <w:r w:rsidR="003A4B1B">
        <w:rPr>
          <w:color w:val="000000" w:themeColor="text1"/>
        </w:rPr>
        <w:t xml:space="preserve"> increased</w:t>
      </w:r>
      <w:r w:rsidR="00062423" w:rsidRPr="00365AF1">
        <w:rPr>
          <w:color w:val="000000" w:themeColor="text1"/>
        </w:rPr>
        <w:t xml:space="preserve">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676EC3">
        <w:rPr>
          <w:color w:val="000000" w:themeColor="text1"/>
        </w:rPr>
        <w:t>, as I have shown here</w:t>
      </w:r>
      <w:r w:rsidR="00062423" w:rsidRPr="00365AF1">
        <w:rPr>
          <w:color w:val="000000" w:themeColor="text1"/>
        </w:rPr>
        <w:t>.</w:t>
      </w:r>
      <w:r w:rsidR="00BE155D" w:rsidRPr="00365AF1">
        <w:rPr>
          <w:color w:val="000000" w:themeColor="text1"/>
        </w:rPr>
        <w:t xml:space="preserve"> </w:t>
      </w:r>
      <w:r w:rsidR="0090479F">
        <w:rPr>
          <w:color w:val="000000" w:themeColor="text1"/>
        </w:rPr>
        <w:t>In nature, l</w:t>
      </w:r>
      <w:r w:rsidR="005C508D">
        <w:rPr>
          <w:color w:val="000000" w:themeColor="text1"/>
        </w:rPr>
        <w:t xml:space="preserve">ong-diapause genotype </w:t>
      </w:r>
      <w:r w:rsidR="0090479F">
        <w:rPr>
          <w:color w:val="000000" w:themeColor="text1"/>
        </w:rPr>
        <w:t>larvae e</w:t>
      </w:r>
      <w:r w:rsidR="005C508D">
        <w:rPr>
          <w:color w:val="000000" w:themeColor="text1"/>
        </w:rPr>
        <w:t>nter diapause earlier in the fall and</w:t>
      </w:r>
      <w:r w:rsidR="0090479F">
        <w:rPr>
          <w:color w:val="000000" w:themeColor="text1"/>
        </w:rPr>
        <w:t xml:space="preserve"> exit</w:t>
      </w:r>
      <w:r w:rsidR="005C508D">
        <w:rPr>
          <w:color w:val="000000" w:themeColor="text1"/>
        </w:rPr>
        <w:t xml:space="preserve"> later in the spring compared to larvae with the short-diapause genotype</w:t>
      </w:r>
      <w:r w:rsidR="00391B7E">
        <w:rPr>
          <w:color w:val="000000" w:themeColor="text1"/>
        </w:rPr>
        <w:t xml:space="preserve">. </w:t>
      </w:r>
      <w:r w:rsidR="00250600">
        <w:rPr>
          <w:color w:val="000000" w:themeColor="text1"/>
        </w:rPr>
        <w:t>Because of the differences in the timing of diapause, l</w:t>
      </w:r>
      <w:r w:rsidR="00391B7E">
        <w:rPr>
          <w:color w:val="000000" w:themeColor="text1"/>
        </w:rPr>
        <w:t>ong-diapause genotype</w:t>
      </w:r>
      <w:r w:rsidR="0090479F">
        <w:rPr>
          <w:color w:val="000000" w:themeColor="text1"/>
        </w:rPr>
        <w:t xml:space="preserve"> </w:t>
      </w:r>
      <w:r w:rsidR="00250600">
        <w:rPr>
          <w:color w:val="000000" w:themeColor="text1"/>
        </w:rPr>
        <w:t xml:space="preserve">larvae </w:t>
      </w:r>
      <w:r w:rsidR="0090479F">
        <w:rPr>
          <w:color w:val="000000" w:themeColor="text1"/>
        </w:rPr>
        <w:t xml:space="preserve">diapause </w:t>
      </w:r>
      <w:r w:rsidR="00391B7E">
        <w:rPr>
          <w:color w:val="000000" w:themeColor="text1"/>
        </w:rPr>
        <w:t>at higher temperatures and remain in diapause longer than larvae with the short-diapause genotype</w:t>
      </w:r>
      <w:r w:rsidR="0090479F">
        <w:rPr>
          <w:color w:val="000000" w:themeColor="text1"/>
        </w:rPr>
        <w:t>.</w:t>
      </w:r>
      <w:r w:rsidR="00EF45F4">
        <w:rPr>
          <w:color w:val="000000" w:themeColor="text1"/>
        </w:rPr>
        <w:t xml:space="preserve"> </w:t>
      </w:r>
      <w:del w:id="234" w:author="Dan Hahn" w:date="2019-03-05T12:56:00Z">
        <w:r w:rsidR="00391B7E" w:rsidDel="00964CBC">
          <w:rPr>
            <w:color w:val="000000" w:themeColor="text1"/>
          </w:rPr>
          <w:delText>My research shows</w:delText>
        </w:r>
        <w:r w:rsidR="00250600" w:rsidDel="00964CBC">
          <w:rPr>
            <w:color w:val="000000" w:themeColor="text1"/>
          </w:rPr>
          <w:delText xml:space="preserve"> that</w:delText>
        </w:r>
        <w:r w:rsidR="00391B7E" w:rsidDel="00964CBC">
          <w:rPr>
            <w:color w:val="000000" w:themeColor="text1"/>
          </w:rPr>
          <w:delText xml:space="preserve"> </w:delText>
        </w:r>
        <w:r w:rsidR="00250600" w:rsidDel="00964CBC">
          <w:rPr>
            <w:color w:val="000000" w:themeColor="text1"/>
          </w:rPr>
          <w:delText xml:space="preserve">larvae with the long-diapause genotype store more </w:delText>
        </w:r>
        <w:r w:rsidR="00391B7E" w:rsidDel="00964CBC">
          <w:rPr>
            <w:color w:val="000000" w:themeColor="text1"/>
          </w:rPr>
          <w:delText>lipid</w:delText>
        </w:r>
        <w:r w:rsidR="00250600" w:rsidDel="00964CBC">
          <w:rPr>
            <w:color w:val="000000" w:themeColor="text1"/>
          </w:rPr>
          <w:delText xml:space="preserve">s during diapause preparation compared to </w:delText>
        </w:r>
        <w:r w:rsidR="00391B7E" w:rsidDel="00964CBC">
          <w:rPr>
            <w:color w:val="000000" w:themeColor="text1"/>
          </w:rPr>
          <w:delText xml:space="preserve">larvae preparing for a </w:delText>
        </w:r>
        <w:r w:rsidR="00250600" w:rsidDel="00964CBC">
          <w:rPr>
            <w:color w:val="000000" w:themeColor="text1"/>
          </w:rPr>
          <w:delText>shorter</w:delText>
        </w:r>
        <w:r w:rsidR="00391B7E" w:rsidDel="00964CBC">
          <w:rPr>
            <w:color w:val="000000" w:themeColor="text1"/>
          </w:rPr>
          <w:delText xml:space="preserve"> diapause period</w:delText>
        </w:r>
        <w:r w:rsidR="00250600" w:rsidDel="00964CBC">
          <w:rPr>
            <w:color w:val="000000" w:themeColor="text1"/>
          </w:rPr>
          <w:delText xml:space="preserve">. </w:delText>
        </w:r>
      </w:del>
      <w:r w:rsidR="00DE2DDD">
        <w:rPr>
          <w:color w:val="000000" w:themeColor="text1"/>
        </w:rPr>
        <w:t xml:space="preserve">Long-diapause larvae experiencing a warmer diapause period may have a higher metabolic rate and, in turn may need larger energy stores to fuel their higher metabolic rate, compared to larvae with the short </w:t>
      </w:r>
      <w:r w:rsidR="00DE2DDD">
        <w:rPr>
          <w:color w:val="000000" w:themeColor="text1"/>
        </w:rPr>
        <w:lastRenderedPageBreak/>
        <w:t>diapause genotype. The larger lipid stores of European corn borers experiencing longer warmer diapause periods could function to meet that increased demand for metabolic fuel.</w:t>
      </w:r>
    </w:p>
    <w:p w14:paraId="7377DAE8" w14:textId="77777777" w:rsidR="00CE792D" w:rsidRPr="004F09C9" w:rsidRDefault="00D27C9E" w:rsidP="00CE5B15">
      <w:pPr>
        <w:spacing w:line="480" w:lineRule="auto"/>
        <w:ind w:left="-15" w:right="167" w:firstLine="468"/>
        <w:rPr>
          <w:color w:val="000000" w:themeColor="text1"/>
        </w:rPr>
      </w:pPr>
      <w:r w:rsidRPr="004F09C9">
        <w:rPr>
          <w:color w:val="000000" w:themeColor="text1"/>
        </w:rPr>
        <w:t>Increasing seasonal temperatures are expanding the duration of the warm growing season</w:t>
      </w:r>
      <w:r w:rsidR="00AE4FA4">
        <w:rPr>
          <w:color w:val="000000" w:themeColor="text1"/>
        </w:rPr>
        <w:t xml:space="preserve"> (IPCC, 2013; NOAA, 2017)</w:t>
      </w:r>
      <w:r w:rsidRPr="004F09C9">
        <w:rPr>
          <w:color w:val="000000" w:themeColor="text1"/>
        </w:rPr>
        <w:t>, however the photoperiod cues that insects use to predict seasonality will remain unchanged.</w:t>
      </w:r>
      <w:r w:rsidR="003A4B1B">
        <w:rPr>
          <w:color w:val="000000" w:themeColor="text1"/>
        </w:rPr>
        <w:t xml:space="preserve"> </w:t>
      </w:r>
      <w:r w:rsidR="003A4B1B" w:rsidRPr="001A3D3B">
        <w:rPr>
          <w:color w:val="000000" w:themeColor="text1"/>
        </w:rPr>
        <w:t>The relationship between</w:t>
      </w:r>
      <w:r w:rsidR="003A4B1B">
        <w:rPr>
          <w:color w:val="000000" w:themeColor="text1"/>
        </w:rPr>
        <w:t xml:space="preserve"> increasing temperatures, </w:t>
      </w:r>
      <w:r w:rsidR="003A4B1B" w:rsidRPr="001A3D3B">
        <w:rPr>
          <w:color w:val="000000" w:themeColor="text1"/>
        </w:rPr>
        <w:t>diapause length</w:t>
      </w:r>
      <w:r w:rsidR="003A4B1B">
        <w:rPr>
          <w:color w:val="000000" w:themeColor="text1"/>
        </w:rPr>
        <w:t>,</w:t>
      </w:r>
      <w:r w:rsidR="003A4B1B" w:rsidRPr="001A3D3B">
        <w:rPr>
          <w:color w:val="000000" w:themeColor="text1"/>
        </w:rPr>
        <w:t xml:space="preserve"> and nutrition accumulation could be useful </w:t>
      </w:r>
      <w:r w:rsidR="003A4B1B">
        <w:rPr>
          <w:color w:val="000000" w:themeColor="text1"/>
        </w:rPr>
        <w:t>for estimating changes in the seasonality of insect populations.</w:t>
      </w:r>
      <w:r w:rsidR="0090479F">
        <w:rPr>
          <w:color w:val="000000" w:themeColor="text1"/>
        </w:rPr>
        <w:t xml:space="preserve"> </w:t>
      </w:r>
      <w:r w:rsidRPr="004F09C9">
        <w:rPr>
          <w:color w:val="000000" w:themeColor="text1"/>
        </w:rPr>
        <w:t xml:space="preserve">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access to longer growing seasons</w:t>
      </w:r>
      <w:r w:rsidR="00AE4FA4">
        <w:rPr>
          <w:color w:val="000000" w:themeColor="text1"/>
        </w:rPr>
        <w:t xml:space="preserve"> </w:t>
      </w:r>
      <w:r w:rsidRPr="004F09C9">
        <w:rPr>
          <w:color w:val="000000" w:themeColor="text1"/>
        </w:rPr>
        <w:t>. 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After decades of observations, the critical photoperiod of these 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r w:rsidR="00CE792D">
        <w:rPr>
          <w:color w:val="000000" w:themeColor="text1"/>
        </w:rPr>
        <w:t>.</w:t>
      </w:r>
    </w:p>
    <w:p w14:paraId="5815E519" w14:textId="77777777" w:rsidR="006F58EA" w:rsidRPr="004F09C9" w:rsidRDefault="00D27C9E" w:rsidP="00BA2A57">
      <w:pPr>
        <w:spacing w:line="480" w:lineRule="auto"/>
        <w:ind w:left="-15" w:right="167" w:firstLine="468"/>
        <w:rPr>
          <w:color w:val="000000" w:themeColor="text1"/>
        </w:rPr>
      </w:pPr>
      <w:r w:rsidRPr="004F09C9">
        <w:rPr>
          <w:color w:val="000000" w:themeColor="text1"/>
        </w:rPr>
        <w:t xml:space="preserve">A similar shift in critical photoperiod has also been noted in </w:t>
      </w:r>
      <w:r w:rsidR="00CE792D">
        <w:rPr>
          <w:color w:val="000000" w:themeColor="text1"/>
        </w:rPr>
        <w:t xml:space="preserve">the </w:t>
      </w:r>
      <w:r w:rsidR="00CE792D" w:rsidRPr="004F09C9">
        <w:rPr>
          <w:color w:val="000000" w:themeColor="text1"/>
        </w:rPr>
        <w:t>fall webworm</w:t>
      </w:r>
      <w:r w:rsidR="00CE792D">
        <w:rPr>
          <w:color w:val="000000" w:themeColor="text1"/>
        </w:rPr>
        <w:t xml:space="preserve">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r w:rsidR="00CE792D">
        <w:rPr>
          <w:color w:val="000000" w:themeColor="text1"/>
        </w:rPr>
        <w:t>)</w:t>
      </w:r>
      <w:r w:rsidRPr="004F09C9">
        <w:rPr>
          <w:color w:val="000000" w:themeColor="text1"/>
        </w:rPr>
        <w:t xml:space="preserve">. </w:t>
      </w:r>
      <w:proofErr w:type="spellStart"/>
      <w:r w:rsidRPr="004F09C9">
        <w:rPr>
          <w:color w:val="000000" w:themeColor="text1"/>
        </w:rPr>
        <w:t>Gomi</w:t>
      </w:r>
      <w:proofErr w:type="spellEnd"/>
      <w:r w:rsidRPr="004F09C9">
        <w:rPr>
          <w:color w:val="000000" w:themeColor="text1"/>
        </w:rPr>
        <w:t xml:space="preserve"> et al. collected </w:t>
      </w:r>
      <w:r w:rsidR="00CE792D">
        <w:rPr>
          <w:color w:val="000000" w:themeColor="text1"/>
        </w:rPr>
        <w:t xml:space="preserve">fall </w:t>
      </w:r>
      <w:r w:rsidRPr="004F09C9">
        <w:rPr>
          <w:color w:val="000000" w:themeColor="text1"/>
        </w:rPr>
        <w:t>webworm larvae from the same field site in 1988 and</w:t>
      </w:r>
    </w:p>
    <w:p w14:paraId="5B02E2CC" w14:textId="77777777" w:rsidR="006F58EA" w:rsidRPr="004F09C9" w:rsidRDefault="00D27C9E" w:rsidP="00BA2A57">
      <w:pPr>
        <w:spacing w:line="480" w:lineRule="auto"/>
        <w:ind w:left="-15" w:right="90" w:firstLine="0"/>
        <w:rPr>
          <w:color w:val="000000" w:themeColor="text1"/>
        </w:rPr>
      </w:pPr>
      <w:r w:rsidRPr="004F09C9">
        <w:rPr>
          <w:color w:val="000000" w:themeColor="text1"/>
        </w:rPr>
        <w:t>2002, reared them at 20</w:t>
      </w:r>
      <w:r w:rsidR="00834A89">
        <w:rPr>
          <w:rFonts w:ascii="Cambria" w:eastAsia="Cambria" w:hAnsi="Cambria" w:cs="Cambria"/>
          <w:color w:val="000000" w:themeColor="text1"/>
          <w:vertAlign w:val="superscript"/>
        </w:rPr>
        <w:t>°</w:t>
      </w:r>
      <w:r w:rsidRPr="004F09C9">
        <w:rPr>
          <w:color w:val="000000" w:themeColor="text1"/>
        </w:rPr>
        <w:t>C, and measured their response to a range of photoperiod</w:t>
      </w:r>
      <w:r w:rsidR="00CD4C44">
        <w:rPr>
          <w:color w:val="000000" w:themeColor="text1"/>
        </w:rPr>
        <w:t>s</w:t>
      </w:r>
      <w:r w:rsidRPr="004F09C9">
        <w:rPr>
          <w:color w:val="000000" w:themeColor="text1"/>
        </w:rPr>
        <w:t xml:space="preserve"> between 14L:10D to 14.5L:9.5D. The photoperiod that induced diapause among larvae collected in 2002 </w:t>
      </w:r>
      <w:r w:rsidRPr="004F09C9">
        <w:rPr>
          <w:color w:val="000000" w:themeColor="text1"/>
        </w:rPr>
        <w:lastRenderedPageBreak/>
        <w:t>was shorted by 8 minutes compared to larvae collected in 1988 (</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18C38979" w14:textId="77777777"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w:t>
      </w:r>
      <w:r>
        <w:rPr>
          <w:color w:val="000000" w:themeColor="text1"/>
        </w:rPr>
        <w:lastRenderedPageBreak/>
        <w:t xml:space="preserve">short-diapause genotype could </w:t>
      </w:r>
      <w:r w:rsidRPr="004F09C9">
        <w:rPr>
          <w:color w:val="000000" w:themeColor="text1"/>
        </w:rPr>
        <w:t xml:space="preserve">suggest </w:t>
      </w:r>
      <w:r>
        <w:rPr>
          <w:color w:val="000000" w:themeColor="text1"/>
        </w:rPr>
        <w:t xml:space="preserve">that </w:t>
      </w:r>
      <w:r w:rsidRPr="004F09C9">
        <w:rPr>
          <w:color w:val="000000" w:themeColor="text1"/>
        </w:rPr>
        <w:t xml:space="preserve">an increased sensitivity to the cues that terminate diapause </w:t>
      </w:r>
      <w:r>
        <w:rPr>
          <w:color w:val="000000" w:themeColor="text1"/>
        </w:rPr>
        <w:t xml:space="preserve">and it could </w:t>
      </w:r>
      <w:r w:rsidRPr="004F09C9">
        <w:rPr>
          <w:color w:val="000000" w:themeColor="text1"/>
        </w:rPr>
        <w:t xml:space="preserve">be one way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207DA6E0" w14:textId="77777777"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larvae.</w:t>
      </w:r>
    </w:p>
    <w:p w14:paraId="0F779088" w14:textId="77777777" w:rsidR="009D38F1" w:rsidRDefault="009D38F1" w:rsidP="009D38F1">
      <w:pPr>
        <w:spacing w:line="480" w:lineRule="auto"/>
        <w:ind w:left="0" w:right="90" w:firstLine="720"/>
        <w:rPr>
          <w:color w:val="000000" w:themeColor="text1"/>
        </w:rPr>
      </w:pPr>
      <w:r w:rsidRPr="00B134B2">
        <w:rPr>
          <w:color w:val="000000" w:themeColor="text1"/>
        </w:rPr>
        <w:t xml:space="preserve">Longer and warmer growing seasons have the potential to increase insect feeding, mating, and voltinism. Climate change will affect insect populations, and how insects respond to climate change will determine which insects are losers and which are winners,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is no exception. European corn borer is a major agricultural pest here in the United </w:t>
      </w:r>
      <w:r w:rsidRPr="00B134B2">
        <w:rPr>
          <w:color w:val="000000" w:themeColor="text1"/>
        </w:rPr>
        <w:lastRenderedPageBreak/>
        <w:t xml:space="preserve">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78F06AE0" w14:textId="77777777" w:rsidR="009D38F1" w:rsidRDefault="009D38F1" w:rsidP="00CE5B15">
      <w:pPr>
        <w:spacing w:line="480" w:lineRule="auto"/>
        <w:ind w:left="-15" w:right="90" w:firstLine="468"/>
        <w:rPr>
          <w:color w:val="000000" w:themeColor="text1"/>
        </w:rPr>
      </w:pPr>
    </w:p>
    <w:p w14:paraId="3A40F96E" w14:textId="77777777" w:rsidR="008262F8" w:rsidRDefault="008262F8" w:rsidP="00CE5B15">
      <w:pPr>
        <w:spacing w:line="480" w:lineRule="auto"/>
        <w:ind w:left="-15" w:right="90" w:firstLine="468"/>
        <w:rPr>
          <w:color w:val="000000" w:themeColor="text1"/>
        </w:rPr>
      </w:pPr>
    </w:p>
    <w:p w14:paraId="69ADB3B8" w14:textId="77777777" w:rsidR="008262F8" w:rsidRDefault="008262F8" w:rsidP="00CE5B15">
      <w:pPr>
        <w:spacing w:line="480" w:lineRule="auto"/>
        <w:ind w:left="-15" w:right="90" w:firstLine="468"/>
        <w:rPr>
          <w:color w:val="000000" w:themeColor="text1"/>
        </w:rPr>
      </w:pPr>
    </w:p>
    <w:p w14:paraId="47D493FA" w14:textId="77777777" w:rsidR="00350BD0" w:rsidRDefault="00350BD0">
      <w:pPr>
        <w:spacing w:after="227" w:line="259" w:lineRule="auto"/>
        <w:ind w:left="0" w:firstLine="0"/>
        <w:rPr>
          <w:color w:val="000000" w:themeColor="text1"/>
        </w:rPr>
      </w:pPr>
    </w:p>
    <w:p w14:paraId="413DBA8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lastRenderedPageBreak/>
        <w:drawing>
          <wp:inline distT="0" distB="0" distL="0" distR="0" wp14:anchorId="2DA136B2" wp14:editId="1CBC14C5">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6"/>
                    <a:stretch>
                      <a:fillRect/>
                    </a:stretch>
                  </pic:blipFill>
                  <pic:spPr>
                    <a:xfrm>
                      <a:off x="0" y="0"/>
                      <a:ext cx="5289896" cy="6845748"/>
                    </a:xfrm>
                    <a:prstGeom prst="rect">
                      <a:avLst/>
                    </a:prstGeom>
                  </pic:spPr>
                </pic:pic>
              </a:graphicData>
            </a:graphic>
          </wp:inline>
        </w:drawing>
      </w:r>
    </w:p>
    <w:p w14:paraId="7828DB26" w14:textId="77777777" w:rsidR="006F58EA" w:rsidRPr="004F09C9" w:rsidRDefault="00350BD0" w:rsidP="0089758D">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commentRangeStart w:id="235"/>
      <w:r w:rsidR="001B780C">
        <w:rPr>
          <w:color w:val="000000" w:themeColor="text1"/>
        </w:rPr>
        <w:t>Peak w</w:t>
      </w:r>
      <w:r w:rsidRPr="004F09C9">
        <w:rPr>
          <w:color w:val="000000" w:themeColor="text1"/>
        </w:rPr>
        <w:t xml:space="preserve">et mass accumulation </w:t>
      </w:r>
      <w:r w:rsidR="001B780C">
        <w:rPr>
          <w:color w:val="000000" w:themeColor="text1"/>
        </w:rPr>
        <w:t>between with different diapause-genotypes.</w:t>
      </w:r>
      <w:r w:rsidRPr="004F09C9">
        <w:rPr>
          <w:color w:val="000000" w:themeColor="text1"/>
        </w:rPr>
        <w:t xml:space="preserve"> </w:t>
      </w:r>
      <w:commentRangeEnd w:id="235"/>
      <w:r>
        <w:rPr>
          <w:rStyle w:val="CommentReference"/>
        </w:rPr>
        <w:commentReference w:id="235"/>
      </w:r>
      <w:r w:rsidRPr="004F09C9">
        <w:rPr>
          <w:color w:val="000000" w:themeColor="text1"/>
        </w:rPr>
        <w:t xml:space="preserve">When </w:t>
      </w:r>
      <w:r w:rsidRPr="00190BFD">
        <w:rPr>
          <w:color w:val="000000" w:themeColor="text1"/>
          <w:highlight w:val="yellow"/>
          <w:rPrChange w:id="236" w:author="Dan Hahn" w:date="2019-03-05T12:57:00Z">
            <w:rPr>
              <w:color w:val="000000" w:themeColor="text1"/>
            </w:rPr>
          </w:rPrChange>
        </w:rPr>
        <w:t>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526C3D69" w14:textId="77777777" w:rsidR="006F58EA" w:rsidRPr="004F09C9" w:rsidRDefault="006F58EA">
      <w:pPr>
        <w:spacing w:line="238" w:lineRule="auto"/>
        <w:ind w:left="1178" w:right="90"/>
        <w:rPr>
          <w:color w:val="000000" w:themeColor="text1"/>
        </w:rPr>
      </w:pPr>
    </w:p>
    <w:p w14:paraId="1D7CC1AF"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lastRenderedPageBreak/>
        <w:drawing>
          <wp:inline distT="0" distB="0" distL="0" distR="0" wp14:anchorId="767595B1" wp14:editId="17FC961F">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7"/>
                    <a:stretch>
                      <a:fillRect/>
                    </a:stretch>
                  </pic:blipFill>
                  <pic:spPr>
                    <a:xfrm>
                      <a:off x="0" y="0"/>
                      <a:ext cx="4636082" cy="5999635"/>
                    </a:xfrm>
                    <a:prstGeom prst="rect">
                      <a:avLst/>
                    </a:prstGeom>
                  </pic:spPr>
                </pic:pic>
              </a:graphicData>
            </a:graphic>
          </wp:inline>
        </w:drawing>
      </w:r>
    </w:p>
    <w:p w14:paraId="561F1690" w14:textId="77777777" w:rsidR="00010B8E"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xml:space="preserve">. </w:t>
      </w:r>
      <w:r w:rsidRPr="00190BFD">
        <w:rPr>
          <w:color w:val="000000" w:themeColor="text1"/>
          <w:highlight w:val="yellow"/>
          <w:rPrChange w:id="237" w:author="Dan Hahn" w:date="2019-03-05T12:57:00Z">
            <w:rPr>
              <w:color w:val="000000" w:themeColor="text1"/>
            </w:rPr>
          </w:rPrChange>
        </w:rPr>
        <w:t>Compari</w:t>
      </w:r>
      <w:r w:rsidR="001B780C" w:rsidRPr="00190BFD">
        <w:rPr>
          <w:color w:val="000000" w:themeColor="text1"/>
          <w:highlight w:val="yellow"/>
          <w:rPrChange w:id="238" w:author="Dan Hahn" w:date="2019-03-05T12:57:00Z">
            <w:rPr>
              <w:color w:val="000000" w:themeColor="text1"/>
            </w:rPr>
          </w:rPrChange>
        </w:rPr>
        <w:t>son of</w:t>
      </w:r>
      <w:r w:rsidRPr="00190BFD">
        <w:rPr>
          <w:color w:val="000000" w:themeColor="text1"/>
          <w:highlight w:val="yellow"/>
          <w:rPrChange w:id="239" w:author="Dan Hahn" w:date="2019-03-05T12:57:00Z">
            <w:rPr>
              <w:color w:val="000000" w:themeColor="text1"/>
            </w:rPr>
          </w:rPrChange>
        </w:rPr>
        <w:t xml:space="preserve"> CO</w:t>
      </w:r>
      <w:r w:rsidRPr="00190BFD">
        <w:rPr>
          <w:color w:val="000000" w:themeColor="text1"/>
          <w:highlight w:val="yellow"/>
          <w:vertAlign w:val="subscript"/>
          <w:rPrChange w:id="240" w:author="Dan Hahn" w:date="2019-03-05T12:57:00Z">
            <w:rPr>
              <w:color w:val="000000" w:themeColor="text1"/>
              <w:vertAlign w:val="subscript"/>
            </w:rPr>
          </w:rPrChange>
        </w:rPr>
        <w:t xml:space="preserve">2 </w:t>
      </w:r>
      <w:r w:rsidRPr="00190BFD">
        <w:rPr>
          <w:color w:val="000000" w:themeColor="text1"/>
          <w:highlight w:val="yellow"/>
          <w:rPrChange w:id="241" w:author="Dan Hahn" w:date="2019-03-05T12:57:00Z">
            <w:rPr>
              <w:color w:val="000000" w:themeColor="text1"/>
            </w:rPr>
          </w:rPrChange>
        </w:rPr>
        <w:t>production among larvae with the same diapause genotype</w:t>
      </w:r>
      <w:r w:rsidR="001B780C" w:rsidRPr="00190BFD">
        <w:rPr>
          <w:color w:val="000000" w:themeColor="text1"/>
          <w:highlight w:val="yellow"/>
          <w:rPrChange w:id="242" w:author="Dan Hahn" w:date="2019-03-05T12:57:00Z">
            <w:rPr>
              <w:color w:val="000000" w:themeColor="text1"/>
            </w:rPr>
          </w:rPrChange>
        </w:rPr>
        <w:t>.</w:t>
      </w:r>
      <w:r w:rsidRPr="00190BFD">
        <w:rPr>
          <w:color w:val="000000" w:themeColor="text1"/>
          <w:highlight w:val="yellow"/>
          <w:rPrChange w:id="243" w:author="Dan Hahn" w:date="2019-03-05T12:57:00Z">
            <w:rPr>
              <w:color w:val="000000" w:themeColor="text1"/>
            </w:rPr>
          </w:rPrChange>
        </w:rPr>
        <w:t xml:space="preserve"> Co</w:t>
      </w:r>
      <w:r w:rsidRPr="00190BFD">
        <w:rPr>
          <w:color w:val="000000" w:themeColor="text1"/>
          <w:highlight w:val="yellow"/>
          <w:vertAlign w:val="subscript"/>
          <w:rPrChange w:id="244" w:author="Dan Hahn" w:date="2019-03-05T12:57:00Z">
            <w:rPr>
              <w:color w:val="000000" w:themeColor="text1"/>
              <w:vertAlign w:val="subscript"/>
            </w:rPr>
          </w:rPrChange>
        </w:rPr>
        <w:t xml:space="preserve">2 </w:t>
      </w:r>
      <w:r w:rsidRPr="00190BFD">
        <w:rPr>
          <w:color w:val="000000" w:themeColor="text1"/>
          <w:highlight w:val="yellow"/>
          <w:rPrChange w:id="245" w:author="Dan Hahn" w:date="2019-03-05T12:57:00Z">
            <w:rPr>
              <w:color w:val="000000" w:themeColor="text1"/>
            </w:rPr>
          </w:rPrChange>
        </w:rPr>
        <w:t>production was compared on the day wet mass peaked. Red arrows point towards wet mass peak days and asterisks "*" represent significance. (A) CO</w:t>
      </w:r>
      <w:r w:rsidRPr="00190BFD">
        <w:rPr>
          <w:color w:val="000000" w:themeColor="text1"/>
          <w:highlight w:val="yellow"/>
          <w:vertAlign w:val="subscript"/>
          <w:rPrChange w:id="246" w:author="Dan Hahn" w:date="2019-03-05T12:57:00Z">
            <w:rPr>
              <w:color w:val="000000" w:themeColor="text1"/>
              <w:vertAlign w:val="subscript"/>
            </w:rPr>
          </w:rPrChange>
        </w:rPr>
        <w:t xml:space="preserve">2 </w:t>
      </w:r>
      <w:r w:rsidRPr="00190BFD">
        <w:rPr>
          <w:color w:val="000000" w:themeColor="text1"/>
          <w:highlight w:val="yellow"/>
          <w:rPrChange w:id="247" w:author="Dan Hahn" w:date="2019-03-05T12:57:00Z">
            <w:rPr>
              <w:color w:val="000000" w:themeColor="text1"/>
            </w:rPr>
          </w:rPrChange>
        </w:rPr>
        <w:t>production compared between long-diapause genotype larvae in diapause programming conditions (blue) and non-diapause conditions (black). Mass peak days: day-9 reared in diapause programming conditions and day-5 in non-diapause conditions. CO</w:t>
      </w:r>
      <w:r w:rsidRPr="00190BFD">
        <w:rPr>
          <w:color w:val="000000" w:themeColor="text1"/>
          <w:highlight w:val="yellow"/>
          <w:vertAlign w:val="subscript"/>
          <w:rPrChange w:id="248" w:author="Dan Hahn" w:date="2019-03-05T12:57:00Z">
            <w:rPr>
              <w:color w:val="000000" w:themeColor="text1"/>
              <w:vertAlign w:val="subscript"/>
            </w:rPr>
          </w:rPrChange>
        </w:rPr>
        <w:t xml:space="preserve">2 </w:t>
      </w:r>
      <w:r w:rsidRPr="00190BFD">
        <w:rPr>
          <w:color w:val="000000" w:themeColor="text1"/>
          <w:highlight w:val="yellow"/>
          <w:rPrChange w:id="249" w:author="Dan Hahn" w:date="2019-03-05T12:57:00Z">
            <w:rPr>
              <w:color w:val="000000" w:themeColor="text1"/>
            </w:rPr>
          </w:rPrChange>
        </w:rPr>
        <w:t>production in diapause-programmed larvae was significantly different (F-statistic=22.52, DF=30, p-value</w:t>
      </w:r>
      <w:r w:rsidRPr="00190BFD">
        <w:rPr>
          <w:rFonts w:ascii="Cambria" w:eastAsia="Cambria" w:hAnsi="Cambria" w:cs="Cambria"/>
          <w:i/>
          <w:color w:val="000000" w:themeColor="text1"/>
          <w:highlight w:val="yellow"/>
          <w:rPrChange w:id="250" w:author="Dan Hahn" w:date="2019-03-05T12:57:00Z">
            <w:rPr>
              <w:rFonts w:ascii="Cambria" w:eastAsia="Cambria" w:hAnsi="Cambria" w:cs="Cambria"/>
              <w:i/>
              <w:color w:val="000000" w:themeColor="text1"/>
            </w:rPr>
          </w:rPrChange>
        </w:rPr>
        <w:t>&lt;</w:t>
      </w:r>
      <w:r w:rsidRPr="00190BFD">
        <w:rPr>
          <w:color w:val="000000" w:themeColor="text1"/>
          <w:highlight w:val="yellow"/>
          <w:rPrChange w:id="251" w:author="Dan Hahn" w:date="2019-03-05T12:57:00Z">
            <w:rPr>
              <w:color w:val="000000" w:themeColor="text1"/>
            </w:rPr>
          </w:rPrChange>
        </w:rPr>
        <w:t>0.000). (B) CO</w:t>
      </w:r>
      <w:r w:rsidRPr="00190BFD">
        <w:rPr>
          <w:color w:val="000000" w:themeColor="text1"/>
          <w:highlight w:val="yellow"/>
          <w:vertAlign w:val="subscript"/>
          <w:rPrChange w:id="252" w:author="Dan Hahn" w:date="2019-03-05T12:57:00Z">
            <w:rPr>
              <w:color w:val="000000" w:themeColor="text1"/>
              <w:vertAlign w:val="subscript"/>
            </w:rPr>
          </w:rPrChange>
        </w:rPr>
        <w:t xml:space="preserve">2 </w:t>
      </w:r>
      <w:r w:rsidRPr="00190BFD">
        <w:rPr>
          <w:color w:val="000000" w:themeColor="text1"/>
          <w:highlight w:val="yellow"/>
          <w:rPrChange w:id="253" w:author="Dan Hahn" w:date="2019-03-05T12:57:00Z">
            <w:rPr>
              <w:color w:val="000000" w:themeColor="text1"/>
            </w:rPr>
          </w:rPrChange>
        </w:rPr>
        <w:t>production compared between short-diapause genotype larvae reared in diapause programming conditions (pink) and non-diapause conditions (black). Mass peak days: day-6 in diapause programming conditions and day-3 in non-diapause conditions. CO</w:t>
      </w:r>
      <w:r w:rsidRPr="00190BFD">
        <w:rPr>
          <w:color w:val="000000" w:themeColor="text1"/>
          <w:highlight w:val="yellow"/>
          <w:vertAlign w:val="subscript"/>
          <w:rPrChange w:id="254" w:author="Dan Hahn" w:date="2019-03-05T12:57:00Z">
            <w:rPr>
              <w:color w:val="000000" w:themeColor="text1"/>
              <w:vertAlign w:val="subscript"/>
            </w:rPr>
          </w:rPrChange>
        </w:rPr>
        <w:t xml:space="preserve">2 </w:t>
      </w:r>
      <w:r w:rsidRPr="00190BFD">
        <w:rPr>
          <w:color w:val="000000" w:themeColor="text1"/>
          <w:highlight w:val="yellow"/>
          <w:rPrChange w:id="255" w:author="Dan Hahn" w:date="2019-03-05T12:57:00Z">
            <w:rPr>
              <w:color w:val="000000" w:themeColor="text1"/>
            </w:rPr>
          </w:rPrChange>
        </w:rPr>
        <w:t>production in diapause-programmed larvae was significantly different (F-statistic=24.91, DF=43, p-value</w:t>
      </w:r>
      <w:r w:rsidRPr="00190BFD">
        <w:rPr>
          <w:rFonts w:ascii="Cambria" w:eastAsia="Cambria" w:hAnsi="Cambria" w:cs="Cambria"/>
          <w:i/>
          <w:color w:val="000000" w:themeColor="text1"/>
          <w:highlight w:val="yellow"/>
          <w:rPrChange w:id="256" w:author="Dan Hahn" w:date="2019-03-05T12:57:00Z">
            <w:rPr>
              <w:rFonts w:ascii="Cambria" w:eastAsia="Cambria" w:hAnsi="Cambria" w:cs="Cambria"/>
              <w:i/>
              <w:color w:val="000000" w:themeColor="text1"/>
            </w:rPr>
          </w:rPrChange>
        </w:rPr>
        <w:t>&lt;</w:t>
      </w:r>
      <w:r w:rsidRPr="00190BFD">
        <w:rPr>
          <w:color w:val="000000" w:themeColor="text1"/>
          <w:highlight w:val="yellow"/>
          <w:rPrChange w:id="257" w:author="Dan Hahn" w:date="2019-03-05T12:57:00Z">
            <w:rPr>
              <w:color w:val="000000" w:themeColor="text1"/>
            </w:rPr>
          </w:rPrChange>
        </w:rPr>
        <w:t>0.000).</w:t>
      </w:r>
    </w:p>
    <w:p w14:paraId="01B170CD"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lastRenderedPageBreak/>
        <w:drawing>
          <wp:inline distT="0" distB="0" distL="0" distR="0" wp14:anchorId="5017EF9D" wp14:editId="41503765">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8"/>
                    <a:stretch>
                      <a:fillRect/>
                    </a:stretch>
                  </pic:blipFill>
                  <pic:spPr>
                    <a:xfrm>
                      <a:off x="0" y="0"/>
                      <a:ext cx="4754921" cy="6153427"/>
                    </a:xfrm>
                    <a:prstGeom prst="rect">
                      <a:avLst/>
                    </a:prstGeom>
                  </pic:spPr>
                </pic:pic>
              </a:graphicData>
            </a:graphic>
          </wp:inline>
        </w:drawing>
      </w:r>
    </w:p>
    <w:p w14:paraId="0F411DD3" w14:textId="77777777" w:rsidR="001763AE"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 xml:space="preserve">production at day-9 was significantly different than day-6 (F-statistic=30.31, </w:t>
      </w:r>
      <w:proofErr w:type="spellStart"/>
      <w:r w:rsidRPr="004F09C9">
        <w:rPr>
          <w:color w:val="000000" w:themeColor="text1"/>
        </w:rPr>
        <w:t>Df</w:t>
      </w:r>
      <w:proofErr w:type="spellEnd"/>
      <w:r w:rsidRPr="004F09C9">
        <w:rPr>
          <w:color w:val="000000" w:themeColor="text1"/>
        </w:rPr>
        <w:t>=26,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 xml:space="preserve">production was significantly difference on day-5 (F-statistic=13.99, </w:t>
      </w:r>
      <w:proofErr w:type="spellStart"/>
      <w:r w:rsidRPr="004F09C9">
        <w:rPr>
          <w:color w:val="000000" w:themeColor="text1"/>
        </w:rPr>
        <w:t>Df</w:t>
      </w:r>
      <w:proofErr w:type="spellEnd"/>
      <w:r w:rsidRPr="004F09C9">
        <w:rPr>
          <w:color w:val="000000" w:themeColor="text1"/>
        </w:rPr>
        <w:t>=47, p-value</w:t>
      </w:r>
      <w:r w:rsidRPr="004F09C9">
        <w:rPr>
          <w:rFonts w:ascii="Cambria" w:eastAsia="Cambria" w:hAnsi="Cambria" w:cs="Cambria"/>
          <w:i/>
          <w:color w:val="000000" w:themeColor="text1"/>
        </w:rPr>
        <w:t>&lt;</w:t>
      </w:r>
      <w:r w:rsidRPr="004F09C9">
        <w:rPr>
          <w:color w:val="000000" w:themeColor="text1"/>
        </w:rPr>
        <w:t>0.000)</w:t>
      </w:r>
      <w:r>
        <w:rPr>
          <w:color w:val="000000" w:themeColor="text1"/>
        </w:rPr>
        <w:t>.</w:t>
      </w:r>
    </w:p>
    <w:p w14:paraId="5021E7B8"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lastRenderedPageBreak/>
        <w:drawing>
          <wp:inline distT="0" distB="0" distL="0" distR="0" wp14:anchorId="3D6A03F8" wp14:editId="2727189D">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9"/>
                    <a:stretch>
                      <a:fillRect/>
                    </a:stretch>
                  </pic:blipFill>
                  <pic:spPr>
                    <a:xfrm>
                      <a:off x="0" y="0"/>
                      <a:ext cx="5943810" cy="4592944"/>
                    </a:xfrm>
                    <a:prstGeom prst="rect">
                      <a:avLst/>
                    </a:prstGeom>
                  </pic:spPr>
                </pic:pic>
              </a:graphicData>
            </a:graphic>
          </wp:inline>
        </w:drawing>
      </w:r>
    </w:p>
    <w:p w14:paraId="3FC353F0" w14:textId="77777777" w:rsidR="00D436AC" w:rsidRPr="004F09C9" w:rsidRDefault="00D436AC" w:rsidP="000214EB">
      <w:pPr>
        <w:spacing w:after="228" w:line="259" w:lineRule="auto"/>
        <w:ind w:left="0" w:firstLine="0"/>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Comparison 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p>
    <w:p w14:paraId="4377ECB6" w14:textId="77777777" w:rsidR="006F58EA" w:rsidRDefault="006F58EA">
      <w:pPr>
        <w:spacing w:line="251" w:lineRule="auto"/>
        <w:ind w:left="1153" w:right="90" w:hanging="1168"/>
        <w:rPr>
          <w:color w:val="000000" w:themeColor="text1"/>
        </w:rPr>
      </w:pPr>
    </w:p>
    <w:p w14:paraId="6AC0E9BE" w14:textId="77777777" w:rsidR="00B13321" w:rsidRPr="004F09C9" w:rsidRDefault="00B13321">
      <w:pPr>
        <w:spacing w:line="251" w:lineRule="auto"/>
        <w:ind w:left="1153" w:right="90" w:hanging="1168"/>
        <w:rPr>
          <w:color w:val="000000" w:themeColor="text1"/>
        </w:rPr>
      </w:pPr>
    </w:p>
    <w:p w14:paraId="05D3FFE2" w14:textId="77777777"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21E7F882" wp14:editId="5B3552EA">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0"/>
                    <a:stretch>
                      <a:fillRect/>
                    </a:stretch>
                  </pic:blipFill>
                  <pic:spPr>
                    <a:xfrm>
                      <a:off x="0" y="0"/>
                      <a:ext cx="5289896" cy="6845748"/>
                    </a:xfrm>
                    <a:prstGeom prst="rect">
                      <a:avLst/>
                    </a:prstGeom>
                  </pic:spPr>
                </pic:pic>
              </a:graphicData>
            </a:graphic>
          </wp:inline>
        </w:drawing>
      </w:r>
    </w:p>
    <w:p w14:paraId="310C3D1F" w14:textId="77777777" w:rsidR="006F58EA"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DF=14, p-value=0.319).</w:t>
      </w:r>
    </w:p>
    <w:p w14:paraId="3D9194B2"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27BAC3FC" wp14:editId="42FD6061">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31"/>
                    <a:stretch>
                      <a:fillRect/>
                    </a:stretch>
                  </pic:blipFill>
                  <pic:spPr>
                    <a:xfrm>
                      <a:off x="0" y="0"/>
                      <a:ext cx="5349199" cy="6922492"/>
                    </a:xfrm>
                    <a:prstGeom prst="rect">
                      <a:avLst/>
                    </a:prstGeom>
                  </pic:spPr>
                </pic:pic>
              </a:graphicData>
            </a:graphic>
          </wp:inline>
        </w:drawing>
      </w:r>
    </w:p>
    <w:p w14:paraId="1502409E" w14:textId="77777777" w:rsidR="00010B8E" w:rsidRPr="004F09C9"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3224B7">
        <w:rPr>
          <w:color w:val="000000" w:themeColor="text1"/>
        </w:rPr>
        <w:t>Within each strain wandering day did not significantly differ between diapause genotype</w:t>
      </w:r>
      <w:r w:rsidR="005A1E1C">
        <w:rPr>
          <w:color w:val="000000" w:themeColor="text1"/>
        </w:rPr>
        <w:t xml:space="preserve"> (non-diapause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 xml:space="preserve">t-value -45.82, </w:t>
      </w:r>
      <w:proofErr w:type="spellStart"/>
      <w:r w:rsidR="002841A6">
        <w:rPr>
          <w:color w:val="000000" w:themeColor="text1"/>
        </w:rPr>
        <w:t>Df</w:t>
      </w:r>
      <w:proofErr w:type="spellEnd"/>
      <w:r w:rsidR="002841A6">
        <w:rPr>
          <w:color w:val="000000" w:themeColor="text1"/>
        </w:rPr>
        <w:t>= 3381, p-value&lt;0.000</w:t>
      </w:r>
      <w:r w:rsidR="00E634D0">
        <w:rPr>
          <w:color w:val="000000" w:themeColor="text1"/>
        </w:rPr>
        <w:t>)</w:t>
      </w:r>
      <w:commentRangeStart w:id="258"/>
      <w:r w:rsidR="002841A6">
        <w:rPr>
          <w:color w:val="000000" w:themeColor="text1"/>
        </w:rPr>
        <w:t>.</w:t>
      </w:r>
      <w:commentRangeEnd w:id="258"/>
      <w:r>
        <w:rPr>
          <w:rStyle w:val="CommentReference"/>
        </w:rPr>
        <w:commentReference w:id="258"/>
      </w:r>
      <w:r w:rsidR="003224B7">
        <w:rPr>
          <w:color w:val="000000" w:themeColor="text1"/>
        </w:rPr>
        <w:t xml:space="preserve">  </w:t>
      </w:r>
    </w:p>
    <w:p w14:paraId="1275999C"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0D674E2C" wp14:editId="4F2E94CC">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2"/>
                    <a:stretch>
                      <a:fillRect/>
                    </a:stretch>
                  </pic:blipFill>
                  <pic:spPr>
                    <a:xfrm>
                      <a:off x="0" y="0"/>
                      <a:ext cx="4457705" cy="5768795"/>
                    </a:xfrm>
                    <a:prstGeom prst="rect">
                      <a:avLst/>
                    </a:prstGeom>
                  </pic:spPr>
                </pic:pic>
              </a:graphicData>
            </a:graphic>
          </wp:inline>
        </w:drawing>
      </w:r>
    </w:p>
    <w:p w14:paraId="4492AF97" w14:textId="77777777" w:rsidR="006F58EA" w:rsidRPr="004F09C9"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 xml:space="preserve">85, </w:t>
      </w:r>
      <w:proofErr w:type="spellStart"/>
      <w:r w:rsidR="00B71FB5" w:rsidRPr="004F09C9">
        <w:rPr>
          <w:color w:val="000000" w:themeColor="text1"/>
        </w:rPr>
        <w:t>Df</w:t>
      </w:r>
      <w:proofErr w:type="spellEnd"/>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 xml:space="preserve">0.000) and photoperiod (t-value=-9.66, </w:t>
      </w:r>
      <w:proofErr w:type="spellStart"/>
      <w:r w:rsidRPr="004F09C9">
        <w:rPr>
          <w:color w:val="000000" w:themeColor="text1"/>
        </w:rPr>
        <w:t>Df</w:t>
      </w:r>
      <w:proofErr w:type="spellEnd"/>
      <w:r w:rsidRPr="004F09C9">
        <w:rPr>
          <w:color w:val="000000" w:themeColor="text1"/>
        </w:rPr>
        <w:t>=133.3,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r w:rsidR="00E872D5">
        <w:rPr>
          <w:color w:val="000000" w:themeColor="text1"/>
        </w:rPr>
        <w:t>a</w:t>
      </w:r>
      <w:r w:rsidRPr="004F09C9">
        <w:rPr>
          <w:color w:val="000000" w:themeColor="text1"/>
        </w:rPr>
        <w:t xml:space="preserve">ffected by diapause genotype (t-value=4.08, </w:t>
      </w:r>
      <w:proofErr w:type="spellStart"/>
      <w:r w:rsidRPr="004F09C9">
        <w:rPr>
          <w:color w:val="000000" w:themeColor="text1"/>
        </w:rPr>
        <w:t>Df</w:t>
      </w:r>
      <w:proofErr w:type="spellEnd"/>
      <w:r w:rsidRPr="004F09C9">
        <w:rPr>
          <w:color w:val="000000" w:themeColor="text1"/>
        </w:rPr>
        <w:t>=186.8, p-value</w:t>
      </w:r>
      <w:r w:rsidRPr="004F09C9">
        <w:rPr>
          <w:rFonts w:ascii="Cambria" w:eastAsia="Cambria" w:hAnsi="Cambria" w:cs="Cambria"/>
          <w:i/>
          <w:color w:val="000000" w:themeColor="text1"/>
        </w:rPr>
        <w:t>&lt;</w:t>
      </w:r>
      <w:r w:rsidRPr="004F09C9">
        <w:rPr>
          <w:color w:val="000000" w:themeColor="text1"/>
        </w:rPr>
        <w:t xml:space="preserve">0.000) and photoperiod (t-value=-10.23, </w:t>
      </w:r>
      <w:proofErr w:type="spellStart"/>
      <w:r w:rsidRPr="004F09C9">
        <w:rPr>
          <w:color w:val="000000" w:themeColor="text1"/>
        </w:rPr>
        <w:t>Df</w:t>
      </w:r>
      <w:proofErr w:type="spellEnd"/>
      <w:r w:rsidRPr="004F09C9">
        <w:rPr>
          <w:color w:val="000000" w:themeColor="text1"/>
        </w:rPr>
        <w:t>=191.6, p-value</w:t>
      </w:r>
      <w:r w:rsidRPr="004F09C9">
        <w:rPr>
          <w:rFonts w:ascii="Cambria" w:eastAsia="Cambria" w:hAnsi="Cambria" w:cs="Cambria"/>
          <w:i/>
          <w:color w:val="000000" w:themeColor="text1"/>
        </w:rPr>
        <w:t>&lt;</w:t>
      </w:r>
      <w:r w:rsidRPr="004F09C9">
        <w:rPr>
          <w:color w:val="000000" w:themeColor="text1"/>
        </w:rPr>
        <w:t>0.000).</w:t>
      </w:r>
    </w:p>
    <w:p w14:paraId="4A671D5B"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90F3365" wp14:editId="67338900">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3"/>
                    <a:stretch>
                      <a:fillRect/>
                    </a:stretch>
                  </pic:blipFill>
                  <pic:spPr>
                    <a:xfrm>
                      <a:off x="0" y="0"/>
                      <a:ext cx="4398324" cy="5691949"/>
                    </a:xfrm>
                    <a:prstGeom prst="rect">
                      <a:avLst/>
                    </a:prstGeom>
                  </pic:spPr>
                </pic:pic>
              </a:graphicData>
            </a:graphic>
          </wp:inline>
        </w:drawing>
      </w:r>
    </w:p>
    <w:p w14:paraId="70DDFC4E" w14:textId="77777777" w:rsidR="006F58EA" w:rsidRPr="004F09C9"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Comparing lipid mass depletion and lean mass depletion between individuals reared in diapause programming conditions. (A) Comparing lean mass depletion during diapause between the long-diapause genotype (red) and short-diapause genotype (blue). Lean mass depletion during diapause was significantly different between diapause genotypes (t-value=2.45, </w:t>
      </w:r>
      <w:proofErr w:type="spellStart"/>
      <w:r w:rsidRPr="004F09C9">
        <w:rPr>
          <w:color w:val="000000" w:themeColor="text1"/>
        </w:rPr>
        <w:t>Df</w:t>
      </w:r>
      <w:proofErr w:type="spellEnd"/>
      <w:r w:rsidRPr="004F09C9">
        <w:rPr>
          <w:color w:val="000000" w:themeColor="text1"/>
        </w:rPr>
        <w:t>=10.</w:t>
      </w:r>
      <w:r w:rsidR="00B71FB5" w:rsidRPr="004F09C9">
        <w:rPr>
          <w:color w:val="000000" w:themeColor="text1"/>
        </w:rPr>
        <w:t>7, p</w:t>
      </w:r>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r w:rsidR="00E872D5">
        <w:rPr>
          <w:color w:val="000000" w:themeColor="text1"/>
        </w:rPr>
        <w:t>a</w:t>
      </w:r>
      <w:r w:rsidRPr="004F09C9">
        <w:rPr>
          <w:color w:val="000000" w:themeColor="text1"/>
        </w:rPr>
        <w:t xml:space="preserve">ffected by diapause genotype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 xml:space="preserve">p-value=0.000) and Sample day fifteen significantly </w:t>
      </w:r>
      <w:r w:rsidR="00B71FB5" w:rsidRPr="004F09C9">
        <w:rPr>
          <w:color w:val="000000" w:themeColor="text1"/>
        </w:rPr>
        <w:t>affected</w:t>
      </w:r>
      <w:r w:rsidRPr="004F09C9">
        <w:rPr>
          <w:color w:val="000000" w:themeColor="text1"/>
        </w:rPr>
        <w:t xml:space="preserve"> lipid mass depletion (t-value=-2.38, </w:t>
      </w:r>
      <w:proofErr w:type="spellStart"/>
      <w:r w:rsidRPr="004F09C9">
        <w:rPr>
          <w:color w:val="000000" w:themeColor="text1"/>
        </w:rPr>
        <w:t>Df</w:t>
      </w:r>
      <w:proofErr w:type="spellEnd"/>
      <w:r w:rsidRPr="004F09C9">
        <w:rPr>
          <w:color w:val="000000" w:themeColor="text1"/>
        </w:rPr>
        <w:t>=14.</w:t>
      </w:r>
      <w:r w:rsidR="00B71FB5" w:rsidRPr="004F09C9">
        <w:rPr>
          <w:color w:val="000000" w:themeColor="text1"/>
        </w:rPr>
        <w:t>1, p</w:t>
      </w:r>
      <w:r w:rsidRPr="004F09C9">
        <w:rPr>
          <w:color w:val="000000" w:themeColor="text1"/>
        </w:rPr>
        <w:t xml:space="preserve">-value=0.032). Lipid mass depletion among long-diapause genotype larvae did not significantly change during diapause (3-9A). Among short-diapause genotype larvae, lipid mass depletion was only significantly different on day 15 (t-value=-3.88, </w:t>
      </w:r>
      <w:proofErr w:type="spellStart"/>
      <w:r w:rsidRPr="004F09C9">
        <w:rPr>
          <w:color w:val="000000" w:themeColor="text1"/>
        </w:rPr>
        <w:t>Df</w:t>
      </w:r>
      <w:proofErr w:type="spellEnd"/>
      <w:r w:rsidRPr="004F09C9">
        <w:rPr>
          <w:color w:val="000000" w:themeColor="text1"/>
        </w:rPr>
        <w:t>=111.</w:t>
      </w:r>
      <w:r w:rsidR="00B71FB5" w:rsidRPr="004F09C9">
        <w:rPr>
          <w:color w:val="000000" w:themeColor="text1"/>
        </w:rPr>
        <w:t>4, p</w:t>
      </w:r>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0F252AC9"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71AEF68B" w14:textId="77777777" w:rsidTr="00B662AB">
        <w:trPr>
          <w:trHeight w:val="504"/>
        </w:trPr>
        <w:tc>
          <w:tcPr>
            <w:tcW w:w="6290" w:type="dxa"/>
            <w:tcBorders>
              <w:top w:val="double" w:sz="3" w:space="0" w:color="000000"/>
              <w:left w:val="nil"/>
              <w:bottom w:val="double" w:sz="3" w:space="0" w:color="000000"/>
              <w:right w:val="nil"/>
            </w:tcBorders>
          </w:tcPr>
          <w:p w14:paraId="1FE70A9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D8EAEE0" w14:textId="77777777" w:rsidR="00206B10" w:rsidRPr="004F09C9" w:rsidRDefault="00206B10" w:rsidP="00B662AB">
            <w:pPr>
              <w:spacing w:after="0" w:line="259" w:lineRule="auto"/>
              <w:ind w:left="147" w:firstLine="0"/>
              <w:rPr>
                <w:color w:val="000000" w:themeColor="text1"/>
              </w:rPr>
            </w:pPr>
            <w:proofErr w:type="spellStart"/>
            <w:r w:rsidRPr="004F09C9">
              <w:rPr>
                <w:color w:val="000000" w:themeColor="text1"/>
              </w:rPr>
              <w:t>Df</w:t>
            </w:r>
            <w:proofErr w:type="spellEnd"/>
          </w:p>
        </w:tc>
        <w:tc>
          <w:tcPr>
            <w:tcW w:w="889" w:type="dxa"/>
            <w:tcBorders>
              <w:top w:val="double" w:sz="3" w:space="0" w:color="000000"/>
              <w:left w:val="nil"/>
              <w:bottom w:val="double" w:sz="3" w:space="0" w:color="000000"/>
              <w:right w:val="nil"/>
            </w:tcBorders>
          </w:tcPr>
          <w:p w14:paraId="65D7CE05"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3077F6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EE52007" w14:textId="77777777" w:rsidTr="00B662AB">
        <w:trPr>
          <w:trHeight w:val="321"/>
        </w:trPr>
        <w:tc>
          <w:tcPr>
            <w:tcW w:w="6290" w:type="dxa"/>
            <w:tcBorders>
              <w:top w:val="double" w:sz="3" w:space="0" w:color="000000"/>
              <w:left w:val="nil"/>
              <w:bottom w:val="single" w:sz="3" w:space="0" w:color="000000"/>
              <w:right w:val="nil"/>
            </w:tcBorders>
          </w:tcPr>
          <w:p w14:paraId="60351CD1"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709F7489"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30469A37"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F96FFEE" w14:textId="77777777" w:rsidR="00206B10" w:rsidRPr="004F09C9" w:rsidRDefault="00206B10" w:rsidP="00B662AB">
            <w:pPr>
              <w:spacing w:after="160" w:line="259" w:lineRule="auto"/>
              <w:ind w:left="0" w:firstLine="0"/>
              <w:rPr>
                <w:color w:val="000000" w:themeColor="text1"/>
              </w:rPr>
            </w:pPr>
          </w:p>
        </w:tc>
      </w:tr>
      <w:tr w:rsidR="00206B10" w:rsidRPr="004F09C9" w14:paraId="7840D991" w14:textId="77777777" w:rsidTr="00B662AB">
        <w:trPr>
          <w:trHeight w:val="366"/>
        </w:trPr>
        <w:tc>
          <w:tcPr>
            <w:tcW w:w="6290" w:type="dxa"/>
            <w:tcBorders>
              <w:top w:val="single" w:sz="3" w:space="0" w:color="000000"/>
              <w:left w:val="nil"/>
              <w:bottom w:val="nil"/>
              <w:right w:val="nil"/>
            </w:tcBorders>
          </w:tcPr>
          <w:p w14:paraId="370AB33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0892203"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17EAA44F"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1FAE2EA9"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7D2166B6" w14:textId="77777777" w:rsidTr="00B662AB">
        <w:trPr>
          <w:trHeight w:val="369"/>
        </w:trPr>
        <w:tc>
          <w:tcPr>
            <w:tcW w:w="6290" w:type="dxa"/>
            <w:tcBorders>
              <w:top w:val="nil"/>
              <w:left w:val="nil"/>
              <w:bottom w:val="nil"/>
              <w:right w:val="nil"/>
            </w:tcBorders>
          </w:tcPr>
          <w:p w14:paraId="6AE77726"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4CD2E72A"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51FB018F"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2577B9D8"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3FBD8B86" w14:textId="77777777" w:rsidTr="00B662AB">
        <w:trPr>
          <w:trHeight w:val="277"/>
        </w:trPr>
        <w:tc>
          <w:tcPr>
            <w:tcW w:w="6290" w:type="dxa"/>
            <w:tcBorders>
              <w:top w:val="nil"/>
              <w:left w:val="nil"/>
              <w:bottom w:val="nil"/>
              <w:right w:val="nil"/>
            </w:tcBorders>
          </w:tcPr>
          <w:p w14:paraId="056E4CC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3834CA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0F21440B"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0A3C20A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73FD09A" w14:textId="77777777" w:rsidTr="00B662AB">
        <w:trPr>
          <w:trHeight w:val="335"/>
        </w:trPr>
        <w:tc>
          <w:tcPr>
            <w:tcW w:w="6290" w:type="dxa"/>
            <w:tcBorders>
              <w:top w:val="nil"/>
              <w:left w:val="nil"/>
              <w:bottom w:val="double" w:sz="3" w:space="0" w:color="000000"/>
              <w:right w:val="nil"/>
            </w:tcBorders>
          </w:tcPr>
          <w:p w14:paraId="659E59E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06EB3AE0"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093E5BF3"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385A3213"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0048210" w14:textId="77777777" w:rsidTr="00B662AB">
        <w:trPr>
          <w:trHeight w:val="321"/>
        </w:trPr>
        <w:tc>
          <w:tcPr>
            <w:tcW w:w="6290" w:type="dxa"/>
            <w:tcBorders>
              <w:top w:val="double" w:sz="3" w:space="0" w:color="000000"/>
              <w:left w:val="nil"/>
              <w:bottom w:val="single" w:sz="3" w:space="0" w:color="000000"/>
              <w:right w:val="nil"/>
            </w:tcBorders>
          </w:tcPr>
          <w:p w14:paraId="66328BA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3C2421C4"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51303A76"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23FAE0A" w14:textId="77777777" w:rsidR="00206B10" w:rsidRPr="004F09C9" w:rsidRDefault="00206B10" w:rsidP="00B662AB">
            <w:pPr>
              <w:spacing w:after="160" w:line="259" w:lineRule="auto"/>
              <w:ind w:left="0" w:firstLine="0"/>
              <w:rPr>
                <w:color w:val="000000" w:themeColor="text1"/>
              </w:rPr>
            </w:pPr>
          </w:p>
        </w:tc>
      </w:tr>
      <w:tr w:rsidR="00206B10" w:rsidRPr="004F09C9" w14:paraId="78AEDBC5" w14:textId="77777777" w:rsidTr="00B662AB">
        <w:trPr>
          <w:trHeight w:val="287"/>
        </w:trPr>
        <w:tc>
          <w:tcPr>
            <w:tcW w:w="6290" w:type="dxa"/>
            <w:tcBorders>
              <w:top w:val="single" w:sz="3" w:space="0" w:color="000000"/>
              <w:left w:val="nil"/>
              <w:bottom w:val="nil"/>
              <w:right w:val="nil"/>
            </w:tcBorders>
          </w:tcPr>
          <w:p w14:paraId="67FE5DC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4607D73"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24B97CAC"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7AF0886E"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28FE9F1" w14:textId="77777777" w:rsidTr="00B662AB">
        <w:trPr>
          <w:trHeight w:val="277"/>
        </w:trPr>
        <w:tc>
          <w:tcPr>
            <w:tcW w:w="6290" w:type="dxa"/>
            <w:tcBorders>
              <w:top w:val="nil"/>
              <w:left w:val="nil"/>
              <w:bottom w:val="nil"/>
              <w:right w:val="nil"/>
            </w:tcBorders>
          </w:tcPr>
          <w:p w14:paraId="6731FF7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423400C"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575CB379"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1A5DFBC1"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3A75F84" w14:textId="77777777" w:rsidTr="00B662AB">
        <w:trPr>
          <w:trHeight w:val="289"/>
        </w:trPr>
        <w:tc>
          <w:tcPr>
            <w:tcW w:w="6290" w:type="dxa"/>
            <w:tcBorders>
              <w:top w:val="nil"/>
              <w:left w:val="nil"/>
              <w:bottom w:val="nil"/>
              <w:right w:val="nil"/>
            </w:tcBorders>
          </w:tcPr>
          <w:p w14:paraId="060E795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4513686"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6AA5968F"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6D8DCABB"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63DBD42" w14:textId="77777777" w:rsidTr="00B662AB">
        <w:trPr>
          <w:trHeight w:val="311"/>
        </w:trPr>
        <w:tc>
          <w:tcPr>
            <w:tcW w:w="6290" w:type="dxa"/>
            <w:tcBorders>
              <w:top w:val="nil"/>
              <w:left w:val="nil"/>
              <w:bottom w:val="single" w:sz="3" w:space="0" w:color="000000"/>
              <w:right w:val="nil"/>
            </w:tcBorders>
          </w:tcPr>
          <w:p w14:paraId="7708474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13A29602"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5F6174E9"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38CEF29A"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39927979" w14:textId="77777777" w:rsidR="00206B10" w:rsidRDefault="00206B10">
      <w:pPr>
        <w:spacing w:line="259" w:lineRule="auto"/>
        <w:ind w:left="1076" w:right="90" w:hanging="1091"/>
        <w:rPr>
          <w:color w:val="000000" w:themeColor="text1"/>
        </w:rPr>
      </w:pPr>
    </w:p>
    <w:p w14:paraId="434AF165" w14:textId="77777777" w:rsidR="00206B10" w:rsidRDefault="00206B10">
      <w:pPr>
        <w:spacing w:line="259" w:lineRule="auto"/>
        <w:ind w:left="1076" w:right="90" w:hanging="1091"/>
        <w:rPr>
          <w:color w:val="000000" w:themeColor="text1"/>
        </w:rPr>
      </w:pPr>
    </w:p>
    <w:p w14:paraId="2D1B92C0" w14:textId="77777777" w:rsidR="00206B10" w:rsidRDefault="00206B10">
      <w:pPr>
        <w:spacing w:line="259" w:lineRule="auto"/>
        <w:ind w:left="1076" w:right="90" w:hanging="1091"/>
        <w:rPr>
          <w:color w:val="000000" w:themeColor="text1"/>
        </w:rPr>
      </w:pPr>
    </w:p>
    <w:p w14:paraId="15D9882D" w14:textId="77777777" w:rsidR="00206B10" w:rsidRDefault="00206B10">
      <w:pPr>
        <w:spacing w:line="259" w:lineRule="auto"/>
        <w:ind w:left="1076" w:right="90" w:hanging="1091"/>
        <w:rPr>
          <w:color w:val="000000" w:themeColor="text1"/>
        </w:rPr>
      </w:pPr>
    </w:p>
    <w:p w14:paraId="5549D135" w14:textId="77777777" w:rsidR="00206B10" w:rsidRDefault="00206B10">
      <w:pPr>
        <w:spacing w:line="259" w:lineRule="auto"/>
        <w:ind w:left="1076" w:right="90" w:hanging="1091"/>
        <w:rPr>
          <w:color w:val="000000" w:themeColor="text1"/>
        </w:rPr>
      </w:pPr>
    </w:p>
    <w:p w14:paraId="0BEBB433" w14:textId="77777777" w:rsidR="00206B10" w:rsidRDefault="00206B10">
      <w:pPr>
        <w:spacing w:line="259" w:lineRule="auto"/>
        <w:ind w:left="1076" w:right="90" w:hanging="1091"/>
        <w:rPr>
          <w:color w:val="000000" w:themeColor="text1"/>
        </w:rPr>
      </w:pPr>
    </w:p>
    <w:p w14:paraId="6C6CC91D" w14:textId="77777777" w:rsidR="00206B10" w:rsidRDefault="00206B10">
      <w:pPr>
        <w:spacing w:line="259" w:lineRule="auto"/>
        <w:ind w:left="1076" w:right="90" w:hanging="1091"/>
        <w:rPr>
          <w:color w:val="000000" w:themeColor="text1"/>
        </w:rPr>
      </w:pPr>
    </w:p>
    <w:p w14:paraId="246C4D68" w14:textId="77777777" w:rsidR="00206B10" w:rsidRDefault="00206B10">
      <w:pPr>
        <w:spacing w:line="259" w:lineRule="auto"/>
        <w:ind w:left="1076" w:right="90" w:hanging="1091"/>
        <w:rPr>
          <w:color w:val="000000" w:themeColor="text1"/>
        </w:rPr>
      </w:pPr>
    </w:p>
    <w:p w14:paraId="69E24999" w14:textId="77777777" w:rsidR="00206B10" w:rsidRDefault="00206B10">
      <w:pPr>
        <w:spacing w:line="259" w:lineRule="auto"/>
        <w:ind w:left="1076" w:right="90" w:hanging="1091"/>
        <w:rPr>
          <w:color w:val="000000" w:themeColor="text1"/>
        </w:rPr>
      </w:pPr>
    </w:p>
    <w:p w14:paraId="292E62FA" w14:textId="77777777" w:rsidR="00206B10" w:rsidRDefault="00206B10">
      <w:pPr>
        <w:spacing w:line="259" w:lineRule="auto"/>
        <w:ind w:left="1076" w:right="90" w:hanging="1091"/>
        <w:rPr>
          <w:color w:val="000000" w:themeColor="text1"/>
        </w:rPr>
      </w:pPr>
    </w:p>
    <w:p w14:paraId="7397D5FA" w14:textId="77777777" w:rsidR="00206B10" w:rsidRDefault="00206B10">
      <w:pPr>
        <w:spacing w:line="259" w:lineRule="auto"/>
        <w:ind w:left="1076" w:right="90" w:hanging="1091"/>
        <w:rPr>
          <w:color w:val="000000" w:themeColor="text1"/>
        </w:rPr>
      </w:pPr>
    </w:p>
    <w:p w14:paraId="22F8CAC3" w14:textId="77777777" w:rsidR="00206B10" w:rsidRDefault="00206B10">
      <w:pPr>
        <w:spacing w:line="259" w:lineRule="auto"/>
        <w:ind w:left="1076" w:right="90" w:hanging="1091"/>
        <w:rPr>
          <w:color w:val="000000" w:themeColor="text1"/>
        </w:rPr>
      </w:pPr>
    </w:p>
    <w:p w14:paraId="3D8766E4" w14:textId="77777777" w:rsidR="00206B10" w:rsidRDefault="00206B10">
      <w:pPr>
        <w:spacing w:line="259" w:lineRule="auto"/>
        <w:ind w:left="1076" w:right="90" w:hanging="1091"/>
        <w:rPr>
          <w:color w:val="000000" w:themeColor="text1"/>
        </w:rPr>
      </w:pPr>
    </w:p>
    <w:p w14:paraId="0E8320AF" w14:textId="77777777" w:rsidR="00206B10" w:rsidRDefault="00206B10">
      <w:pPr>
        <w:spacing w:line="259" w:lineRule="auto"/>
        <w:ind w:left="1076" w:right="90" w:hanging="1091"/>
        <w:rPr>
          <w:color w:val="000000" w:themeColor="text1"/>
        </w:rPr>
      </w:pPr>
    </w:p>
    <w:p w14:paraId="5789839C" w14:textId="77777777" w:rsidR="00206B10" w:rsidRDefault="00206B10">
      <w:pPr>
        <w:spacing w:line="259" w:lineRule="auto"/>
        <w:ind w:left="1076" w:right="90" w:hanging="1091"/>
        <w:rPr>
          <w:color w:val="000000" w:themeColor="text1"/>
        </w:rPr>
      </w:pPr>
    </w:p>
    <w:p w14:paraId="518ACDB0" w14:textId="77777777" w:rsidR="00206B10" w:rsidRDefault="00206B10">
      <w:pPr>
        <w:spacing w:line="259" w:lineRule="auto"/>
        <w:ind w:left="1076" w:right="90" w:hanging="1091"/>
        <w:rPr>
          <w:color w:val="000000" w:themeColor="text1"/>
        </w:rPr>
      </w:pPr>
    </w:p>
    <w:p w14:paraId="5501C6DB" w14:textId="77777777" w:rsidR="00206B10" w:rsidRDefault="00206B10">
      <w:pPr>
        <w:spacing w:line="259" w:lineRule="auto"/>
        <w:ind w:left="1076" w:right="90" w:hanging="1091"/>
        <w:rPr>
          <w:color w:val="000000" w:themeColor="text1"/>
        </w:rPr>
      </w:pPr>
    </w:p>
    <w:p w14:paraId="4036AB4E" w14:textId="77777777" w:rsidR="00206B10" w:rsidRDefault="00206B10">
      <w:pPr>
        <w:spacing w:line="259" w:lineRule="auto"/>
        <w:ind w:left="1076" w:right="90" w:hanging="1091"/>
        <w:rPr>
          <w:color w:val="000000" w:themeColor="text1"/>
        </w:rPr>
      </w:pPr>
    </w:p>
    <w:p w14:paraId="0C56B0D2" w14:textId="77777777" w:rsidR="00206B10" w:rsidRDefault="00206B10">
      <w:pPr>
        <w:spacing w:line="259" w:lineRule="auto"/>
        <w:ind w:left="1076" w:right="90" w:hanging="1091"/>
        <w:rPr>
          <w:color w:val="000000" w:themeColor="text1"/>
        </w:rPr>
      </w:pPr>
    </w:p>
    <w:p w14:paraId="74CA27D3" w14:textId="77777777" w:rsidR="00206B10" w:rsidRDefault="00206B10">
      <w:pPr>
        <w:spacing w:line="259" w:lineRule="auto"/>
        <w:ind w:left="1076" w:right="90" w:hanging="1091"/>
        <w:rPr>
          <w:color w:val="000000" w:themeColor="text1"/>
        </w:rPr>
      </w:pPr>
    </w:p>
    <w:p w14:paraId="0A66CB0F" w14:textId="77777777" w:rsidR="00206B10" w:rsidRDefault="00206B10">
      <w:pPr>
        <w:spacing w:line="259" w:lineRule="auto"/>
        <w:ind w:left="1076" w:right="90" w:hanging="1091"/>
        <w:rPr>
          <w:color w:val="000000" w:themeColor="text1"/>
        </w:rPr>
      </w:pPr>
    </w:p>
    <w:p w14:paraId="2488A63D" w14:textId="77777777" w:rsidR="00206B10" w:rsidRDefault="00206B10">
      <w:pPr>
        <w:spacing w:line="259" w:lineRule="auto"/>
        <w:ind w:left="1076" w:right="90" w:hanging="1091"/>
        <w:rPr>
          <w:color w:val="000000" w:themeColor="text1"/>
        </w:rPr>
      </w:pPr>
    </w:p>
    <w:p w14:paraId="295E36F2" w14:textId="77777777" w:rsidR="00206B10" w:rsidRDefault="00206B10">
      <w:pPr>
        <w:spacing w:line="259" w:lineRule="auto"/>
        <w:ind w:left="1076" w:right="90" w:hanging="1091"/>
        <w:rPr>
          <w:color w:val="000000" w:themeColor="text1"/>
        </w:rPr>
      </w:pPr>
    </w:p>
    <w:p w14:paraId="1E6EB204"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360188D8" w14:textId="77777777" w:rsidTr="00B662AB">
        <w:trPr>
          <w:trHeight w:val="427"/>
        </w:trPr>
        <w:tc>
          <w:tcPr>
            <w:tcW w:w="4914" w:type="dxa"/>
            <w:tcBorders>
              <w:top w:val="double" w:sz="3" w:space="0" w:color="000000"/>
              <w:left w:val="nil"/>
              <w:bottom w:val="single" w:sz="3" w:space="0" w:color="000000"/>
              <w:right w:val="nil"/>
            </w:tcBorders>
          </w:tcPr>
          <w:p w14:paraId="17AFFD9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55A0AE9F" w14:textId="77777777" w:rsidR="00206B10" w:rsidRPr="004F09C9" w:rsidRDefault="00206B10" w:rsidP="00B662AB">
            <w:pPr>
              <w:spacing w:after="0" w:line="259" w:lineRule="auto"/>
              <w:ind w:left="88" w:firstLine="0"/>
              <w:rPr>
                <w:color w:val="000000" w:themeColor="text1"/>
              </w:rPr>
            </w:pPr>
            <w:proofErr w:type="spellStart"/>
            <w:r w:rsidRPr="004F09C9">
              <w:rPr>
                <w:color w:val="000000" w:themeColor="text1"/>
              </w:rPr>
              <w:t>Df</w:t>
            </w:r>
            <w:proofErr w:type="spellEnd"/>
          </w:p>
        </w:tc>
        <w:tc>
          <w:tcPr>
            <w:tcW w:w="772" w:type="dxa"/>
            <w:tcBorders>
              <w:top w:val="double" w:sz="3" w:space="0" w:color="000000"/>
              <w:left w:val="nil"/>
              <w:bottom w:val="single" w:sz="3" w:space="0" w:color="000000"/>
              <w:right w:val="nil"/>
            </w:tcBorders>
          </w:tcPr>
          <w:p w14:paraId="1057F4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938E04C"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A5820FA" w14:textId="77777777" w:rsidTr="00B662AB">
        <w:trPr>
          <w:trHeight w:val="297"/>
        </w:trPr>
        <w:tc>
          <w:tcPr>
            <w:tcW w:w="4914" w:type="dxa"/>
            <w:tcBorders>
              <w:top w:val="single" w:sz="3" w:space="0" w:color="000000"/>
              <w:left w:val="nil"/>
              <w:bottom w:val="single" w:sz="3" w:space="0" w:color="000000"/>
              <w:right w:val="nil"/>
            </w:tcBorders>
          </w:tcPr>
          <w:p w14:paraId="73EB9A03"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3080533C"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605FF3C"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6F1D83D9" w14:textId="77777777" w:rsidR="00206B10" w:rsidRPr="004F09C9" w:rsidRDefault="00206B10" w:rsidP="00B662AB">
            <w:pPr>
              <w:spacing w:after="160" w:line="259" w:lineRule="auto"/>
              <w:ind w:left="0" w:firstLine="0"/>
              <w:rPr>
                <w:color w:val="000000" w:themeColor="text1"/>
              </w:rPr>
            </w:pPr>
          </w:p>
        </w:tc>
      </w:tr>
      <w:tr w:rsidR="00206B10" w:rsidRPr="004F09C9" w14:paraId="411314D4" w14:textId="77777777" w:rsidTr="00B662AB">
        <w:trPr>
          <w:trHeight w:val="340"/>
        </w:trPr>
        <w:tc>
          <w:tcPr>
            <w:tcW w:w="4914" w:type="dxa"/>
            <w:tcBorders>
              <w:top w:val="single" w:sz="3" w:space="0" w:color="000000"/>
              <w:left w:val="nil"/>
              <w:bottom w:val="nil"/>
              <w:right w:val="nil"/>
            </w:tcBorders>
          </w:tcPr>
          <w:p w14:paraId="01F60E7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7966198"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3F2AE70D"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6BEEBE9A"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AB683D3" w14:textId="77777777" w:rsidTr="00B662AB">
        <w:trPr>
          <w:trHeight w:val="384"/>
        </w:trPr>
        <w:tc>
          <w:tcPr>
            <w:tcW w:w="4914" w:type="dxa"/>
            <w:tcBorders>
              <w:top w:val="nil"/>
              <w:left w:val="nil"/>
              <w:bottom w:val="nil"/>
              <w:right w:val="nil"/>
            </w:tcBorders>
          </w:tcPr>
          <w:p w14:paraId="1412DEA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2F4C479"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73222FF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01963687"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C8B65F3" w14:textId="77777777" w:rsidTr="00B662AB">
        <w:trPr>
          <w:trHeight w:val="395"/>
        </w:trPr>
        <w:tc>
          <w:tcPr>
            <w:tcW w:w="4914" w:type="dxa"/>
            <w:tcBorders>
              <w:top w:val="nil"/>
              <w:left w:val="nil"/>
              <w:bottom w:val="nil"/>
              <w:right w:val="nil"/>
            </w:tcBorders>
          </w:tcPr>
          <w:p w14:paraId="46EC2AF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6D3A2285"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6A4B36C2"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6280A6C9"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58F0E50D" w14:textId="77777777" w:rsidTr="00B662AB">
        <w:trPr>
          <w:trHeight w:val="470"/>
        </w:trPr>
        <w:tc>
          <w:tcPr>
            <w:tcW w:w="4914" w:type="dxa"/>
            <w:tcBorders>
              <w:top w:val="nil"/>
              <w:left w:val="nil"/>
              <w:bottom w:val="single" w:sz="3" w:space="0" w:color="000000"/>
              <w:right w:val="nil"/>
            </w:tcBorders>
          </w:tcPr>
          <w:p w14:paraId="0AD321E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0C9444F"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244E61EB"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6E0F3854"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2C900B5A" w14:textId="77777777" w:rsidR="00206B10" w:rsidRDefault="00206B10">
      <w:pPr>
        <w:spacing w:line="259" w:lineRule="auto"/>
        <w:ind w:left="1076" w:right="90" w:hanging="1091"/>
        <w:rPr>
          <w:color w:val="000000" w:themeColor="text1"/>
        </w:rPr>
      </w:pPr>
    </w:p>
    <w:p w14:paraId="2D103731" w14:textId="77777777" w:rsidR="00206B10" w:rsidRDefault="00206B10">
      <w:pPr>
        <w:spacing w:line="259" w:lineRule="auto"/>
        <w:ind w:left="1076" w:right="90" w:hanging="1091"/>
        <w:rPr>
          <w:color w:val="000000" w:themeColor="text1"/>
        </w:rPr>
      </w:pPr>
    </w:p>
    <w:p w14:paraId="62220ED1" w14:textId="77777777" w:rsidR="00206B10" w:rsidRDefault="00206B10">
      <w:pPr>
        <w:spacing w:line="259" w:lineRule="auto"/>
        <w:ind w:left="1076" w:right="90" w:hanging="1091"/>
        <w:rPr>
          <w:color w:val="000000" w:themeColor="text1"/>
        </w:rPr>
      </w:pPr>
    </w:p>
    <w:p w14:paraId="4F9F54B9" w14:textId="77777777" w:rsidR="00206B10" w:rsidRDefault="00206B10">
      <w:pPr>
        <w:spacing w:line="259" w:lineRule="auto"/>
        <w:ind w:left="1076" w:right="90" w:hanging="1091"/>
        <w:rPr>
          <w:color w:val="000000" w:themeColor="text1"/>
        </w:rPr>
      </w:pPr>
    </w:p>
    <w:p w14:paraId="2E820D28" w14:textId="77777777" w:rsidR="00206B10" w:rsidRDefault="00206B10">
      <w:pPr>
        <w:spacing w:line="259" w:lineRule="auto"/>
        <w:ind w:left="1076" w:right="90" w:hanging="1091"/>
        <w:rPr>
          <w:color w:val="000000" w:themeColor="text1"/>
        </w:rPr>
      </w:pPr>
    </w:p>
    <w:p w14:paraId="4E3F8A1A" w14:textId="77777777" w:rsidR="00206B10" w:rsidRDefault="00206B10">
      <w:pPr>
        <w:spacing w:line="259" w:lineRule="auto"/>
        <w:ind w:left="1076" w:right="90" w:hanging="1091"/>
        <w:rPr>
          <w:color w:val="000000" w:themeColor="text1"/>
        </w:rPr>
      </w:pPr>
    </w:p>
    <w:p w14:paraId="76A1E7BA" w14:textId="77777777" w:rsidR="00206B10" w:rsidRDefault="00206B10">
      <w:pPr>
        <w:spacing w:line="259" w:lineRule="auto"/>
        <w:ind w:left="1076" w:right="90" w:hanging="1091"/>
        <w:rPr>
          <w:color w:val="000000" w:themeColor="text1"/>
        </w:rPr>
      </w:pPr>
    </w:p>
    <w:p w14:paraId="3C43B412" w14:textId="77777777" w:rsidR="00206B10" w:rsidRDefault="00206B10">
      <w:pPr>
        <w:spacing w:line="259" w:lineRule="auto"/>
        <w:ind w:left="1076" w:right="90" w:hanging="1091"/>
        <w:rPr>
          <w:color w:val="000000" w:themeColor="text1"/>
        </w:rPr>
      </w:pPr>
    </w:p>
    <w:p w14:paraId="0C5FE6CA" w14:textId="77777777" w:rsidR="00206B10" w:rsidRDefault="00206B10">
      <w:pPr>
        <w:spacing w:line="259" w:lineRule="auto"/>
        <w:ind w:left="1076" w:right="90" w:hanging="1091"/>
        <w:rPr>
          <w:color w:val="000000" w:themeColor="text1"/>
        </w:rPr>
      </w:pPr>
    </w:p>
    <w:p w14:paraId="56259B76" w14:textId="77777777" w:rsidR="00206B10" w:rsidRDefault="00206B10">
      <w:pPr>
        <w:spacing w:line="259" w:lineRule="auto"/>
        <w:ind w:left="1076" w:right="90" w:hanging="1091"/>
        <w:rPr>
          <w:color w:val="000000" w:themeColor="text1"/>
        </w:rPr>
      </w:pPr>
    </w:p>
    <w:p w14:paraId="7BC9F407" w14:textId="77777777" w:rsidR="00206B10" w:rsidRDefault="00206B10">
      <w:pPr>
        <w:spacing w:line="259" w:lineRule="auto"/>
        <w:ind w:left="1076" w:right="90" w:hanging="1091"/>
        <w:rPr>
          <w:color w:val="000000" w:themeColor="text1"/>
        </w:rPr>
      </w:pPr>
    </w:p>
    <w:p w14:paraId="0DA39B8B" w14:textId="77777777" w:rsidR="00206B10" w:rsidRDefault="00206B10">
      <w:pPr>
        <w:spacing w:line="259" w:lineRule="auto"/>
        <w:ind w:left="1076" w:right="90" w:hanging="1091"/>
        <w:rPr>
          <w:color w:val="000000" w:themeColor="text1"/>
        </w:rPr>
      </w:pPr>
    </w:p>
    <w:p w14:paraId="5892E5A8" w14:textId="77777777" w:rsidR="00206B10" w:rsidRDefault="00206B10">
      <w:pPr>
        <w:spacing w:line="259" w:lineRule="auto"/>
        <w:ind w:left="1076" w:right="90" w:hanging="1091"/>
        <w:rPr>
          <w:color w:val="000000" w:themeColor="text1"/>
        </w:rPr>
      </w:pPr>
    </w:p>
    <w:p w14:paraId="168146C9" w14:textId="77777777" w:rsidR="00206B10" w:rsidRDefault="00206B10">
      <w:pPr>
        <w:spacing w:line="259" w:lineRule="auto"/>
        <w:ind w:left="1076" w:right="90" w:hanging="1091"/>
        <w:rPr>
          <w:color w:val="000000" w:themeColor="text1"/>
        </w:rPr>
      </w:pPr>
    </w:p>
    <w:p w14:paraId="78853DF2" w14:textId="77777777" w:rsidR="00206B10" w:rsidRDefault="00206B10">
      <w:pPr>
        <w:spacing w:line="259" w:lineRule="auto"/>
        <w:ind w:left="1076" w:right="90" w:hanging="1091"/>
        <w:rPr>
          <w:color w:val="000000" w:themeColor="text1"/>
        </w:rPr>
      </w:pPr>
    </w:p>
    <w:p w14:paraId="2AA65E35" w14:textId="77777777" w:rsidR="00206B10" w:rsidRDefault="00206B10">
      <w:pPr>
        <w:spacing w:line="259" w:lineRule="auto"/>
        <w:ind w:left="1076" w:right="90" w:hanging="1091"/>
        <w:rPr>
          <w:color w:val="000000" w:themeColor="text1"/>
        </w:rPr>
      </w:pPr>
    </w:p>
    <w:p w14:paraId="4B78E34E" w14:textId="77777777" w:rsidR="00206B10" w:rsidRDefault="00206B10">
      <w:pPr>
        <w:spacing w:line="259" w:lineRule="auto"/>
        <w:ind w:left="1076" w:right="90" w:hanging="1091"/>
        <w:rPr>
          <w:color w:val="000000" w:themeColor="text1"/>
        </w:rPr>
      </w:pPr>
    </w:p>
    <w:p w14:paraId="77B50F2F" w14:textId="77777777" w:rsidR="00206B10" w:rsidRDefault="00206B10">
      <w:pPr>
        <w:spacing w:line="259" w:lineRule="auto"/>
        <w:ind w:left="1076" w:right="90" w:hanging="1091"/>
        <w:rPr>
          <w:color w:val="000000" w:themeColor="text1"/>
        </w:rPr>
      </w:pPr>
    </w:p>
    <w:p w14:paraId="781474D5" w14:textId="77777777" w:rsidR="00206B10" w:rsidRDefault="00206B10">
      <w:pPr>
        <w:spacing w:line="259" w:lineRule="auto"/>
        <w:ind w:left="1076" w:right="90" w:hanging="1091"/>
        <w:rPr>
          <w:color w:val="000000" w:themeColor="text1"/>
        </w:rPr>
      </w:pPr>
    </w:p>
    <w:p w14:paraId="43D30BD6" w14:textId="77777777" w:rsidR="00206B10" w:rsidRDefault="00206B10">
      <w:pPr>
        <w:spacing w:line="259" w:lineRule="auto"/>
        <w:ind w:left="1076" w:right="90" w:hanging="1091"/>
        <w:rPr>
          <w:color w:val="000000" w:themeColor="text1"/>
        </w:rPr>
      </w:pPr>
    </w:p>
    <w:p w14:paraId="1279DF58" w14:textId="77777777" w:rsidR="00206B10" w:rsidRDefault="00206B10">
      <w:pPr>
        <w:spacing w:line="259" w:lineRule="auto"/>
        <w:ind w:left="1076" w:right="90" w:hanging="1091"/>
        <w:rPr>
          <w:color w:val="000000" w:themeColor="text1"/>
        </w:rPr>
      </w:pPr>
    </w:p>
    <w:p w14:paraId="6879FB33" w14:textId="77777777" w:rsidR="00206B10" w:rsidRDefault="00206B10">
      <w:pPr>
        <w:spacing w:line="259" w:lineRule="auto"/>
        <w:ind w:left="1076" w:right="90" w:hanging="1091"/>
        <w:rPr>
          <w:color w:val="000000" w:themeColor="text1"/>
        </w:rPr>
      </w:pPr>
    </w:p>
    <w:p w14:paraId="2AA6B144" w14:textId="77777777" w:rsidR="00206B10" w:rsidRDefault="00206B10">
      <w:pPr>
        <w:spacing w:line="259" w:lineRule="auto"/>
        <w:ind w:left="1076" w:right="90" w:hanging="1091"/>
        <w:rPr>
          <w:color w:val="000000" w:themeColor="text1"/>
        </w:rPr>
      </w:pPr>
    </w:p>
    <w:p w14:paraId="57EB3A18" w14:textId="77777777" w:rsidR="00206B10" w:rsidRDefault="00206B10">
      <w:pPr>
        <w:spacing w:line="259" w:lineRule="auto"/>
        <w:ind w:left="1076" w:right="90" w:hanging="1091"/>
        <w:rPr>
          <w:color w:val="000000" w:themeColor="text1"/>
        </w:rPr>
      </w:pPr>
    </w:p>
    <w:p w14:paraId="762093FD" w14:textId="77777777" w:rsidR="00206B10" w:rsidRDefault="00206B10">
      <w:pPr>
        <w:spacing w:line="259" w:lineRule="auto"/>
        <w:ind w:left="1076" w:right="90" w:hanging="1091"/>
        <w:rPr>
          <w:color w:val="000000" w:themeColor="text1"/>
        </w:rPr>
      </w:pPr>
    </w:p>
    <w:p w14:paraId="5ADA58FB" w14:textId="77777777" w:rsidR="00206B10" w:rsidRDefault="00206B10">
      <w:pPr>
        <w:spacing w:line="259" w:lineRule="auto"/>
        <w:ind w:left="1076" w:right="90" w:hanging="1091"/>
        <w:rPr>
          <w:color w:val="000000" w:themeColor="text1"/>
        </w:rPr>
      </w:pPr>
    </w:p>
    <w:p w14:paraId="059469A2" w14:textId="77777777" w:rsidR="00206B10" w:rsidRDefault="00206B10">
      <w:pPr>
        <w:spacing w:line="259" w:lineRule="auto"/>
        <w:ind w:left="1076" w:right="90" w:hanging="1091"/>
        <w:rPr>
          <w:color w:val="000000" w:themeColor="text1"/>
        </w:rPr>
      </w:pPr>
    </w:p>
    <w:p w14:paraId="29A5142A" w14:textId="77777777" w:rsidR="00206B10" w:rsidRDefault="00206B10">
      <w:pPr>
        <w:spacing w:line="259" w:lineRule="auto"/>
        <w:ind w:left="1076" w:right="90" w:hanging="1091"/>
        <w:rPr>
          <w:color w:val="000000" w:themeColor="text1"/>
        </w:rPr>
      </w:pPr>
    </w:p>
    <w:p w14:paraId="3D035E75" w14:textId="77777777" w:rsidR="00206B10" w:rsidRDefault="00206B10">
      <w:pPr>
        <w:spacing w:line="259" w:lineRule="auto"/>
        <w:ind w:left="1076" w:right="90" w:hanging="1091"/>
        <w:rPr>
          <w:color w:val="000000" w:themeColor="text1"/>
        </w:rPr>
      </w:pPr>
    </w:p>
    <w:p w14:paraId="454B881E" w14:textId="77777777" w:rsidR="00206B10" w:rsidRDefault="00206B10">
      <w:pPr>
        <w:spacing w:line="259" w:lineRule="auto"/>
        <w:ind w:left="1076" w:right="90" w:hanging="1091"/>
        <w:rPr>
          <w:color w:val="000000" w:themeColor="text1"/>
        </w:rPr>
      </w:pPr>
    </w:p>
    <w:p w14:paraId="7DB1CA06"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28A0544C"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484B0C77" w14:textId="77777777" w:rsidTr="00B662AB">
        <w:trPr>
          <w:trHeight w:val="427"/>
        </w:trPr>
        <w:tc>
          <w:tcPr>
            <w:tcW w:w="6276" w:type="dxa"/>
            <w:tcBorders>
              <w:top w:val="double" w:sz="3" w:space="0" w:color="000000"/>
              <w:left w:val="nil"/>
              <w:bottom w:val="single" w:sz="3" w:space="0" w:color="000000"/>
              <w:right w:val="nil"/>
            </w:tcBorders>
          </w:tcPr>
          <w:p w14:paraId="29CEB4D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9FD402C" w14:textId="77777777" w:rsidR="00206B10" w:rsidRPr="004F09C9" w:rsidRDefault="00206B10" w:rsidP="00B662AB">
            <w:pPr>
              <w:spacing w:after="0" w:line="259" w:lineRule="auto"/>
              <w:ind w:left="147" w:firstLine="0"/>
              <w:rPr>
                <w:color w:val="000000" w:themeColor="text1"/>
              </w:rPr>
            </w:pPr>
            <w:proofErr w:type="spellStart"/>
            <w:r w:rsidRPr="004F09C9">
              <w:rPr>
                <w:color w:val="000000" w:themeColor="text1"/>
              </w:rPr>
              <w:t>Df</w:t>
            </w:r>
            <w:proofErr w:type="spellEnd"/>
          </w:p>
        </w:tc>
        <w:tc>
          <w:tcPr>
            <w:tcW w:w="772" w:type="dxa"/>
            <w:tcBorders>
              <w:top w:val="double" w:sz="3" w:space="0" w:color="000000"/>
              <w:left w:val="nil"/>
              <w:bottom w:val="single" w:sz="3" w:space="0" w:color="000000"/>
              <w:right w:val="nil"/>
            </w:tcBorders>
          </w:tcPr>
          <w:p w14:paraId="0393D98A"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5A0D38DB"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2691A7C" w14:textId="77777777" w:rsidTr="00B662AB">
        <w:trPr>
          <w:trHeight w:val="297"/>
        </w:trPr>
        <w:tc>
          <w:tcPr>
            <w:tcW w:w="6276" w:type="dxa"/>
            <w:tcBorders>
              <w:top w:val="single" w:sz="3" w:space="0" w:color="000000"/>
              <w:left w:val="nil"/>
              <w:bottom w:val="single" w:sz="3" w:space="0" w:color="000000"/>
              <w:right w:val="nil"/>
            </w:tcBorders>
          </w:tcPr>
          <w:p w14:paraId="022A0215"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09E92BB"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7E6FE52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25B601A0" w14:textId="77777777" w:rsidR="00206B10" w:rsidRPr="004F09C9" w:rsidRDefault="00206B10" w:rsidP="00B662AB">
            <w:pPr>
              <w:spacing w:after="160" w:line="259" w:lineRule="auto"/>
              <w:ind w:left="0" w:firstLine="0"/>
              <w:rPr>
                <w:color w:val="000000" w:themeColor="text1"/>
              </w:rPr>
            </w:pPr>
          </w:p>
        </w:tc>
      </w:tr>
      <w:tr w:rsidR="00206B10" w:rsidRPr="004F09C9" w14:paraId="0FBF45BE" w14:textId="77777777" w:rsidTr="00B662AB">
        <w:trPr>
          <w:trHeight w:val="328"/>
        </w:trPr>
        <w:tc>
          <w:tcPr>
            <w:tcW w:w="6276" w:type="dxa"/>
            <w:tcBorders>
              <w:top w:val="single" w:sz="3" w:space="0" w:color="000000"/>
              <w:left w:val="nil"/>
              <w:bottom w:val="nil"/>
              <w:right w:val="nil"/>
            </w:tcBorders>
          </w:tcPr>
          <w:p w14:paraId="2529EC3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457429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32A32B98"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38CC46A7"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6BE874E" w14:textId="77777777" w:rsidTr="00B662AB">
        <w:trPr>
          <w:trHeight w:val="395"/>
        </w:trPr>
        <w:tc>
          <w:tcPr>
            <w:tcW w:w="6276" w:type="dxa"/>
            <w:tcBorders>
              <w:top w:val="nil"/>
              <w:left w:val="nil"/>
              <w:bottom w:val="nil"/>
              <w:right w:val="nil"/>
            </w:tcBorders>
          </w:tcPr>
          <w:p w14:paraId="37E352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6CEC5BD"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6584AC6A"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2DD746A9"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A5DF62F" w14:textId="77777777" w:rsidTr="00B662AB">
        <w:trPr>
          <w:trHeight w:val="494"/>
        </w:trPr>
        <w:tc>
          <w:tcPr>
            <w:tcW w:w="6276" w:type="dxa"/>
            <w:tcBorders>
              <w:top w:val="nil"/>
              <w:left w:val="nil"/>
              <w:bottom w:val="double" w:sz="3" w:space="0" w:color="000000"/>
              <w:right w:val="nil"/>
            </w:tcBorders>
          </w:tcPr>
          <w:p w14:paraId="465980D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72B1B410"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2655CDD7"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4C666AE"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089CCEFF" w14:textId="77777777" w:rsidTr="00B662AB">
        <w:trPr>
          <w:trHeight w:val="427"/>
        </w:trPr>
        <w:tc>
          <w:tcPr>
            <w:tcW w:w="6276" w:type="dxa"/>
            <w:tcBorders>
              <w:top w:val="double" w:sz="3" w:space="0" w:color="000000"/>
              <w:left w:val="nil"/>
              <w:bottom w:val="single" w:sz="3" w:space="0" w:color="000000"/>
              <w:right w:val="nil"/>
            </w:tcBorders>
          </w:tcPr>
          <w:p w14:paraId="51BA1BC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6BC9602F"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277BEDAD"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859D066" w14:textId="77777777" w:rsidR="00206B10" w:rsidRPr="004F09C9" w:rsidRDefault="00206B10" w:rsidP="00B662AB">
            <w:pPr>
              <w:spacing w:after="160" w:line="259" w:lineRule="auto"/>
              <w:ind w:left="0" w:firstLine="0"/>
              <w:rPr>
                <w:color w:val="000000" w:themeColor="text1"/>
              </w:rPr>
            </w:pPr>
          </w:p>
        </w:tc>
      </w:tr>
      <w:tr w:rsidR="00206B10" w:rsidRPr="004F09C9" w14:paraId="37B2394C" w14:textId="77777777" w:rsidTr="00B662AB">
        <w:trPr>
          <w:trHeight w:val="340"/>
        </w:trPr>
        <w:tc>
          <w:tcPr>
            <w:tcW w:w="6276" w:type="dxa"/>
            <w:tcBorders>
              <w:top w:val="single" w:sz="3" w:space="0" w:color="000000"/>
              <w:left w:val="nil"/>
              <w:bottom w:val="nil"/>
              <w:right w:val="nil"/>
            </w:tcBorders>
          </w:tcPr>
          <w:p w14:paraId="02BDBC5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3F030AC"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70881E1C"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30F81108"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5C301D64" w14:textId="77777777" w:rsidTr="00B662AB">
        <w:trPr>
          <w:trHeight w:val="384"/>
        </w:trPr>
        <w:tc>
          <w:tcPr>
            <w:tcW w:w="6276" w:type="dxa"/>
            <w:tcBorders>
              <w:top w:val="nil"/>
              <w:left w:val="nil"/>
              <w:bottom w:val="nil"/>
              <w:right w:val="nil"/>
            </w:tcBorders>
          </w:tcPr>
          <w:p w14:paraId="4B4CE6D6"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60406B7E"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2268B31E"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25AC406B"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8C13124" w14:textId="77777777" w:rsidTr="00B662AB">
        <w:trPr>
          <w:trHeight w:val="470"/>
        </w:trPr>
        <w:tc>
          <w:tcPr>
            <w:tcW w:w="6276" w:type="dxa"/>
            <w:tcBorders>
              <w:top w:val="nil"/>
              <w:left w:val="nil"/>
              <w:bottom w:val="single" w:sz="3" w:space="0" w:color="000000"/>
              <w:right w:val="nil"/>
            </w:tcBorders>
          </w:tcPr>
          <w:p w14:paraId="3CE45AF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1F82CD8A"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13DAC1"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2CBC2416"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3687010E" w14:textId="77777777" w:rsidR="00206B10" w:rsidRDefault="00206B10">
      <w:pPr>
        <w:spacing w:line="259" w:lineRule="auto"/>
        <w:ind w:left="1076" w:right="90" w:hanging="1091"/>
        <w:rPr>
          <w:color w:val="000000" w:themeColor="text1"/>
        </w:rPr>
      </w:pPr>
    </w:p>
    <w:p w14:paraId="74403ACB" w14:textId="77777777" w:rsidR="00206B10" w:rsidRDefault="00206B10">
      <w:pPr>
        <w:spacing w:line="259" w:lineRule="auto"/>
        <w:ind w:left="1076" w:right="90" w:hanging="1091"/>
        <w:rPr>
          <w:color w:val="000000" w:themeColor="text1"/>
        </w:rPr>
      </w:pPr>
    </w:p>
    <w:p w14:paraId="5F1C6D3D" w14:textId="77777777" w:rsidR="00206B10" w:rsidRDefault="00206B10">
      <w:pPr>
        <w:spacing w:line="259" w:lineRule="auto"/>
        <w:ind w:left="1076" w:right="90" w:hanging="1091"/>
        <w:rPr>
          <w:color w:val="000000" w:themeColor="text1"/>
        </w:rPr>
      </w:pPr>
    </w:p>
    <w:p w14:paraId="6097A1CA" w14:textId="77777777" w:rsidR="00206B10" w:rsidRDefault="00206B10">
      <w:pPr>
        <w:spacing w:line="259" w:lineRule="auto"/>
        <w:ind w:left="1076" w:right="90" w:hanging="1091"/>
        <w:rPr>
          <w:color w:val="000000" w:themeColor="text1"/>
        </w:rPr>
      </w:pPr>
    </w:p>
    <w:p w14:paraId="34269A0D" w14:textId="77777777" w:rsidR="00206B10" w:rsidRDefault="00206B10">
      <w:pPr>
        <w:spacing w:line="259" w:lineRule="auto"/>
        <w:ind w:left="1076" w:right="90" w:hanging="1091"/>
        <w:rPr>
          <w:color w:val="000000" w:themeColor="text1"/>
        </w:rPr>
      </w:pPr>
    </w:p>
    <w:p w14:paraId="47F0AC21" w14:textId="77777777" w:rsidR="00206B10" w:rsidRDefault="00206B10">
      <w:pPr>
        <w:spacing w:line="259" w:lineRule="auto"/>
        <w:ind w:left="1076" w:right="90" w:hanging="1091"/>
        <w:rPr>
          <w:color w:val="000000" w:themeColor="text1"/>
        </w:rPr>
      </w:pPr>
    </w:p>
    <w:p w14:paraId="77084BCC" w14:textId="77777777" w:rsidR="00206B10" w:rsidRDefault="00206B10">
      <w:pPr>
        <w:spacing w:line="259" w:lineRule="auto"/>
        <w:ind w:left="1076" w:right="90" w:hanging="1091"/>
        <w:rPr>
          <w:color w:val="000000" w:themeColor="text1"/>
        </w:rPr>
      </w:pPr>
    </w:p>
    <w:p w14:paraId="1450BAD6" w14:textId="77777777" w:rsidR="00206B10" w:rsidRDefault="00206B10">
      <w:pPr>
        <w:spacing w:line="259" w:lineRule="auto"/>
        <w:ind w:left="1076" w:right="90" w:hanging="1091"/>
        <w:rPr>
          <w:color w:val="000000" w:themeColor="text1"/>
        </w:rPr>
      </w:pPr>
    </w:p>
    <w:p w14:paraId="781C629B" w14:textId="77777777" w:rsidR="00206B10" w:rsidRDefault="00206B10">
      <w:pPr>
        <w:spacing w:line="259" w:lineRule="auto"/>
        <w:ind w:left="1076" w:right="90" w:hanging="1091"/>
        <w:rPr>
          <w:color w:val="000000" w:themeColor="text1"/>
        </w:rPr>
      </w:pPr>
    </w:p>
    <w:p w14:paraId="73FFBD5B" w14:textId="77777777" w:rsidR="00206B10" w:rsidRDefault="00206B10">
      <w:pPr>
        <w:spacing w:line="259" w:lineRule="auto"/>
        <w:ind w:left="1076" w:right="90" w:hanging="1091"/>
        <w:rPr>
          <w:color w:val="000000" w:themeColor="text1"/>
        </w:rPr>
      </w:pPr>
    </w:p>
    <w:p w14:paraId="35103F60" w14:textId="77777777" w:rsidR="00206B10" w:rsidRDefault="00206B10">
      <w:pPr>
        <w:spacing w:line="259" w:lineRule="auto"/>
        <w:ind w:left="1076" w:right="90" w:hanging="1091"/>
        <w:rPr>
          <w:color w:val="000000" w:themeColor="text1"/>
        </w:rPr>
      </w:pPr>
    </w:p>
    <w:p w14:paraId="4B5C0E55" w14:textId="77777777" w:rsidR="00206B10" w:rsidRDefault="00206B10">
      <w:pPr>
        <w:spacing w:line="259" w:lineRule="auto"/>
        <w:ind w:left="1076" w:right="90" w:hanging="1091"/>
        <w:rPr>
          <w:color w:val="000000" w:themeColor="text1"/>
        </w:rPr>
      </w:pPr>
    </w:p>
    <w:p w14:paraId="259E9F28" w14:textId="77777777" w:rsidR="00206B10" w:rsidRDefault="00206B10">
      <w:pPr>
        <w:spacing w:line="259" w:lineRule="auto"/>
        <w:ind w:left="1076" w:right="90" w:hanging="1091"/>
        <w:rPr>
          <w:color w:val="000000" w:themeColor="text1"/>
        </w:rPr>
      </w:pPr>
    </w:p>
    <w:p w14:paraId="514C97EC" w14:textId="77777777" w:rsidR="00206B10" w:rsidRDefault="00206B10">
      <w:pPr>
        <w:spacing w:line="259" w:lineRule="auto"/>
        <w:ind w:left="1076" w:right="90" w:hanging="1091"/>
        <w:rPr>
          <w:color w:val="000000" w:themeColor="text1"/>
        </w:rPr>
      </w:pPr>
    </w:p>
    <w:p w14:paraId="026D2323" w14:textId="77777777" w:rsidR="00206B10" w:rsidRDefault="00206B10">
      <w:pPr>
        <w:spacing w:line="259" w:lineRule="auto"/>
        <w:ind w:left="1076" w:right="90" w:hanging="1091"/>
        <w:rPr>
          <w:color w:val="000000" w:themeColor="text1"/>
        </w:rPr>
      </w:pPr>
    </w:p>
    <w:p w14:paraId="2FE9A67F" w14:textId="77777777" w:rsidR="00206B10" w:rsidRDefault="00206B10">
      <w:pPr>
        <w:spacing w:line="259" w:lineRule="auto"/>
        <w:ind w:left="1076" w:right="90" w:hanging="1091"/>
        <w:rPr>
          <w:color w:val="000000" w:themeColor="text1"/>
        </w:rPr>
      </w:pPr>
    </w:p>
    <w:p w14:paraId="31A51322" w14:textId="77777777" w:rsidR="00206B10" w:rsidRDefault="00206B10">
      <w:pPr>
        <w:spacing w:line="259" w:lineRule="auto"/>
        <w:ind w:left="1076" w:right="90" w:hanging="1091"/>
        <w:rPr>
          <w:color w:val="000000" w:themeColor="text1"/>
        </w:rPr>
      </w:pPr>
    </w:p>
    <w:p w14:paraId="24DBC44A" w14:textId="77777777" w:rsidR="00206B10" w:rsidRDefault="00206B10">
      <w:pPr>
        <w:spacing w:line="259" w:lineRule="auto"/>
        <w:ind w:left="1076" w:right="90" w:hanging="1091"/>
        <w:rPr>
          <w:color w:val="000000" w:themeColor="text1"/>
        </w:rPr>
      </w:pPr>
    </w:p>
    <w:p w14:paraId="1E06028F" w14:textId="77777777" w:rsidR="00206B10" w:rsidRDefault="00206B10">
      <w:pPr>
        <w:spacing w:line="259" w:lineRule="auto"/>
        <w:ind w:left="1076" w:right="90" w:hanging="1091"/>
        <w:rPr>
          <w:color w:val="000000" w:themeColor="text1"/>
        </w:rPr>
      </w:pPr>
    </w:p>
    <w:p w14:paraId="679CD9D9" w14:textId="77777777" w:rsidR="00206B10" w:rsidRDefault="00206B10">
      <w:pPr>
        <w:spacing w:line="259" w:lineRule="auto"/>
        <w:ind w:left="1076" w:right="90" w:hanging="1091"/>
        <w:rPr>
          <w:color w:val="000000" w:themeColor="text1"/>
        </w:rPr>
      </w:pPr>
    </w:p>
    <w:p w14:paraId="075E58FD" w14:textId="77777777" w:rsidR="00206B10" w:rsidRDefault="00206B10">
      <w:pPr>
        <w:spacing w:line="259" w:lineRule="auto"/>
        <w:ind w:left="1076" w:right="90" w:hanging="1091"/>
        <w:rPr>
          <w:color w:val="000000" w:themeColor="text1"/>
        </w:rPr>
      </w:pPr>
    </w:p>
    <w:p w14:paraId="49889EC0" w14:textId="77777777" w:rsidR="00206B10" w:rsidRDefault="00206B10">
      <w:pPr>
        <w:spacing w:line="259" w:lineRule="auto"/>
        <w:ind w:left="1076" w:right="90" w:hanging="1091"/>
        <w:rPr>
          <w:color w:val="000000" w:themeColor="text1"/>
        </w:rPr>
      </w:pPr>
    </w:p>
    <w:p w14:paraId="193F1879" w14:textId="77777777" w:rsidR="00206B10" w:rsidRDefault="00206B10">
      <w:pPr>
        <w:spacing w:line="259" w:lineRule="auto"/>
        <w:ind w:left="1076" w:right="90" w:hanging="1091"/>
        <w:rPr>
          <w:color w:val="000000" w:themeColor="text1"/>
        </w:rPr>
      </w:pPr>
    </w:p>
    <w:p w14:paraId="249AA2F0" w14:textId="77777777" w:rsidR="00206B10" w:rsidRDefault="00206B10">
      <w:pPr>
        <w:spacing w:line="259" w:lineRule="auto"/>
        <w:ind w:left="1076" w:right="90" w:hanging="1091"/>
        <w:rPr>
          <w:color w:val="000000" w:themeColor="text1"/>
        </w:rPr>
      </w:pPr>
    </w:p>
    <w:p w14:paraId="5B69A7E1" w14:textId="77777777" w:rsidR="00206B10" w:rsidRDefault="00206B10">
      <w:pPr>
        <w:spacing w:line="259" w:lineRule="auto"/>
        <w:ind w:left="1076" w:right="90" w:hanging="1091"/>
        <w:rPr>
          <w:color w:val="000000" w:themeColor="text1"/>
        </w:rPr>
      </w:pPr>
    </w:p>
    <w:p w14:paraId="7F5A42A5" w14:textId="77777777" w:rsidR="00206B10" w:rsidRDefault="00206B10">
      <w:pPr>
        <w:spacing w:line="259" w:lineRule="auto"/>
        <w:ind w:left="1076" w:right="90" w:hanging="1091"/>
        <w:rPr>
          <w:color w:val="000000" w:themeColor="text1"/>
        </w:rPr>
      </w:pPr>
    </w:p>
    <w:p w14:paraId="44BBA0F6" w14:textId="77777777" w:rsidR="00206B10" w:rsidRDefault="00206B10">
      <w:pPr>
        <w:spacing w:line="259" w:lineRule="auto"/>
        <w:ind w:left="1076" w:right="90" w:hanging="1091"/>
        <w:rPr>
          <w:color w:val="000000" w:themeColor="text1"/>
        </w:rPr>
      </w:pPr>
    </w:p>
    <w:p w14:paraId="6D1AE24B"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3B684AC9"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216E204" w14:textId="77777777" w:rsidTr="00B662AB">
        <w:trPr>
          <w:trHeight w:val="398"/>
        </w:trPr>
        <w:tc>
          <w:tcPr>
            <w:tcW w:w="5857" w:type="dxa"/>
            <w:tcBorders>
              <w:top w:val="double" w:sz="3" w:space="0" w:color="000000"/>
              <w:left w:val="nil"/>
              <w:bottom w:val="double" w:sz="3" w:space="0" w:color="000000"/>
              <w:right w:val="nil"/>
            </w:tcBorders>
          </w:tcPr>
          <w:p w14:paraId="2B09DE7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34A7F563" w14:textId="77777777" w:rsidR="00206B10" w:rsidRPr="004F09C9" w:rsidRDefault="00206B10" w:rsidP="00B662AB">
            <w:pPr>
              <w:spacing w:after="0" w:line="259" w:lineRule="auto"/>
              <w:ind w:left="88" w:firstLine="0"/>
              <w:rPr>
                <w:color w:val="000000" w:themeColor="text1"/>
              </w:rPr>
            </w:pPr>
            <w:proofErr w:type="spellStart"/>
            <w:r w:rsidRPr="004F09C9">
              <w:rPr>
                <w:color w:val="000000" w:themeColor="text1"/>
              </w:rPr>
              <w:t>Df</w:t>
            </w:r>
            <w:proofErr w:type="spellEnd"/>
          </w:p>
        </w:tc>
        <w:tc>
          <w:tcPr>
            <w:tcW w:w="655" w:type="dxa"/>
            <w:tcBorders>
              <w:top w:val="double" w:sz="3" w:space="0" w:color="000000"/>
              <w:left w:val="nil"/>
              <w:bottom w:val="double" w:sz="3" w:space="0" w:color="000000"/>
              <w:right w:val="nil"/>
            </w:tcBorders>
          </w:tcPr>
          <w:p w14:paraId="2A7DAA5D"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31FD6BA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4D8B28EB" w14:textId="77777777" w:rsidTr="00B662AB">
        <w:trPr>
          <w:trHeight w:val="321"/>
        </w:trPr>
        <w:tc>
          <w:tcPr>
            <w:tcW w:w="5857" w:type="dxa"/>
            <w:tcBorders>
              <w:top w:val="double" w:sz="3" w:space="0" w:color="000000"/>
              <w:left w:val="nil"/>
              <w:bottom w:val="single" w:sz="3" w:space="0" w:color="000000"/>
              <w:right w:val="nil"/>
            </w:tcBorders>
          </w:tcPr>
          <w:p w14:paraId="22E9AE30"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79CC2F24"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293971C3"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BCE1F15" w14:textId="77777777" w:rsidR="00206B10" w:rsidRPr="004F09C9" w:rsidRDefault="00206B10" w:rsidP="00B662AB">
            <w:pPr>
              <w:spacing w:after="160" w:line="259" w:lineRule="auto"/>
              <w:ind w:left="0" w:firstLine="0"/>
              <w:rPr>
                <w:color w:val="000000" w:themeColor="text1"/>
              </w:rPr>
            </w:pPr>
          </w:p>
        </w:tc>
      </w:tr>
      <w:tr w:rsidR="00206B10" w:rsidRPr="004F09C9" w14:paraId="21717F01" w14:textId="77777777" w:rsidTr="00B662AB">
        <w:trPr>
          <w:trHeight w:val="340"/>
        </w:trPr>
        <w:tc>
          <w:tcPr>
            <w:tcW w:w="5857" w:type="dxa"/>
            <w:tcBorders>
              <w:top w:val="single" w:sz="3" w:space="0" w:color="000000"/>
              <w:left w:val="nil"/>
              <w:bottom w:val="nil"/>
              <w:right w:val="nil"/>
            </w:tcBorders>
          </w:tcPr>
          <w:p w14:paraId="6EAD935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13FB4861"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2A1472CD"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6D84F9D6"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6954BE54" w14:textId="77777777" w:rsidTr="00B662AB">
        <w:trPr>
          <w:trHeight w:val="384"/>
        </w:trPr>
        <w:tc>
          <w:tcPr>
            <w:tcW w:w="5857" w:type="dxa"/>
            <w:tcBorders>
              <w:top w:val="nil"/>
              <w:left w:val="nil"/>
              <w:bottom w:val="nil"/>
              <w:right w:val="nil"/>
            </w:tcBorders>
          </w:tcPr>
          <w:p w14:paraId="1A22115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28013258"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50F522B9"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6741FB5B"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BDAB5CF" w14:textId="77777777" w:rsidTr="00B662AB">
        <w:trPr>
          <w:trHeight w:val="470"/>
        </w:trPr>
        <w:tc>
          <w:tcPr>
            <w:tcW w:w="5857" w:type="dxa"/>
            <w:tcBorders>
              <w:top w:val="nil"/>
              <w:left w:val="nil"/>
              <w:bottom w:val="single" w:sz="3" w:space="0" w:color="000000"/>
              <w:right w:val="nil"/>
            </w:tcBorders>
          </w:tcPr>
          <w:p w14:paraId="7316886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427C1390"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2D07590D"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0DF0041E"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207DA7E8" w14:textId="77777777" w:rsidR="00206B10" w:rsidRDefault="00206B10">
      <w:pPr>
        <w:spacing w:line="259" w:lineRule="auto"/>
        <w:ind w:left="1076" w:right="90" w:hanging="1091"/>
        <w:rPr>
          <w:color w:val="000000" w:themeColor="text1"/>
        </w:rPr>
      </w:pPr>
    </w:p>
    <w:p w14:paraId="0F9F43BB" w14:textId="77777777" w:rsidR="00206B10" w:rsidRDefault="00206B10">
      <w:pPr>
        <w:spacing w:line="259" w:lineRule="auto"/>
        <w:ind w:left="1076" w:right="90" w:hanging="1091"/>
        <w:rPr>
          <w:color w:val="000000" w:themeColor="text1"/>
        </w:rPr>
      </w:pPr>
    </w:p>
    <w:p w14:paraId="6BF6053E" w14:textId="77777777" w:rsidR="00206B10" w:rsidRDefault="00206B10">
      <w:pPr>
        <w:spacing w:line="259" w:lineRule="auto"/>
        <w:ind w:left="1076" w:right="90" w:hanging="1091"/>
        <w:rPr>
          <w:color w:val="000000" w:themeColor="text1"/>
        </w:rPr>
      </w:pPr>
    </w:p>
    <w:p w14:paraId="58341116" w14:textId="77777777" w:rsidR="00206B10" w:rsidRDefault="00206B10">
      <w:pPr>
        <w:spacing w:line="259" w:lineRule="auto"/>
        <w:ind w:left="1076" w:right="90" w:hanging="1091"/>
        <w:rPr>
          <w:color w:val="000000" w:themeColor="text1"/>
        </w:rPr>
      </w:pPr>
    </w:p>
    <w:p w14:paraId="608052AE" w14:textId="77777777" w:rsidR="00206B10" w:rsidRDefault="00206B10">
      <w:pPr>
        <w:spacing w:line="259" w:lineRule="auto"/>
        <w:ind w:left="1076" w:right="90" w:hanging="1091"/>
        <w:rPr>
          <w:color w:val="000000" w:themeColor="text1"/>
        </w:rPr>
      </w:pPr>
    </w:p>
    <w:p w14:paraId="35F0C74F" w14:textId="77777777" w:rsidR="00206B10" w:rsidRDefault="00206B10">
      <w:pPr>
        <w:spacing w:line="259" w:lineRule="auto"/>
        <w:ind w:left="1076" w:right="90" w:hanging="1091"/>
        <w:rPr>
          <w:color w:val="000000" w:themeColor="text1"/>
        </w:rPr>
      </w:pPr>
    </w:p>
    <w:p w14:paraId="711B0354" w14:textId="77777777" w:rsidR="00206B10" w:rsidRDefault="00206B10">
      <w:pPr>
        <w:spacing w:line="259" w:lineRule="auto"/>
        <w:ind w:left="1076" w:right="90" w:hanging="1091"/>
        <w:rPr>
          <w:color w:val="000000" w:themeColor="text1"/>
        </w:rPr>
      </w:pPr>
    </w:p>
    <w:p w14:paraId="345BA15B" w14:textId="77777777" w:rsidR="00206B10" w:rsidRDefault="00206B10">
      <w:pPr>
        <w:spacing w:line="259" w:lineRule="auto"/>
        <w:ind w:left="1076" w:right="90" w:hanging="1091"/>
        <w:rPr>
          <w:color w:val="000000" w:themeColor="text1"/>
        </w:rPr>
      </w:pPr>
    </w:p>
    <w:p w14:paraId="3A49F301" w14:textId="77777777" w:rsidR="00206B10" w:rsidRDefault="00206B10">
      <w:pPr>
        <w:spacing w:line="259" w:lineRule="auto"/>
        <w:ind w:left="1076" w:right="90" w:hanging="1091"/>
        <w:rPr>
          <w:color w:val="000000" w:themeColor="text1"/>
        </w:rPr>
      </w:pPr>
    </w:p>
    <w:p w14:paraId="41FC4A20" w14:textId="77777777" w:rsidR="00206B10" w:rsidRDefault="00206B10">
      <w:pPr>
        <w:spacing w:line="259" w:lineRule="auto"/>
        <w:ind w:left="1076" w:right="90" w:hanging="1091"/>
        <w:rPr>
          <w:color w:val="000000" w:themeColor="text1"/>
        </w:rPr>
      </w:pPr>
    </w:p>
    <w:p w14:paraId="06B48286" w14:textId="77777777" w:rsidR="00206B10" w:rsidRDefault="00206B10">
      <w:pPr>
        <w:spacing w:line="259" w:lineRule="auto"/>
        <w:ind w:left="1076" w:right="90" w:hanging="1091"/>
        <w:rPr>
          <w:color w:val="000000" w:themeColor="text1"/>
        </w:rPr>
      </w:pPr>
    </w:p>
    <w:p w14:paraId="55FFFA70" w14:textId="77777777" w:rsidR="00206B10" w:rsidRDefault="00206B10">
      <w:pPr>
        <w:spacing w:line="259" w:lineRule="auto"/>
        <w:ind w:left="1076" w:right="90" w:hanging="1091"/>
        <w:rPr>
          <w:color w:val="000000" w:themeColor="text1"/>
        </w:rPr>
      </w:pPr>
    </w:p>
    <w:p w14:paraId="58377786" w14:textId="77777777" w:rsidR="00206B10" w:rsidRDefault="00206B10">
      <w:pPr>
        <w:spacing w:line="259" w:lineRule="auto"/>
        <w:ind w:left="1076" w:right="90" w:hanging="1091"/>
        <w:rPr>
          <w:color w:val="000000" w:themeColor="text1"/>
        </w:rPr>
      </w:pPr>
    </w:p>
    <w:p w14:paraId="62F12B8A" w14:textId="77777777" w:rsidR="00206B10" w:rsidRDefault="00206B10">
      <w:pPr>
        <w:spacing w:line="259" w:lineRule="auto"/>
        <w:ind w:left="1076" w:right="90" w:hanging="1091"/>
        <w:rPr>
          <w:color w:val="000000" w:themeColor="text1"/>
        </w:rPr>
      </w:pPr>
    </w:p>
    <w:p w14:paraId="5920417F" w14:textId="77777777" w:rsidR="00206B10" w:rsidRDefault="00206B10">
      <w:pPr>
        <w:spacing w:line="259" w:lineRule="auto"/>
        <w:ind w:left="1076" w:right="90" w:hanging="1091"/>
        <w:rPr>
          <w:color w:val="000000" w:themeColor="text1"/>
        </w:rPr>
      </w:pPr>
    </w:p>
    <w:p w14:paraId="457D8259" w14:textId="77777777" w:rsidR="00206B10" w:rsidRDefault="00206B10">
      <w:pPr>
        <w:spacing w:line="259" w:lineRule="auto"/>
        <w:ind w:left="1076" w:right="90" w:hanging="1091"/>
        <w:rPr>
          <w:color w:val="000000" w:themeColor="text1"/>
        </w:rPr>
      </w:pPr>
    </w:p>
    <w:p w14:paraId="7AFE68AB" w14:textId="77777777" w:rsidR="00206B10" w:rsidRDefault="00206B10">
      <w:pPr>
        <w:spacing w:line="259" w:lineRule="auto"/>
        <w:ind w:left="1076" w:right="90" w:hanging="1091"/>
        <w:rPr>
          <w:color w:val="000000" w:themeColor="text1"/>
        </w:rPr>
      </w:pPr>
    </w:p>
    <w:p w14:paraId="0D026E3F" w14:textId="77777777" w:rsidR="00206B10" w:rsidRDefault="00206B10">
      <w:pPr>
        <w:spacing w:line="259" w:lineRule="auto"/>
        <w:ind w:left="1076" w:right="90" w:hanging="1091"/>
        <w:rPr>
          <w:color w:val="000000" w:themeColor="text1"/>
        </w:rPr>
      </w:pPr>
    </w:p>
    <w:p w14:paraId="314C1FC2" w14:textId="77777777" w:rsidR="00206B10" w:rsidRDefault="00206B10">
      <w:pPr>
        <w:spacing w:line="259" w:lineRule="auto"/>
        <w:ind w:left="1076" w:right="90" w:hanging="1091"/>
        <w:rPr>
          <w:color w:val="000000" w:themeColor="text1"/>
        </w:rPr>
      </w:pPr>
    </w:p>
    <w:p w14:paraId="506B2A25" w14:textId="77777777" w:rsidR="00206B10" w:rsidRDefault="00206B10">
      <w:pPr>
        <w:spacing w:line="259" w:lineRule="auto"/>
        <w:ind w:left="1076" w:right="90" w:hanging="1091"/>
        <w:rPr>
          <w:color w:val="000000" w:themeColor="text1"/>
        </w:rPr>
      </w:pPr>
    </w:p>
    <w:p w14:paraId="3A3CB106" w14:textId="77777777" w:rsidR="00206B10" w:rsidRDefault="00206B10">
      <w:pPr>
        <w:spacing w:line="259" w:lineRule="auto"/>
        <w:ind w:left="1076" w:right="90" w:hanging="1091"/>
        <w:rPr>
          <w:color w:val="000000" w:themeColor="text1"/>
        </w:rPr>
      </w:pPr>
    </w:p>
    <w:p w14:paraId="455FF604" w14:textId="77777777" w:rsidR="00206B10" w:rsidRDefault="00206B10">
      <w:pPr>
        <w:spacing w:line="259" w:lineRule="auto"/>
        <w:ind w:left="1076" w:right="90" w:hanging="1091"/>
        <w:rPr>
          <w:color w:val="000000" w:themeColor="text1"/>
        </w:rPr>
      </w:pPr>
    </w:p>
    <w:p w14:paraId="0D6DD232" w14:textId="77777777" w:rsidR="00206B10" w:rsidRDefault="00206B10">
      <w:pPr>
        <w:spacing w:line="259" w:lineRule="auto"/>
        <w:ind w:left="1076" w:right="90" w:hanging="1091"/>
        <w:rPr>
          <w:color w:val="000000" w:themeColor="text1"/>
        </w:rPr>
      </w:pPr>
    </w:p>
    <w:p w14:paraId="49257A5E" w14:textId="77777777" w:rsidR="00206B10" w:rsidRDefault="00206B10">
      <w:pPr>
        <w:spacing w:line="259" w:lineRule="auto"/>
        <w:ind w:left="1076" w:right="90" w:hanging="1091"/>
        <w:rPr>
          <w:color w:val="000000" w:themeColor="text1"/>
        </w:rPr>
      </w:pPr>
    </w:p>
    <w:p w14:paraId="3DD43673" w14:textId="77777777" w:rsidR="00206B10" w:rsidRDefault="00206B10">
      <w:pPr>
        <w:spacing w:line="259" w:lineRule="auto"/>
        <w:ind w:left="1076" w:right="90" w:hanging="1091"/>
        <w:rPr>
          <w:color w:val="000000" w:themeColor="text1"/>
        </w:rPr>
      </w:pPr>
    </w:p>
    <w:p w14:paraId="1139AC80" w14:textId="77777777" w:rsidR="00206B10" w:rsidRDefault="00206B10">
      <w:pPr>
        <w:spacing w:line="259" w:lineRule="auto"/>
        <w:ind w:left="1076" w:right="90" w:hanging="1091"/>
        <w:rPr>
          <w:color w:val="000000" w:themeColor="text1"/>
        </w:rPr>
      </w:pPr>
    </w:p>
    <w:p w14:paraId="6C9B725B" w14:textId="77777777" w:rsidR="00206B10" w:rsidRDefault="00206B10">
      <w:pPr>
        <w:spacing w:line="259" w:lineRule="auto"/>
        <w:ind w:left="1076" w:right="90" w:hanging="1091"/>
        <w:rPr>
          <w:color w:val="000000" w:themeColor="text1"/>
        </w:rPr>
      </w:pPr>
    </w:p>
    <w:p w14:paraId="227EEE51" w14:textId="77777777" w:rsidR="00206B10" w:rsidRDefault="00206B10">
      <w:pPr>
        <w:spacing w:line="259" w:lineRule="auto"/>
        <w:ind w:left="1076" w:right="90" w:hanging="1091"/>
        <w:rPr>
          <w:color w:val="000000" w:themeColor="text1"/>
        </w:rPr>
      </w:pPr>
    </w:p>
    <w:p w14:paraId="7A896A92" w14:textId="77777777" w:rsidR="00206B10" w:rsidRDefault="00206B10">
      <w:pPr>
        <w:spacing w:line="259" w:lineRule="auto"/>
        <w:ind w:left="1076" w:right="90" w:hanging="1091"/>
        <w:rPr>
          <w:color w:val="000000" w:themeColor="text1"/>
        </w:rPr>
      </w:pPr>
    </w:p>
    <w:p w14:paraId="04CA5861" w14:textId="77777777" w:rsidR="00206B10" w:rsidRDefault="00206B10">
      <w:pPr>
        <w:spacing w:line="259" w:lineRule="auto"/>
        <w:ind w:left="1076" w:right="90" w:hanging="1091"/>
        <w:rPr>
          <w:color w:val="000000" w:themeColor="text1"/>
        </w:rPr>
      </w:pPr>
    </w:p>
    <w:p w14:paraId="61AD4618" w14:textId="77777777" w:rsidR="00206B10" w:rsidRDefault="00206B10">
      <w:pPr>
        <w:spacing w:line="259" w:lineRule="auto"/>
        <w:ind w:left="1076" w:right="90" w:hanging="1091"/>
        <w:rPr>
          <w:color w:val="000000" w:themeColor="text1"/>
        </w:rPr>
      </w:pPr>
    </w:p>
    <w:p w14:paraId="4F670426"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327301F4" w14:textId="77777777" w:rsidTr="0089758D">
        <w:trPr>
          <w:trHeight w:val="451"/>
        </w:trPr>
        <w:tc>
          <w:tcPr>
            <w:tcW w:w="6899" w:type="dxa"/>
            <w:tcBorders>
              <w:top w:val="double" w:sz="3" w:space="0" w:color="000000"/>
              <w:left w:val="nil"/>
              <w:bottom w:val="double" w:sz="3" w:space="0" w:color="000000"/>
              <w:right w:val="nil"/>
            </w:tcBorders>
          </w:tcPr>
          <w:p w14:paraId="3E1702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13BBEA38"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2B1526B5"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657AC8B7"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39BF84E0" w14:textId="77777777" w:rsidTr="0089758D">
        <w:trPr>
          <w:trHeight w:val="716"/>
        </w:trPr>
        <w:tc>
          <w:tcPr>
            <w:tcW w:w="6899" w:type="dxa"/>
            <w:tcBorders>
              <w:top w:val="double" w:sz="3" w:space="0" w:color="000000"/>
              <w:left w:val="nil"/>
              <w:bottom w:val="single" w:sz="3" w:space="0" w:color="000000"/>
              <w:right w:val="nil"/>
            </w:tcBorders>
          </w:tcPr>
          <w:p w14:paraId="011EAF95"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114294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424C085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79E853D1"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0E4849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03EDA55A" w14:textId="77777777" w:rsidTr="0089758D">
        <w:trPr>
          <w:trHeight w:val="692"/>
        </w:trPr>
        <w:tc>
          <w:tcPr>
            <w:tcW w:w="6899" w:type="dxa"/>
            <w:tcBorders>
              <w:top w:val="single" w:sz="3" w:space="0" w:color="000000"/>
              <w:left w:val="nil"/>
              <w:bottom w:val="single" w:sz="3" w:space="0" w:color="000000"/>
              <w:right w:val="nil"/>
            </w:tcBorders>
          </w:tcPr>
          <w:p w14:paraId="03594E0F"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141450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6A583118"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5460513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0E19841B"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701B116D" w14:textId="77777777" w:rsidTr="0089758D">
        <w:trPr>
          <w:trHeight w:val="692"/>
        </w:trPr>
        <w:tc>
          <w:tcPr>
            <w:tcW w:w="6899" w:type="dxa"/>
            <w:tcBorders>
              <w:top w:val="single" w:sz="3" w:space="0" w:color="000000"/>
              <w:left w:val="nil"/>
              <w:bottom w:val="single" w:sz="3" w:space="0" w:color="000000"/>
              <w:right w:val="nil"/>
            </w:tcBorders>
          </w:tcPr>
          <w:p w14:paraId="4EED21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7A21468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699B7E4F"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0D4991D1"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5A6BAEBB"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1E05368" w14:textId="77777777" w:rsidTr="0089758D">
        <w:trPr>
          <w:trHeight w:val="692"/>
        </w:trPr>
        <w:tc>
          <w:tcPr>
            <w:tcW w:w="6899" w:type="dxa"/>
            <w:tcBorders>
              <w:top w:val="single" w:sz="3" w:space="0" w:color="000000"/>
              <w:left w:val="nil"/>
              <w:bottom w:val="single" w:sz="3" w:space="0" w:color="000000"/>
              <w:right w:val="nil"/>
            </w:tcBorders>
          </w:tcPr>
          <w:p w14:paraId="5978661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AF1D5A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2A9F2CB5"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3782F418"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35DB1C7A"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9358510" w14:textId="77777777" w:rsidTr="0089758D">
        <w:trPr>
          <w:trHeight w:val="692"/>
        </w:trPr>
        <w:tc>
          <w:tcPr>
            <w:tcW w:w="6899" w:type="dxa"/>
            <w:tcBorders>
              <w:top w:val="single" w:sz="3" w:space="0" w:color="000000"/>
              <w:left w:val="nil"/>
              <w:bottom w:val="single" w:sz="3" w:space="0" w:color="000000"/>
              <w:right w:val="nil"/>
            </w:tcBorders>
          </w:tcPr>
          <w:p w14:paraId="05EC8384"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5D7E2469"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4B47B898"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19818101"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183EB86A"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553E8663" w14:textId="77777777" w:rsidR="0089758D" w:rsidRPr="004F09C9" w:rsidRDefault="0089758D" w:rsidP="0089758D">
      <w:pPr>
        <w:rPr>
          <w:color w:val="000000" w:themeColor="text1"/>
        </w:rPr>
      </w:pPr>
      <w:r w:rsidRPr="004F09C9">
        <w:rPr>
          <w:color w:val="000000" w:themeColor="text1"/>
        </w:rPr>
        <w:br w:type="page"/>
      </w:r>
    </w:p>
    <w:p w14:paraId="5AB65A0E"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311F0365" w14:textId="77777777" w:rsidTr="0089758D">
        <w:trPr>
          <w:trHeight w:val="451"/>
          <w:jc w:val="center"/>
        </w:trPr>
        <w:tc>
          <w:tcPr>
            <w:tcW w:w="6899" w:type="dxa"/>
            <w:tcBorders>
              <w:top w:val="double" w:sz="3" w:space="0" w:color="000000"/>
              <w:left w:val="nil"/>
              <w:bottom w:val="double" w:sz="3" w:space="0" w:color="000000"/>
              <w:right w:val="nil"/>
            </w:tcBorders>
          </w:tcPr>
          <w:p w14:paraId="20A9BF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B369B16"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68E8567C"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44AB56E"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68E56A43" w14:textId="77777777" w:rsidTr="0089758D">
        <w:trPr>
          <w:trHeight w:val="716"/>
          <w:jc w:val="center"/>
        </w:trPr>
        <w:tc>
          <w:tcPr>
            <w:tcW w:w="6899" w:type="dxa"/>
            <w:tcBorders>
              <w:top w:val="double" w:sz="3" w:space="0" w:color="000000"/>
              <w:left w:val="nil"/>
              <w:bottom w:val="single" w:sz="3" w:space="0" w:color="000000"/>
              <w:right w:val="nil"/>
            </w:tcBorders>
          </w:tcPr>
          <w:p w14:paraId="0DD209A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4DC8AB2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265AB117"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0048827F"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8C2EC05" w14:textId="77777777" w:rsidR="0089758D" w:rsidRPr="004F09C9" w:rsidRDefault="0089758D" w:rsidP="0089758D">
            <w:pPr>
              <w:spacing w:after="0" w:line="259" w:lineRule="auto"/>
              <w:ind w:left="0" w:firstLine="0"/>
              <w:jc w:val="center"/>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4157E2B" w14:textId="77777777" w:rsidTr="0089758D">
        <w:trPr>
          <w:trHeight w:val="692"/>
          <w:jc w:val="center"/>
        </w:trPr>
        <w:tc>
          <w:tcPr>
            <w:tcW w:w="6899" w:type="dxa"/>
            <w:tcBorders>
              <w:top w:val="single" w:sz="3" w:space="0" w:color="000000"/>
              <w:left w:val="nil"/>
              <w:bottom w:val="single" w:sz="3" w:space="0" w:color="000000"/>
              <w:right w:val="nil"/>
            </w:tcBorders>
          </w:tcPr>
          <w:p w14:paraId="442A6A86"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2A457CE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46D4BAA6"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6A095642"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033F07A9"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5DF54AF" w14:textId="77777777" w:rsidTr="0089758D">
        <w:trPr>
          <w:trHeight w:val="692"/>
          <w:jc w:val="center"/>
        </w:trPr>
        <w:tc>
          <w:tcPr>
            <w:tcW w:w="6899" w:type="dxa"/>
            <w:tcBorders>
              <w:top w:val="single" w:sz="3" w:space="0" w:color="000000"/>
              <w:left w:val="nil"/>
              <w:bottom w:val="single" w:sz="3" w:space="0" w:color="000000"/>
              <w:right w:val="nil"/>
            </w:tcBorders>
          </w:tcPr>
          <w:p w14:paraId="6795EBB2"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7D8005B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33685FED"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634D925"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747B364E"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92FA34B" w14:textId="77777777" w:rsidTr="0089758D">
        <w:trPr>
          <w:trHeight w:val="692"/>
          <w:jc w:val="center"/>
        </w:trPr>
        <w:tc>
          <w:tcPr>
            <w:tcW w:w="6899" w:type="dxa"/>
            <w:tcBorders>
              <w:top w:val="single" w:sz="3" w:space="0" w:color="000000"/>
              <w:left w:val="nil"/>
              <w:bottom w:val="single" w:sz="3" w:space="0" w:color="000000"/>
              <w:right w:val="nil"/>
            </w:tcBorders>
          </w:tcPr>
          <w:p w14:paraId="53C08B46"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1CABE422"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95BAED1"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1D4E3FD3"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5DF34875"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1B94FE47" w14:textId="77777777" w:rsidTr="0089758D">
        <w:trPr>
          <w:trHeight w:val="692"/>
          <w:jc w:val="center"/>
        </w:trPr>
        <w:tc>
          <w:tcPr>
            <w:tcW w:w="6899" w:type="dxa"/>
            <w:tcBorders>
              <w:top w:val="single" w:sz="3" w:space="0" w:color="000000"/>
              <w:left w:val="nil"/>
              <w:bottom w:val="single" w:sz="3" w:space="0" w:color="000000"/>
              <w:right w:val="nil"/>
            </w:tcBorders>
          </w:tcPr>
          <w:p w14:paraId="13985894"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568AE18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8FC02D8"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6705CE6A"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64CCB051"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75DFD6F2" w14:textId="77777777" w:rsidTr="0089758D">
        <w:trPr>
          <w:trHeight w:val="692"/>
          <w:jc w:val="center"/>
        </w:trPr>
        <w:tc>
          <w:tcPr>
            <w:tcW w:w="6899" w:type="dxa"/>
            <w:tcBorders>
              <w:top w:val="single" w:sz="3" w:space="0" w:color="000000"/>
              <w:left w:val="nil"/>
              <w:bottom w:val="single" w:sz="3" w:space="0" w:color="000000"/>
              <w:right w:val="nil"/>
            </w:tcBorders>
          </w:tcPr>
          <w:p w14:paraId="3DEB9E05"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1319F073"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652A1BF4"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1B7F57FA"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7F5EE0B7"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2745F588" w14:textId="77777777" w:rsidR="0089758D" w:rsidRPr="004F09C9" w:rsidRDefault="0089758D" w:rsidP="0089758D">
      <w:pPr>
        <w:rPr>
          <w:color w:val="000000" w:themeColor="text1"/>
        </w:rPr>
      </w:pPr>
      <w:r w:rsidRPr="004F09C9">
        <w:rPr>
          <w:color w:val="000000" w:themeColor="text1"/>
        </w:rPr>
        <w:br w:type="page"/>
      </w:r>
    </w:p>
    <w:p w14:paraId="41E9205F"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67BFC621" w14:textId="77777777" w:rsidTr="005C6388">
        <w:trPr>
          <w:trHeight w:val="504"/>
        </w:trPr>
        <w:tc>
          <w:tcPr>
            <w:tcW w:w="4928" w:type="dxa"/>
            <w:tcBorders>
              <w:top w:val="double" w:sz="3" w:space="0" w:color="000000"/>
              <w:left w:val="nil"/>
              <w:bottom w:val="double" w:sz="3" w:space="0" w:color="000000"/>
              <w:right w:val="nil"/>
            </w:tcBorders>
          </w:tcPr>
          <w:p w14:paraId="278BBEA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371E7E03"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1205" w:type="dxa"/>
            <w:tcBorders>
              <w:top w:val="double" w:sz="3" w:space="0" w:color="000000"/>
              <w:left w:val="nil"/>
              <w:bottom w:val="double" w:sz="3" w:space="0" w:color="000000"/>
              <w:right w:val="nil"/>
            </w:tcBorders>
          </w:tcPr>
          <w:p w14:paraId="27D51567" w14:textId="77777777"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34A2E1DE"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21477765" w14:textId="77777777" w:rsidTr="005C6388">
        <w:trPr>
          <w:trHeight w:val="321"/>
        </w:trPr>
        <w:tc>
          <w:tcPr>
            <w:tcW w:w="4928" w:type="dxa"/>
            <w:tcBorders>
              <w:top w:val="double" w:sz="3" w:space="0" w:color="000000"/>
              <w:left w:val="nil"/>
              <w:bottom w:val="single" w:sz="3" w:space="0" w:color="000000"/>
              <w:right w:val="nil"/>
            </w:tcBorders>
          </w:tcPr>
          <w:p w14:paraId="4320E0F1" w14:textId="77777777"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5F62482E"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77E340"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0A560697" w14:textId="77777777" w:rsidR="0089758D" w:rsidRPr="004F09C9" w:rsidRDefault="0089758D" w:rsidP="0089758D">
            <w:pPr>
              <w:spacing w:after="160" w:line="259" w:lineRule="auto"/>
              <w:ind w:left="0" w:firstLine="0"/>
              <w:rPr>
                <w:color w:val="000000" w:themeColor="text1"/>
              </w:rPr>
            </w:pPr>
          </w:p>
        </w:tc>
      </w:tr>
      <w:tr w:rsidR="00F61329" w:rsidRPr="004F09C9" w14:paraId="10B9E15C" w14:textId="77777777" w:rsidTr="005C6388">
        <w:trPr>
          <w:trHeight w:val="366"/>
        </w:trPr>
        <w:tc>
          <w:tcPr>
            <w:tcW w:w="4928" w:type="dxa"/>
            <w:tcBorders>
              <w:top w:val="single" w:sz="3" w:space="0" w:color="000000"/>
              <w:left w:val="nil"/>
              <w:right w:val="nil"/>
            </w:tcBorders>
          </w:tcPr>
          <w:p w14:paraId="4DBC1B6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44753E93" w14:textId="7777777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0EE71A8" w14:textId="77777777"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368B1538" w14:textId="77777777"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2DDDABCE" w14:textId="77777777" w:rsidTr="005C6388">
        <w:trPr>
          <w:trHeight w:val="504"/>
        </w:trPr>
        <w:tc>
          <w:tcPr>
            <w:tcW w:w="4928" w:type="dxa"/>
            <w:tcBorders>
              <w:top w:val="double" w:sz="4" w:space="0" w:color="000000"/>
              <w:left w:val="nil"/>
              <w:bottom w:val="single" w:sz="4" w:space="0" w:color="auto"/>
              <w:right w:val="nil"/>
            </w:tcBorders>
          </w:tcPr>
          <w:p w14:paraId="46073BFF" w14:textId="77777777"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E957A9C" w14:textId="77777777"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78D6565" w14:textId="77777777"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677D2C5" w14:textId="77777777" w:rsidR="00B35900" w:rsidRPr="004F09C9" w:rsidRDefault="00B35900" w:rsidP="00B35900">
            <w:pPr>
              <w:spacing w:after="0" w:line="259" w:lineRule="auto"/>
              <w:ind w:left="342" w:firstLine="0"/>
              <w:rPr>
                <w:color w:val="000000" w:themeColor="text1"/>
              </w:rPr>
            </w:pPr>
          </w:p>
        </w:tc>
      </w:tr>
      <w:tr w:rsidR="005C6388" w:rsidRPr="004F09C9" w14:paraId="3572874B" w14:textId="77777777" w:rsidTr="005C6388">
        <w:trPr>
          <w:trHeight w:val="366"/>
        </w:trPr>
        <w:tc>
          <w:tcPr>
            <w:tcW w:w="4928" w:type="dxa"/>
            <w:tcBorders>
              <w:top w:val="single" w:sz="4" w:space="0" w:color="000000"/>
              <w:left w:val="nil"/>
              <w:bottom w:val="nil"/>
              <w:right w:val="nil"/>
            </w:tcBorders>
          </w:tcPr>
          <w:p w14:paraId="2C14C851"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34559408" w14:textId="77777777"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521CD11E" w14:textId="77777777"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368F606A" w14:textId="77777777"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68869EB0" w14:textId="77777777" w:rsidTr="005C6388">
        <w:trPr>
          <w:trHeight w:val="504"/>
        </w:trPr>
        <w:tc>
          <w:tcPr>
            <w:tcW w:w="4928" w:type="dxa"/>
            <w:tcBorders>
              <w:top w:val="double" w:sz="4" w:space="0" w:color="000000"/>
              <w:left w:val="nil"/>
              <w:bottom w:val="single" w:sz="4" w:space="0" w:color="auto"/>
              <w:right w:val="nil"/>
            </w:tcBorders>
          </w:tcPr>
          <w:p w14:paraId="05BD1859" w14:textId="77777777"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425BC87A"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5626C85C"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28E15BAC" w14:textId="77777777" w:rsidR="00B35900" w:rsidRPr="004F09C9" w:rsidRDefault="00B35900" w:rsidP="00A528DB">
            <w:pPr>
              <w:spacing w:after="0" w:line="259" w:lineRule="auto"/>
              <w:ind w:left="342" w:firstLine="0"/>
              <w:rPr>
                <w:color w:val="000000" w:themeColor="text1"/>
              </w:rPr>
            </w:pPr>
          </w:p>
        </w:tc>
      </w:tr>
      <w:tr w:rsidR="005C6388" w:rsidRPr="004F09C9" w14:paraId="7F89339C" w14:textId="77777777" w:rsidTr="005C6388">
        <w:trPr>
          <w:trHeight w:val="366"/>
        </w:trPr>
        <w:tc>
          <w:tcPr>
            <w:tcW w:w="4928" w:type="dxa"/>
            <w:tcBorders>
              <w:top w:val="single" w:sz="4" w:space="0" w:color="auto"/>
              <w:left w:val="nil"/>
              <w:right w:val="nil"/>
            </w:tcBorders>
          </w:tcPr>
          <w:p w14:paraId="0F82B18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23E1A851" w14:textId="77777777"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2302F336" w14:textId="77777777"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339128B" w14:textId="77777777"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75A1DB9" w14:textId="77777777" w:rsidTr="005C6388">
        <w:trPr>
          <w:trHeight w:val="366"/>
        </w:trPr>
        <w:tc>
          <w:tcPr>
            <w:tcW w:w="4928" w:type="dxa"/>
            <w:tcBorders>
              <w:left w:val="nil"/>
              <w:right w:val="nil"/>
            </w:tcBorders>
          </w:tcPr>
          <w:p w14:paraId="4D8DF510" w14:textId="77777777"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59FF375C" w14:textId="77777777"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EFBA861" w14:textId="77777777"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0777508E" w14:textId="77777777" w:rsidR="00F61329" w:rsidRPr="004F09C9" w:rsidRDefault="005C6388" w:rsidP="00A528DB">
            <w:pPr>
              <w:spacing w:after="0" w:line="259" w:lineRule="auto"/>
              <w:ind w:left="60" w:firstLine="0"/>
              <w:rPr>
                <w:color w:val="000000" w:themeColor="text1"/>
              </w:rPr>
            </w:pPr>
            <w:r>
              <w:rPr>
                <w:color w:val="000000" w:themeColor="text1"/>
              </w:rPr>
              <w:t>&lt;0.000*</w:t>
            </w:r>
          </w:p>
        </w:tc>
      </w:tr>
      <w:tr w:rsidR="005C6388" w:rsidRPr="004F09C9" w14:paraId="4C2F0685" w14:textId="77777777" w:rsidTr="005C6388">
        <w:trPr>
          <w:trHeight w:val="369"/>
        </w:trPr>
        <w:tc>
          <w:tcPr>
            <w:tcW w:w="4928" w:type="dxa"/>
            <w:tcBorders>
              <w:left w:val="nil"/>
              <w:bottom w:val="single" w:sz="4" w:space="0" w:color="auto"/>
              <w:right w:val="nil"/>
            </w:tcBorders>
          </w:tcPr>
          <w:p w14:paraId="2732F649"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691F0B36" w14:textId="77777777"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66FDF566" w14:textId="77777777"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37BC41A4" w14:textId="77777777" w:rsidR="00B35900" w:rsidRPr="004F09C9" w:rsidRDefault="005C6388" w:rsidP="00A528DB">
            <w:pPr>
              <w:spacing w:after="0" w:line="259" w:lineRule="auto"/>
              <w:ind w:left="91" w:firstLine="0"/>
              <w:rPr>
                <w:color w:val="000000" w:themeColor="text1"/>
              </w:rPr>
            </w:pPr>
            <w:r>
              <w:rPr>
                <w:color w:val="000000" w:themeColor="text1"/>
              </w:rPr>
              <w:t>&lt;0.000*</w:t>
            </w:r>
          </w:p>
        </w:tc>
      </w:tr>
    </w:tbl>
    <w:p w14:paraId="431A0345" w14:textId="77777777" w:rsidR="0089758D" w:rsidRDefault="0089758D">
      <w:pPr>
        <w:spacing w:line="259" w:lineRule="auto"/>
        <w:ind w:left="1076" w:right="90" w:hanging="1091"/>
        <w:rPr>
          <w:color w:val="000000" w:themeColor="text1"/>
        </w:rPr>
      </w:pPr>
    </w:p>
    <w:p w14:paraId="57FC3792" w14:textId="77777777" w:rsidR="0089758D" w:rsidRDefault="0089758D">
      <w:pPr>
        <w:spacing w:line="259" w:lineRule="auto"/>
        <w:ind w:left="1076" w:right="90" w:hanging="1091"/>
        <w:rPr>
          <w:color w:val="000000" w:themeColor="text1"/>
        </w:rPr>
      </w:pPr>
    </w:p>
    <w:p w14:paraId="01ECBD26" w14:textId="77777777" w:rsidR="0089758D" w:rsidRDefault="0089758D">
      <w:pPr>
        <w:spacing w:line="259" w:lineRule="auto"/>
        <w:ind w:left="1076" w:right="90" w:hanging="1091"/>
        <w:rPr>
          <w:color w:val="000000" w:themeColor="text1"/>
        </w:rPr>
      </w:pPr>
    </w:p>
    <w:p w14:paraId="72211DDD" w14:textId="77777777" w:rsidR="0089758D" w:rsidRDefault="0089758D">
      <w:pPr>
        <w:spacing w:line="259" w:lineRule="auto"/>
        <w:ind w:left="1076" w:right="90" w:hanging="1091"/>
        <w:rPr>
          <w:color w:val="000000" w:themeColor="text1"/>
        </w:rPr>
      </w:pPr>
    </w:p>
    <w:p w14:paraId="7B8396ED" w14:textId="77777777" w:rsidR="0089758D" w:rsidRDefault="0089758D">
      <w:pPr>
        <w:spacing w:line="259" w:lineRule="auto"/>
        <w:ind w:left="1076" w:right="90" w:hanging="1091"/>
        <w:rPr>
          <w:color w:val="000000" w:themeColor="text1"/>
        </w:rPr>
      </w:pPr>
    </w:p>
    <w:p w14:paraId="02420BBF" w14:textId="77777777" w:rsidR="0089758D" w:rsidRDefault="0089758D">
      <w:pPr>
        <w:spacing w:line="259" w:lineRule="auto"/>
        <w:ind w:left="1076" w:right="90" w:hanging="1091"/>
        <w:rPr>
          <w:color w:val="000000" w:themeColor="text1"/>
        </w:rPr>
      </w:pPr>
    </w:p>
    <w:p w14:paraId="3AC9456D" w14:textId="77777777" w:rsidR="0089758D" w:rsidRDefault="0089758D">
      <w:pPr>
        <w:spacing w:line="259" w:lineRule="auto"/>
        <w:ind w:left="1076" w:right="90" w:hanging="1091"/>
        <w:rPr>
          <w:color w:val="000000" w:themeColor="text1"/>
        </w:rPr>
      </w:pPr>
    </w:p>
    <w:p w14:paraId="5679326D" w14:textId="77777777" w:rsidR="0089758D" w:rsidRDefault="0089758D">
      <w:pPr>
        <w:spacing w:line="259" w:lineRule="auto"/>
        <w:ind w:left="1076" w:right="90" w:hanging="1091"/>
        <w:rPr>
          <w:color w:val="000000" w:themeColor="text1"/>
        </w:rPr>
      </w:pPr>
    </w:p>
    <w:p w14:paraId="0290698D" w14:textId="77777777" w:rsidR="0089758D" w:rsidRDefault="0089758D">
      <w:pPr>
        <w:spacing w:line="259" w:lineRule="auto"/>
        <w:ind w:left="1076" w:right="90" w:hanging="1091"/>
        <w:rPr>
          <w:color w:val="000000" w:themeColor="text1"/>
        </w:rPr>
      </w:pPr>
    </w:p>
    <w:p w14:paraId="792DF38D" w14:textId="77777777" w:rsidR="0089758D" w:rsidRDefault="0089758D">
      <w:pPr>
        <w:spacing w:line="259" w:lineRule="auto"/>
        <w:ind w:left="1076" w:right="90" w:hanging="1091"/>
        <w:rPr>
          <w:color w:val="000000" w:themeColor="text1"/>
        </w:rPr>
      </w:pPr>
    </w:p>
    <w:p w14:paraId="72E5644E" w14:textId="77777777" w:rsidR="0089758D" w:rsidRDefault="0089758D">
      <w:pPr>
        <w:spacing w:line="259" w:lineRule="auto"/>
        <w:ind w:left="1076" w:right="90" w:hanging="1091"/>
        <w:rPr>
          <w:color w:val="000000" w:themeColor="text1"/>
        </w:rPr>
      </w:pPr>
    </w:p>
    <w:p w14:paraId="6545ED75" w14:textId="77777777" w:rsidR="0089758D" w:rsidRDefault="0089758D">
      <w:pPr>
        <w:spacing w:line="259" w:lineRule="auto"/>
        <w:ind w:left="1076" w:right="90" w:hanging="1091"/>
        <w:rPr>
          <w:color w:val="000000" w:themeColor="text1"/>
        </w:rPr>
      </w:pPr>
    </w:p>
    <w:p w14:paraId="46B39BB6" w14:textId="77777777" w:rsidR="0089758D" w:rsidRDefault="0089758D">
      <w:pPr>
        <w:spacing w:line="259" w:lineRule="auto"/>
        <w:ind w:left="1076" w:right="90" w:hanging="1091"/>
        <w:rPr>
          <w:color w:val="000000" w:themeColor="text1"/>
        </w:rPr>
      </w:pPr>
    </w:p>
    <w:p w14:paraId="736978C5" w14:textId="77777777" w:rsidR="0089758D" w:rsidRDefault="0089758D">
      <w:pPr>
        <w:spacing w:line="259" w:lineRule="auto"/>
        <w:ind w:left="1076" w:right="90" w:hanging="1091"/>
        <w:rPr>
          <w:color w:val="000000" w:themeColor="text1"/>
        </w:rPr>
      </w:pPr>
    </w:p>
    <w:p w14:paraId="304B0DBC" w14:textId="77777777" w:rsidR="0089758D" w:rsidRDefault="0089758D">
      <w:pPr>
        <w:spacing w:line="259" w:lineRule="auto"/>
        <w:ind w:left="1076" w:right="90" w:hanging="1091"/>
        <w:rPr>
          <w:color w:val="000000" w:themeColor="text1"/>
        </w:rPr>
      </w:pPr>
    </w:p>
    <w:p w14:paraId="4A5ABBFD" w14:textId="77777777" w:rsidR="0089758D" w:rsidRDefault="0089758D">
      <w:pPr>
        <w:spacing w:line="259" w:lineRule="auto"/>
        <w:ind w:left="1076" w:right="90" w:hanging="1091"/>
        <w:rPr>
          <w:color w:val="000000" w:themeColor="text1"/>
        </w:rPr>
      </w:pPr>
    </w:p>
    <w:p w14:paraId="15EAB8D2" w14:textId="77777777" w:rsidR="0089758D" w:rsidRDefault="0089758D">
      <w:pPr>
        <w:spacing w:line="259" w:lineRule="auto"/>
        <w:ind w:left="1076" w:right="90" w:hanging="1091"/>
        <w:rPr>
          <w:color w:val="000000" w:themeColor="text1"/>
        </w:rPr>
      </w:pPr>
    </w:p>
    <w:p w14:paraId="68C116F2" w14:textId="77777777" w:rsidR="0089758D" w:rsidRDefault="0089758D">
      <w:pPr>
        <w:spacing w:line="259" w:lineRule="auto"/>
        <w:ind w:left="1076" w:right="90" w:hanging="1091"/>
        <w:rPr>
          <w:color w:val="000000" w:themeColor="text1"/>
        </w:rPr>
      </w:pPr>
    </w:p>
    <w:p w14:paraId="529A26C4" w14:textId="77777777" w:rsidR="0089758D" w:rsidRDefault="0089758D">
      <w:pPr>
        <w:spacing w:line="259" w:lineRule="auto"/>
        <w:ind w:left="1076" w:right="90" w:hanging="1091"/>
        <w:rPr>
          <w:color w:val="000000" w:themeColor="text1"/>
        </w:rPr>
      </w:pPr>
    </w:p>
    <w:p w14:paraId="7ECE19C5" w14:textId="77777777" w:rsidR="0089758D" w:rsidRDefault="0089758D">
      <w:pPr>
        <w:spacing w:line="259" w:lineRule="auto"/>
        <w:ind w:left="1076" w:right="90" w:hanging="1091"/>
        <w:rPr>
          <w:color w:val="000000" w:themeColor="text1"/>
        </w:rPr>
      </w:pPr>
    </w:p>
    <w:p w14:paraId="43BFA256" w14:textId="77777777" w:rsidR="0089758D" w:rsidRDefault="0089758D">
      <w:pPr>
        <w:spacing w:line="259" w:lineRule="auto"/>
        <w:ind w:left="1076" w:right="90" w:hanging="1091"/>
        <w:rPr>
          <w:color w:val="000000" w:themeColor="text1"/>
        </w:rPr>
      </w:pPr>
    </w:p>
    <w:p w14:paraId="29C39C2E" w14:textId="77777777" w:rsidR="0089758D" w:rsidRDefault="0089758D">
      <w:pPr>
        <w:spacing w:line="259" w:lineRule="auto"/>
        <w:ind w:left="1076" w:right="90" w:hanging="1091"/>
        <w:rPr>
          <w:color w:val="000000" w:themeColor="text1"/>
        </w:rPr>
      </w:pPr>
    </w:p>
    <w:p w14:paraId="504B4982" w14:textId="77777777" w:rsidR="0089758D" w:rsidRDefault="0089758D">
      <w:pPr>
        <w:spacing w:line="259" w:lineRule="auto"/>
        <w:ind w:left="1076" w:right="90" w:hanging="1091"/>
        <w:rPr>
          <w:color w:val="000000" w:themeColor="text1"/>
        </w:rPr>
      </w:pPr>
    </w:p>
    <w:p w14:paraId="734FCDED" w14:textId="77777777" w:rsidR="0089758D" w:rsidRDefault="0089758D">
      <w:pPr>
        <w:spacing w:line="259" w:lineRule="auto"/>
        <w:ind w:left="1076" w:right="90" w:hanging="1091"/>
        <w:rPr>
          <w:color w:val="000000" w:themeColor="text1"/>
        </w:rPr>
      </w:pPr>
    </w:p>
    <w:p w14:paraId="579BE4CC" w14:textId="77777777" w:rsidR="0089758D" w:rsidRDefault="0089758D">
      <w:pPr>
        <w:spacing w:line="259" w:lineRule="auto"/>
        <w:ind w:left="1076" w:right="90" w:hanging="1091"/>
        <w:rPr>
          <w:color w:val="000000" w:themeColor="text1"/>
        </w:rPr>
      </w:pPr>
    </w:p>
    <w:p w14:paraId="12A54EF0" w14:textId="77777777" w:rsidR="0089758D" w:rsidRDefault="0089758D">
      <w:pPr>
        <w:spacing w:line="259" w:lineRule="auto"/>
        <w:ind w:left="1076" w:right="90" w:hanging="1091"/>
        <w:rPr>
          <w:color w:val="000000" w:themeColor="text1"/>
        </w:rPr>
      </w:pPr>
    </w:p>
    <w:p w14:paraId="6AD20515" w14:textId="77777777" w:rsidR="0089758D" w:rsidRDefault="0089758D">
      <w:pPr>
        <w:spacing w:line="259" w:lineRule="auto"/>
        <w:ind w:left="1076" w:right="90" w:hanging="1091"/>
        <w:rPr>
          <w:color w:val="000000" w:themeColor="text1"/>
        </w:rPr>
      </w:pPr>
    </w:p>
    <w:p w14:paraId="1619E3CD" w14:textId="77777777" w:rsidR="0089758D" w:rsidRDefault="0089758D">
      <w:pPr>
        <w:spacing w:line="259" w:lineRule="auto"/>
        <w:ind w:left="1076" w:right="90" w:hanging="1091"/>
        <w:rPr>
          <w:color w:val="000000" w:themeColor="text1"/>
        </w:rPr>
      </w:pPr>
    </w:p>
    <w:p w14:paraId="7A44FBF9" w14:textId="77777777" w:rsidR="0089758D" w:rsidRDefault="0089758D">
      <w:pPr>
        <w:spacing w:line="259" w:lineRule="auto"/>
        <w:ind w:left="1076" w:right="90" w:hanging="1091"/>
        <w:rPr>
          <w:color w:val="000000" w:themeColor="text1"/>
        </w:rPr>
      </w:pPr>
    </w:p>
    <w:p w14:paraId="43836AC1" w14:textId="77777777" w:rsidR="0089758D" w:rsidRDefault="0089758D">
      <w:pPr>
        <w:spacing w:line="259" w:lineRule="auto"/>
        <w:ind w:left="1076" w:right="90" w:hanging="1091"/>
        <w:rPr>
          <w:color w:val="000000" w:themeColor="text1"/>
        </w:rPr>
      </w:pPr>
    </w:p>
    <w:p w14:paraId="23A34C26" w14:textId="77777777" w:rsidR="0089758D" w:rsidRDefault="0089758D">
      <w:pPr>
        <w:spacing w:line="259" w:lineRule="auto"/>
        <w:ind w:left="1076" w:right="90" w:hanging="1091"/>
        <w:rPr>
          <w:color w:val="000000" w:themeColor="text1"/>
        </w:rPr>
      </w:pPr>
    </w:p>
    <w:p w14:paraId="4AAD2612" w14:textId="77777777" w:rsidR="0089758D" w:rsidRDefault="0089758D">
      <w:pPr>
        <w:spacing w:line="259" w:lineRule="auto"/>
        <w:ind w:left="1076" w:right="90" w:hanging="1091"/>
        <w:rPr>
          <w:color w:val="000000" w:themeColor="text1"/>
        </w:rPr>
      </w:pPr>
    </w:p>
    <w:p w14:paraId="6F9A5954" w14:textId="77777777" w:rsidR="0089758D" w:rsidRDefault="0089758D">
      <w:pPr>
        <w:spacing w:line="259" w:lineRule="auto"/>
        <w:ind w:left="1076" w:right="90" w:hanging="1091"/>
        <w:rPr>
          <w:color w:val="000000" w:themeColor="text1"/>
        </w:rPr>
      </w:pPr>
    </w:p>
    <w:p w14:paraId="0F61CEB9"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09A096E" w14:textId="77777777" w:rsidTr="0089758D">
        <w:trPr>
          <w:trHeight w:val="374"/>
        </w:trPr>
        <w:tc>
          <w:tcPr>
            <w:tcW w:w="4923" w:type="dxa"/>
            <w:gridSpan w:val="3"/>
            <w:tcBorders>
              <w:top w:val="double" w:sz="3" w:space="0" w:color="000000"/>
              <w:left w:val="nil"/>
              <w:bottom w:val="single" w:sz="3" w:space="0" w:color="000000"/>
              <w:right w:val="nil"/>
            </w:tcBorders>
          </w:tcPr>
          <w:p w14:paraId="364455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69364A7"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single" w:sz="3" w:space="0" w:color="000000"/>
              <w:right w:val="nil"/>
            </w:tcBorders>
          </w:tcPr>
          <w:p w14:paraId="0F8957BA"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22F73431"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37A524C" w14:textId="77777777" w:rsidTr="0089758D">
        <w:trPr>
          <w:trHeight w:val="297"/>
        </w:trPr>
        <w:tc>
          <w:tcPr>
            <w:tcW w:w="4923" w:type="dxa"/>
            <w:gridSpan w:val="3"/>
            <w:tcBorders>
              <w:top w:val="single" w:sz="3" w:space="0" w:color="000000"/>
              <w:left w:val="nil"/>
              <w:bottom w:val="single" w:sz="3" w:space="0" w:color="000000"/>
              <w:right w:val="nil"/>
            </w:tcBorders>
          </w:tcPr>
          <w:p w14:paraId="30687B55"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33503277"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26ACC241"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4CA51097" w14:textId="77777777" w:rsidR="0089758D" w:rsidRPr="004F09C9" w:rsidRDefault="0089758D" w:rsidP="0089758D">
            <w:pPr>
              <w:spacing w:after="160" w:line="259" w:lineRule="auto"/>
              <w:ind w:left="0" w:firstLine="0"/>
              <w:rPr>
                <w:color w:val="000000" w:themeColor="text1"/>
              </w:rPr>
            </w:pPr>
          </w:p>
        </w:tc>
      </w:tr>
      <w:tr w:rsidR="0089758D" w:rsidRPr="004F09C9" w14:paraId="49DE66E3" w14:textId="77777777" w:rsidTr="0089758D">
        <w:trPr>
          <w:trHeight w:val="340"/>
        </w:trPr>
        <w:tc>
          <w:tcPr>
            <w:tcW w:w="4923" w:type="dxa"/>
            <w:gridSpan w:val="3"/>
            <w:tcBorders>
              <w:top w:val="single" w:sz="3" w:space="0" w:color="000000"/>
              <w:left w:val="nil"/>
              <w:right w:val="nil"/>
            </w:tcBorders>
          </w:tcPr>
          <w:p w14:paraId="36B423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37B9089F"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508C8258"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397147DB"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0733395" w14:textId="77777777" w:rsidTr="0089758D">
        <w:trPr>
          <w:trHeight w:val="482"/>
        </w:trPr>
        <w:tc>
          <w:tcPr>
            <w:tcW w:w="4923" w:type="dxa"/>
            <w:gridSpan w:val="3"/>
            <w:tcBorders>
              <w:top w:val="nil"/>
              <w:left w:val="nil"/>
              <w:bottom w:val="single" w:sz="4" w:space="0" w:color="auto"/>
              <w:right w:val="nil"/>
            </w:tcBorders>
          </w:tcPr>
          <w:p w14:paraId="741DF37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3C133198"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76261C5"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244D9C55"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BB85815"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6E8EB8A3"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744E396D"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7FE004F"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665EBE53" w14:textId="77777777" w:rsidR="0089758D" w:rsidRPr="004F09C9" w:rsidRDefault="0089758D" w:rsidP="0089758D">
            <w:pPr>
              <w:spacing w:after="160" w:line="259" w:lineRule="auto"/>
              <w:ind w:left="0" w:firstLine="0"/>
              <w:rPr>
                <w:color w:val="000000" w:themeColor="text1"/>
              </w:rPr>
            </w:pPr>
          </w:p>
        </w:tc>
      </w:tr>
      <w:tr w:rsidR="0089758D" w:rsidRPr="004F09C9" w14:paraId="0984C50D"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4A1806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16D08D7F"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59D11175"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4497AAEB"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09A3C0D5"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458848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185B12F1"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78F25554"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03C0770C"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7A8DFDB5"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6A296B11"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51FD542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7E9221FF"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472F3EEE" w14:textId="77777777" w:rsidR="0089758D" w:rsidRPr="004F09C9" w:rsidRDefault="0089758D" w:rsidP="0089758D">
            <w:pPr>
              <w:spacing w:after="160" w:line="259" w:lineRule="auto"/>
              <w:ind w:left="0" w:firstLine="0"/>
              <w:rPr>
                <w:color w:val="000000" w:themeColor="text1"/>
              </w:rPr>
            </w:pPr>
          </w:p>
        </w:tc>
      </w:tr>
      <w:tr w:rsidR="0089758D" w:rsidRPr="004F09C9" w14:paraId="333EC26A"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344B135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F32FEDA"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2267B4C8"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F8F3059"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146BFDFC"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09B52E8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06C7D375"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3B07E920"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39873E40"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5C26BBB0" w14:textId="77777777" w:rsidTr="0089758D">
        <w:trPr>
          <w:trHeight w:val="321"/>
        </w:trPr>
        <w:tc>
          <w:tcPr>
            <w:tcW w:w="4923" w:type="dxa"/>
            <w:gridSpan w:val="3"/>
            <w:tcBorders>
              <w:top w:val="single" w:sz="4" w:space="0" w:color="auto"/>
              <w:left w:val="nil"/>
              <w:bottom w:val="single" w:sz="4" w:space="0" w:color="auto"/>
              <w:right w:val="nil"/>
            </w:tcBorders>
          </w:tcPr>
          <w:p w14:paraId="0DFB73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027C96E1"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00B4D9B5"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3510AF6D" w14:textId="77777777" w:rsidR="0089758D" w:rsidRPr="004F09C9" w:rsidRDefault="0089758D" w:rsidP="0089758D">
            <w:pPr>
              <w:spacing w:after="160" w:line="259" w:lineRule="auto"/>
              <w:ind w:left="0" w:firstLine="0"/>
              <w:rPr>
                <w:color w:val="000000" w:themeColor="text1"/>
              </w:rPr>
            </w:pPr>
          </w:p>
        </w:tc>
      </w:tr>
      <w:tr w:rsidR="0089758D" w:rsidRPr="004F09C9" w14:paraId="2AA52983" w14:textId="77777777" w:rsidTr="0089758D">
        <w:trPr>
          <w:trHeight w:val="340"/>
        </w:trPr>
        <w:tc>
          <w:tcPr>
            <w:tcW w:w="4923" w:type="dxa"/>
            <w:gridSpan w:val="3"/>
            <w:tcBorders>
              <w:left w:val="nil"/>
              <w:right w:val="nil"/>
            </w:tcBorders>
          </w:tcPr>
          <w:p w14:paraId="54FB267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42007FF2"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28394E64"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39812640"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7842FC3D" w14:textId="77777777" w:rsidTr="0089758D">
        <w:trPr>
          <w:trHeight w:val="458"/>
        </w:trPr>
        <w:tc>
          <w:tcPr>
            <w:tcW w:w="4923" w:type="dxa"/>
            <w:gridSpan w:val="3"/>
            <w:tcBorders>
              <w:top w:val="nil"/>
              <w:left w:val="nil"/>
              <w:bottom w:val="single" w:sz="4" w:space="0" w:color="auto"/>
              <w:right w:val="nil"/>
            </w:tcBorders>
          </w:tcPr>
          <w:p w14:paraId="1D364C4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718F06C"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2CC34A8"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0F0CC735"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3CD3B502" w14:textId="77777777" w:rsidR="0089758D" w:rsidRDefault="0089758D" w:rsidP="0089758D">
      <w:pPr>
        <w:spacing w:line="259" w:lineRule="auto"/>
        <w:ind w:left="-5" w:right="90"/>
        <w:rPr>
          <w:color w:val="000000" w:themeColor="text1"/>
        </w:rPr>
      </w:pPr>
    </w:p>
    <w:p w14:paraId="20D3E984" w14:textId="77777777" w:rsidR="0089758D" w:rsidRDefault="0089758D" w:rsidP="0089758D">
      <w:pPr>
        <w:spacing w:line="259" w:lineRule="auto"/>
        <w:ind w:left="-5" w:right="90"/>
        <w:rPr>
          <w:color w:val="000000" w:themeColor="text1"/>
        </w:rPr>
      </w:pPr>
    </w:p>
    <w:p w14:paraId="7CB233FB" w14:textId="77777777" w:rsidR="0089758D" w:rsidRDefault="0089758D" w:rsidP="0089758D">
      <w:pPr>
        <w:spacing w:line="259" w:lineRule="auto"/>
        <w:ind w:left="-5" w:right="90"/>
        <w:rPr>
          <w:color w:val="000000" w:themeColor="text1"/>
        </w:rPr>
      </w:pPr>
    </w:p>
    <w:p w14:paraId="5B812BE1" w14:textId="77777777" w:rsidR="0089758D" w:rsidRDefault="0089758D" w:rsidP="0089758D">
      <w:pPr>
        <w:spacing w:line="259" w:lineRule="auto"/>
        <w:ind w:left="-5" w:right="90"/>
        <w:rPr>
          <w:color w:val="000000" w:themeColor="text1"/>
        </w:rPr>
      </w:pPr>
    </w:p>
    <w:p w14:paraId="057D2EC8" w14:textId="77777777" w:rsidR="0089758D" w:rsidRDefault="0089758D" w:rsidP="0089758D">
      <w:pPr>
        <w:spacing w:line="259" w:lineRule="auto"/>
        <w:ind w:left="-5" w:right="90"/>
        <w:rPr>
          <w:color w:val="000000" w:themeColor="text1"/>
        </w:rPr>
      </w:pPr>
    </w:p>
    <w:p w14:paraId="2E78728B" w14:textId="77777777" w:rsidR="0089758D" w:rsidRDefault="0089758D" w:rsidP="0089758D">
      <w:pPr>
        <w:spacing w:line="259" w:lineRule="auto"/>
        <w:ind w:left="-5" w:right="90"/>
        <w:rPr>
          <w:color w:val="000000" w:themeColor="text1"/>
        </w:rPr>
      </w:pPr>
    </w:p>
    <w:p w14:paraId="5DCF07B3" w14:textId="77777777" w:rsidR="0089758D" w:rsidRDefault="0089758D" w:rsidP="0089758D">
      <w:pPr>
        <w:spacing w:line="259" w:lineRule="auto"/>
        <w:ind w:left="-5" w:right="90"/>
        <w:rPr>
          <w:color w:val="000000" w:themeColor="text1"/>
        </w:rPr>
      </w:pPr>
    </w:p>
    <w:p w14:paraId="6A67499F" w14:textId="77777777" w:rsidR="0089758D" w:rsidRPr="004F09C9" w:rsidRDefault="0089758D" w:rsidP="0089758D">
      <w:pPr>
        <w:spacing w:line="259" w:lineRule="auto"/>
        <w:ind w:left="-5" w:right="90"/>
        <w:rPr>
          <w:color w:val="000000" w:themeColor="text1"/>
        </w:rPr>
      </w:pPr>
    </w:p>
    <w:p w14:paraId="178052AC" w14:textId="77777777" w:rsidR="0089758D" w:rsidRDefault="0089758D" w:rsidP="0089758D">
      <w:pPr>
        <w:spacing w:line="259" w:lineRule="auto"/>
        <w:ind w:left="1076" w:right="90" w:hanging="1091"/>
        <w:rPr>
          <w:color w:val="000000" w:themeColor="text1"/>
        </w:rPr>
      </w:pPr>
    </w:p>
    <w:p w14:paraId="30F05844" w14:textId="77777777" w:rsidR="0089758D" w:rsidRDefault="0089758D" w:rsidP="0089758D">
      <w:pPr>
        <w:spacing w:line="259" w:lineRule="auto"/>
        <w:ind w:left="1076" w:right="90" w:hanging="1091"/>
        <w:rPr>
          <w:color w:val="000000" w:themeColor="text1"/>
        </w:rPr>
      </w:pPr>
    </w:p>
    <w:p w14:paraId="0F7702FF" w14:textId="77777777" w:rsidR="0089758D" w:rsidRDefault="0089758D" w:rsidP="0089758D">
      <w:pPr>
        <w:spacing w:line="259" w:lineRule="auto"/>
        <w:ind w:left="1076" w:right="90" w:hanging="1091"/>
        <w:rPr>
          <w:color w:val="000000" w:themeColor="text1"/>
        </w:rPr>
      </w:pPr>
    </w:p>
    <w:p w14:paraId="63BA9F64" w14:textId="77777777" w:rsidR="0089758D" w:rsidRDefault="0089758D" w:rsidP="0089758D">
      <w:pPr>
        <w:spacing w:line="259" w:lineRule="auto"/>
        <w:ind w:left="1076" w:right="90" w:hanging="1091"/>
        <w:rPr>
          <w:color w:val="000000" w:themeColor="text1"/>
        </w:rPr>
      </w:pPr>
    </w:p>
    <w:p w14:paraId="0981A65C" w14:textId="77777777" w:rsidR="0089758D" w:rsidRDefault="0089758D" w:rsidP="0089758D">
      <w:pPr>
        <w:spacing w:line="259" w:lineRule="auto"/>
        <w:ind w:left="1076" w:right="90" w:hanging="1091"/>
        <w:rPr>
          <w:color w:val="000000" w:themeColor="text1"/>
        </w:rPr>
      </w:pPr>
    </w:p>
    <w:p w14:paraId="4DD7C188" w14:textId="77777777" w:rsidR="0089758D" w:rsidRDefault="0089758D" w:rsidP="0089758D">
      <w:pPr>
        <w:spacing w:line="259" w:lineRule="auto"/>
        <w:ind w:left="1076" w:right="90" w:hanging="1091"/>
        <w:rPr>
          <w:color w:val="000000" w:themeColor="text1"/>
        </w:rPr>
      </w:pPr>
    </w:p>
    <w:p w14:paraId="69285B64" w14:textId="77777777" w:rsidR="0089758D" w:rsidRDefault="0089758D" w:rsidP="0089758D">
      <w:pPr>
        <w:spacing w:line="259" w:lineRule="auto"/>
        <w:ind w:left="1076" w:right="90" w:hanging="1091"/>
        <w:rPr>
          <w:color w:val="000000" w:themeColor="text1"/>
        </w:rPr>
      </w:pPr>
    </w:p>
    <w:p w14:paraId="4C46F520" w14:textId="77777777" w:rsidR="0089758D" w:rsidRDefault="0089758D" w:rsidP="0089758D">
      <w:pPr>
        <w:spacing w:line="259" w:lineRule="auto"/>
        <w:ind w:left="1076" w:right="90" w:hanging="1091"/>
        <w:rPr>
          <w:color w:val="000000" w:themeColor="text1"/>
        </w:rPr>
      </w:pPr>
    </w:p>
    <w:p w14:paraId="5936B8BF" w14:textId="77777777" w:rsidR="0089758D" w:rsidRPr="004F09C9" w:rsidRDefault="0089758D" w:rsidP="0089758D">
      <w:pPr>
        <w:spacing w:line="259" w:lineRule="auto"/>
        <w:ind w:left="1076" w:right="90" w:hanging="1091"/>
        <w:rPr>
          <w:color w:val="000000" w:themeColor="text1"/>
        </w:rPr>
      </w:pPr>
    </w:p>
    <w:p w14:paraId="235A5559" w14:textId="77777777" w:rsidR="0089758D" w:rsidRPr="004F09C9" w:rsidRDefault="0089758D" w:rsidP="0089758D">
      <w:pPr>
        <w:spacing w:line="259" w:lineRule="auto"/>
        <w:ind w:left="-5" w:right="90"/>
        <w:rPr>
          <w:color w:val="000000" w:themeColor="text1"/>
        </w:rPr>
      </w:pPr>
    </w:p>
    <w:p w14:paraId="5B8908A1" w14:textId="77777777" w:rsidR="0089758D" w:rsidRPr="004F09C9" w:rsidRDefault="0089758D" w:rsidP="0089758D">
      <w:pPr>
        <w:spacing w:line="259" w:lineRule="auto"/>
        <w:ind w:left="-5" w:right="90"/>
        <w:rPr>
          <w:color w:val="000000" w:themeColor="text1"/>
        </w:rPr>
      </w:pPr>
    </w:p>
    <w:p w14:paraId="331CE567" w14:textId="77777777" w:rsidR="0089758D" w:rsidRPr="004F09C9" w:rsidRDefault="0089758D" w:rsidP="00244B17">
      <w:pPr>
        <w:spacing w:line="259" w:lineRule="auto"/>
        <w:ind w:left="0" w:right="90" w:firstLine="0"/>
        <w:rPr>
          <w:color w:val="000000" w:themeColor="text1"/>
        </w:rPr>
      </w:pPr>
    </w:p>
    <w:p w14:paraId="76995CE2"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525F3314"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748D3A5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9041FB4" w14:textId="77777777" w:rsidR="0089758D" w:rsidRPr="004F09C9" w:rsidRDefault="0089758D" w:rsidP="0089758D">
            <w:pPr>
              <w:spacing w:after="0" w:line="259" w:lineRule="auto"/>
              <w:ind w:left="88" w:firstLine="0"/>
              <w:rPr>
                <w:color w:val="000000" w:themeColor="text1"/>
              </w:rPr>
            </w:pPr>
            <w:proofErr w:type="spellStart"/>
            <w:r w:rsidRPr="004F09C9">
              <w:rPr>
                <w:color w:val="000000" w:themeColor="text1"/>
              </w:rPr>
              <w:t>Df</w:t>
            </w:r>
            <w:proofErr w:type="spellEnd"/>
          </w:p>
        </w:tc>
        <w:tc>
          <w:tcPr>
            <w:tcW w:w="887" w:type="dxa"/>
            <w:tcBorders>
              <w:top w:val="double" w:sz="3" w:space="0" w:color="000000"/>
              <w:left w:val="nil"/>
              <w:bottom w:val="single" w:sz="3" w:space="0" w:color="000000"/>
              <w:right w:val="nil"/>
            </w:tcBorders>
          </w:tcPr>
          <w:p w14:paraId="5E411F38"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03579797"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6AFC4417"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29375B16"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4BAE2625"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72FA3A65"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049F368C" w14:textId="77777777" w:rsidR="0089758D" w:rsidRPr="004F09C9" w:rsidRDefault="0089758D" w:rsidP="0089758D">
            <w:pPr>
              <w:spacing w:after="160" w:line="259" w:lineRule="auto"/>
              <w:ind w:left="0" w:firstLine="0"/>
              <w:rPr>
                <w:color w:val="000000" w:themeColor="text1"/>
              </w:rPr>
            </w:pPr>
          </w:p>
        </w:tc>
      </w:tr>
      <w:tr w:rsidR="0089758D" w:rsidRPr="004F09C9" w14:paraId="3BC772CE"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6ACD1F2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5A307A6C"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0D5730E"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67AB9030"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68EA143F"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6D8C1BD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3315844A"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5B80DBBB"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797A6E6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76DFD02D"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7717A2F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60D36453"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8BC9D65"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66EEEBFA"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3E1F9628"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03423FF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1F9BC21E"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3572A9E8"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0AECEBD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1C67163D" w14:textId="77777777" w:rsidTr="0089758D">
        <w:trPr>
          <w:trHeight w:val="321"/>
        </w:trPr>
        <w:tc>
          <w:tcPr>
            <w:tcW w:w="5060" w:type="dxa"/>
            <w:gridSpan w:val="2"/>
            <w:tcBorders>
              <w:top w:val="double" w:sz="3" w:space="0" w:color="000000"/>
              <w:left w:val="nil"/>
              <w:bottom w:val="single" w:sz="3" w:space="0" w:color="000000"/>
              <w:right w:val="nil"/>
            </w:tcBorders>
          </w:tcPr>
          <w:p w14:paraId="5CD03F37"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3C161425"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360FB040"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12E954CE" w14:textId="77777777" w:rsidR="0089758D" w:rsidRPr="004F09C9" w:rsidRDefault="0089758D" w:rsidP="0089758D">
            <w:pPr>
              <w:spacing w:after="160" w:line="259" w:lineRule="auto"/>
              <w:ind w:left="0" w:firstLine="0"/>
              <w:rPr>
                <w:color w:val="000000" w:themeColor="text1"/>
              </w:rPr>
            </w:pPr>
          </w:p>
        </w:tc>
      </w:tr>
      <w:tr w:rsidR="0089758D" w:rsidRPr="004F09C9" w14:paraId="0F281A2A" w14:textId="77777777" w:rsidTr="0089758D">
        <w:trPr>
          <w:trHeight w:val="340"/>
        </w:trPr>
        <w:tc>
          <w:tcPr>
            <w:tcW w:w="5060" w:type="dxa"/>
            <w:gridSpan w:val="2"/>
            <w:tcBorders>
              <w:top w:val="single" w:sz="3" w:space="0" w:color="000000"/>
              <w:left w:val="nil"/>
              <w:bottom w:val="nil"/>
              <w:right w:val="nil"/>
            </w:tcBorders>
          </w:tcPr>
          <w:p w14:paraId="39CCECD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05A7B7CD"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E42DAF7"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35D6DEA4"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56608A5" w14:textId="77777777" w:rsidTr="0089758D">
        <w:trPr>
          <w:trHeight w:val="384"/>
        </w:trPr>
        <w:tc>
          <w:tcPr>
            <w:tcW w:w="5060" w:type="dxa"/>
            <w:gridSpan w:val="2"/>
            <w:tcBorders>
              <w:top w:val="nil"/>
              <w:left w:val="nil"/>
              <w:bottom w:val="nil"/>
              <w:right w:val="nil"/>
            </w:tcBorders>
          </w:tcPr>
          <w:p w14:paraId="108075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2B38050C"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1F2666F1"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1F47ED44"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6B171D46" w14:textId="77777777" w:rsidTr="0089758D">
        <w:trPr>
          <w:trHeight w:val="395"/>
        </w:trPr>
        <w:tc>
          <w:tcPr>
            <w:tcW w:w="5060" w:type="dxa"/>
            <w:gridSpan w:val="2"/>
            <w:tcBorders>
              <w:top w:val="nil"/>
              <w:left w:val="nil"/>
              <w:bottom w:val="nil"/>
              <w:right w:val="nil"/>
            </w:tcBorders>
          </w:tcPr>
          <w:p w14:paraId="56666B9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323A9543"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0C7D0C86"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34563AB6"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1AAA08F1" w14:textId="77777777" w:rsidTr="0089758D">
        <w:trPr>
          <w:trHeight w:val="494"/>
        </w:trPr>
        <w:tc>
          <w:tcPr>
            <w:tcW w:w="5060" w:type="dxa"/>
            <w:gridSpan w:val="2"/>
            <w:tcBorders>
              <w:top w:val="nil"/>
              <w:left w:val="nil"/>
              <w:bottom w:val="double" w:sz="3" w:space="0" w:color="000000"/>
              <w:right w:val="nil"/>
            </w:tcBorders>
          </w:tcPr>
          <w:p w14:paraId="70CAF95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35CD7D9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6E53D"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4BA52C87"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0825CD7C" w14:textId="77777777" w:rsidR="0089758D" w:rsidRDefault="0089758D" w:rsidP="0089758D">
      <w:pPr>
        <w:spacing w:line="259" w:lineRule="auto"/>
        <w:ind w:left="1076" w:right="90" w:hanging="1091"/>
        <w:rPr>
          <w:color w:val="000000" w:themeColor="text1"/>
        </w:rPr>
      </w:pPr>
    </w:p>
    <w:p w14:paraId="2D48CFE9" w14:textId="77777777" w:rsidR="0089758D" w:rsidRDefault="0089758D" w:rsidP="0089758D">
      <w:pPr>
        <w:spacing w:line="259" w:lineRule="auto"/>
        <w:ind w:left="1076" w:right="90" w:hanging="1091"/>
        <w:rPr>
          <w:color w:val="000000" w:themeColor="text1"/>
        </w:rPr>
      </w:pPr>
    </w:p>
    <w:p w14:paraId="5D5CEA85" w14:textId="77777777" w:rsidR="0089758D" w:rsidRDefault="0089758D" w:rsidP="0089758D">
      <w:pPr>
        <w:spacing w:line="259" w:lineRule="auto"/>
        <w:ind w:left="1076" w:right="90" w:hanging="1091"/>
        <w:rPr>
          <w:color w:val="000000" w:themeColor="text1"/>
        </w:rPr>
      </w:pPr>
    </w:p>
    <w:p w14:paraId="509DD817" w14:textId="77777777" w:rsidR="0089758D" w:rsidRDefault="0089758D" w:rsidP="0089758D">
      <w:pPr>
        <w:spacing w:line="259" w:lineRule="auto"/>
        <w:ind w:left="1076" w:right="90" w:hanging="1091"/>
        <w:rPr>
          <w:color w:val="000000" w:themeColor="text1"/>
        </w:rPr>
      </w:pPr>
    </w:p>
    <w:p w14:paraId="5277DA26" w14:textId="77777777" w:rsidR="0089758D" w:rsidRDefault="0089758D" w:rsidP="0089758D">
      <w:pPr>
        <w:spacing w:line="259" w:lineRule="auto"/>
        <w:ind w:left="1076" w:right="90" w:hanging="1091"/>
        <w:rPr>
          <w:color w:val="000000" w:themeColor="text1"/>
        </w:rPr>
      </w:pPr>
    </w:p>
    <w:p w14:paraId="5AF8BDF1" w14:textId="77777777" w:rsidR="0089758D" w:rsidRDefault="0089758D" w:rsidP="0089758D">
      <w:pPr>
        <w:spacing w:line="259" w:lineRule="auto"/>
        <w:ind w:left="1076" w:right="90" w:hanging="1091"/>
        <w:rPr>
          <w:color w:val="000000" w:themeColor="text1"/>
        </w:rPr>
      </w:pPr>
    </w:p>
    <w:p w14:paraId="139BB419" w14:textId="77777777" w:rsidR="0089758D" w:rsidRDefault="0089758D" w:rsidP="0089758D">
      <w:pPr>
        <w:spacing w:line="259" w:lineRule="auto"/>
        <w:ind w:left="1076" w:right="90" w:hanging="1091"/>
        <w:rPr>
          <w:color w:val="000000" w:themeColor="text1"/>
        </w:rPr>
      </w:pPr>
    </w:p>
    <w:p w14:paraId="5758EBFC" w14:textId="77777777" w:rsidR="0089758D" w:rsidRDefault="0089758D" w:rsidP="0089758D">
      <w:pPr>
        <w:spacing w:line="259" w:lineRule="auto"/>
        <w:ind w:left="1076" w:right="90" w:hanging="1091"/>
        <w:rPr>
          <w:color w:val="000000" w:themeColor="text1"/>
        </w:rPr>
      </w:pPr>
    </w:p>
    <w:p w14:paraId="096218A3" w14:textId="77777777" w:rsidR="0089758D" w:rsidRDefault="0089758D" w:rsidP="0089758D">
      <w:pPr>
        <w:spacing w:line="259" w:lineRule="auto"/>
        <w:ind w:left="1076" w:right="90" w:hanging="1091"/>
        <w:rPr>
          <w:color w:val="000000" w:themeColor="text1"/>
        </w:rPr>
      </w:pPr>
    </w:p>
    <w:p w14:paraId="1357E2E2" w14:textId="77777777" w:rsidR="0089758D" w:rsidRDefault="0089758D" w:rsidP="0089758D">
      <w:pPr>
        <w:spacing w:line="259" w:lineRule="auto"/>
        <w:ind w:left="1076" w:right="90" w:hanging="1091"/>
        <w:rPr>
          <w:color w:val="000000" w:themeColor="text1"/>
        </w:rPr>
      </w:pPr>
    </w:p>
    <w:p w14:paraId="2DA7BE63" w14:textId="77777777" w:rsidR="0089758D" w:rsidRDefault="0089758D" w:rsidP="0089758D">
      <w:pPr>
        <w:spacing w:line="259" w:lineRule="auto"/>
        <w:ind w:left="1076" w:right="90" w:hanging="1091"/>
        <w:rPr>
          <w:color w:val="000000" w:themeColor="text1"/>
        </w:rPr>
      </w:pPr>
    </w:p>
    <w:p w14:paraId="173F9DFB" w14:textId="77777777" w:rsidR="00244B17" w:rsidRDefault="00244B17" w:rsidP="0089758D">
      <w:pPr>
        <w:spacing w:line="259" w:lineRule="auto"/>
        <w:ind w:left="1076" w:right="90" w:hanging="1091"/>
        <w:rPr>
          <w:color w:val="000000" w:themeColor="text1"/>
        </w:rPr>
      </w:pPr>
    </w:p>
    <w:p w14:paraId="7E9C5AA1" w14:textId="77777777" w:rsidR="00244B17" w:rsidRDefault="00244B17" w:rsidP="0089758D">
      <w:pPr>
        <w:spacing w:line="259" w:lineRule="auto"/>
        <w:ind w:left="1076" w:right="90" w:hanging="1091"/>
        <w:rPr>
          <w:color w:val="000000" w:themeColor="text1"/>
        </w:rPr>
      </w:pPr>
    </w:p>
    <w:p w14:paraId="4F4DD862" w14:textId="77777777" w:rsidR="00244B17" w:rsidRDefault="00244B17" w:rsidP="0089758D">
      <w:pPr>
        <w:spacing w:line="259" w:lineRule="auto"/>
        <w:ind w:left="1076" w:right="90" w:hanging="1091"/>
        <w:rPr>
          <w:color w:val="000000" w:themeColor="text1"/>
        </w:rPr>
      </w:pPr>
    </w:p>
    <w:p w14:paraId="78731837" w14:textId="77777777" w:rsidR="00244B17" w:rsidRDefault="00244B17" w:rsidP="0089758D">
      <w:pPr>
        <w:spacing w:line="259" w:lineRule="auto"/>
        <w:ind w:left="1076" w:right="90" w:hanging="1091"/>
        <w:rPr>
          <w:color w:val="000000" w:themeColor="text1"/>
        </w:rPr>
      </w:pPr>
    </w:p>
    <w:p w14:paraId="7274F668" w14:textId="77777777" w:rsidR="00244B17" w:rsidRDefault="00244B17" w:rsidP="0089758D">
      <w:pPr>
        <w:spacing w:line="259" w:lineRule="auto"/>
        <w:ind w:left="1076" w:right="90" w:hanging="1091"/>
        <w:rPr>
          <w:color w:val="000000" w:themeColor="text1"/>
        </w:rPr>
      </w:pPr>
    </w:p>
    <w:p w14:paraId="0C1DDA83" w14:textId="77777777" w:rsidR="00244B17" w:rsidRDefault="00244B17" w:rsidP="0089758D">
      <w:pPr>
        <w:spacing w:line="259" w:lineRule="auto"/>
        <w:ind w:left="1076" w:right="90" w:hanging="1091"/>
        <w:rPr>
          <w:color w:val="000000" w:themeColor="text1"/>
        </w:rPr>
      </w:pPr>
    </w:p>
    <w:p w14:paraId="70548843" w14:textId="77777777" w:rsidR="0089758D" w:rsidRDefault="0089758D" w:rsidP="0089758D">
      <w:pPr>
        <w:spacing w:line="259" w:lineRule="auto"/>
        <w:ind w:left="1076" w:right="90" w:hanging="1091"/>
        <w:rPr>
          <w:color w:val="000000" w:themeColor="text1"/>
        </w:rPr>
      </w:pPr>
    </w:p>
    <w:p w14:paraId="75FC66C7" w14:textId="77777777" w:rsidR="0089758D" w:rsidRDefault="0089758D" w:rsidP="0089758D">
      <w:pPr>
        <w:spacing w:line="259" w:lineRule="auto"/>
        <w:ind w:left="1076" w:right="90" w:hanging="1091"/>
        <w:rPr>
          <w:color w:val="000000" w:themeColor="text1"/>
        </w:rPr>
      </w:pPr>
    </w:p>
    <w:p w14:paraId="6EFFC49F" w14:textId="77777777" w:rsidR="0089758D" w:rsidRPr="004F09C9" w:rsidRDefault="0089758D" w:rsidP="0089758D">
      <w:pPr>
        <w:spacing w:line="259" w:lineRule="auto"/>
        <w:ind w:left="1076" w:right="90" w:hanging="1091"/>
        <w:rPr>
          <w:color w:val="000000" w:themeColor="text1"/>
        </w:rPr>
      </w:pPr>
    </w:p>
    <w:p w14:paraId="6526E9FE" w14:textId="77777777" w:rsidR="0089758D" w:rsidRPr="004F09C9" w:rsidRDefault="0089758D" w:rsidP="0089758D">
      <w:pPr>
        <w:spacing w:line="259" w:lineRule="auto"/>
        <w:ind w:left="1076" w:right="90" w:hanging="1091"/>
        <w:rPr>
          <w:color w:val="000000" w:themeColor="text1"/>
        </w:rPr>
      </w:pPr>
    </w:p>
    <w:p w14:paraId="20EB9436" w14:textId="77777777" w:rsidR="0089758D" w:rsidRPr="004F09C9" w:rsidRDefault="0089758D" w:rsidP="0089758D">
      <w:pPr>
        <w:spacing w:line="259" w:lineRule="auto"/>
        <w:ind w:left="1076" w:right="90" w:hanging="1091"/>
        <w:rPr>
          <w:color w:val="000000" w:themeColor="text1"/>
        </w:rPr>
      </w:pPr>
    </w:p>
    <w:p w14:paraId="08A1946B" w14:textId="77777777" w:rsidR="0089758D" w:rsidRPr="004F09C9" w:rsidRDefault="0089758D" w:rsidP="0089758D">
      <w:pPr>
        <w:spacing w:line="259" w:lineRule="auto"/>
        <w:ind w:left="1076" w:right="90" w:hanging="1091"/>
        <w:rPr>
          <w:color w:val="000000" w:themeColor="text1"/>
        </w:rPr>
      </w:pPr>
    </w:p>
    <w:p w14:paraId="39C77436"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6216CC8E" w14:textId="77777777" w:rsidTr="0089758D">
        <w:trPr>
          <w:trHeight w:val="398"/>
        </w:trPr>
        <w:tc>
          <w:tcPr>
            <w:tcW w:w="5274" w:type="dxa"/>
            <w:gridSpan w:val="2"/>
            <w:tcBorders>
              <w:top w:val="double" w:sz="3" w:space="0" w:color="000000"/>
              <w:left w:val="nil"/>
              <w:bottom w:val="double" w:sz="3" w:space="0" w:color="000000"/>
              <w:right w:val="nil"/>
            </w:tcBorders>
          </w:tcPr>
          <w:p w14:paraId="33C1FCF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34120577"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double" w:sz="3" w:space="0" w:color="000000"/>
              <w:right w:val="nil"/>
            </w:tcBorders>
          </w:tcPr>
          <w:p w14:paraId="3268847E"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6EAF9C94"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3A51758"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1FB247EB"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157DBE2B"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3F52927"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3F38731E" w14:textId="77777777" w:rsidR="0089758D" w:rsidRPr="004F09C9" w:rsidRDefault="0089758D" w:rsidP="0089758D">
            <w:pPr>
              <w:spacing w:after="160" w:line="259" w:lineRule="auto"/>
              <w:ind w:left="0" w:firstLine="0"/>
              <w:rPr>
                <w:color w:val="000000" w:themeColor="text1"/>
              </w:rPr>
            </w:pPr>
          </w:p>
        </w:tc>
      </w:tr>
      <w:tr w:rsidR="0089758D" w:rsidRPr="004F09C9" w14:paraId="19DA7DDD"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1F7D75D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2B1DADAA"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C9C2B53"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E36DD73"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6285650B" w14:textId="77777777" w:rsidTr="0089758D">
        <w:trPr>
          <w:gridBefore w:val="1"/>
          <w:gridAfter w:val="1"/>
          <w:wBefore w:w="112" w:type="dxa"/>
          <w:wAfter w:w="256" w:type="dxa"/>
          <w:trHeight w:val="395"/>
        </w:trPr>
        <w:tc>
          <w:tcPr>
            <w:tcW w:w="5162" w:type="dxa"/>
            <w:tcBorders>
              <w:top w:val="nil"/>
              <w:left w:val="nil"/>
              <w:bottom w:val="nil"/>
              <w:right w:val="nil"/>
            </w:tcBorders>
          </w:tcPr>
          <w:p w14:paraId="6E1B4F2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28B7F956"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34E52964"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5671B04D"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4F97690C"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3282467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4AD70E0A"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7426D4D"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0A67EA62"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5C0FE657"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7EA5DB14"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3BD299C8"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19626FE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706B3652" w14:textId="77777777" w:rsidR="0089758D" w:rsidRPr="004F09C9" w:rsidRDefault="0089758D" w:rsidP="0089758D">
            <w:pPr>
              <w:spacing w:after="160" w:line="259" w:lineRule="auto"/>
              <w:ind w:left="0" w:firstLine="0"/>
              <w:rPr>
                <w:color w:val="000000" w:themeColor="text1"/>
              </w:rPr>
            </w:pPr>
          </w:p>
        </w:tc>
      </w:tr>
      <w:tr w:rsidR="0089758D" w:rsidRPr="004F09C9" w14:paraId="40F23A74"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69048FD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6F0FFF94"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53CCB8FD"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6FE1B539"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56F8213F" w14:textId="77777777" w:rsidTr="0089758D">
        <w:trPr>
          <w:gridBefore w:val="1"/>
          <w:gridAfter w:val="1"/>
          <w:wBefore w:w="112" w:type="dxa"/>
          <w:wAfter w:w="256" w:type="dxa"/>
          <w:trHeight w:val="395"/>
        </w:trPr>
        <w:tc>
          <w:tcPr>
            <w:tcW w:w="5162" w:type="dxa"/>
            <w:tcBorders>
              <w:top w:val="nil"/>
              <w:left w:val="nil"/>
              <w:bottom w:val="nil"/>
              <w:right w:val="nil"/>
            </w:tcBorders>
          </w:tcPr>
          <w:p w14:paraId="27B9399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07E38B09"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3F5993B0"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6A83A25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39662EEC"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082063D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5DA26BBE"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3B0C4CEA"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61EF6E45"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1F130A6" w14:textId="77777777" w:rsidTr="0089758D">
        <w:trPr>
          <w:trHeight w:val="321"/>
        </w:trPr>
        <w:tc>
          <w:tcPr>
            <w:tcW w:w="5274" w:type="dxa"/>
            <w:gridSpan w:val="2"/>
            <w:tcBorders>
              <w:top w:val="double" w:sz="3" w:space="0" w:color="000000"/>
              <w:left w:val="nil"/>
              <w:bottom w:val="single" w:sz="3" w:space="0" w:color="000000"/>
              <w:right w:val="nil"/>
            </w:tcBorders>
          </w:tcPr>
          <w:p w14:paraId="2022F61E"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7848A35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5AEC3D5"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6C9B6EA9" w14:textId="77777777" w:rsidR="0089758D" w:rsidRPr="004F09C9" w:rsidRDefault="0089758D" w:rsidP="0089758D">
            <w:pPr>
              <w:spacing w:after="160" w:line="259" w:lineRule="auto"/>
              <w:ind w:left="0" w:firstLine="0"/>
              <w:rPr>
                <w:color w:val="000000" w:themeColor="text1"/>
              </w:rPr>
            </w:pPr>
          </w:p>
        </w:tc>
      </w:tr>
      <w:tr w:rsidR="0089758D" w:rsidRPr="004F09C9" w14:paraId="3B041A8B" w14:textId="77777777" w:rsidTr="0089758D">
        <w:trPr>
          <w:trHeight w:val="328"/>
        </w:trPr>
        <w:tc>
          <w:tcPr>
            <w:tcW w:w="5274" w:type="dxa"/>
            <w:gridSpan w:val="2"/>
            <w:tcBorders>
              <w:top w:val="single" w:sz="3" w:space="0" w:color="000000"/>
              <w:left w:val="nil"/>
              <w:bottom w:val="nil"/>
              <w:right w:val="nil"/>
            </w:tcBorders>
          </w:tcPr>
          <w:p w14:paraId="3CE40F7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14324D28"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8C6B3D9"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29EE6E24"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2D3B877F" w14:textId="77777777" w:rsidTr="0089758D">
        <w:trPr>
          <w:trHeight w:val="395"/>
        </w:trPr>
        <w:tc>
          <w:tcPr>
            <w:tcW w:w="5274" w:type="dxa"/>
            <w:gridSpan w:val="2"/>
            <w:tcBorders>
              <w:top w:val="nil"/>
              <w:left w:val="nil"/>
              <w:bottom w:val="nil"/>
              <w:right w:val="nil"/>
            </w:tcBorders>
          </w:tcPr>
          <w:p w14:paraId="277B1A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38B6FEDF"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5F5C94D1"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7DC5EDAA"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1EC75CCD" w14:textId="77777777" w:rsidTr="0089758D">
        <w:trPr>
          <w:trHeight w:val="494"/>
        </w:trPr>
        <w:tc>
          <w:tcPr>
            <w:tcW w:w="5274" w:type="dxa"/>
            <w:gridSpan w:val="2"/>
            <w:tcBorders>
              <w:top w:val="nil"/>
              <w:left w:val="nil"/>
              <w:bottom w:val="single" w:sz="4" w:space="0" w:color="auto"/>
              <w:right w:val="nil"/>
            </w:tcBorders>
          </w:tcPr>
          <w:p w14:paraId="5FC9ECF9"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6095047E"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FDA2F2A"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00502C7D"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65E5A1AD" w14:textId="77777777" w:rsidTr="0089758D">
        <w:trPr>
          <w:trHeight w:val="321"/>
        </w:trPr>
        <w:tc>
          <w:tcPr>
            <w:tcW w:w="5274" w:type="dxa"/>
            <w:gridSpan w:val="2"/>
            <w:tcBorders>
              <w:top w:val="single" w:sz="4" w:space="0" w:color="auto"/>
              <w:left w:val="nil"/>
              <w:bottom w:val="single" w:sz="4" w:space="0" w:color="000000"/>
              <w:right w:val="nil"/>
            </w:tcBorders>
          </w:tcPr>
          <w:p w14:paraId="613FF073"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CF85B0B"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0EC9AB1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69B528A8" w14:textId="77777777" w:rsidR="0089758D" w:rsidRPr="004F09C9" w:rsidRDefault="0089758D" w:rsidP="0089758D">
            <w:pPr>
              <w:spacing w:after="160" w:line="259" w:lineRule="auto"/>
              <w:ind w:left="0" w:firstLine="0"/>
              <w:rPr>
                <w:color w:val="000000" w:themeColor="text1"/>
              </w:rPr>
            </w:pPr>
          </w:p>
        </w:tc>
      </w:tr>
      <w:tr w:rsidR="0089758D" w:rsidRPr="004F09C9" w14:paraId="7EA296F8" w14:textId="77777777" w:rsidTr="0089758D">
        <w:trPr>
          <w:trHeight w:val="340"/>
        </w:trPr>
        <w:tc>
          <w:tcPr>
            <w:tcW w:w="5274" w:type="dxa"/>
            <w:gridSpan w:val="2"/>
            <w:tcBorders>
              <w:top w:val="single" w:sz="4" w:space="0" w:color="000000"/>
              <w:left w:val="nil"/>
              <w:bottom w:val="nil"/>
              <w:right w:val="nil"/>
            </w:tcBorders>
          </w:tcPr>
          <w:p w14:paraId="35785239"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63F72F85"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1CE6E0DA"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604CD55F"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B28D5D8" w14:textId="77777777" w:rsidTr="0089758D">
        <w:trPr>
          <w:trHeight w:val="395"/>
        </w:trPr>
        <w:tc>
          <w:tcPr>
            <w:tcW w:w="5274" w:type="dxa"/>
            <w:gridSpan w:val="2"/>
            <w:tcBorders>
              <w:top w:val="nil"/>
              <w:left w:val="nil"/>
              <w:bottom w:val="nil"/>
              <w:right w:val="nil"/>
            </w:tcBorders>
          </w:tcPr>
          <w:p w14:paraId="3E8692C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4BBA4266"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439215E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565FFAE4"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56A56557" w14:textId="77777777" w:rsidTr="0089758D">
        <w:trPr>
          <w:trHeight w:val="458"/>
        </w:trPr>
        <w:tc>
          <w:tcPr>
            <w:tcW w:w="5274" w:type="dxa"/>
            <w:gridSpan w:val="2"/>
            <w:tcBorders>
              <w:top w:val="nil"/>
              <w:left w:val="nil"/>
              <w:bottom w:val="single" w:sz="3" w:space="0" w:color="000000"/>
              <w:right w:val="nil"/>
            </w:tcBorders>
          </w:tcPr>
          <w:p w14:paraId="28A0913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32EFCB57"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345892B6"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45011C3F"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222DAD3F" w14:textId="77777777" w:rsidR="0089758D" w:rsidRPr="004F09C9" w:rsidRDefault="0089758D" w:rsidP="0089758D">
      <w:pPr>
        <w:spacing w:after="174" w:line="259" w:lineRule="auto"/>
        <w:ind w:right="80"/>
        <w:jc w:val="center"/>
        <w:rPr>
          <w:color w:val="000000" w:themeColor="text1"/>
        </w:rPr>
      </w:pPr>
    </w:p>
    <w:p w14:paraId="4D5C2047" w14:textId="77777777" w:rsidR="00D27C9E" w:rsidRPr="004F09C9" w:rsidRDefault="00D27C9E">
      <w:pPr>
        <w:spacing w:line="259" w:lineRule="auto"/>
        <w:ind w:left="1076" w:right="90" w:hanging="1091"/>
        <w:rPr>
          <w:color w:val="000000" w:themeColor="text1"/>
        </w:rPr>
      </w:pPr>
    </w:p>
    <w:p w14:paraId="624F2E30" w14:textId="77777777" w:rsidR="00D27C9E" w:rsidRPr="004F09C9" w:rsidRDefault="00D27C9E">
      <w:pPr>
        <w:spacing w:line="259" w:lineRule="auto"/>
        <w:ind w:left="1076" w:right="90" w:hanging="1091"/>
        <w:rPr>
          <w:color w:val="000000" w:themeColor="text1"/>
        </w:rPr>
      </w:pPr>
    </w:p>
    <w:p w14:paraId="12ABE4F2" w14:textId="77777777" w:rsidR="00D27C9E" w:rsidRDefault="00D27C9E">
      <w:pPr>
        <w:spacing w:line="259" w:lineRule="auto"/>
        <w:ind w:left="1076" w:right="90" w:hanging="1091"/>
        <w:rPr>
          <w:color w:val="000000" w:themeColor="text1"/>
        </w:rPr>
      </w:pPr>
    </w:p>
    <w:p w14:paraId="677AD4E7" w14:textId="77777777" w:rsidR="00C34FA8" w:rsidRDefault="00C34FA8">
      <w:pPr>
        <w:spacing w:line="259" w:lineRule="auto"/>
        <w:ind w:left="1076" w:right="90" w:hanging="1091"/>
        <w:rPr>
          <w:color w:val="000000" w:themeColor="text1"/>
        </w:rPr>
      </w:pPr>
    </w:p>
    <w:p w14:paraId="6E469C93" w14:textId="77777777" w:rsidR="00C34FA8" w:rsidRDefault="00C34FA8">
      <w:pPr>
        <w:spacing w:line="259" w:lineRule="auto"/>
        <w:ind w:left="1076" w:right="90" w:hanging="1091"/>
        <w:rPr>
          <w:color w:val="000000" w:themeColor="text1"/>
        </w:rPr>
      </w:pPr>
    </w:p>
    <w:p w14:paraId="25F19A81" w14:textId="77777777" w:rsidR="00C34FA8" w:rsidRDefault="00C34FA8">
      <w:pPr>
        <w:spacing w:line="259" w:lineRule="auto"/>
        <w:ind w:left="1076" w:right="90" w:hanging="1091"/>
        <w:rPr>
          <w:color w:val="000000" w:themeColor="text1"/>
        </w:rPr>
      </w:pPr>
    </w:p>
    <w:p w14:paraId="40C11E4E" w14:textId="77777777" w:rsidR="00C34FA8" w:rsidRPr="004F09C9" w:rsidRDefault="00C34FA8">
      <w:pPr>
        <w:spacing w:line="259" w:lineRule="auto"/>
        <w:ind w:left="1076" w:right="90" w:hanging="1091"/>
        <w:rPr>
          <w:color w:val="000000" w:themeColor="text1"/>
        </w:rPr>
      </w:pPr>
    </w:p>
    <w:p w14:paraId="4BB46F33" w14:textId="77777777" w:rsidR="00D27C9E" w:rsidRPr="004F09C9" w:rsidRDefault="00D27C9E">
      <w:pPr>
        <w:spacing w:line="259" w:lineRule="auto"/>
        <w:ind w:left="1076" w:right="90" w:hanging="1091"/>
        <w:rPr>
          <w:color w:val="000000" w:themeColor="text1"/>
        </w:rPr>
      </w:pPr>
    </w:p>
    <w:p w14:paraId="641AE1B3" w14:textId="77777777" w:rsidR="0089758D" w:rsidRPr="004F09C9" w:rsidRDefault="0089758D">
      <w:pPr>
        <w:spacing w:line="259" w:lineRule="auto"/>
        <w:ind w:left="1076" w:right="90" w:hanging="1091"/>
        <w:rPr>
          <w:color w:val="000000" w:themeColor="text1"/>
        </w:rPr>
      </w:pPr>
    </w:p>
    <w:p w14:paraId="765178A0" w14:textId="77777777" w:rsidR="0089758D" w:rsidRPr="004F09C9" w:rsidRDefault="0089758D" w:rsidP="0089758D">
      <w:pPr>
        <w:spacing w:line="259" w:lineRule="auto"/>
        <w:ind w:left="0" w:right="90" w:firstLine="0"/>
        <w:rPr>
          <w:color w:val="000000" w:themeColor="text1"/>
        </w:rPr>
      </w:pPr>
    </w:p>
    <w:p w14:paraId="2E8D81D8" w14:textId="77777777" w:rsidR="00C34FA8" w:rsidRDefault="00C34FA8" w:rsidP="00244B17">
      <w:pPr>
        <w:spacing w:after="174" w:line="259" w:lineRule="auto"/>
        <w:ind w:left="0" w:right="80" w:firstLine="0"/>
        <w:rPr>
          <w:color w:val="000000" w:themeColor="text1"/>
        </w:rPr>
      </w:pPr>
    </w:p>
    <w:p w14:paraId="05BB0EB8" w14:textId="77777777" w:rsidR="00C34FA8" w:rsidRPr="004F09C9" w:rsidRDefault="00C34FA8">
      <w:pPr>
        <w:spacing w:after="174" w:line="259" w:lineRule="auto"/>
        <w:ind w:right="80"/>
        <w:jc w:val="center"/>
        <w:rPr>
          <w:color w:val="000000" w:themeColor="text1"/>
        </w:rPr>
      </w:pPr>
    </w:p>
    <w:p w14:paraId="743054C0"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t>REFERENCES</w:t>
      </w:r>
    </w:p>
    <w:p w14:paraId="7D303485"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1B2751">
        <w:rPr>
          <w:i/>
          <w:color w:val="000000" w:themeColor="text1"/>
        </w:rPr>
        <w:t>Pectinophora</w:t>
      </w:r>
      <w:proofErr w:type="spellEnd"/>
      <w:r w:rsidRPr="001B2751">
        <w:rPr>
          <w:i/>
          <w:color w:val="000000" w:themeColor="text1"/>
        </w:rPr>
        <w:t xml:space="preserve"> </w:t>
      </w:r>
      <w:proofErr w:type="spellStart"/>
      <w:r w:rsidRPr="001B2751">
        <w:rPr>
          <w:i/>
          <w:color w:val="000000" w:themeColor="text1"/>
        </w:rPr>
        <w:t>gossypiella</w:t>
      </w:r>
      <w:proofErr w:type="spellEnd"/>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3D5BCC60"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05BC54AC"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xml:space="preserve">.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2508FD23"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64E3F976"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18E60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4B3CEF2D"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w:t>
      </w:r>
      <w:r w:rsidR="00E26727">
        <w:rPr>
          <w:color w:val="000000" w:themeColor="text1"/>
        </w:rPr>
        <w:t>-</w:t>
      </w:r>
      <w:r w:rsidRPr="004F09C9">
        <w:rPr>
          <w:color w:val="000000" w:themeColor="text1"/>
        </w:rPr>
        <w:t>145.</w:t>
      </w:r>
    </w:p>
    <w:p w14:paraId="7BB05D79"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r w:rsidRPr="00344E94">
        <w:rPr>
          <w:i/>
          <w:color w:val="000000" w:themeColor="text1"/>
        </w:rPr>
        <w:t>Ostrinia nubilalis</w:t>
      </w:r>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xml:space="preserve">) (Insecta: Lepidoptera: </w:t>
      </w:r>
      <w:proofErr w:type="spellStart"/>
      <w:r w:rsidRPr="004F09C9">
        <w:rPr>
          <w:color w:val="000000" w:themeColor="text1"/>
        </w:rPr>
        <w:t>Pyralidae</w:t>
      </w:r>
      <w:proofErr w:type="spellEnd"/>
      <w:r w:rsidRPr="004F09C9">
        <w:rPr>
          <w:color w:val="000000" w:themeColor="text1"/>
        </w:rPr>
        <w:t>) (EENY-156). Gainesville: University of Florida Institute of Food and Agricultural Sciences.</w:t>
      </w:r>
    </w:p>
    <w:p w14:paraId="37FED9C7"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46F573A5"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51625E4D"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lastRenderedPageBreak/>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45C89640" w14:textId="77777777" w:rsidR="00EF16C4" w:rsidRDefault="00E872D5" w:rsidP="001B2751">
      <w:pPr>
        <w:spacing w:line="403" w:lineRule="auto"/>
        <w:ind w:left="187" w:right="86" w:hanging="187"/>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B38ECC4"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11DFFB0A"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58AE6E52"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 xml:space="preserve">Biological Journal of the </w:t>
      </w:r>
      <w:proofErr w:type="spellStart"/>
      <w:r w:rsidR="00827493">
        <w:t>Linnean</w:t>
      </w:r>
      <w:proofErr w:type="spellEnd"/>
      <w:r w:rsidR="00827493">
        <w:t xml:space="preserve"> Society 91:49-72</w:t>
      </w:r>
    </w:p>
    <w:p w14:paraId="36CB28C4"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2AE7AD0A"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proofErr w:type="spellStart"/>
      <w:r w:rsidRPr="004F09C9">
        <w:rPr>
          <w:color w:val="000000" w:themeColor="text1"/>
        </w:rPr>
        <w:t>Entomologia</w:t>
      </w:r>
      <w:proofErr w:type="spellEnd"/>
      <w:r w:rsidR="00973830">
        <w:rPr>
          <w:color w:val="000000" w:themeColor="text1"/>
        </w:rPr>
        <w:t xml:space="preserve"> </w:t>
      </w: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w:t>
      </w:r>
      <w:r w:rsidR="00E26727">
        <w:rPr>
          <w:color w:val="000000" w:themeColor="text1"/>
        </w:rPr>
        <w:t>-</w:t>
      </w:r>
      <w:r w:rsidRPr="004F09C9">
        <w:rPr>
          <w:color w:val="000000" w:themeColor="text1"/>
        </w:rPr>
        <w:t>184.</w:t>
      </w:r>
    </w:p>
    <w:p w14:paraId="14E61733"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5A14CCB4"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6AFDF2AD"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B53B628"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w:t>
      </w:r>
      <w:r w:rsidR="00313940" w:rsidRPr="004F09C9">
        <w:rPr>
          <w:color w:val="000000" w:themeColor="text1"/>
        </w:rPr>
        <w:t xml:space="preserve">Genetic variation and inheritance of diapause induction in two distinct </w:t>
      </w:r>
      <w:proofErr w:type="spellStart"/>
      <w:r w:rsidR="00313940" w:rsidRPr="004F09C9">
        <w:rPr>
          <w:color w:val="000000" w:themeColor="text1"/>
        </w:rPr>
        <w:t>voltine</w:t>
      </w:r>
      <w:proofErr w:type="spellEnd"/>
      <w:r w:rsidR="00313940" w:rsidRPr="004F09C9">
        <w:rPr>
          <w:color w:val="000000" w:themeColor="text1"/>
        </w:rPr>
        <w:t xml:space="preserve"> ecotypes of </w:t>
      </w:r>
      <w:r w:rsidRPr="001B2751">
        <w:rPr>
          <w:i/>
          <w:color w:val="000000" w:themeColor="text1"/>
        </w:rPr>
        <w:t>Ostrinia nubilalis</w:t>
      </w:r>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w:t>
      </w:r>
      <w:r w:rsidR="00E26727">
        <w:rPr>
          <w:color w:val="000000" w:themeColor="text1"/>
        </w:rPr>
        <w:t>-</w:t>
      </w:r>
      <w:r w:rsidRPr="004F09C9">
        <w:rPr>
          <w:color w:val="000000" w:themeColor="text1"/>
        </w:rPr>
        <w:t>575.</w:t>
      </w:r>
    </w:p>
    <w:p w14:paraId="457FF82B" w14:textId="77777777" w:rsidR="00BC2E50" w:rsidRPr="004F09C9" w:rsidRDefault="00E872D5" w:rsidP="001B2751">
      <w:pPr>
        <w:spacing w:line="403" w:lineRule="auto"/>
        <w:ind w:left="187" w:right="86" w:hanging="187"/>
        <w:rPr>
          <w:color w:val="000000" w:themeColor="text1"/>
        </w:rPr>
      </w:pPr>
      <w:r w:rsidRPr="004F09C9">
        <w:rPr>
          <w:color w:val="000000" w:themeColor="text1"/>
        </w:rPr>
        <w:lastRenderedPageBreak/>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9606914" w14:textId="77777777" w:rsidR="001B2751" w:rsidRPr="004F09C9" w:rsidRDefault="00E872D5" w:rsidP="001B2751">
      <w:pPr>
        <w:spacing w:line="403" w:lineRule="auto"/>
        <w:ind w:left="187" w:right="86" w:hanging="187"/>
        <w:rPr>
          <w:color w:val="000000" w:themeColor="text1"/>
        </w:rPr>
      </w:pPr>
      <w:r w:rsidRPr="004F09C9">
        <w:rPr>
          <w:color w:val="000000" w:themeColor="text1"/>
        </w:rPr>
        <w:t xml:space="preserve">Kim, C., S. Hoshizaki, Y.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r w:rsidRPr="00344E94">
        <w:rPr>
          <w:i/>
          <w:color w:val="000000" w:themeColor="text1"/>
        </w:rPr>
        <w:t xml:space="preserve">Ostrinia </w:t>
      </w:r>
      <w:proofErr w:type="spellStart"/>
      <w:r w:rsidRPr="00344E94">
        <w:rPr>
          <w:i/>
          <w:color w:val="000000" w:themeColor="text1"/>
        </w:rPr>
        <w:t>furnacalis</w:t>
      </w:r>
      <w:proofErr w:type="spellEnd"/>
      <w:r w:rsidRPr="004F09C9">
        <w:rPr>
          <w:color w:val="000000" w:themeColor="text1"/>
        </w:rPr>
        <w:t xml:space="preserve">, and allied species (Lepidoptera: </w:t>
      </w:r>
      <w:proofErr w:type="spellStart"/>
      <w:r w:rsidRPr="004F09C9">
        <w:rPr>
          <w:color w:val="000000" w:themeColor="text1"/>
        </w:rPr>
        <w:t>Pyralidae</w:t>
      </w:r>
      <w:proofErr w:type="spellEnd"/>
      <w:r w:rsidRPr="004F09C9">
        <w:rPr>
          <w:color w:val="000000" w:themeColor="text1"/>
        </w:rPr>
        <w:t>). Applied Entomology and Zoology 34:405</w:t>
      </w:r>
      <w:r w:rsidR="00E26727">
        <w:rPr>
          <w:color w:val="000000" w:themeColor="text1"/>
        </w:rPr>
        <w:t>-</w:t>
      </w:r>
      <w:r w:rsidRPr="004F09C9">
        <w:rPr>
          <w:color w:val="000000" w:themeColor="text1"/>
        </w:rPr>
        <w:t>412.</w:t>
      </w:r>
    </w:p>
    <w:p w14:paraId="62AC0DD6"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7D9BC852" w14:textId="77777777" w:rsidR="00313940" w:rsidRPr="004F09C9" w:rsidRDefault="00E872D5" w:rsidP="001B2751">
      <w:pPr>
        <w:spacing w:line="403" w:lineRule="auto"/>
        <w:ind w:left="187" w:right="86" w:hanging="187"/>
        <w:rPr>
          <w:color w:val="000000" w:themeColor="text1"/>
        </w:rPr>
      </w:pPr>
      <w:proofErr w:type="spellStart"/>
      <w:r w:rsidRPr="004F09C9">
        <w:rPr>
          <w:color w:val="000000" w:themeColor="text1"/>
        </w:rPr>
        <w:t>Lassance</w:t>
      </w:r>
      <w:proofErr w:type="spellEnd"/>
      <w:r w:rsidRPr="004F09C9">
        <w:rPr>
          <w:color w:val="000000" w:themeColor="text1"/>
        </w:rPr>
        <w:t xml:space="preserv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5C60DC1C"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0AE914C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2ACF2B1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xml:space="preserv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68B5543E"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F6DB986"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Nechols</w:t>
      </w:r>
      <w:proofErr w:type="spellEnd"/>
      <w:r w:rsidRPr="004F09C9">
        <w:rPr>
          <w:color w:val="000000" w:themeColor="text1"/>
        </w:rPr>
        <w:t>,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proofErr w:type="spellStart"/>
      <w:r w:rsidRPr="004F09C9">
        <w:rPr>
          <w:color w:val="000000" w:themeColor="text1"/>
        </w:rPr>
        <w:t>Huffaker</w:t>
      </w:r>
      <w:proofErr w:type="spellEnd"/>
      <w:r w:rsidRPr="004F09C9">
        <w:rPr>
          <w:color w:val="000000" w:themeColor="text1"/>
        </w:rPr>
        <w:t xml:space="preserve">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F730BD6"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7B9A1FD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62C4EC00" w14:textId="77777777" w:rsidR="00E872D5" w:rsidRPr="004F09C9" w:rsidRDefault="00E872D5" w:rsidP="001B2751">
      <w:pPr>
        <w:spacing w:line="403" w:lineRule="auto"/>
        <w:ind w:left="187" w:right="86" w:hanging="187"/>
        <w:rPr>
          <w:color w:val="000000" w:themeColor="text1"/>
        </w:rPr>
      </w:pPr>
      <w:r w:rsidRPr="004F09C9">
        <w:rPr>
          <w:color w:val="000000" w:themeColor="text1"/>
        </w:rPr>
        <w:t>Nature 399:579</w:t>
      </w:r>
      <w:r w:rsidR="00E26727">
        <w:rPr>
          <w:color w:val="000000" w:themeColor="text1"/>
        </w:rPr>
        <w:t>-</w:t>
      </w:r>
      <w:r w:rsidRPr="004F09C9">
        <w:rPr>
          <w:color w:val="000000" w:themeColor="text1"/>
        </w:rPr>
        <w:t>583.</w:t>
      </w:r>
    </w:p>
    <w:p w14:paraId="379E94F1"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59C4AC54"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6913F6FE"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3DF75E5E"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 xml:space="preserve">Bombyx </w:t>
      </w:r>
      <w:proofErr w:type="spellStart"/>
      <w:r w:rsidRPr="00B71FB5">
        <w:rPr>
          <w:i/>
          <w:color w:val="000000" w:themeColor="text1"/>
        </w:rPr>
        <w:t>mori</w:t>
      </w:r>
      <w:proofErr w:type="spellEnd"/>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55EC0BCC"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proofErr w:type="spellStart"/>
      <w:r w:rsidRPr="001B2751">
        <w:rPr>
          <w:i/>
          <w:color w:val="000000" w:themeColor="text1"/>
        </w:rPr>
        <w:t>Calliphora</w:t>
      </w:r>
      <w:proofErr w:type="spellEnd"/>
      <w:r w:rsidRPr="001B2751">
        <w:rPr>
          <w:i/>
          <w:color w:val="000000" w:themeColor="text1"/>
        </w:rPr>
        <w:t xml:space="preserve"> </w:t>
      </w:r>
      <w:proofErr w:type="spellStart"/>
      <w:r w:rsidRPr="001B2751">
        <w:rPr>
          <w:i/>
          <w:color w:val="000000" w:themeColor="text1"/>
        </w:rPr>
        <w:t>vicina</w:t>
      </w:r>
      <w:proofErr w:type="spellEnd"/>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B8D6E2B" w14:textId="77777777" w:rsidR="0094291C" w:rsidRDefault="00E872D5" w:rsidP="001B2751">
      <w:pPr>
        <w:spacing w:line="403" w:lineRule="auto"/>
        <w:ind w:left="187" w:right="86" w:hanging="187"/>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r w:rsidR="0094291C">
        <w:rPr>
          <w:color w:val="000000" w:themeColor="text1"/>
        </w:rPr>
        <w:t xml:space="preserve"> </w:t>
      </w:r>
      <w:proofErr w:type="spellStart"/>
      <w:r w:rsidRPr="004F09C9">
        <w:rPr>
          <w:color w:val="000000" w:themeColor="text1"/>
        </w:rPr>
        <w:t>Musick</w:t>
      </w:r>
      <w:proofErr w:type="spellEnd"/>
      <w:r w:rsidRPr="004F09C9">
        <w:rPr>
          <w:color w:val="000000" w:themeColor="text1"/>
        </w:rPr>
        <w:t>.</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5BC85863"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2FF3B5F7"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 xml:space="preserve">Phylogenetic studies and modern classification of the </w:t>
      </w:r>
      <w:proofErr w:type="spellStart"/>
      <w:r w:rsidRPr="004F09C9">
        <w:rPr>
          <w:color w:val="000000" w:themeColor="text1"/>
        </w:rPr>
        <w:t>Pyraloidea</w:t>
      </w:r>
      <w:proofErr w:type="spellEnd"/>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w:t>
      </w:r>
      <w:r w:rsidR="00E26727">
        <w:rPr>
          <w:color w:val="000000" w:themeColor="text1"/>
        </w:rPr>
        <w:t>-</w:t>
      </w:r>
      <w:r w:rsidRPr="004F09C9">
        <w:rPr>
          <w:color w:val="000000" w:themeColor="text1"/>
        </w:rPr>
        <w:t>9.</w:t>
      </w:r>
    </w:p>
    <w:p w14:paraId="3398A311"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01B490F5" w14:textId="77777777" w:rsidR="00E872D5" w:rsidRPr="004F09C9" w:rsidRDefault="00E872D5" w:rsidP="001B2751">
      <w:pPr>
        <w:spacing w:line="403" w:lineRule="auto"/>
        <w:ind w:left="187" w:right="86" w:hanging="187"/>
        <w:rPr>
          <w:color w:val="000000" w:themeColor="text1"/>
        </w:rPr>
      </w:pPr>
      <w:bookmarkStart w:id="259" w:name="_Hlk855380"/>
      <w:r w:rsidRPr="004F09C9">
        <w:rPr>
          <w:color w:val="000000" w:themeColor="text1"/>
        </w:rPr>
        <w:t xml:space="preserve">Thompson, A. C., and F. M. Davis. 1981. The effect of temperature on the rate of metabolism of lipids and glycogen in diapausing southwestern corn borer, </w:t>
      </w:r>
      <w:proofErr w:type="spellStart"/>
      <w:r w:rsidRPr="001B2751">
        <w:rPr>
          <w:i/>
          <w:color w:val="000000" w:themeColor="text1"/>
        </w:rPr>
        <w:t>Diatraea</w:t>
      </w:r>
      <w:proofErr w:type="spellEnd"/>
      <w:r w:rsidRPr="001B2751">
        <w:rPr>
          <w:i/>
          <w:color w:val="000000" w:themeColor="text1"/>
        </w:rPr>
        <w:t xml:space="preserve"> </w:t>
      </w:r>
      <w:proofErr w:type="spellStart"/>
      <w:r w:rsidRPr="001B2751">
        <w:rPr>
          <w:i/>
          <w:color w:val="000000" w:themeColor="text1"/>
        </w:rPr>
        <w:t>grandiosella</w:t>
      </w:r>
      <w:proofErr w:type="spellEnd"/>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59"/>
    <w:p w14:paraId="0729A8F3"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w:t>
      </w:r>
      <w:r w:rsidR="00E26727">
        <w:rPr>
          <w:color w:val="000000" w:themeColor="text1"/>
        </w:rPr>
        <w:t>-</w:t>
      </w:r>
      <w:r w:rsidRPr="004F09C9">
        <w:rPr>
          <w:color w:val="000000" w:themeColor="text1"/>
        </w:rPr>
        <w:t>225.</w:t>
      </w:r>
    </w:p>
    <w:p w14:paraId="6443309E"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00AD1308"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0ABFC4D8" w14:textId="77777777" w:rsidR="00E872D5" w:rsidRPr="004F09C9" w:rsidRDefault="00E872D5" w:rsidP="001B2751">
      <w:pPr>
        <w:spacing w:line="403" w:lineRule="auto"/>
        <w:ind w:left="187" w:right="86" w:hanging="187"/>
        <w:rPr>
          <w:color w:val="000000" w:themeColor="text1"/>
        </w:rPr>
      </w:pPr>
      <w:bookmarkStart w:id="260"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79EF4904"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6BD10CC8" w14:textId="77777777" w:rsidR="006F58EA" w:rsidRPr="004F09C9" w:rsidRDefault="00E872D5" w:rsidP="001B2751">
      <w:pPr>
        <w:spacing w:line="403" w:lineRule="auto"/>
        <w:ind w:left="187" w:right="86" w:hanging="187"/>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r w:rsidR="00F2538A">
        <w:rPr>
          <w:i/>
          <w:color w:val="000000" w:themeColor="text1"/>
        </w:rPr>
        <w:t xml:space="preserve"> </w:t>
      </w:r>
      <w:proofErr w:type="spellStart"/>
      <w:r w:rsidRPr="001B2751">
        <w:rPr>
          <w:i/>
          <w:color w:val="000000" w:themeColor="text1"/>
        </w:rPr>
        <w:t>Zygaena</w:t>
      </w:r>
      <w:proofErr w:type="spellEnd"/>
      <w:r w:rsidRPr="001B2751">
        <w:rPr>
          <w:i/>
          <w:color w:val="000000" w:themeColor="text1"/>
        </w:rPr>
        <w:t xml:space="preserve"> </w:t>
      </w:r>
      <w:proofErr w:type="spellStart"/>
      <w:r w:rsidRPr="001B2751">
        <w:rPr>
          <w:i/>
          <w:color w:val="000000" w:themeColor="text1"/>
        </w:rPr>
        <w:t>trifolii</w:t>
      </w:r>
      <w:proofErr w:type="spellEnd"/>
      <w:r w:rsidRPr="004F09C9">
        <w:rPr>
          <w:color w:val="000000" w:themeColor="text1"/>
        </w:rPr>
        <w:t>. Journal of Insect Physiology 41:47</w:t>
      </w:r>
      <w:r w:rsidR="00E26727">
        <w:rPr>
          <w:color w:val="000000" w:themeColor="text1"/>
        </w:rPr>
        <w:t>-</w:t>
      </w:r>
      <w:r w:rsidRPr="004F09C9">
        <w:rPr>
          <w:color w:val="000000" w:themeColor="text1"/>
        </w:rPr>
        <w:t>56.</w:t>
      </w:r>
      <w:bookmarkEnd w:id="260"/>
    </w:p>
    <w:p w14:paraId="4DE453A9" w14:textId="77777777" w:rsidR="00D27C9E" w:rsidRPr="004F09C9" w:rsidRDefault="00D27C9E">
      <w:pPr>
        <w:spacing w:line="259" w:lineRule="auto"/>
        <w:ind w:left="244" w:right="90"/>
        <w:rPr>
          <w:color w:val="000000" w:themeColor="text1"/>
        </w:rPr>
      </w:pPr>
    </w:p>
    <w:p w14:paraId="4B6A4FBD" w14:textId="77777777" w:rsidR="00D27C9E" w:rsidRPr="004F09C9" w:rsidRDefault="00D27C9E">
      <w:pPr>
        <w:spacing w:line="259" w:lineRule="auto"/>
        <w:ind w:left="244" w:right="90"/>
        <w:rPr>
          <w:color w:val="000000" w:themeColor="text1"/>
        </w:rPr>
      </w:pPr>
    </w:p>
    <w:p w14:paraId="4881DB3A" w14:textId="77777777" w:rsidR="00D27C9E" w:rsidRPr="004F09C9" w:rsidRDefault="00D27C9E">
      <w:pPr>
        <w:spacing w:line="259" w:lineRule="auto"/>
        <w:ind w:left="244" w:right="90"/>
        <w:rPr>
          <w:color w:val="000000" w:themeColor="text1"/>
        </w:rPr>
      </w:pPr>
    </w:p>
    <w:p w14:paraId="38C42A8B" w14:textId="77777777" w:rsidR="00D27C9E" w:rsidRPr="004F09C9" w:rsidRDefault="00D27C9E">
      <w:pPr>
        <w:spacing w:line="259" w:lineRule="auto"/>
        <w:ind w:left="244" w:right="90"/>
        <w:rPr>
          <w:color w:val="000000" w:themeColor="text1"/>
        </w:rPr>
      </w:pPr>
    </w:p>
    <w:p w14:paraId="58A0F49B" w14:textId="77777777" w:rsidR="00D27C9E" w:rsidRPr="004F09C9" w:rsidRDefault="00D27C9E">
      <w:pPr>
        <w:spacing w:line="259" w:lineRule="auto"/>
        <w:ind w:left="244" w:right="90"/>
        <w:rPr>
          <w:color w:val="000000" w:themeColor="text1"/>
        </w:rPr>
      </w:pPr>
    </w:p>
    <w:p w14:paraId="31D4BD8B" w14:textId="77777777" w:rsidR="00D27C9E" w:rsidRPr="004F09C9" w:rsidRDefault="00D27C9E">
      <w:pPr>
        <w:spacing w:line="259" w:lineRule="auto"/>
        <w:ind w:left="244" w:right="90"/>
        <w:rPr>
          <w:color w:val="000000" w:themeColor="text1"/>
        </w:rPr>
      </w:pPr>
    </w:p>
    <w:p w14:paraId="4978522A" w14:textId="77777777" w:rsidR="00D27C9E" w:rsidRPr="004F09C9" w:rsidRDefault="00D27C9E">
      <w:pPr>
        <w:spacing w:line="259" w:lineRule="auto"/>
        <w:ind w:left="244" w:right="90"/>
        <w:rPr>
          <w:color w:val="000000" w:themeColor="text1"/>
        </w:rPr>
      </w:pPr>
    </w:p>
    <w:p w14:paraId="27F4F8D7" w14:textId="77777777" w:rsidR="00D27C9E" w:rsidRPr="004F09C9" w:rsidRDefault="00D27C9E">
      <w:pPr>
        <w:spacing w:line="259" w:lineRule="auto"/>
        <w:ind w:left="244" w:right="90"/>
        <w:rPr>
          <w:color w:val="000000" w:themeColor="text1"/>
        </w:rPr>
      </w:pPr>
    </w:p>
    <w:p w14:paraId="7BFB12F0" w14:textId="77777777" w:rsidR="00D27C9E" w:rsidRDefault="00D27C9E">
      <w:pPr>
        <w:spacing w:line="259" w:lineRule="auto"/>
        <w:ind w:left="244" w:right="90"/>
        <w:rPr>
          <w:color w:val="000000" w:themeColor="text1"/>
        </w:rPr>
      </w:pPr>
    </w:p>
    <w:p w14:paraId="6A128249" w14:textId="77777777" w:rsidR="001B2751" w:rsidRDefault="001B2751">
      <w:pPr>
        <w:spacing w:line="259" w:lineRule="auto"/>
        <w:ind w:left="244" w:right="90"/>
        <w:rPr>
          <w:color w:val="000000" w:themeColor="text1"/>
        </w:rPr>
      </w:pPr>
    </w:p>
    <w:p w14:paraId="631D2985" w14:textId="77777777" w:rsidR="001B2751" w:rsidRDefault="001B2751">
      <w:pPr>
        <w:spacing w:line="259" w:lineRule="auto"/>
        <w:ind w:left="244" w:right="90"/>
        <w:rPr>
          <w:color w:val="000000" w:themeColor="text1"/>
        </w:rPr>
      </w:pPr>
    </w:p>
    <w:p w14:paraId="70CECEF2" w14:textId="77777777" w:rsidR="001B2751" w:rsidRDefault="001B2751">
      <w:pPr>
        <w:spacing w:line="259" w:lineRule="auto"/>
        <w:ind w:left="244" w:right="90"/>
        <w:rPr>
          <w:color w:val="000000" w:themeColor="text1"/>
        </w:rPr>
      </w:pPr>
    </w:p>
    <w:p w14:paraId="48E60EE0" w14:textId="77777777" w:rsidR="001B2751" w:rsidRDefault="001B2751">
      <w:pPr>
        <w:spacing w:line="259" w:lineRule="auto"/>
        <w:ind w:left="244" w:right="90"/>
        <w:rPr>
          <w:color w:val="000000" w:themeColor="text1"/>
        </w:rPr>
      </w:pPr>
    </w:p>
    <w:p w14:paraId="3CD5960B" w14:textId="77777777" w:rsidR="001B2751" w:rsidRDefault="001B2751">
      <w:pPr>
        <w:spacing w:line="259" w:lineRule="auto"/>
        <w:ind w:left="244" w:right="90"/>
        <w:rPr>
          <w:color w:val="000000" w:themeColor="text1"/>
        </w:rPr>
      </w:pPr>
    </w:p>
    <w:p w14:paraId="68EA08B3" w14:textId="77777777" w:rsidR="001B2751" w:rsidRDefault="001B2751">
      <w:pPr>
        <w:spacing w:line="259" w:lineRule="auto"/>
        <w:ind w:left="244" w:right="90"/>
        <w:rPr>
          <w:color w:val="000000" w:themeColor="text1"/>
        </w:rPr>
      </w:pPr>
    </w:p>
    <w:p w14:paraId="755C99A9" w14:textId="77777777" w:rsidR="001B2751" w:rsidRPr="004F09C9" w:rsidRDefault="001B2751">
      <w:pPr>
        <w:spacing w:line="259" w:lineRule="auto"/>
        <w:ind w:left="244" w:right="90"/>
        <w:rPr>
          <w:color w:val="000000" w:themeColor="text1"/>
        </w:rPr>
      </w:pPr>
    </w:p>
    <w:p w14:paraId="7C7FD20A"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4EA9CE55"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35D60BA" w14:textId="69B73974"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4"/>
      <w:headerReference w:type="default" r:id="rId35"/>
      <w:footerReference w:type="even" r:id="rId36"/>
      <w:footerReference w:type="default" r:id="rId37"/>
      <w:headerReference w:type="first" r:id="rId38"/>
      <w:footerReference w:type="first" r:id="rId39"/>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Brown,James T" w:date="2019-02-05T18:29:00Z" w:initials="BT">
    <w:p w14:paraId="52CBEC0F" w14:textId="77777777" w:rsidR="00082A6B" w:rsidRDefault="00082A6B">
      <w:pPr>
        <w:pStyle w:val="CommentText"/>
      </w:pPr>
      <w:r>
        <w:rPr>
          <w:rStyle w:val="CommentReference"/>
        </w:rPr>
        <w:annotationRef/>
      </w:r>
      <w:r>
        <w:t xml:space="preserve">The page numbers and labels are no longer connected and there may be some discrepancies  </w:t>
      </w:r>
    </w:p>
  </w:comment>
  <w:comment w:id="19" w:author="Brown,James T" w:date="2019-02-05T19:04:00Z" w:initials="BT">
    <w:p w14:paraId="742BD2AA" w14:textId="77777777" w:rsidR="00082A6B" w:rsidRDefault="00082A6B">
      <w:pPr>
        <w:pStyle w:val="CommentText"/>
      </w:pPr>
      <w:r>
        <w:rPr>
          <w:rStyle w:val="CommentReference"/>
        </w:rPr>
        <w:annotationRef/>
      </w:r>
      <w:r>
        <w:t>This list does not match text</w:t>
      </w:r>
    </w:p>
  </w:comment>
  <w:comment w:id="33" w:author="Dan Hahn" w:date="2019-03-05T08:29:00Z" w:initials="DH">
    <w:p w14:paraId="503DAE15" w14:textId="77777777" w:rsidR="00082A6B" w:rsidRDefault="00082A6B">
      <w:pPr>
        <w:pStyle w:val="CommentText"/>
      </w:pPr>
      <w:r>
        <w:rPr>
          <w:rStyle w:val="CommentReference"/>
        </w:rPr>
        <w:annotationRef/>
      </w:r>
      <w:r>
        <w:t xml:space="preserve">To me, this paragraph is a bit of a distraction because you don't do anything with thermal performance curves or thermal limits in your own work. Furthermore, you don't even talk about this stuff in Ch3. You wrote it, so you can leave it in for now. But, it can also distract the reader from what you actually did. </w:t>
      </w:r>
    </w:p>
  </w:comment>
  <w:comment w:id="34" w:author="Brown,James T" w:date="2019-03-05T13:47:00Z" w:initials="BT">
    <w:p w14:paraId="01900326" w14:textId="619AA67B" w:rsidR="006A7A81" w:rsidRDefault="006A7A81">
      <w:pPr>
        <w:pStyle w:val="CommentText"/>
      </w:pPr>
      <w:r>
        <w:rPr>
          <w:rStyle w:val="CommentReference"/>
        </w:rPr>
        <w:annotationRef/>
      </w:r>
      <w:r>
        <w:rPr>
          <w:rStyle w:val="CommentReference"/>
        </w:rPr>
        <w:t>I take your point about the distracting nature of this paragraph. I would like to condense it instead of removing it. Would that be ok?</w:t>
      </w:r>
    </w:p>
  </w:comment>
  <w:comment w:id="35" w:author="reviewer" w:date="2019-02-20T13:52:00Z" w:initials="a">
    <w:p w14:paraId="694C2BE0" w14:textId="77777777" w:rsidR="00082A6B" w:rsidRDefault="00082A6B" w:rsidP="00F71873">
      <w:pPr>
        <w:pStyle w:val="CommentText"/>
      </w:pPr>
      <w:r>
        <w:rPr>
          <w:rStyle w:val="CommentReference"/>
        </w:rPr>
        <w:annotationRef/>
      </w:r>
      <w:r>
        <w:t>Where is this information from?</w:t>
      </w:r>
    </w:p>
  </w:comment>
  <w:comment w:id="36" w:author="Chemistry Group Computer" w:date="2019-02-21T15:40:00Z" w:initials="CGC">
    <w:p w14:paraId="2A3C1ED2" w14:textId="77777777" w:rsidR="00082A6B" w:rsidRDefault="00082A6B" w:rsidP="00F71873">
      <w:pPr>
        <w:pStyle w:val="CommentText"/>
        <w:ind w:left="0" w:firstLine="0"/>
      </w:pPr>
      <w:r>
        <w:rPr>
          <w:rStyle w:val="CommentReference"/>
        </w:rPr>
        <w:annotationRef/>
      </w:r>
      <w:r>
        <w:t xml:space="preserve">This is a </w:t>
      </w:r>
      <w:proofErr w:type="spellStart"/>
      <w:r>
        <w:t>hypothetial</w:t>
      </w:r>
      <w:proofErr w:type="spellEnd"/>
      <w:r>
        <w:t xml:space="preserve"> I created. I added some more context to the statement to better get my point across about the affect climate change could have on the cues that predict seasonal changes.</w:t>
      </w:r>
    </w:p>
  </w:comment>
  <w:comment w:id="51" w:author="Dan Hahn" w:date="2019-03-05T10:10:00Z" w:initials="DH">
    <w:p w14:paraId="56DC9C48" w14:textId="5ADA2EDF" w:rsidR="00082A6B" w:rsidRDefault="00082A6B">
      <w:pPr>
        <w:pStyle w:val="CommentText"/>
      </w:pPr>
      <w:r>
        <w:rPr>
          <w:rStyle w:val="CommentReference"/>
        </w:rPr>
        <w:annotationRef/>
      </w:r>
      <w:r>
        <w:t xml:space="preserve">While I like the previous paragraph, this does end a bit weak with a single 2 sentence paragraph on what the applications of this work are. A bit more here would be very useful. </w:t>
      </w:r>
    </w:p>
  </w:comment>
  <w:comment w:id="60" w:author="Dan Hahn" w:date="2019-03-05T10:12:00Z" w:initials="DH">
    <w:p w14:paraId="2DDD4AE2" w14:textId="13A09B63" w:rsidR="00082A6B" w:rsidRDefault="00082A6B">
      <w:pPr>
        <w:pStyle w:val="CommentText"/>
      </w:pPr>
      <w:r>
        <w:rPr>
          <w:rStyle w:val="CommentReference"/>
        </w:rPr>
        <w:annotationRef/>
      </w:r>
      <w:r>
        <w:t xml:space="preserve">This is a stretch, do you ever find them in the intertidal? Tone down your language to be more precise. </w:t>
      </w:r>
    </w:p>
  </w:comment>
  <w:comment w:id="61" w:author="Brown,James T" w:date="2019-03-05T13:50:00Z" w:initials="BT">
    <w:p w14:paraId="5D2ACCBF" w14:textId="0F753615" w:rsidR="00661204" w:rsidRDefault="00661204" w:rsidP="00661204">
      <w:pPr>
        <w:pStyle w:val="CommentText"/>
        <w:ind w:left="0" w:firstLine="0"/>
      </w:pPr>
      <w:r>
        <w:rPr>
          <w:rStyle w:val="CommentReference"/>
        </w:rPr>
        <w:annotationRef/>
      </w:r>
      <w:r>
        <w:rPr>
          <w:rStyle w:val="CommentReference"/>
        </w:rPr>
        <w:t>Made more moderate</w:t>
      </w:r>
    </w:p>
  </w:comment>
  <w:comment w:id="72" w:author="Dan Hahn" w:date="2019-03-05T10:17:00Z" w:initials="DH">
    <w:p w14:paraId="45978B3C" w14:textId="5C082080" w:rsidR="00082A6B" w:rsidRDefault="00082A6B">
      <w:pPr>
        <w:pStyle w:val="CommentText"/>
      </w:pPr>
      <w:r>
        <w:rPr>
          <w:rStyle w:val="CommentReference"/>
        </w:rPr>
        <w:annotationRef/>
      </w:r>
      <w:r>
        <w:t xml:space="preserve">What does this mean precisely </w:t>
      </w:r>
    </w:p>
  </w:comment>
  <w:comment w:id="73" w:author="Brown,James T" w:date="2019-03-05T13:53:00Z" w:initials="BT">
    <w:p w14:paraId="428D80BF" w14:textId="278C0907" w:rsidR="00661204" w:rsidRDefault="00661204">
      <w:pPr>
        <w:pStyle w:val="CommentText"/>
      </w:pPr>
      <w:r>
        <w:rPr>
          <w:rStyle w:val="CommentReference"/>
        </w:rPr>
        <w:annotationRef/>
      </w:r>
      <w:r>
        <w:rPr>
          <w:rStyle w:val="CommentReference"/>
        </w:rPr>
        <w:t>Modified for clarity</w:t>
      </w:r>
      <w:r>
        <w:t xml:space="preserve"> </w:t>
      </w:r>
    </w:p>
  </w:comment>
  <w:comment w:id="123" w:author="Dan Hahn" w:date="2019-03-05T10:30:00Z" w:initials="DH">
    <w:p w14:paraId="37D91920" w14:textId="36F47C63" w:rsidR="00082A6B" w:rsidRDefault="00082A6B">
      <w:pPr>
        <w:pStyle w:val="CommentText"/>
      </w:pPr>
      <w:r>
        <w:rPr>
          <w:rStyle w:val="CommentReference"/>
        </w:rPr>
        <w:annotationRef/>
      </w:r>
      <w:r>
        <w:t xml:space="preserve">OK, but now you have to tell me what this means functionally. How do these pheromone differences separate out the strains. </w:t>
      </w:r>
    </w:p>
  </w:comment>
  <w:comment w:id="124" w:author="Brown,James T" w:date="2019-03-05T13:58:00Z" w:initials="BT">
    <w:p w14:paraId="7ECB5364" w14:textId="2876E228" w:rsidR="00EF1DEC" w:rsidRDefault="00EF1DEC">
      <w:pPr>
        <w:pStyle w:val="CommentText"/>
      </w:pPr>
      <w:r>
        <w:rPr>
          <w:rStyle w:val="CommentReference"/>
        </w:rPr>
        <w:annotationRef/>
      </w:r>
      <w:r>
        <w:t>I will add information about how the males from each strain selectively respond to the sex pheromone blend of their conspecific females.</w:t>
      </w:r>
    </w:p>
  </w:comment>
  <w:comment w:id="125" w:author="Dan Hahn" w:date="2019-03-05T10:34:00Z" w:initials="DH">
    <w:p w14:paraId="3E5D00B4" w14:textId="6B0132AB" w:rsidR="00082A6B" w:rsidRDefault="00082A6B">
      <w:pPr>
        <w:pStyle w:val="CommentText"/>
      </w:pPr>
      <w:r>
        <w:rPr>
          <w:rStyle w:val="CommentReference"/>
        </w:rPr>
        <w:annotationRef/>
      </w:r>
      <w:r>
        <w:t xml:space="preserve">Why bother talking about diapause above when you have a whole section about it here? Why not talk about the voltinism strains starting here. </w:t>
      </w:r>
    </w:p>
  </w:comment>
  <w:comment w:id="126" w:author="Brown,James T" w:date="2019-03-05T14:04:00Z" w:initials="BT">
    <w:p w14:paraId="2B9DDEB7" w14:textId="07BD7BD7" w:rsidR="00733938" w:rsidRDefault="00733938">
      <w:pPr>
        <w:pStyle w:val="CommentText"/>
      </w:pPr>
      <w:r>
        <w:rPr>
          <w:rStyle w:val="CommentReference"/>
        </w:rPr>
        <w:annotationRef/>
      </w:r>
      <w:r>
        <w:rPr>
          <w:rStyle w:val="CommentReference"/>
        </w:rPr>
        <w:t xml:space="preserve">I take your point. I move the information but </w:t>
      </w:r>
      <w:r w:rsidR="006D322B">
        <w:rPr>
          <w:rStyle w:val="CommentReference"/>
        </w:rPr>
        <w:t xml:space="preserve">the flow </w:t>
      </w:r>
      <w:r>
        <w:rPr>
          <w:rStyle w:val="CommentReference"/>
        </w:rPr>
        <w:t xml:space="preserve">still needs to be worked </w:t>
      </w:r>
      <w:r w:rsidR="006D322B">
        <w:rPr>
          <w:rStyle w:val="CommentReference"/>
        </w:rPr>
        <w:t xml:space="preserve">on a bit </w:t>
      </w:r>
    </w:p>
  </w:comment>
  <w:comment w:id="127" w:author="Dan Hahn" w:date="2019-03-05T10:29:00Z" w:initials="DH">
    <w:p w14:paraId="491E5489" w14:textId="77777777" w:rsidR="00733938" w:rsidRDefault="00733938" w:rsidP="00733938">
      <w:pPr>
        <w:pStyle w:val="CommentText"/>
      </w:pPr>
      <w:r>
        <w:rPr>
          <w:rStyle w:val="CommentReference"/>
        </w:rPr>
        <w:annotationRef/>
      </w:r>
      <w:r>
        <w:t xml:space="preserve">This concept of alternating bands of voltinism is still poorly laid out. But, if Rob is happy with it I can pass it by. </w:t>
      </w:r>
    </w:p>
  </w:comment>
  <w:comment w:id="130" w:author="Dan Hahn" w:date="2019-03-05T10:36:00Z" w:initials="DH">
    <w:p w14:paraId="66C18F13" w14:textId="4C848B0E" w:rsidR="00082A6B" w:rsidRDefault="00082A6B">
      <w:pPr>
        <w:pStyle w:val="CommentText"/>
      </w:pPr>
      <w:r>
        <w:rPr>
          <w:rStyle w:val="CommentReference"/>
        </w:rPr>
        <w:annotationRef/>
      </w:r>
      <w:r>
        <w:t xml:space="preserve">Is it better to say last larval instar? Really though, they start taking the cues earlier as your own data on fat storage at the onset of the last larval instar show. </w:t>
      </w:r>
    </w:p>
  </w:comment>
  <w:comment w:id="144" w:author="Dan Hahn" w:date="2019-03-05T10:40:00Z" w:initials="DH">
    <w:p w14:paraId="47497E21" w14:textId="50B02723" w:rsidR="00082A6B" w:rsidRDefault="00082A6B">
      <w:pPr>
        <w:pStyle w:val="CommentText"/>
      </w:pPr>
      <w:r>
        <w:rPr>
          <w:rStyle w:val="CommentReference"/>
        </w:rPr>
        <w:annotationRef/>
      </w:r>
      <w:r>
        <w:t xml:space="preserve">No, this is not what your research is designed to address. Remove this section. I am very concerned that you seem to not understand what your research is actually about and that you keep making inappropriate inferences as reflected in the thesis title that you have not yet changed. </w:t>
      </w:r>
    </w:p>
  </w:comment>
  <w:comment w:id="145" w:author="Brown,James T" w:date="2019-03-05T14:22:00Z" w:initials="BT">
    <w:p w14:paraId="7C942B9B" w14:textId="0DE35F60" w:rsidR="00405BF5" w:rsidRDefault="00405BF5">
      <w:pPr>
        <w:pStyle w:val="CommentText"/>
      </w:pPr>
      <w:r>
        <w:rPr>
          <w:rStyle w:val="CommentReference"/>
        </w:rPr>
        <w:annotationRef/>
      </w:r>
      <w:r>
        <w:t xml:space="preserve">I made changes to this statement and to the title. </w:t>
      </w:r>
    </w:p>
  </w:comment>
  <w:comment w:id="157" w:author="Dan Hahn" w:date="2019-03-05T10:42:00Z" w:initials="DH">
    <w:p w14:paraId="1B76CCBF" w14:textId="178BFFF0" w:rsidR="00082A6B" w:rsidRDefault="00082A6B">
      <w:pPr>
        <w:pStyle w:val="CommentText"/>
      </w:pPr>
      <w:r>
        <w:rPr>
          <w:rStyle w:val="CommentReference"/>
        </w:rPr>
        <w:annotationRef/>
      </w:r>
      <w:r>
        <w:t xml:space="preserve">Seems to be earlier though. </w:t>
      </w:r>
    </w:p>
  </w:comment>
  <w:comment w:id="166" w:author="Dan Hahn" w:date="2019-03-05T10:45:00Z" w:initials="DH">
    <w:p w14:paraId="12B3BCB9" w14:textId="29FF03BD" w:rsidR="00082A6B" w:rsidRDefault="00082A6B">
      <w:pPr>
        <w:pStyle w:val="CommentText"/>
      </w:pPr>
      <w:r>
        <w:rPr>
          <w:rStyle w:val="CommentReference"/>
        </w:rPr>
        <w:annotationRef/>
      </w:r>
      <w:r>
        <w:t xml:space="preserve">This whole section does not belong here. </w:t>
      </w:r>
    </w:p>
  </w:comment>
  <w:comment w:id="175" w:author="Dan Hahn" w:date="2019-03-05T10:47:00Z" w:initials="DH">
    <w:p w14:paraId="224036BE" w14:textId="30D06987" w:rsidR="00082A6B" w:rsidRDefault="00082A6B">
      <w:pPr>
        <w:pStyle w:val="CommentText"/>
      </w:pPr>
      <w:r>
        <w:rPr>
          <w:rStyle w:val="CommentReference"/>
        </w:rPr>
        <w:annotationRef/>
      </w:r>
      <w:r>
        <w:t xml:space="preserve">Make a new sentence for this prediction. </w:t>
      </w:r>
    </w:p>
  </w:comment>
  <w:comment w:id="176" w:author="Dan Hahn" w:date="2019-03-05T10:47:00Z" w:initials="DH">
    <w:p w14:paraId="466D377C" w14:textId="16239CD2" w:rsidR="00082A6B" w:rsidRDefault="00082A6B">
      <w:pPr>
        <w:pStyle w:val="CommentText"/>
      </w:pPr>
      <w:r>
        <w:rPr>
          <w:rStyle w:val="CommentReference"/>
        </w:rPr>
        <w:annotationRef/>
      </w:r>
      <w:r>
        <w:t xml:space="preserve">Redundant to the sentence above, so cut this out. </w:t>
      </w:r>
    </w:p>
  </w:comment>
  <w:comment w:id="177" w:author="Dan Hahn" w:date="2019-03-05T10:48:00Z" w:initials="DH">
    <w:p w14:paraId="6F43E686" w14:textId="0BBBE3F8" w:rsidR="00082A6B" w:rsidRDefault="00082A6B">
      <w:pPr>
        <w:pStyle w:val="CommentText"/>
      </w:pPr>
      <w:r>
        <w:rPr>
          <w:rStyle w:val="CommentReference"/>
        </w:rPr>
        <w:annotationRef/>
      </w:r>
      <w:r>
        <w:t xml:space="preserve">This needs to be the start of a new paragraph on why it is important to study diapause and nutrient storage in the context of pests and climate change. </w:t>
      </w:r>
    </w:p>
  </w:comment>
  <w:comment w:id="183" w:author="Dan Hahn" w:date="2019-03-05T10:50:00Z" w:initials="DH">
    <w:p w14:paraId="09B126B1" w14:textId="08452C13" w:rsidR="00082A6B" w:rsidRDefault="00082A6B">
      <w:pPr>
        <w:pStyle w:val="CommentText"/>
      </w:pPr>
      <w:r>
        <w:rPr>
          <w:rStyle w:val="CommentReference"/>
        </w:rPr>
        <w:annotationRef/>
      </w:r>
      <w:r>
        <w:t xml:space="preserve">What about designing new pesticides or cultural practices that may help to deplete nutrient stores prior to diapause as a way to kill pest insects? </w:t>
      </w:r>
    </w:p>
  </w:comment>
  <w:comment w:id="185" w:author="Dan Hahn" w:date="2019-03-05T11:15:00Z" w:initials="DH">
    <w:p w14:paraId="390EBDD5" w14:textId="5EEDC198" w:rsidR="00082A6B" w:rsidRDefault="00082A6B">
      <w:pPr>
        <w:pStyle w:val="CommentText"/>
      </w:pPr>
      <w:r>
        <w:rPr>
          <w:rStyle w:val="CommentReference"/>
        </w:rPr>
        <w:annotationRef/>
      </w:r>
      <w:r>
        <w:t xml:space="preserve">This section finally reads well, but it has me wondering the next-level question. Were there any organismal survival or reproductive consequences associated with warmer and more variable temperatures that extended beyond fat loss? </w:t>
      </w:r>
    </w:p>
  </w:comment>
  <w:comment w:id="186" w:author="Brown,James T" w:date="2019-03-05T13:16:00Z" w:initials="BT">
    <w:p w14:paraId="6011B859" w14:textId="5E42D6BE" w:rsidR="00082A6B" w:rsidRDefault="00082A6B">
      <w:pPr>
        <w:pStyle w:val="CommentText"/>
      </w:pPr>
      <w:r>
        <w:rPr>
          <w:rStyle w:val="CommentReference"/>
        </w:rPr>
        <w:annotationRef/>
      </w:r>
      <w:proofErr w:type="spellStart"/>
      <w:r>
        <w:rPr>
          <w:rStyle w:val="CommentReference"/>
        </w:rPr>
        <w:t>The</w:t>
      </w:r>
      <w:proofErr w:type="spellEnd"/>
      <w:r>
        <w:rPr>
          <w:rStyle w:val="CommentReference"/>
        </w:rPr>
        <w:t xml:space="preserve"> researchers do mention that larvae stage post diapause among larvae initially held at 4C during diapause was extended  by 10 to 15 days once moved into the 27C post diapause conditions. I will include this point into the text.</w:t>
      </w:r>
    </w:p>
  </w:comment>
  <w:comment w:id="191" w:author="Dan Hahn" w:date="2019-03-05T11:23:00Z" w:initials="DH">
    <w:p w14:paraId="3C486CD4" w14:textId="22CCC9C2" w:rsidR="00082A6B" w:rsidRDefault="00082A6B">
      <w:pPr>
        <w:pStyle w:val="CommentText"/>
      </w:pPr>
      <w:r>
        <w:rPr>
          <w:rStyle w:val="CommentReference"/>
        </w:rPr>
        <w:annotationRef/>
      </w:r>
      <w:r>
        <w:t xml:space="preserve">I do not think you are saying this correctly. You are not interpreting the results differently, you are collecting CO2 on different days and comparing them to the results for mass peak. </w:t>
      </w:r>
    </w:p>
  </w:comment>
  <w:comment w:id="192" w:author="Brown,James T" w:date="2019-03-05T13:27:00Z" w:initials="BT">
    <w:p w14:paraId="557F422D" w14:textId="77777777" w:rsidR="00082A6B" w:rsidRDefault="00082A6B">
      <w:pPr>
        <w:pStyle w:val="CommentText"/>
      </w:pPr>
      <w:r>
        <w:rPr>
          <w:rStyle w:val="CommentReference"/>
        </w:rPr>
        <w:annotationRef/>
      </w:r>
      <w:r>
        <w:t xml:space="preserve">Understood. Instead I will say, </w:t>
      </w:r>
    </w:p>
    <w:p w14:paraId="45350D6A" w14:textId="60DC74F6" w:rsidR="00082A6B" w:rsidRDefault="00082A6B">
      <w:pPr>
        <w:pStyle w:val="CommentText"/>
      </w:pPr>
      <w:r>
        <w:t>“Wandering day is another developmental timepoint that can be used to compare metabolic activity between larvae…”</w:t>
      </w:r>
    </w:p>
  </w:comment>
  <w:comment w:id="206" w:author="Dan Hahn" w:date="2019-03-05T11:27:00Z" w:initials="DH">
    <w:p w14:paraId="2281E241" w14:textId="39D0000A" w:rsidR="00082A6B" w:rsidRDefault="00082A6B">
      <w:pPr>
        <w:pStyle w:val="CommentText"/>
      </w:pPr>
      <w:r>
        <w:rPr>
          <w:rStyle w:val="CommentReference"/>
        </w:rPr>
        <w:annotationRef/>
      </w:r>
      <w:r>
        <w:t xml:space="preserve">No difference between what and what? Always be specific. Then give a capping sentence stating regardless of the developmental time points compared, you were unable to discriminate shallow from deep </w:t>
      </w:r>
      <w:proofErr w:type="spellStart"/>
      <w:r>
        <w:t>diapasuing</w:t>
      </w:r>
      <w:proofErr w:type="spellEnd"/>
      <w:r>
        <w:t xml:space="preserve"> larvae early in diapause. </w:t>
      </w:r>
    </w:p>
  </w:comment>
  <w:comment w:id="235" w:author="Dan Hahn" w:date="2019-02-20T14:46:00Z" w:initials="DH">
    <w:p w14:paraId="5F772E16" w14:textId="77777777" w:rsidR="00082A6B" w:rsidRDefault="00082A6B" w:rsidP="00350BD0">
      <w:pPr>
        <w:pStyle w:val="CommentText"/>
      </w:pPr>
      <w:r>
        <w:rPr>
          <w:rStyle w:val="CommentReference"/>
        </w:rPr>
        <w:annotationRef/>
      </w:r>
      <w:r>
        <w:t xml:space="preserve">This is really boring. Start your caption with the take-home point of the figure for all figures. </w:t>
      </w:r>
    </w:p>
  </w:comment>
  <w:comment w:id="258" w:author="Dan Hahn" w:date="2019-02-20T14:45:00Z" w:initials="DH">
    <w:p w14:paraId="7A2FECFD" w14:textId="77777777" w:rsidR="00082A6B" w:rsidRDefault="00082A6B" w:rsidP="00010B8E">
      <w:pPr>
        <w:pStyle w:val="CommentText"/>
      </w:pPr>
      <w:r>
        <w:rPr>
          <w:rStyle w:val="CommentReference"/>
        </w:rPr>
        <w:annotationRef/>
      </w:r>
      <w:r>
        <w:t xml:space="preserve">make it a point to say that there is no detectable difference between the strains in wandering day within each programming class, but that the programming classes differed. This is the take-home point, so start the caption with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CBEC0F" w15:done="0"/>
  <w15:commentEx w15:paraId="742BD2AA" w15:done="0"/>
  <w15:commentEx w15:paraId="503DAE15" w15:done="0"/>
  <w15:commentEx w15:paraId="01900326" w15:paraIdParent="503DAE15" w15:done="0"/>
  <w15:commentEx w15:paraId="694C2BE0" w15:done="0"/>
  <w15:commentEx w15:paraId="2A3C1ED2" w15:done="0"/>
  <w15:commentEx w15:paraId="56DC9C48" w15:done="0"/>
  <w15:commentEx w15:paraId="2DDD4AE2" w15:done="0"/>
  <w15:commentEx w15:paraId="5D2ACCBF" w15:paraIdParent="2DDD4AE2" w15:done="0"/>
  <w15:commentEx w15:paraId="45978B3C" w15:done="0"/>
  <w15:commentEx w15:paraId="428D80BF" w15:paraIdParent="45978B3C" w15:done="0"/>
  <w15:commentEx w15:paraId="37D91920" w15:done="0"/>
  <w15:commentEx w15:paraId="7ECB5364" w15:paraIdParent="37D91920" w15:done="0"/>
  <w15:commentEx w15:paraId="3E5D00B4" w15:done="0"/>
  <w15:commentEx w15:paraId="2B9DDEB7" w15:paraIdParent="3E5D00B4" w15:done="0"/>
  <w15:commentEx w15:paraId="491E5489" w15:done="0"/>
  <w15:commentEx w15:paraId="66C18F13" w15:done="0"/>
  <w15:commentEx w15:paraId="47497E21" w15:done="0"/>
  <w15:commentEx w15:paraId="7C942B9B" w15:paraIdParent="47497E21" w15:done="0"/>
  <w15:commentEx w15:paraId="1B76CCBF" w15:done="0"/>
  <w15:commentEx w15:paraId="12B3BCB9" w15:done="0"/>
  <w15:commentEx w15:paraId="224036BE" w15:done="0"/>
  <w15:commentEx w15:paraId="466D377C" w15:done="0"/>
  <w15:commentEx w15:paraId="6F43E686" w15:done="0"/>
  <w15:commentEx w15:paraId="09B126B1" w15:done="0"/>
  <w15:commentEx w15:paraId="390EBDD5" w15:done="0"/>
  <w15:commentEx w15:paraId="6011B859" w15:paraIdParent="390EBDD5" w15:done="0"/>
  <w15:commentEx w15:paraId="3C486CD4" w15:done="0"/>
  <w15:commentEx w15:paraId="45350D6A" w15:paraIdParent="3C486CD4" w15:done="0"/>
  <w15:commentEx w15:paraId="2281E241" w15:done="0"/>
  <w15:commentEx w15:paraId="5F772E16" w15:done="0"/>
  <w15:commentEx w15:paraId="7A2FEC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CBEC0F" w16cid:durableId="2028F19D"/>
  <w16cid:commentId w16cid:paraId="742BD2AA" w16cid:durableId="2028F19E"/>
  <w16cid:commentId w16cid:paraId="503DAE15" w16cid:durableId="2028F1AE"/>
  <w16cid:commentId w16cid:paraId="01900326" w16cid:durableId="2028FC79"/>
  <w16cid:commentId w16cid:paraId="694C2BE0" w16cid:durableId="2028F1BD"/>
  <w16cid:commentId w16cid:paraId="2A3C1ED2" w16cid:durableId="2028F1BE"/>
  <w16cid:commentId w16cid:paraId="56DC9C48" w16cid:durableId="2028F1C5"/>
  <w16cid:commentId w16cid:paraId="2DDD4AE2" w16cid:durableId="2028F1C6"/>
  <w16cid:commentId w16cid:paraId="5D2ACCBF" w16cid:durableId="2028FD24"/>
  <w16cid:commentId w16cid:paraId="45978B3C" w16cid:durableId="2028F1C7"/>
  <w16cid:commentId w16cid:paraId="428D80BF" w16cid:durableId="2028FDDE"/>
  <w16cid:commentId w16cid:paraId="37D91920" w16cid:durableId="2028F1CC"/>
  <w16cid:commentId w16cid:paraId="7ECB5364" w16cid:durableId="2028FF01"/>
  <w16cid:commentId w16cid:paraId="3E5D00B4" w16cid:durableId="2028F1CD"/>
  <w16cid:commentId w16cid:paraId="2B9DDEB7" w16cid:durableId="20290059"/>
  <w16cid:commentId w16cid:paraId="491E5489" w16cid:durableId="2028F1C9"/>
  <w16cid:commentId w16cid:paraId="66C18F13" w16cid:durableId="2028F1CE"/>
  <w16cid:commentId w16cid:paraId="47497E21" w16cid:durableId="2028F1CF"/>
  <w16cid:commentId w16cid:paraId="7C942B9B" w16cid:durableId="20290498"/>
  <w16cid:commentId w16cid:paraId="1B76CCBF" w16cid:durableId="2028F1D0"/>
  <w16cid:commentId w16cid:paraId="12B3BCB9" w16cid:durableId="2028F1D1"/>
  <w16cid:commentId w16cid:paraId="224036BE" w16cid:durableId="2028F1D2"/>
  <w16cid:commentId w16cid:paraId="466D377C" w16cid:durableId="2028F1D3"/>
  <w16cid:commentId w16cid:paraId="6F43E686" w16cid:durableId="2028F1D4"/>
  <w16cid:commentId w16cid:paraId="09B126B1" w16cid:durableId="2028F1D5"/>
  <w16cid:commentId w16cid:paraId="390EBDD5" w16cid:durableId="2028F1D6"/>
  <w16cid:commentId w16cid:paraId="6011B859" w16cid:durableId="2028F53B"/>
  <w16cid:commentId w16cid:paraId="3C486CD4" w16cid:durableId="2028F1D7"/>
  <w16cid:commentId w16cid:paraId="45350D6A" w16cid:durableId="2028F7D7"/>
  <w16cid:commentId w16cid:paraId="2281E241" w16cid:durableId="2028F1D8"/>
  <w16cid:commentId w16cid:paraId="5F772E16" w16cid:durableId="2028F1D9"/>
  <w16cid:commentId w16cid:paraId="7A2FECFD" w16cid:durableId="2028F1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5A794" w14:textId="77777777" w:rsidR="00BA024F" w:rsidRDefault="00BA024F">
      <w:pPr>
        <w:spacing w:after="0" w:line="240" w:lineRule="auto"/>
      </w:pPr>
      <w:r>
        <w:separator/>
      </w:r>
    </w:p>
  </w:endnote>
  <w:endnote w:type="continuationSeparator" w:id="0">
    <w:p w14:paraId="1A941651" w14:textId="77777777" w:rsidR="00BA024F" w:rsidRDefault="00BA0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notTrueType/>
    <w:pitch w:val="variable"/>
    <w:sig w:usb0="800002E7" w:usb1="2AC7FCFF" w:usb2="00000012" w:usb3="00000000" w:csb0="0002009F" w:csb1="00000000"/>
  </w:font>
  <w:font w:name="Segoe UI">
    <w:altName w:val="Times New Roma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Yu Gothic Light">
    <w:altName w:val="游ゴシック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60222" w14:textId="77777777" w:rsidR="00082A6B" w:rsidRDefault="00082A6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66F90" w14:textId="77777777" w:rsidR="00082A6B" w:rsidRDefault="00082A6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0F7AA" w14:textId="77777777" w:rsidR="00082A6B" w:rsidRDefault="00082A6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402AF" w14:textId="77777777" w:rsidR="00082A6B" w:rsidRDefault="00082A6B">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4831" w14:textId="77777777" w:rsidR="00082A6B" w:rsidRDefault="00082A6B">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F771F" w14:textId="77777777" w:rsidR="00082A6B" w:rsidRDefault="00082A6B">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C1113" w14:textId="77777777" w:rsidR="00082A6B" w:rsidRDefault="00082A6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5D670" w14:textId="77777777" w:rsidR="00082A6B" w:rsidRDefault="00082A6B">
    <w:pPr>
      <w:spacing w:after="0" w:line="259" w:lineRule="auto"/>
      <w:ind w:left="0" w:right="80" w:firstLine="0"/>
      <w:jc w:val="center"/>
    </w:pPr>
    <w:r>
      <w:fldChar w:fldCharType="begin"/>
    </w:r>
    <w:r>
      <w:instrText xml:space="preserve"> PAGE   \* MERGEFORMAT </w:instrText>
    </w:r>
    <w:r>
      <w:fldChar w:fldCharType="separate"/>
    </w:r>
    <w:r>
      <w:rPr>
        <w:noProof/>
      </w:rPr>
      <w:t>64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7C4AC" w14:textId="77777777" w:rsidR="00082A6B" w:rsidRDefault="00082A6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759AB" w14:textId="77777777" w:rsidR="00BA024F" w:rsidRDefault="00BA024F">
      <w:pPr>
        <w:spacing w:after="0" w:line="240" w:lineRule="auto"/>
      </w:pPr>
      <w:r>
        <w:separator/>
      </w:r>
    </w:p>
  </w:footnote>
  <w:footnote w:type="continuationSeparator" w:id="0">
    <w:p w14:paraId="08EA1034" w14:textId="77777777" w:rsidR="00BA024F" w:rsidRDefault="00BA0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CA8B6" w14:textId="77777777" w:rsidR="00082A6B" w:rsidRDefault="00082A6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ED0C2" w14:textId="77777777" w:rsidR="00082A6B" w:rsidRDefault="00082A6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570BE" w14:textId="77777777" w:rsidR="00082A6B" w:rsidRDefault="00082A6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6BC6C" w14:textId="77777777" w:rsidR="00082A6B" w:rsidRDefault="00082A6B">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E3386" w14:textId="77777777" w:rsidR="00082A6B" w:rsidRDefault="00082A6B">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EA8A9" w14:textId="77777777" w:rsidR="00082A6B" w:rsidRDefault="00082A6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94D42" w14:textId="77777777" w:rsidR="00082A6B" w:rsidRDefault="00082A6B">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6279F" w14:textId="77777777" w:rsidR="00082A6B" w:rsidRDefault="00082A6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45A71" w14:textId="77777777" w:rsidR="00082A6B" w:rsidRDefault="00082A6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7" type="#_x0000_t75" style="width:46.3pt;height:48.2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Chemistry Group Computer">
    <w15:presenceInfo w15:providerId="AD" w15:userId="S-1-5-21-2064210376-1677799041-60295696-1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58EA"/>
    <w:rsid w:val="00010B8E"/>
    <w:rsid w:val="00014B18"/>
    <w:rsid w:val="00020273"/>
    <w:rsid w:val="000214EB"/>
    <w:rsid w:val="000241BD"/>
    <w:rsid w:val="00025945"/>
    <w:rsid w:val="000428A7"/>
    <w:rsid w:val="00047032"/>
    <w:rsid w:val="000472C3"/>
    <w:rsid w:val="00047C9E"/>
    <w:rsid w:val="00053790"/>
    <w:rsid w:val="00054F53"/>
    <w:rsid w:val="00055C7D"/>
    <w:rsid w:val="00062423"/>
    <w:rsid w:val="0006372C"/>
    <w:rsid w:val="000655EE"/>
    <w:rsid w:val="0007129A"/>
    <w:rsid w:val="00082A6B"/>
    <w:rsid w:val="00094160"/>
    <w:rsid w:val="0009488B"/>
    <w:rsid w:val="000978A9"/>
    <w:rsid w:val="000A008B"/>
    <w:rsid w:val="000A3338"/>
    <w:rsid w:val="000A577E"/>
    <w:rsid w:val="000B42BD"/>
    <w:rsid w:val="000B7255"/>
    <w:rsid w:val="000C1702"/>
    <w:rsid w:val="000D17FB"/>
    <w:rsid w:val="000D6E6E"/>
    <w:rsid w:val="000E1D1C"/>
    <w:rsid w:val="000E4DE2"/>
    <w:rsid w:val="000E69EC"/>
    <w:rsid w:val="000F2684"/>
    <w:rsid w:val="000F2901"/>
    <w:rsid w:val="000F7BF5"/>
    <w:rsid w:val="001011C2"/>
    <w:rsid w:val="00101994"/>
    <w:rsid w:val="001021F7"/>
    <w:rsid w:val="00103F27"/>
    <w:rsid w:val="001102D1"/>
    <w:rsid w:val="001116FE"/>
    <w:rsid w:val="00115239"/>
    <w:rsid w:val="00116252"/>
    <w:rsid w:val="0014256A"/>
    <w:rsid w:val="00144227"/>
    <w:rsid w:val="00147FCB"/>
    <w:rsid w:val="001545B6"/>
    <w:rsid w:val="001600C3"/>
    <w:rsid w:val="00163CFE"/>
    <w:rsid w:val="00170D85"/>
    <w:rsid w:val="00172C25"/>
    <w:rsid w:val="001763AE"/>
    <w:rsid w:val="0017795F"/>
    <w:rsid w:val="00182BD7"/>
    <w:rsid w:val="001906B7"/>
    <w:rsid w:val="00190BFD"/>
    <w:rsid w:val="00193E84"/>
    <w:rsid w:val="001945C9"/>
    <w:rsid w:val="001A3D3B"/>
    <w:rsid w:val="001B1721"/>
    <w:rsid w:val="001B1D58"/>
    <w:rsid w:val="001B2751"/>
    <w:rsid w:val="001B4AEC"/>
    <w:rsid w:val="001B705E"/>
    <w:rsid w:val="001B780C"/>
    <w:rsid w:val="001C4FA3"/>
    <w:rsid w:val="001C527C"/>
    <w:rsid w:val="001C5D40"/>
    <w:rsid w:val="001C689C"/>
    <w:rsid w:val="001C6E15"/>
    <w:rsid w:val="001D418B"/>
    <w:rsid w:val="001E60FE"/>
    <w:rsid w:val="001E75F5"/>
    <w:rsid w:val="001E7880"/>
    <w:rsid w:val="001F5F5F"/>
    <w:rsid w:val="001F72E0"/>
    <w:rsid w:val="001F744C"/>
    <w:rsid w:val="001F75DF"/>
    <w:rsid w:val="00206B10"/>
    <w:rsid w:val="00210119"/>
    <w:rsid w:val="00213597"/>
    <w:rsid w:val="00231848"/>
    <w:rsid w:val="0023404A"/>
    <w:rsid w:val="0023614E"/>
    <w:rsid w:val="00236194"/>
    <w:rsid w:val="0023721D"/>
    <w:rsid w:val="002407FE"/>
    <w:rsid w:val="00242037"/>
    <w:rsid w:val="00244B17"/>
    <w:rsid w:val="00246FC2"/>
    <w:rsid w:val="00247503"/>
    <w:rsid w:val="002501E4"/>
    <w:rsid w:val="00250600"/>
    <w:rsid w:val="0025134A"/>
    <w:rsid w:val="00251EBA"/>
    <w:rsid w:val="00271B96"/>
    <w:rsid w:val="00274023"/>
    <w:rsid w:val="00274996"/>
    <w:rsid w:val="00276582"/>
    <w:rsid w:val="002822F0"/>
    <w:rsid w:val="002841A6"/>
    <w:rsid w:val="002852DB"/>
    <w:rsid w:val="00292F47"/>
    <w:rsid w:val="002959D9"/>
    <w:rsid w:val="002960D2"/>
    <w:rsid w:val="002B19B4"/>
    <w:rsid w:val="002B1BE1"/>
    <w:rsid w:val="002B30BE"/>
    <w:rsid w:val="002B6CA7"/>
    <w:rsid w:val="002C384F"/>
    <w:rsid w:val="002C6416"/>
    <w:rsid w:val="002C7438"/>
    <w:rsid w:val="002D0CB1"/>
    <w:rsid w:val="002D7BCE"/>
    <w:rsid w:val="002E1CBD"/>
    <w:rsid w:val="002E1D44"/>
    <w:rsid w:val="002E45AE"/>
    <w:rsid w:val="002E461C"/>
    <w:rsid w:val="002F0CE8"/>
    <w:rsid w:val="002F40F9"/>
    <w:rsid w:val="003032CA"/>
    <w:rsid w:val="00303713"/>
    <w:rsid w:val="00304E99"/>
    <w:rsid w:val="003056BF"/>
    <w:rsid w:val="0030740F"/>
    <w:rsid w:val="00313940"/>
    <w:rsid w:val="00315D8F"/>
    <w:rsid w:val="00316A0E"/>
    <w:rsid w:val="0032242F"/>
    <w:rsid w:val="003224B7"/>
    <w:rsid w:val="00323875"/>
    <w:rsid w:val="003240C8"/>
    <w:rsid w:val="00333DE5"/>
    <w:rsid w:val="00336675"/>
    <w:rsid w:val="00345E06"/>
    <w:rsid w:val="00350BD0"/>
    <w:rsid w:val="0035668A"/>
    <w:rsid w:val="00356F97"/>
    <w:rsid w:val="003571AB"/>
    <w:rsid w:val="00362A5A"/>
    <w:rsid w:val="00362E05"/>
    <w:rsid w:val="003657F6"/>
    <w:rsid w:val="00365AF1"/>
    <w:rsid w:val="003711F7"/>
    <w:rsid w:val="00372210"/>
    <w:rsid w:val="00372EBE"/>
    <w:rsid w:val="00375CCC"/>
    <w:rsid w:val="0037715E"/>
    <w:rsid w:val="00385FDC"/>
    <w:rsid w:val="00387E32"/>
    <w:rsid w:val="00391B7E"/>
    <w:rsid w:val="00391C68"/>
    <w:rsid w:val="0039460B"/>
    <w:rsid w:val="00397B3B"/>
    <w:rsid w:val="003A4B1B"/>
    <w:rsid w:val="003B2371"/>
    <w:rsid w:val="003B73A4"/>
    <w:rsid w:val="003C04C1"/>
    <w:rsid w:val="003C3E0E"/>
    <w:rsid w:val="003D4BFC"/>
    <w:rsid w:val="003D7E52"/>
    <w:rsid w:val="003E0500"/>
    <w:rsid w:val="003E7766"/>
    <w:rsid w:val="003F4583"/>
    <w:rsid w:val="00405BF5"/>
    <w:rsid w:val="00410CC5"/>
    <w:rsid w:val="004143C8"/>
    <w:rsid w:val="00415A22"/>
    <w:rsid w:val="0041772E"/>
    <w:rsid w:val="004179BB"/>
    <w:rsid w:val="00422199"/>
    <w:rsid w:val="0042450F"/>
    <w:rsid w:val="00434A4A"/>
    <w:rsid w:val="00436603"/>
    <w:rsid w:val="004370E5"/>
    <w:rsid w:val="00445BE1"/>
    <w:rsid w:val="0045069E"/>
    <w:rsid w:val="00451DDE"/>
    <w:rsid w:val="00476E6F"/>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B2652"/>
    <w:rsid w:val="004B74F2"/>
    <w:rsid w:val="004C22E0"/>
    <w:rsid w:val="004C310D"/>
    <w:rsid w:val="004D5603"/>
    <w:rsid w:val="004D56D5"/>
    <w:rsid w:val="004D5999"/>
    <w:rsid w:val="004E0D5A"/>
    <w:rsid w:val="004E7673"/>
    <w:rsid w:val="004F09C9"/>
    <w:rsid w:val="004F24A0"/>
    <w:rsid w:val="004F4745"/>
    <w:rsid w:val="00505FA1"/>
    <w:rsid w:val="0051573D"/>
    <w:rsid w:val="00521CC8"/>
    <w:rsid w:val="00527077"/>
    <w:rsid w:val="00534357"/>
    <w:rsid w:val="00541685"/>
    <w:rsid w:val="005460F9"/>
    <w:rsid w:val="005509FF"/>
    <w:rsid w:val="005551AC"/>
    <w:rsid w:val="00560914"/>
    <w:rsid w:val="0056454F"/>
    <w:rsid w:val="0057015C"/>
    <w:rsid w:val="00577533"/>
    <w:rsid w:val="0058403E"/>
    <w:rsid w:val="005877E3"/>
    <w:rsid w:val="00590864"/>
    <w:rsid w:val="00597966"/>
    <w:rsid w:val="005A1E1C"/>
    <w:rsid w:val="005A29DC"/>
    <w:rsid w:val="005A5F4B"/>
    <w:rsid w:val="005B0AE8"/>
    <w:rsid w:val="005B2DDE"/>
    <w:rsid w:val="005B3839"/>
    <w:rsid w:val="005B385A"/>
    <w:rsid w:val="005C0337"/>
    <w:rsid w:val="005C508D"/>
    <w:rsid w:val="005C6388"/>
    <w:rsid w:val="005D0A52"/>
    <w:rsid w:val="005D26C6"/>
    <w:rsid w:val="005D279F"/>
    <w:rsid w:val="005D29A0"/>
    <w:rsid w:val="005D47E5"/>
    <w:rsid w:val="005E0E1F"/>
    <w:rsid w:val="005E7423"/>
    <w:rsid w:val="005F7D5A"/>
    <w:rsid w:val="006007B8"/>
    <w:rsid w:val="00600E1B"/>
    <w:rsid w:val="006023CB"/>
    <w:rsid w:val="00602C9B"/>
    <w:rsid w:val="0061542F"/>
    <w:rsid w:val="006200F2"/>
    <w:rsid w:val="006229D9"/>
    <w:rsid w:val="00625D89"/>
    <w:rsid w:val="006322BC"/>
    <w:rsid w:val="0063279C"/>
    <w:rsid w:val="00636639"/>
    <w:rsid w:val="00643F52"/>
    <w:rsid w:val="00644DCA"/>
    <w:rsid w:val="00646723"/>
    <w:rsid w:val="00647871"/>
    <w:rsid w:val="00647A37"/>
    <w:rsid w:val="0065031E"/>
    <w:rsid w:val="00652767"/>
    <w:rsid w:val="00661204"/>
    <w:rsid w:val="00661651"/>
    <w:rsid w:val="00667F35"/>
    <w:rsid w:val="00671300"/>
    <w:rsid w:val="006736AE"/>
    <w:rsid w:val="006746F1"/>
    <w:rsid w:val="00676EC3"/>
    <w:rsid w:val="006775CF"/>
    <w:rsid w:val="00683FE6"/>
    <w:rsid w:val="00684AFF"/>
    <w:rsid w:val="00690360"/>
    <w:rsid w:val="00691E95"/>
    <w:rsid w:val="00694E1C"/>
    <w:rsid w:val="00695B9E"/>
    <w:rsid w:val="00697C07"/>
    <w:rsid w:val="006A067E"/>
    <w:rsid w:val="006A15AC"/>
    <w:rsid w:val="006A7A81"/>
    <w:rsid w:val="006B3D7A"/>
    <w:rsid w:val="006B6BE0"/>
    <w:rsid w:val="006C24A9"/>
    <w:rsid w:val="006C5954"/>
    <w:rsid w:val="006D2398"/>
    <w:rsid w:val="006D322B"/>
    <w:rsid w:val="006D5CC4"/>
    <w:rsid w:val="006E2351"/>
    <w:rsid w:val="006E4F43"/>
    <w:rsid w:val="006F1F58"/>
    <w:rsid w:val="006F58EA"/>
    <w:rsid w:val="006F5AD1"/>
    <w:rsid w:val="006F5EF4"/>
    <w:rsid w:val="007014B5"/>
    <w:rsid w:val="00702570"/>
    <w:rsid w:val="00706B3A"/>
    <w:rsid w:val="00706DE6"/>
    <w:rsid w:val="007078CF"/>
    <w:rsid w:val="00714E40"/>
    <w:rsid w:val="007217F9"/>
    <w:rsid w:val="00725291"/>
    <w:rsid w:val="00725EDF"/>
    <w:rsid w:val="00730C29"/>
    <w:rsid w:val="00731513"/>
    <w:rsid w:val="00733938"/>
    <w:rsid w:val="007379D9"/>
    <w:rsid w:val="00742BD0"/>
    <w:rsid w:val="00751A68"/>
    <w:rsid w:val="00754F0B"/>
    <w:rsid w:val="00771B0C"/>
    <w:rsid w:val="00774337"/>
    <w:rsid w:val="007856DC"/>
    <w:rsid w:val="007B2067"/>
    <w:rsid w:val="007B4027"/>
    <w:rsid w:val="007B6F1F"/>
    <w:rsid w:val="007C1A3D"/>
    <w:rsid w:val="007C3B04"/>
    <w:rsid w:val="007C6148"/>
    <w:rsid w:val="007F477F"/>
    <w:rsid w:val="007F6A28"/>
    <w:rsid w:val="007F71BB"/>
    <w:rsid w:val="00802C2B"/>
    <w:rsid w:val="00803A00"/>
    <w:rsid w:val="00815246"/>
    <w:rsid w:val="00815CA8"/>
    <w:rsid w:val="00815FCF"/>
    <w:rsid w:val="008179E2"/>
    <w:rsid w:val="008208FB"/>
    <w:rsid w:val="008225B1"/>
    <w:rsid w:val="00823BB6"/>
    <w:rsid w:val="008262F8"/>
    <w:rsid w:val="00827493"/>
    <w:rsid w:val="00834A89"/>
    <w:rsid w:val="008364BC"/>
    <w:rsid w:val="00836E2F"/>
    <w:rsid w:val="00844C2B"/>
    <w:rsid w:val="008512BD"/>
    <w:rsid w:val="008667FC"/>
    <w:rsid w:val="008853EC"/>
    <w:rsid w:val="00885486"/>
    <w:rsid w:val="0089758D"/>
    <w:rsid w:val="008A020F"/>
    <w:rsid w:val="008B6686"/>
    <w:rsid w:val="008C09C7"/>
    <w:rsid w:val="008C1CBB"/>
    <w:rsid w:val="008C20D0"/>
    <w:rsid w:val="008C262C"/>
    <w:rsid w:val="008D03F4"/>
    <w:rsid w:val="008D7A38"/>
    <w:rsid w:val="008E5D13"/>
    <w:rsid w:val="008E6E23"/>
    <w:rsid w:val="008E70F7"/>
    <w:rsid w:val="008F5C7F"/>
    <w:rsid w:val="008F69F1"/>
    <w:rsid w:val="00901907"/>
    <w:rsid w:val="00901C16"/>
    <w:rsid w:val="0090479F"/>
    <w:rsid w:val="00905A16"/>
    <w:rsid w:val="00914942"/>
    <w:rsid w:val="0092778B"/>
    <w:rsid w:val="0094006B"/>
    <w:rsid w:val="00941D82"/>
    <w:rsid w:val="0094291C"/>
    <w:rsid w:val="00945210"/>
    <w:rsid w:val="00947401"/>
    <w:rsid w:val="009514F6"/>
    <w:rsid w:val="00952DBE"/>
    <w:rsid w:val="0095462D"/>
    <w:rsid w:val="00955CA2"/>
    <w:rsid w:val="00961110"/>
    <w:rsid w:val="00964CBC"/>
    <w:rsid w:val="0097178C"/>
    <w:rsid w:val="00973830"/>
    <w:rsid w:val="00980C2D"/>
    <w:rsid w:val="00983588"/>
    <w:rsid w:val="00983C43"/>
    <w:rsid w:val="00990B2E"/>
    <w:rsid w:val="00990D8F"/>
    <w:rsid w:val="00993EDE"/>
    <w:rsid w:val="00995D5E"/>
    <w:rsid w:val="009963D9"/>
    <w:rsid w:val="009972D1"/>
    <w:rsid w:val="00997F25"/>
    <w:rsid w:val="009A0D9A"/>
    <w:rsid w:val="009A4E1E"/>
    <w:rsid w:val="009B0035"/>
    <w:rsid w:val="009B7A17"/>
    <w:rsid w:val="009C1240"/>
    <w:rsid w:val="009C22D2"/>
    <w:rsid w:val="009D38F1"/>
    <w:rsid w:val="009D5255"/>
    <w:rsid w:val="009E58B0"/>
    <w:rsid w:val="009E5A7B"/>
    <w:rsid w:val="009E654B"/>
    <w:rsid w:val="009F6006"/>
    <w:rsid w:val="009F76B2"/>
    <w:rsid w:val="009F77D8"/>
    <w:rsid w:val="00A035AA"/>
    <w:rsid w:val="00A10CA1"/>
    <w:rsid w:val="00A1298B"/>
    <w:rsid w:val="00A13F24"/>
    <w:rsid w:val="00A2123F"/>
    <w:rsid w:val="00A21756"/>
    <w:rsid w:val="00A221E4"/>
    <w:rsid w:val="00A32000"/>
    <w:rsid w:val="00A33568"/>
    <w:rsid w:val="00A33753"/>
    <w:rsid w:val="00A37F0F"/>
    <w:rsid w:val="00A471E7"/>
    <w:rsid w:val="00A503FA"/>
    <w:rsid w:val="00A528DB"/>
    <w:rsid w:val="00A57DB0"/>
    <w:rsid w:val="00A618CD"/>
    <w:rsid w:val="00A70580"/>
    <w:rsid w:val="00A75D96"/>
    <w:rsid w:val="00A80103"/>
    <w:rsid w:val="00A87CB6"/>
    <w:rsid w:val="00AA1215"/>
    <w:rsid w:val="00AA5659"/>
    <w:rsid w:val="00AA6779"/>
    <w:rsid w:val="00AA6878"/>
    <w:rsid w:val="00AB6EF8"/>
    <w:rsid w:val="00AB711D"/>
    <w:rsid w:val="00AC0D77"/>
    <w:rsid w:val="00AC10D3"/>
    <w:rsid w:val="00AC406C"/>
    <w:rsid w:val="00AD07F1"/>
    <w:rsid w:val="00AD2C66"/>
    <w:rsid w:val="00AE4FA4"/>
    <w:rsid w:val="00AF1E9F"/>
    <w:rsid w:val="00AF74AF"/>
    <w:rsid w:val="00B02230"/>
    <w:rsid w:val="00B04401"/>
    <w:rsid w:val="00B07C76"/>
    <w:rsid w:val="00B13321"/>
    <w:rsid w:val="00B134B2"/>
    <w:rsid w:val="00B155A8"/>
    <w:rsid w:val="00B16CAF"/>
    <w:rsid w:val="00B2050F"/>
    <w:rsid w:val="00B211B5"/>
    <w:rsid w:val="00B22515"/>
    <w:rsid w:val="00B30EA8"/>
    <w:rsid w:val="00B337F6"/>
    <w:rsid w:val="00B35900"/>
    <w:rsid w:val="00B36419"/>
    <w:rsid w:val="00B43876"/>
    <w:rsid w:val="00B4517E"/>
    <w:rsid w:val="00B47FF0"/>
    <w:rsid w:val="00B662AB"/>
    <w:rsid w:val="00B71FB5"/>
    <w:rsid w:val="00B97FE1"/>
    <w:rsid w:val="00BA024F"/>
    <w:rsid w:val="00BA2A57"/>
    <w:rsid w:val="00BB7C12"/>
    <w:rsid w:val="00BC1BD3"/>
    <w:rsid w:val="00BC2E50"/>
    <w:rsid w:val="00BC5F1E"/>
    <w:rsid w:val="00BD09F0"/>
    <w:rsid w:val="00BD12C4"/>
    <w:rsid w:val="00BD276A"/>
    <w:rsid w:val="00BD5589"/>
    <w:rsid w:val="00BD7F7C"/>
    <w:rsid w:val="00BE155D"/>
    <w:rsid w:val="00BE7403"/>
    <w:rsid w:val="00BF1B56"/>
    <w:rsid w:val="00BF2F90"/>
    <w:rsid w:val="00BF30C5"/>
    <w:rsid w:val="00BF42BE"/>
    <w:rsid w:val="00BF7588"/>
    <w:rsid w:val="00BF7E6C"/>
    <w:rsid w:val="00C01CC2"/>
    <w:rsid w:val="00C040FA"/>
    <w:rsid w:val="00C04B89"/>
    <w:rsid w:val="00C050EF"/>
    <w:rsid w:val="00C0546D"/>
    <w:rsid w:val="00C056A1"/>
    <w:rsid w:val="00C11ECF"/>
    <w:rsid w:val="00C136E2"/>
    <w:rsid w:val="00C1387E"/>
    <w:rsid w:val="00C27C56"/>
    <w:rsid w:val="00C34683"/>
    <w:rsid w:val="00C34FA8"/>
    <w:rsid w:val="00C41DB6"/>
    <w:rsid w:val="00C564D5"/>
    <w:rsid w:val="00C607A0"/>
    <w:rsid w:val="00C62FED"/>
    <w:rsid w:val="00C66C78"/>
    <w:rsid w:val="00C66D59"/>
    <w:rsid w:val="00C76997"/>
    <w:rsid w:val="00C82911"/>
    <w:rsid w:val="00C82E8F"/>
    <w:rsid w:val="00C87443"/>
    <w:rsid w:val="00C87785"/>
    <w:rsid w:val="00C96BC2"/>
    <w:rsid w:val="00CA6CCC"/>
    <w:rsid w:val="00CA7658"/>
    <w:rsid w:val="00CB11F9"/>
    <w:rsid w:val="00CC258C"/>
    <w:rsid w:val="00CC4ED7"/>
    <w:rsid w:val="00CD2223"/>
    <w:rsid w:val="00CD4C44"/>
    <w:rsid w:val="00CE2926"/>
    <w:rsid w:val="00CE3114"/>
    <w:rsid w:val="00CE5B15"/>
    <w:rsid w:val="00CE6CA8"/>
    <w:rsid w:val="00CE792D"/>
    <w:rsid w:val="00CF1B1E"/>
    <w:rsid w:val="00CF55C9"/>
    <w:rsid w:val="00CF6A55"/>
    <w:rsid w:val="00D00400"/>
    <w:rsid w:val="00D00CC9"/>
    <w:rsid w:val="00D06134"/>
    <w:rsid w:val="00D112E7"/>
    <w:rsid w:val="00D158A8"/>
    <w:rsid w:val="00D24788"/>
    <w:rsid w:val="00D27C9E"/>
    <w:rsid w:val="00D313D1"/>
    <w:rsid w:val="00D3663A"/>
    <w:rsid w:val="00D436AC"/>
    <w:rsid w:val="00D46D38"/>
    <w:rsid w:val="00D6319F"/>
    <w:rsid w:val="00D66BA6"/>
    <w:rsid w:val="00D72630"/>
    <w:rsid w:val="00D73143"/>
    <w:rsid w:val="00D7323C"/>
    <w:rsid w:val="00D84FF0"/>
    <w:rsid w:val="00D87B08"/>
    <w:rsid w:val="00D91B6C"/>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2DDD"/>
    <w:rsid w:val="00DE7786"/>
    <w:rsid w:val="00DF0903"/>
    <w:rsid w:val="00E000B5"/>
    <w:rsid w:val="00E01AE6"/>
    <w:rsid w:val="00E01FAA"/>
    <w:rsid w:val="00E06651"/>
    <w:rsid w:val="00E13576"/>
    <w:rsid w:val="00E13953"/>
    <w:rsid w:val="00E16DE5"/>
    <w:rsid w:val="00E21A86"/>
    <w:rsid w:val="00E21FFA"/>
    <w:rsid w:val="00E26727"/>
    <w:rsid w:val="00E3506E"/>
    <w:rsid w:val="00E3519C"/>
    <w:rsid w:val="00E3698F"/>
    <w:rsid w:val="00E36B65"/>
    <w:rsid w:val="00E371DB"/>
    <w:rsid w:val="00E41C27"/>
    <w:rsid w:val="00E462C2"/>
    <w:rsid w:val="00E50ACD"/>
    <w:rsid w:val="00E5235D"/>
    <w:rsid w:val="00E52F17"/>
    <w:rsid w:val="00E634D0"/>
    <w:rsid w:val="00E66393"/>
    <w:rsid w:val="00E72167"/>
    <w:rsid w:val="00E72777"/>
    <w:rsid w:val="00E736DD"/>
    <w:rsid w:val="00E819EC"/>
    <w:rsid w:val="00E872D5"/>
    <w:rsid w:val="00E933F0"/>
    <w:rsid w:val="00E93C90"/>
    <w:rsid w:val="00EA0CCB"/>
    <w:rsid w:val="00EA2FA9"/>
    <w:rsid w:val="00EA7227"/>
    <w:rsid w:val="00EB1638"/>
    <w:rsid w:val="00EB688F"/>
    <w:rsid w:val="00EC3B40"/>
    <w:rsid w:val="00EC50B6"/>
    <w:rsid w:val="00ED6497"/>
    <w:rsid w:val="00EE093B"/>
    <w:rsid w:val="00EE2A1F"/>
    <w:rsid w:val="00EE6331"/>
    <w:rsid w:val="00EF16C4"/>
    <w:rsid w:val="00EF1DEC"/>
    <w:rsid w:val="00EF3C4E"/>
    <w:rsid w:val="00EF3DED"/>
    <w:rsid w:val="00EF45F4"/>
    <w:rsid w:val="00F06552"/>
    <w:rsid w:val="00F1002A"/>
    <w:rsid w:val="00F12617"/>
    <w:rsid w:val="00F2538A"/>
    <w:rsid w:val="00F263C9"/>
    <w:rsid w:val="00F2742D"/>
    <w:rsid w:val="00F30860"/>
    <w:rsid w:val="00F31D8C"/>
    <w:rsid w:val="00F33929"/>
    <w:rsid w:val="00F416C8"/>
    <w:rsid w:val="00F52AD1"/>
    <w:rsid w:val="00F53EC4"/>
    <w:rsid w:val="00F60F18"/>
    <w:rsid w:val="00F61314"/>
    <w:rsid w:val="00F61329"/>
    <w:rsid w:val="00F62B02"/>
    <w:rsid w:val="00F62F69"/>
    <w:rsid w:val="00F67582"/>
    <w:rsid w:val="00F702ED"/>
    <w:rsid w:val="00F71873"/>
    <w:rsid w:val="00F7755A"/>
    <w:rsid w:val="00F81DE3"/>
    <w:rsid w:val="00F87FE4"/>
    <w:rsid w:val="00F92B3D"/>
    <w:rsid w:val="00FA01F4"/>
    <w:rsid w:val="00FA1A13"/>
    <w:rsid w:val="00FA4F67"/>
    <w:rsid w:val="00FA5558"/>
    <w:rsid w:val="00FA5651"/>
    <w:rsid w:val="00FB08EE"/>
    <w:rsid w:val="00FB3252"/>
    <w:rsid w:val="00FB53D1"/>
    <w:rsid w:val="00FB7994"/>
    <w:rsid w:val="00FC501C"/>
    <w:rsid w:val="00FC6EA6"/>
    <w:rsid w:val="00FD2921"/>
    <w:rsid w:val="00FD72A7"/>
    <w:rsid w:val="00FE3368"/>
    <w:rsid w:val="00FE68A9"/>
    <w:rsid w:val="00FF0708"/>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4706FA"/>
  <w15:docId w15:val="{C629AA5E-F0A8-D742-BDAB-9098CA882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footer" Target="footer9.xml"/><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oter" Target="footer4.xml"/><Relationship Id="rId29" Type="http://schemas.openxmlformats.org/officeDocument/2006/relationships/image" Target="media/image8.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footer" Target="footer7.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8.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header" Target="header9.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3E344-D5AD-8440-84B0-206664322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81</Pages>
  <Words>44982</Words>
  <Characters>256401</Characters>
  <Application>Microsoft Office Word</Application>
  <DocSecurity>0</DocSecurity>
  <Lines>2136</Lines>
  <Paragraphs>601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10</cp:revision>
  <cp:lastPrinted>2019-02-27T21:54:00Z</cp:lastPrinted>
  <dcterms:created xsi:type="dcterms:W3CDTF">2019-03-05T13:10:00Z</dcterms:created>
  <dcterms:modified xsi:type="dcterms:W3CDTF">2019-03-05T19:25:00Z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