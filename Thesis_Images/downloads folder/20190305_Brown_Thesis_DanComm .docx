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13A4F" w14:textId="678DB7B7" w:rsidR="006F58EA" w:rsidRPr="004F09C9" w:rsidRDefault="00F1002A" w:rsidP="00FB53D1">
      <w:pPr>
        <w:spacing w:line="259" w:lineRule="auto"/>
        <w:ind w:left="-5"/>
        <w:jc w:val="center"/>
        <w:rPr>
          <w:color w:val="000000" w:themeColor="text1"/>
        </w:rPr>
      </w:pPr>
      <w:r w:rsidRPr="006A7A81">
        <w:rPr>
          <w:color w:val="000000" w:themeColor="text1"/>
          <w:rPrChange w:id="0" w:author="Brown,James T" w:date="2019-03-05T13:44:00Z">
            <w:rPr>
              <w:color w:val="000000" w:themeColor="text1"/>
              <w:highlight w:val="yellow"/>
            </w:rPr>
          </w:rPrChange>
        </w:rPr>
        <w:t xml:space="preserve">THE </w:t>
      </w:r>
      <w:r w:rsidR="00055C7D" w:rsidRPr="006A7A81">
        <w:rPr>
          <w:color w:val="000000" w:themeColor="text1"/>
          <w:rPrChange w:id="1" w:author="Brown,James T" w:date="2019-03-05T13:44:00Z">
            <w:rPr>
              <w:color w:val="000000" w:themeColor="text1"/>
              <w:highlight w:val="yellow"/>
            </w:rPr>
          </w:rPrChange>
        </w:rPr>
        <w:t>ASSOCIATION</w:t>
      </w:r>
      <w:r w:rsidR="00055C7D" w:rsidRPr="006A7A81">
        <w:rPr>
          <w:color w:val="000000" w:themeColor="text1"/>
          <w:rPrChange w:id="2" w:author="Brown,James T" w:date="2019-03-05T13:44:00Z">
            <w:rPr>
              <w:color w:val="000000" w:themeColor="text1"/>
              <w:highlight w:val="yellow"/>
            </w:rPr>
          </w:rPrChange>
        </w:rPr>
        <w:t xml:space="preserve"> </w:t>
      </w:r>
      <w:r w:rsidRPr="006A7A81">
        <w:rPr>
          <w:color w:val="000000" w:themeColor="text1"/>
          <w:rPrChange w:id="3" w:author="Brown,James T" w:date="2019-03-05T13:44:00Z">
            <w:rPr>
              <w:color w:val="000000" w:themeColor="text1"/>
              <w:highlight w:val="yellow"/>
            </w:rPr>
          </w:rPrChange>
        </w:rPr>
        <w:t xml:space="preserve">BETWEEN </w:t>
      </w:r>
      <w:r w:rsidR="00055C7D" w:rsidRPr="006A7A81">
        <w:rPr>
          <w:color w:val="000000" w:themeColor="text1"/>
          <w:rPrChange w:id="4" w:author="Brown,James T" w:date="2019-03-05T13:44:00Z">
            <w:rPr>
              <w:color w:val="000000" w:themeColor="text1"/>
              <w:highlight w:val="yellow"/>
            </w:rPr>
          </w:rPrChange>
        </w:rPr>
        <w:t xml:space="preserve">LIPID </w:t>
      </w:r>
      <w:r w:rsidR="006A7A81" w:rsidRPr="006A7A81">
        <w:rPr>
          <w:color w:val="000000" w:themeColor="text1"/>
          <w:rPrChange w:id="5" w:author="Brown,James T" w:date="2019-03-05T13:44:00Z">
            <w:rPr>
              <w:color w:val="000000" w:themeColor="text1"/>
              <w:highlight w:val="yellow"/>
            </w:rPr>
          </w:rPrChange>
        </w:rPr>
        <w:t>STORES</w:t>
      </w:r>
      <w:r w:rsidR="00055C7D" w:rsidRPr="006A7A81">
        <w:rPr>
          <w:color w:val="000000" w:themeColor="text1"/>
          <w:rPrChange w:id="6" w:author="Brown,James T" w:date="2019-03-05T13:44:00Z">
            <w:rPr>
              <w:color w:val="000000" w:themeColor="text1"/>
              <w:highlight w:val="yellow"/>
            </w:rPr>
          </w:rPrChange>
        </w:rPr>
        <w:t xml:space="preserve"> AND</w:t>
      </w:r>
      <w:r w:rsidR="00055C7D" w:rsidRPr="006A7A81">
        <w:rPr>
          <w:color w:val="000000" w:themeColor="text1"/>
          <w:rPrChange w:id="7" w:author="Brown,James T" w:date="2019-03-05T13:44:00Z">
            <w:rPr>
              <w:color w:val="000000" w:themeColor="text1"/>
              <w:highlight w:val="yellow"/>
            </w:rPr>
          </w:rPrChange>
        </w:rPr>
        <w:t xml:space="preserve"> </w:t>
      </w:r>
      <w:r w:rsidR="00754F0B" w:rsidRPr="006A7A81">
        <w:rPr>
          <w:color w:val="000000" w:themeColor="text1"/>
          <w:rPrChange w:id="8" w:author="Brown,James T" w:date="2019-03-05T13:44:00Z">
            <w:rPr>
              <w:color w:val="000000" w:themeColor="text1"/>
              <w:highlight w:val="yellow"/>
            </w:rPr>
          </w:rPrChange>
        </w:rPr>
        <w:t xml:space="preserve">DIAPAUSE </w:t>
      </w:r>
      <w:r w:rsidR="00055C7D" w:rsidRPr="006A7A81">
        <w:rPr>
          <w:color w:val="000000" w:themeColor="text1"/>
          <w:rPrChange w:id="9" w:author="Brown,James T" w:date="2019-03-05T13:44:00Z">
            <w:rPr>
              <w:color w:val="000000" w:themeColor="text1"/>
              <w:highlight w:val="yellow"/>
            </w:rPr>
          </w:rPrChange>
        </w:rPr>
        <w:t>GENOTYPE</w:t>
      </w:r>
      <w:r w:rsidR="00055C7D" w:rsidRPr="006A7A81">
        <w:rPr>
          <w:color w:val="000000" w:themeColor="text1"/>
          <w:rPrChange w:id="10" w:author="Brown,James T" w:date="2019-03-05T13:44:00Z">
            <w:rPr>
              <w:color w:val="000000" w:themeColor="text1"/>
              <w:highlight w:val="yellow"/>
            </w:rPr>
          </w:rPrChange>
        </w:rPr>
        <w:t xml:space="preserve"> </w:t>
      </w:r>
      <w:r w:rsidRPr="006A7A81">
        <w:rPr>
          <w:color w:val="000000" w:themeColor="text1"/>
          <w:rPrChange w:id="11" w:author="Brown,James T" w:date="2019-03-05T13:44:00Z">
            <w:rPr>
              <w:color w:val="000000" w:themeColor="text1"/>
              <w:highlight w:val="yellow"/>
            </w:rPr>
          </w:rPrChange>
        </w:rPr>
        <w:t xml:space="preserve">AMONG </w:t>
      </w:r>
      <w:r w:rsidR="00D27C9E" w:rsidRPr="006A7A81">
        <w:rPr>
          <w:color w:val="000000" w:themeColor="text1"/>
          <w:rPrChange w:id="12" w:author="Brown,James T" w:date="2019-03-05T13:44:00Z">
            <w:rPr>
              <w:color w:val="000000" w:themeColor="text1"/>
              <w:highlight w:val="yellow"/>
            </w:rPr>
          </w:rPrChange>
        </w:rPr>
        <w:t>EUROPEAN CORN BORER</w:t>
      </w:r>
      <w:r w:rsidR="0041772E" w:rsidRPr="006A7A81">
        <w:rPr>
          <w:color w:val="000000" w:themeColor="text1"/>
          <w:rPrChange w:id="13" w:author="Brown,James T" w:date="2019-03-05T13:44:00Z">
            <w:rPr>
              <w:color w:val="000000" w:themeColor="text1"/>
              <w:highlight w:val="yellow"/>
            </w:rPr>
          </w:rPrChange>
        </w:rPr>
        <w:t>S</w:t>
      </w:r>
      <w:r w:rsidR="00D27C9E" w:rsidRPr="006A7A81">
        <w:rPr>
          <w:color w:val="000000" w:themeColor="text1"/>
          <w:rPrChange w:id="14" w:author="Brown,James T" w:date="2019-03-05T13:44:00Z">
            <w:rPr>
              <w:color w:val="000000" w:themeColor="text1"/>
              <w:highlight w:val="yellow"/>
            </w:rPr>
          </w:rPrChange>
        </w:rPr>
        <w:t>,</w:t>
      </w:r>
      <w:r w:rsidR="00754F0B" w:rsidRPr="006A7A81">
        <w:rPr>
          <w:i/>
          <w:color w:val="000000" w:themeColor="text1"/>
          <w:rPrChange w:id="15" w:author="Brown,James T" w:date="2019-03-05T13:44:00Z">
            <w:rPr>
              <w:i/>
              <w:color w:val="000000" w:themeColor="text1"/>
              <w:highlight w:val="yellow"/>
            </w:rPr>
          </w:rPrChange>
        </w:rPr>
        <w:t xml:space="preserve"> </w:t>
      </w:r>
      <w:r w:rsidR="00D27C9E" w:rsidRPr="006A7A81">
        <w:rPr>
          <w:i/>
          <w:color w:val="000000" w:themeColor="text1"/>
          <w:rPrChange w:id="16" w:author="Brown,James T" w:date="2019-03-05T13:44:00Z">
            <w:rPr>
              <w:i/>
              <w:color w:val="000000" w:themeColor="text1"/>
              <w:highlight w:val="yellow"/>
            </w:rPr>
          </w:rPrChange>
        </w:rPr>
        <w:t xml:space="preserve">Ostrinia nubilalis </w:t>
      </w:r>
      <w:r w:rsidR="00D27C9E" w:rsidRPr="006A7A81">
        <w:rPr>
          <w:color w:val="000000" w:themeColor="text1"/>
          <w:rPrChange w:id="17" w:author="Brown,James T" w:date="2019-03-05T13:44:00Z">
            <w:rPr>
              <w:color w:val="000000" w:themeColor="text1"/>
              <w:highlight w:val="yellow"/>
            </w:rPr>
          </w:rPrChange>
        </w:rPr>
        <w:t>(LEPIDOPTERA: CRAMBIDAE)</w:t>
      </w:r>
    </w:p>
    <w:p w14:paraId="2766F651" w14:textId="77777777" w:rsidR="00754F0B" w:rsidRDefault="00754F0B">
      <w:pPr>
        <w:spacing w:after="162" w:line="263" w:lineRule="auto"/>
        <w:jc w:val="center"/>
        <w:rPr>
          <w:color w:val="000000" w:themeColor="text1"/>
        </w:rPr>
      </w:pPr>
    </w:p>
    <w:p w14:paraId="34044097" w14:textId="77777777" w:rsidR="0041772E" w:rsidRDefault="0041772E">
      <w:pPr>
        <w:spacing w:after="162" w:line="263" w:lineRule="auto"/>
        <w:jc w:val="center"/>
        <w:rPr>
          <w:color w:val="000000" w:themeColor="text1"/>
        </w:rPr>
      </w:pPr>
    </w:p>
    <w:p w14:paraId="222EBF6B" w14:textId="77777777" w:rsidR="00F1002A" w:rsidRDefault="00F1002A">
      <w:pPr>
        <w:spacing w:after="162" w:line="263" w:lineRule="auto"/>
        <w:jc w:val="center"/>
        <w:rPr>
          <w:color w:val="000000" w:themeColor="text1"/>
        </w:rPr>
      </w:pPr>
    </w:p>
    <w:p w14:paraId="7672282F" w14:textId="77777777" w:rsidR="00754F0B" w:rsidRDefault="00754F0B">
      <w:pPr>
        <w:spacing w:after="162" w:line="263" w:lineRule="auto"/>
        <w:jc w:val="center"/>
        <w:rPr>
          <w:color w:val="000000" w:themeColor="text1"/>
        </w:rPr>
      </w:pPr>
    </w:p>
    <w:p w14:paraId="147C9BBF" w14:textId="77777777" w:rsidR="00754F0B" w:rsidRDefault="00754F0B">
      <w:pPr>
        <w:spacing w:after="162" w:line="263" w:lineRule="auto"/>
        <w:jc w:val="center"/>
        <w:rPr>
          <w:color w:val="000000" w:themeColor="text1"/>
        </w:rPr>
      </w:pPr>
    </w:p>
    <w:p w14:paraId="0B6FADDB" w14:textId="77777777" w:rsidR="00754F0B" w:rsidRDefault="00754F0B">
      <w:pPr>
        <w:spacing w:after="162" w:line="263" w:lineRule="auto"/>
        <w:jc w:val="center"/>
        <w:rPr>
          <w:color w:val="000000" w:themeColor="text1"/>
        </w:rPr>
      </w:pPr>
    </w:p>
    <w:p w14:paraId="566D5844" w14:textId="77777777" w:rsidR="00754F0B" w:rsidRDefault="00754F0B">
      <w:pPr>
        <w:spacing w:after="162" w:line="263" w:lineRule="auto"/>
        <w:jc w:val="center"/>
        <w:rPr>
          <w:color w:val="000000" w:themeColor="text1"/>
        </w:rPr>
      </w:pPr>
    </w:p>
    <w:p w14:paraId="3BDFFAE6" w14:textId="77777777" w:rsidR="009B7A17" w:rsidRDefault="009B7A17" w:rsidP="001600C3">
      <w:pPr>
        <w:spacing w:after="162" w:line="263" w:lineRule="auto"/>
        <w:ind w:left="0" w:firstLine="0"/>
        <w:rPr>
          <w:color w:val="000000" w:themeColor="text1"/>
        </w:rPr>
      </w:pPr>
    </w:p>
    <w:p w14:paraId="1AA92D5D" w14:textId="77777777" w:rsidR="006F58EA" w:rsidRPr="004F09C9" w:rsidRDefault="00D27C9E">
      <w:pPr>
        <w:spacing w:after="162" w:line="263" w:lineRule="auto"/>
        <w:jc w:val="center"/>
        <w:rPr>
          <w:color w:val="000000" w:themeColor="text1"/>
        </w:rPr>
      </w:pPr>
      <w:r w:rsidRPr="004F09C9">
        <w:rPr>
          <w:color w:val="000000" w:themeColor="text1"/>
        </w:rPr>
        <w:t>By</w:t>
      </w:r>
    </w:p>
    <w:p w14:paraId="673DFA2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FB2EBA2" w14:textId="77777777" w:rsidR="006D2398" w:rsidRDefault="006D2398">
      <w:pPr>
        <w:spacing w:after="0" w:line="263" w:lineRule="auto"/>
        <w:jc w:val="center"/>
        <w:rPr>
          <w:color w:val="000000" w:themeColor="text1"/>
        </w:rPr>
      </w:pPr>
    </w:p>
    <w:p w14:paraId="1E067F8B"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A57BB3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2B6A811"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45A61BB"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1A63F656"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07EE0BF3" w14:textId="77777777" w:rsidR="00D27C9E" w:rsidRPr="004F09C9" w:rsidRDefault="00D27C9E" w:rsidP="00D27C9E">
      <w:pPr>
        <w:spacing w:after="162" w:line="263" w:lineRule="auto"/>
        <w:jc w:val="center"/>
        <w:rPr>
          <w:color w:val="000000" w:themeColor="text1"/>
        </w:rPr>
      </w:pPr>
    </w:p>
    <w:p w14:paraId="524D206C" w14:textId="77777777" w:rsidR="00D27C9E" w:rsidRPr="004F09C9" w:rsidRDefault="00D27C9E" w:rsidP="00D27C9E">
      <w:pPr>
        <w:spacing w:after="162" w:line="263" w:lineRule="auto"/>
        <w:jc w:val="center"/>
        <w:rPr>
          <w:color w:val="000000" w:themeColor="text1"/>
        </w:rPr>
      </w:pPr>
    </w:p>
    <w:p w14:paraId="73E1C372" w14:textId="77777777" w:rsidR="00D27C9E" w:rsidRPr="004F09C9" w:rsidRDefault="00D27C9E" w:rsidP="00D27C9E">
      <w:pPr>
        <w:spacing w:after="162" w:line="263" w:lineRule="auto"/>
        <w:jc w:val="center"/>
        <w:rPr>
          <w:color w:val="000000" w:themeColor="text1"/>
        </w:rPr>
      </w:pPr>
    </w:p>
    <w:p w14:paraId="3713E20D" w14:textId="77777777" w:rsidR="00D27C9E" w:rsidRPr="004F09C9" w:rsidRDefault="00D27C9E" w:rsidP="00D27C9E">
      <w:pPr>
        <w:spacing w:after="162" w:line="263" w:lineRule="auto"/>
        <w:jc w:val="center"/>
        <w:rPr>
          <w:color w:val="000000" w:themeColor="text1"/>
        </w:rPr>
      </w:pPr>
    </w:p>
    <w:p w14:paraId="10D3ED75" w14:textId="77777777" w:rsidR="00D27C9E" w:rsidRPr="004F09C9" w:rsidRDefault="00D27C9E" w:rsidP="00D27C9E">
      <w:pPr>
        <w:spacing w:after="162" w:line="263" w:lineRule="auto"/>
        <w:jc w:val="center"/>
        <w:rPr>
          <w:color w:val="000000" w:themeColor="text1"/>
        </w:rPr>
      </w:pPr>
    </w:p>
    <w:p w14:paraId="2D496816" w14:textId="77777777" w:rsidR="00D27C9E" w:rsidRPr="004F09C9" w:rsidRDefault="00D27C9E" w:rsidP="00D27C9E">
      <w:pPr>
        <w:spacing w:after="162" w:line="263" w:lineRule="auto"/>
        <w:jc w:val="center"/>
        <w:rPr>
          <w:color w:val="000000" w:themeColor="text1"/>
        </w:rPr>
      </w:pPr>
    </w:p>
    <w:p w14:paraId="742AF1E0" w14:textId="77777777" w:rsidR="00D27C9E" w:rsidRPr="004F09C9" w:rsidRDefault="00D27C9E" w:rsidP="00D27C9E">
      <w:pPr>
        <w:spacing w:after="162" w:line="263" w:lineRule="auto"/>
        <w:jc w:val="center"/>
        <w:rPr>
          <w:color w:val="000000" w:themeColor="text1"/>
        </w:rPr>
      </w:pPr>
    </w:p>
    <w:p w14:paraId="2E8E0F12" w14:textId="77777777" w:rsidR="00D27C9E" w:rsidRPr="004F09C9" w:rsidRDefault="00D27C9E" w:rsidP="00D27C9E">
      <w:pPr>
        <w:spacing w:after="162" w:line="263" w:lineRule="auto"/>
        <w:jc w:val="center"/>
        <w:rPr>
          <w:color w:val="000000" w:themeColor="text1"/>
        </w:rPr>
      </w:pPr>
    </w:p>
    <w:p w14:paraId="1AE4E036" w14:textId="77777777" w:rsidR="00D27C9E" w:rsidRPr="004F09C9" w:rsidRDefault="00D27C9E" w:rsidP="00D27C9E">
      <w:pPr>
        <w:spacing w:after="162" w:line="263" w:lineRule="auto"/>
        <w:jc w:val="center"/>
        <w:rPr>
          <w:color w:val="000000" w:themeColor="text1"/>
        </w:rPr>
      </w:pPr>
    </w:p>
    <w:p w14:paraId="597A33B5" w14:textId="77777777" w:rsidR="00D27C9E" w:rsidRPr="004F09C9" w:rsidRDefault="00D27C9E" w:rsidP="00D27C9E">
      <w:pPr>
        <w:spacing w:after="162" w:line="263" w:lineRule="auto"/>
        <w:jc w:val="center"/>
        <w:rPr>
          <w:color w:val="000000" w:themeColor="text1"/>
        </w:rPr>
      </w:pPr>
    </w:p>
    <w:p w14:paraId="401E9A85" w14:textId="77777777" w:rsidR="00D27C9E" w:rsidRPr="004F09C9" w:rsidRDefault="00D27C9E" w:rsidP="00D27C9E">
      <w:pPr>
        <w:spacing w:after="162" w:line="263" w:lineRule="auto"/>
        <w:jc w:val="center"/>
        <w:rPr>
          <w:color w:val="000000" w:themeColor="text1"/>
        </w:rPr>
      </w:pPr>
    </w:p>
    <w:p w14:paraId="711AAC24" w14:textId="77777777" w:rsidR="00D27C9E" w:rsidRPr="004F09C9" w:rsidRDefault="00D27C9E" w:rsidP="00D27C9E">
      <w:pPr>
        <w:spacing w:after="162" w:line="263" w:lineRule="auto"/>
        <w:jc w:val="center"/>
        <w:rPr>
          <w:color w:val="000000" w:themeColor="text1"/>
        </w:rPr>
      </w:pPr>
    </w:p>
    <w:p w14:paraId="274ADA64" w14:textId="77777777" w:rsidR="00D27C9E" w:rsidRPr="004F09C9" w:rsidRDefault="00D27C9E" w:rsidP="00D27C9E">
      <w:pPr>
        <w:spacing w:after="162" w:line="263" w:lineRule="auto"/>
        <w:jc w:val="center"/>
        <w:rPr>
          <w:color w:val="000000" w:themeColor="text1"/>
        </w:rPr>
      </w:pPr>
    </w:p>
    <w:p w14:paraId="7DA8E4CC"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1054B536" wp14:editId="1CB892D7">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535E6855" w14:textId="77777777" w:rsidR="00D27C9E" w:rsidRPr="004F09C9" w:rsidRDefault="00D27C9E">
      <w:pPr>
        <w:spacing w:line="259" w:lineRule="auto"/>
        <w:ind w:left="3226" w:right="90"/>
        <w:rPr>
          <w:color w:val="000000" w:themeColor="text1"/>
        </w:rPr>
      </w:pPr>
    </w:p>
    <w:p w14:paraId="67D57964" w14:textId="77777777" w:rsidR="00D27C9E" w:rsidRPr="004F09C9" w:rsidRDefault="00D27C9E">
      <w:pPr>
        <w:spacing w:line="259" w:lineRule="auto"/>
        <w:ind w:left="3226" w:right="90"/>
        <w:rPr>
          <w:color w:val="000000" w:themeColor="text1"/>
        </w:rPr>
      </w:pPr>
    </w:p>
    <w:p w14:paraId="039EDC7B" w14:textId="77777777" w:rsidR="00D27C9E" w:rsidRPr="004F09C9" w:rsidRDefault="00D27C9E">
      <w:pPr>
        <w:spacing w:line="259" w:lineRule="auto"/>
        <w:ind w:left="3226" w:right="90"/>
        <w:rPr>
          <w:color w:val="000000" w:themeColor="text1"/>
        </w:rPr>
      </w:pPr>
    </w:p>
    <w:p w14:paraId="007D046C" w14:textId="77777777" w:rsidR="00D27C9E" w:rsidRPr="004F09C9" w:rsidRDefault="00D27C9E">
      <w:pPr>
        <w:spacing w:line="259" w:lineRule="auto"/>
        <w:ind w:left="3226" w:right="90"/>
        <w:rPr>
          <w:color w:val="000000" w:themeColor="text1"/>
        </w:rPr>
      </w:pPr>
    </w:p>
    <w:p w14:paraId="571F5D61" w14:textId="77777777" w:rsidR="00D27C9E" w:rsidRPr="004F09C9" w:rsidRDefault="00D27C9E">
      <w:pPr>
        <w:spacing w:line="259" w:lineRule="auto"/>
        <w:ind w:left="3226" w:right="90"/>
        <w:rPr>
          <w:color w:val="000000" w:themeColor="text1"/>
        </w:rPr>
      </w:pPr>
    </w:p>
    <w:p w14:paraId="694E2A47" w14:textId="77777777" w:rsidR="00D27C9E" w:rsidRPr="004F09C9" w:rsidRDefault="00D27C9E">
      <w:pPr>
        <w:spacing w:line="259" w:lineRule="auto"/>
        <w:ind w:left="3226" w:right="90"/>
        <w:rPr>
          <w:color w:val="000000" w:themeColor="text1"/>
        </w:rPr>
      </w:pPr>
    </w:p>
    <w:p w14:paraId="76B8DB81" w14:textId="77777777" w:rsidR="00D27C9E" w:rsidRPr="004F09C9" w:rsidRDefault="00D27C9E">
      <w:pPr>
        <w:spacing w:line="259" w:lineRule="auto"/>
        <w:ind w:left="3226" w:right="90"/>
        <w:rPr>
          <w:color w:val="000000" w:themeColor="text1"/>
        </w:rPr>
      </w:pPr>
    </w:p>
    <w:p w14:paraId="2CC9CB6A" w14:textId="77777777" w:rsidR="00D27C9E" w:rsidRPr="004F09C9" w:rsidRDefault="00D27C9E">
      <w:pPr>
        <w:spacing w:line="259" w:lineRule="auto"/>
        <w:ind w:left="3226" w:right="90"/>
        <w:rPr>
          <w:color w:val="000000" w:themeColor="text1"/>
        </w:rPr>
      </w:pPr>
    </w:p>
    <w:p w14:paraId="548D7C8B" w14:textId="77777777" w:rsidR="00D27C9E" w:rsidRPr="004F09C9" w:rsidRDefault="00D27C9E">
      <w:pPr>
        <w:spacing w:line="259" w:lineRule="auto"/>
        <w:ind w:left="3226" w:right="90"/>
        <w:rPr>
          <w:color w:val="000000" w:themeColor="text1"/>
        </w:rPr>
      </w:pPr>
    </w:p>
    <w:p w14:paraId="52EFD4EF" w14:textId="77777777" w:rsidR="00D27C9E" w:rsidRPr="004F09C9" w:rsidRDefault="00D27C9E">
      <w:pPr>
        <w:spacing w:line="259" w:lineRule="auto"/>
        <w:ind w:left="3226" w:right="90"/>
        <w:rPr>
          <w:color w:val="000000" w:themeColor="text1"/>
        </w:rPr>
      </w:pPr>
    </w:p>
    <w:p w14:paraId="55C8B901" w14:textId="77777777" w:rsidR="00D27C9E" w:rsidRPr="004F09C9" w:rsidRDefault="00D27C9E">
      <w:pPr>
        <w:spacing w:line="259" w:lineRule="auto"/>
        <w:ind w:left="3226" w:right="90"/>
        <w:rPr>
          <w:color w:val="000000" w:themeColor="text1"/>
        </w:rPr>
      </w:pPr>
    </w:p>
    <w:p w14:paraId="106E2F96" w14:textId="77777777" w:rsidR="00D27C9E" w:rsidRPr="004F09C9" w:rsidRDefault="00D27C9E">
      <w:pPr>
        <w:spacing w:line="259" w:lineRule="auto"/>
        <w:ind w:left="3226" w:right="90"/>
        <w:rPr>
          <w:color w:val="000000" w:themeColor="text1"/>
        </w:rPr>
      </w:pPr>
    </w:p>
    <w:p w14:paraId="6E244742" w14:textId="77777777" w:rsidR="00D27C9E" w:rsidRPr="004F09C9" w:rsidRDefault="00D27C9E">
      <w:pPr>
        <w:spacing w:line="259" w:lineRule="auto"/>
        <w:ind w:left="3226" w:right="90"/>
        <w:rPr>
          <w:color w:val="000000" w:themeColor="text1"/>
        </w:rPr>
      </w:pPr>
    </w:p>
    <w:p w14:paraId="00CEB0E8" w14:textId="77777777" w:rsidR="00D27C9E" w:rsidRPr="004F09C9" w:rsidRDefault="00D27C9E">
      <w:pPr>
        <w:spacing w:line="259" w:lineRule="auto"/>
        <w:ind w:left="3226" w:right="90"/>
        <w:rPr>
          <w:color w:val="000000" w:themeColor="text1"/>
        </w:rPr>
      </w:pPr>
    </w:p>
    <w:p w14:paraId="14656690" w14:textId="77777777" w:rsidR="00D27C9E" w:rsidRPr="004F09C9" w:rsidRDefault="00D27C9E">
      <w:pPr>
        <w:spacing w:line="259" w:lineRule="auto"/>
        <w:ind w:left="3226" w:right="90"/>
        <w:rPr>
          <w:color w:val="000000" w:themeColor="text1"/>
        </w:rPr>
      </w:pPr>
    </w:p>
    <w:p w14:paraId="111C5139" w14:textId="77777777" w:rsidR="00D27C9E" w:rsidRPr="004F09C9" w:rsidRDefault="00D27C9E">
      <w:pPr>
        <w:spacing w:line="259" w:lineRule="auto"/>
        <w:ind w:left="3226" w:right="90"/>
        <w:rPr>
          <w:color w:val="000000" w:themeColor="text1"/>
        </w:rPr>
      </w:pPr>
    </w:p>
    <w:p w14:paraId="0664AB73" w14:textId="77777777" w:rsidR="00D27C9E" w:rsidRPr="004F09C9" w:rsidRDefault="00D27C9E">
      <w:pPr>
        <w:spacing w:line="259" w:lineRule="auto"/>
        <w:ind w:left="3226" w:right="90"/>
        <w:rPr>
          <w:color w:val="000000" w:themeColor="text1"/>
        </w:rPr>
      </w:pPr>
    </w:p>
    <w:p w14:paraId="5F120B4B" w14:textId="77777777" w:rsidR="00D27C9E" w:rsidRPr="004F09C9" w:rsidRDefault="00D27C9E">
      <w:pPr>
        <w:spacing w:line="259" w:lineRule="auto"/>
        <w:ind w:left="3226" w:right="90"/>
        <w:rPr>
          <w:color w:val="000000" w:themeColor="text1"/>
        </w:rPr>
      </w:pPr>
    </w:p>
    <w:p w14:paraId="52481A65" w14:textId="77777777" w:rsidR="00D27C9E" w:rsidRPr="004F09C9" w:rsidRDefault="00D27C9E">
      <w:pPr>
        <w:spacing w:line="259" w:lineRule="auto"/>
        <w:ind w:left="3226" w:right="90"/>
        <w:rPr>
          <w:color w:val="000000" w:themeColor="text1"/>
        </w:rPr>
      </w:pPr>
    </w:p>
    <w:p w14:paraId="33296444" w14:textId="77777777" w:rsidR="00D27C9E" w:rsidRPr="004F09C9" w:rsidRDefault="00D27C9E">
      <w:pPr>
        <w:spacing w:line="259" w:lineRule="auto"/>
        <w:ind w:left="3226" w:right="90"/>
        <w:rPr>
          <w:color w:val="000000" w:themeColor="text1"/>
        </w:rPr>
      </w:pPr>
    </w:p>
    <w:p w14:paraId="55F85ACB" w14:textId="77777777" w:rsidR="00D27C9E" w:rsidRPr="004F09C9" w:rsidRDefault="00D27C9E">
      <w:pPr>
        <w:spacing w:line="259" w:lineRule="auto"/>
        <w:ind w:left="3226" w:right="90"/>
        <w:rPr>
          <w:color w:val="000000" w:themeColor="text1"/>
        </w:rPr>
      </w:pPr>
    </w:p>
    <w:p w14:paraId="33C012A3" w14:textId="77777777" w:rsidR="00D27C9E" w:rsidRPr="004F09C9" w:rsidRDefault="00D27C9E">
      <w:pPr>
        <w:spacing w:line="259" w:lineRule="auto"/>
        <w:ind w:left="3226" w:right="90"/>
        <w:rPr>
          <w:color w:val="000000" w:themeColor="text1"/>
        </w:rPr>
      </w:pPr>
    </w:p>
    <w:p w14:paraId="6A97B87A" w14:textId="77777777" w:rsidR="00D27C9E" w:rsidRPr="004F09C9" w:rsidRDefault="00D27C9E">
      <w:pPr>
        <w:spacing w:line="259" w:lineRule="auto"/>
        <w:ind w:left="3226" w:right="90"/>
        <w:rPr>
          <w:color w:val="000000" w:themeColor="text1"/>
        </w:rPr>
      </w:pPr>
    </w:p>
    <w:p w14:paraId="598D022D" w14:textId="77777777" w:rsidR="00D27C9E" w:rsidRPr="004F09C9" w:rsidRDefault="00D27C9E">
      <w:pPr>
        <w:spacing w:line="259" w:lineRule="auto"/>
        <w:ind w:left="3226" w:right="90"/>
        <w:rPr>
          <w:color w:val="000000" w:themeColor="text1"/>
        </w:rPr>
      </w:pPr>
    </w:p>
    <w:p w14:paraId="11995ABB" w14:textId="77777777" w:rsidR="00D27C9E" w:rsidRPr="004F09C9" w:rsidRDefault="00D27C9E">
      <w:pPr>
        <w:spacing w:line="259" w:lineRule="auto"/>
        <w:ind w:left="3226" w:right="90"/>
        <w:rPr>
          <w:color w:val="000000" w:themeColor="text1"/>
        </w:rPr>
      </w:pPr>
    </w:p>
    <w:p w14:paraId="433A7E5E" w14:textId="77777777" w:rsidR="00D27C9E" w:rsidRPr="004F09C9" w:rsidRDefault="00D27C9E">
      <w:pPr>
        <w:spacing w:line="259" w:lineRule="auto"/>
        <w:ind w:left="3226" w:right="90"/>
        <w:rPr>
          <w:color w:val="000000" w:themeColor="text1"/>
        </w:rPr>
      </w:pPr>
    </w:p>
    <w:p w14:paraId="360EAC19" w14:textId="77777777" w:rsidR="00D27C9E" w:rsidRPr="004F09C9" w:rsidRDefault="00D27C9E">
      <w:pPr>
        <w:spacing w:line="259" w:lineRule="auto"/>
        <w:ind w:left="3226" w:right="90"/>
        <w:rPr>
          <w:color w:val="000000" w:themeColor="text1"/>
        </w:rPr>
      </w:pPr>
    </w:p>
    <w:p w14:paraId="6BED0DA7" w14:textId="77777777" w:rsidR="00D27C9E" w:rsidRPr="004F09C9" w:rsidRDefault="00D27C9E">
      <w:pPr>
        <w:spacing w:line="259" w:lineRule="auto"/>
        <w:ind w:left="3226" w:right="90"/>
        <w:rPr>
          <w:color w:val="000000" w:themeColor="text1"/>
        </w:rPr>
      </w:pPr>
    </w:p>
    <w:p w14:paraId="00319FF4" w14:textId="77777777" w:rsidR="00D27C9E" w:rsidRPr="004F09C9" w:rsidRDefault="00D27C9E">
      <w:pPr>
        <w:spacing w:line="259" w:lineRule="auto"/>
        <w:ind w:left="3226" w:right="90"/>
        <w:rPr>
          <w:color w:val="000000" w:themeColor="text1"/>
        </w:rPr>
      </w:pPr>
    </w:p>
    <w:p w14:paraId="0AD216DB" w14:textId="77777777" w:rsidR="00D27C9E" w:rsidRPr="004F09C9" w:rsidRDefault="00D27C9E">
      <w:pPr>
        <w:spacing w:line="259" w:lineRule="auto"/>
        <w:ind w:left="3226" w:right="90"/>
        <w:rPr>
          <w:color w:val="000000" w:themeColor="text1"/>
        </w:rPr>
      </w:pPr>
    </w:p>
    <w:p w14:paraId="38C3806A" w14:textId="77777777" w:rsidR="00D27C9E" w:rsidRPr="004F09C9" w:rsidRDefault="00D27C9E">
      <w:pPr>
        <w:spacing w:line="259" w:lineRule="auto"/>
        <w:ind w:left="3226" w:right="90"/>
        <w:rPr>
          <w:color w:val="000000" w:themeColor="text1"/>
        </w:rPr>
      </w:pPr>
    </w:p>
    <w:p w14:paraId="3F2234D8" w14:textId="77777777" w:rsidR="00D27C9E" w:rsidRPr="004F09C9" w:rsidRDefault="00D27C9E">
      <w:pPr>
        <w:spacing w:line="259" w:lineRule="auto"/>
        <w:ind w:left="3226" w:right="90"/>
        <w:rPr>
          <w:color w:val="000000" w:themeColor="text1"/>
        </w:rPr>
      </w:pPr>
    </w:p>
    <w:p w14:paraId="1E5224ED" w14:textId="77777777" w:rsidR="00D27C9E" w:rsidRPr="004F09C9" w:rsidRDefault="00D27C9E">
      <w:pPr>
        <w:spacing w:line="259" w:lineRule="auto"/>
        <w:ind w:left="3226" w:right="90"/>
        <w:rPr>
          <w:color w:val="000000" w:themeColor="text1"/>
        </w:rPr>
      </w:pPr>
    </w:p>
    <w:p w14:paraId="505F657F" w14:textId="77777777" w:rsidR="00D27C9E" w:rsidRPr="004F09C9" w:rsidRDefault="00D27C9E">
      <w:pPr>
        <w:spacing w:line="259" w:lineRule="auto"/>
        <w:ind w:left="3226" w:right="90"/>
        <w:rPr>
          <w:color w:val="000000" w:themeColor="text1"/>
        </w:rPr>
      </w:pPr>
    </w:p>
    <w:p w14:paraId="76C5AB53" w14:textId="77777777" w:rsidR="00D27C9E" w:rsidRPr="004F09C9" w:rsidRDefault="00D27C9E">
      <w:pPr>
        <w:spacing w:line="259" w:lineRule="auto"/>
        <w:ind w:left="3226" w:right="90"/>
        <w:rPr>
          <w:color w:val="000000" w:themeColor="text1"/>
        </w:rPr>
      </w:pPr>
    </w:p>
    <w:p w14:paraId="184A887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7E61F3B3"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0ECF1C42"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3A7BB7C4"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37459EFD" w14:textId="77777777" w:rsidR="006F58EA" w:rsidRPr="004F09C9" w:rsidRDefault="00D27C9E">
      <w:pPr>
        <w:spacing w:after="163" w:line="259" w:lineRule="auto"/>
        <w:ind w:left="-5" w:right="90"/>
        <w:rPr>
          <w:color w:val="000000" w:themeColor="text1"/>
        </w:rPr>
      </w:pPr>
      <w:r w:rsidRPr="004F09C9">
        <w:rPr>
          <w:color w:val="000000" w:themeColor="text1"/>
        </w:rPr>
        <w:t xml:space="preserve">Chen, </w:t>
      </w:r>
      <w:proofErr w:type="spellStart"/>
      <w:r w:rsidRPr="004F09C9">
        <w:rPr>
          <w:color w:val="000000" w:themeColor="text1"/>
        </w:rPr>
        <w:t>Nausheena</w:t>
      </w:r>
      <w:proofErr w:type="spellEnd"/>
      <w:r w:rsidRPr="004F09C9">
        <w:rPr>
          <w:color w:val="000000" w:themeColor="text1"/>
        </w:rPr>
        <w:t xml:space="preserve"> </w:t>
      </w:r>
      <w:proofErr w:type="spellStart"/>
      <w:r w:rsidRPr="004F09C9">
        <w:rPr>
          <w:color w:val="000000" w:themeColor="text1"/>
        </w:rPr>
        <w:t>Baig</w:t>
      </w:r>
      <w:proofErr w:type="spellEnd"/>
      <w:r w:rsidRPr="004F09C9">
        <w:rPr>
          <w:color w:val="000000" w:themeColor="text1"/>
        </w:rPr>
        <w:t xml:space="preserve">, and Dr. Caitlin </w:t>
      </w:r>
      <w:proofErr w:type="spellStart"/>
      <w:r w:rsidRPr="004F09C9">
        <w:rPr>
          <w:color w:val="000000" w:themeColor="text1"/>
        </w:rPr>
        <w:t>Rering</w:t>
      </w:r>
      <w:proofErr w:type="spellEnd"/>
      <w:r w:rsidRPr="004F09C9">
        <w:rPr>
          <w:color w:val="000000" w:themeColor="text1"/>
        </w:rPr>
        <w:t xml:space="preserve"> for their assistance with experimental design,</w:t>
      </w:r>
    </w:p>
    <w:p w14:paraId="04F12003" w14:textId="77777777" w:rsidR="006F58EA" w:rsidRPr="004F09C9" w:rsidRDefault="00D27C9E">
      <w:pPr>
        <w:ind w:left="-5" w:right="90"/>
        <w:rPr>
          <w:color w:val="000000" w:themeColor="text1"/>
        </w:rPr>
      </w:pPr>
      <w:r w:rsidRPr="004F09C9">
        <w:rPr>
          <w:color w:val="000000" w:themeColor="text1"/>
        </w:rPr>
        <w:t xml:space="preserve">Dr. Andrew Nguyen for his assistance with data analysis, and Dr. Charles </w:t>
      </w:r>
      <w:proofErr w:type="spellStart"/>
      <w:r w:rsidRPr="004F09C9">
        <w:rPr>
          <w:color w:val="000000" w:themeColor="text1"/>
        </w:rPr>
        <w:t>Stuhl</w:t>
      </w:r>
      <w:proofErr w:type="spellEnd"/>
      <w:r w:rsidRPr="004F09C9">
        <w:rPr>
          <w:color w:val="000000" w:themeColor="text1"/>
        </w:rPr>
        <w:t xml:space="preserve">, Dr. Leigh Boardman, Clancy Short, and Dylan </w:t>
      </w:r>
      <w:proofErr w:type="spellStart"/>
      <w:r w:rsidRPr="004F09C9">
        <w:rPr>
          <w:color w:val="000000" w:themeColor="text1"/>
        </w:rPr>
        <w:t>Tussey</w:t>
      </w:r>
      <w:proofErr w:type="spellEnd"/>
      <w:r w:rsidRPr="004F09C9">
        <w:rPr>
          <w:color w:val="000000" w:themeColor="text1"/>
        </w:rPr>
        <w:t xml:space="preserve"> for stimulating my intellect and inspiring ideas. I also thank the Entomology and Nematology Department of the University of Florida and the</w:t>
      </w:r>
    </w:p>
    <w:p w14:paraId="3165CD3C"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297F4ED7"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63278080" w14:textId="77777777" w:rsidR="00962F32" w:rsidRPr="004F09C9" w:rsidRDefault="00962F32" w:rsidP="00962F32">
      <w:pPr>
        <w:spacing w:after="559" w:line="263" w:lineRule="auto"/>
        <w:jc w:val="center"/>
        <w:rPr>
          <w:ins w:id="18" w:author="Brown,James T" w:date="2019-03-06T17:14:00Z"/>
          <w:color w:val="000000" w:themeColor="text1"/>
        </w:rPr>
      </w:pPr>
      <w:ins w:id="19" w:author="Brown,James T" w:date="2019-03-06T17:14:00Z">
        <w:r w:rsidRPr="004F09C9">
          <w:rPr>
            <w:color w:val="000000" w:themeColor="text1"/>
          </w:rPr>
          <w:lastRenderedPageBreak/>
          <w:t>TABLE OF CONTENTS</w:t>
        </w:r>
      </w:ins>
    </w:p>
    <w:p w14:paraId="7D799346" w14:textId="77777777" w:rsidR="00962F32" w:rsidRPr="004F09C9" w:rsidRDefault="00962F32" w:rsidP="00962F32">
      <w:pPr>
        <w:spacing w:after="0" w:line="420" w:lineRule="auto"/>
        <w:rPr>
          <w:ins w:id="20" w:author="Brown,James T" w:date="2019-03-06T17:14:00Z"/>
          <w:color w:val="000000" w:themeColor="text1"/>
        </w:rPr>
      </w:pPr>
      <w:ins w:id="21" w:author="Brown,James T" w:date="2019-03-06T17:14:00Z">
        <w:r w:rsidRPr="004F09C9">
          <w:rPr>
            <w:color w:val="000000" w:themeColor="text1"/>
          </w:rPr>
          <w:t xml:space="preserve">ACKNOWLEDGMENTS . . . . . . . . . . . . . . . . . . . . . . . . . . . . . . . . . . . . . . . . . . . . . . . . . . . . . </w:t>
        </w:r>
        <w:r w:rsidRPr="004F09C9">
          <w:rPr>
            <w:color w:val="000000" w:themeColor="text1"/>
          </w:rPr>
          <w:tab/>
          <w:t>4</w:t>
        </w:r>
      </w:ins>
    </w:p>
    <w:p w14:paraId="3C13F065" w14:textId="77777777" w:rsidR="00962F32" w:rsidRPr="004F09C9" w:rsidRDefault="00962F32" w:rsidP="00962F32">
      <w:pPr>
        <w:spacing w:after="0" w:line="420" w:lineRule="auto"/>
        <w:rPr>
          <w:ins w:id="22" w:author="Brown,James T" w:date="2019-03-06T17:14:00Z"/>
          <w:color w:val="000000" w:themeColor="text1"/>
        </w:rPr>
      </w:pPr>
      <w:ins w:id="23" w:author="Brown,James T" w:date="2019-03-06T17:14:00Z">
        <w:r w:rsidRPr="004F09C9">
          <w:rPr>
            <w:color w:val="000000" w:themeColor="text1"/>
          </w:rPr>
          <w:t xml:space="preserve">LIST OF TABLES . . . . . . . . . . . . . . . . . . . . . . . . . . . . . . . . . . . . . . . . . . . . . . . . . . . . . . . . . . . </w:t>
        </w:r>
        <w:r>
          <w:rPr>
            <w:color w:val="000000" w:themeColor="text1"/>
          </w:rPr>
          <w:tab/>
        </w:r>
        <w:r w:rsidRPr="004F09C9">
          <w:rPr>
            <w:color w:val="000000" w:themeColor="text1"/>
          </w:rPr>
          <w:t>6</w:t>
        </w:r>
      </w:ins>
    </w:p>
    <w:p w14:paraId="63FA3838" w14:textId="77777777" w:rsidR="00962F32" w:rsidRPr="004F09C9" w:rsidRDefault="00962F32" w:rsidP="00962F32">
      <w:pPr>
        <w:spacing w:after="0" w:line="420" w:lineRule="auto"/>
        <w:rPr>
          <w:ins w:id="24" w:author="Brown,James T" w:date="2019-03-06T17:14:00Z"/>
          <w:color w:val="000000" w:themeColor="text1"/>
        </w:rPr>
      </w:pPr>
      <w:ins w:id="25" w:author="Brown,James T" w:date="2019-03-06T17:14:00Z">
        <w:r w:rsidRPr="004F09C9">
          <w:rPr>
            <w:color w:val="000000" w:themeColor="text1"/>
          </w:rPr>
          <w:t xml:space="preserve">LIST OF FIGURES. . . . . . . . . . . . . . . . . . . . . . . . . . . . . . . . . . . . . . . . . . . . . . . . . . . . . . . . . . </w:t>
        </w:r>
        <w:r>
          <w:rPr>
            <w:color w:val="000000" w:themeColor="text1"/>
          </w:rPr>
          <w:tab/>
        </w:r>
        <w:r w:rsidRPr="004F09C9">
          <w:rPr>
            <w:color w:val="000000" w:themeColor="text1"/>
          </w:rPr>
          <w:t>7</w:t>
        </w:r>
      </w:ins>
    </w:p>
    <w:p w14:paraId="114B9AE8" w14:textId="77777777" w:rsidR="00962F32" w:rsidRPr="004F09C9" w:rsidRDefault="00962F32" w:rsidP="00962F32">
      <w:pPr>
        <w:spacing w:after="0" w:line="420" w:lineRule="auto"/>
        <w:ind w:firstLine="0"/>
        <w:rPr>
          <w:ins w:id="26" w:author="Brown,James T" w:date="2019-03-06T17:14:00Z"/>
          <w:color w:val="000000" w:themeColor="text1"/>
        </w:rPr>
      </w:pPr>
      <w:ins w:id="27" w:author="Brown,James T" w:date="2019-03-06T17:14:00Z">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ins>
    </w:p>
    <w:p w14:paraId="1C82729A" w14:textId="77777777" w:rsidR="00962F32" w:rsidRPr="004F09C9" w:rsidRDefault="00962F32" w:rsidP="00962F32">
      <w:pPr>
        <w:spacing w:after="0" w:line="420" w:lineRule="auto"/>
        <w:jc w:val="center"/>
        <w:rPr>
          <w:ins w:id="28" w:author="Brown,James T" w:date="2019-03-06T17:14:00Z"/>
          <w:color w:val="000000" w:themeColor="text1"/>
        </w:rPr>
      </w:pPr>
      <w:ins w:id="29" w:author="Brown,James T" w:date="2019-03-06T17:14:00Z">
        <w:r w:rsidRPr="004F09C9">
          <w:rPr>
            <w:color w:val="000000" w:themeColor="text1"/>
          </w:rPr>
          <w:t>CHAPTER</w:t>
        </w:r>
      </w:ins>
    </w:p>
    <w:p w14:paraId="537339E3" w14:textId="77777777" w:rsidR="00962F32" w:rsidRPr="004F09C9" w:rsidRDefault="00962F32" w:rsidP="00962F32">
      <w:pPr>
        <w:numPr>
          <w:ilvl w:val="0"/>
          <w:numId w:val="1"/>
        </w:numPr>
        <w:spacing w:after="195" w:line="259" w:lineRule="auto"/>
        <w:ind w:hanging="539"/>
        <w:rPr>
          <w:ins w:id="30" w:author="Brown,James T" w:date="2019-03-06T17:14:00Z"/>
          <w:color w:val="000000" w:themeColor="text1"/>
        </w:rPr>
      </w:pPr>
      <w:ins w:id="31" w:author="Brown,James T" w:date="2019-03-06T17:14:00Z">
        <w:r w:rsidRPr="004F09C9">
          <w:rPr>
            <w:color w:val="000000" w:themeColor="text1"/>
          </w:rPr>
          <w:t>INTRODUCTION</w:t>
        </w:r>
        <w:r w:rsidRPr="004F09C9">
          <w:rPr>
            <w:color w:val="000000" w:themeColor="text1"/>
          </w:rPr>
          <w:tab/>
          <w:t xml:space="preserve">. . . . . . . . . . . . . . . . . . . . . . . . . . . . . . . . . . .. . . . . . . . . . . . . . . . . . . </w:t>
        </w:r>
        <w:r>
          <w:rPr>
            <w:color w:val="000000" w:themeColor="text1"/>
          </w:rPr>
          <w:tab/>
          <w:t>10</w:t>
        </w:r>
      </w:ins>
    </w:p>
    <w:p w14:paraId="06809F4C" w14:textId="14F55292" w:rsidR="00962F32" w:rsidRPr="004F09C9" w:rsidRDefault="00962F32" w:rsidP="00962F32">
      <w:pPr>
        <w:numPr>
          <w:ilvl w:val="0"/>
          <w:numId w:val="1"/>
        </w:numPr>
        <w:spacing w:after="195" w:line="259" w:lineRule="auto"/>
        <w:ind w:hanging="539"/>
        <w:rPr>
          <w:ins w:id="32" w:author="Brown,James T" w:date="2019-03-06T17:14:00Z"/>
          <w:color w:val="000000" w:themeColor="text1"/>
        </w:rPr>
      </w:pPr>
      <w:ins w:id="33" w:author="Brown,James T" w:date="2019-03-06T17:14:00Z">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r w:rsidRPr="006C2398">
          <w:rPr>
            <w:color w:val="000000" w:themeColor="text1"/>
          </w:rPr>
          <w:t xml:space="preserve"> </w:t>
        </w:r>
        <w:r w:rsidRPr="004F09C9">
          <w:rPr>
            <w:color w:val="000000" w:themeColor="text1"/>
          </w:rPr>
          <w:t xml:space="preserve">. . </w:t>
        </w:r>
        <w:r>
          <w:rPr>
            <w:color w:val="000000" w:themeColor="text1"/>
          </w:rPr>
          <w:tab/>
        </w:r>
      </w:ins>
      <w:ins w:id="34" w:author="Brown,James T" w:date="2019-03-06T17:17:00Z">
        <w:r w:rsidR="00A6104D">
          <w:rPr>
            <w:color w:val="000000" w:themeColor="text1"/>
          </w:rPr>
          <w:t>22</w:t>
        </w:r>
      </w:ins>
    </w:p>
    <w:p w14:paraId="0F6BD452" w14:textId="5984D77A" w:rsidR="00962F32" w:rsidRPr="004F09C9" w:rsidRDefault="00962F32" w:rsidP="00962F32">
      <w:pPr>
        <w:numPr>
          <w:ilvl w:val="1"/>
          <w:numId w:val="1"/>
        </w:numPr>
        <w:spacing w:after="195" w:line="259" w:lineRule="auto"/>
        <w:ind w:left="1080" w:hanging="539"/>
        <w:rPr>
          <w:ins w:id="35" w:author="Brown,James T" w:date="2019-03-06T17:14:00Z"/>
          <w:color w:val="000000" w:themeColor="text1"/>
        </w:rPr>
      </w:pPr>
      <w:ins w:id="36" w:author="Brown,James T" w:date="2019-03-06T17:14:00Z">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w:t>
        </w:r>
      </w:ins>
      <w:ins w:id="37" w:author="Brown,James T" w:date="2019-03-06T17:17:00Z">
        <w:r w:rsidR="00A6104D">
          <w:rPr>
            <w:color w:val="000000" w:themeColor="text1"/>
          </w:rPr>
          <w:t>2</w:t>
        </w:r>
      </w:ins>
    </w:p>
    <w:p w14:paraId="36BCF99F" w14:textId="5ABAF0F4" w:rsidR="00962F32" w:rsidRDefault="00962F32" w:rsidP="00962F32">
      <w:pPr>
        <w:numPr>
          <w:ilvl w:val="1"/>
          <w:numId w:val="1"/>
        </w:numPr>
        <w:spacing w:after="195" w:line="259" w:lineRule="auto"/>
        <w:ind w:left="1080" w:hanging="539"/>
        <w:rPr>
          <w:ins w:id="38" w:author="Brown,James T" w:date="2019-03-06T17:14:00Z"/>
          <w:color w:val="000000" w:themeColor="text1"/>
        </w:rPr>
      </w:pPr>
      <w:ins w:id="39" w:author="Brown,James T" w:date="2019-03-06T17:14:00Z">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w:t>
        </w:r>
      </w:ins>
      <w:ins w:id="40" w:author="Brown,James T" w:date="2019-03-06T17:17:00Z">
        <w:r w:rsidR="00A6104D">
          <w:rPr>
            <w:color w:val="000000" w:themeColor="text1"/>
          </w:rPr>
          <w:t>3</w:t>
        </w:r>
      </w:ins>
    </w:p>
    <w:p w14:paraId="0AC12C92" w14:textId="20E7DC51" w:rsidR="00962F32" w:rsidRPr="00F44E5C" w:rsidRDefault="00962F32" w:rsidP="00962F32">
      <w:pPr>
        <w:numPr>
          <w:ilvl w:val="1"/>
          <w:numId w:val="1"/>
        </w:numPr>
        <w:spacing w:after="195" w:line="259" w:lineRule="auto"/>
        <w:ind w:left="1080" w:hanging="539"/>
        <w:rPr>
          <w:ins w:id="41" w:author="Brown,James T" w:date="2019-03-06T17:14:00Z"/>
          <w:color w:val="000000" w:themeColor="text1"/>
        </w:rPr>
      </w:pPr>
      <w:ins w:id="42" w:author="Brown,James T" w:date="2019-03-06T17:14:00Z">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 . . . . . . . . . . . . . . . . . . . . . . . . . . . . . . . . . . . .</w:t>
        </w:r>
        <w:r>
          <w:rPr>
            <w:color w:val="000000" w:themeColor="text1"/>
          </w:rPr>
          <w:tab/>
          <w:t>2</w:t>
        </w:r>
      </w:ins>
      <w:ins w:id="43" w:author="Brown,James T" w:date="2019-03-06T17:17:00Z">
        <w:r w:rsidR="00A6104D">
          <w:rPr>
            <w:color w:val="000000" w:themeColor="text1"/>
          </w:rPr>
          <w:t>6</w:t>
        </w:r>
      </w:ins>
    </w:p>
    <w:p w14:paraId="2FD78E6B" w14:textId="2512BADF" w:rsidR="00962F32" w:rsidRPr="004F09C9" w:rsidRDefault="00962F32" w:rsidP="00962F32">
      <w:pPr>
        <w:numPr>
          <w:ilvl w:val="0"/>
          <w:numId w:val="1"/>
        </w:numPr>
        <w:spacing w:after="195" w:line="259" w:lineRule="auto"/>
        <w:ind w:hanging="539"/>
        <w:rPr>
          <w:ins w:id="44" w:author="Brown,James T" w:date="2019-03-06T17:14:00Z"/>
          <w:color w:val="000000" w:themeColor="text1"/>
        </w:rPr>
      </w:pPr>
      <w:ins w:id="45" w:author="Brown,James T" w:date="2019-03-06T17:14:00Z">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 . . . . . . . . . . . . . . .</w:t>
        </w:r>
        <w:r>
          <w:rPr>
            <w:color w:val="000000" w:themeColor="text1"/>
          </w:rPr>
          <w:tab/>
          <w:t>3</w:t>
        </w:r>
      </w:ins>
      <w:ins w:id="46" w:author="Brown,James T" w:date="2019-03-06T17:21:00Z">
        <w:r w:rsidR="00CE755B">
          <w:rPr>
            <w:color w:val="000000" w:themeColor="text1"/>
          </w:rPr>
          <w:t>4</w:t>
        </w:r>
      </w:ins>
    </w:p>
    <w:p w14:paraId="7B7F6D3E" w14:textId="08631CB3" w:rsidR="00962F32" w:rsidRPr="004F09C9" w:rsidRDefault="00962F32" w:rsidP="00962F32">
      <w:pPr>
        <w:numPr>
          <w:ilvl w:val="1"/>
          <w:numId w:val="1"/>
        </w:numPr>
        <w:spacing w:after="160" w:line="259" w:lineRule="auto"/>
        <w:ind w:left="1080" w:hanging="538"/>
        <w:rPr>
          <w:ins w:id="47" w:author="Brown,James T" w:date="2019-03-06T17:14:00Z"/>
          <w:color w:val="000000" w:themeColor="text1"/>
        </w:rPr>
      </w:pPr>
      <w:ins w:id="48" w:author="Brown,James T" w:date="2019-03-06T17:14:00Z">
        <w:r w:rsidRPr="004F09C9">
          <w:rPr>
            <w:color w:val="000000" w:themeColor="text1"/>
          </w:rPr>
          <w:t xml:space="preserve">Background. . . . . . . . . . . . . . . . . . . . . . . . . . . . . . . . . . . . . . . . . . . . . . . . . . . . . </w:t>
        </w:r>
        <w:r>
          <w:rPr>
            <w:color w:val="000000" w:themeColor="text1"/>
          </w:rPr>
          <w:tab/>
          <w:t>3</w:t>
        </w:r>
      </w:ins>
      <w:ins w:id="49" w:author="Brown,James T" w:date="2019-03-06T17:21:00Z">
        <w:r w:rsidR="00CE755B">
          <w:rPr>
            <w:color w:val="000000" w:themeColor="text1"/>
          </w:rPr>
          <w:t>4</w:t>
        </w:r>
      </w:ins>
    </w:p>
    <w:p w14:paraId="628EE393" w14:textId="19141537" w:rsidR="00962F32" w:rsidRPr="004F09C9" w:rsidRDefault="00962F32" w:rsidP="00962F32">
      <w:pPr>
        <w:numPr>
          <w:ilvl w:val="1"/>
          <w:numId w:val="1"/>
        </w:numPr>
        <w:spacing w:after="160" w:line="259" w:lineRule="auto"/>
        <w:ind w:left="1080" w:hanging="538"/>
        <w:rPr>
          <w:ins w:id="50" w:author="Brown,James T" w:date="2019-03-06T17:14:00Z"/>
          <w:color w:val="000000" w:themeColor="text1"/>
        </w:rPr>
      </w:pPr>
      <w:ins w:id="51" w:author="Brown,James T" w:date="2019-03-06T17:14:00Z">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w:t>
        </w:r>
        <w:r>
          <w:rPr>
            <w:color w:val="000000" w:themeColor="text1"/>
          </w:rPr>
          <w:tab/>
        </w:r>
      </w:ins>
      <w:ins w:id="52" w:author="Brown,James T" w:date="2019-03-06T17:22:00Z">
        <w:r w:rsidR="00CE755B">
          <w:rPr>
            <w:color w:val="000000" w:themeColor="text1"/>
          </w:rPr>
          <w:t>38</w:t>
        </w:r>
      </w:ins>
    </w:p>
    <w:p w14:paraId="1EBD6894" w14:textId="0D8A23A0" w:rsidR="00962F32" w:rsidRPr="004F09C9" w:rsidRDefault="00962F32" w:rsidP="00962F32">
      <w:pPr>
        <w:numPr>
          <w:ilvl w:val="2"/>
          <w:numId w:val="1"/>
        </w:numPr>
        <w:spacing w:after="160" w:line="259" w:lineRule="auto"/>
        <w:ind w:left="1710" w:hanging="702"/>
        <w:rPr>
          <w:ins w:id="53" w:author="Brown,James T" w:date="2019-03-06T17:14:00Z"/>
          <w:color w:val="000000" w:themeColor="text1"/>
        </w:rPr>
      </w:pPr>
      <w:ins w:id="54" w:author="Brown,James T" w:date="2019-03-06T17:14:00Z">
        <w:r w:rsidRPr="004F09C9">
          <w:rPr>
            <w:color w:val="000000" w:themeColor="text1"/>
          </w:rPr>
          <w:t xml:space="preserve">General Rearing . . . . . . . . . . . . . . . . . . . . . . . . . . . . . . . . . . . . . . . . . . . . </w:t>
        </w:r>
        <w:r>
          <w:rPr>
            <w:color w:val="000000" w:themeColor="text1"/>
          </w:rPr>
          <w:tab/>
        </w:r>
      </w:ins>
      <w:ins w:id="55" w:author="Brown,James T" w:date="2019-03-06T17:22:00Z">
        <w:r w:rsidR="00CE755B">
          <w:rPr>
            <w:color w:val="000000" w:themeColor="text1"/>
          </w:rPr>
          <w:t>38</w:t>
        </w:r>
      </w:ins>
    </w:p>
    <w:p w14:paraId="6361B800" w14:textId="62AAFC15" w:rsidR="00962F32" w:rsidRPr="004F09C9" w:rsidRDefault="00962F32" w:rsidP="00962F32">
      <w:pPr>
        <w:numPr>
          <w:ilvl w:val="2"/>
          <w:numId w:val="1"/>
        </w:numPr>
        <w:spacing w:after="160" w:line="259" w:lineRule="auto"/>
        <w:ind w:left="1710" w:hanging="702"/>
        <w:rPr>
          <w:ins w:id="56" w:author="Brown,James T" w:date="2019-03-06T17:14:00Z"/>
          <w:color w:val="000000" w:themeColor="text1"/>
        </w:rPr>
      </w:pPr>
      <w:ins w:id="57" w:author="Brown,James T" w:date="2019-03-06T17:14:00Z">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 . . . </w:t>
        </w:r>
        <w:r>
          <w:rPr>
            <w:color w:val="000000" w:themeColor="text1"/>
          </w:rPr>
          <w:tab/>
        </w:r>
      </w:ins>
      <w:ins w:id="58" w:author="Brown,James T" w:date="2019-03-06T17:22:00Z">
        <w:r w:rsidR="00CE755B">
          <w:rPr>
            <w:color w:val="000000" w:themeColor="text1"/>
          </w:rPr>
          <w:t>39</w:t>
        </w:r>
      </w:ins>
    </w:p>
    <w:p w14:paraId="36DCC7B8" w14:textId="69E33D0D" w:rsidR="00962F32" w:rsidRPr="004F09C9" w:rsidRDefault="00962F32" w:rsidP="00962F32">
      <w:pPr>
        <w:numPr>
          <w:ilvl w:val="2"/>
          <w:numId w:val="1"/>
        </w:numPr>
        <w:spacing w:after="160" w:line="259" w:lineRule="auto"/>
        <w:ind w:left="1710" w:hanging="702"/>
        <w:rPr>
          <w:ins w:id="59" w:author="Brown,James T" w:date="2019-03-06T17:14:00Z"/>
          <w:color w:val="000000" w:themeColor="text1"/>
        </w:rPr>
      </w:pPr>
      <w:ins w:id="60" w:author="Brown,James T" w:date="2019-03-06T17:14:00Z">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 . . . . </w:t>
        </w:r>
        <w:r w:rsidRPr="004F09C9">
          <w:rPr>
            <w:color w:val="000000" w:themeColor="text1"/>
          </w:rPr>
          <w:tab/>
        </w:r>
      </w:ins>
      <w:ins w:id="61" w:author="Brown,James T" w:date="2019-03-06T17:22:00Z">
        <w:r w:rsidR="00CE755B">
          <w:rPr>
            <w:color w:val="000000" w:themeColor="text1"/>
          </w:rPr>
          <w:t>40</w:t>
        </w:r>
      </w:ins>
    </w:p>
    <w:p w14:paraId="4EE6B103" w14:textId="1EB1AB2D" w:rsidR="00962F32" w:rsidRPr="004F09C9" w:rsidRDefault="00962F32" w:rsidP="00962F32">
      <w:pPr>
        <w:numPr>
          <w:ilvl w:val="2"/>
          <w:numId w:val="1"/>
        </w:numPr>
        <w:spacing w:after="160" w:line="259" w:lineRule="auto"/>
        <w:ind w:left="1710" w:hanging="702"/>
        <w:rPr>
          <w:ins w:id="62" w:author="Brown,James T" w:date="2019-03-06T17:14:00Z"/>
          <w:color w:val="000000" w:themeColor="text1"/>
        </w:rPr>
      </w:pPr>
      <w:ins w:id="63" w:author="Brown,James T" w:date="2019-03-06T17:14:00Z">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r>
      </w:ins>
      <w:ins w:id="64" w:author="Brown,James T" w:date="2019-03-06T17:23:00Z">
        <w:r w:rsidR="00CE755B">
          <w:rPr>
            <w:color w:val="000000" w:themeColor="text1"/>
          </w:rPr>
          <w:t>42</w:t>
        </w:r>
      </w:ins>
    </w:p>
    <w:p w14:paraId="0321B1C3" w14:textId="3072A14A" w:rsidR="00962F32" w:rsidRPr="004F09C9" w:rsidRDefault="00962F32" w:rsidP="00962F32">
      <w:pPr>
        <w:numPr>
          <w:ilvl w:val="2"/>
          <w:numId w:val="1"/>
        </w:numPr>
        <w:spacing w:after="160" w:line="259" w:lineRule="auto"/>
        <w:ind w:left="1710" w:hanging="702"/>
        <w:rPr>
          <w:ins w:id="65" w:author="Brown,James T" w:date="2019-03-06T17:14:00Z"/>
          <w:color w:val="000000" w:themeColor="text1"/>
        </w:rPr>
      </w:pPr>
      <w:ins w:id="66" w:author="Brown,James T" w:date="2019-03-06T17:14:00Z">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t>4</w:t>
        </w:r>
      </w:ins>
      <w:ins w:id="67" w:author="Brown,James T" w:date="2019-03-06T17:23:00Z">
        <w:r w:rsidR="00CE755B">
          <w:rPr>
            <w:color w:val="000000" w:themeColor="text1"/>
          </w:rPr>
          <w:t>3</w:t>
        </w:r>
      </w:ins>
    </w:p>
    <w:p w14:paraId="3EAD2802" w14:textId="77777777" w:rsidR="00962F32" w:rsidRPr="004F09C9" w:rsidRDefault="00962F32" w:rsidP="00962F32">
      <w:pPr>
        <w:numPr>
          <w:ilvl w:val="2"/>
          <w:numId w:val="1"/>
        </w:numPr>
        <w:spacing w:after="160" w:line="259" w:lineRule="auto"/>
        <w:ind w:left="1710" w:hanging="702"/>
        <w:rPr>
          <w:ins w:id="68" w:author="Brown,James T" w:date="2019-03-06T17:14:00Z"/>
          <w:color w:val="000000" w:themeColor="text1"/>
        </w:rPr>
      </w:pPr>
      <w:ins w:id="69" w:author="Brown,James T" w:date="2019-03-06T17:14:00Z">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 . . . . . . . . . . . .</w:t>
        </w:r>
        <w:r>
          <w:rPr>
            <w:color w:val="000000" w:themeColor="text1"/>
          </w:rPr>
          <w:tab/>
          <w:t>46</w:t>
        </w:r>
      </w:ins>
    </w:p>
    <w:p w14:paraId="13E4A7FA" w14:textId="45C91863" w:rsidR="00962F32" w:rsidRPr="004F09C9" w:rsidRDefault="00962F32" w:rsidP="00962F32">
      <w:pPr>
        <w:numPr>
          <w:ilvl w:val="2"/>
          <w:numId w:val="1"/>
        </w:numPr>
        <w:spacing w:after="160" w:line="259" w:lineRule="auto"/>
        <w:ind w:left="1710" w:hanging="702"/>
        <w:rPr>
          <w:ins w:id="70" w:author="Brown,James T" w:date="2019-03-06T17:14:00Z"/>
          <w:color w:val="000000" w:themeColor="text1"/>
        </w:rPr>
      </w:pPr>
      <w:ins w:id="71" w:author="Brown,James T" w:date="2019-03-06T17:14:00Z">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w:t>
        </w:r>
      </w:ins>
      <w:ins w:id="72" w:author="Brown,James T" w:date="2019-03-06T17:23:00Z">
        <w:r w:rsidR="00CE755B">
          <w:rPr>
            <w:color w:val="000000" w:themeColor="text1"/>
          </w:rPr>
          <w:t>6</w:t>
        </w:r>
      </w:ins>
    </w:p>
    <w:p w14:paraId="460CE4BB" w14:textId="4EDF4942" w:rsidR="00962F32" w:rsidRPr="004F09C9" w:rsidRDefault="00962F32" w:rsidP="00962F32">
      <w:pPr>
        <w:numPr>
          <w:ilvl w:val="1"/>
          <w:numId w:val="1"/>
        </w:numPr>
        <w:spacing w:after="160" w:line="259" w:lineRule="auto"/>
        <w:ind w:left="1080" w:hanging="538"/>
        <w:rPr>
          <w:ins w:id="73" w:author="Brown,James T" w:date="2019-03-06T17:14:00Z"/>
          <w:color w:val="000000" w:themeColor="text1"/>
        </w:rPr>
      </w:pPr>
      <w:ins w:id="74" w:author="Brown,James T" w:date="2019-03-06T17:14:00Z">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 . . . . </w:t>
        </w:r>
        <w:r>
          <w:rPr>
            <w:color w:val="000000" w:themeColor="text1"/>
          </w:rPr>
          <w:tab/>
        </w:r>
      </w:ins>
      <w:ins w:id="75" w:author="Brown,James T" w:date="2019-03-06T17:23:00Z">
        <w:r w:rsidR="00CE755B">
          <w:rPr>
            <w:color w:val="000000" w:themeColor="text1"/>
          </w:rPr>
          <w:t>47</w:t>
        </w:r>
      </w:ins>
    </w:p>
    <w:p w14:paraId="77AFBBA3" w14:textId="11C305CE" w:rsidR="00962F32" w:rsidRPr="004F09C9" w:rsidRDefault="00962F32" w:rsidP="00962F32">
      <w:pPr>
        <w:spacing w:after="160" w:line="259" w:lineRule="auto"/>
        <w:ind w:left="0" w:firstLine="0"/>
        <w:rPr>
          <w:ins w:id="76" w:author="Brown,James T" w:date="2019-03-06T17:14:00Z"/>
          <w:color w:val="000000" w:themeColor="text1"/>
        </w:rPr>
      </w:pPr>
      <w:ins w:id="77" w:author="Brown,James T" w:date="2019-03-06T17:14:00Z">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t>7</w:t>
        </w:r>
      </w:ins>
      <w:ins w:id="78" w:author="Brown,James T" w:date="2019-03-06T17:24:00Z">
        <w:r w:rsidR="00CE755B">
          <w:rPr>
            <w:color w:val="000000" w:themeColor="text1"/>
          </w:rPr>
          <w:t>3</w:t>
        </w:r>
      </w:ins>
    </w:p>
    <w:p w14:paraId="140051FE" w14:textId="4F7B7A48" w:rsidR="006F58EA" w:rsidRPr="004F09C9" w:rsidDel="00962F32" w:rsidRDefault="00962F32" w:rsidP="00962F32">
      <w:pPr>
        <w:spacing w:after="559" w:line="263" w:lineRule="auto"/>
        <w:jc w:val="center"/>
        <w:rPr>
          <w:del w:id="79" w:author="Brown,James T" w:date="2019-03-06T17:14:00Z"/>
          <w:color w:val="000000" w:themeColor="text1"/>
        </w:rPr>
      </w:pPr>
      <w:ins w:id="80" w:author="Brown,James T" w:date="2019-03-06T17:14:00Z">
        <w:r w:rsidRPr="004F09C9">
          <w:rPr>
            <w:color w:val="000000" w:themeColor="text1"/>
          </w:rPr>
          <w:lastRenderedPageBreak/>
          <w:t>BIOGRAPHICAL SKETCH. . . . . . . . . . . . . . . . . . . . . . . . . . . . . . . . . . .</w:t>
        </w:r>
        <w:r w:rsidRPr="006C2398">
          <w:rPr>
            <w:color w:val="000000" w:themeColor="text1"/>
          </w:rPr>
          <w:t xml:space="preserve"> </w:t>
        </w:r>
        <w:r w:rsidRPr="004F09C9">
          <w:rPr>
            <w:color w:val="000000" w:themeColor="text1"/>
          </w:rPr>
          <w:t xml:space="preserve">. . . . . . . . . . . . . . . . . . </w:t>
        </w:r>
        <w:r>
          <w:rPr>
            <w:color w:val="000000" w:themeColor="text1"/>
          </w:rPr>
          <w:tab/>
        </w:r>
      </w:ins>
      <w:ins w:id="81" w:author="Brown,James T" w:date="2019-03-06T17:24:00Z">
        <w:r w:rsidR="00CE755B">
          <w:rPr>
            <w:color w:val="000000" w:themeColor="text1"/>
          </w:rPr>
          <w:t>78</w:t>
        </w:r>
      </w:ins>
      <w:del w:id="82" w:author="Brown,James T" w:date="2019-03-06T17:14:00Z">
        <w:r w:rsidR="00D27C9E" w:rsidRPr="004F09C9" w:rsidDel="00962F32">
          <w:rPr>
            <w:color w:val="000000" w:themeColor="text1"/>
          </w:rPr>
          <w:delText>TABLE OF CONTENTS</w:delText>
        </w:r>
      </w:del>
    </w:p>
    <w:p w14:paraId="6B56467A" w14:textId="3215AE46" w:rsidR="00D27C9E" w:rsidRPr="004F09C9" w:rsidDel="00962F32" w:rsidRDefault="00D27C9E" w:rsidP="00D27C9E">
      <w:pPr>
        <w:spacing w:after="0" w:line="420" w:lineRule="auto"/>
        <w:rPr>
          <w:del w:id="83" w:author="Brown,James T" w:date="2019-03-06T17:14:00Z"/>
          <w:color w:val="000000" w:themeColor="text1"/>
        </w:rPr>
      </w:pPr>
      <w:del w:id="84" w:author="Brown,James T" w:date="2019-03-06T17:14:00Z">
        <w:r w:rsidRPr="004F09C9" w:rsidDel="00962F32">
          <w:rPr>
            <w:color w:val="000000" w:themeColor="text1"/>
          </w:rPr>
          <w:delText>ACKNOWLEDGMENTS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 xml:space="preserve">4 </w:delText>
        </w:r>
      </w:del>
    </w:p>
    <w:p w14:paraId="67DAA1EA" w14:textId="48FB25B9" w:rsidR="00D27C9E" w:rsidRPr="004F09C9" w:rsidDel="00962F32" w:rsidRDefault="00D27C9E" w:rsidP="00D27C9E">
      <w:pPr>
        <w:spacing w:after="0" w:line="420" w:lineRule="auto"/>
        <w:rPr>
          <w:del w:id="85" w:author="Brown,James T" w:date="2019-03-06T17:14:00Z"/>
          <w:color w:val="000000" w:themeColor="text1"/>
        </w:rPr>
      </w:pPr>
      <w:del w:id="86" w:author="Brown,James T" w:date="2019-03-06T17:14:00Z">
        <w:r w:rsidRPr="004F09C9" w:rsidDel="00962F32">
          <w:rPr>
            <w:color w:val="000000" w:themeColor="text1"/>
          </w:rPr>
          <w:delText>LIST OF TABLES . . .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6</w:delText>
        </w:r>
      </w:del>
    </w:p>
    <w:p w14:paraId="498287EA" w14:textId="66912C2F" w:rsidR="00D27C9E" w:rsidRPr="004F09C9" w:rsidDel="00962F32" w:rsidRDefault="00D27C9E" w:rsidP="00D27C9E">
      <w:pPr>
        <w:spacing w:after="0" w:line="420" w:lineRule="auto"/>
        <w:rPr>
          <w:del w:id="87" w:author="Brown,James T" w:date="2019-03-06T17:14:00Z"/>
          <w:color w:val="000000" w:themeColor="text1"/>
        </w:rPr>
      </w:pPr>
      <w:del w:id="88" w:author="Brown,James T" w:date="2019-03-06T17:14:00Z">
        <w:r w:rsidRPr="004F09C9" w:rsidDel="00962F32">
          <w:rPr>
            <w:color w:val="000000" w:themeColor="text1"/>
          </w:rPr>
          <w:delText>LIST OF FIGURES</w:delText>
        </w:r>
        <w:r w:rsidRPr="004F09C9" w:rsidDel="00962F32">
          <w:rPr>
            <w:color w:val="000000" w:themeColor="text1"/>
          </w:rPr>
          <w:tab/>
          <w:delText>. .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7</w:delText>
        </w:r>
      </w:del>
    </w:p>
    <w:p w14:paraId="2FA50A27" w14:textId="3209A823" w:rsidR="00D27C9E" w:rsidRPr="004F09C9" w:rsidDel="00962F32" w:rsidRDefault="00D27C9E" w:rsidP="00D27C9E">
      <w:pPr>
        <w:spacing w:after="0" w:line="420" w:lineRule="auto"/>
        <w:ind w:firstLine="0"/>
        <w:rPr>
          <w:del w:id="89" w:author="Brown,James T" w:date="2019-03-06T17:14:00Z"/>
          <w:color w:val="000000" w:themeColor="text1"/>
        </w:rPr>
      </w:pPr>
      <w:del w:id="90" w:author="Brown,James T" w:date="2019-03-06T17:14:00Z">
        <w:r w:rsidRPr="004F09C9" w:rsidDel="00962F32">
          <w:rPr>
            <w:color w:val="000000" w:themeColor="text1"/>
          </w:rPr>
          <w:delText xml:space="preserve">ABSTRACT . . . . . . . . . . . . . . . . . . . . . . . . . . . . . . . . . . . . . . . . . </w:delText>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 xml:space="preserve">8 </w:delText>
        </w:r>
      </w:del>
    </w:p>
    <w:p w14:paraId="69835474" w14:textId="62C21AAE" w:rsidR="006F58EA" w:rsidRPr="004F09C9" w:rsidDel="00962F32" w:rsidRDefault="00D27C9E" w:rsidP="00D27C9E">
      <w:pPr>
        <w:spacing w:after="0" w:line="420" w:lineRule="auto"/>
        <w:jc w:val="center"/>
        <w:rPr>
          <w:del w:id="91" w:author="Brown,James T" w:date="2019-03-06T17:14:00Z"/>
          <w:color w:val="000000" w:themeColor="text1"/>
        </w:rPr>
      </w:pPr>
      <w:del w:id="92" w:author="Brown,James T" w:date="2019-03-06T17:14:00Z">
        <w:r w:rsidRPr="004F09C9" w:rsidDel="00962F32">
          <w:rPr>
            <w:color w:val="000000" w:themeColor="text1"/>
          </w:rPr>
          <w:delText>CHAPTER</w:delText>
        </w:r>
      </w:del>
    </w:p>
    <w:p w14:paraId="6E4BE19F" w14:textId="5CB5807E" w:rsidR="006F58EA" w:rsidRPr="004F09C9" w:rsidDel="00962F32" w:rsidRDefault="00D27C9E">
      <w:pPr>
        <w:numPr>
          <w:ilvl w:val="0"/>
          <w:numId w:val="1"/>
        </w:numPr>
        <w:spacing w:after="195" w:line="259" w:lineRule="auto"/>
        <w:ind w:hanging="539"/>
        <w:rPr>
          <w:del w:id="93" w:author="Brown,James T" w:date="2019-03-06T17:14:00Z"/>
          <w:color w:val="000000" w:themeColor="text1"/>
        </w:rPr>
      </w:pPr>
      <w:del w:id="94" w:author="Brown,James T" w:date="2019-03-06T17:14:00Z">
        <w:r w:rsidRPr="004F09C9" w:rsidDel="00962F32">
          <w:rPr>
            <w:color w:val="000000" w:themeColor="text1"/>
          </w:rPr>
          <w:delText>INTRODUCTION</w:delText>
        </w:r>
        <w:r w:rsidRPr="004F09C9" w:rsidDel="00962F32">
          <w:rPr>
            <w:color w:val="000000" w:themeColor="text1"/>
          </w:rPr>
          <w:tab/>
          <w:delText>.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9</w:delText>
        </w:r>
      </w:del>
    </w:p>
    <w:p w14:paraId="701B77C9" w14:textId="6E85EE0F" w:rsidR="00D27C9E" w:rsidRPr="004F09C9" w:rsidDel="00962F32" w:rsidRDefault="00D27C9E" w:rsidP="00D27C9E">
      <w:pPr>
        <w:numPr>
          <w:ilvl w:val="0"/>
          <w:numId w:val="1"/>
        </w:numPr>
        <w:spacing w:after="195" w:line="259" w:lineRule="auto"/>
        <w:ind w:hanging="539"/>
        <w:rPr>
          <w:del w:id="95" w:author="Brown,James T" w:date="2019-03-06T17:14:00Z"/>
          <w:color w:val="000000" w:themeColor="text1"/>
        </w:rPr>
      </w:pPr>
      <w:del w:id="96" w:author="Brown,James T" w:date="2019-03-06T17:14:00Z">
        <w:r w:rsidRPr="004F09C9" w:rsidDel="00962F32">
          <w:rPr>
            <w:color w:val="000000" w:themeColor="text1"/>
          </w:rPr>
          <w:delText xml:space="preserve">THE EUROPEAN CORN BORER, </w:delText>
        </w:r>
        <w:r w:rsidRPr="004F09C9" w:rsidDel="00962F32">
          <w:rPr>
            <w:i/>
            <w:color w:val="000000" w:themeColor="text1"/>
          </w:rPr>
          <w:delText xml:space="preserve">Ostrinia nubilalis </w:delText>
        </w:r>
        <w:r w:rsidRPr="004F09C9" w:rsidDel="00962F32">
          <w:rPr>
            <w:color w:val="000000" w:themeColor="text1"/>
          </w:rPr>
          <w:delText xml:space="preserve">(LEPIDOPTERA: CRAMBIDAE) </w:delText>
        </w:r>
        <w:r w:rsidR="007F6A28" w:rsidRPr="004F09C9" w:rsidDel="00962F32">
          <w:rPr>
            <w:color w:val="000000" w:themeColor="text1"/>
          </w:rPr>
          <w:tab/>
        </w:r>
        <w:r w:rsidRPr="004F09C9" w:rsidDel="00962F32">
          <w:rPr>
            <w:color w:val="000000" w:themeColor="text1"/>
          </w:rPr>
          <w:delText>13</w:delText>
        </w:r>
      </w:del>
    </w:p>
    <w:p w14:paraId="68CF50EE" w14:textId="1A680156" w:rsidR="00D27C9E" w:rsidRPr="004F09C9" w:rsidDel="00962F32" w:rsidRDefault="00D27C9E" w:rsidP="00D27C9E">
      <w:pPr>
        <w:numPr>
          <w:ilvl w:val="1"/>
          <w:numId w:val="1"/>
        </w:numPr>
        <w:spacing w:after="195" w:line="259" w:lineRule="auto"/>
        <w:ind w:left="1080" w:hanging="539"/>
        <w:rPr>
          <w:del w:id="97" w:author="Brown,James T" w:date="2019-03-06T17:14:00Z"/>
          <w:color w:val="000000" w:themeColor="text1"/>
        </w:rPr>
      </w:pPr>
      <w:del w:id="98" w:author="Brown,James T" w:date="2019-03-06T17:14:00Z">
        <w:r w:rsidRPr="004F09C9" w:rsidDel="00962F32">
          <w:rPr>
            <w:color w:val="000000" w:themeColor="text1"/>
          </w:rPr>
          <w:delText xml:space="preserve">Phylogeny of </w:delText>
        </w:r>
        <w:r w:rsidRPr="004F09C9" w:rsidDel="00962F32">
          <w:rPr>
            <w:i/>
            <w:color w:val="000000" w:themeColor="text1"/>
          </w:rPr>
          <w:delText>Ostrinia nubilalis</w:delText>
        </w:r>
        <w:r w:rsidRPr="004F09C9" w:rsidDel="00962F32">
          <w:rPr>
            <w:i/>
            <w:color w:val="000000" w:themeColor="text1"/>
          </w:rPr>
          <w:tab/>
        </w:r>
        <w:r w:rsidRPr="004F09C9" w:rsidDel="00962F32">
          <w:rPr>
            <w:color w:val="000000" w:themeColor="text1"/>
          </w:rPr>
          <w:delText>.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14</w:delText>
        </w:r>
      </w:del>
    </w:p>
    <w:p w14:paraId="74609E7D" w14:textId="0F9E85F5" w:rsidR="00D27C9E" w:rsidRPr="004F09C9" w:rsidDel="00962F32" w:rsidRDefault="00D27C9E" w:rsidP="00D27C9E">
      <w:pPr>
        <w:numPr>
          <w:ilvl w:val="1"/>
          <w:numId w:val="1"/>
        </w:numPr>
        <w:spacing w:after="195" w:line="259" w:lineRule="auto"/>
        <w:ind w:left="1080" w:hanging="539"/>
        <w:rPr>
          <w:del w:id="99" w:author="Brown,James T" w:date="2019-03-06T17:14:00Z"/>
          <w:color w:val="000000" w:themeColor="text1"/>
        </w:rPr>
      </w:pPr>
      <w:del w:id="100" w:author="Brown,James T" w:date="2019-03-06T17:14:00Z">
        <w:r w:rsidRPr="004F09C9" w:rsidDel="00962F32">
          <w:rPr>
            <w:color w:val="000000" w:themeColor="text1"/>
          </w:rPr>
          <w:delText xml:space="preserve">Life History of </w:delText>
        </w:r>
        <w:r w:rsidRPr="004F09C9" w:rsidDel="00962F32">
          <w:rPr>
            <w:i/>
            <w:color w:val="000000" w:themeColor="text1"/>
          </w:rPr>
          <w:delText xml:space="preserve">Ostrinia nubilalis </w:delText>
        </w:r>
        <w:r w:rsidRPr="004F09C9" w:rsidDel="00962F32">
          <w:rPr>
            <w:color w:val="000000" w:themeColor="text1"/>
          </w:rPr>
          <w:delText>.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17</w:delText>
        </w:r>
      </w:del>
    </w:p>
    <w:p w14:paraId="39AD0E0F" w14:textId="5D1AA1E5" w:rsidR="006F58EA" w:rsidRPr="004F09C9" w:rsidDel="00962F32" w:rsidRDefault="00D27C9E" w:rsidP="00D27C9E">
      <w:pPr>
        <w:numPr>
          <w:ilvl w:val="0"/>
          <w:numId w:val="1"/>
        </w:numPr>
        <w:spacing w:after="195" w:line="259" w:lineRule="auto"/>
        <w:ind w:hanging="539"/>
        <w:rPr>
          <w:del w:id="101" w:author="Brown,James T" w:date="2019-03-06T17:14:00Z"/>
          <w:color w:val="000000" w:themeColor="text1"/>
        </w:rPr>
      </w:pPr>
      <w:del w:id="102" w:author="Brown,James T" w:date="2019-03-06T17:14:00Z">
        <w:r w:rsidRPr="004F09C9" w:rsidDel="00962F32">
          <w:rPr>
            <w:color w:val="000000" w:themeColor="text1"/>
          </w:rPr>
          <w:delText>EUROPEAN CORN BORER: THE RELATIONSHIP BETWEEN STORED RESOURCES AND DIAPAUSE TIMING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21</w:delText>
        </w:r>
      </w:del>
    </w:p>
    <w:p w14:paraId="3F01179C" w14:textId="60CF7ADF" w:rsidR="006F58EA" w:rsidRPr="004F09C9" w:rsidDel="00962F32" w:rsidRDefault="00D27C9E">
      <w:pPr>
        <w:numPr>
          <w:ilvl w:val="1"/>
          <w:numId w:val="1"/>
        </w:numPr>
        <w:spacing w:after="160" w:line="259" w:lineRule="auto"/>
        <w:ind w:hanging="538"/>
        <w:rPr>
          <w:del w:id="103" w:author="Brown,James T" w:date="2019-03-06T17:14:00Z"/>
          <w:color w:val="000000" w:themeColor="text1"/>
        </w:rPr>
      </w:pPr>
      <w:del w:id="104" w:author="Brown,James T" w:date="2019-03-06T17:14:00Z">
        <w:r w:rsidRPr="004F09C9" w:rsidDel="00962F32">
          <w:rPr>
            <w:color w:val="000000" w:themeColor="text1"/>
          </w:rPr>
          <w:delText>Background</w:delText>
        </w:r>
        <w:r w:rsidRPr="004F09C9" w:rsidDel="00962F32">
          <w:rPr>
            <w:color w:val="000000" w:themeColor="text1"/>
          </w:rPr>
          <w:tab/>
          <w:delText>.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21</w:delText>
        </w:r>
      </w:del>
    </w:p>
    <w:p w14:paraId="27F3A46C" w14:textId="0AC28669" w:rsidR="006F58EA" w:rsidRPr="004F09C9" w:rsidDel="00962F32" w:rsidRDefault="00D27C9E">
      <w:pPr>
        <w:numPr>
          <w:ilvl w:val="1"/>
          <w:numId w:val="1"/>
        </w:numPr>
        <w:spacing w:after="160" w:line="259" w:lineRule="auto"/>
        <w:ind w:hanging="538"/>
        <w:rPr>
          <w:del w:id="105" w:author="Brown,James T" w:date="2019-03-06T17:14:00Z"/>
          <w:color w:val="000000" w:themeColor="text1"/>
        </w:rPr>
      </w:pPr>
      <w:del w:id="106" w:author="Brown,James T" w:date="2019-03-06T17:14:00Z">
        <w:r w:rsidRPr="004F09C9" w:rsidDel="00962F32">
          <w:rPr>
            <w:color w:val="000000" w:themeColor="text1"/>
          </w:rPr>
          <w:delText>Methods</w:delText>
        </w:r>
        <w:r w:rsidRPr="004F09C9" w:rsidDel="00962F32">
          <w:rPr>
            <w:color w:val="000000" w:themeColor="text1"/>
          </w:rPr>
          <w:tab/>
          <w:delText>. .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22</w:delText>
        </w:r>
      </w:del>
    </w:p>
    <w:p w14:paraId="48F79A87" w14:textId="31331E02" w:rsidR="006F58EA" w:rsidRPr="004F09C9" w:rsidDel="00962F32" w:rsidRDefault="00D27C9E" w:rsidP="00D27C9E">
      <w:pPr>
        <w:numPr>
          <w:ilvl w:val="2"/>
          <w:numId w:val="1"/>
        </w:numPr>
        <w:spacing w:after="160" w:line="259" w:lineRule="auto"/>
        <w:ind w:left="1710" w:hanging="702"/>
        <w:rPr>
          <w:del w:id="107" w:author="Brown,James T" w:date="2019-03-06T17:14:00Z"/>
          <w:color w:val="000000" w:themeColor="text1"/>
        </w:rPr>
      </w:pPr>
      <w:del w:id="108" w:author="Brown,James T" w:date="2019-03-06T17:14:00Z">
        <w:r w:rsidRPr="004F09C9" w:rsidDel="00962F32">
          <w:rPr>
            <w:color w:val="000000" w:themeColor="text1"/>
          </w:rPr>
          <w:delText>General Rearing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22</w:delText>
        </w:r>
      </w:del>
    </w:p>
    <w:p w14:paraId="5DEFF7F8" w14:textId="6D4FF5FC" w:rsidR="006F58EA" w:rsidRPr="004F09C9" w:rsidDel="00962F32" w:rsidRDefault="00D27C9E" w:rsidP="00D27C9E">
      <w:pPr>
        <w:numPr>
          <w:ilvl w:val="2"/>
          <w:numId w:val="1"/>
        </w:numPr>
        <w:spacing w:after="160" w:line="259" w:lineRule="auto"/>
        <w:ind w:left="1710" w:hanging="702"/>
        <w:rPr>
          <w:del w:id="109" w:author="Brown,James T" w:date="2019-03-06T17:14:00Z"/>
          <w:color w:val="000000" w:themeColor="text1"/>
        </w:rPr>
      </w:pPr>
      <w:del w:id="110" w:author="Brown,James T" w:date="2019-03-06T17:14:00Z">
        <w:r w:rsidRPr="004F09C9" w:rsidDel="00962F32">
          <w:rPr>
            <w:color w:val="000000" w:themeColor="text1"/>
          </w:rPr>
          <w:delText>Experiment 1: Estimating the Onset Diapause and Classifying Diapause</w:delText>
        </w:r>
        <w:r w:rsidR="004B74F2" w:rsidDel="00962F32">
          <w:rPr>
            <w:color w:val="000000" w:themeColor="text1"/>
          </w:rPr>
          <w:delText>-</w:delText>
        </w:r>
        <w:r w:rsidRPr="004F09C9" w:rsidDel="00962F32">
          <w:rPr>
            <w:color w:val="000000" w:themeColor="text1"/>
          </w:rPr>
          <w:delText>Programmed Larvae Using Metabolic Activity . . . . . . . . . . . . . .</w:delText>
        </w:r>
        <w:r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23</w:delText>
        </w:r>
      </w:del>
    </w:p>
    <w:p w14:paraId="5A08D782" w14:textId="2846B8C3" w:rsidR="006F58EA" w:rsidRPr="004F09C9" w:rsidDel="00962F32" w:rsidRDefault="00D27C9E" w:rsidP="007F6A28">
      <w:pPr>
        <w:numPr>
          <w:ilvl w:val="2"/>
          <w:numId w:val="1"/>
        </w:numPr>
        <w:spacing w:after="160" w:line="259" w:lineRule="auto"/>
        <w:ind w:left="1710" w:hanging="702"/>
        <w:rPr>
          <w:del w:id="111" w:author="Brown,James T" w:date="2019-03-06T17:14:00Z"/>
          <w:color w:val="000000" w:themeColor="text1"/>
        </w:rPr>
      </w:pPr>
      <w:del w:id="112" w:author="Brown,James T" w:date="2019-03-06T17:14:00Z">
        <w:r w:rsidRPr="004F09C9" w:rsidDel="00962F32">
          <w:rPr>
            <w:color w:val="000000" w:themeColor="text1"/>
          </w:rPr>
          <w:delText>Experiment 2: The Onset of Wandering and Measuring Stored Lipids</w:delText>
        </w:r>
        <w:r w:rsidRPr="004F09C9" w:rsidDel="00962F32">
          <w:rPr>
            <w:color w:val="000000" w:themeColor="text1"/>
          </w:rPr>
          <w:tab/>
          <w:delText>25</w:delText>
        </w:r>
      </w:del>
    </w:p>
    <w:p w14:paraId="20407E14" w14:textId="6BC5CBEA" w:rsidR="007F6A28" w:rsidRPr="004F09C9" w:rsidDel="00962F32" w:rsidRDefault="00D27C9E" w:rsidP="007F6A28">
      <w:pPr>
        <w:numPr>
          <w:ilvl w:val="2"/>
          <w:numId w:val="1"/>
        </w:numPr>
        <w:spacing w:after="160" w:line="259" w:lineRule="auto"/>
        <w:ind w:left="1710" w:hanging="702"/>
        <w:rPr>
          <w:del w:id="113" w:author="Brown,James T" w:date="2019-03-06T17:14:00Z"/>
          <w:color w:val="000000" w:themeColor="text1"/>
        </w:rPr>
      </w:pPr>
      <w:del w:id="114" w:author="Brown,James T" w:date="2019-03-06T17:14:00Z">
        <w:r w:rsidRPr="004F09C9" w:rsidDel="00962F32">
          <w:rPr>
            <w:color w:val="000000" w:themeColor="text1"/>
          </w:rPr>
          <w:delText>Statistical Analyses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27</w:delText>
        </w:r>
      </w:del>
    </w:p>
    <w:p w14:paraId="653195A9" w14:textId="56FB3148" w:rsidR="006F58EA" w:rsidRPr="004F09C9" w:rsidDel="00962F32" w:rsidRDefault="00D27C9E" w:rsidP="007F6A28">
      <w:pPr>
        <w:numPr>
          <w:ilvl w:val="2"/>
          <w:numId w:val="1"/>
        </w:numPr>
        <w:spacing w:after="160" w:line="259" w:lineRule="auto"/>
        <w:ind w:left="1710" w:hanging="702"/>
        <w:rPr>
          <w:del w:id="115" w:author="Brown,James T" w:date="2019-03-06T17:14:00Z"/>
          <w:color w:val="000000" w:themeColor="text1"/>
        </w:rPr>
      </w:pPr>
      <w:del w:id="116" w:author="Brown,James T" w:date="2019-03-06T17:14:00Z">
        <w:r w:rsidRPr="004F09C9" w:rsidDel="00962F32">
          <w:rPr>
            <w:color w:val="000000" w:themeColor="text1"/>
          </w:rPr>
          <w:delText>Results . . .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28</w:delText>
        </w:r>
      </w:del>
    </w:p>
    <w:p w14:paraId="3A4770C7" w14:textId="39F68192" w:rsidR="006F58EA" w:rsidRPr="004F09C9" w:rsidDel="00962F32" w:rsidRDefault="00D27C9E" w:rsidP="007F6A28">
      <w:pPr>
        <w:numPr>
          <w:ilvl w:val="2"/>
          <w:numId w:val="1"/>
        </w:numPr>
        <w:spacing w:after="160" w:line="259" w:lineRule="auto"/>
        <w:ind w:left="1710" w:hanging="702"/>
        <w:rPr>
          <w:del w:id="117" w:author="Brown,James T" w:date="2019-03-06T17:14:00Z"/>
          <w:color w:val="000000" w:themeColor="text1"/>
        </w:rPr>
      </w:pPr>
      <w:del w:id="118" w:author="Brown,James T" w:date="2019-03-06T17:14:00Z">
        <w:r w:rsidRPr="004F09C9" w:rsidDel="00962F32">
          <w:rPr>
            <w:color w:val="000000" w:themeColor="text1"/>
          </w:rPr>
          <w:delText>Experiment 1: Metabolic Activity</w:delText>
        </w:r>
        <w:r w:rsidRPr="004F09C9" w:rsidDel="00962F32">
          <w:rPr>
            <w:color w:val="000000" w:themeColor="text1"/>
          </w:rPr>
          <w:tab/>
          <w:delText>. . . . . . . . . . . . . . . . . . . .</w:delText>
        </w:r>
        <w:r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28</w:delText>
        </w:r>
      </w:del>
    </w:p>
    <w:p w14:paraId="61BE49D9" w14:textId="1600F85E" w:rsidR="006F58EA" w:rsidRPr="004F09C9" w:rsidDel="00962F32" w:rsidRDefault="00D27C9E" w:rsidP="007F6A28">
      <w:pPr>
        <w:numPr>
          <w:ilvl w:val="2"/>
          <w:numId w:val="1"/>
        </w:numPr>
        <w:spacing w:after="160" w:line="259" w:lineRule="auto"/>
        <w:ind w:left="1710" w:hanging="702"/>
        <w:rPr>
          <w:del w:id="119" w:author="Brown,James T" w:date="2019-03-06T17:14:00Z"/>
          <w:color w:val="000000" w:themeColor="text1"/>
        </w:rPr>
      </w:pPr>
      <w:del w:id="120" w:author="Brown,James T" w:date="2019-03-06T17:14:00Z">
        <w:r w:rsidRPr="004F09C9" w:rsidDel="00962F32">
          <w:rPr>
            <w:color w:val="000000" w:themeColor="text1"/>
          </w:rPr>
          <w:delText>Experiment 2: Stored Lipids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30</w:delText>
        </w:r>
      </w:del>
    </w:p>
    <w:p w14:paraId="5C23F594" w14:textId="3C9DC926" w:rsidR="007F6A28" w:rsidRPr="004F09C9" w:rsidDel="00962F32" w:rsidRDefault="00D27C9E" w:rsidP="007F6A28">
      <w:pPr>
        <w:numPr>
          <w:ilvl w:val="1"/>
          <w:numId w:val="1"/>
        </w:numPr>
        <w:spacing w:after="160" w:line="259" w:lineRule="auto"/>
        <w:ind w:hanging="538"/>
        <w:rPr>
          <w:del w:id="121" w:author="Brown,James T" w:date="2019-03-06T17:14:00Z"/>
          <w:color w:val="000000" w:themeColor="text1"/>
        </w:rPr>
      </w:pPr>
      <w:del w:id="122" w:author="Brown,James T" w:date="2019-03-06T17:14:00Z">
        <w:r w:rsidRPr="004F09C9" w:rsidDel="00962F32">
          <w:rPr>
            <w:color w:val="000000" w:themeColor="text1"/>
          </w:rPr>
          <w:delText>Discussion and Conclusions</w:delText>
        </w:r>
        <w:r w:rsidRPr="004F09C9" w:rsidDel="00962F32">
          <w:rPr>
            <w:color w:val="000000" w:themeColor="text1"/>
          </w:rPr>
          <w:tab/>
          <w:delText>.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31</w:delText>
        </w:r>
      </w:del>
    </w:p>
    <w:p w14:paraId="6A91103F" w14:textId="5ADCEBD0" w:rsidR="007F6A28" w:rsidRPr="004F09C9" w:rsidDel="00962F32" w:rsidRDefault="00D27C9E" w:rsidP="007F6A28">
      <w:pPr>
        <w:spacing w:after="160" w:line="259" w:lineRule="auto"/>
        <w:ind w:left="0" w:firstLine="0"/>
        <w:rPr>
          <w:del w:id="123" w:author="Brown,James T" w:date="2019-03-06T17:14:00Z"/>
          <w:color w:val="000000" w:themeColor="text1"/>
        </w:rPr>
      </w:pPr>
      <w:del w:id="124" w:author="Brown,James T" w:date="2019-03-06T17:14:00Z">
        <w:r w:rsidRPr="004F09C9" w:rsidDel="00962F32">
          <w:rPr>
            <w:color w:val="000000" w:themeColor="text1"/>
          </w:rPr>
          <w:delText>LIST OF REFERENCES . . .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51</w:delText>
        </w:r>
      </w:del>
    </w:p>
    <w:p w14:paraId="5A2926CA" w14:textId="4FB162C8" w:rsidR="006F58EA" w:rsidRPr="004F09C9" w:rsidDel="00962F32" w:rsidRDefault="00D27C9E" w:rsidP="007F6A28">
      <w:pPr>
        <w:spacing w:after="160" w:line="259" w:lineRule="auto"/>
        <w:ind w:left="0" w:firstLine="0"/>
        <w:rPr>
          <w:del w:id="125" w:author="Brown,James T" w:date="2019-03-06T17:14:00Z"/>
          <w:color w:val="000000" w:themeColor="text1"/>
        </w:rPr>
      </w:pPr>
      <w:del w:id="126" w:author="Brown,James T" w:date="2019-03-06T17:14:00Z">
        <w:r w:rsidRPr="004F09C9" w:rsidDel="00962F32">
          <w:rPr>
            <w:color w:val="000000" w:themeColor="text1"/>
          </w:rPr>
          <w:delText>BIOGRAPHICAL SKETCH</w:delText>
        </w:r>
        <w:r w:rsidRPr="004F09C9" w:rsidDel="00962F32">
          <w:rPr>
            <w:color w:val="000000" w:themeColor="text1"/>
          </w:rPr>
          <w:tab/>
          <w:delText>. . . . . . . . . . . . . . . . . . . . . . . . . . . . . . . . .</w:delText>
        </w:r>
        <w:r w:rsidRPr="004F09C9" w:rsidDel="00962F32">
          <w:rPr>
            <w:color w:val="000000" w:themeColor="text1"/>
          </w:rPr>
          <w:tab/>
        </w:r>
        <w:r w:rsidR="007F6A28" w:rsidRPr="004F09C9" w:rsidDel="00962F32">
          <w:rPr>
            <w:color w:val="000000" w:themeColor="text1"/>
          </w:rPr>
          <w:tab/>
        </w:r>
        <w:r w:rsidR="007F6A28" w:rsidRPr="004F09C9" w:rsidDel="00962F32">
          <w:rPr>
            <w:color w:val="000000" w:themeColor="text1"/>
          </w:rPr>
          <w:tab/>
        </w:r>
        <w:r w:rsidRPr="004F09C9" w:rsidDel="00962F32">
          <w:rPr>
            <w:color w:val="000000" w:themeColor="text1"/>
          </w:rPr>
          <w:delText>56</w:delText>
        </w:r>
      </w:del>
    </w:p>
    <w:p w14:paraId="77C1EE6B" w14:textId="77777777" w:rsidR="007F6A28" w:rsidRPr="004F09C9" w:rsidRDefault="007F6A28">
      <w:pPr>
        <w:spacing w:after="60" w:line="263" w:lineRule="auto"/>
        <w:jc w:val="center"/>
        <w:rPr>
          <w:color w:val="000000" w:themeColor="text1"/>
        </w:rPr>
      </w:pPr>
    </w:p>
    <w:p w14:paraId="65E4734F" w14:textId="77777777" w:rsidR="006F58EA" w:rsidRPr="004F09C9" w:rsidRDefault="00D27C9E">
      <w:pPr>
        <w:spacing w:after="60" w:line="263" w:lineRule="auto"/>
        <w:jc w:val="center"/>
        <w:rPr>
          <w:color w:val="000000" w:themeColor="text1"/>
        </w:rPr>
      </w:pPr>
      <w:commentRangeStart w:id="127"/>
      <w:r w:rsidRPr="004F09C9">
        <w:rPr>
          <w:color w:val="000000" w:themeColor="text1"/>
        </w:rPr>
        <w:t>LIST OF TABLES</w:t>
      </w:r>
      <w:commentRangeEnd w:id="127"/>
      <w:r w:rsidR="001E7880">
        <w:rPr>
          <w:rStyle w:val="CommentReference"/>
        </w:rPr>
        <w:commentReference w:id="127"/>
      </w:r>
    </w:p>
    <w:p w14:paraId="08288208" w14:textId="77777777" w:rsidR="006F58EA" w:rsidRPr="004F09C9" w:rsidRDefault="00D27C9E">
      <w:pPr>
        <w:pStyle w:val="Heading1"/>
        <w:ind w:left="-5"/>
        <w:rPr>
          <w:color w:val="000000" w:themeColor="text1"/>
        </w:rPr>
      </w:pPr>
      <w:r w:rsidRPr="004F09C9">
        <w:rPr>
          <w:color w:val="000000" w:themeColor="text1"/>
        </w:rPr>
        <w:t>Table</w:t>
      </w:r>
    </w:p>
    <w:p w14:paraId="151128B4" w14:textId="1A37F1C4"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r>
      <w:ins w:id="128" w:author="Brown,James T" w:date="2019-03-06T17:20:00Z">
        <w:r w:rsidR="00A6104D">
          <w:rPr>
            <w:color w:val="000000" w:themeColor="text1"/>
          </w:rPr>
          <w:t>31</w:t>
        </w:r>
      </w:ins>
      <w:del w:id="129" w:author="Brown,James T" w:date="2019-03-06T17:20:00Z">
        <w:r w:rsidRPr="004F09C9" w:rsidDel="00A6104D">
          <w:rPr>
            <w:color w:val="000000" w:themeColor="text1"/>
          </w:rPr>
          <w:delText>19</w:delText>
        </w:r>
      </w:del>
    </w:p>
    <w:p w14:paraId="4E5332EB"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D53DAE"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7AC3405"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04548EAB"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AF1EA59"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6DB822F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4C220DE9"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517C75B1"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2EBBDD2C"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78209A9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15D7F9F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199C268F"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1680028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47EDF94B"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0F817C94" w14:textId="77777777" w:rsidR="007F6A28" w:rsidRPr="004F09C9" w:rsidRDefault="007F6A28">
      <w:pPr>
        <w:spacing w:after="60" w:line="263" w:lineRule="auto"/>
        <w:jc w:val="center"/>
        <w:rPr>
          <w:color w:val="000000" w:themeColor="text1"/>
        </w:rPr>
      </w:pPr>
    </w:p>
    <w:p w14:paraId="7594F46E" w14:textId="77777777" w:rsidR="007F6A28" w:rsidRPr="004F09C9" w:rsidRDefault="007F6A28">
      <w:pPr>
        <w:spacing w:after="60" w:line="263" w:lineRule="auto"/>
        <w:jc w:val="center"/>
        <w:rPr>
          <w:color w:val="000000" w:themeColor="text1"/>
        </w:rPr>
      </w:pPr>
    </w:p>
    <w:p w14:paraId="6E7228C7" w14:textId="77777777" w:rsidR="007F6A28" w:rsidRPr="004F09C9" w:rsidRDefault="007F6A28">
      <w:pPr>
        <w:spacing w:after="60" w:line="263" w:lineRule="auto"/>
        <w:jc w:val="center"/>
        <w:rPr>
          <w:color w:val="000000" w:themeColor="text1"/>
        </w:rPr>
      </w:pPr>
    </w:p>
    <w:p w14:paraId="2C934E35" w14:textId="77777777" w:rsidR="007F6A28" w:rsidRPr="004F09C9" w:rsidRDefault="007F6A28">
      <w:pPr>
        <w:spacing w:after="60" w:line="263" w:lineRule="auto"/>
        <w:jc w:val="center"/>
        <w:rPr>
          <w:color w:val="000000" w:themeColor="text1"/>
        </w:rPr>
      </w:pPr>
    </w:p>
    <w:p w14:paraId="2A2C2118" w14:textId="77777777" w:rsidR="007F6A28" w:rsidRPr="004F09C9" w:rsidRDefault="007F6A28">
      <w:pPr>
        <w:spacing w:after="60" w:line="263" w:lineRule="auto"/>
        <w:jc w:val="center"/>
        <w:rPr>
          <w:color w:val="000000" w:themeColor="text1"/>
        </w:rPr>
      </w:pPr>
    </w:p>
    <w:p w14:paraId="79FE6763" w14:textId="77777777" w:rsidR="007F6A28" w:rsidRPr="004F09C9" w:rsidRDefault="007F6A28">
      <w:pPr>
        <w:spacing w:after="60" w:line="263" w:lineRule="auto"/>
        <w:jc w:val="center"/>
        <w:rPr>
          <w:color w:val="000000" w:themeColor="text1"/>
        </w:rPr>
      </w:pPr>
    </w:p>
    <w:p w14:paraId="2FD140B8" w14:textId="77777777" w:rsidR="007F6A28" w:rsidRPr="004F09C9" w:rsidRDefault="007F6A28">
      <w:pPr>
        <w:spacing w:after="60" w:line="263" w:lineRule="auto"/>
        <w:jc w:val="center"/>
        <w:rPr>
          <w:color w:val="000000" w:themeColor="text1"/>
        </w:rPr>
      </w:pPr>
    </w:p>
    <w:p w14:paraId="09ACA126" w14:textId="77777777" w:rsidR="007F6A28" w:rsidRPr="004F09C9" w:rsidRDefault="007F6A28">
      <w:pPr>
        <w:spacing w:after="60" w:line="263" w:lineRule="auto"/>
        <w:jc w:val="center"/>
        <w:rPr>
          <w:color w:val="000000" w:themeColor="text1"/>
        </w:rPr>
      </w:pPr>
    </w:p>
    <w:p w14:paraId="3EAEDB2A" w14:textId="77777777" w:rsidR="007F6A28" w:rsidRPr="004F09C9" w:rsidRDefault="007F6A28">
      <w:pPr>
        <w:spacing w:after="60" w:line="263" w:lineRule="auto"/>
        <w:jc w:val="center"/>
        <w:rPr>
          <w:color w:val="000000" w:themeColor="text1"/>
        </w:rPr>
      </w:pPr>
    </w:p>
    <w:p w14:paraId="551AA21D" w14:textId="77777777" w:rsidR="007F6A28" w:rsidRPr="004F09C9" w:rsidRDefault="007F6A28">
      <w:pPr>
        <w:spacing w:after="60" w:line="263" w:lineRule="auto"/>
        <w:jc w:val="center"/>
        <w:rPr>
          <w:color w:val="000000" w:themeColor="text1"/>
        </w:rPr>
      </w:pPr>
    </w:p>
    <w:p w14:paraId="79CA13CA" w14:textId="77777777" w:rsidR="007F6A28" w:rsidRPr="004F09C9" w:rsidRDefault="007F6A28">
      <w:pPr>
        <w:spacing w:after="60" w:line="263" w:lineRule="auto"/>
        <w:jc w:val="center"/>
        <w:rPr>
          <w:color w:val="000000" w:themeColor="text1"/>
        </w:rPr>
      </w:pPr>
    </w:p>
    <w:p w14:paraId="586623BE" w14:textId="77777777" w:rsidR="007F6A28" w:rsidRPr="004F09C9" w:rsidRDefault="007F6A28">
      <w:pPr>
        <w:spacing w:after="60" w:line="263" w:lineRule="auto"/>
        <w:jc w:val="center"/>
        <w:rPr>
          <w:color w:val="000000" w:themeColor="text1"/>
        </w:rPr>
      </w:pPr>
    </w:p>
    <w:p w14:paraId="6176177F" w14:textId="77777777" w:rsidR="007F6A28" w:rsidRPr="004F09C9" w:rsidRDefault="007F6A28">
      <w:pPr>
        <w:spacing w:after="60" w:line="263" w:lineRule="auto"/>
        <w:jc w:val="center"/>
        <w:rPr>
          <w:color w:val="000000" w:themeColor="text1"/>
        </w:rPr>
      </w:pPr>
    </w:p>
    <w:p w14:paraId="0A705D6C" w14:textId="77777777" w:rsidR="006F58EA" w:rsidRPr="004F09C9" w:rsidRDefault="00D27C9E">
      <w:pPr>
        <w:spacing w:after="60" w:line="263" w:lineRule="auto"/>
        <w:jc w:val="center"/>
        <w:rPr>
          <w:color w:val="000000" w:themeColor="text1"/>
        </w:rPr>
      </w:pPr>
      <w:r w:rsidRPr="004F09C9">
        <w:rPr>
          <w:color w:val="000000" w:themeColor="text1"/>
        </w:rPr>
        <w:t>LIST OF FIGURES</w:t>
      </w:r>
    </w:p>
    <w:p w14:paraId="13BCBC7F"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8873"/>
        <w:gridCol w:w="487"/>
      </w:tblGrid>
      <w:tr w:rsidR="006F58EA" w:rsidRPr="004F09C9" w14:paraId="10CAF394" w14:textId="77777777">
        <w:trPr>
          <w:trHeight w:val="349"/>
        </w:trPr>
        <w:tc>
          <w:tcPr>
            <w:tcW w:w="9126" w:type="dxa"/>
            <w:tcBorders>
              <w:top w:val="nil"/>
              <w:left w:val="nil"/>
              <w:bottom w:val="nil"/>
              <w:right w:val="nil"/>
            </w:tcBorders>
          </w:tcPr>
          <w:p w14:paraId="4A9819D2" w14:textId="70F435DA" w:rsidR="006F58EA" w:rsidRPr="004F09C9" w:rsidRDefault="00CE755B">
            <w:pPr>
              <w:tabs>
                <w:tab w:val="center" w:pos="4669"/>
              </w:tabs>
              <w:spacing w:after="0" w:line="259" w:lineRule="auto"/>
              <w:ind w:left="0" w:firstLine="0"/>
              <w:rPr>
                <w:color w:val="000000" w:themeColor="text1"/>
              </w:rPr>
            </w:pPr>
            <w:ins w:id="130" w:author="Brown,James T" w:date="2019-03-06T17:21:00Z">
              <w:r>
                <w:rPr>
                  <w:color w:val="000000" w:themeColor="text1"/>
                </w:rPr>
                <w:t>2-2</w:t>
              </w:r>
            </w:ins>
            <w:del w:id="131" w:author="Brown,James T" w:date="2019-03-06T17:21:00Z">
              <w:r w:rsidR="00D27C9E" w:rsidRPr="004F09C9" w:rsidDel="00CE755B">
                <w:rPr>
                  <w:color w:val="000000" w:themeColor="text1"/>
                </w:rPr>
                <w:delText>1-1</w:delText>
              </w:r>
            </w:del>
            <w:r w:rsidR="00D27C9E"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236448" w14:textId="468C870B" w:rsidR="006F58EA" w:rsidRPr="004F09C9" w:rsidRDefault="00CE755B">
            <w:pPr>
              <w:spacing w:after="0" w:line="259" w:lineRule="auto"/>
              <w:ind w:left="0" w:firstLine="0"/>
              <w:jc w:val="both"/>
              <w:rPr>
                <w:color w:val="000000" w:themeColor="text1"/>
              </w:rPr>
            </w:pPr>
            <w:ins w:id="132" w:author="Brown,James T" w:date="2019-03-06T17:21:00Z">
              <w:r>
                <w:rPr>
                  <w:color w:val="000000" w:themeColor="text1"/>
                </w:rPr>
                <w:t>33</w:t>
              </w:r>
            </w:ins>
            <w:del w:id="133" w:author="Brown,James T" w:date="2019-03-06T17:21:00Z">
              <w:r w:rsidR="00D27C9E" w:rsidRPr="004F09C9" w:rsidDel="00CE755B">
                <w:rPr>
                  <w:color w:val="000000" w:themeColor="text1"/>
                </w:rPr>
                <w:delText>12</w:delText>
              </w:r>
            </w:del>
          </w:p>
        </w:tc>
      </w:tr>
      <w:tr w:rsidR="006F58EA" w:rsidRPr="004F09C9" w14:paraId="5479CF9E" w14:textId="77777777">
        <w:trPr>
          <w:trHeight w:val="478"/>
        </w:trPr>
        <w:tc>
          <w:tcPr>
            <w:tcW w:w="9126" w:type="dxa"/>
            <w:tcBorders>
              <w:top w:val="nil"/>
              <w:left w:val="nil"/>
              <w:bottom w:val="nil"/>
              <w:right w:val="nil"/>
            </w:tcBorders>
            <w:vAlign w:val="center"/>
          </w:tcPr>
          <w:p w14:paraId="54EF2AF0"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64F1F89" w14:textId="72073406" w:rsidR="006F58EA" w:rsidRPr="004F09C9" w:rsidRDefault="00CE755B">
            <w:pPr>
              <w:spacing w:after="0" w:line="259" w:lineRule="auto"/>
              <w:ind w:left="0" w:firstLine="0"/>
              <w:jc w:val="both"/>
              <w:rPr>
                <w:color w:val="000000" w:themeColor="text1"/>
              </w:rPr>
            </w:pPr>
            <w:ins w:id="134" w:author="Brown,James T" w:date="2019-03-06T17:21:00Z">
              <w:r>
                <w:rPr>
                  <w:color w:val="000000" w:themeColor="text1"/>
                </w:rPr>
                <w:t>32</w:t>
              </w:r>
            </w:ins>
            <w:del w:id="135" w:author="Brown,James T" w:date="2019-03-06T17:21:00Z">
              <w:r w:rsidR="00D27C9E" w:rsidRPr="004F09C9" w:rsidDel="00CE755B">
                <w:rPr>
                  <w:color w:val="000000" w:themeColor="text1"/>
                </w:rPr>
                <w:delText>20</w:delText>
              </w:r>
            </w:del>
          </w:p>
        </w:tc>
      </w:tr>
      <w:tr w:rsidR="006F58EA" w:rsidRPr="004F09C9" w14:paraId="551D90ED" w14:textId="77777777">
        <w:trPr>
          <w:trHeight w:val="478"/>
        </w:trPr>
        <w:tc>
          <w:tcPr>
            <w:tcW w:w="9126" w:type="dxa"/>
            <w:tcBorders>
              <w:top w:val="nil"/>
              <w:left w:val="nil"/>
              <w:bottom w:val="nil"/>
              <w:right w:val="nil"/>
            </w:tcBorders>
            <w:vAlign w:val="center"/>
          </w:tcPr>
          <w:p w14:paraId="601EBC2F"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16264479"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76BF70B" w14:textId="77777777">
        <w:trPr>
          <w:trHeight w:val="478"/>
        </w:trPr>
        <w:tc>
          <w:tcPr>
            <w:tcW w:w="9126" w:type="dxa"/>
            <w:tcBorders>
              <w:top w:val="nil"/>
              <w:left w:val="nil"/>
              <w:bottom w:val="nil"/>
              <w:right w:val="nil"/>
            </w:tcBorders>
            <w:vAlign w:val="center"/>
          </w:tcPr>
          <w:p w14:paraId="6A4DAC10"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0CEC518"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436540D2" w14:textId="77777777">
        <w:trPr>
          <w:trHeight w:val="862"/>
        </w:trPr>
        <w:tc>
          <w:tcPr>
            <w:tcW w:w="9126" w:type="dxa"/>
            <w:tcBorders>
              <w:top w:val="nil"/>
              <w:left w:val="nil"/>
              <w:bottom w:val="nil"/>
              <w:right w:val="nil"/>
            </w:tcBorders>
          </w:tcPr>
          <w:p w14:paraId="63F14C37"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3B05D769"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A25B387"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3516C132" w14:textId="77777777">
        <w:trPr>
          <w:trHeight w:val="775"/>
        </w:trPr>
        <w:tc>
          <w:tcPr>
            <w:tcW w:w="9126" w:type="dxa"/>
            <w:tcBorders>
              <w:top w:val="nil"/>
              <w:left w:val="nil"/>
              <w:bottom w:val="nil"/>
              <w:right w:val="nil"/>
            </w:tcBorders>
          </w:tcPr>
          <w:p w14:paraId="1E749F05"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B05376A"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122BCAF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21415F68" w14:textId="77777777">
        <w:trPr>
          <w:trHeight w:val="767"/>
        </w:trPr>
        <w:tc>
          <w:tcPr>
            <w:tcW w:w="9126" w:type="dxa"/>
            <w:tcBorders>
              <w:top w:val="nil"/>
              <w:left w:val="nil"/>
              <w:bottom w:val="nil"/>
              <w:right w:val="nil"/>
            </w:tcBorders>
          </w:tcPr>
          <w:p w14:paraId="44FE75FA"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7100D75A"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852883D"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F788C3B" w14:textId="77777777">
        <w:trPr>
          <w:trHeight w:val="767"/>
        </w:trPr>
        <w:tc>
          <w:tcPr>
            <w:tcW w:w="9126" w:type="dxa"/>
            <w:tcBorders>
              <w:top w:val="nil"/>
              <w:left w:val="nil"/>
              <w:bottom w:val="nil"/>
              <w:right w:val="nil"/>
            </w:tcBorders>
          </w:tcPr>
          <w:p w14:paraId="63F5EB0D"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6C473C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3E8A7C3"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C4CEC38" w14:textId="77777777">
        <w:trPr>
          <w:trHeight w:val="759"/>
        </w:trPr>
        <w:tc>
          <w:tcPr>
            <w:tcW w:w="9126" w:type="dxa"/>
            <w:tcBorders>
              <w:top w:val="nil"/>
              <w:left w:val="nil"/>
              <w:bottom w:val="nil"/>
              <w:right w:val="nil"/>
            </w:tcBorders>
          </w:tcPr>
          <w:p w14:paraId="1EA8633D"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 . . . . . . . . . . .</w:t>
            </w:r>
          </w:p>
          <w:p w14:paraId="3CF3F0A7"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5641A2B"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404EBC7D" w14:textId="77777777">
        <w:trPr>
          <w:trHeight w:val="767"/>
        </w:trPr>
        <w:tc>
          <w:tcPr>
            <w:tcW w:w="9126" w:type="dxa"/>
            <w:tcBorders>
              <w:top w:val="nil"/>
              <w:left w:val="nil"/>
              <w:bottom w:val="nil"/>
              <w:right w:val="nil"/>
            </w:tcBorders>
          </w:tcPr>
          <w:p w14:paraId="4E0ED8EA"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2AA4682B"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003D0753"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6F25496C" w14:textId="77777777">
        <w:trPr>
          <w:trHeight w:val="255"/>
        </w:trPr>
        <w:tc>
          <w:tcPr>
            <w:tcW w:w="9126" w:type="dxa"/>
            <w:tcBorders>
              <w:top w:val="nil"/>
              <w:left w:val="nil"/>
              <w:bottom w:val="nil"/>
              <w:right w:val="nil"/>
            </w:tcBorders>
          </w:tcPr>
          <w:p w14:paraId="27A1F03D"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0A8A1A72"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047EB56A"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0C025CAE"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51AA4964"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0CCE546D"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2899DE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47CA67A"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4D0B6931"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49CF5298"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1A06A3C" w14:textId="42CDCDAF"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w:t>
      </w:r>
      <w:r w:rsidR="008667FC">
        <w:rPr>
          <w:color w:val="000000" w:themeColor="text1"/>
        </w:rPr>
        <w:t xml:space="preserve"> </w:t>
      </w:r>
      <w:r w:rsidRPr="004F09C9">
        <w:rPr>
          <w:color w:val="000000" w:themeColor="text1"/>
        </w:rPr>
        <w:t>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could be crucial in determining which insect</w:t>
      </w:r>
      <w:r w:rsidR="008667FC">
        <w:rPr>
          <w:color w:val="000000" w:themeColor="text1"/>
        </w:rPr>
        <w:t xml:space="preserve"> </w:t>
      </w:r>
      <w:r w:rsidR="00684AFF">
        <w:rPr>
          <w:color w:val="000000" w:themeColor="text1"/>
        </w:rPr>
        <w:t>s</w:t>
      </w:r>
      <w:ins w:id="136" w:author="Dan Hahn" w:date="2019-03-05T08:13:00Z">
        <w:r w:rsidR="008667FC">
          <w:rPr>
            <w:color w:val="000000" w:themeColor="text1"/>
          </w:rPr>
          <w:t>pecies, populations, or genotypes</w:t>
        </w:r>
      </w:ins>
      <w:r w:rsidR="00684AFF">
        <w:rPr>
          <w:color w:val="000000" w:themeColor="text1"/>
        </w:rPr>
        <w:t xml:space="preserve">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ins w:id="137" w:author="Dan Hahn" w:date="2019-03-05T08:13:00Z">
        <w:r w:rsidR="008667FC">
          <w:rPr>
            <w:color w:val="000000" w:themeColor="text1"/>
          </w:rPr>
          <w:t xml:space="preserve">the European corn borer </w:t>
        </w:r>
      </w:ins>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long-diapause and short-diapause </w:t>
      </w:r>
      <w:r w:rsidR="00246FC2">
        <w:rPr>
          <w:color w:val="000000" w:themeColor="text1"/>
        </w:rPr>
        <w:lastRenderedPageBreak/>
        <w:t>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7218518A" w14:textId="77777777" w:rsidR="007F6A28" w:rsidRDefault="007F6A28">
      <w:pPr>
        <w:spacing w:after="0" w:line="263" w:lineRule="auto"/>
        <w:ind w:right="80"/>
        <w:jc w:val="center"/>
        <w:rPr>
          <w:color w:val="000000" w:themeColor="text1"/>
        </w:rPr>
      </w:pPr>
    </w:p>
    <w:p w14:paraId="29FD21DB" w14:textId="77777777" w:rsidR="006229D9" w:rsidRDefault="006229D9">
      <w:pPr>
        <w:spacing w:after="0" w:line="263" w:lineRule="auto"/>
        <w:ind w:right="80"/>
        <w:jc w:val="center"/>
        <w:rPr>
          <w:color w:val="000000" w:themeColor="text1"/>
        </w:rPr>
      </w:pPr>
    </w:p>
    <w:p w14:paraId="6F0898CF" w14:textId="77777777" w:rsidR="006229D9" w:rsidRDefault="006229D9">
      <w:pPr>
        <w:spacing w:after="0" w:line="263" w:lineRule="auto"/>
        <w:ind w:right="80"/>
        <w:jc w:val="center"/>
        <w:rPr>
          <w:color w:val="000000" w:themeColor="text1"/>
        </w:rPr>
      </w:pPr>
    </w:p>
    <w:p w14:paraId="37DB3DA1" w14:textId="77777777" w:rsidR="006229D9" w:rsidRDefault="006229D9">
      <w:pPr>
        <w:spacing w:after="0" w:line="263" w:lineRule="auto"/>
        <w:ind w:right="80"/>
        <w:jc w:val="center"/>
        <w:rPr>
          <w:color w:val="000000" w:themeColor="text1"/>
        </w:rPr>
      </w:pPr>
    </w:p>
    <w:p w14:paraId="70D809D9" w14:textId="77777777" w:rsidR="006229D9" w:rsidRDefault="006229D9">
      <w:pPr>
        <w:spacing w:after="0" w:line="263" w:lineRule="auto"/>
        <w:ind w:right="80"/>
        <w:jc w:val="center"/>
        <w:rPr>
          <w:color w:val="000000" w:themeColor="text1"/>
        </w:rPr>
      </w:pPr>
    </w:p>
    <w:p w14:paraId="2AFECB29" w14:textId="77777777" w:rsidR="006229D9" w:rsidRDefault="006229D9">
      <w:pPr>
        <w:spacing w:after="0" w:line="263" w:lineRule="auto"/>
        <w:ind w:right="80"/>
        <w:jc w:val="center"/>
        <w:rPr>
          <w:color w:val="000000" w:themeColor="text1"/>
        </w:rPr>
      </w:pPr>
    </w:p>
    <w:p w14:paraId="0BC4AB28" w14:textId="77777777" w:rsidR="006229D9" w:rsidRDefault="006229D9">
      <w:pPr>
        <w:spacing w:after="0" w:line="263" w:lineRule="auto"/>
        <w:ind w:right="80"/>
        <w:jc w:val="center"/>
        <w:rPr>
          <w:color w:val="000000" w:themeColor="text1"/>
        </w:rPr>
      </w:pPr>
    </w:p>
    <w:p w14:paraId="12E6C70B" w14:textId="77777777" w:rsidR="006229D9" w:rsidRDefault="006229D9">
      <w:pPr>
        <w:spacing w:after="0" w:line="263" w:lineRule="auto"/>
        <w:ind w:right="80"/>
        <w:jc w:val="center"/>
        <w:rPr>
          <w:color w:val="000000" w:themeColor="text1"/>
        </w:rPr>
      </w:pPr>
    </w:p>
    <w:p w14:paraId="3A6EBC99" w14:textId="77777777" w:rsidR="006229D9" w:rsidRDefault="006229D9">
      <w:pPr>
        <w:spacing w:after="0" w:line="263" w:lineRule="auto"/>
        <w:ind w:right="80"/>
        <w:jc w:val="center"/>
        <w:rPr>
          <w:color w:val="000000" w:themeColor="text1"/>
        </w:rPr>
      </w:pPr>
    </w:p>
    <w:p w14:paraId="45461DFC" w14:textId="77777777" w:rsidR="006229D9" w:rsidRDefault="006229D9">
      <w:pPr>
        <w:spacing w:after="0" w:line="263" w:lineRule="auto"/>
        <w:ind w:right="80"/>
        <w:jc w:val="center"/>
        <w:rPr>
          <w:color w:val="000000" w:themeColor="text1"/>
        </w:rPr>
      </w:pPr>
    </w:p>
    <w:p w14:paraId="2DF935AC" w14:textId="77777777" w:rsidR="006229D9" w:rsidRDefault="006229D9">
      <w:pPr>
        <w:spacing w:after="0" w:line="263" w:lineRule="auto"/>
        <w:ind w:right="80"/>
        <w:jc w:val="center"/>
        <w:rPr>
          <w:color w:val="000000" w:themeColor="text1"/>
        </w:rPr>
      </w:pPr>
    </w:p>
    <w:p w14:paraId="4C8CDB41" w14:textId="77777777" w:rsidR="006229D9" w:rsidRDefault="006229D9">
      <w:pPr>
        <w:spacing w:after="0" w:line="263" w:lineRule="auto"/>
        <w:ind w:right="80"/>
        <w:jc w:val="center"/>
        <w:rPr>
          <w:color w:val="000000" w:themeColor="text1"/>
        </w:rPr>
      </w:pPr>
    </w:p>
    <w:p w14:paraId="52C4294C" w14:textId="77777777" w:rsidR="006229D9" w:rsidRDefault="006229D9">
      <w:pPr>
        <w:spacing w:after="0" w:line="263" w:lineRule="auto"/>
        <w:ind w:right="80"/>
        <w:jc w:val="center"/>
        <w:rPr>
          <w:color w:val="000000" w:themeColor="text1"/>
        </w:rPr>
      </w:pPr>
    </w:p>
    <w:p w14:paraId="4A713CE6" w14:textId="77777777" w:rsidR="006229D9" w:rsidRDefault="006229D9">
      <w:pPr>
        <w:spacing w:after="0" w:line="263" w:lineRule="auto"/>
        <w:ind w:right="80"/>
        <w:jc w:val="center"/>
        <w:rPr>
          <w:color w:val="000000" w:themeColor="text1"/>
        </w:rPr>
      </w:pPr>
    </w:p>
    <w:p w14:paraId="753A19CB" w14:textId="77777777" w:rsidR="006229D9" w:rsidRDefault="006229D9">
      <w:pPr>
        <w:spacing w:after="0" w:line="263" w:lineRule="auto"/>
        <w:ind w:right="80"/>
        <w:jc w:val="center"/>
        <w:rPr>
          <w:color w:val="000000" w:themeColor="text1"/>
        </w:rPr>
      </w:pPr>
    </w:p>
    <w:p w14:paraId="50FC8392" w14:textId="77777777" w:rsidR="006229D9" w:rsidRDefault="006229D9">
      <w:pPr>
        <w:spacing w:after="0" w:line="263" w:lineRule="auto"/>
        <w:ind w:right="80"/>
        <w:jc w:val="center"/>
        <w:rPr>
          <w:color w:val="000000" w:themeColor="text1"/>
        </w:rPr>
      </w:pPr>
    </w:p>
    <w:p w14:paraId="02505794" w14:textId="77777777" w:rsidR="006229D9" w:rsidRDefault="006229D9">
      <w:pPr>
        <w:spacing w:after="0" w:line="263" w:lineRule="auto"/>
        <w:ind w:right="80"/>
        <w:jc w:val="center"/>
        <w:rPr>
          <w:color w:val="000000" w:themeColor="text1"/>
        </w:rPr>
      </w:pPr>
    </w:p>
    <w:p w14:paraId="5F3C6C94" w14:textId="77777777" w:rsidR="006229D9" w:rsidRDefault="006229D9">
      <w:pPr>
        <w:spacing w:after="0" w:line="263" w:lineRule="auto"/>
        <w:ind w:right="80"/>
        <w:jc w:val="center"/>
        <w:rPr>
          <w:color w:val="000000" w:themeColor="text1"/>
        </w:rPr>
      </w:pPr>
    </w:p>
    <w:p w14:paraId="2C1E633A" w14:textId="77777777" w:rsidR="006229D9" w:rsidRDefault="006229D9">
      <w:pPr>
        <w:spacing w:after="0" w:line="263" w:lineRule="auto"/>
        <w:ind w:right="80"/>
        <w:jc w:val="center"/>
        <w:rPr>
          <w:color w:val="000000" w:themeColor="text1"/>
        </w:rPr>
      </w:pPr>
    </w:p>
    <w:p w14:paraId="24D18369" w14:textId="77777777" w:rsidR="006229D9" w:rsidRDefault="006229D9">
      <w:pPr>
        <w:spacing w:after="0" w:line="263" w:lineRule="auto"/>
        <w:ind w:right="80"/>
        <w:jc w:val="center"/>
        <w:rPr>
          <w:color w:val="000000" w:themeColor="text1"/>
        </w:rPr>
      </w:pPr>
    </w:p>
    <w:p w14:paraId="14AB16BC" w14:textId="77777777" w:rsidR="006229D9" w:rsidRDefault="006229D9">
      <w:pPr>
        <w:spacing w:after="0" w:line="263" w:lineRule="auto"/>
        <w:ind w:right="80"/>
        <w:jc w:val="center"/>
        <w:rPr>
          <w:color w:val="000000" w:themeColor="text1"/>
        </w:rPr>
      </w:pPr>
    </w:p>
    <w:p w14:paraId="0293D7A2" w14:textId="77777777" w:rsidR="006229D9" w:rsidRDefault="006229D9">
      <w:pPr>
        <w:spacing w:after="0" w:line="263" w:lineRule="auto"/>
        <w:ind w:right="80"/>
        <w:jc w:val="center"/>
        <w:rPr>
          <w:color w:val="000000" w:themeColor="text1"/>
        </w:rPr>
      </w:pPr>
    </w:p>
    <w:p w14:paraId="7CC41134" w14:textId="77777777" w:rsidR="006229D9" w:rsidRDefault="006229D9">
      <w:pPr>
        <w:spacing w:after="0" w:line="263" w:lineRule="auto"/>
        <w:ind w:right="80"/>
        <w:jc w:val="center"/>
        <w:rPr>
          <w:color w:val="000000" w:themeColor="text1"/>
        </w:rPr>
      </w:pPr>
    </w:p>
    <w:p w14:paraId="08D4F04E" w14:textId="77777777" w:rsidR="006229D9" w:rsidRDefault="006229D9">
      <w:pPr>
        <w:spacing w:after="0" w:line="263" w:lineRule="auto"/>
        <w:ind w:right="80"/>
        <w:jc w:val="center"/>
        <w:rPr>
          <w:color w:val="000000" w:themeColor="text1"/>
        </w:rPr>
      </w:pPr>
    </w:p>
    <w:p w14:paraId="6C13A6D7" w14:textId="77777777" w:rsidR="006229D9" w:rsidRDefault="006229D9">
      <w:pPr>
        <w:spacing w:after="0" w:line="263" w:lineRule="auto"/>
        <w:ind w:right="80"/>
        <w:jc w:val="center"/>
        <w:rPr>
          <w:color w:val="000000" w:themeColor="text1"/>
        </w:rPr>
      </w:pPr>
    </w:p>
    <w:p w14:paraId="48F48363" w14:textId="77777777" w:rsidR="006229D9" w:rsidRDefault="006229D9">
      <w:pPr>
        <w:spacing w:after="0" w:line="263" w:lineRule="auto"/>
        <w:ind w:right="80"/>
        <w:jc w:val="center"/>
        <w:rPr>
          <w:color w:val="000000" w:themeColor="text1"/>
        </w:rPr>
      </w:pPr>
    </w:p>
    <w:p w14:paraId="67613B6A" w14:textId="77777777" w:rsidR="006229D9" w:rsidRDefault="006229D9">
      <w:pPr>
        <w:spacing w:after="0" w:line="263" w:lineRule="auto"/>
        <w:ind w:right="80"/>
        <w:jc w:val="center"/>
        <w:rPr>
          <w:color w:val="000000" w:themeColor="text1"/>
        </w:rPr>
      </w:pPr>
    </w:p>
    <w:p w14:paraId="1831322B" w14:textId="77777777" w:rsidR="006229D9" w:rsidRDefault="006229D9">
      <w:pPr>
        <w:spacing w:after="0" w:line="263" w:lineRule="auto"/>
        <w:ind w:right="80"/>
        <w:jc w:val="center"/>
        <w:rPr>
          <w:color w:val="000000" w:themeColor="text1"/>
        </w:rPr>
      </w:pPr>
    </w:p>
    <w:p w14:paraId="325E5B3D" w14:textId="77777777" w:rsidR="006229D9" w:rsidRDefault="006229D9">
      <w:pPr>
        <w:spacing w:after="0" w:line="263" w:lineRule="auto"/>
        <w:ind w:right="80"/>
        <w:jc w:val="center"/>
        <w:rPr>
          <w:color w:val="000000" w:themeColor="text1"/>
        </w:rPr>
      </w:pPr>
    </w:p>
    <w:p w14:paraId="68DEEECD" w14:textId="77777777" w:rsidR="006229D9" w:rsidRDefault="006229D9">
      <w:pPr>
        <w:spacing w:after="0" w:line="263" w:lineRule="auto"/>
        <w:ind w:right="80"/>
        <w:jc w:val="center"/>
        <w:rPr>
          <w:color w:val="000000" w:themeColor="text1"/>
        </w:rPr>
      </w:pPr>
    </w:p>
    <w:p w14:paraId="4B7C1ECA" w14:textId="77777777" w:rsidR="006229D9" w:rsidRDefault="006229D9">
      <w:pPr>
        <w:spacing w:after="0" w:line="263" w:lineRule="auto"/>
        <w:ind w:right="80"/>
        <w:jc w:val="center"/>
        <w:rPr>
          <w:color w:val="000000" w:themeColor="text1"/>
        </w:rPr>
      </w:pPr>
    </w:p>
    <w:p w14:paraId="73B60FEF" w14:textId="77777777" w:rsidR="006229D9" w:rsidRDefault="006229D9">
      <w:pPr>
        <w:spacing w:after="0" w:line="263" w:lineRule="auto"/>
        <w:ind w:right="80"/>
        <w:jc w:val="center"/>
        <w:rPr>
          <w:color w:val="000000" w:themeColor="text1"/>
        </w:rPr>
      </w:pPr>
    </w:p>
    <w:p w14:paraId="2A8E3AE3" w14:textId="77777777" w:rsidR="006229D9" w:rsidRDefault="006229D9">
      <w:pPr>
        <w:spacing w:after="0" w:line="263" w:lineRule="auto"/>
        <w:ind w:right="80"/>
        <w:jc w:val="center"/>
        <w:rPr>
          <w:color w:val="000000" w:themeColor="text1"/>
        </w:rPr>
      </w:pPr>
    </w:p>
    <w:p w14:paraId="2D75E212" w14:textId="77777777" w:rsidR="006229D9" w:rsidRDefault="006229D9">
      <w:pPr>
        <w:spacing w:after="0" w:line="263" w:lineRule="auto"/>
        <w:ind w:right="80"/>
        <w:jc w:val="center"/>
        <w:rPr>
          <w:color w:val="000000" w:themeColor="text1"/>
        </w:rPr>
      </w:pPr>
    </w:p>
    <w:p w14:paraId="1E6E8A95" w14:textId="77777777" w:rsidR="007F6A28" w:rsidRPr="004F09C9" w:rsidRDefault="007F6A28" w:rsidP="00F1002A">
      <w:pPr>
        <w:spacing w:after="0" w:line="263" w:lineRule="auto"/>
        <w:ind w:left="0" w:right="80" w:firstLine="0"/>
        <w:rPr>
          <w:color w:val="000000" w:themeColor="text1"/>
        </w:rPr>
      </w:pPr>
    </w:p>
    <w:p w14:paraId="11C738E5" w14:textId="77777777" w:rsidR="00F71873" w:rsidRPr="004F09C9" w:rsidRDefault="00F71873" w:rsidP="00F71873">
      <w:pPr>
        <w:spacing w:after="0" w:line="263" w:lineRule="auto"/>
        <w:ind w:right="80"/>
        <w:jc w:val="center"/>
        <w:rPr>
          <w:color w:val="000000" w:themeColor="text1"/>
        </w:rPr>
      </w:pPr>
      <w:bookmarkStart w:id="138" w:name="_Hlk861126"/>
      <w:r w:rsidRPr="004F09C9">
        <w:rPr>
          <w:color w:val="000000" w:themeColor="text1"/>
        </w:rPr>
        <w:lastRenderedPageBreak/>
        <w:t>CHAPTER 1</w:t>
      </w:r>
    </w:p>
    <w:p w14:paraId="22DE569A"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46AD0845" w14:textId="77777777" w:rsidR="00F71873" w:rsidRPr="004F09C9" w:rsidRDefault="00F71873" w:rsidP="00F71873">
      <w:pPr>
        <w:spacing w:after="162" w:line="263" w:lineRule="auto"/>
        <w:ind w:right="80"/>
        <w:jc w:val="center"/>
        <w:rPr>
          <w:color w:val="000000" w:themeColor="text1"/>
        </w:rPr>
      </w:pPr>
    </w:p>
    <w:p w14:paraId="77230CFD" w14:textId="6C58831F" w:rsidR="00F71873" w:rsidRDefault="00F71873" w:rsidP="00F71873">
      <w:pPr>
        <w:spacing w:line="480" w:lineRule="auto"/>
        <w:ind w:left="0" w:right="90" w:firstLine="72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s when conditions are favorable</w:t>
      </w:r>
      <w:r w:rsidR="00292F47">
        <w:rPr>
          <w:color w:val="000000" w:themeColor="text1"/>
        </w:rPr>
        <w:t>,</w:t>
      </w:r>
      <w:r>
        <w:rPr>
          <w:color w:val="000000" w:themeColor="text1"/>
        </w:rPr>
        <w:t xml:space="preserv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Pr>
          <w:color w:val="000000" w:themeColor="text1"/>
        </w:rPr>
        <w:t>Many temperate-living</w:t>
      </w:r>
      <w:r w:rsidRPr="004F09C9">
        <w:rPr>
          <w:color w:val="000000" w:themeColor="text1"/>
        </w:rPr>
        <w:t xml:space="preserve"> insects have </w:t>
      </w:r>
      <w:r>
        <w:rPr>
          <w:color w:val="000000" w:themeColor="text1"/>
        </w:rPr>
        <w:t xml:space="preserve">evolved </w:t>
      </w:r>
      <w:r w:rsidRPr="004F09C9">
        <w:rPr>
          <w:color w:val="000000" w:themeColor="text1"/>
        </w:rPr>
        <w:t xml:space="preserve">seasonal dormancy (diapause) as a strategy to protect themselves from unfavorable </w:t>
      </w:r>
      <w:r>
        <w:rPr>
          <w:color w:val="000000" w:themeColor="text1"/>
        </w:rPr>
        <w:t xml:space="preserve">seasons. Climate change </w:t>
      </w:r>
      <w:r w:rsidR="00815246">
        <w:rPr>
          <w:color w:val="000000" w:themeColor="text1"/>
        </w:rPr>
        <w:t xml:space="preserve">could disrupt life history synchrony as </w:t>
      </w:r>
      <w:del w:id="139" w:author="Dan Hahn" w:date="2019-03-05T08:22:00Z">
        <w:r w:rsidR="00815246" w:rsidDel="00292F47">
          <w:rPr>
            <w:color w:val="000000" w:themeColor="text1"/>
          </w:rPr>
          <w:delText>seasonal predictability</w:delText>
        </w:r>
      </w:del>
      <w:ins w:id="140" w:author="Dan Hahn" w:date="2019-03-05T08:22:00Z">
        <w:r w:rsidR="00292F47">
          <w:rPr>
            <w:color w:val="000000" w:themeColor="text1"/>
          </w:rPr>
          <w:t>the predictability of seasonal temperatures</w:t>
        </w:r>
      </w:ins>
      <w:r w:rsidR="00815246">
        <w:rPr>
          <w:color w:val="000000" w:themeColor="text1"/>
        </w:rPr>
        <w:t xml:space="preserve"> decreases and</w:t>
      </w:r>
      <w:r>
        <w:rPr>
          <w:color w:val="000000" w:themeColor="text1"/>
        </w:rPr>
        <w:t xml:space="preserve"> seasonal temperatures</w:t>
      </w:r>
      <w:r w:rsidR="00815246">
        <w:rPr>
          <w:color w:val="000000" w:themeColor="text1"/>
        </w:rPr>
        <w:t xml:space="preserve"> increase</w:t>
      </w:r>
      <w:r>
        <w:rPr>
          <w:color w:val="000000" w:themeColor="text1"/>
        </w:rPr>
        <w:t xml:space="preserve">, </w:t>
      </w:r>
      <w:del w:id="141" w:author="Dan Hahn" w:date="2019-03-05T08:22:00Z">
        <w:r w:rsidDel="00292F47">
          <w:rPr>
            <w:color w:val="000000" w:themeColor="text1"/>
          </w:rPr>
          <w:delText xml:space="preserve">disrupting the predictability insects use to synchronize their life histories with their environment, and </w:delText>
        </w:r>
      </w:del>
      <w:r>
        <w:rPr>
          <w:color w:val="000000" w:themeColor="text1"/>
        </w:rPr>
        <w:t>threatening the survival of some insects</w:t>
      </w:r>
      <w:r w:rsidRPr="004F09C9">
        <w:rPr>
          <w:color w:val="000000" w:themeColor="text1"/>
        </w:rPr>
        <w:t xml:space="preserve">. </w:t>
      </w:r>
    </w:p>
    <w:p w14:paraId="16B64285" w14:textId="77777777" w:rsidR="00F71873" w:rsidRPr="00FA5D21" w:rsidRDefault="00F71873" w:rsidP="00F71873">
      <w:pPr>
        <w:spacing w:line="480" w:lineRule="auto"/>
        <w:ind w:firstLine="710"/>
        <w:outlineLvl w:val="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 with global surface temperatures and North American land surface temperatures averaging 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"10.1073/pnas.0712056105", "ISBN" : "0027-8424", "ISSN" : "0027-8424", "PMID" : "18256185", "abstract" : "Carbon dioxide is a potent greenhouse gas. The dramatic increase in its concentration in the atmosphere as a result of human activities, beginning with accelerated fossil fuels combustion in the late 18th century, and perhaps even earlier, with modern agricultural expansion 8,000 years ago (1, 2), is driving a striking rise in global temperature (3). For the past 650,000 years, until relatively recently, the concentration of CO2 in the atmosphere was 280 ppm or less; however, the current concentration exceeds 380 ppm and, on its present trajectory, will surpass 550 ppm by 2050 (3). The accumulation of CO2 and other greenhouse gases in the atmosphere is forcing an elevation of global mean temperature; during the lifetime of child born today, the average temperature of the earth will increase by as much as 6C (3). Working in concert, elevated temperature and CO2 are redistributing plant and animal communities on the surface of the earth (4). Because of the direct effect of CO2 and temperature on global food supplies, the influence of these changes on plant physiology and ecology is being actively studied (47). How these elements of global change may alter the interactions between plants and the insects that feed on them is relatively unknown. By bringing to light secrets contained in the fossil record, Currano et al. (8), published in this issue of PNAS, found that the amount and diversity of insect damage to plants increased in association with an abrupt rise in atmospheric CO2 and global temperature that occurred &gt;55 million years ago. If the past is indeed a window to the future, their findings suggest that increased insect herbivory will be one more unpleasant surprise arising from anthropogenic climate change.", "author" : [ { "dropping-particle" : "", "family" : "DeLucia", "given" : "Evan H", "non-dropping-particle" : "", "parse-names" : false, "suffix" : "" }, { "dropping-particle" : "", "family" : "Casteel", "given" : "Clare L", "non-dropping-particle" : "", "parse-names" : false, "suffix" : "" }, { "dropping-particle" : "", "family" : "Nabity", "given" : "Paul D", "non-dropping-particle" : "", "parse-names" : false, "suffix" : "" }, { "dropping-particle" : "", "family" : "O'Neill", "given" : "Bridget F", "non-dropping-particle" : "", "parse-names" : false, "suffix" : "" } ], "container-title" : "Proceedings of the National Academy of Sciences", "id" : "ITEM-1", "issue" : "6", "issued" : { "date-parts" : [ [ "2008" ] ] }, "page" : "1781-1782", "title" : "Insects take a bigger bite out of plants in a warmer, higher carbon dioxide world", "type" : "article-journal", "volume" : "105" }, "uris" : [ "http://www.mendeley.com/documents/?uuid=4a685c63-6876-46e1-afd5-1d6b646b62ca"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"IPCC", "given" : "", "non-dropping-particle" : "", "parse-names" : false, "suffix" : "" } ], "container-title" : "CEUR Workshop Proceedings",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"33-36", "publisher" : "Cambridge University Press", "publisher-place" : "Cambridge", "title" : "Summary for Policymakers. In: Climate Change 2013: The Physical Science Basis. Contribution of Working Group I to the Fifth Assessment Report of the Intergovernmental Panel on Climate Change", "type" : "report", "volume" : "1542" }, "uris" : [ "http://www.mendeley.com/documents/?uuid=09715d79-f2a7-4087-9e52-dee463d53332" ] } ], "mendeley" : { "formattedCitation" : "(DeLucia et al. 2008, IPCC 2013)", "manualFormatting" : "(DeLucia et al. 2008, Stocker et al. 2015)", "plainTextFormattedCitation" : "(DeLucia et al. 2008, IPCC 2013)", "previouslyFormattedCitation" : "(DeLucia et al. 2008, IPCC 2013)"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 xml:space="preserve">(DeLucia et al. 2008, </w:t>
      </w:r>
      <w:r w:rsidRPr="00A4103C">
        <w:rPr>
          <w:rFonts w:asciiTheme="minorHAnsi" w:hAnsiTheme="minorHAnsi"/>
          <w:noProof/>
          <w:color w:val="auto"/>
        </w:rPr>
        <w:lastRenderedPageBreak/>
        <w:t>Stocker et al. 2015)</w:t>
      </w:r>
      <w:r w:rsidRPr="00A4103C">
        <w:rPr>
          <w:rFonts w:asciiTheme="minorHAnsi" w:hAnsiTheme="minorHAnsi"/>
          <w:color w:val="auto"/>
        </w:rPr>
        <w:fldChar w:fldCharType="end"/>
      </w:r>
      <w:r w:rsidRPr="00A4103C">
        <w:rPr>
          <w:rFonts w:asciiTheme="minorHAnsi" w:hAnsiTheme="minorHAnsi"/>
          <w:color w:val="auto"/>
        </w:rPr>
        <w:t xml:space="preserve">. Seasonal temperature averages in the United States during 2016 echoed this upward trend for all four seasons surpassing all previously recorded temperature averages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"URL" : "https://www.ncdc.noaa.gov/sotc/global/201613", "accessed" : { "date-parts" : [ [ "2017", "5", "23" ] ] }, "author" : [ { "dropping-particle" : "", "family" : "NOAA National Centers for Environmental Information", "given" : "", "non-dropping-particle" : "", "parse-names" : false, "suffix" : "" } ], "container-title" : "January", "id" : "ITEM-1", "issued" : { "date-parts" : [ [ "2017" ] ] }, "title" : "State of the Climate: Global Climate Report for Annual 2016", "type" : "webpage" }, "uris" : [ "http://www.mendeley.com/documents/?uuid=53955169-0009-30fb-af35-c43fbdde454f" ] } ], "mendeley" : { "formattedCitation" : "(NOAA National Centers for Environmental Information 2017)", "plainTextFormattedCitation" : "(NOAA National Centers for Environmental Information 2017)", "previouslyFormattedCitation" : "(NOAA National Centers for Environmental Information 2017)"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(NOAA National Centers for Environmental Information 2017)</w:t>
      </w:r>
      <w:r w:rsidRPr="00A4103C">
        <w:rPr>
          <w:rFonts w:asciiTheme="minorHAnsi" w:hAnsiTheme="minorHAnsi"/>
          <w:color w:val="auto"/>
        </w:rPr>
        <w:fldChar w:fldCharType="end"/>
      </w:r>
      <w:r w:rsidRPr="00A4103C">
        <w:rPr>
          <w:rFonts w:asciiTheme="minorHAnsi" w:hAnsiTheme="minorHAnsi"/>
          <w:color w:val="auto"/>
        </w:rPr>
        <w:t xml:space="preserve">. Warmer temperatures will effectively increase the duration of the warm growing season as fall, winter, and spring temperatures increase </w:t>
      </w:r>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"mendeley" : { "formattedCitation" : "(Bradshaw and Holzapfel 2006, Hahn and Denlinger 2011, Scriber 2014)", "plainTextFormattedCitation" : "(Bradshaw and Holzapfel 2006, Hahn and Denlinger 2011, Scriber 2014)", "previouslyFormattedCitation" :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 2003</w:t>
      </w:r>
      <w:r w:rsidR="00EF3C4E">
        <w:rPr>
          <w:rFonts w:asciiTheme="minorHAnsi" w:hAnsiTheme="minorHAnsi"/>
          <w:color w:val="auto"/>
        </w:rPr>
        <w:t>)</w:t>
      </w:r>
      <w:r w:rsidRPr="00A4103C">
        <w:rPr>
          <w:rFonts w:asciiTheme="minorHAnsi" w:hAnsiTheme="minorHAnsi"/>
          <w:color w:val="auto"/>
        </w:rPr>
        <w:t xml:space="preserve">. </w:t>
      </w:r>
      <w:del w:id="142" w:author="Dan Hahn" w:date="2019-03-05T08:25:00Z">
        <w:r w:rsidRPr="00A4103C" w:rsidDel="0023614E">
          <w:rPr>
            <w:rFonts w:asciiTheme="minorHAnsi" w:hAnsiTheme="minorHAnsi"/>
            <w:color w:val="auto"/>
          </w:rPr>
          <w:delText xml:space="preserve">Mature adults that occur </w:delText>
        </w:r>
      </w:del>
      <w:ins w:id="143" w:author="Dan Hahn" w:date="2019-03-05T08:25:00Z">
        <w:r w:rsidR="0023614E">
          <w:rPr>
            <w:rFonts w:asciiTheme="minorHAnsi" w:hAnsiTheme="minorHAnsi"/>
            <w:color w:val="auto"/>
          </w:rPr>
          <w:t xml:space="preserve">When adults reach reproductive maturation </w:t>
        </w:r>
      </w:ins>
      <w:r w:rsidRPr="00A4103C">
        <w:rPr>
          <w:rFonts w:asciiTheme="minorHAnsi" w:hAnsiTheme="minorHAnsi"/>
          <w:color w:val="auto"/>
        </w:rPr>
        <w:t xml:space="preserve">earlier in the growing season </w:t>
      </w:r>
      <w:del w:id="144" w:author="Dan Hahn" w:date="2019-03-05T08:25:00Z">
        <w:r w:rsidRPr="00A4103C" w:rsidDel="0023614E">
          <w:rPr>
            <w:rFonts w:asciiTheme="minorHAnsi" w:hAnsiTheme="minorHAnsi"/>
            <w:color w:val="auto"/>
          </w:rPr>
          <w:delText xml:space="preserve">could increase </w:delText>
        </w:r>
      </w:del>
      <w:r w:rsidRPr="00A4103C">
        <w:rPr>
          <w:rFonts w:asciiTheme="minorHAnsi" w:hAnsiTheme="minorHAnsi"/>
          <w:color w:val="auto"/>
        </w:rPr>
        <w:t xml:space="preserve">the number of generations each year </w:t>
      </w:r>
      <w:ins w:id="145" w:author="Dan Hahn" w:date="2019-03-05T08:25:00Z">
        <w:r w:rsidR="0023614E">
          <w:rPr>
            <w:rFonts w:asciiTheme="minorHAnsi" w:hAnsiTheme="minorHAnsi"/>
            <w:color w:val="auto"/>
          </w:rPr>
          <w:t>can increase</w:t>
        </w:r>
      </w:ins>
      <w:ins w:id="146" w:author="Dan Hahn" w:date="2019-03-05T08:26:00Z">
        <w:r w:rsidR="0023614E">
          <w:rPr>
            <w:rFonts w:asciiTheme="minorHAnsi" w:hAnsiTheme="minorHAnsi"/>
            <w:color w:val="auto"/>
          </w:rPr>
          <w:t>, leading to higher overall insect populations and potentially more pressure from pest insects</w:t>
        </w:r>
      </w:ins>
      <w:ins w:id="147" w:author="Dan Hahn" w:date="2019-03-05T08:25:00Z">
        <w:r w:rsidR="0023614E">
          <w:rPr>
            <w:rFonts w:asciiTheme="minorHAnsi" w:hAnsiTheme="minorHAnsi"/>
            <w:color w:val="auto"/>
          </w:rPr>
          <w:t xml:space="preserve"> </w:t>
        </w:r>
      </w:ins>
      <w:r w:rsidRPr="00A4103C">
        <w:rPr>
          <w:rFonts w:asciiTheme="minorHAnsi" w:hAnsiTheme="minorHAnsi"/>
          <w:color w:val="auto"/>
        </w:rPr>
        <w:fldChar w:fldCharType="begin" w:fldLock="1"/>
      </w:r>
      <w:r w:rsidRPr="00A4103C">
        <w:rPr>
          <w:rFonts w:asciiTheme="minorHAnsi" w:hAnsiTheme="minorHAnsi"/>
          <w:color w:val="auto"/>
        </w:rPr>
        <w:instrText>ADDIN CSL_CITATION { "citationItems" : [ { "id" : "ITEM-1", "itemData" : { "DOI" : "10.1126/science.1127000", "ISBN" : "0036-8075", "ISSN" : "1095-9203", "PMID" : "16763134", "abstract" : "Recent, rapid climate change is driving evolution, as organisms adapt to altered seasonal events rather than to the direct effects of increasing temperature.", "author" : [ { "dropping-particle" : "", "family" : "Bradshaw", "given" : "William E.", "non-dropping-particle" : "", "parse-names" : false, "suffix" : "" }, { "dropping-particle" : "", "family" : "Holzapfel", "given" : "Christina M.", "non-dropping-particle" : "", "parse-names" : false, "suffix" : "" } ], "container-title" : "Science", "id" : "ITEM-1", "issue" : "5779", "issued" : { "date-parts" : [ [ "2006" ] ] }, "page" : "1477-1478", "title" : "Evolutionary response to rapid climate change", "type" : "article-journal", "volume" : "312" }, "uris" : [ "http://www.mendeley.com/documents/?uuid=e160a984-1c88-44d7-b022-f5de3b55b33b"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"id" : "ITEM-3", "itemData" : { "DOI" : "10.3390/insects5010001", "ISBN" : "1517432197", "ISSN" : "20754450", "PMID" : "26462579", "abstract" : "Comprising 50%-75% of the world's fauna, insects are a prominent part of biodiversity in communities and ecosystems globally. Biodiversity across all levels of biological classifications is fundamentally based on genetic diversity. However, the integration of genomics and phylogenetics into conservation management may not be as rapid as climate change. The genetics of hybrid introgression as a source of novel variation for ecological divergence and evolutionary speciation (and resilience) may generate adaptive potential and diversity fast enough to respond to locally-altered environmental conditions. Major plant and herbivore hybrid zones with associated communities deserve conservation consideration. This review addresses functional genetics across multi-trophic-level interactions including \"invasive species\" in various ecosystems as they may become disrupted in different ways by rapid climate change. \"Invasive genes\" (into new species and populations) need to be recognized for their positive creative potential and addressed in conservation programs. \"Genetic rescue\" via hybrid translocations may provide needed adaptive flexibility for rapid adaptation to environmental change. While concerns persist for some conservationists, this review emphasizes the positive aspects of hybrids and hybridization. Specific implications of natural genetic introgression are addressed with a few examples from butterflies, including transgressive phenotypes and climate-driven homoploid recombinant hybrid speciation. Some specific examples illustrate these points using the swallowtail butterflies (Papilionidae) with their long-term historical data base (phylogeographical diversity changes) and recent (3-decade) climate-driven temporal and genetic divergence in recombinant homoploid hybrids and relatively recent hybrid speciation of Papilio appalachiensis in North America. Climate-induced \"reshuffling\" (recombinations) of species composition, genotypes, and genomes may become increasingly ecologically and evolutionarily predictable, but future conservation management programs are more likely to remain constrained by human behavior than by lack of academic knowledge.", "author" : [ { "dropping-particle" : "", "family" : "Scriber", "given" : "Jon Mark", "non-dropping-particle" : "", "parse-names" : false, "suffix" : "" } ], "container-title" : "Insects", "id" : "ITEM-3", "issue" : "1", "issued" : { "date-parts" : [ [ "2014" ] ] }, "number-of-pages" : "1-61", "title" : "Climate-driven reshuffling of species and genes: Potential conservation roles for species translocations and recombinant hybrid genotypes", "type" : "book", "volume" : "5" }, "uris" : [ "http://www.mendeley.com/documents/?uuid=38c270c5-b9d4-43c1-a8ce-5f1727737570" ] }, { "id" : "ITEM-4",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"ITEM-4", "issue" : "1", "issued" : { "date-parts" : [ [ "2002" ] ] }, "page" : "1-16", "title" : "Herbivory in global climate change research: Direct effects of rising temperature on insect herbivores", "type" : "article-journal", "volume" : "8" }, "uris" : [ "http://www.mendeley.com/documents/?uuid=a678acaf-e246-4604-a321-4764aa1ed436" ] } ], "mendeley" : { "formattedCitation" : "(Bale et al. 2002, Bradshaw and Holzapfel 2006, Hahn and Denlinger 2011, Scriber 2014)", "plainTextFormattedCitation" : "(Bale et al. 2002, Bradshaw and Holzapfel 2006, Hahn and Denlinger 2011, Scriber 2014)", "previouslyFormattedCitation" : "(Bale et al. 2002, Bradshaw and Holzapfel 2006, Hahn and Denlinger 2011, Scriber 2014)" }, "properties" : { "noteIndex" : 0 }, "schema" : "https://github.com/citation-style-language/schema/raw/master/csl-citation.json" }</w:instrText>
      </w:r>
      <w:r w:rsidRPr="00A4103C">
        <w:rPr>
          <w:rFonts w:asciiTheme="minorHAnsi" w:hAnsiTheme="minorHAnsi"/>
          <w:color w:val="auto"/>
        </w:rPr>
        <w:fldChar w:fldCharType="separate"/>
      </w:r>
      <w:r w:rsidRPr="00A4103C">
        <w:rPr>
          <w:rFonts w:asciiTheme="minorHAnsi" w:hAnsiTheme="minorHAnsi"/>
          <w:noProof/>
          <w:color w:val="auto"/>
        </w:rPr>
        <w:t>(Bale et al. 2002, Bradshaw and Holzapfel 2006, Hahn and Denlinger 2011, Scriber 2014)</w:t>
      </w:r>
      <w:r w:rsidRPr="00A4103C">
        <w:rPr>
          <w:rFonts w:asciiTheme="minorHAnsi" w:hAnsiTheme="minorHAnsi"/>
          <w:color w:val="auto"/>
        </w:rPr>
        <w:fldChar w:fldCharType="end"/>
      </w:r>
      <w:r w:rsidRPr="00A4103C">
        <w:rPr>
          <w:rFonts w:asciiTheme="minorHAnsi" w:hAnsiTheme="minorHAnsi"/>
          <w:color w:val="auto"/>
        </w:rPr>
        <w:t xml:space="preserve">. </w:t>
      </w:r>
    </w:p>
    <w:p w14:paraId="69229E7D" w14:textId="77777777" w:rsidR="00F71873" w:rsidRDefault="00F71873" w:rsidP="00F71873">
      <w:pPr>
        <w:spacing w:line="480" w:lineRule="auto"/>
        <w:ind w:left="0" w:right="90" w:firstLine="720"/>
        <w:rPr>
          <w:color w:val="000000" w:themeColor="text1"/>
        </w:rPr>
      </w:pPr>
      <w:r>
        <w:rPr>
          <w:color w:val="000000" w:themeColor="text1"/>
        </w:rPr>
        <w:t>The performance of insects</w:t>
      </w:r>
      <w:r w:rsidRPr="00B134B2">
        <w:rPr>
          <w:color w:val="000000" w:themeColor="text1"/>
        </w:rPr>
        <w:t xml:space="preserve"> is influenced by the thermal conditions they experience in their environments</w:t>
      </w:r>
      <w:ins w:id="148" w:author="Dan Hahn" w:date="2019-03-05T08:26:00Z">
        <w:r w:rsidR="0023614E">
          <w:rPr>
            <w:color w:val="000000" w:themeColor="text1"/>
          </w:rPr>
          <w:t>,</w:t>
        </w:r>
      </w:ins>
      <w:r w:rsidRPr="00B134B2">
        <w:rPr>
          <w:color w:val="000000" w:themeColor="text1"/>
        </w:rPr>
        <w:t xml:space="preserve"> and increased temperatures could</w:t>
      </w:r>
      <w:r>
        <w:rPr>
          <w:color w:val="000000" w:themeColor="text1"/>
        </w:rPr>
        <w:t xml:space="preserve"> be </w:t>
      </w:r>
      <w:r w:rsidRPr="00B134B2">
        <w:rPr>
          <w:color w:val="000000" w:themeColor="text1"/>
        </w:rPr>
        <w:t xml:space="preserve">either positive or negative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w:t>
      </w:r>
      <w:r w:rsidRPr="00B134B2">
        <w:rPr>
          <w:color w:val="000000" w:themeColor="text1"/>
        </w:rPr>
        <w:lastRenderedPageBreak/>
        <w:t xml:space="preserve">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w:t>
      </w:r>
      <w:r>
        <w:rPr>
          <w:color w:val="000000" w:themeColor="text1"/>
        </w:rPr>
        <w:t>which</w:t>
      </w:r>
      <w:r w:rsidRPr="00B134B2">
        <w:rPr>
          <w:color w:val="000000" w:themeColor="text1"/>
        </w:rPr>
        <w:t xml:space="preserve"> is the temperature where performance is maximized</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The range of temperatures where the performance of an insect is half of the thermal optimum represents the thermal breadth</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Finally, the range of temperatures within which any performance is permitted is an insect’s thermal tolerance range</w:t>
      </w:r>
      <w:r w:rsidR="005551AC">
        <w:rPr>
          <w:color w:val="000000" w:themeColor="text1"/>
        </w:rPr>
        <w:t xml:space="preserve"> </w:t>
      </w:r>
      <w:r w:rsidR="00231848" w:rsidRPr="00B134B2">
        <w:rPr>
          <w:color w:val="000000" w:themeColor="text1"/>
        </w:rPr>
        <w:fldChar w:fldCharType="begin" w:fldLock="1"/>
      </w:r>
      <w:r w:rsidR="00231848"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00231848" w:rsidRPr="00B134B2">
        <w:rPr>
          <w:color w:val="000000" w:themeColor="text1"/>
        </w:rPr>
        <w:fldChar w:fldCharType="separate"/>
      </w:r>
      <w:r w:rsidR="00231848" w:rsidRPr="00B134B2">
        <w:rPr>
          <w:color w:val="000000" w:themeColor="text1"/>
        </w:rPr>
        <w:t>(Huey and Stevenson 1979)</w:t>
      </w:r>
      <w:r w:rsidR="00231848" w:rsidRPr="00B134B2">
        <w:rPr>
          <w:color w:val="000000" w:themeColor="text1"/>
        </w:rPr>
        <w:fldChar w:fldCharType="end"/>
      </w:r>
      <w:r w:rsidRPr="00B134B2">
        <w:rPr>
          <w:color w:val="000000" w:themeColor="text1"/>
        </w:rPr>
        <w:t xml:space="preserv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702707C2"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xml:space="preserve">. In the tropics, environmental temperatures vary little relative to temperatures in temperate regions and insects in tropical regions experience temperatures </w:t>
      </w:r>
      <w:r w:rsidRPr="00B134B2">
        <w:rPr>
          <w:color w:val="000000" w:themeColor="text1"/>
        </w:rPr>
        <w:lastRenderedPageBreak/>
        <w:t xml:space="preserve">that tend to be closer to their optimum temperature relative to temperate insects whose environment tends to be cooler than optimum. </w:t>
      </w:r>
      <w:commentRangeStart w:id="149"/>
      <w:commentRangeStart w:id="150"/>
      <w:r w:rsidRPr="00B134B2">
        <w:rPr>
          <w:color w:val="000000" w:themeColor="text1"/>
        </w:rPr>
        <w:t>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as climate warms.</w:t>
      </w:r>
      <w:commentRangeEnd w:id="149"/>
      <w:r w:rsidR="0023614E">
        <w:rPr>
          <w:rStyle w:val="CommentReference"/>
        </w:rPr>
        <w:commentReference w:id="149"/>
      </w:r>
      <w:commentRangeEnd w:id="150"/>
      <w:r w:rsidR="006A7A81">
        <w:rPr>
          <w:rStyle w:val="CommentReference"/>
        </w:rPr>
        <w:commentReference w:id="150"/>
      </w:r>
    </w:p>
    <w:p w14:paraId="2461A254" w14:textId="77777777" w:rsidR="00F71873" w:rsidRPr="00B134B2" w:rsidRDefault="00F71873" w:rsidP="00BD09F0">
      <w:pPr>
        <w:spacing w:line="480" w:lineRule="auto"/>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Winners could experience a net increase in both population size and geographical range with more individuals spread across more geography. Winners could also experience a northern shift of their entire geographical range with no change in population size</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In Europe, changes in ranges have been observed in 35 species of non-migratory butterfly species</w:t>
      </w:r>
      <w:r w:rsidR="00C1387E">
        <w:rPr>
          <w:color w:val="000000" w:themeColor="text1"/>
        </w:rPr>
        <w:t xml:space="preserve"> </w:t>
      </w:r>
      <w:r w:rsidR="00C1387E" w:rsidRPr="00B134B2">
        <w:rPr>
          <w:color w:val="000000" w:themeColor="text1"/>
        </w:rPr>
        <w:fldChar w:fldCharType="begin" w:fldLock="1"/>
      </w:r>
      <w:r w:rsidR="00C1387E"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00C1387E" w:rsidRPr="00B134B2">
        <w:rPr>
          <w:color w:val="000000" w:themeColor="text1"/>
        </w:rPr>
        <w:fldChar w:fldCharType="separate"/>
      </w:r>
      <w:r w:rsidR="00C1387E" w:rsidRPr="00B134B2">
        <w:rPr>
          <w:color w:val="000000" w:themeColor="text1"/>
        </w:rPr>
        <w:t>(Parmesan et al. 1999)</w:t>
      </w:r>
      <w:r w:rsidR="00C1387E" w:rsidRPr="00B134B2">
        <w:rPr>
          <w:color w:val="000000" w:themeColor="text1"/>
        </w:rPr>
        <w:fldChar w:fldCharType="end"/>
      </w:r>
      <w:r w:rsidRPr="00B134B2">
        <w:rPr>
          <w:color w:val="000000" w:themeColor="text1"/>
        </w:rPr>
        <w:t xml:space="preserve">.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09D25F0" w14:textId="77777777"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xml:space="preserve">. Photoperiod, like temperature, is an important environmental cue that insects use </w:t>
      </w:r>
      <w:r w:rsidRPr="00B134B2">
        <w:rPr>
          <w:color w:val="000000" w:themeColor="text1"/>
        </w:rPr>
        <w:lastRenderedPageBreak/>
        <w:t>to make life history decisions</w:t>
      </w:r>
      <w:r w:rsidR="00C1387E">
        <w:rPr>
          <w:color w:val="000000" w:themeColor="text1"/>
        </w:rPr>
        <w:t xml:space="preserve"> (</w:t>
      </w:r>
      <w:r w:rsidR="003056BF">
        <w:rPr>
          <w:color w:val="000000" w:themeColor="text1"/>
        </w:rPr>
        <w:t>Bale et al. 2002</w:t>
      </w:r>
      <w:r w:rsidR="00C1387E">
        <w:rPr>
          <w:color w:val="000000" w:themeColor="text1"/>
        </w:rPr>
        <w:t>)</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Failure to adjust to the photoperiods of these warmer northern latitudes could negatively impact the timing of life history events for those shifted populations, turning winners into losers.</w:t>
      </w:r>
    </w:p>
    <w:p w14:paraId="37C55595" w14:textId="77777777"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w:t>
      </w:r>
      <w:r w:rsidR="00F52AD1" w:rsidRPr="00B134B2">
        <w:rPr>
          <w:color w:val="000000" w:themeColor="text1"/>
        </w:rPr>
        <w:lastRenderedPageBreak/>
        <w:t xml:space="preserve">is a state of metabolic and developmental suppression many insects use to mitigate the effects of both acute and chronic seasonal stress they encounter in their environment </w:t>
      </w:r>
      <w:r w:rsidR="00F52AD1" w:rsidRPr="00B134B2">
        <w:rPr>
          <w:color w:val="000000" w:themeColor="text1"/>
        </w:rPr>
        <w:fldChar w:fldCharType="begin" w:fldLock="1"/>
      </w:r>
      <w:r w:rsidR="00F52AD1"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00F52AD1" w:rsidRPr="00B134B2">
        <w:rPr>
          <w:color w:val="000000" w:themeColor="text1"/>
        </w:rPr>
        <w:fldChar w:fldCharType="separate"/>
      </w:r>
      <w:r w:rsidR="00F52AD1" w:rsidRPr="00B134B2">
        <w:rPr>
          <w:color w:val="000000" w:themeColor="text1"/>
        </w:rPr>
        <w:t>(Koštál 2006)</w:t>
      </w:r>
      <w:r w:rsidR="00F52AD1" w:rsidRPr="00B134B2">
        <w:rPr>
          <w:color w:val="000000" w:themeColor="text1"/>
        </w:rPr>
        <w:fldChar w:fldCharType="end"/>
      </w:r>
      <w:r w:rsidR="00F52AD1" w:rsidRPr="00B134B2">
        <w:rPr>
          <w:color w:val="000000" w:themeColor="text1"/>
        </w:rPr>
        <w:t xml:space="preserve">. </w:t>
      </w:r>
    </w:p>
    <w:p w14:paraId="28711676"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 2011</w:t>
      </w:r>
      <w:r w:rsidR="006007B8">
        <w:rPr>
          <w:color w:val="000000" w:themeColor="text1"/>
        </w:rPr>
        <w:t xml:space="preserve">, </w:t>
      </w:r>
      <w:r w:rsidR="006007B8" w:rsidRPr="00B134B2">
        <w:rPr>
          <w:color w:val="000000" w:themeColor="text1"/>
        </w:rPr>
        <w:t>Koštál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 2002, Hahn and Denlinger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 2011, Denlinger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 xml:space="preserve">(Denlinger 2002, </w:t>
      </w:r>
      <w:r w:rsidR="00BD09F0" w:rsidRPr="00B134B2">
        <w:rPr>
          <w:color w:val="000000" w:themeColor="text1"/>
        </w:rPr>
        <w:t>Koštál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 xml:space="preserve">Denlinger 2002, </w:t>
      </w:r>
      <w:r w:rsidR="006F1F58" w:rsidRPr="00B134B2">
        <w:rPr>
          <w:color w:val="000000" w:themeColor="text1"/>
        </w:rPr>
        <w:t>(Koštál 2006</w:t>
      </w:r>
      <w:r w:rsidR="00C1387E">
        <w:rPr>
          <w:color w:val="000000" w:themeColor="text1"/>
        </w:rPr>
        <w:t>)</w:t>
      </w:r>
      <w:r w:rsidRPr="00B134B2">
        <w:rPr>
          <w:color w:val="000000" w:themeColor="text1"/>
        </w:rPr>
        <w:t xml:space="preserve">. </w:t>
      </w:r>
    </w:p>
    <w:p w14:paraId="157784D6" w14:textId="7777777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During pre-diapause, the sensitive stage perceives the necessary environmental cue or cues, diapause is induced, and there is a shift away from continuous development and towards the diapause developmental trajectory</w:t>
      </w:r>
      <w:r w:rsidR="00BD09F0">
        <w:rPr>
          <w:color w:val="000000" w:themeColor="text1"/>
        </w:rPr>
        <w:t xml:space="preserve"> (Denlinger 2002, </w:t>
      </w:r>
      <w:r w:rsidR="00BD09F0" w:rsidRPr="00B134B2">
        <w:rPr>
          <w:color w:val="000000" w:themeColor="text1"/>
        </w:rPr>
        <w:t>Koštál 2006</w:t>
      </w:r>
      <w:r w:rsidR="00BD09F0">
        <w:rPr>
          <w:color w:val="000000" w:themeColor="text1"/>
        </w:rPr>
        <w:t>)</w:t>
      </w:r>
      <w:r w:rsidRPr="00B134B2">
        <w:rPr>
          <w:color w:val="000000" w:themeColor="text1"/>
        </w:rPr>
        <w:t xml:space="preserve">. </w:t>
      </w:r>
    </w:p>
    <w:p w14:paraId="252FC2A9"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w:t>
      </w:r>
    </w:p>
    <w:p w14:paraId="344B9AB9" w14:textId="77777777" w:rsidR="00F71873" w:rsidRPr="00B134B2" w:rsidRDefault="00F71873" w:rsidP="00F71873">
      <w:pPr>
        <w:spacing w:line="480" w:lineRule="auto"/>
        <w:ind w:left="0" w:right="90" w:firstLine="720"/>
        <w:rPr>
          <w:color w:val="000000" w:themeColor="text1"/>
        </w:rPr>
      </w:pPr>
      <w:r w:rsidRPr="00B134B2">
        <w:rPr>
          <w:color w:val="000000" w:themeColor="text1"/>
        </w:rPr>
        <w:lastRenderedPageBreak/>
        <w:t>Diapause initiation is generally marked by the suspension of continuous development and a reduction in metabolic activity</w:t>
      </w:r>
      <w:r w:rsidRPr="004F09C9">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w:t>
      </w:r>
      <w:r>
        <w:rPr>
          <w:color w:val="000000" w:themeColor="text1"/>
        </w:rPr>
        <w:t xml:space="preserve"> </w:t>
      </w:r>
      <w:r w:rsidRPr="00B134B2">
        <w:rPr>
          <w:color w:val="000000" w:themeColor="text1"/>
        </w:rPr>
        <w:t>1981</w:t>
      </w:r>
      <w:r>
        <w:rPr>
          <w:color w:val="000000" w:themeColor="text1"/>
        </w:rPr>
        <w:t>,</w:t>
      </w:r>
      <w:r w:rsidRPr="00B134B2">
        <w:rPr>
          <w:color w:val="000000" w:themeColor="text1"/>
        </w:rPr>
        <w:t xml:space="preserve"> Koštál 2006</w:t>
      </w:r>
      <w:r>
        <w:rPr>
          <w:color w:val="000000" w:themeColor="text1"/>
        </w:rPr>
        <w:t>,</w:t>
      </w:r>
      <w:r w:rsidRPr="00B134B2">
        <w:rPr>
          <w:color w:val="000000" w:themeColor="text1"/>
        </w:rPr>
        <w:t xml:space="preserve"> Hahn and Denlinger 2007</w:t>
      </w:r>
      <w:r>
        <w:rPr>
          <w:color w:val="000000" w:themeColor="text1"/>
        </w:rPr>
        <w:t>,</w:t>
      </w:r>
      <w:r w:rsidRPr="00B134B2">
        <w:rPr>
          <w:color w:val="000000" w:themeColor="text1"/>
        </w:rPr>
        <w:t xml:space="preserve">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Pr>
          <w:color w:val="000000" w:themeColor="text1"/>
        </w:rPr>
        <w:t>, Hahn and Denlinger 2007</w:t>
      </w:r>
      <w:r w:rsidRPr="00B134B2">
        <w:rPr>
          <w:color w:val="000000" w:themeColor="text1"/>
        </w:rPr>
        <w:t>)</w:t>
      </w:r>
      <w:r w:rsidRPr="00B134B2">
        <w:rPr>
          <w:color w:val="000000" w:themeColor="text1"/>
        </w:rPr>
        <w:fldChar w:fldCharType="end"/>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w:t>
      </w:r>
      <w:r w:rsidR="008C09C7">
        <w:rPr>
          <w:color w:val="000000" w:themeColor="text1"/>
        </w:rPr>
        <w:t xml:space="preserve"> </w:t>
      </w:r>
      <w:r w:rsidR="0023721D" w:rsidRPr="00B134B2">
        <w:rPr>
          <w:color w:val="000000" w:themeColor="text1"/>
        </w:rPr>
        <w:fldChar w:fldCharType="begin" w:fldLock="1"/>
      </w:r>
      <w:r w:rsidR="0023721D">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23721D" w:rsidRPr="00B134B2">
        <w:rPr>
          <w:color w:val="000000" w:themeColor="text1"/>
        </w:rPr>
        <w:fldChar w:fldCharType="separate"/>
      </w:r>
      <w:r w:rsidR="0023721D" w:rsidRPr="00B134B2">
        <w:rPr>
          <w:color w:val="000000" w:themeColor="text1"/>
        </w:rPr>
        <w:t>(Koštál 2006</w:t>
      </w:r>
      <w:r w:rsidR="0023721D">
        <w:rPr>
          <w:color w:val="000000" w:themeColor="text1"/>
        </w:rPr>
        <w:t>, Denlinger 2002</w:t>
      </w:r>
      <w:r w:rsidR="0023721D" w:rsidRPr="00B134B2">
        <w:rPr>
          <w:color w:val="000000" w:themeColor="text1"/>
        </w:rPr>
        <w:t>)</w:t>
      </w:r>
      <w:r w:rsidR="0023721D" w:rsidRPr="00B134B2">
        <w:rPr>
          <w:color w:val="000000" w:themeColor="text1"/>
        </w:rPr>
        <w:fldChar w:fldCharType="end"/>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8C09C7">
        <w:rPr>
          <w:color w:val="000000" w:themeColor="text1"/>
        </w:rPr>
        <w:t xml:space="preserve"> </w:t>
      </w:r>
      <w:r w:rsidR="006F1F58" w:rsidRPr="00B134B2">
        <w:rPr>
          <w:color w:val="000000" w:themeColor="text1"/>
        </w:rPr>
        <w:fldChar w:fldCharType="begin" w:fldLock="1"/>
      </w:r>
      <w:r w:rsidR="006F1F58">
        <w:rPr>
          <w:color w:val="000000" w:themeColor="text1"/>
        </w:rPr>
        <w:instrText>ADDIN CSL_CITATION {"citationItems":[{"id":"ITEM-1","itemData":{"DOI":"10.1016/j.jinsphys.2005.09.008","ISBN":"0022-1910 (Print)","ISSN":"00221910","PMID":"16332347","abstract":"Insect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 2005 Elsevier Ltd. All rights reserved.","author":[{"dropping-particle":"","family":"Koštál","given":"Vladimír","non-dropping-particle":"","parse-names":false,"suffix":""}],"container-title":"Journal of Insect Physiology","id":"ITEM-1","issue":"2","issued":{"date-parts":[["2006"]]},"page":"113-127","title":"Eco-physiological phases of insect diapause","type":"article-journal","volume":"52"},"uris":["http://www.mendeley.com/documents/?uuid=0a17510b-e832-4dd9-9029-f5db210a638e"]}],"mendeley":{"formattedCitation":"(Koštál 2006)","manualFormatting":"(Koštál 2006, Denlinger 2002)","plainTextFormattedCitation":"(Koštál 2006)","previouslyFormattedCitation":"(Koštál 2006)"},"properties":{"noteIndex":0},"schema":"https://github.com/citation-style-language/schema/raw/master/csl-citation.json"}</w:instrText>
      </w:r>
      <w:r w:rsidR="006F1F58" w:rsidRPr="00B134B2">
        <w:rPr>
          <w:color w:val="000000" w:themeColor="text1"/>
        </w:rPr>
        <w:fldChar w:fldCharType="separate"/>
      </w:r>
      <w:r w:rsidR="006F1F58" w:rsidRPr="00B134B2">
        <w:rPr>
          <w:color w:val="000000" w:themeColor="text1"/>
        </w:rPr>
        <w:t>(Koštál 2006</w:t>
      </w:r>
      <w:r w:rsidR="006F1F58">
        <w:rPr>
          <w:color w:val="000000" w:themeColor="text1"/>
        </w:rPr>
        <w:t>, Denlinger 2002</w:t>
      </w:r>
      <w:r w:rsidR="006F1F58" w:rsidRPr="00B134B2">
        <w:rPr>
          <w:color w:val="000000" w:themeColor="text1"/>
        </w:rPr>
        <w:t>)</w:t>
      </w:r>
      <w:r w:rsidR="006F1F58" w:rsidRPr="00B134B2">
        <w:rPr>
          <w:color w:val="000000" w:themeColor="text1"/>
        </w:rPr>
        <w:fldChar w:fldCharType="end"/>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 </w:t>
      </w:r>
    </w:p>
    <w:p w14:paraId="537B7011"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 2008</w:t>
      </w:r>
      <w:r w:rsidR="00480E4F">
        <w:rPr>
          <w:color w:val="000000" w:themeColor="text1"/>
        </w:rPr>
        <w:t>)</w:t>
      </w:r>
      <w:r w:rsidRPr="00B134B2">
        <w:rPr>
          <w:color w:val="000000" w:themeColor="text1"/>
        </w:rPr>
        <w:t xml:space="preserve">. In time, the predictions of those unchanged environmental cues will become decoupled from actual </w:t>
      </w:r>
      <w:r w:rsidRPr="00B134B2">
        <w:rPr>
          <w:color w:val="000000" w:themeColor="text1"/>
        </w:rPr>
        <w:lastRenderedPageBreak/>
        <w:t>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 2008)</w:t>
      </w:r>
      <w:r w:rsidRPr="00B134B2">
        <w:rPr>
          <w:color w:val="000000" w:themeColor="text1"/>
        </w:rPr>
        <w:t xml:space="preserve">. </w:t>
      </w:r>
      <w:commentRangeStart w:id="151"/>
      <w:commentRangeStart w:id="152"/>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t>
      </w:r>
      <w:commentRangeEnd w:id="151"/>
      <w:r>
        <w:rPr>
          <w:rStyle w:val="CommentReference"/>
        </w:rPr>
        <w:commentReference w:id="151"/>
      </w:r>
      <w:commentRangeEnd w:id="152"/>
      <w:r>
        <w:rPr>
          <w:rStyle w:val="CommentReference"/>
        </w:rPr>
        <w:commentReference w:id="152"/>
      </w:r>
      <w:r w:rsidRPr="00B134B2">
        <w:rPr>
          <w:color w:val="000000" w:themeColor="text1"/>
        </w:rPr>
        <w:t xml:space="preserve">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lifecycles with the growing season, either by evolutionary adaptations or phenotypic plasticity in their response to these shifting environmental cues, could win as climate changes.</w:t>
      </w:r>
      <w:r>
        <w:rPr>
          <w:color w:val="000000" w:themeColor="text1"/>
        </w:rPr>
        <w:t xml:space="preserve"> </w:t>
      </w:r>
    </w:p>
    <w:p w14:paraId="4187133E"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r w:rsidRPr="00B134B2">
        <w:rPr>
          <w:i/>
          <w:color w:val="000000" w:themeColor="text1"/>
        </w:rPr>
        <w:t>Wyeomyia smithii</w:t>
      </w:r>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s inhabit temperate regions as far south as the Gulf of Mexico and as far north as northern Canada</w:t>
      </w:r>
      <w:r w:rsidR="0095462D">
        <w:rPr>
          <w:color w:val="000000" w:themeColor="text1"/>
        </w:rPr>
        <w:t xml:space="preserve"> </w:t>
      </w:r>
      <w:r w:rsidR="006F1F58">
        <w:rPr>
          <w:color w:val="000000" w:themeColor="text1"/>
        </w:rPr>
        <w:t>(</w:t>
      </w:r>
      <w:r w:rsidR="00C62FED" w:rsidRPr="00B134B2">
        <w:rPr>
          <w:color w:val="000000" w:themeColor="text1"/>
        </w:rPr>
        <w:t>Bradshaw and Holzapfel 2001)</w:t>
      </w:r>
      <w:r w:rsidRPr="00B134B2">
        <w:rPr>
          <w:color w:val="000000" w:themeColor="text1"/>
        </w:rPr>
        <w:t>. Across this wide latitudinal range, pitcher plant mosquitoes experience their longest growing seasons at the southern end of their range and increasingly shorter growing seasons at more northern latitudes</w:t>
      </w:r>
      <w:r w:rsidR="0095462D">
        <w:rPr>
          <w:color w:val="000000" w:themeColor="text1"/>
        </w:rPr>
        <w:t xml:space="preserve"> </w:t>
      </w:r>
      <w:r w:rsidR="006F1F58">
        <w:rPr>
          <w:color w:val="000000" w:themeColor="text1"/>
        </w:rPr>
        <w:t>(</w:t>
      </w:r>
      <w:r w:rsidR="00C62FED" w:rsidRPr="00B134B2">
        <w:rPr>
          <w:color w:val="000000" w:themeColor="text1"/>
        </w:rPr>
        <w:t xml:space="preserve">Bradshaw and Holzapfel </w:t>
      </w:r>
      <w:r w:rsidR="00C62FED" w:rsidRPr="00B134B2">
        <w:rPr>
          <w:color w:val="000000" w:themeColor="text1"/>
        </w:rPr>
        <w:lastRenderedPageBreak/>
        <w:t>2001)</w:t>
      </w:r>
      <w:r w:rsidRPr="00B134B2">
        <w:rPr>
          <w:color w:val="000000" w:themeColor="text1"/>
        </w:rPr>
        <w:t xml:space="preserve">.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75FA0DE8" w14:textId="77777777"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w:t>
      </w:r>
      <w:r w:rsidR="0095462D">
        <w:rPr>
          <w:color w:val="000000" w:themeColor="text1"/>
        </w:rPr>
        <w:t xml:space="preserve"> (</w:t>
      </w:r>
      <w:r w:rsidR="0095462D" w:rsidRPr="00B134B2">
        <w:rPr>
          <w:color w:val="000000" w:themeColor="text1"/>
        </w:rPr>
        <w:t>Bradshaw and Holzapfel 2001)</w:t>
      </w:r>
      <w:r w:rsidRPr="00B134B2">
        <w:rPr>
          <w:color w:val="000000" w:themeColor="text1"/>
        </w:rPr>
        <w:t>.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w:t>
      </w:r>
    </w:p>
    <w:p w14:paraId="14F47C10" w14:textId="77777777" w:rsidR="00F71873" w:rsidRPr="004F09C9" w:rsidRDefault="00F71873" w:rsidP="00F71873">
      <w:pPr>
        <w:spacing w:line="480" w:lineRule="auto"/>
        <w:ind w:left="0" w:right="90" w:firstLine="453"/>
        <w:rPr>
          <w:color w:val="000000" w:themeColor="text1"/>
        </w:rPr>
      </w:pPr>
      <w:r w:rsidRPr="00B134B2">
        <w:rPr>
          <w:color w:val="000000" w:themeColor="text1"/>
        </w:rPr>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w:t>
      </w:r>
      <w:r w:rsidRPr="00B134B2">
        <w:rPr>
          <w:color w:val="000000" w:themeColor="text1"/>
        </w:rPr>
        <w:lastRenderedPageBreak/>
        <w:t>adjust to longer growing seasons without compromising the protection of diapause could be winners as climates change.</w:t>
      </w:r>
    </w:p>
    <w:p w14:paraId="0248322E" w14:textId="77777777" w:rsidR="00F71873"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ins w:id="153" w:author="Dan Hahn" w:date="2019-03-05T08:45:00Z">
        <w:r w:rsidR="000E4DE2">
          <w:rPr>
            <w:color w:val="000000" w:themeColor="text1"/>
          </w:rPr>
          <w:t>,</w:t>
        </w:r>
      </w:ins>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similar to those shown in the pitcher plant mosquito </w:t>
      </w:r>
      <w:r w:rsidRPr="004F09C9">
        <w:rPr>
          <w:color w:val="000000" w:themeColor="text1"/>
        </w:rPr>
        <w:t xml:space="preserve">could serve to </w:t>
      </w:r>
      <w:r>
        <w:rPr>
          <w:color w:val="000000" w:themeColor="text1"/>
        </w:rPr>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26B9C350" w14:textId="0A4F507E" w:rsidR="00F71873" w:rsidRPr="00B134B2" w:rsidRDefault="00F71873" w:rsidP="00F71873">
      <w:pPr>
        <w:spacing w:line="480" w:lineRule="auto"/>
        <w:ind w:left="0" w:right="90" w:firstLine="0"/>
        <w:rPr>
          <w:color w:val="000000" w:themeColor="text1"/>
        </w:rPr>
      </w:pPr>
      <w:r>
        <w:rPr>
          <w:color w:val="000000" w:themeColor="text1"/>
        </w:rPr>
        <w:tab/>
      </w:r>
      <w:r w:rsidRPr="00B134B2">
        <w:rPr>
          <w:color w:val="000000" w:themeColor="text1"/>
        </w:rPr>
        <w:t xml:space="preserve">During </w:t>
      </w:r>
      <w:del w:id="154" w:author="Dan Hahn" w:date="2019-03-05T08:46:00Z">
        <w:r w:rsidRPr="00B134B2" w:rsidDel="000E4DE2">
          <w:rPr>
            <w:color w:val="000000" w:themeColor="text1"/>
          </w:rPr>
          <w:delText>diapause</w:delText>
        </w:r>
      </w:del>
      <w:ins w:id="155" w:author="Dan Hahn" w:date="2019-03-05T08:46:00Z">
        <w:r w:rsidR="000E4DE2">
          <w:rPr>
            <w:color w:val="000000" w:themeColor="text1"/>
          </w:rPr>
          <w:t>winter</w:t>
        </w:r>
      </w:ins>
      <w:r w:rsidRPr="00B134B2">
        <w:rPr>
          <w:color w:val="000000" w:themeColor="text1"/>
        </w:rPr>
        <w:t xml:space="preserve">, temperatures are low and metabolic activity </w:t>
      </w:r>
      <w:del w:id="156" w:author="Dan Hahn" w:date="2019-03-05T08:46:00Z">
        <w:r w:rsidRPr="00B134B2" w:rsidDel="000E4DE2">
          <w:rPr>
            <w:color w:val="000000" w:themeColor="text1"/>
          </w:rPr>
          <w:delText>may be</w:delText>
        </w:r>
      </w:del>
      <w:ins w:id="157" w:author="Dan Hahn" w:date="2019-03-05T08:46:00Z">
        <w:r w:rsidR="000E4DE2">
          <w:rPr>
            <w:color w:val="000000" w:themeColor="text1"/>
          </w:rPr>
          <w:t>is typically</w:t>
        </w:r>
      </w:ins>
      <w:r w:rsidRPr="00B134B2">
        <w:rPr>
          <w:color w:val="000000" w:themeColor="text1"/>
        </w:rPr>
        <w:t xml:space="preserve"> suppressed</w:t>
      </w:r>
      <w:ins w:id="158" w:author="Dan Hahn" w:date="2019-03-05T08:46:00Z">
        <w:r w:rsidR="000E4DE2">
          <w:rPr>
            <w:color w:val="000000" w:themeColor="text1"/>
          </w:rPr>
          <w:t xml:space="preserve"> during diapause</w:t>
        </w:r>
      </w:ins>
      <w:r w:rsidRPr="00B134B2">
        <w:rPr>
          <w:color w:val="000000" w:themeColor="text1"/>
        </w:rPr>
        <w:t xml:space="preserve">. However, insects can metabolize considerable quantities of nutrients during </w:t>
      </w:r>
      <w:ins w:id="159" w:author="Dan Hahn" w:date="2019-03-05T09:38:00Z">
        <w:r w:rsidR="005E7423">
          <w:rPr>
            <w:color w:val="000000" w:themeColor="text1"/>
          </w:rPr>
          <w:t xml:space="preserve">the course of the </w:t>
        </w:r>
      </w:ins>
      <w:del w:id="160" w:author="Dan Hahn" w:date="2019-03-05T09:38:00Z">
        <w:r w:rsidRPr="00B134B2" w:rsidDel="005E7423">
          <w:rPr>
            <w:color w:val="000000" w:themeColor="text1"/>
          </w:rPr>
          <w:delText>this period</w:delText>
        </w:r>
      </w:del>
      <w:ins w:id="161" w:author="Dan Hahn" w:date="2019-03-05T09:38:00Z">
        <w:r w:rsidR="005E7423">
          <w:rPr>
            <w:color w:val="000000" w:themeColor="text1"/>
          </w:rPr>
          <w:t>diapause</w:t>
        </w:r>
      </w:ins>
      <w:ins w:id="162" w:author="Dan Hahn" w:date="2019-03-05T09:39:00Z">
        <w:r w:rsidR="005E7423">
          <w:rPr>
            <w:color w:val="000000" w:themeColor="text1"/>
          </w:rPr>
          <w:t xml:space="preserve"> period</w:t>
        </w:r>
      </w:ins>
      <w:r w:rsidRPr="00B134B2">
        <w:rPr>
          <w:color w:val="000000" w:themeColor="text1"/>
        </w:rPr>
        <w:t>. In preparation for diapause, some insects accumulate large quantities of lipids, amino acids, and/or carbohydrates</w:t>
      </w:r>
      <w:r w:rsidR="0095462D">
        <w:rPr>
          <w:color w:val="000000" w:themeColor="text1"/>
        </w:rPr>
        <w:t xml:space="preserve"> (</w:t>
      </w:r>
      <w:r w:rsidR="006007B8">
        <w:rPr>
          <w:color w:val="000000" w:themeColor="text1"/>
        </w:rPr>
        <w:t>Denlinger 2002, Hahn and Denlinger 20</w:t>
      </w:r>
      <w:r w:rsidR="003032CA">
        <w:rPr>
          <w:color w:val="000000" w:themeColor="text1"/>
        </w:rPr>
        <w:t>11</w:t>
      </w:r>
      <w:r w:rsidR="0095462D">
        <w:rPr>
          <w:color w:val="000000" w:themeColor="text1"/>
        </w:rPr>
        <w:t>)</w:t>
      </w:r>
      <w:r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 2007</w:t>
      </w:r>
      <w:r w:rsidR="0095462D">
        <w:rPr>
          <w:color w:val="000000" w:themeColor="text1"/>
        </w:rPr>
        <w:t>)</w:t>
      </w:r>
      <w:r w:rsidRPr="00B134B2">
        <w:rPr>
          <w:color w:val="000000" w:themeColor="text1"/>
        </w:rPr>
        <w:t xml:space="preserve">. Lipids, specifically triglycerides, are the predominant source of metabolic energy used during diapause in most species </w:t>
      </w:r>
      <w:r w:rsidRPr="00B134B2">
        <w:rPr>
          <w:color w:val="000000" w:themeColor="text1"/>
        </w:rPr>
        <w:fldChar w:fldCharType="begin" w:fldLock="1"/>
      </w:r>
      <w:r w:rsidR="003032CA">
        <w:rPr>
          <w:color w:val="000000" w:themeColor="text1"/>
        </w:rPr>
        <w:instrText>ADDIN CSL_CITATION {"citationItems":[{"id":"ITEM-1","itemData":{"DOI":"https://doi.org/10.1146/annurev-ento-112408-085356","ISBN":"1545-4487 (Electronic)\\r0066-4170 (Linking)","ISSN":"0066-4170","PMID":"19725772","abstract":"The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insects.","author":[{"dropping-particle":"","family":"Arrese","given":"Estela L.","non-dropping-particle":"","parse-names":false,"suffix":""},{"dropping-particle":"","family":"Soulages","given":"Jose L.","non-dropping-particle":"","parse-names":false,"suffix":""}],"container-title":"Annual Review of Entomology","id":"ITEM-1","issue":"1","issued":{"date-parts":[["2010"]]},"page":"207-225","title":"Insect Fat Body: Energy, Metabolism, and Regulation","type":"article-journal","volume":"55"},"uris":["http://www.mendeley.com/documents/?uuid=f48dce33-5620-4dee-92b7-055c2a96bb9b"]},{"id":"ITEM-2","itemData":{"DOI":"10.1146/annurev-ento-112408-085436","ISBN":"1545-4487 (Electronic)\\r0066-4170 (Linking)","ISSN":"0066-4170","PMID":"20690828","abstract":"Managing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regula...","author":[{"dropping-particle":"","family":"Hahn","given":"Daniel A.","non-dropping-particle":"","parse-names":false,"suffix":""},{"dropping-particle":"","family":"Denlinger","given":"David L.","non-dropping-particle":"","parse-names":false,"suffix":""}],"container-title":"Annual Review of Entomology","id":"ITEM-2","issue":"1","issued":{"date-parts":[["2011"]]},"page":"103-121","title":"Energetics of Insect Diapause","type":"article-journal","volume":"56"},"uris":["http://www.mendeley.com/documents/?uuid=2f5c6df6-1fe1-4289-89e6-4e00bf14561e"]}],"mendeley":{"formattedCitation":"(Arrese and Soulages 2010, Hahn and Denlinger 2011)","manualFormatting":"(Arrese and Soulages 2010, Hahn and Denlinger 2011)","plainTextFormattedCitation":"(Arrese and Soulages 2010, Hahn and Denlinger 2011)","previouslyFormattedCitation":"(Arrese and Soulages 2010, Hahn and Denlinger 2011)"},"properties":{"noteIndex":0},"schema":"https://github.com/citation-style-language/schema/raw/master/csl-citation.json"}</w:instrText>
      </w:r>
      <w:r w:rsidRPr="00B134B2">
        <w:rPr>
          <w:color w:val="000000" w:themeColor="text1"/>
        </w:rPr>
        <w:fldChar w:fldCharType="separate"/>
      </w:r>
      <w:r w:rsidRPr="00B134B2">
        <w:rPr>
          <w:color w:val="000000" w:themeColor="text1"/>
        </w:rPr>
        <w:t>(Arrese and Soulages 2010, Hahn and Denlinger 20</w:t>
      </w:r>
      <w:r w:rsidR="003032CA">
        <w:rPr>
          <w:color w:val="000000" w:themeColor="text1"/>
        </w:rPr>
        <w:t>11</w:t>
      </w:r>
      <w:r w:rsidRPr="00B134B2">
        <w:rPr>
          <w:color w:val="000000" w:themeColor="text1"/>
        </w:rPr>
        <w:t>)</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Amino acids are generally stored as multimeric hexamerin proteins</w:t>
      </w:r>
      <w:r w:rsidR="0095462D">
        <w:rPr>
          <w:color w:val="000000" w:themeColor="text1"/>
        </w:rPr>
        <w:t xml:space="preserve"> </w:t>
      </w:r>
      <w:r w:rsidR="0095462D">
        <w:rPr>
          <w:color w:val="000000" w:themeColor="text1"/>
        </w:rPr>
        <w:lastRenderedPageBreak/>
        <w:t>(</w:t>
      </w:r>
      <w:r w:rsidR="003032CA">
        <w:rPr>
          <w:color w:val="000000" w:themeColor="text1"/>
        </w:rPr>
        <w:t>Denlinger 2002</w:t>
      </w:r>
      <w:r w:rsidR="0095462D">
        <w:rPr>
          <w:color w:val="000000" w:themeColor="text1"/>
        </w:rPr>
        <w:t>)</w:t>
      </w:r>
      <w:r w:rsidRPr="00B134B2">
        <w:rPr>
          <w:color w:val="000000" w:themeColor="text1"/>
        </w:rPr>
        <w:t>. Hexamerins are specialized protein</w:t>
      </w:r>
      <w:r w:rsidR="006A15AC">
        <w:rPr>
          <w:color w:val="000000" w:themeColor="text1"/>
        </w:rPr>
        <w:t xml:space="preserve"> complexes</w:t>
      </w:r>
      <w:r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Pr="00B134B2">
        <w:rPr>
          <w:color w:val="000000" w:themeColor="text1"/>
        </w:rPr>
        <w:t xml:space="preserv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3F869B2C" w14:textId="26624C09" w:rsidR="00C1387E" w:rsidRPr="00B134B2" w:rsidRDefault="00F71873" w:rsidP="00F71873">
      <w:pPr>
        <w:spacing w:line="480" w:lineRule="auto"/>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w:t>
      </w:r>
      <w:proofErr w:type="spellStart"/>
      <w:r w:rsidRPr="00B134B2">
        <w:rPr>
          <w:i/>
          <w:color w:val="000000" w:themeColor="text1"/>
        </w:rPr>
        <w:t>pipens</w:t>
      </w:r>
      <w:proofErr w:type="spellEnd"/>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6A15AC" w:rsidRPr="00B134B2">
        <w:rPr>
          <w:color w:val="000000" w:themeColor="text1"/>
        </w:rPr>
        <w:fldChar w:fldCharType="begin" w:fldLock="1"/>
      </w:r>
      <w:r w:rsidR="006A15AC"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006A15AC" w:rsidRPr="00B134B2">
        <w:rPr>
          <w:color w:val="000000" w:themeColor="text1"/>
        </w:rPr>
        <w:fldChar w:fldCharType="separate"/>
      </w:r>
      <w:r w:rsidR="006A15AC" w:rsidRPr="00B134B2">
        <w:rPr>
          <w:color w:val="000000" w:themeColor="text1"/>
        </w:rPr>
        <w:t>(Mitchell and Briegel 1989)</w:t>
      </w:r>
      <w:r w:rsidR="006A15AC" w:rsidRPr="00B134B2">
        <w:rPr>
          <w:color w:val="000000" w:themeColor="text1"/>
        </w:rPr>
        <w:fldChar w:fldCharType="end"/>
      </w:r>
      <w:r w:rsidRPr="00B134B2">
        <w:rPr>
          <w:color w:val="000000" w:themeColor="text1"/>
        </w:rPr>
        <w:t xml:space="preserve">.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w:t>
      </w:r>
      <w:ins w:id="163" w:author="Dan Hahn" w:date="2019-03-05T09:44:00Z">
        <w:r w:rsidR="00C607A0">
          <w:rPr>
            <w:color w:val="000000" w:themeColor="text1"/>
          </w:rPr>
          <w:t xml:space="preserve">protein </w:t>
        </w:r>
      </w:ins>
      <w:r w:rsidRPr="00B134B2">
        <w:rPr>
          <w:color w:val="000000" w:themeColor="text1"/>
        </w:rPr>
        <w:t xml:space="preserve">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9FBBFED" w14:textId="53895707" w:rsidR="002F40F9" w:rsidRDefault="00F71873" w:rsidP="00C1387E">
      <w:pPr>
        <w:spacing w:line="480" w:lineRule="auto"/>
        <w:ind w:left="0" w:right="90" w:firstLine="720"/>
        <w:rPr>
          <w:color w:val="000000" w:themeColor="text1"/>
        </w:rPr>
      </w:pPr>
      <w:r w:rsidRPr="00B134B2">
        <w:rPr>
          <w:color w:val="000000" w:themeColor="text1"/>
        </w:rPr>
        <w:lastRenderedPageBreak/>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w:t>
      </w:r>
      <w:del w:id="164" w:author="Dan Hahn" w:date="2019-03-05T10:08:00Z">
        <w:r w:rsidRPr="00B134B2" w:rsidDel="00C04B89">
          <w:rPr>
            <w:color w:val="000000" w:themeColor="text1"/>
          </w:rPr>
          <w:delText xml:space="preserve">losers </w:delText>
        </w:r>
      </w:del>
      <w:ins w:id="165" w:author="Dan Hahn" w:date="2019-03-05T10:08:00Z">
        <w:r w:rsidR="00C04B89">
          <w:rPr>
            <w:color w:val="000000" w:themeColor="text1"/>
          </w:rPr>
          <w:t>insects</w:t>
        </w:r>
        <w:r w:rsidR="00C04B89" w:rsidRPr="00B134B2">
          <w:rPr>
            <w:color w:val="000000" w:themeColor="text1"/>
          </w:rPr>
          <w:t xml:space="preserve"> </w:t>
        </w:r>
      </w:ins>
      <w:r w:rsidRPr="00B134B2">
        <w:rPr>
          <w:color w:val="000000" w:themeColor="text1"/>
        </w:rPr>
        <w:t>encountering increased temperatures could deplete their reservoirs of stored nutrients to meet their increased metabolic demands before diapause ends and not survive the winter</w:t>
      </w:r>
      <w:ins w:id="166" w:author="Dan Hahn" w:date="2019-03-05T10:08:00Z">
        <w:r w:rsidR="00C04B89">
          <w:rPr>
            <w:color w:val="000000" w:themeColor="text1"/>
          </w:rPr>
          <w:t>, making them climate change losers</w:t>
        </w:r>
      </w:ins>
      <w:r w:rsidRPr="00B134B2">
        <w:rPr>
          <w:color w:val="000000" w:themeColor="text1"/>
        </w:rPr>
        <w:t xml:space="preserve">. 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between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w:t>
      </w:r>
      <w:r w:rsidRPr="00B134B2">
        <w:rPr>
          <w:color w:val="000000" w:themeColor="text1"/>
        </w:rPr>
        <w:lastRenderedPageBreak/>
        <w:t xml:space="preserve">provide a way to predict climate change winners and losers as growing seasons increase in duration. </w:t>
      </w:r>
    </w:p>
    <w:p w14:paraId="39FEB1E0" w14:textId="77777777" w:rsidR="00E872D5" w:rsidRDefault="00F71873" w:rsidP="00C1387E">
      <w:pPr>
        <w:spacing w:line="480" w:lineRule="auto"/>
        <w:ind w:left="0" w:right="90" w:firstLine="720"/>
        <w:rPr>
          <w:color w:val="000000" w:themeColor="text1"/>
        </w:rPr>
      </w:pPr>
      <w:commentRangeStart w:id="167"/>
      <w:r w:rsidRPr="004F09C9">
        <w:rPr>
          <w:color w:val="000000" w:themeColor="text1"/>
        </w:rPr>
        <w:t xml:space="preserve">The effects of anthropogenic climate change will lead to longer growing seasons and as poleward regions will become warmer more geography will be thermally favorable to </w:t>
      </w:r>
      <w:r>
        <w:rPr>
          <w:color w:val="000000" w:themeColor="text1"/>
        </w:rPr>
        <w:t>winners</w:t>
      </w:r>
      <w:r w:rsidRPr="004F09C9">
        <w:rPr>
          <w:color w:val="000000" w:themeColor="text1"/>
        </w:rPr>
        <w:t xml:space="preserve">, thus both the geographic range and voltinism at each point in the range may be increased. Research into the relationship between diapause phenology, nutrition management in preparation for diapause, and how </w:t>
      </w:r>
      <w:r>
        <w:rPr>
          <w:color w:val="000000" w:themeColor="text1"/>
        </w:rPr>
        <w:t>insect</w:t>
      </w:r>
      <w:r w:rsidRPr="004F09C9">
        <w:rPr>
          <w:color w:val="000000" w:themeColor="text1"/>
        </w:rPr>
        <w:t xml:space="preserve"> pests could respond to changing climate </w:t>
      </w:r>
      <w:r w:rsidR="003E0500">
        <w:rPr>
          <w:color w:val="000000" w:themeColor="text1"/>
        </w:rPr>
        <w:t>may</w:t>
      </w:r>
      <w:r w:rsidR="003E0500" w:rsidRPr="004F09C9">
        <w:rPr>
          <w:color w:val="000000" w:themeColor="text1"/>
        </w:rPr>
        <w:t xml:space="preserve"> </w:t>
      </w:r>
      <w:r w:rsidRPr="004F09C9">
        <w:rPr>
          <w:color w:val="000000" w:themeColor="text1"/>
        </w:rPr>
        <w:t>provide possible targets for future pest management</w:t>
      </w:r>
      <w:r>
        <w:rPr>
          <w:color w:val="000000" w:themeColor="text1"/>
        </w:rPr>
        <w:t>.</w:t>
      </w:r>
      <w:commentRangeEnd w:id="167"/>
      <w:r w:rsidR="00C04B89">
        <w:rPr>
          <w:rStyle w:val="CommentReference"/>
        </w:rPr>
        <w:commentReference w:id="167"/>
      </w:r>
    </w:p>
    <w:p w14:paraId="7AFAC2DA" w14:textId="77777777" w:rsidR="00B47FF0" w:rsidRDefault="00B47FF0" w:rsidP="002C384F">
      <w:pPr>
        <w:ind w:left="0" w:right="90" w:firstLine="720"/>
        <w:rPr>
          <w:color w:val="000000" w:themeColor="text1"/>
        </w:rPr>
      </w:pPr>
    </w:p>
    <w:p w14:paraId="0112154B" w14:textId="77777777" w:rsidR="00E872D5" w:rsidRPr="004F09C9" w:rsidRDefault="00E872D5" w:rsidP="00C34683">
      <w:pPr>
        <w:ind w:left="0" w:right="90" w:firstLine="720"/>
        <w:rPr>
          <w:color w:val="000000" w:themeColor="text1"/>
        </w:rPr>
      </w:pPr>
      <w:r w:rsidRPr="004F09C9">
        <w:rPr>
          <w:color w:val="000000" w:themeColor="text1"/>
        </w:rPr>
        <w:br w:type="page"/>
      </w:r>
    </w:p>
    <w:p w14:paraId="2DC78788"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5AA74978"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5EBA567F" w14:textId="77777777" w:rsidR="00F71873" w:rsidRPr="00316A0E" w:rsidRDefault="00F71873" w:rsidP="00F71873">
      <w:pPr>
        <w:spacing w:after="162" w:line="263" w:lineRule="auto"/>
        <w:ind w:right="80"/>
        <w:jc w:val="center"/>
        <w:rPr>
          <w:color w:val="000000" w:themeColor="text1"/>
        </w:rPr>
      </w:pPr>
    </w:p>
    <w:p w14:paraId="2D953CD3"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r w:rsidRPr="00316A0E">
        <w:rPr>
          <w:color w:val="000000" w:themeColor="text1"/>
        </w:rPr>
        <w:t>2.1</w:t>
      </w:r>
      <w:r>
        <w:rPr>
          <w:color w:val="000000" w:themeColor="text1"/>
        </w:rPr>
        <w:t xml:space="preserve">  </w:t>
      </w:r>
      <w:r w:rsidRPr="00316A0E">
        <w:rPr>
          <w:color w:val="000000" w:themeColor="text1"/>
        </w:rPr>
        <w:t xml:space="preserve">Phylogeny of </w:t>
      </w:r>
      <w:r w:rsidRPr="00316A0E">
        <w:rPr>
          <w:i/>
          <w:color w:val="000000" w:themeColor="text1"/>
        </w:rPr>
        <w:t xml:space="preserve">Ostrinia </w:t>
      </w:r>
    </w:p>
    <w:p w14:paraId="514B39B3" w14:textId="4F36A44D" w:rsidR="00F71873" w:rsidRPr="004F09C9" w:rsidRDefault="00F71873" w:rsidP="00F71873">
      <w:pPr>
        <w:spacing w:line="480" w:lineRule="auto"/>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w:t>
      </w:r>
      <w:del w:id="168" w:author="Dan Hahn" w:date="2019-03-05T10:10:00Z">
        <w:r w:rsidRPr="004F09C9" w:rsidDel="00EA7227">
          <w:rPr>
            <w:color w:val="000000" w:themeColor="text1"/>
          </w:rPr>
          <w:delText xml:space="preserve">is </w:delText>
        </w:r>
      </w:del>
      <w:r w:rsidRPr="004F09C9">
        <w:rPr>
          <w:color w:val="000000" w:themeColor="text1"/>
        </w:rPr>
        <w:t xml:space="preserve">primarily </w:t>
      </w:r>
      <w:ins w:id="169" w:author="Dan Hahn" w:date="2019-03-05T10:10:00Z">
        <w:r w:rsidR="00EA7227">
          <w:rPr>
            <w:color w:val="000000" w:themeColor="text1"/>
          </w:rPr>
          <w:t xml:space="preserve">feeds on </w:t>
        </w:r>
      </w:ins>
      <w:r w:rsidRPr="004F09C9">
        <w:rPr>
          <w:color w:val="000000" w:themeColor="text1"/>
        </w:rPr>
        <w:t>plant</w:t>
      </w:r>
      <w:ins w:id="170" w:author="Dan Hahn" w:date="2019-03-05T10:10:00Z">
        <w:r w:rsidR="00EA7227">
          <w:rPr>
            <w:color w:val="000000" w:themeColor="text1"/>
          </w:rPr>
          <w:t>s</w:t>
        </w:r>
      </w:ins>
      <w:r w:rsidRPr="004F09C9">
        <w:rPr>
          <w:color w:val="000000" w:themeColor="text1"/>
        </w:rPr>
        <w:t xml:space="preserve"> </w:t>
      </w:r>
      <w:del w:id="171" w:author="Dan Hahn" w:date="2019-03-05T10:10:00Z">
        <w:r w:rsidRPr="004F09C9" w:rsidDel="00EA7227">
          <w:rPr>
            <w:color w:val="000000" w:themeColor="text1"/>
          </w:rPr>
          <w:delText xml:space="preserve">feeding </w:delText>
        </w:r>
      </w:del>
      <w:r w:rsidRPr="004F09C9">
        <w:rPr>
          <w:color w:val="000000" w:themeColor="text1"/>
        </w:rPr>
        <w:t>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w:t>
      </w:r>
      <w:r>
        <w:rPr>
          <w:color w:val="000000" w:themeColor="text1"/>
        </w:rPr>
        <w:t xml:space="preserve">, </w:t>
      </w:r>
      <w:r w:rsidRPr="004F09C9">
        <w:rPr>
          <w:color w:val="000000" w:themeColor="text1"/>
        </w:rPr>
        <w:t>Wahlberg et al.</w:t>
      </w:r>
      <w:r>
        <w:rPr>
          <w:color w:val="000000" w:themeColor="text1"/>
        </w:rPr>
        <w:t xml:space="preserve"> </w:t>
      </w:r>
      <w:r w:rsidRPr="004F09C9">
        <w:rPr>
          <w:color w:val="000000" w:themeColor="text1"/>
        </w:rPr>
        <w:t xml:space="preserve">2013). Since its divergence, </w:t>
      </w:r>
      <w:proofErr w:type="spellStart"/>
      <w:r w:rsidRPr="004F09C9">
        <w:rPr>
          <w:color w:val="000000" w:themeColor="text1"/>
        </w:rPr>
        <w:t>Pyraloidea</w:t>
      </w:r>
      <w:proofErr w:type="spellEnd"/>
      <w:r w:rsidRPr="004F09C9">
        <w:rPr>
          <w:color w:val="000000" w:themeColor="text1"/>
        </w:rPr>
        <w:t xml:space="preserve"> represent</w:t>
      </w:r>
      <w:ins w:id="172" w:author="Dan Hahn" w:date="2019-03-05T10:11:00Z">
        <w:r w:rsidR="00EA7227">
          <w:rPr>
            <w:color w:val="000000" w:themeColor="text1"/>
          </w:rPr>
          <w:t>s</w:t>
        </w:r>
      </w:ins>
      <w:r w:rsidRPr="004F09C9">
        <w:rPr>
          <w:color w:val="000000" w:themeColor="text1"/>
        </w:rPr>
        <w:t xml:space="preserve"> one of the most diverse superfamilies of Lepidoptera. These lepidopterans feed on almost every major plant group and occupy an enormous diversity of ecological habitat</w:t>
      </w:r>
      <w:ins w:id="173" w:author="Dan Hahn" w:date="2019-03-05T10:11:00Z">
        <w:r w:rsidR="00EA7227">
          <w:rPr>
            <w:color w:val="000000" w:themeColor="text1"/>
          </w:rPr>
          <w:t>s</w:t>
        </w:r>
      </w:ins>
      <w:r w:rsidRPr="004F09C9">
        <w:rPr>
          <w:color w:val="000000" w:themeColor="text1"/>
        </w:rPr>
        <w:t xml:space="preserve">.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w:t>
      </w:r>
      <w:r>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w:t>
      </w:r>
      <w:r>
        <w:rPr>
          <w:color w:val="000000" w:themeColor="text1"/>
        </w:rPr>
        <w:t xml:space="preserve">the </w:t>
      </w:r>
      <w:r w:rsidRPr="004F09C9">
        <w:rPr>
          <w:color w:val="000000" w:themeColor="text1"/>
        </w:rPr>
        <w:t xml:space="preserve">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w:t>
      </w:r>
      <w:proofErr w:type="spellStart"/>
      <w:r w:rsidRPr="004F09C9">
        <w:rPr>
          <w:color w:val="000000" w:themeColor="text1"/>
        </w:rPr>
        <w:t>Crambidae</w:t>
      </w:r>
      <w:proofErr w:type="spellEnd"/>
      <w:r w:rsidRPr="004F09C9">
        <w:rPr>
          <w:color w:val="000000" w:themeColor="text1"/>
        </w:rPr>
        <w:t xml:space="preserve"> occupy </w:t>
      </w:r>
      <w:del w:id="174" w:author="Brown,James T" w:date="2019-03-05T13:38:00Z">
        <w:r w:rsidRPr="004F09C9" w:rsidDel="0039460B">
          <w:rPr>
            <w:color w:val="000000" w:themeColor="text1"/>
          </w:rPr>
          <w:delText xml:space="preserve">most every </w:delText>
        </w:r>
      </w:del>
      <w:ins w:id="175" w:author="Brown,James T" w:date="2019-03-05T13:38:00Z">
        <w:r w:rsidR="0039460B">
          <w:rPr>
            <w:color w:val="000000" w:themeColor="text1"/>
          </w:rPr>
          <w:t xml:space="preserve">many </w:t>
        </w:r>
      </w:ins>
      <w:commentRangeStart w:id="176"/>
      <w:commentRangeStart w:id="177"/>
      <w:r w:rsidRPr="004F09C9">
        <w:rPr>
          <w:color w:val="000000" w:themeColor="text1"/>
        </w:rPr>
        <w:t>ecological niche</w:t>
      </w:r>
      <w:commentRangeEnd w:id="176"/>
      <w:r w:rsidR="00EA7227">
        <w:rPr>
          <w:rStyle w:val="CommentReference"/>
        </w:rPr>
        <w:commentReference w:id="176"/>
      </w:r>
      <w:commentRangeEnd w:id="177"/>
      <w:r w:rsidR="00661204">
        <w:rPr>
          <w:rStyle w:val="CommentReference"/>
        </w:rPr>
        <w:commentReference w:id="177"/>
      </w:r>
      <w:ins w:id="178" w:author="Brown,James T" w:date="2019-03-05T13:38:00Z">
        <w:r w:rsidR="0039460B">
          <w:rPr>
            <w:color w:val="000000" w:themeColor="text1"/>
          </w:rPr>
          <w:t>s</w:t>
        </w:r>
      </w:ins>
      <w:r w:rsidRPr="004F09C9">
        <w:rPr>
          <w:color w:val="000000" w:themeColor="text1"/>
        </w:rPr>
        <w:t>, this family is polyphagous, and many species are important agricultural pests.</w:t>
      </w:r>
    </w:p>
    <w:p w14:paraId="4DF17A11" w14:textId="767D5E09" w:rsidR="00F71873" w:rsidRDefault="00F71873" w:rsidP="00F71873">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del w:id="179" w:author="Dan Hahn" w:date="2019-03-05T10:16:00Z">
        <w:r w:rsidRPr="004F09C9" w:rsidDel="00905A16">
          <w:rPr>
            <w:color w:val="000000" w:themeColor="text1"/>
          </w:rPr>
          <w:delText xml:space="preserve">exists </w:delText>
        </w:r>
      </w:del>
      <w:ins w:id="180" w:author="Dan Hahn" w:date="2019-03-05T10:16:00Z">
        <w:r w:rsidR="00905A16">
          <w:rPr>
            <w:color w:val="000000" w:themeColor="text1"/>
          </w:rPr>
          <w:t>resides</w:t>
        </w:r>
        <w:r w:rsidR="00905A16" w:rsidRPr="004F09C9">
          <w:rPr>
            <w:color w:val="000000" w:themeColor="text1"/>
          </w:rPr>
          <w:t xml:space="preserve"> </w:t>
        </w:r>
      </w:ins>
      <w:r w:rsidRPr="004F09C9">
        <w:rPr>
          <w:color w:val="000000" w:themeColor="text1"/>
        </w:rPr>
        <w:t xml:space="preserve">within </w:t>
      </w:r>
      <w:ins w:id="181" w:author="Dan Hahn" w:date="2019-03-05T10:16:00Z">
        <w:r w:rsidR="00905A16">
          <w:rPr>
            <w:color w:val="000000" w:themeColor="text1"/>
          </w:rPr>
          <w:t xml:space="preserve">the family </w:t>
        </w:r>
      </w:ins>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w:t>
      </w:r>
      <w:r w:rsidRPr="004F09C9">
        <w:rPr>
          <w:color w:val="000000" w:themeColor="text1"/>
        </w:rPr>
        <w:lastRenderedPageBreak/>
        <w:t xml:space="preserve">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r w:rsidRPr="004F09C9">
        <w:rPr>
          <w:i/>
          <w:color w:val="000000" w:themeColor="text1"/>
        </w:rPr>
        <w:t xml:space="preserve">Ostrinia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w:t>
      </w:r>
      <w:proofErr w:type="spellStart"/>
      <w:r w:rsidRPr="004F09C9">
        <w:rPr>
          <w:color w:val="000000" w:themeColor="text1"/>
        </w:rPr>
        <w:t>sacculus</w:t>
      </w:r>
      <w:proofErr w:type="spellEnd"/>
      <w:r w:rsidRPr="004F09C9">
        <w:rPr>
          <w:color w:val="000000" w:themeColor="text1"/>
        </w:rPr>
        <w:t xml:space="preserve">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w:t>
      </w:r>
      <w:r>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w:t>
      </w:r>
      <w:r>
        <w:rPr>
          <w:color w:val="000000" w:themeColor="text1"/>
        </w:rPr>
        <w:t>,</w:t>
      </w:r>
      <w:r w:rsidRPr="004F09C9">
        <w:rPr>
          <w:color w:val="000000" w:themeColor="text1"/>
        </w:rPr>
        <w:t xml:space="preserve"> Kim et al.</w:t>
      </w:r>
      <w:r>
        <w:rPr>
          <w:color w:val="000000" w:themeColor="text1"/>
        </w:rPr>
        <w:t xml:space="preserve"> </w:t>
      </w:r>
      <w:r w:rsidRPr="004F09C9">
        <w:rPr>
          <w:color w:val="000000" w:themeColor="text1"/>
        </w:rPr>
        <w:t xml:space="preserve">1999). The </w:t>
      </w:r>
      <w:ins w:id="182" w:author="Brown,James T" w:date="2019-03-05T13:51:00Z">
        <w:r w:rsidR="00661204">
          <w:rPr>
            <w:color w:val="000000" w:themeColor="text1"/>
          </w:rPr>
          <w:t>geographical</w:t>
        </w:r>
      </w:ins>
      <w:ins w:id="183" w:author="Brown,James T" w:date="2019-03-05T13:52:00Z">
        <w:r w:rsidR="00661204">
          <w:rPr>
            <w:color w:val="000000" w:themeColor="text1"/>
          </w:rPr>
          <w:t xml:space="preserve"> distribution of the </w:t>
        </w:r>
      </w:ins>
      <w:r w:rsidRPr="004F09C9">
        <w:rPr>
          <w:color w:val="000000" w:themeColor="text1"/>
        </w:rPr>
        <w:t xml:space="preserve">Asian corn borer </w:t>
      </w:r>
      <w:del w:id="184" w:author="Brown,James T" w:date="2019-03-05T13:52:00Z">
        <w:r w:rsidRPr="004F09C9" w:rsidDel="00661204">
          <w:rPr>
            <w:color w:val="000000" w:themeColor="text1"/>
          </w:rPr>
          <w:delText xml:space="preserve">and </w:delText>
        </w:r>
      </w:del>
      <w:ins w:id="185" w:author="Brown,James T" w:date="2019-03-05T13:52:00Z">
        <w:r w:rsidR="00661204">
          <w:rPr>
            <w:color w:val="000000" w:themeColor="text1"/>
          </w:rPr>
          <w:t xml:space="preserve">and </w:t>
        </w:r>
      </w:ins>
      <w:r w:rsidRPr="004F09C9">
        <w:rPr>
          <w:color w:val="000000" w:themeColor="text1"/>
        </w:rPr>
        <w:t xml:space="preserve">the European corn borer </w:t>
      </w:r>
      <w:ins w:id="186" w:author="Brown,James T" w:date="2019-03-05T13:52:00Z">
        <w:r w:rsidR="00661204">
          <w:rPr>
            <w:color w:val="000000" w:themeColor="text1"/>
          </w:rPr>
          <w:t xml:space="preserve">each overlaps with </w:t>
        </w:r>
      </w:ins>
      <w:del w:id="187" w:author="Brown,James T" w:date="2019-03-05T13:52:00Z">
        <w:r w:rsidRPr="004F09C9" w:rsidDel="00661204">
          <w:rPr>
            <w:color w:val="000000" w:themeColor="text1"/>
          </w:rPr>
          <w:delText>population ranges do not overlap</w:delText>
        </w:r>
        <w:r w:rsidDel="00661204">
          <w:rPr>
            <w:color w:val="000000" w:themeColor="text1"/>
          </w:rPr>
          <w:delText>;</w:delText>
        </w:r>
        <w:r w:rsidRPr="004F09C9" w:rsidDel="00661204">
          <w:rPr>
            <w:color w:val="000000" w:themeColor="text1"/>
          </w:rPr>
          <w:delText xml:space="preserve"> </w:delText>
        </w:r>
        <w:commentRangeStart w:id="188"/>
        <w:commentRangeStart w:id="189"/>
        <w:r w:rsidRPr="004F09C9" w:rsidDel="00661204">
          <w:rPr>
            <w:color w:val="000000" w:themeColor="text1"/>
          </w:rPr>
          <w:delText>however</w:delText>
        </w:r>
        <w:r w:rsidDel="00661204">
          <w:rPr>
            <w:color w:val="000000" w:themeColor="text1"/>
          </w:rPr>
          <w:delText>,</w:delText>
        </w:r>
        <w:r w:rsidRPr="004F09C9" w:rsidDel="00661204">
          <w:rPr>
            <w:color w:val="000000" w:themeColor="text1"/>
          </w:rPr>
          <w:delText xml:space="preserve"> each species does live in sympatry </w:delText>
        </w:r>
        <w:r w:rsidDel="00661204">
          <w:rPr>
            <w:color w:val="000000" w:themeColor="text1"/>
          </w:rPr>
          <w:delText xml:space="preserve">with </w:delText>
        </w:r>
      </w:del>
      <w:r w:rsidRPr="004F09C9">
        <w:rPr>
          <w:color w:val="000000" w:themeColor="text1"/>
        </w:rPr>
        <w:t>its ancestral species, the adzuki bean borer</w:t>
      </w:r>
      <w:commentRangeEnd w:id="188"/>
      <w:r w:rsidR="00905A16">
        <w:rPr>
          <w:rStyle w:val="CommentReference"/>
        </w:rPr>
        <w:commentReference w:id="188"/>
      </w:r>
      <w:commentRangeEnd w:id="189"/>
      <w:r w:rsidR="00661204">
        <w:rPr>
          <w:rStyle w:val="CommentReference"/>
        </w:rPr>
        <w:commentReference w:id="189"/>
      </w:r>
      <w:r w:rsidRPr="004F09C9">
        <w:rPr>
          <w:color w:val="000000" w:themeColor="text1"/>
        </w:rPr>
        <w:t xml:space="preserve">, </w:t>
      </w:r>
      <w:ins w:id="190" w:author="Brown,James T" w:date="2019-03-05T13:53:00Z">
        <w:r w:rsidR="00661204">
          <w:rPr>
            <w:color w:val="000000" w:themeColor="text1"/>
          </w:rPr>
          <w:t>(</w:t>
        </w:r>
      </w:ins>
      <w:r w:rsidRPr="004F09C9">
        <w:rPr>
          <w:i/>
          <w:color w:val="000000" w:themeColor="text1"/>
        </w:rPr>
        <w:t xml:space="preserve">Ostrinia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w:t>
      </w:r>
      <w:ins w:id="191" w:author="Brown,James T" w:date="2019-03-05T13:52:00Z">
        <w:r w:rsidR="00661204">
          <w:rPr>
            <w:color w:val="000000" w:themeColor="text1"/>
          </w:rPr>
          <w:t>)</w:t>
        </w:r>
      </w:ins>
      <w:ins w:id="192" w:author="Brown,James T" w:date="2019-03-05T13:53:00Z">
        <w:r w:rsidR="00661204">
          <w:rPr>
            <w:color w:val="000000" w:themeColor="text1"/>
          </w:rPr>
          <w:t xml:space="preserve"> however the population of the Asian corn borer and the European corn borer do not overlap</w:t>
        </w:r>
      </w:ins>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 xml:space="preserve">roup III specific isomers of tetradecyl-acetate (14:OAc) are produced at species-specific concentrations </w:t>
      </w:r>
      <w:del w:id="193" w:author="Dan Hahn" w:date="2019-03-05T10:19:00Z">
        <w:r w:rsidRPr="004F09C9" w:rsidDel="00905A16">
          <w:rPr>
            <w:color w:val="000000" w:themeColor="text1"/>
          </w:rPr>
          <w:delText xml:space="preserve">and </w:delText>
        </w:r>
      </w:del>
      <w:ins w:id="194" w:author="Dan Hahn" w:date="2019-03-05T10:19:00Z">
        <w:r w:rsidR="00905A16">
          <w:rPr>
            <w:color w:val="000000" w:themeColor="text1"/>
          </w:rPr>
          <w:t xml:space="preserve">that </w:t>
        </w:r>
      </w:ins>
      <w:r w:rsidRPr="004F09C9">
        <w:rPr>
          <w:color w:val="000000" w:themeColor="text1"/>
        </w:rPr>
        <w:t>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w:t>
      </w:r>
      <w:del w:id="195" w:author="Dan Hahn" w:date="2019-03-05T10:19:00Z">
        <w:r w:rsidRPr="004F09C9" w:rsidDel="00905A16">
          <w:rPr>
            <w:color w:val="000000" w:themeColor="text1"/>
          </w:rPr>
          <w:delText xml:space="preserve">is </w:delText>
        </w:r>
      </w:del>
      <w:ins w:id="196" w:author="Dan Hahn" w:date="2019-03-05T10:19:00Z">
        <w:r w:rsidR="00905A16">
          <w:rPr>
            <w:color w:val="000000" w:themeColor="text1"/>
          </w:rPr>
          <w:t>are</w:t>
        </w:r>
        <w:r w:rsidR="00905A16" w:rsidRPr="004F09C9">
          <w:rPr>
            <w:color w:val="000000" w:themeColor="text1"/>
          </w:rPr>
          <w:t xml:space="preserve"> </w:t>
        </w:r>
      </w:ins>
      <w:r w:rsidRPr="004F09C9">
        <w:rPr>
          <w:color w:val="000000" w:themeColor="text1"/>
        </w:rPr>
        <w:t>thought to be a strong driver maintaining isolation between these different</w:t>
      </w:r>
      <w:r>
        <w:rPr>
          <w:color w:val="000000" w:themeColor="text1"/>
        </w:rPr>
        <w:t xml:space="preserve"> </w:t>
      </w: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43E4C98C" w14:textId="77777777" w:rsidR="00F71873" w:rsidRPr="004F09C9" w:rsidRDefault="00F71873" w:rsidP="00F71873">
      <w:pPr>
        <w:spacing w:line="480" w:lineRule="auto"/>
        <w:ind w:left="-15" w:right="179" w:firstLine="468"/>
        <w:rPr>
          <w:color w:val="000000" w:themeColor="text1"/>
        </w:rPr>
      </w:pPr>
    </w:p>
    <w:p w14:paraId="3B14E4DD" w14:textId="77777777" w:rsidR="00F71873" w:rsidRDefault="00F71873" w:rsidP="00F71873">
      <w:pPr>
        <w:spacing w:line="480" w:lineRule="auto"/>
        <w:ind w:left="-15" w:right="90" w:firstLine="468"/>
        <w:jc w:val="center"/>
        <w:rPr>
          <w:i/>
          <w:color w:val="000000" w:themeColor="text1"/>
        </w:rPr>
      </w:pPr>
      <w:r w:rsidRPr="004F09C9">
        <w:rPr>
          <w:color w:val="000000" w:themeColor="text1"/>
        </w:rPr>
        <w:t>2.2</w:t>
      </w:r>
      <w:r>
        <w:rPr>
          <w:color w:val="000000" w:themeColor="text1"/>
        </w:rPr>
        <w:t xml:space="preserve">  </w:t>
      </w:r>
      <w:r w:rsidRPr="004F09C9">
        <w:rPr>
          <w:color w:val="000000" w:themeColor="text1"/>
        </w:rPr>
        <w:t xml:space="preserve">Life History of </w:t>
      </w:r>
      <w:r w:rsidRPr="004F09C9">
        <w:rPr>
          <w:i/>
          <w:color w:val="000000" w:themeColor="text1"/>
        </w:rPr>
        <w:t>Ostrinia nubilalis</w:t>
      </w:r>
    </w:p>
    <w:p w14:paraId="2B9CC66E" w14:textId="04F6D26A"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 1961</w:t>
      </w:r>
      <w:r>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w:t>
      </w:r>
      <w:r>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European </w:t>
      </w:r>
      <w:r w:rsidR="00B07C76" w:rsidRPr="004F09C9">
        <w:rPr>
          <w:color w:val="000000" w:themeColor="text1"/>
        </w:rPr>
        <w:lastRenderedPageBreak/>
        <w:t>corn borer is particularly wide and includes grasses, vegetables, and other herbaceous plants with a stem large enough for the larvae to enter (</w:t>
      </w:r>
      <w:proofErr w:type="spellStart"/>
      <w:r w:rsidR="00B07C76" w:rsidRPr="004F09C9">
        <w:rPr>
          <w:color w:val="000000" w:themeColor="text1"/>
        </w:rPr>
        <w:t>Capinera</w:t>
      </w:r>
      <w:proofErr w:type="spellEnd"/>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 xml:space="preserve">$2 billion dollars, annually (Hyde et al.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w:t>
      </w:r>
      <w:proofErr w:type="spellStart"/>
      <w:r w:rsidRPr="004F09C9">
        <w:rPr>
          <w:color w:val="000000" w:themeColor="text1"/>
        </w:rPr>
        <w:t>Capinera</w:t>
      </w:r>
      <w:proofErr w:type="spellEnd"/>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ins w:id="197" w:author="Dan Hahn" w:date="2019-03-05T10:20:00Z">
        <w:r w:rsidR="009A0D9A">
          <w:rPr>
            <w:color w:val="000000" w:themeColor="text1"/>
          </w:rPr>
          <w:t>,</w:t>
        </w:r>
      </w:ins>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38754320" w14:textId="2071FF00"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ins w:id="198" w:author="Brown,James T" w:date="2019-03-05T13:54:00Z">
        <w:r w:rsidR="00661204">
          <w:rPr>
            <w:color w:val="000000" w:themeColor="text1"/>
          </w:rPr>
          <w:t xml:space="preserve"> </w:t>
        </w:r>
      </w:ins>
      <w:del w:id="199" w:author="Brown,James T" w:date="2019-03-05T13:54:00Z">
        <w:r w:rsidDel="00661204">
          <w:rPr>
            <w:color w:val="000000" w:themeColor="text1"/>
          </w:rPr>
          <w:delText xml:space="preserve">, both </w:delText>
        </w:r>
      </w:del>
      <w:r>
        <w:rPr>
          <w:color w:val="000000" w:themeColor="text1"/>
        </w:rPr>
        <w:t>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2007),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059D0250" w14:textId="2F2BF8A5" w:rsidR="00A57DB0" w:rsidRDefault="00493FD3" w:rsidP="00691E95">
      <w:pPr>
        <w:spacing w:line="480" w:lineRule="auto"/>
        <w:ind w:left="0" w:right="90" w:firstLine="453"/>
        <w:rPr>
          <w:color w:val="000000" w:themeColor="text1"/>
        </w:rPr>
      </w:pPr>
      <w:r>
        <w:rPr>
          <w:color w:val="000000" w:themeColor="text1"/>
        </w:rPr>
        <w:t>European corn borer populations</w:t>
      </w:r>
      <w:r w:rsidR="0032242F">
        <w:rPr>
          <w:color w:val="000000" w:themeColor="text1"/>
        </w:rPr>
        <w:t xml:space="preserve"> can be sorted by host</w:t>
      </w:r>
      <w:ins w:id="200" w:author="Dan Hahn" w:date="2019-03-05T10:25:00Z">
        <w:r w:rsidR="009A0D9A">
          <w:rPr>
            <w:color w:val="000000" w:themeColor="text1"/>
          </w:rPr>
          <w:t>-</w:t>
        </w:r>
      </w:ins>
      <w:del w:id="201" w:author="Dan Hahn" w:date="2019-03-05T10:25:00Z">
        <w:r w:rsidR="00FA5651" w:rsidDel="009A0D9A">
          <w:rPr>
            <w:color w:val="000000" w:themeColor="text1"/>
          </w:rPr>
          <w:delText xml:space="preserve"> </w:delText>
        </w:r>
      </w:del>
      <w:r w:rsidR="00FA5651">
        <w:rPr>
          <w:color w:val="000000" w:themeColor="text1"/>
        </w:rPr>
        <w:t>plant</w:t>
      </w:r>
      <w:r w:rsidR="0032242F">
        <w:rPr>
          <w:color w:val="000000" w:themeColor="text1"/>
        </w:rPr>
        <w:t xml:space="preserve"> preference</w:t>
      </w:r>
      <w:r w:rsidR="00FA5651">
        <w:rPr>
          <w:color w:val="000000" w:themeColor="text1"/>
        </w:rPr>
        <w:t>.</w:t>
      </w:r>
      <w:r w:rsidR="003711F7">
        <w:rPr>
          <w:color w:val="000000" w:themeColor="text1"/>
        </w:rPr>
        <w:t xml:space="preserve"> Host</w:t>
      </w:r>
      <w:ins w:id="202" w:author="Dan Hahn" w:date="2019-03-05T10:25:00Z">
        <w:r w:rsidR="009A0D9A">
          <w:rPr>
            <w:color w:val="000000" w:themeColor="text1"/>
          </w:rPr>
          <w:t>-plant</w:t>
        </w:r>
      </w:ins>
      <w:r w:rsidR="003711F7">
        <w:rPr>
          <w:color w:val="000000" w:themeColor="text1"/>
        </w:rPr>
        <w:t xml:space="preserve"> preference</w:t>
      </w:r>
      <w:ins w:id="203" w:author="Dan Hahn" w:date="2019-03-05T10:25:00Z">
        <w:r w:rsidR="009A0D9A">
          <w:rPr>
            <w:color w:val="000000" w:themeColor="text1"/>
          </w:rPr>
          <w:t>s</w:t>
        </w:r>
      </w:ins>
      <w:r w:rsidR="003711F7">
        <w:rPr>
          <w:color w:val="000000" w:themeColor="text1"/>
        </w:rPr>
        <w:t xml:space="preserve"> among larva</w:t>
      </w:r>
      <w:ins w:id="204" w:author="Dan Hahn" w:date="2019-03-05T10:21:00Z">
        <w:r w:rsidR="009A0D9A">
          <w:rPr>
            <w:color w:val="000000" w:themeColor="text1"/>
          </w:rPr>
          <w:t>l</w:t>
        </w:r>
      </w:ins>
      <w:del w:id="205" w:author="Dan Hahn" w:date="2019-03-05T10:21:00Z">
        <w:r w:rsidR="003711F7" w:rsidDel="009A0D9A">
          <w:rPr>
            <w:color w:val="000000" w:themeColor="text1"/>
          </w:rPr>
          <w:delText>e</w:delText>
        </w:r>
      </w:del>
      <w:r w:rsidR="003711F7">
        <w:rPr>
          <w:color w:val="000000" w:themeColor="text1"/>
        </w:rPr>
        <w:t xml:space="preserve"> populations in Europe include a maize host strain and a mugwort host strain (</w:t>
      </w:r>
      <w:proofErr w:type="spellStart"/>
      <w:r w:rsidR="003711F7">
        <w:rPr>
          <w:color w:val="000000" w:themeColor="text1"/>
        </w:rPr>
        <w:t>Bethenod</w:t>
      </w:r>
      <w:proofErr w:type="spellEnd"/>
      <w:r w:rsidR="003711F7">
        <w:rPr>
          <w:color w:val="000000" w:themeColor="text1"/>
        </w:rPr>
        <w:t xml:space="preserve"> et al. 2005, </w:t>
      </w:r>
      <w:proofErr w:type="spellStart"/>
      <w:r w:rsidR="003711F7">
        <w:rPr>
          <w:color w:val="000000" w:themeColor="text1"/>
        </w:rPr>
        <w:t>Leniaud</w:t>
      </w:r>
      <w:proofErr w:type="spellEnd"/>
      <w:r w:rsidR="003711F7">
        <w:rPr>
          <w:color w:val="000000" w:themeColor="text1"/>
        </w:rPr>
        <w:t xml:space="preserve"> et al. 2006).</w:t>
      </w:r>
      <w:r w:rsidR="00FA5651">
        <w:rPr>
          <w:color w:val="000000" w:themeColor="text1"/>
        </w:rPr>
        <w:t xml:space="preserve"> Adult female European corn borers prefer to oviposit </w:t>
      </w:r>
      <w:r w:rsidR="003711F7">
        <w:rPr>
          <w:color w:val="000000" w:themeColor="text1"/>
        </w:rPr>
        <w:t>on their native</w:t>
      </w:r>
      <w:ins w:id="206" w:author="Dan Hahn" w:date="2019-03-05T10:25:00Z">
        <w:r w:rsidR="009A0D9A">
          <w:rPr>
            <w:color w:val="000000" w:themeColor="text1"/>
          </w:rPr>
          <w:t>,</w:t>
        </w:r>
      </w:ins>
      <w:r w:rsidR="003711F7">
        <w:rPr>
          <w:color w:val="000000" w:themeColor="text1"/>
        </w:rPr>
        <w:t xml:space="preserve"> host plant </w:t>
      </w:r>
      <w:r w:rsidR="0032242F">
        <w:rPr>
          <w:color w:val="000000" w:themeColor="text1"/>
        </w:rPr>
        <w:t>but they</w:t>
      </w:r>
      <w:r>
        <w:rPr>
          <w:color w:val="000000" w:themeColor="text1"/>
        </w:rPr>
        <w:t xml:space="preserve"> do not mate on their native host plant</w:t>
      </w:r>
      <w:r w:rsidR="0032242F">
        <w:rPr>
          <w:color w:val="000000" w:themeColor="text1"/>
        </w:rPr>
        <w:t>. S</w:t>
      </w:r>
      <w:r>
        <w:rPr>
          <w:color w:val="000000" w:themeColor="text1"/>
        </w:rPr>
        <w:t>howers et al. (1976) showed that</w:t>
      </w:r>
      <w:r w:rsidR="00714E40">
        <w:rPr>
          <w:color w:val="000000" w:themeColor="text1"/>
        </w:rPr>
        <w:t xml:space="preserve"> in the field</w:t>
      </w:r>
      <w:r>
        <w:rPr>
          <w:color w:val="000000" w:themeColor="text1"/>
        </w:rPr>
        <w:t xml:space="preserve"> males and females </w:t>
      </w:r>
      <w:r w:rsidR="00714E40">
        <w:rPr>
          <w:color w:val="000000" w:themeColor="text1"/>
        </w:rPr>
        <w:t xml:space="preserve">prefer </w:t>
      </w:r>
      <w:r w:rsidR="0032242F">
        <w:rPr>
          <w:color w:val="000000" w:themeColor="text1"/>
        </w:rPr>
        <w:t xml:space="preserve">to mate </w:t>
      </w:r>
      <w:r w:rsidR="00714E40">
        <w:rPr>
          <w:color w:val="000000" w:themeColor="text1"/>
        </w:rPr>
        <w:t xml:space="preserve">in patches of herbaceous non-host plants.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 2007).</w:t>
      </w:r>
      <w:r w:rsidR="008C262C">
        <w:rPr>
          <w:color w:val="000000" w:themeColor="text1"/>
        </w:rPr>
        <w:t xml:space="preserve"> </w:t>
      </w:r>
      <w:proofErr w:type="spellStart"/>
      <w:r w:rsidR="00A57DB0">
        <w:rPr>
          <w:color w:val="000000" w:themeColor="text1"/>
        </w:rPr>
        <w:t>Bethenod</w:t>
      </w:r>
      <w:proofErr w:type="spellEnd"/>
      <w:r w:rsidR="00A57DB0">
        <w:rPr>
          <w:color w:val="000000" w:themeColor="text1"/>
        </w:rPr>
        <w:t xml:space="preserve">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w:t>
      </w:r>
      <w:proofErr w:type="spellStart"/>
      <w:r w:rsidR="00274023">
        <w:rPr>
          <w:color w:val="000000" w:themeColor="text1"/>
        </w:rPr>
        <w:t>Bethenod</w:t>
      </w:r>
      <w:proofErr w:type="spellEnd"/>
      <w:r w:rsidR="00274023">
        <w:rPr>
          <w:color w:val="000000" w:themeColor="text1"/>
        </w:rPr>
        <w:t xml:space="preserve"> et al.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 2007).</w:t>
      </w:r>
    </w:p>
    <w:p w14:paraId="736E68D0" w14:textId="10356D84" w:rsidR="00F71873" w:rsidDel="00733938" w:rsidRDefault="0032242F" w:rsidP="001C5D40">
      <w:pPr>
        <w:spacing w:line="480" w:lineRule="auto"/>
        <w:ind w:left="-15" w:right="90" w:firstLine="468"/>
        <w:rPr>
          <w:del w:id="207" w:author="Brown,James T" w:date="2019-03-05T14:02:00Z"/>
          <w:color w:val="000000" w:themeColor="text1"/>
        </w:rPr>
      </w:pPr>
      <w:del w:id="208" w:author="Brown,James T" w:date="2019-03-05T14:02:00Z">
        <w:r w:rsidDel="00733938">
          <w:rPr>
            <w:color w:val="000000" w:themeColor="text1"/>
          </w:rPr>
          <w:delText xml:space="preserve">Allochronic differences in voltinism between the two strains </w:delText>
        </w:r>
        <w:r w:rsidR="00A70580" w:rsidDel="00733938">
          <w:rPr>
            <w:color w:val="000000" w:themeColor="text1"/>
          </w:rPr>
          <w:delText>ha</w:delText>
        </w:r>
      </w:del>
      <w:ins w:id="209" w:author="Dan Hahn" w:date="2019-03-05T10:26:00Z">
        <w:del w:id="210" w:author="Brown,James T" w:date="2019-03-05T14:02:00Z">
          <w:r w:rsidR="00B4517E" w:rsidDel="00733938">
            <w:rPr>
              <w:color w:val="000000" w:themeColor="text1"/>
            </w:rPr>
            <w:delText>ve</w:delText>
          </w:r>
        </w:del>
      </w:ins>
      <w:del w:id="211" w:author="Brown,James T" w:date="2019-03-05T14:02:00Z">
        <w:r w:rsidR="00A70580" w:rsidDel="00733938">
          <w:rPr>
            <w:color w:val="000000" w:themeColor="text1"/>
          </w:rPr>
          <w:delText xml:space="preserve">s also </w:delText>
        </w:r>
        <w:r w:rsidDel="00733938">
          <w:rPr>
            <w:color w:val="000000" w:themeColor="text1"/>
          </w:rPr>
          <w:delText>contribute</w:delText>
        </w:r>
        <w:r w:rsidR="00A70580" w:rsidDel="00733938">
          <w:rPr>
            <w:color w:val="000000" w:themeColor="text1"/>
          </w:rPr>
          <w:delText>d</w:delText>
        </w:r>
        <w:r w:rsidDel="00733938">
          <w:rPr>
            <w:color w:val="000000" w:themeColor="text1"/>
          </w:rPr>
          <w:delText xml:space="preserve"> to maintaining reproductive isolation between the two strains. </w:delText>
        </w:r>
        <w:r w:rsidR="00F71873" w:rsidRPr="00B134B2" w:rsidDel="00733938">
          <w:rPr>
            <w:color w:val="000000" w:themeColor="text1"/>
          </w:rPr>
          <w:delText xml:space="preserve">Voltinism represents the annual number of generations produced by a population </w:delText>
        </w:r>
      </w:del>
      <w:ins w:id="212" w:author="Dan Hahn" w:date="2019-03-05T10:26:00Z">
        <w:del w:id="213" w:author="Brown,James T" w:date="2019-03-05T14:02:00Z">
          <w:r w:rsidR="00B4517E" w:rsidDel="00733938">
            <w:rPr>
              <w:color w:val="000000" w:themeColor="text1"/>
            </w:rPr>
            <w:delText xml:space="preserve">during the growing season and </w:delText>
          </w:r>
        </w:del>
      </w:ins>
      <w:del w:id="214" w:author="Brown,James T" w:date="2019-03-05T14:02:00Z">
        <w:r w:rsidR="00F71873" w:rsidRPr="00B134B2" w:rsidDel="00733938">
          <w:rPr>
            <w:color w:val="000000" w:themeColor="text1"/>
          </w:rPr>
          <w:delText xml:space="preserve">before entering </w:delText>
        </w:r>
      </w:del>
      <w:ins w:id="215" w:author="Dan Hahn" w:date="2019-03-05T10:26:00Z">
        <w:del w:id="216" w:author="Brown,James T" w:date="2019-03-05T14:02:00Z">
          <w:r w:rsidR="00B4517E" w:rsidDel="00733938">
            <w:rPr>
              <w:color w:val="000000" w:themeColor="text1"/>
            </w:rPr>
            <w:delText xml:space="preserve">overwintering </w:delText>
          </w:r>
        </w:del>
      </w:ins>
      <w:del w:id="217" w:author="Brown,James T" w:date="2019-03-05T14:02:00Z">
        <w:r w:rsidR="00F71873" w:rsidRPr="00B134B2" w:rsidDel="00733938">
          <w:rPr>
            <w:color w:val="000000" w:themeColor="text1"/>
          </w:rPr>
          <w:delText xml:space="preserve">diapause </w:delText>
        </w:r>
        <w:r w:rsidR="00F71873" w:rsidRPr="00B134B2" w:rsidDel="00733938">
          <w:rPr>
            <w:color w:val="000000" w:themeColor="text1"/>
          </w:rPr>
          <w:fldChar w:fldCharType="begin" w:fldLock="1"/>
        </w:r>
        <w:r w:rsidR="00F71873" w:rsidRPr="00B134B2" w:rsidDel="00733938">
          <w:rPr>
            <w:color w:val="000000" w:themeColor="text1"/>
          </w:rPr>
          <w:del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delInstrText>
        </w:r>
        <w:r w:rsidR="00F71873" w:rsidRPr="00B134B2" w:rsidDel="00733938">
          <w:rPr>
            <w:color w:val="000000" w:themeColor="text1"/>
          </w:rPr>
          <w:fldChar w:fldCharType="separate"/>
        </w:r>
        <w:r w:rsidR="00F71873" w:rsidRPr="00B134B2" w:rsidDel="00733938">
          <w:rPr>
            <w:color w:val="000000" w:themeColor="text1"/>
          </w:rPr>
          <w:delText>(Dopman et al. 2005)</w:delText>
        </w:r>
        <w:r w:rsidR="00F71873" w:rsidRPr="00B134B2" w:rsidDel="00733938">
          <w:rPr>
            <w:color w:val="000000" w:themeColor="text1"/>
          </w:rPr>
          <w:fldChar w:fldCharType="end"/>
        </w:r>
        <w:r w:rsidR="00F71873" w:rsidRPr="00B134B2" w:rsidDel="00733938">
          <w:rPr>
            <w:color w:val="000000" w:themeColor="text1"/>
          </w:rPr>
          <w:delText xml:space="preserve">. </w:delText>
        </w:r>
        <w:r w:rsidR="00F71873" w:rsidRPr="00B134B2" w:rsidDel="00733938">
          <w:rPr>
            <w:i/>
            <w:color w:val="000000" w:themeColor="text1"/>
          </w:rPr>
          <w:delText>Ostrinia nubilalis</w:delText>
        </w:r>
        <w:r w:rsidR="00F71873" w:rsidDel="00733938">
          <w:rPr>
            <w:color w:val="000000" w:themeColor="text1"/>
          </w:rPr>
          <w:delText xml:space="preserve"> </w:delText>
        </w:r>
        <w:r w:rsidR="00A503FA" w:rsidDel="00733938">
          <w:rPr>
            <w:color w:val="000000" w:themeColor="text1"/>
          </w:rPr>
          <w:delText>populations are separated into strains by the</w:delText>
        </w:r>
        <w:r w:rsidR="00F71873" w:rsidRPr="00B134B2" w:rsidDel="00733938">
          <w:rPr>
            <w:color w:val="000000" w:themeColor="text1"/>
          </w:rPr>
          <w:delText xml:space="preserve"> genetically distinct diapause phenology</w:delText>
        </w:r>
        <w:r w:rsidR="00A503FA" w:rsidDel="00733938">
          <w:rPr>
            <w:color w:val="000000" w:themeColor="text1"/>
          </w:rPr>
          <w:delText xml:space="preserve"> expressed by sympatric populations</w:delText>
        </w:r>
        <w:r w:rsidR="00F71873" w:rsidRPr="00B134B2" w:rsidDel="00733938">
          <w:rPr>
            <w:color w:val="000000" w:themeColor="text1"/>
          </w:rPr>
          <w:delText>.</w:delText>
        </w:r>
        <w:r w:rsidR="00F71873" w:rsidDel="00733938">
          <w:rPr>
            <w:color w:val="000000" w:themeColor="text1"/>
          </w:rPr>
          <w:delText xml:space="preserve"> </w:delText>
        </w:r>
        <w:r w:rsidR="00F71873" w:rsidRPr="00B134B2" w:rsidDel="00733938">
          <w:rPr>
            <w:color w:val="000000" w:themeColor="text1"/>
          </w:rPr>
          <w:delText xml:space="preserve">Across its geographical distribution, </w:delText>
        </w:r>
        <w:r w:rsidR="001C5D40" w:rsidDel="00733938">
          <w:rPr>
            <w:color w:val="000000" w:themeColor="text1"/>
          </w:rPr>
          <w:delText>European corn borer</w:delText>
        </w:r>
        <w:r w:rsidR="001C5D40" w:rsidRPr="00B134B2" w:rsidDel="00733938">
          <w:rPr>
            <w:color w:val="000000" w:themeColor="text1"/>
          </w:rPr>
          <w:delText xml:space="preserve"> </w:delText>
        </w:r>
        <w:r w:rsidR="00F71873" w:rsidRPr="00B134B2" w:rsidDel="00733938">
          <w:rPr>
            <w:color w:val="000000" w:themeColor="text1"/>
          </w:rPr>
          <w:delText>populations separate clinally with voltinism</w:delText>
        </w:r>
        <w:r w:rsidR="00F71873" w:rsidDel="00733938">
          <w:rPr>
            <w:color w:val="000000" w:themeColor="text1"/>
          </w:rPr>
          <w:delText>,</w:delText>
        </w:r>
        <w:r w:rsidR="00F71873" w:rsidRPr="00B134B2" w:rsidDel="00733938">
          <w:rPr>
            <w:color w:val="000000" w:themeColor="text1"/>
          </w:rPr>
          <w:delText xml:space="preserve"> increasing from univoltine at the northern edge to bivoltine and subsequently multivoltine populations as latitude decreases </w:delText>
        </w:r>
        <w:r w:rsidR="00F71873" w:rsidRPr="00B134B2" w:rsidDel="00733938">
          <w:rPr>
            <w:color w:val="000000" w:themeColor="text1"/>
          </w:rPr>
          <w:fldChar w:fldCharType="begin" w:fldLock="1"/>
        </w:r>
        <w:r w:rsidR="00F71873" w:rsidRPr="00B134B2" w:rsidDel="00733938">
          <w:rPr>
            <w:color w:val="000000" w:themeColor="text1"/>
          </w:rPr>
          <w:del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delInstrText>
        </w:r>
        <w:r w:rsidR="00F71873" w:rsidRPr="00B134B2" w:rsidDel="00733938">
          <w:rPr>
            <w:color w:val="000000" w:themeColor="text1"/>
          </w:rPr>
          <w:fldChar w:fldCharType="separate"/>
        </w:r>
        <w:r w:rsidR="00F71873" w:rsidRPr="00B134B2" w:rsidDel="00733938">
          <w:rPr>
            <w:color w:val="000000" w:themeColor="text1"/>
          </w:rPr>
          <w:delText>(Beck and Apple 1961)</w:delText>
        </w:r>
        <w:r w:rsidR="00F71873" w:rsidRPr="00B134B2" w:rsidDel="00733938">
          <w:rPr>
            <w:color w:val="000000" w:themeColor="text1"/>
          </w:rPr>
          <w:fldChar w:fldCharType="end"/>
        </w:r>
        <w:r w:rsidR="00F71873" w:rsidRPr="00B134B2" w:rsidDel="00733938">
          <w:rPr>
            <w:color w:val="000000" w:themeColor="text1"/>
          </w:rPr>
          <w:delText xml:space="preserve">. </w:delText>
        </w:r>
        <w:r w:rsidR="00F71873" w:rsidRPr="004F09C9" w:rsidDel="00733938">
          <w:rPr>
            <w:color w:val="000000" w:themeColor="text1"/>
          </w:rPr>
          <w:delText xml:space="preserve">At the poleward edge of the </w:delText>
        </w:r>
        <w:r w:rsidR="00F71873" w:rsidRPr="004F09C9" w:rsidDel="00733938">
          <w:rPr>
            <w:i/>
            <w:color w:val="000000" w:themeColor="text1"/>
          </w:rPr>
          <w:delText xml:space="preserve">O. nubilalis </w:delText>
        </w:r>
        <w:r w:rsidR="00F71873" w:rsidRPr="004F09C9" w:rsidDel="00733938">
          <w:rPr>
            <w:color w:val="000000" w:themeColor="text1"/>
          </w:rPr>
          <w:delText>population range</w:delText>
        </w:r>
      </w:del>
      <w:ins w:id="218" w:author="Dan Hahn" w:date="2019-03-05T10:27:00Z">
        <w:del w:id="219" w:author="Brown,James T" w:date="2019-03-05T14:02:00Z">
          <w:r w:rsidR="00B4517E" w:rsidDel="00733938">
            <w:rPr>
              <w:color w:val="000000" w:themeColor="text1"/>
            </w:rPr>
            <w:delText>,</w:delText>
          </w:r>
        </w:del>
      </w:ins>
      <w:del w:id="220" w:author="Brown,James T" w:date="2019-03-05T14:02:00Z">
        <w:r w:rsidR="00F71873" w:rsidRPr="004F09C9" w:rsidDel="00733938">
          <w:rPr>
            <w:color w:val="000000" w:themeColor="text1"/>
          </w:rPr>
          <w:delText xml:space="preserve"> warm spring and summer seasons are short and these pests complete only one generation per year. As latitude decreases the warm growing season gradually becomes longer. Levy et al. (2015) found </w:delText>
        </w:r>
        <w:r w:rsidR="00F71873" w:rsidDel="00733938">
          <w:rPr>
            <w:color w:val="000000" w:themeColor="text1"/>
          </w:rPr>
          <w:delText xml:space="preserve">that </w:delText>
        </w:r>
        <w:r w:rsidR="00F71873" w:rsidRPr="004F09C9" w:rsidDel="00733938">
          <w:rPr>
            <w:color w:val="000000" w:themeColor="text1"/>
          </w:rPr>
          <w:delText xml:space="preserve">polymorphisms in the genes responsible for diapause length are in part responsible for differences in voltinism observed across latitudes. Each polymorphism plays </w:delText>
        </w:r>
      </w:del>
      <w:ins w:id="221" w:author="Dan Hahn" w:date="2019-03-05T10:27:00Z">
        <w:del w:id="222" w:author="Brown,James T" w:date="2019-03-05T14:02:00Z">
          <w:r w:rsidR="00B4517E" w:rsidDel="00733938">
            <w:rPr>
              <w:color w:val="000000" w:themeColor="text1"/>
            </w:rPr>
            <w:delText>has</w:delText>
          </w:r>
          <w:r w:rsidR="00B4517E" w:rsidRPr="004F09C9" w:rsidDel="00733938">
            <w:rPr>
              <w:color w:val="000000" w:themeColor="text1"/>
            </w:rPr>
            <w:delText xml:space="preserve"> </w:delText>
          </w:r>
        </w:del>
      </w:ins>
      <w:del w:id="223" w:author="Brown,James T" w:date="2019-03-05T14:02:00Z">
        <w:r w:rsidR="00F71873" w:rsidRPr="004F09C9" w:rsidDel="00733938">
          <w:rPr>
            <w:color w:val="000000" w:themeColor="text1"/>
          </w:rPr>
          <w:delText xml:space="preserve">an important </w:delText>
        </w:r>
      </w:del>
      <w:ins w:id="224" w:author="Dan Hahn" w:date="2019-03-05T10:27:00Z">
        <w:del w:id="225" w:author="Brown,James T" w:date="2019-03-05T14:02:00Z">
          <w:r w:rsidR="00B4517E" w:rsidDel="00733938">
            <w:rPr>
              <w:color w:val="000000" w:themeColor="text1"/>
            </w:rPr>
            <w:delText xml:space="preserve">effect on </w:delText>
          </w:r>
        </w:del>
      </w:ins>
      <w:del w:id="226" w:author="Brown,James T" w:date="2019-03-05T14:02:00Z">
        <w:r w:rsidR="00F71873" w:rsidRPr="004F09C9" w:rsidDel="00733938">
          <w:rPr>
            <w:color w:val="000000" w:themeColor="text1"/>
          </w:rPr>
          <w:delText>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w:delText>
        </w:r>
      </w:del>
      <w:ins w:id="227" w:author="Dan Hahn" w:date="2019-03-05T10:28:00Z">
        <w:del w:id="228" w:author="Brown,James T" w:date="2019-03-05T14:02:00Z">
          <w:r w:rsidR="00B4517E" w:rsidDel="00733938">
            <w:rPr>
              <w:color w:val="000000" w:themeColor="text1"/>
            </w:rPr>
            <w:delText>s</w:delText>
          </w:r>
        </w:del>
      </w:ins>
      <w:del w:id="229" w:author="Brown,James T" w:date="2019-03-05T14:02:00Z">
        <w:r w:rsidR="00F71873" w:rsidRPr="004F09C9" w:rsidDel="00733938">
          <w:rPr>
            <w:color w:val="000000" w:themeColor="text1"/>
          </w:rPr>
          <w:delText xml:space="preserve"> into adults and produce</w:delText>
        </w:r>
      </w:del>
      <w:ins w:id="230" w:author="Dan Hahn" w:date="2019-03-05T10:28:00Z">
        <w:del w:id="231" w:author="Brown,James T" w:date="2019-03-05T14:02:00Z">
          <w:r w:rsidR="00B4517E" w:rsidDel="00733938">
            <w:rPr>
              <w:color w:val="000000" w:themeColor="text1"/>
            </w:rPr>
            <w:delText>s</w:delText>
          </w:r>
        </w:del>
      </w:ins>
      <w:del w:id="232" w:author="Brown,James T" w:date="2019-03-05T14:02:00Z">
        <w:r w:rsidR="00F71873" w:rsidRPr="004F09C9" w:rsidDel="00733938">
          <w:rPr>
            <w:color w:val="000000" w:themeColor="text1"/>
          </w:rPr>
          <w:delText xml:space="preserve"> an additional generation of larvae</w:delText>
        </w:r>
      </w:del>
      <w:ins w:id="233" w:author="Dan Hahn" w:date="2019-03-05T10:28:00Z">
        <w:del w:id="234" w:author="Brown,James T" w:date="2019-03-05T14:02:00Z">
          <w:r w:rsidR="00B4517E" w:rsidDel="00733938">
            <w:rPr>
              <w:color w:val="000000" w:themeColor="text1"/>
            </w:rPr>
            <w:delText>,</w:delText>
          </w:r>
        </w:del>
      </w:ins>
      <w:del w:id="235" w:author="Brown,James T" w:date="2019-03-05T14:02:00Z">
        <w:r w:rsidR="00F71873" w:rsidRPr="004F09C9" w:rsidDel="00733938">
          <w:rPr>
            <w:color w:val="000000" w:themeColor="text1"/>
          </w:rPr>
          <w:delText xml:space="preserve"> while the second generation of larvae have enough time to enter diapause before winter begins. The longer growing season is also favorable for the </w:delText>
        </w:r>
        <w:r w:rsidR="001C5D40" w:rsidDel="00733938">
          <w:rPr>
            <w:color w:val="000000" w:themeColor="text1"/>
          </w:rPr>
          <w:delText>European corn borer</w:delText>
        </w:r>
        <w:r w:rsidR="001C5D40" w:rsidRPr="004F09C9" w:rsidDel="00733938">
          <w:rPr>
            <w:color w:val="000000" w:themeColor="text1"/>
          </w:rPr>
          <w:delText xml:space="preserve"> </w:delText>
        </w:r>
      </w:del>
      <w:ins w:id="236" w:author="Dan Hahn" w:date="2019-03-05T10:28:00Z">
        <w:del w:id="237" w:author="Brown,James T" w:date="2019-03-05T14:02:00Z">
          <w:r w:rsidR="00B4517E" w:rsidDel="00733938">
            <w:rPr>
              <w:color w:val="000000" w:themeColor="text1"/>
            </w:rPr>
            <w:delText xml:space="preserve">strains </w:delText>
          </w:r>
        </w:del>
      </w:ins>
      <w:del w:id="238" w:author="Brown,James T" w:date="2019-03-05T14:02:00Z">
        <w:r w:rsidR="00F71873" w:rsidRPr="004F09C9" w:rsidDel="00733938">
          <w:rPr>
            <w:color w:val="000000" w:themeColor="text1"/>
          </w:rPr>
          <w:delTex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delText>
        </w:r>
        <w:r w:rsidR="00F71873" w:rsidDel="00733938">
          <w:rPr>
            <w:color w:val="000000" w:themeColor="text1"/>
          </w:rPr>
          <w:delText>d</w:delText>
        </w:r>
        <w:r w:rsidR="00F71873" w:rsidRPr="004F09C9" w:rsidDel="00733938">
          <w:rPr>
            <w:color w:val="000000" w:themeColor="text1"/>
          </w:rPr>
          <w:delText xml:space="preserve"> at each latitude each year contributing to this pest’s continued success.</w:delText>
        </w:r>
      </w:del>
    </w:p>
    <w:p w14:paraId="6DB7E4C7" w14:textId="77777777" w:rsidR="00F71873" w:rsidRDefault="001C5D40" w:rsidP="00F71873">
      <w:pPr>
        <w:spacing w:line="480" w:lineRule="auto"/>
        <w:ind w:left="0" w:right="90" w:firstLine="720"/>
        <w:rPr>
          <w:color w:val="000000" w:themeColor="text1"/>
        </w:rPr>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t>
      </w:r>
      <w:r w:rsidR="00F71873" w:rsidRPr="00B134B2">
        <w:rPr>
          <w:color w:val="000000" w:themeColor="text1"/>
        </w:rPr>
        <w:lastRenderedPageBreak/>
        <w:t xml:space="preserve">which can be reduced into their corresponding fatty alcohols then acylated into a pheromone molecule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 xml:space="preserve">-chromosome genetic variants </w:t>
      </w:r>
      <w:r w:rsidR="00F71873" w:rsidRPr="00B134B2">
        <w:rPr>
          <w:color w:val="000000" w:themeColor="text1"/>
        </w:rPr>
        <w:fldChar w:fldCharType="begin" w:fldLock="1"/>
      </w:r>
      <w:r w:rsidR="00F71873"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proofErr w:type="spellStart"/>
      <w:r w:rsidR="00F71873" w:rsidRPr="00B134B2">
        <w:rPr>
          <w:i/>
          <w:color w:val="000000" w:themeColor="text1"/>
        </w:rPr>
        <w:t>pgFAR</w:t>
      </w:r>
      <w:proofErr w:type="spellEnd"/>
      <w:r w:rsidR="00F71873" w:rsidRPr="00B134B2">
        <w:rPr>
          <w:i/>
          <w:color w:val="000000" w:themeColor="text1"/>
        </w:rPr>
        <w:t xml:space="preserve">-Z </w:t>
      </w:r>
      <w:r w:rsidR="00F71873" w:rsidRPr="00B134B2">
        <w:rPr>
          <w:color w:val="000000" w:themeColor="text1"/>
        </w:rPr>
        <w:t xml:space="preserve">allele </w:t>
      </w:r>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proofErr w:type="spellStart"/>
      <w:r w:rsidR="00F71873" w:rsidRPr="00B134B2">
        <w:rPr>
          <w:i/>
          <w:color w:val="000000" w:themeColor="text1"/>
        </w:rPr>
        <w:t>pgFAR</w:t>
      </w:r>
      <w:proofErr w:type="spellEnd"/>
      <w:r w:rsidR="00F71873" w:rsidRPr="00B134B2">
        <w:rPr>
          <w:i/>
          <w:color w:val="000000" w:themeColor="text1"/>
        </w:rPr>
        <w:t>-E</w:t>
      </w:r>
      <w:r w:rsidR="00F71873" w:rsidRPr="00B134B2">
        <w:rPr>
          <w:color w:val="000000" w:themeColor="text1"/>
        </w:rPr>
        <w:t xml:space="preserve"> allele</w:t>
      </w:r>
      <w:r w:rsidR="00F71873" w:rsidRPr="00B134B2">
        <w:rPr>
          <w:i/>
          <w:color w:val="000000" w:themeColor="text1"/>
        </w:rPr>
        <w:t xml:space="preserve"> </w:t>
      </w:r>
      <w:commentRangeStart w:id="239"/>
      <w:commentRangeStart w:id="240"/>
      <w:r w:rsidR="00F71873" w:rsidRPr="00B134B2">
        <w:rPr>
          <w:i/>
          <w:color w:val="000000" w:themeColor="text1"/>
        </w:rPr>
        <w:fldChar w:fldCharType="begin" w:fldLock="1"/>
      </w:r>
      <w:r w:rsidR="00F71873"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00F71873" w:rsidRPr="00B134B2">
        <w:rPr>
          <w:i/>
          <w:color w:val="000000" w:themeColor="text1"/>
        </w:rPr>
        <w:fldChar w:fldCharType="separate"/>
      </w:r>
      <w:r w:rsidR="00F71873" w:rsidRPr="00B134B2">
        <w:rPr>
          <w:color w:val="000000" w:themeColor="text1"/>
        </w:rPr>
        <w:t>(Lassance et al. 2010)</w:t>
      </w:r>
      <w:r w:rsidR="00F71873" w:rsidRPr="00B134B2">
        <w:rPr>
          <w:color w:val="000000" w:themeColor="text1"/>
        </w:rPr>
        <w:fldChar w:fldCharType="end"/>
      </w:r>
      <w:r w:rsidR="00F71873" w:rsidRPr="00B134B2">
        <w:rPr>
          <w:color w:val="000000" w:themeColor="text1"/>
        </w:rPr>
        <w:t xml:space="preserve">. </w:t>
      </w:r>
      <w:commentRangeEnd w:id="239"/>
      <w:r w:rsidR="00B4517E">
        <w:rPr>
          <w:rStyle w:val="CommentReference"/>
        </w:rPr>
        <w:commentReference w:id="239"/>
      </w:r>
      <w:commentRangeEnd w:id="240"/>
      <w:r w:rsidR="00EF1DEC">
        <w:rPr>
          <w:rStyle w:val="CommentReference"/>
        </w:rPr>
        <w:commentReference w:id="240"/>
      </w:r>
    </w:p>
    <w:p w14:paraId="42D091D1" w14:textId="77777777" w:rsidR="00F71873" w:rsidRDefault="00F71873" w:rsidP="00F71873">
      <w:pPr>
        <w:spacing w:line="480" w:lineRule="auto"/>
        <w:ind w:left="0" w:right="90" w:firstLine="720"/>
        <w:rPr>
          <w:color w:val="000000" w:themeColor="text1"/>
        </w:rPr>
      </w:pPr>
    </w:p>
    <w:p w14:paraId="5676CB94" w14:textId="77777777" w:rsidR="00F71873" w:rsidRPr="00B134B2" w:rsidRDefault="00F71873" w:rsidP="00F71873">
      <w:pPr>
        <w:spacing w:line="480" w:lineRule="auto"/>
        <w:ind w:left="0" w:right="90" w:firstLine="720"/>
        <w:jc w:val="center"/>
        <w:rPr>
          <w:color w:val="000000" w:themeColor="text1"/>
        </w:rPr>
      </w:pPr>
      <w:r w:rsidRPr="004F09C9">
        <w:rPr>
          <w:color w:val="000000" w:themeColor="text1"/>
        </w:rPr>
        <w:t>2.</w:t>
      </w:r>
      <w:r>
        <w:rPr>
          <w:color w:val="000000" w:themeColor="text1"/>
        </w:rPr>
        <w:t>3  Diapause in</w:t>
      </w:r>
      <w:r w:rsidRPr="004F09C9">
        <w:rPr>
          <w:color w:val="000000" w:themeColor="text1"/>
        </w:rPr>
        <w:t xml:space="preserve"> </w:t>
      </w:r>
      <w:r w:rsidRPr="004F09C9">
        <w:rPr>
          <w:i/>
          <w:color w:val="000000" w:themeColor="text1"/>
        </w:rPr>
        <w:t xml:space="preserve">Ostrinia </w:t>
      </w:r>
      <w:commentRangeStart w:id="241"/>
      <w:commentRangeStart w:id="242"/>
      <w:r w:rsidRPr="004F09C9">
        <w:rPr>
          <w:i/>
          <w:color w:val="000000" w:themeColor="text1"/>
        </w:rPr>
        <w:t>nubilalis</w:t>
      </w:r>
      <w:commentRangeEnd w:id="241"/>
      <w:r w:rsidR="00B02230">
        <w:rPr>
          <w:rStyle w:val="CommentReference"/>
        </w:rPr>
        <w:commentReference w:id="241"/>
      </w:r>
      <w:commentRangeEnd w:id="242"/>
      <w:r w:rsidR="00733938">
        <w:rPr>
          <w:rStyle w:val="CommentReference"/>
        </w:rPr>
        <w:commentReference w:id="242"/>
      </w:r>
    </w:p>
    <w:p w14:paraId="6CB72549" w14:textId="77777777" w:rsidR="00733938" w:rsidRDefault="00733938" w:rsidP="00733938">
      <w:pPr>
        <w:spacing w:line="480" w:lineRule="auto"/>
        <w:ind w:left="-15" w:right="90" w:firstLine="468"/>
        <w:rPr>
          <w:color w:val="000000" w:themeColor="text1"/>
        </w:rPr>
      </w:pPr>
      <w:r>
        <w:rPr>
          <w:color w:val="000000" w:themeColor="text1"/>
        </w:rPr>
        <w:t xml:space="preserve">Allochronic differences in voltinism between the two strains have also contributed to maintaining reproductive isolation between the two strains. </w:t>
      </w:r>
      <w:r w:rsidRPr="00B134B2">
        <w:rPr>
          <w:color w:val="000000" w:themeColor="text1"/>
        </w:rPr>
        <w:t xml:space="preserve">Voltinism represents the annual number of generations produced by a population </w:t>
      </w:r>
      <w:r>
        <w:rPr>
          <w:color w:val="000000" w:themeColor="text1"/>
        </w:rPr>
        <w:t xml:space="preserve">during the growing season and </w:t>
      </w:r>
      <w:r w:rsidRPr="00B134B2">
        <w:rPr>
          <w:color w:val="000000" w:themeColor="text1"/>
        </w:rPr>
        <w:t xml:space="preserve">before entering </w:t>
      </w:r>
      <w:r>
        <w:rPr>
          <w:color w:val="000000" w:themeColor="text1"/>
        </w:rPr>
        <w:t xml:space="preserve">overwintering </w:t>
      </w:r>
      <w:r w:rsidRPr="00B134B2">
        <w:rPr>
          <w:color w:val="000000" w:themeColor="text1"/>
        </w:rPr>
        <w:t xml:space="preserve">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population range</w:t>
      </w:r>
      <w:r>
        <w:rPr>
          <w:color w:val="000000" w:themeColor="text1"/>
        </w:rPr>
        <w:t>,</w:t>
      </w:r>
      <w:r w:rsidRPr="004F09C9">
        <w:rPr>
          <w:color w:val="000000" w:themeColor="text1"/>
        </w:rPr>
        <w:t xml:space="preserv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w:t>
      </w:r>
      <w:r w:rsidRPr="004F09C9">
        <w:rPr>
          <w:color w:val="000000" w:themeColor="text1"/>
        </w:rPr>
        <w:lastRenderedPageBreak/>
        <w:t xml:space="preserve">genes responsible for diapause length are in part responsible for differences in voltinism observed across latitudes. Each polymorphism </w:t>
      </w:r>
      <w:r>
        <w:rPr>
          <w:color w:val="000000" w:themeColor="text1"/>
        </w:rPr>
        <w:t>has</w:t>
      </w:r>
      <w:r w:rsidRPr="004F09C9">
        <w:rPr>
          <w:color w:val="000000" w:themeColor="text1"/>
        </w:rPr>
        <w:t xml:space="preserve"> an important </w:t>
      </w:r>
      <w:r>
        <w:rPr>
          <w:color w:val="000000" w:themeColor="text1"/>
        </w:rPr>
        <w:t xml:space="preserve">effect on </w:t>
      </w:r>
      <w:r w:rsidRPr="004F09C9">
        <w:rPr>
          <w:color w:val="000000" w:themeColor="text1"/>
        </w:rPr>
        <w:t xml:space="preserv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w:t>
      </w:r>
      <w:r>
        <w:rPr>
          <w:color w:val="000000" w:themeColor="text1"/>
        </w:rPr>
        <w:t>s</w:t>
      </w:r>
      <w:r w:rsidRPr="004F09C9">
        <w:rPr>
          <w:color w:val="000000" w:themeColor="text1"/>
        </w:rPr>
        <w:t xml:space="preserve"> into adults and produce</w:t>
      </w:r>
      <w:r>
        <w:rPr>
          <w:color w:val="000000" w:themeColor="text1"/>
        </w:rPr>
        <w:t>s</w:t>
      </w:r>
      <w:r w:rsidRPr="004F09C9">
        <w:rPr>
          <w:color w:val="000000" w:themeColor="text1"/>
        </w:rPr>
        <w:t xml:space="preserve"> an additional generation of larvae</w:t>
      </w:r>
      <w:r>
        <w:rPr>
          <w:color w:val="000000" w:themeColor="text1"/>
        </w:rPr>
        <w:t>,</w:t>
      </w:r>
      <w:r w:rsidRPr="004F09C9">
        <w:rPr>
          <w:color w:val="000000" w:themeColor="text1"/>
        </w:rPr>
        <w:t xml:space="preserve"> while the second generation of larvae enter diapause before winter begins. The longer growing season is also favorable for </w:t>
      </w:r>
      <w:r>
        <w:rPr>
          <w:color w:val="000000" w:themeColor="text1"/>
        </w:rPr>
        <w:t>European corn borer</w:t>
      </w:r>
      <w:r w:rsidRPr="004F09C9" w:rsidDel="001C5D40">
        <w:rPr>
          <w:color w:val="000000" w:themeColor="text1"/>
        </w:rPr>
        <w:t xml:space="preserve"> </w:t>
      </w:r>
      <w:r>
        <w:rPr>
          <w:color w:val="000000" w:themeColor="text1"/>
        </w:rPr>
        <w:t xml:space="preserve">strains </w:t>
      </w:r>
      <w:r w:rsidRPr="004F09C9">
        <w:rPr>
          <w:color w:val="000000" w:themeColor="text1"/>
        </w:rPr>
        <w:t xml:space="preserve">that emerge later in the spring. These larvae with a longer diapause length exit diapause later in spring and produce one generation of larvae able to enter diapause before the start of winter. The sequential emergence of these pests from </w:t>
      </w:r>
      <w:commentRangeStart w:id="243"/>
      <w:r w:rsidRPr="004F09C9">
        <w:rPr>
          <w:color w:val="000000" w:themeColor="text1"/>
        </w:rPr>
        <w:t>diapause increases the number of generations produce</w:t>
      </w:r>
      <w:r>
        <w:rPr>
          <w:color w:val="000000" w:themeColor="text1"/>
        </w:rPr>
        <w:t>d</w:t>
      </w:r>
      <w:r w:rsidRPr="004F09C9">
        <w:rPr>
          <w:color w:val="000000" w:themeColor="text1"/>
        </w:rPr>
        <w:t xml:space="preserve"> at each latitude each year contributing to this pest’s continued success.</w:t>
      </w:r>
      <w:commentRangeEnd w:id="243"/>
      <w:r>
        <w:rPr>
          <w:rStyle w:val="CommentReference"/>
        </w:rPr>
        <w:commentReference w:id="243"/>
      </w:r>
    </w:p>
    <w:p w14:paraId="266CBFA3" w14:textId="7513D170"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predicts seasonal changes by monitoring changes in photoperiod during the warm growing season. As the growing season comes to an end</w:t>
      </w:r>
      <w:ins w:id="244" w:author="Dan Hahn" w:date="2019-03-05T10:35:00Z">
        <w:r w:rsidR="001B1D58">
          <w:rPr>
            <w:color w:val="000000" w:themeColor="text1"/>
          </w:rPr>
          <w:t xml:space="preserve"> in the fall</w:t>
        </w:r>
      </w:ins>
      <w:r w:rsidRPr="00B134B2">
        <w:rPr>
          <w:color w:val="000000" w:themeColor="text1"/>
        </w:rPr>
        <w:t xml:space="preserve">, photoperiod decreases. Short days perceived by </w:t>
      </w:r>
      <w:r w:rsidR="001C5D40">
        <w:rPr>
          <w:color w:val="000000" w:themeColor="text1"/>
        </w:rPr>
        <w:t>European corn bore</w:t>
      </w:r>
      <w:del w:id="245" w:author="Brown,James T" w:date="2019-03-05T14:06:00Z">
        <w:r w:rsidR="001C5D40" w:rsidDel="006D322B">
          <w:rPr>
            <w:color w:val="000000" w:themeColor="text1"/>
          </w:rPr>
          <w:delText>r</w:delText>
        </w:r>
        <w:r w:rsidR="001C5D40" w:rsidRPr="00B134B2" w:rsidDel="006D322B">
          <w:rPr>
            <w:color w:val="000000" w:themeColor="text1"/>
          </w:rPr>
          <w:delText xml:space="preserve"> </w:delText>
        </w:r>
        <w:r w:rsidRPr="00B134B2" w:rsidDel="006D322B">
          <w:rPr>
            <w:color w:val="000000" w:themeColor="text1"/>
          </w:rPr>
          <w:delText xml:space="preserve">during the </w:delText>
        </w:r>
        <w:commentRangeStart w:id="246"/>
        <w:r w:rsidRPr="00B134B2" w:rsidDel="006D322B">
          <w:rPr>
            <w:color w:val="000000" w:themeColor="text1"/>
          </w:rPr>
          <w:delText>5</w:delText>
        </w:r>
        <w:r w:rsidRPr="00B134B2" w:rsidDel="006D322B">
          <w:rPr>
            <w:color w:val="000000" w:themeColor="text1"/>
            <w:vertAlign w:val="superscript"/>
          </w:rPr>
          <w:delText>t</w:delText>
        </w:r>
      </w:del>
      <w:ins w:id="247" w:author="Brown,James T" w:date="2019-03-05T14:06:00Z">
        <w:r w:rsidR="006D322B">
          <w:rPr>
            <w:color w:val="000000" w:themeColor="text1"/>
          </w:rPr>
          <w:t>r</w:t>
        </w:r>
      </w:ins>
      <w:del w:id="248" w:author="Brown,James T" w:date="2019-03-05T14:06:00Z">
        <w:r w:rsidRPr="00B134B2" w:rsidDel="006D322B">
          <w:rPr>
            <w:color w:val="000000" w:themeColor="text1"/>
            <w:vertAlign w:val="superscript"/>
          </w:rPr>
          <w:delText>h</w:delText>
        </w:r>
      </w:del>
      <w:commentRangeEnd w:id="246"/>
      <w:r w:rsidR="001B1D58">
        <w:rPr>
          <w:rStyle w:val="CommentReference"/>
        </w:rPr>
        <w:commentReference w:id="246"/>
      </w:r>
      <w:ins w:id="249" w:author="Brown,James T" w:date="2019-03-05T14:06:00Z">
        <w:r w:rsidR="006D322B">
          <w:rPr>
            <w:color w:val="000000" w:themeColor="text1"/>
          </w:rPr>
          <w:t xml:space="preserve"> </w:t>
        </w:r>
      </w:ins>
      <w:del w:id="250" w:author="Brown,James T" w:date="2019-03-05T14:06:00Z">
        <w:r w:rsidRPr="00B134B2" w:rsidDel="006D322B">
          <w:rPr>
            <w:color w:val="000000" w:themeColor="text1"/>
          </w:rPr>
          <w:delText xml:space="preserve"> instar </w:delText>
        </w:r>
      </w:del>
      <w:r w:rsidRPr="00B134B2">
        <w:rPr>
          <w:color w:val="000000" w:themeColor="text1"/>
        </w:rPr>
        <w:t xml:space="preserve">induce a post-feeding larval diapause. The </w:t>
      </w:r>
      <w:proofErr w:type="spellStart"/>
      <w:r w:rsidRPr="00B134B2">
        <w:rPr>
          <w:i/>
          <w:color w:val="000000" w:themeColor="text1"/>
        </w:rPr>
        <w:t>Pdd</w:t>
      </w:r>
      <w:proofErr w:type="spellEnd"/>
      <w:r w:rsidRPr="00B134B2">
        <w:rPr>
          <w:color w:val="000000" w:themeColor="text1"/>
        </w:rPr>
        <w:t xml:space="preserve"> region of the Z-</w:t>
      </w:r>
      <w:r w:rsidRPr="00B134B2">
        <w:rPr>
          <w:color w:val="000000" w:themeColor="text1"/>
        </w:rPr>
        <w:lastRenderedPageBreak/>
        <w:t>chromosome is a major factor associated with diapause length and is partially responsible for determining voltinism during the growing season</w:t>
      </w:r>
      <w:r>
        <w:rPr>
          <w:color w:val="000000" w:themeColor="text1"/>
        </w:rPr>
        <w:t xml:space="preserve"> </w:t>
      </w:r>
      <w:r w:rsidRPr="004F09C9">
        <w:rPr>
          <w:color w:val="000000" w:themeColor="text1"/>
        </w:rPr>
        <w:t>(Dopman et al. 2005)</w:t>
      </w:r>
      <w:r w:rsidRPr="00B134B2">
        <w:rPr>
          <w:color w:val="000000" w:themeColor="text1"/>
        </w:rPr>
        <w:t>. The univoltine-Z (UZ) and bivoltine-E (BE) genotypes express longer and shorter diapause phenology</w:t>
      </w:r>
      <w:r>
        <w:rPr>
          <w:color w:val="000000" w:themeColor="text1"/>
        </w:rPr>
        <w:t>,</w:t>
      </w:r>
      <w:r w:rsidRPr="00B134B2">
        <w:rPr>
          <w:color w:val="000000" w:themeColor="text1"/>
        </w:rPr>
        <w:t xml:space="preserve"> respectively, as well as differences in their pheromone blend. </w:t>
      </w:r>
      <w:ins w:id="251" w:author="Dan Hahn" w:date="2019-03-05T10:36:00Z">
        <w:r w:rsidR="00D72630">
          <w:rPr>
            <w:color w:val="000000" w:themeColor="text1"/>
          </w:rPr>
          <w:t xml:space="preserve">The diapause and pheromone blend traits generally co-segregate because their underlying loci both occur on the Z-chromosome (Dopman 2010). </w:t>
        </w:r>
      </w:ins>
      <w:del w:id="252" w:author="Dan Hahn" w:date="2019-03-05T10:37:00Z">
        <w:r w:rsidRPr="00B134B2" w:rsidDel="00D72630">
          <w:rPr>
            <w:color w:val="000000" w:themeColor="text1"/>
          </w:rPr>
          <w:delText>Univoltine-</w:delText>
        </w:r>
      </w:del>
      <w:ins w:id="253" w:author="Dan Hahn" w:date="2019-03-05T10:37:00Z">
        <w:r w:rsidR="00D72630">
          <w:rPr>
            <w:color w:val="000000" w:themeColor="text1"/>
          </w:rPr>
          <w:t>Z-</w:t>
        </w:r>
      </w:ins>
      <w:del w:id="254" w:author="Dan Hahn" w:date="2019-03-05T10:37:00Z">
        <w:r w:rsidRPr="00B134B2" w:rsidDel="00D72630">
          <w:rPr>
            <w:color w:val="000000" w:themeColor="text1"/>
          </w:rPr>
          <w:delText xml:space="preserve">Z </w:delText>
        </w:r>
      </w:del>
      <w:r w:rsidRPr="00B134B2">
        <w:rPr>
          <w:color w:val="000000" w:themeColor="text1"/>
        </w:rPr>
        <w:t xml:space="preserve">strain larvae enter diapause earlier in the fall and exit diapause later in the spring compared to </w:t>
      </w:r>
      <w:del w:id="255" w:author="Dan Hahn" w:date="2019-03-05T10:37:00Z">
        <w:r w:rsidRPr="00B134B2" w:rsidDel="00D72630">
          <w:rPr>
            <w:color w:val="000000" w:themeColor="text1"/>
          </w:rPr>
          <w:delText>the BE genotype</w:delText>
        </w:r>
      </w:del>
      <w:ins w:id="256" w:author="Dan Hahn" w:date="2019-03-05T10:37:00Z">
        <w:r w:rsidR="00D72630">
          <w:rPr>
            <w:color w:val="000000" w:themeColor="text1"/>
          </w:rPr>
          <w:t xml:space="preserve">E-strain larvae, leading to </w:t>
        </w:r>
        <w:proofErr w:type="spellStart"/>
        <w:r w:rsidR="00D72630">
          <w:rPr>
            <w:color w:val="000000" w:themeColor="text1"/>
          </w:rPr>
          <w:t>functiuonal</w:t>
        </w:r>
        <w:proofErr w:type="spellEnd"/>
        <w:r w:rsidR="00D72630">
          <w:rPr>
            <w:color w:val="000000" w:themeColor="text1"/>
          </w:rPr>
          <w:t xml:space="preserve"> differences in voltinism in locations where both strains co-occur (Levy et al. 2015)</w:t>
        </w:r>
      </w:ins>
      <w:r w:rsidRPr="00B134B2">
        <w:rPr>
          <w:color w:val="000000" w:themeColor="text1"/>
        </w:rPr>
        <w:t xml:space="preserve">. Under controlled laboratory conditions, the unique response of each strain can be reproducibly observed. </w:t>
      </w:r>
      <w:r>
        <w:rPr>
          <w:color w:val="000000" w:themeColor="text1"/>
        </w:rPr>
        <w:t xml:space="preserve">Variation in voltinism, sex pheromone response and composition, and diapause-associated traits </w:t>
      </w:r>
      <w:r w:rsidRPr="00B134B2">
        <w:rPr>
          <w:color w:val="000000" w:themeColor="text1"/>
        </w:rPr>
        <w:t xml:space="preserve">make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a suitable model to understand the association between diapause </w:t>
      </w:r>
      <w:r>
        <w:rPr>
          <w:color w:val="000000" w:themeColor="text1"/>
        </w:rPr>
        <w:t>length</w:t>
      </w:r>
      <w:r w:rsidRPr="00B134B2">
        <w:rPr>
          <w:color w:val="000000" w:themeColor="text1"/>
        </w:rPr>
        <w:t xml:space="preserve"> and nutrient </w:t>
      </w:r>
      <w:r>
        <w:rPr>
          <w:color w:val="000000" w:themeColor="text1"/>
        </w:rPr>
        <w:t>accumulation as a response to diapause.</w:t>
      </w:r>
    </w:p>
    <w:p w14:paraId="4B55082B" w14:textId="218814D6" w:rsidR="001E60FE" w:rsidRDefault="00F71873" w:rsidP="00F71873">
      <w:pPr>
        <w:spacing w:line="480" w:lineRule="auto"/>
        <w:ind w:left="0" w:right="90" w:firstLine="720"/>
        <w:rPr>
          <w:ins w:id="257" w:author="Dan Hahn" w:date="2019-03-05T10:44:00Z"/>
          <w:color w:val="000000" w:themeColor="text1"/>
        </w:rPr>
      </w:pPr>
      <w:r w:rsidRPr="00B134B2">
        <w:rPr>
          <w:color w:val="000000" w:themeColor="text1"/>
        </w:rPr>
        <w:t xml:space="preserve">  </w:t>
      </w:r>
      <w:r>
        <w:rPr>
          <w:color w:val="000000" w:themeColor="text1"/>
        </w:rPr>
        <w:t xml:space="preserve">With the European corn borer as a model, </w:t>
      </w:r>
      <w:del w:id="258" w:author="Dan Hahn" w:date="2019-03-05T10:38:00Z">
        <w:r w:rsidDel="00D72630">
          <w:rPr>
            <w:color w:val="000000" w:themeColor="text1"/>
          </w:rPr>
          <w:delText xml:space="preserve">this </w:delText>
        </w:r>
      </w:del>
      <w:ins w:id="259" w:author="Dan Hahn" w:date="2019-03-05T10:38:00Z">
        <w:r w:rsidR="00D72630">
          <w:rPr>
            <w:color w:val="000000" w:themeColor="text1"/>
          </w:rPr>
          <w:t xml:space="preserve">my </w:t>
        </w:r>
      </w:ins>
      <w:r>
        <w:rPr>
          <w:color w:val="000000" w:themeColor="text1"/>
        </w:rPr>
        <w:t>research is broadly designed</w:t>
      </w:r>
      <w:r w:rsidR="00405BF5">
        <w:rPr>
          <w:color w:val="000000" w:themeColor="text1"/>
        </w:rPr>
        <w:t xml:space="preserve"> to </w:t>
      </w:r>
      <w:r w:rsidR="00C27C56">
        <w:rPr>
          <w:color w:val="000000" w:themeColor="text1"/>
        </w:rPr>
        <w:t xml:space="preserve">investigate the association between diapause length and nutrition </w:t>
      </w:r>
      <w:r w:rsidR="00405BF5">
        <w:rPr>
          <w:color w:val="000000" w:themeColor="text1"/>
        </w:rPr>
        <w:t>storage</w:t>
      </w:r>
      <w:r w:rsidR="00C27C56">
        <w:rPr>
          <w:color w:val="000000" w:themeColor="text1"/>
        </w:rPr>
        <w:t xml:space="preserve"> among diapause programmed larvae by characterizing lipid </w:t>
      </w:r>
      <w:r w:rsidR="00405BF5">
        <w:rPr>
          <w:color w:val="000000" w:themeColor="text1"/>
        </w:rPr>
        <w:t>accumulation and depletion in diapause programmed larvae with different diapause genotypes</w:t>
      </w:r>
      <w:commentRangeStart w:id="260"/>
      <w:commentRangeStart w:id="261"/>
      <w:r w:rsidR="00C27C56">
        <w:rPr>
          <w:color w:val="000000" w:themeColor="text1"/>
        </w:rPr>
        <w:t>.</w:t>
      </w:r>
      <w:r>
        <w:rPr>
          <w:b/>
          <w:color w:val="000000" w:themeColor="text1"/>
        </w:rPr>
        <w:t xml:space="preserve"> </w:t>
      </w:r>
      <w:commentRangeEnd w:id="260"/>
      <w:r w:rsidR="00D72630">
        <w:rPr>
          <w:rStyle w:val="CommentReference"/>
        </w:rPr>
        <w:commentReference w:id="260"/>
      </w:r>
      <w:commentRangeEnd w:id="261"/>
      <w:r w:rsidR="00405BF5">
        <w:rPr>
          <w:rStyle w:val="CommentReference"/>
        </w:rPr>
        <w:commentReference w:id="261"/>
      </w:r>
      <w:r>
        <w:rPr>
          <w:color w:val="000000" w:themeColor="text1"/>
        </w:rPr>
        <w:t>During d</w:t>
      </w:r>
      <w:r w:rsidRPr="004F09C9">
        <w:rPr>
          <w:color w:val="000000" w:themeColor="text1"/>
        </w:rPr>
        <w:t>iapause</w:t>
      </w:r>
      <w:r>
        <w:rPr>
          <w:color w:val="000000" w:themeColor="text1"/>
        </w:rPr>
        <w:t xml:space="preserve"> </w:t>
      </w:r>
      <w:r w:rsidRPr="004F09C9">
        <w:rPr>
          <w:color w:val="000000" w:themeColor="text1"/>
        </w:rPr>
        <w:t>stress tolerance</w:t>
      </w:r>
      <w:r>
        <w:rPr>
          <w:color w:val="000000" w:themeColor="text1"/>
        </w:rPr>
        <w:t xml:space="preserve"> increases as insects arrest their development and </w:t>
      </w:r>
      <w:r w:rsidRPr="004F09C9">
        <w:rPr>
          <w:color w:val="000000" w:themeColor="text1"/>
        </w:rPr>
        <w:t>suppress</w:t>
      </w:r>
      <w:del w:id="262" w:author="Dan Hahn" w:date="2019-03-05T10:41:00Z">
        <w:r w:rsidRPr="004F09C9" w:rsidDel="001E60FE">
          <w:rPr>
            <w:color w:val="000000" w:themeColor="text1"/>
          </w:rPr>
          <w:delText>ed</w:delText>
        </w:r>
      </w:del>
      <w:r w:rsidRPr="004F09C9">
        <w:rPr>
          <w:color w:val="000000" w:themeColor="text1"/>
        </w:rPr>
        <w:t xml:space="preserve"> metabolic activity (Hahn and Denlinger 2007</w:t>
      </w:r>
      <w:r>
        <w:rPr>
          <w:color w:val="000000" w:themeColor="text1"/>
        </w:rPr>
        <w:t>,</w:t>
      </w:r>
      <w:r w:rsidRPr="004F09C9">
        <w:rPr>
          <w:color w:val="000000" w:themeColor="text1"/>
        </w:rPr>
        <w:t xml:space="preserve"> Tauber and Tauber 1981).</w:t>
      </w:r>
      <w:r>
        <w:rPr>
          <w:color w:val="000000" w:themeColor="text1"/>
        </w:rPr>
        <w:t xml:space="preserve"> </w:t>
      </w:r>
      <w:r w:rsidRPr="004F09C9">
        <w:rPr>
          <w:color w:val="000000" w:themeColor="text1"/>
        </w:rPr>
        <w:t xml:space="preserve">Photoperiods are latitude specific and have reliably cycled with seasonal changes. </w:t>
      </w:r>
      <w:del w:id="263" w:author="Dan Hahn" w:date="2019-03-05T10:41:00Z">
        <w:r w:rsidRPr="004F09C9" w:rsidDel="001E60FE">
          <w:rPr>
            <w:color w:val="000000" w:themeColor="text1"/>
          </w:rPr>
          <w:delText>Because of its specificity</w:delText>
        </w:r>
      </w:del>
      <w:ins w:id="264" w:author="Dan Hahn" w:date="2019-03-05T10:41:00Z">
        <w:r w:rsidR="001E60FE">
          <w:rPr>
            <w:color w:val="000000" w:themeColor="text1"/>
          </w:rPr>
          <w:t xml:space="preserve">Because photoperiod reliably predicts </w:t>
        </w:r>
      </w:ins>
      <w:ins w:id="265" w:author="Dan Hahn" w:date="2019-03-05T10:42:00Z">
        <w:r w:rsidR="001E60FE">
          <w:rPr>
            <w:color w:val="000000" w:themeColor="text1"/>
          </w:rPr>
          <w:t>seasonal</w:t>
        </w:r>
      </w:ins>
      <w:ins w:id="266" w:author="Dan Hahn" w:date="2019-03-05T10:41:00Z">
        <w:r w:rsidR="001E60FE">
          <w:rPr>
            <w:color w:val="000000" w:themeColor="text1"/>
          </w:rPr>
          <w:t xml:space="preserve"> change</w:t>
        </w:r>
      </w:ins>
      <w:r w:rsidRPr="004F09C9">
        <w:rPr>
          <w:color w:val="000000" w:themeColor="text1"/>
        </w:rPr>
        <w:t>, many animals in temperate regions rely on photoperiod cues to synchronize their life histories with their local environment to initiate diapause. Ahead of winter</w:t>
      </w:r>
      <w:ins w:id="267" w:author="Brown,James T" w:date="2019-03-05T14:11:00Z">
        <w:r w:rsidR="00014B18">
          <w:rPr>
            <w:color w:val="000000" w:themeColor="text1"/>
          </w:rPr>
          <w:t>,</w:t>
        </w:r>
      </w:ins>
      <w:r w:rsidRPr="004F09C9">
        <w:rPr>
          <w:color w:val="000000" w:themeColor="text1"/>
        </w:rPr>
        <w:t xml:space="preserve"> </w:t>
      </w:r>
      <w:del w:id="268" w:author="Brown,James T" w:date="2019-03-05T14:11:00Z">
        <w:r w:rsidRPr="004F09C9" w:rsidDel="00014B18">
          <w:rPr>
            <w:color w:val="000000" w:themeColor="text1"/>
          </w:rPr>
          <w:delText>and during the final larval instar</w:delText>
        </w:r>
      </w:del>
      <w:ins w:id="269" w:author="Dan Hahn" w:date="2019-03-05T10:42:00Z">
        <w:del w:id="270" w:author="Brown,James T" w:date="2019-03-05T14:11:00Z">
          <w:r w:rsidR="001E60FE" w:rsidDel="00014B18">
            <w:rPr>
              <w:color w:val="000000" w:themeColor="text1"/>
            </w:rPr>
            <w:delText>,</w:delText>
          </w:r>
        </w:del>
      </w:ins>
      <w:del w:id="271" w:author="Brown,James T" w:date="2019-03-05T14:11:00Z">
        <w:r w:rsidRPr="004F09C9" w:rsidDel="00014B18">
          <w:rPr>
            <w:color w:val="000000" w:themeColor="text1"/>
          </w:rPr>
          <w:delText xml:space="preserve"> </w:delText>
        </w:r>
      </w:del>
      <w:r w:rsidR="001C5D40">
        <w:rPr>
          <w:color w:val="000000" w:themeColor="text1"/>
        </w:rPr>
        <w:t>European corn borer</w:t>
      </w:r>
      <w:ins w:id="272" w:author="Dan Hahn" w:date="2019-03-05T10:42:00Z">
        <w:r w:rsidR="001E60FE">
          <w:rPr>
            <w:color w:val="000000" w:themeColor="text1"/>
          </w:rPr>
          <w:t>s</w:t>
        </w:r>
      </w:ins>
      <w:r w:rsidR="001C5D40" w:rsidRPr="004F09C9" w:rsidDel="001C5D40">
        <w:rPr>
          <w:color w:val="000000" w:themeColor="text1"/>
        </w:rPr>
        <w:t xml:space="preserve"> </w:t>
      </w:r>
      <w:r w:rsidRPr="004F09C9">
        <w:rPr>
          <w:color w:val="000000" w:themeColor="text1"/>
        </w:rPr>
        <w:t>become sensitive to photoperiod</w:t>
      </w:r>
      <w:r>
        <w:rPr>
          <w:color w:val="000000" w:themeColor="text1"/>
        </w:rPr>
        <w:t xml:space="preserve"> (</w:t>
      </w:r>
      <w:commentRangeStart w:id="273"/>
      <w:r>
        <w:rPr>
          <w:color w:val="000000" w:themeColor="text1"/>
        </w:rPr>
        <w:t>Gelman and Hayes 1982</w:t>
      </w:r>
      <w:commentRangeEnd w:id="273"/>
      <w:r w:rsidR="001E60FE">
        <w:rPr>
          <w:rStyle w:val="CommentReference"/>
        </w:rPr>
        <w:commentReference w:id="273"/>
      </w:r>
      <w:r>
        <w:rPr>
          <w:color w:val="000000" w:themeColor="text1"/>
        </w:rPr>
        <w:t>)</w:t>
      </w:r>
      <w:r w:rsidRPr="004F09C9">
        <w:rPr>
          <w:color w:val="000000" w:themeColor="text1"/>
        </w:rPr>
        <w:t>. When photoperiod reaches a critical threshold</w:t>
      </w:r>
      <w:r>
        <w:rPr>
          <w:color w:val="000000" w:themeColor="text1"/>
        </w:rPr>
        <w:t>,</w:t>
      </w:r>
      <w:r w:rsidRPr="004F09C9">
        <w:rPr>
          <w:color w:val="000000" w:themeColor="text1"/>
        </w:rPr>
        <w:t xml:space="preserve"> </w:t>
      </w:r>
      <w:del w:id="274" w:author="Dan Hahn" w:date="2019-03-05T10:42:00Z">
        <w:r w:rsidRPr="004F09C9" w:rsidDel="001E60FE">
          <w:rPr>
            <w:color w:val="000000" w:themeColor="text1"/>
          </w:rPr>
          <w:delText xml:space="preserve">it initiates the diapause genotype and programs </w:delText>
        </w:r>
        <w:r w:rsidR="001C5D40" w:rsidDel="001E60FE">
          <w:rPr>
            <w:color w:val="000000" w:themeColor="text1"/>
          </w:rPr>
          <w:delText>European corn borer</w:delText>
        </w:r>
        <w:r w:rsidR="001C5D40" w:rsidRPr="004F09C9" w:rsidDel="001E60FE">
          <w:rPr>
            <w:color w:val="000000" w:themeColor="text1"/>
          </w:rPr>
          <w:delText xml:space="preserve"> </w:delText>
        </w:r>
        <w:r w:rsidRPr="004F09C9" w:rsidDel="001E60FE">
          <w:rPr>
            <w:color w:val="000000" w:themeColor="text1"/>
          </w:rPr>
          <w:delText>larvae for diapause</w:delText>
        </w:r>
      </w:del>
      <w:ins w:id="275" w:author="Dan Hahn" w:date="2019-03-05T10:42:00Z">
        <w:r w:rsidR="001E60FE">
          <w:rPr>
            <w:color w:val="000000" w:themeColor="text1"/>
          </w:rPr>
          <w:t xml:space="preserve">the larval </w:t>
        </w:r>
        <w:del w:id="276" w:author="Brown,James T" w:date="2019-03-05T14:11:00Z">
          <w:r w:rsidR="001E60FE" w:rsidDel="00014B18">
            <w:rPr>
              <w:color w:val="000000" w:themeColor="text1"/>
            </w:rPr>
            <w:delText>diapasue</w:delText>
          </w:r>
        </w:del>
      </w:ins>
      <w:ins w:id="277" w:author="Brown,James T" w:date="2019-03-05T14:11:00Z">
        <w:r w:rsidR="00014B18">
          <w:rPr>
            <w:color w:val="000000" w:themeColor="text1"/>
          </w:rPr>
          <w:t>diapause</w:t>
        </w:r>
      </w:ins>
      <w:ins w:id="278" w:author="Dan Hahn" w:date="2019-03-05T10:42:00Z">
        <w:r w:rsidR="001E60FE">
          <w:rPr>
            <w:color w:val="000000" w:themeColor="text1"/>
          </w:rPr>
          <w:t xml:space="preserve"> preparatory program is engaged</w:t>
        </w:r>
      </w:ins>
      <w:r>
        <w:rPr>
          <w:color w:val="000000" w:themeColor="text1"/>
        </w:rPr>
        <w:t xml:space="preserve"> (Beck 1960)</w:t>
      </w:r>
      <w:r w:rsidRPr="004F09C9">
        <w:rPr>
          <w:color w:val="000000" w:themeColor="text1"/>
        </w:rPr>
        <w:t>.</w:t>
      </w:r>
      <w:r w:rsidRPr="00316A0E">
        <w:rPr>
          <w:color w:val="000000" w:themeColor="text1"/>
        </w:rPr>
        <w:t xml:space="preserve"> </w:t>
      </w:r>
      <w:r>
        <w:rPr>
          <w:color w:val="000000" w:themeColor="text1"/>
        </w:rPr>
        <w:t xml:space="preserve">As was mentioned </w:t>
      </w:r>
      <w:r>
        <w:rPr>
          <w:color w:val="000000" w:themeColor="text1"/>
        </w:rPr>
        <w:lastRenderedPageBreak/>
        <w:t>earlier, a</w:t>
      </w:r>
      <w:r w:rsidRPr="004F09C9">
        <w:rPr>
          <w:color w:val="000000" w:themeColor="text1"/>
        </w:rPr>
        <w:t>t least two diapause genotypes (strains) of European corn borer</w:t>
      </w:r>
      <w:ins w:id="279" w:author="Dan Hahn" w:date="2019-03-05T10:43:00Z">
        <w:r w:rsidR="001E60FE">
          <w:rPr>
            <w:color w:val="000000" w:themeColor="text1"/>
          </w:rPr>
          <w:t xml:space="preserve">s </w:t>
        </w:r>
      </w:ins>
      <w:del w:id="280" w:author="Dan Hahn" w:date="2019-03-05T10:43:00Z">
        <w:r w:rsidRPr="004F09C9" w:rsidDel="001E60FE">
          <w:rPr>
            <w:color w:val="000000" w:themeColor="text1"/>
          </w:rPr>
          <w:delText xml:space="preserve"> populations </w:delText>
        </w:r>
      </w:del>
      <w:r w:rsidRPr="004F09C9">
        <w:rPr>
          <w:color w:val="000000" w:themeColor="text1"/>
        </w:rPr>
        <w:t>occur in the United States</w:t>
      </w:r>
      <w:r>
        <w:rPr>
          <w:color w:val="000000" w:themeColor="text1"/>
        </w:rPr>
        <w:t xml:space="preserve"> (Wadsworth et al. 2015, </w:t>
      </w:r>
      <w:proofErr w:type="spellStart"/>
      <w:r>
        <w:rPr>
          <w:color w:val="000000" w:themeColor="text1"/>
        </w:rPr>
        <w:t>Ikten</w:t>
      </w:r>
      <w:proofErr w:type="spellEnd"/>
      <w:r>
        <w:rPr>
          <w:color w:val="000000" w:themeColor="text1"/>
        </w:rPr>
        <w:t xml:space="preserve"> et al. 2011)</w:t>
      </w:r>
      <w:r w:rsidRPr="004F09C9">
        <w:rPr>
          <w:color w:val="000000" w:themeColor="text1"/>
        </w:rPr>
        <w:t>. One strain has a diapause genotype that produces a relatively short diapause length and the other has a diapause genotype that produces a relatively long diapause length</w:t>
      </w:r>
      <w:r>
        <w:rPr>
          <w:color w:val="000000" w:themeColor="text1"/>
        </w:rPr>
        <w:t xml:space="preserve"> (Levy et al. 2015)</w:t>
      </w:r>
      <w:r w:rsidRPr="004F09C9">
        <w:rPr>
          <w:color w:val="000000" w:themeColor="text1"/>
        </w:rPr>
        <w:t>. Those insects with the shorter diapause length exit diapause earlier in the spring and the longer diapausing insects exit diapause later in the spring (Levy et al. 2015</w:t>
      </w:r>
      <w:r>
        <w:rPr>
          <w:color w:val="000000" w:themeColor="text1"/>
        </w:rPr>
        <w:t>,</w:t>
      </w:r>
      <w:r w:rsidRPr="004F09C9">
        <w:rPr>
          <w:color w:val="000000" w:themeColor="text1"/>
        </w:rPr>
        <w:t xml:space="preserve"> Showers et al. 1975). </w:t>
      </w:r>
      <w:ins w:id="281" w:author="Dan Hahn" w:date="2019-03-05T10:44:00Z">
        <w:r w:rsidR="001E60FE">
          <w:rPr>
            <w:color w:val="000000" w:themeColor="text1"/>
          </w:rPr>
          <w:t xml:space="preserve">This clear difference in diapause duration between the two strains may be reflected in differences in the physiological outcomes of the diapause preparatory period. </w:t>
        </w:r>
      </w:ins>
    </w:p>
    <w:p w14:paraId="3500A602" w14:textId="18274299" w:rsidR="00F71873" w:rsidRDefault="00F71873" w:rsidP="00F71873">
      <w:pPr>
        <w:spacing w:line="480" w:lineRule="auto"/>
        <w:ind w:left="0" w:right="90" w:firstLine="720"/>
        <w:rPr>
          <w:color w:val="000000" w:themeColor="text1"/>
        </w:rPr>
      </w:pPr>
      <w:commentRangeStart w:id="282"/>
      <w:r w:rsidRPr="004F09C9">
        <w:rPr>
          <w:color w:val="000000" w:themeColor="text1"/>
        </w:rPr>
        <w:t>The initiation of diapause leads to major physiological changes and alters the life history trajectory of European corn borer larvae</w:t>
      </w:r>
      <w:r>
        <w:rPr>
          <w:color w:val="000000" w:themeColor="text1"/>
        </w:rPr>
        <w:t xml:space="preserve"> (Hahn and Denlinger 2007, </w:t>
      </w:r>
      <w:r w:rsidRPr="006F5AD1">
        <w:rPr>
          <w:color w:val="000000" w:themeColor="text1"/>
        </w:rPr>
        <w:t>Koštál 2006</w:t>
      </w:r>
      <w:r>
        <w:rPr>
          <w:color w:val="000000" w:themeColor="text1"/>
        </w:rPr>
        <w:t>)</w:t>
      </w:r>
      <w:r w:rsidRPr="004F09C9">
        <w:rPr>
          <w:color w:val="000000" w:themeColor="text1"/>
        </w:rPr>
        <w:t>. Diapausing larvae depend on predictable cues to initiate and terminate diapause</w:t>
      </w:r>
      <w:r>
        <w:rPr>
          <w:color w:val="000000" w:themeColor="text1"/>
        </w:rPr>
        <w:t xml:space="preserve"> (Beck 1960)</w:t>
      </w:r>
      <w:r w:rsidRPr="004F09C9">
        <w:rPr>
          <w:color w:val="000000" w:themeColor="text1"/>
        </w:rPr>
        <w:t xml:space="preserve">. Climate change and warmer temperatures could affect the synchrony between </w:t>
      </w:r>
      <w:r>
        <w:rPr>
          <w:color w:val="000000" w:themeColor="text1"/>
        </w:rPr>
        <w:t xml:space="preserve">insects and their </w:t>
      </w:r>
      <w:r w:rsidRPr="004F09C9">
        <w:rPr>
          <w:color w:val="000000" w:themeColor="text1"/>
        </w:rPr>
        <w:t>environment and understanding these effects may be crucial to how we manage this pest.</w:t>
      </w:r>
      <w:r w:rsidRPr="00316A0E">
        <w:rPr>
          <w:color w:val="000000" w:themeColor="text1"/>
        </w:rPr>
        <w:t xml:space="preserve"> </w:t>
      </w:r>
      <w:r w:rsidRPr="004F09C9">
        <w:rPr>
          <w:color w:val="000000" w:themeColor="text1"/>
        </w:rPr>
        <w:t xml:space="preserve">The different strains of European corn borer are </w:t>
      </w:r>
      <w:r>
        <w:rPr>
          <w:color w:val="000000" w:themeColor="text1"/>
        </w:rPr>
        <w:t xml:space="preserve">a </w:t>
      </w:r>
      <w:r w:rsidRPr="004F09C9">
        <w:rPr>
          <w:color w:val="000000" w:themeColor="text1"/>
        </w:rPr>
        <w:t>suitable model to investigate the causes and consequences of speciation, especially as environmental conditions become less stable due to climate change.</w:t>
      </w:r>
      <w:commentRangeEnd w:id="282"/>
      <w:r w:rsidR="001E60FE">
        <w:rPr>
          <w:rStyle w:val="CommentReference"/>
        </w:rPr>
        <w:commentReference w:id="282"/>
      </w:r>
    </w:p>
    <w:p w14:paraId="74ED73BD" w14:textId="161E44C0" w:rsidR="00F71873" w:rsidRDefault="00F71873" w:rsidP="00F71873">
      <w:pPr>
        <w:spacing w:line="480" w:lineRule="auto"/>
        <w:ind w:left="0" w:right="90" w:firstLine="720"/>
        <w:rPr>
          <w:color w:val="000000" w:themeColor="text1"/>
        </w:rPr>
      </w:pPr>
      <w:r>
        <w:rPr>
          <w:color w:val="000000" w:themeColor="text1"/>
        </w:rPr>
        <w:t xml:space="preserve">It has been previously shown that diapause-programmed </w:t>
      </w:r>
      <w:r w:rsidR="001C5D40">
        <w:rPr>
          <w:color w:val="000000" w:themeColor="text1"/>
        </w:rPr>
        <w:t>European corn borer</w:t>
      </w:r>
      <w:r w:rsidR="001C5D40" w:rsidDel="001C5D40">
        <w:rPr>
          <w:color w:val="000000" w:themeColor="text1"/>
        </w:rPr>
        <w:t xml:space="preserve"> </w:t>
      </w:r>
      <w:r>
        <w:rPr>
          <w:color w:val="000000" w:themeColor="text1"/>
        </w:rPr>
        <w:t xml:space="preserve">increase nutrition storage ahead of </w:t>
      </w:r>
      <w:del w:id="283" w:author="Dan Hahn" w:date="2019-03-05T10:45:00Z">
        <w:r w:rsidDel="001E60FE">
          <w:rPr>
            <w:color w:val="000000" w:themeColor="text1"/>
          </w:rPr>
          <w:delText xml:space="preserve">diapause </w:delText>
        </w:r>
      </w:del>
      <w:ins w:id="284" w:author="Dan Hahn" w:date="2019-03-05T10:45:00Z">
        <w:r w:rsidR="001E60FE">
          <w:rPr>
            <w:color w:val="000000" w:themeColor="text1"/>
          </w:rPr>
          <w:t xml:space="preserve">dormancy </w:t>
        </w:r>
      </w:ins>
      <w:del w:id="285" w:author="Dan Hahn" w:date="2019-03-05T10:45:00Z">
        <w:r w:rsidDel="001E60FE">
          <w:rPr>
            <w:color w:val="000000" w:themeColor="text1"/>
          </w:rPr>
          <w:delText xml:space="preserve">in the form of </w:delText>
        </w:r>
      </w:del>
      <w:ins w:id="286" w:author="Dan Hahn" w:date="2019-03-05T10:45:00Z">
        <w:r w:rsidR="001E60FE">
          <w:rPr>
            <w:color w:val="000000" w:themeColor="text1"/>
          </w:rPr>
          <w:t xml:space="preserve">by accumulating more </w:t>
        </w:r>
      </w:ins>
      <w:r>
        <w:rPr>
          <w:color w:val="000000" w:themeColor="text1"/>
        </w:rPr>
        <w:t>proteins</w:t>
      </w:r>
      <w:r w:rsidR="00391C68">
        <w:rPr>
          <w:color w:val="000000" w:themeColor="text1"/>
        </w:rPr>
        <w:t xml:space="preserve"> and lipids</w:t>
      </w:r>
      <w:r>
        <w:rPr>
          <w:color w:val="000000" w:themeColor="text1"/>
        </w:rPr>
        <w:t xml:space="preserve"> compared to their non-diapause counterparts</w:t>
      </w:r>
      <w:r w:rsidR="00391C68">
        <w:rPr>
          <w:color w:val="000000" w:themeColor="text1"/>
        </w:rPr>
        <w:t xml:space="preserve"> (</w:t>
      </w:r>
      <w:proofErr w:type="spellStart"/>
      <w:r w:rsidR="00391C68">
        <w:t>Taski</w:t>
      </w:r>
      <w:proofErr w:type="spellEnd"/>
      <w:r w:rsidR="00391C68">
        <w:t xml:space="preserve"> et al. 2004</w:t>
      </w:r>
      <w:r w:rsidR="00391C68">
        <w:rPr>
          <w:color w:val="000000" w:themeColor="text1"/>
        </w:rPr>
        <w:t xml:space="preserve">, </w:t>
      </w:r>
      <w:proofErr w:type="spellStart"/>
      <w:r w:rsidR="00391C68">
        <w:t>Vukašinović</w:t>
      </w:r>
      <w:proofErr w:type="spellEnd"/>
      <w:r w:rsidR="00391C68">
        <w:t xml:space="preserve"> et al. 2018</w:t>
      </w:r>
      <w:r w:rsidR="00391C68">
        <w:rPr>
          <w:color w:val="000000" w:themeColor="text1"/>
        </w:rPr>
        <w:t>)</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sidR="00E72167">
        <w:rPr>
          <w:color w:val="000000" w:themeColor="text1"/>
        </w:rPr>
        <w:t>lipids</w:t>
      </w:r>
      <w:r w:rsidR="00E72167" w:rsidRPr="00B134B2">
        <w:rPr>
          <w:color w:val="000000" w:themeColor="text1"/>
        </w:rPr>
        <w:t xml:space="preserve"> </w:t>
      </w:r>
      <w:r w:rsidRPr="00B134B2">
        <w:rPr>
          <w:color w:val="000000" w:themeColor="text1"/>
        </w:rPr>
        <w:t xml:space="preserve">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ins w:id="287" w:author="Dan Hahn" w:date="2019-03-05T10:46:00Z">
        <w:r w:rsidR="009E58B0">
          <w:rPr>
            <w:color w:val="000000" w:themeColor="text1"/>
          </w:rPr>
          <w:t>,</w:t>
        </w:r>
      </w:ins>
      <w:r w:rsidRPr="00B134B2">
        <w:rPr>
          <w:color w:val="000000" w:themeColor="text1"/>
        </w:rPr>
        <w:t xml:space="preserve"> </w:t>
      </w:r>
      <w:ins w:id="288" w:author="Dan Hahn" w:date="2019-03-05T10:46:00Z">
        <w:r w:rsidR="009E58B0">
          <w:rPr>
            <w:color w:val="000000" w:themeColor="text1"/>
          </w:rPr>
          <w:t xml:space="preserve">and thus greater metabolic </w:t>
        </w:r>
        <w:r w:rsidR="009E58B0">
          <w:rPr>
            <w:color w:val="000000" w:themeColor="text1"/>
          </w:rPr>
          <w:lastRenderedPageBreak/>
          <w:t xml:space="preserve">demand over the course of </w:t>
        </w:r>
        <w:proofErr w:type="spellStart"/>
        <w:r w:rsidR="009E58B0">
          <w:rPr>
            <w:color w:val="000000" w:themeColor="text1"/>
          </w:rPr>
          <w:t>diapasue</w:t>
        </w:r>
        <w:proofErr w:type="spellEnd"/>
        <w:r w:rsidR="009E58B0">
          <w:rPr>
            <w:color w:val="000000" w:themeColor="text1"/>
          </w:rPr>
          <w:t xml:space="preserve">, </w:t>
        </w:r>
      </w:ins>
      <w:r w:rsidRPr="00B134B2">
        <w:rPr>
          <w:color w:val="000000" w:themeColor="text1"/>
        </w:rPr>
        <w:t xml:space="preserve">will store relatively more </w:t>
      </w:r>
      <w:r w:rsidR="00E72167">
        <w:rPr>
          <w:color w:val="000000" w:themeColor="text1"/>
        </w:rPr>
        <w:t>lipids</w:t>
      </w:r>
      <w:r w:rsidR="00E72167" w:rsidRPr="00B134B2">
        <w:rPr>
          <w:color w:val="000000" w:themeColor="text1"/>
        </w:rPr>
        <w:t xml:space="preserve"> </w:t>
      </w:r>
      <w:r w:rsidRPr="00B134B2">
        <w:rPr>
          <w:color w:val="000000" w:themeColor="text1"/>
        </w:rPr>
        <w:t xml:space="preserve">than </w:t>
      </w:r>
      <w:r>
        <w:rPr>
          <w:color w:val="000000" w:themeColor="text1"/>
        </w:rPr>
        <w:t xml:space="preserve">the short-diapause </w:t>
      </w:r>
      <w:r w:rsidRPr="00B134B2">
        <w:rPr>
          <w:color w:val="000000" w:themeColor="text1"/>
        </w:rPr>
        <w:t>genotype</w:t>
      </w:r>
      <w:ins w:id="289" w:author="Dan Hahn" w:date="2019-03-05T10:46:00Z">
        <w:r w:rsidR="001E60FE">
          <w:rPr>
            <w:color w:val="000000" w:themeColor="text1"/>
          </w:rPr>
          <w:t xml:space="preserve">. </w:t>
        </w:r>
      </w:ins>
      <w:commentRangeStart w:id="290"/>
      <w:r w:rsidRPr="00B134B2">
        <w:rPr>
          <w:color w:val="000000" w:themeColor="text1"/>
        </w:rPr>
        <w:t>, which will have a shorter diapause</w:t>
      </w:r>
      <w:r w:rsidR="00E72167">
        <w:rPr>
          <w:color w:val="000000" w:themeColor="text1"/>
        </w:rPr>
        <w:t xml:space="preserve"> while during diapause the rate of lipid depletion is predicted to be the same between the two diapause genotypes</w:t>
      </w:r>
      <w:commentRangeEnd w:id="290"/>
      <w:r w:rsidR="009E58B0">
        <w:rPr>
          <w:rStyle w:val="CommentReference"/>
        </w:rPr>
        <w:commentReference w:id="290"/>
      </w:r>
      <w:r w:rsidR="00E72167">
        <w:rPr>
          <w:color w:val="000000" w:themeColor="text1"/>
        </w:rPr>
        <w:t xml:space="preserve"> (Figure 2-</w:t>
      </w:r>
      <w:r w:rsidR="00885486">
        <w:rPr>
          <w:color w:val="000000" w:themeColor="text1"/>
        </w:rPr>
        <w:t>2</w:t>
      </w:r>
      <w:r w:rsidR="00E72167">
        <w:rPr>
          <w:color w:val="000000" w:themeColor="text1"/>
        </w:rPr>
        <w:t>A and Figure 2-</w:t>
      </w:r>
      <w:r w:rsidR="00885486">
        <w:rPr>
          <w:color w:val="000000" w:themeColor="text1"/>
        </w:rPr>
        <w:t>2</w:t>
      </w:r>
      <w:r w:rsidR="00E72167">
        <w:rPr>
          <w:color w:val="000000" w:themeColor="text1"/>
        </w:rPr>
        <w:t>B)</w:t>
      </w:r>
      <w:r w:rsidRPr="00B134B2">
        <w:rPr>
          <w:color w:val="000000" w:themeColor="text1"/>
        </w:rPr>
        <w:t xml:space="preserve">. </w:t>
      </w:r>
      <w:commentRangeStart w:id="291"/>
      <w:r w:rsidRPr="00B134B2">
        <w:rPr>
          <w:color w:val="000000" w:themeColor="text1"/>
        </w:rPr>
        <w:t xml:space="preserve">In support of the stated hypothesis, I predict that non-diapausing larvae will store fewer </w:t>
      </w:r>
      <w:r w:rsidR="00E72167">
        <w:rPr>
          <w:color w:val="000000" w:themeColor="text1"/>
        </w:rPr>
        <w:t>lipids</w:t>
      </w:r>
      <w:r w:rsidR="00E72167" w:rsidRPr="00B134B2">
        <w:rPr>
          <w:color w:val="000000" w:themeColor="text1"/>
        </w:rPr>
        <w:t xml:space="preserve"> </w:t>
      </w:r>
      <w:r w:rsidRPr="00B134B2">
        <w:rPr>
          <w:color w:val="000000" w:themeColor="text1"/>
        </w:rPr>
        <w:t>than diapausing larvae within each strain because they do not have the added metabolic cost of diapause.</w:t>
      </w:r>
      <w:commentRangeEnd w:id="291"/>
      <w:r w:rsidR="009E58B0">
        <w:rPr>
          <w:rStyle w:val="CommentReference"/>
        </w:rPr>
        <w:commentReference w:id="291"/>
      </w:r>
      <w:r w:rsidRPr="00B134B2">
        <w:rPr>
          <w:color w:val="000000" w:themeColor="text1"/>
        </w:rPr>
        <w:t xml:space="preserve"> </w:t>
      </w:r>
      <w:commentRangeStart w:id="292"/>
      <w:r w:rsidRPr="00A4103C">
        <w:rPr>
          <w:rFonts w:asciiTheme="minorHAnsi" w:hAnsiTheme="minorHAnsi"/>
          <w:color w:val="auto"/>
        </w:rPr>
        <w:t xml:space="preserve">For insect pests, warmer temperatures introduce the possibility </w:t>
      </w:r>
      <w:r>
        <w:rPr>
          <w:rFonts w:asciiTheme="minorHAnsi" w:hAnsiTheme="minorHAnsi"/>
          <w:color w:val="auto"/>
        </w:rPr>
        <w:t>increased insect pest pressure in agricultural systems capable of</w:t>
      </w:r>
      <w:r w:rsidRPr="00A4103C">
        <w:rPr>
          <w:rFonts w:asciiTheme="minorHAnsi" w:hAnsiTheme="minorHAnsi"/>
          <w:color w:val="auto"/>
        </w:rPr>
        <w:t xml:space="preserve"> causing more</w:t>
      </w:r>
      <w:r>
        <w:rPr>
          <w:rFonts w:asciiTheme="minorHAnsi" w:hAnsiTheme="minorHAnsi"/>
          <w:color w:val="auto"/>
        </w:rPr>
        <w:t xml:space="preserve"> economic</w:t>
      </w:r>
      <w:r w:rsidRPr="00A4103C">
        <w:rPr>
          <w:rFonts w:asciiTheme="minorHAnsi" w:hAnsiTheme="minorHAnsi"/>
          <w:color w:val="auto"/>
        </w:rPr>
        <w:t xml:space="preserve"> damage to important crops. </w:t>
      </w:r>
      <w:r>
        <w:rPr>
          <w:rFonts w:asciiTheme="minorHAnsi" w:hAnsiTheme="minorHAnsi"/>
          <w:color w:val="auto"/>
        </w:rPr>
        <w:t>Managing</w:t>
      </w:r>
      <w:r w:rsidRPr="00A4103C">
        <w:rPr>
          <w:rFonts w:asciiTheme="minorHAnsi" w:hAnsiTheme="minorHAnsi"/>
          <w:color w:val="auto"/>
        </w:rPr>
        <w:t xml:space="preserve"> the indirect effects of climate change will require an integrated approach</w:t>
      </w:r>
      <w:r>
        <w:rPr>
          <w:rFonts w:asciiTheme="minorHAnsi" w:hAnsiTheme="minorHAnsi"/>
          <w:color w:val="auto"/>
        </w:rPr>
        <w:t>,</w:t>
      </w:r>
      <w:r w:rsidRPr="00A4103C">
        <w:rPr>
          <w:rFonts w:asciiTheme="minorHAnsi" w:hAnsiTheme="minorHAnsi"/>
          <w:color w:val="auto"/>
        </w:rPr>
        <w:t xml:space="preserve"> and likely increased use of </w:t>
      </w:r>
      <w:r>
        <w:rPr>
          <w:rFonts w:asciiTheme="minorHAnsi" w:hAnsiTheme="minorHAnsi"/>
          <w:color w:val="auto"/>
        </w:rPr>
        <w:t xml:space="preserve">costly </w:t>
      </w:r>
      <w:r w:rsidRPr="00A4103C">
        <w:rPr>
          <w:rFonts w:asciiTheme="minorHAnsi" w:hAnsiTheme="minorHAnsi"/>
          <w:color w:val="auto"/>
        </w:rPr>
        <w:t>chemical insecticides.</w:t>
      </w:r>
      <w:commentRangeEnd w:id="292"/>
      <w:r w:rsidR="009E58B0">
        <w:rPr>
          <w:rStyle w:val="CommentReference"/>
        </w:rPr>
        <w:commentReference w:id="292"/>
      </w:r>
    </w:p>
    <w:p w14:paraId="547E11C5" w14:textId="2E944894" w:rsidR="00F71873" w:rsidRPr="004F09C9" w:rsidRDefault="009E58B0" w:rsidP="00F71873">
      <w:pPr>
        <w:spacing w:line="480" w:lineRule="auto"/>
        <w:ind w:left="0" w:right="90" w:firstLine="720"/>
        <w:rPr>
          <w:color w:val="000000" w:themeColor="text1"/>
        </w:rPr>
      </w:pPr>
      <w:ins w:id="293" w:author="Dan Hahn" w:date="2019-03-05T10:48:00Z">
        <w:r>
          <w:rPr>
            <w:rFonts w:asciiTheme="minorHAnsi" w:hAnsiTheme="minorHAnsi"/>
            <w:color w:val="auto"/>
          </w:rPr>
          <w:t xml:space="preserve">Why study the physiology of </w:t>
        </w:r>
      </w:ins>
      <w:ins w:id="294" w:author="Dan Hahn" w:date="2019-03-05T10:49:00Z">
        <w:r>
          <w:rPr>
            <w:rFonts w:asciiTheme="minorHAnsi" w:hAnsiTheme="minorHAnsi"/>
            <w:color w:val="auto"/>
          </w:rPr>
          <w:t>nutrient</w:t>
        </w:r>
      </w:ins>
      <w:ins w:id="295" w:author="Dan Hahn" w:date="2019-03-05T10:48:00Z">
        <w:r>
          <w:rPr>
            <w:rFonts w:asciiTheme="minorHAnsi" w:hAnsiTheme="minorHAnsi"/>
            <w:color w:val="auto"/>
          </w:rPr>
          <w:t xml:space="preserve"> storage during </w:t>
        </w:r>
      </w:ins>
      <w:ins w:id="296" w:author="Dan Hahn" w:date="2019-03-05T10:49:00Z">
        <w:r>
          <w:rPr>
            <w:rFonts w:asciiTheme="minorHAnsi" w:hAnsiTheme="minorHAnsi"/>
            <w:color w:val="auto"/>
          </w:rPr>
          <w:t>diapause</w:t>
        </w:r>
      </w:ins>
      <w:ins w:id="297" w:author="Dan Hahn" w:date="2019-03-05T10:48:00Z">
        <w:r>
          <w:rPr>
            <w:rFonts w:asciiTheme="minorHAnsi" w:hAnsiTheme="minorHAnsi"/>
            <w:color w:val="auto"/>
          </w:rPr>
          <w:t xml:space="preserve"> in this important crop pest? </w:t>
        </w:r>
      </w:ins>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"10.1007/978-94-007-7796-5_2", "ISBN" : "9789400777965", "ISSN" : "1387585X", "PMID" : "24302673", "abstract" : "The book deals with the present state and problems of integrated pest management as relating to stakeholder acceptance of IPM and how integrated pest management can become a sustainable practice. The discussions include using less pesticides and the possibility of eliminating pesticides from agricultural practice.", "author" : [ { "dropping-particle" : "", "family" : "Pimentel", "given" : "David", "non-dropping-particle" : "", "parse-names" : false, "suffix" : "" }, { "dropping-particle" : "", "family" : "Burgess", "given" : "Michael", "non-dropping-particle" : "", "parse-names" : false, "suffix" : "" } ], "container-title" : "Integrated Pest Management", "id" : "ITEM-1", "issued" : { "date-parts" : [ [ "2014" ] ] }, "page" : "47-71", "title" : "Environmental and economic costs of the application of pesticides primarily in the United States", "type" : "article-journal", "volume" : "3" }, "uris" : [ "http://www.mendeley.com/documents/?uuid=0f2ce3b1-c451-4cc1-8071-59afc4d8942b" ] } ], "mendeley" : { "formattedCitation" : "(Pimentel and Burgess 2014)", "plainTextFormattedCitation" : "(Pimentel and Burgess 2014)", "previouslyFormattedCitation" : "(Pimentel and Burgess 2014)"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(Pimentel and Burgess 2014)</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"10.1017/S0021859605005708", "ISBN" : "0021-8596", "ISSN" : "0021-8596", "PMID" : "16714311", "abstract" : "Productivity of crops grown for human consumption is at risk due to the incidence of pests, especially weeds. pathogens and animal pests. Crop losses due to these harmful organisms can be substantial and may be prevented, or reduced, by crop protection measures. An overview is given on different types of crop losses as well as on various methods of pest control developed during the last century. Estimates on potential and actual losses despite the Current crop protection practices Lire given for wheat. rice. maize. potatoes, soybeans, And cotton for the period 2001-03 on a regional basis ( 19 regions) as well as for the global total. Among crops, the total global potential loss due to pests varied from about 50% in wheat to more than 80% ill cotton production. The responses Lire estimated as losses of 26-29% for soybean, wheat and cotton, and 31 37 and 40% for maize, rice and potatoes. respectively. Overall, weeds produced the highest potential loss (34%), with animal pests and pathogens being less important (losses of IS and 16%). The efficacy of crop protection was higher in cash crops than in food crops. Weed control call be managed mechanically or chemically, therefore worldwide efficacy was considerably higher than for the control of animal pests or diseases, which rely heavily on synthetic chemicals. Regional differences in efficacy are outlined. Despite a clear increase in pesticide use. crop losses have not significantly decreased during the last 40 years. However. pesticide use has enabled farmers to modify production systems and to increase crop productivity Without sustaining the higher losses likely to occur from an increased Susceptibility to the damaging, effect of pests. The concept of integrated pest/crop management includes a threshold concept for the application of pest control measures and reduction in the amount/frequency of pesticides applied to an economically and ecologically acceptable level. Often minor crop losses are economically acceptable; however. all increase ill crop productivity without adequate crop protection does not make sense, because an increase in attainable yields is often associated with an increased vulnerability to damage inflicted by pests.", "author" : [ { "dropping-particle" : "", "family" : "Oerke", "given" : "E.-C.", "non-dropping-particle" : "", "parse-names" : false, "suffix" : "" } ], "container-title" : "The Journal of Agricultural Science", "id" : "ITEM-1", "issue" : "01", "issued" : { "date-parts" : [ [ "2006" ] ] }, "page" : "31", "title" : "Crop losses to pests", "type" : "chapter", "volume" : "144" }, "uris" : [ "http://www.mendeley.com/documents/?uuid=7c750339-23b9-32e6-a037-ab3d5068b98b" ] } ], "mendeley" : { "formattedCitation" : "(Oerke 2006)", "plainTextFormattedCitation" : "(Oerke 2006)", "previouslyFormattedCitation" : "(Oerke 2006)"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(Oerke 2006)</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F71873" w:rsidRPr="00A4103C">
        <w:rPr>
          <w:rFonts w:asciiTheme="minorHAnsi" w:hAnsiTheme="minorHAnsi"/>
          <w:color w:val="auto"/>
        </w:rPr>
        <w:fldChar w:fldCharType="begin" w:fldLock="1"/>
      </w:r>
      <w:r w:rsidR="00F71873" w:rsidRPr="00A4103C">
        <w:rPr>
          <w:rFonts w:asciiTheme="minorHAnsi" w:hAnsiTheme="minorHAnsi"/>
          <w:color w:val="auto"/>
        </w:rPr>
        <w:instrText>ADDIN CSL_CITATION { "citationItems" : [ { "id" : "ITEM-1", "itemData" : { "DOI" : "10.1017/CBO9781107415324.004", "ISBN" : "9788578110796", "ISSN" : "1098-6596", "PMID" : "25246403", "abstract" : "Almost universally, women with higher levels of education have fewer children. Better education is associated with lower mortality, better health, and different migration patterns. Hence, the global population outlook depends greatly on further progress in education, particularly of young women. By 2050, the highest and lowest education scenarios--assuming identical education-specific fertility rates--result in world population sizes of 8.9 and 10.0 billion, respectively. Better education also matters for human development, including health, economic growth, and democracy. Existing methods of multi-state demography can quantitatively integrate education into standard demographic analysis, thus adding the \"quality\" dimension.", "author" : [ { "dropping-particle" : "", "family" : "Melorose", "given" : "J.", "non-dropping-particle" : "", "parse-names" : false, "suffix" : "" }, { "dropping-particle" : "", "family" : "Perroy", "given" : "R.", "non-dropping-particle" : "", "parse-names" : false, "suffix" : "" }, { "dropping-particle" : "", "family" : "Careas", "given" : "S.", "non-dropping-particle" : "", "parse-names" : false, "suffix" : "" } ], "container-title" : "United Nations", "id" : "ITEM-1", "issue" : "6042", "issued" : { "date-parts" : [ [ "2015", "11", "7" ] ] }, "number" : "ESA/P/WP.241", "number-of-pages" : "587-92", "title" : "World population prospects", "type" : "report", "volume" : "1" }, "uris" : [ "http://www.mendeley.com/documents/?uuid=3be02cdf-39e3-363e-984d-b732efd32b79" ] } ], "mendeley" : { "formattedCitation" : "(Melorose et al. 2015)", "plainTextFormattedCitation" : "(Melorose et al. 2015)", "previouslyFormattedCitation" : "(Melorose et al. 2015)" }, "properties" : { "noteIndex" : 0 }, "schema" : "https://github.com/citation-style-language/schema/raw/master/csl-citation.json" }</w:instrText>
      </w:r>
      <w:r w:rsidR="00F71873" w:rsidRPr="00A4103C">
        <w:rPr>
          <w:rFonts w:asciiTheme="minorHAnsi" w:hAnsiTheme="minorHAnsi"/>
          <w:color w:val="auto"/>
        </w:rPr>
        <w:fldChar w:fldCharType="separate"/>
      </w:r>
      <w:r w:rsidR="00F71873" w:rsidRPr="00A4103C">
        <w:rPr>
          <w:rFonts w:asciiTheme="minorHAnsi" w:hAnsiTheme="minorHAnsi"/>
          <w:noProof/>
          <w:color w:val="auto"/>
        </w:rPr>
        <w:t>(Melorose et al. 2015)</w:t>
      </w:r>
      <w:r w:rsidR="00F71873" w:rsidRPr="00A4103C">
        <w:rPr>
          <w:rFonts w:asciiTheme="minorHAnsi" w:hAnsiTheme="minorHAnsi"/>
          <w:color w:val="auto"/>
        </w:rPr>
        <w:fldChar w:fldCharType="end"/>
      </w:r>
      <w:r w:rsidR="00F71873" w:rsidRPr="00A4103C">
        <w:rPr>
          <w:rFonts w:asciiTheme="minorHAnsi" w:hAnsiTheme="minorHAnsi"/>
          <w:color w:val="auto"/>
        </w:rPr>
        <w:t xml:space="preserve">. Investigating the responses of </w:t>
      </w:r>
      <w:r w:rsidR="00F71873" w:rsidRPr="00A4103C">
        <w:rPr>
          <w:rFonts w:asciiTheme="minorHAnsi" w:hAnsiTheme="minorHAnsi"/>
          <w:color w:val="auto"/>
        </w:rPr>
        <w:lastRenderedPageBreak/>
        <w:t>pest insect populations to increasing temperature is an opportunity to understand and predict how climate change could affect these pests. The results of such an investigation could be used to mitigate their damage and ensure the security of our n</w:t>
      </w:r>
      <w:commentRangeStart w:id="298"/>
      <w:r w:rsidR="00F71873" w:rsidRPr="00A4103C">
        <w:rPr>
          <w:rFonts w:asciiTheme="minorHAnsi" w:hAnsiTheme="minorHAnsi"/>
          <w:color w:val="auto"/>
        </w:rPr>
        <w:t>ation’s food as populations increase.</w:t>
      </w:r>
      <w:commentRangeEnd w:id="298"/>
      <w:r>
        <w:rPr>
          <w:rStyle w:val="CommentReference"/>
        </w:rPr>
        <w:commentReference w:id="298"/>
      </w:r>
    </w:p>
    <w:p w14:paraId="037C9301" w14:textId="77777777" w:rsidR="00E872D5" w:rsidRPr="004F09C9" w:rsidRDefault="00E872D5" w:rsidP="00E872D5">
      <w:pPr>
        <w:ind w:left="-15" w:right="160" w:firstLine="468"/>
        <w:rPr>
          <w:color w:val="000000" w:themeColor="text1"/>
        </w:rPr>
      </w:pPr>
      <w:r w:rsidRPr="004F09C9">
        <w:rPr>
          <w:color w:val="000000" w:themeColor="text1"/>
        </w:rPr>
        <w:br w:type="page"/>
      </w:r>
    </w:p>
    <w:p w14:paraId="5D20381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CAD013" w14:textId="77777777" w:rsidTr="00E872D5">
        <w:trPr>
          <w:trHeight w:val="451"/>
        </w:trPr>
        <w:tc>
          <w:tcPr>
            <w:tcW w:w="1380" w:type="dxa"/>
            <w:tcBorders>
              <w:top w:val="double" w:sz="3" w:space="0" w:color="000000"/>
              <w:left w:val="nil"/>
              <w:bottom w:val="double" w:sz="3" w:space="0" w:color="000000"/>
              <w:right w:val="nil"/>
            </w:tcBorders>
          </w:tcPr>
          <w:p w14:paraId="3813F8E9"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7140CB79"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2A25A510" w14:textId="77777777" w:rsidTr="00E872D5">
        <w:trPr>
          <w:trHeight w:val="427"/>
        </w:trPr>
        <w:tc>
          <w:tcPr>
            <w:tcW w:w="1380" w:type="dxa"/>
            <w:tcBorders>
              <w:top w:val="double" w:sz="3" w:space="0" w:color="000000"/>
              <w:left w:val="nil"/>
              <w:bottom w:val="single" w:sz="3" w:space="0" w:color="000000"/>
              <w:right w:val="nil"/>
            </w:tcBorders>
          </w:tcPr>
          <w:p w14:paraId="489D512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563E2BDD" w14:textId="77777777" w:rsidR="00E872D5" w:rsidRPr="004F09C9" w:rsidRDefault="00E872D5" w:rsidP="00E872D5">
            <w:pPr>
              <w:spacing w:after="160" w:line="259" w:lineRule="auto"/>
              <w:ind w:left="0" w:firstLine="0"/>
              <w:rPr>
                <w:color w:val="000000" w:themeColor="text1"/>
              </w:rPr>
            </w:pPr>
          </w:p>
        </w:tc>
      </w:tr>
      <w:tr w:rsidR="00E872D5" w:rsidRPr="004F09C9" w14:paraId="64393532" w14:textId="77777777" w:rsidTr="00E872D5">
        <w:trPr>
          <w:trHeight w:val="1589"/>
        </w:trPr>
        <w:tc>
          <w:tcPr>
            <w:tcW w:w="1380" w:type="dxa"/>
            <w:tcBorders>
              <w:top w:val="single" w:sz="3" w:space="0" w:color="000000"/>
              <w:left w:val="nil"/>
              <w:bottom w:val="single" w:sz="3" w:space="0" w:color="000000"/>
              <w:right w:val="nil"/>
            </w:tcBorders>
          </w:tcPr>
          <w:p w14:paraId="013A203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F3C4AA"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7BCC74F0"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DAF15F4"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70EA367C"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7D1BCB03" w14:textId="77777777" w:rsidTr="00E872D5">
        <w:trPr>
          <w:trHeight w:val="403"/>
        </w:trPr>
        <w:tc>
          <w:tcPr>
            <w:tcW w:w="1380" w:type="dxa"/>
            <w:tcBorders>
              <w:top w:val="single" w:sz="3" w:space="0" w:color="000000"/>
              <w:left w:val="nil"/>
              <w:bottom w:val="single" w:sz="3" w:space="0" w:color="000000"/>
              <w:right w:val="nil"/>
            </w:tcBorders>
          </w:tcPr>
          <w:p w14:paraId="01BAACA3"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717DAB26" w14:textId="77777777" w:rsidR="00E872D5" w:rsidRPr="004F09C9" w:rsidRDefault="00E872D5" w:rsidP="00E872D5">
            <w:pPr>
              <w:spacing w:after="160" w:line="259" w:lineRule="auto"/>
              <w:ind w:left="0" w:firstLine="0"/>
              <w:rPr>
                <w:color w:val="000000" w:themeColor="text1"/>
              </w:rPr>
            </w:pPr>
          </w:p>
        </w:tc>
      </w:tr>
      <w:tr w:rsidR="00E872D5" w:rsidRPr="004F09C9" w14:paraId="16E909F4" w14:textId="77777777" w:rsidTr="00E872D5">
        <w:trPr>
          <w:trHeight w:val="798"/>
        </w:trPr>
        <w:tc>
          <w:tcPr>
            <w:tcW w:w="1380" w:type="dxa"/>
            <w:tcBorders>
              <w:top w:val="single" w:sz="3" w:space="0" w:color="000000"/>
              <w:left w:val="nil"/>
              <w:bottom w:val="single" w:sz="3" w:space="0" w:color="000000"/>
              <w:right w:val="nil"/>
            </w:tcBorders>
          </w:tcPr>
          <w:p w14:paraId="2E482CC0"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1E98291"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1642ACBA"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731A990B" w14:textId="77777777" w:rsidTr="00E872D5">
        <w:trPr>
          <w:trHeight w:val="403"/>
        </w:trPr>
        <w:tc>
          <w:tcPr>
            <w:tcW w:w="1380" w:type="dxa"/>
            <w:tcBorders>
              <w:top w:val="single" w:sz="3" w:space="0" w:color="000000"/>
              <w:left w:val="nil"/>
              <w:bottom w:val="single" w:sz="3" w:space="0" w:color="000000"/>
              <w:right w:val="nil"/>
            </w:tcBorders>
          </w:tcPr>
          <w:p w14:paraId="052F99D4"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E2D18BC" w14:textId="77777777" w:rsidR="00E872D5" w:rsidRPr="004F09C9" w:rsidRDefault="00E872D5" w:rsidP="00E872D5">
            <w:pPr>
              <w:spacing w:after="160" w:line="259" w:lineRule="auto"/>
              <w:ind w:left="0" w:firstLine="0"/>
              <w:rPr>
                <w:color w:val="000000" w:themeColor="text1"/>
              </w:rPr>
            </w:pPr>
          </w:p>
        </w:tc>
      </w:tr>
      <w:tr w:rsidR="00E872D5" w:rsidRPr="004F09C9" w14:paraId="351AA0FF" w14:textId="77777777" w:rsidTr="00E872D5">
        <w:trPr>
          <w:trHeight w:val="1589"/>
        </w:trPr>
        <w:tc>
          <w:tcPr>
            <w:tcW w:w="1380" w:type="dxa"/>
            <w:tcBorders>
              <w:top w:val="single" w:sz="3" w:space="0" w:color="000000"/>
              <w:left w:val="nil"/>
              <w:bottom w:val="single" w:sz="3" w:space="0" w:color="000000"/>
              <w:right w:val="nil"/>
            </w:tcBorders>
          </w:tcPr>
          <w:p w14:paraId="5E6E366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29ED8D"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748B15C8"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16CF9883"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599F3472" w14:textId="77777777" w:rsidR="00E872D5" w:rsidRPr="004F09C9" w:rsidRDefault="00E872D5" w:rsidP="00E872D5">
      <w:pPr>
        <w:rPr>
          <w:color w:val="000000" w:themeColor="text1"/>
        </w:rPr>
      </w:pPr>
      <w:r w:rsidRPr="004F09C9">
        <w:rPr>
          <w:color w:val="000000" w:themeColor="text1"/>
        </w:rPr>
        <w:br w:type="page"/>
      </w:r>
    </w:p>
    <w:p w14:paraId="4BABE323"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FE5FAC0" wp14:editId="64D17DE0">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4"/>
                    <a:stretch>
                      <a:fillRect/>
                    </a:stretch>
                  </pic:blipFill>
                  <pic:spPr>
                    <a:xfrm>
                      <a:off x="0" y="0"/>
                      <a:ext cx="5349359" cy="4133596"/>
                    </a:xfrm>
                    <a:prstGeom prst="rect">
                      <a:avLst/>
                    </a:prstGeom>
                  </pic:spPr>
                </pic:pic>
              </a:graphicData>
            </a:graphic>
          </wp:inline>
        </w:drawing>
      </w:r>
    </w:p>
    <w:p w14:paraId="1C359ADF"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4F8318BB" w14:textId="77777777" w:rsidR="006F58EA"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138"/>
    </w:p>
    <w:p w14:paraId="73588EDA" w14:textId="77777777" w:rsidR="00E72167" w:rsidRDefault="00E72167">
      <w:pPr>
        <w:spacing w:after="3" w:line="238" w:lineRule="auto"/>
        <w:ind w:left="1168" w:right="315" w:firstLine="0"/>
        <w:jc w:val="both"/>
        <w:rPr>
          <w:color w:val="000000" w:themeColor="text1"/>
        </w:rPr>
      </w:pPr>
    </w:p>
    <w:p w14:paraId="276D47F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53D6EA64" wp14:editId="76EAED5E">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5"/>
                    <a:stretch>
                      <a:fillRect/>
                    </a:stretch>
                  </pic:blipFill>
                  <pic:spPr>
                    <a:xfrm>
                      <a:off x="0" y="0"/>
                      <a:ext cx="5943633" cy="7691759"/>
                    </a:xfrm>
                    <a:prstGeom prst="rect">
                      <a:avLst/>
                    </a:prstGeom>
                  </pic:spPr>
                </pic:pic>
              </a:graphicData>
            </a:graphic>
          </wp:inline>
        </w:drawing>
      </w:r>
    </w:p>
    <w:p w14:paraId="266FAC6C" w14:textId="77777777"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25367A36" w14:textId="77777777" w:rsidR="00D27C9E" w:rsidRPr="004F09C9" w:rsidRDefault="00D27C9E">
      <w:pPr>
        <w:spacing w:after="3" w:line="238" w:lineRule="auto"/>
        <w:ind w:left="1168" w:right="315" w:firstLine="0"/>
        <w:jc w:val="both"/>
        <w:rPr>
          <w:color w:val="000000" w:themeColor="text1"/>
        </w:rPr>
      </w:pPr>
    </w:p>
    <w:p w14:paraId="35FB2E54"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002D15A6"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5CA43F92"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24279BB5" w14:textId="77777777" w:rsidR="000C1702" w:rsidRPr="006F5AD1" w:rsidRDefault="000C1702" w:rsidP="000C1702">
      <w:pPr>
        <w:spacing w:after="162" w:line="263" w:lineRule="auto"/>
        <w:ind w:right="80"/>
        <w:jc w:val="center"/>
        <w:rPr>
          <w:color w:val="000000" w:themeColor="text1"/>
        </w:rPr>
      </w:pPr>
    </w:p>
    <w:p w14:paraId="1E8D448D"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2C8B87E0"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(NOAA, 2017; </w:t>
      </w:r>
      <w:proofErr w:type="spellStart"/>
      <w:r w:rsidRPr="006F5AD1">
        <w:rPr>
          <w:color w:val="000000" w:themeColor="text1"/>
        </w:rPr>
        <w:t>DeLucia</w:t>
      </w:r>
      <w:proofErr w:type="spellEnd"/>
      <w:r w:rsidRPr="006F5AD1">
        <w:rPr>
          <w:color w:val="000000" w:themeColor="text1"/>
        </w:rPr>
        <w:t>,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w:t>
      </w:r>
      <w:proofErr w:type="spellStart"/>
      <w:r w:rsidRPr="006F5AD1">
        <w:rPr>
          <w:color w:val="000000" w:themeColor="text1"/>
        </w:rPr>
        <w:t>DeLucia</w:t>
      </w:r>
      <w:proofErr w:type="spellEnd"/>
      <w:r w:rsidRPr="006F5AD1">
        <w:rPr>
          <w:color w:val="000000" w:themeColor="text1"/>
        </w:rPr>
        <w:t xml:space="preserve">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7FE86E1E" w14:textId="77777777" w:rsidR="000C1702" w:rsidRPr="006F5AD1" w:rsidRDefault="000C1702" w:rsidP="004861D9">
      <w:pPr>
        <w:spacing w:line="480" w:lineRule="auto"/>
        <w:ind w:left="-15" w:right="165" w:firstLine="468"/>
        <w:rPr>
          <w:color w:val="000000" w:themeColor="text1"/>
        </w:rPr>
      </w:pPr>
      <w:r w:rsidRPr="006F5AD1">
        <w:rPr>
          <w:color w:val="000000" w:themeColor="text1"/>
        </w:rPr>
        <w:t>Insects in diapause can survive for months exposed to harsh conditions and typically do so without access to nutrition by lowering their metabolic activity and suspending their development (</w:t>
      </w:r>
      <w:proofErr w:type="spellStart"/>
      <w:r w:rsidRPr="006F5AD1">
        <w:rPr>
          <w:color w:val="000000" w:themeColor="text1"/>
        </w:rPr>
        <w:t>Nechols</w:t>
      </w:r>
      <w:proofErr w:type="spellEnd"/>
      <w:r w:rsidRPr="006F5AD1">
        <w:rPr>
          <w:color w:val="000000" w:themeColor="text1"/>
        </w:rPr>
        <w:t xml:space="preserve">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w:t>
      </w:r>
      <w:del w:id="299" w:author="Dan Hahn" w:date="2019-03-05T11:12:00Z">
        <w:r w:rsidRPr="006F5AD1" w:rsidDel="002E1CBD">
          <w:rPr>
            <w:color w:val="000000" w:themeColor="text1"/>
          </w:rPr>
          <w:delText xml:space="preserve"> </w:delText>
        </w:r>
      </w:del>
      <w:r w:rsidRPr="006F5AD1">
        <w:rPr>
          <w:color w:val="000000" w:themeColor="text1"/>
        </w:rPr>
        <w:t xml:space="preserve"> in Colorado potato beetles (</w:t>
      </w:r>
      <w:r w:rsidRPr="006F5AD1">
        <w:rPr>
          <w:i/>
          <w:iCs/>
          <w:color w:val="000000" w:themeColor="text1"/>
        </w:rPr>
        <w:t xml:space="preserve">Leptinotarsa  </w:t>
      </w:r>
      <w:proofErr w:type="spellStart"/>
      <w:r w:rsidRPr="006F5AD1">
        <w:rPr>
          <w:i/>
          <w:iCs/>
          <w:color w:val="000000" w:themeColor="text1"/>
        </w:rPr>
        <w:t>decemlineata</w:t>
      </w:r>
      <w:proofErr w:type="spellEnd"/>
      <w:r w:rsidRPr="006F5AD1">
        <w:rPr>
          <w:color w:val="000000" w:themeColor="text1"/>
        </w:rPr>
        <w:t>)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t>gossypiella</w:t>
      </w:r>
      <w:proofErr w:type="spellEnd"/>
      <w:r w:rsidRPr="006F5AD1">
        <w:rPr>
          <w:color w:val="000000" w:themeColor="text1"/>
        </w:rPr>
        <w:t xml:space="preserve">) </w:t>
      </w:r>
      <w:r w:rsidRPr="006F5AD1">
        <w:rPr>
          <w:color w:val="000000" w:themeColor="text1"/>
        </w:rPr>
        <w:lastRenderedPageBreak/>
        <w:t>(</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 xml:space="preserve">Culex </w:t>
      </w:r>
      <w:proofErr w:type="spellStart"/>
      <w:r w:rsidRPr="006F5AD1">
        <w:rPr>
          <w:i/>
          <w:iCs/>
          <w:color w:val="000000" w:themeColor="text1"/>
        </w:rPr>
        <w:t>pipens</w:t>
      </w:r>
      <w:proofErr w:type="spellEnd"/>
      <w:r w:rsidRPr="006F5AD1">
        <w:rPr>
          <w:iCs/>
          <w:color w:val="000000" w:themeColor="text1"/>
        </w:rPr>
        <w:t xml:space="preserve"> </w:t>
      </w:r>
      <w:r w:rsidRPr="006F5AD1">
        <w:rPr>
          <w:color w:val="000000" w:themeColor="text1"/>
        </w:rPr>
        <w:t xml:space="preserve">mosquitoes (Mitchell and </w:t>
      </w:r>
      <w:proofErr w:type="spellStart"/>
      <w:r w:rsidRPr="006F5AD1">
        <w:rPr>
          <w:color w:val="000000" w:themeColor="text1"/>
        </w:rPr>
        <w:t>Briegel</w:t>
      </w:r>
      <w:proofErr w:type="spellEnd"/>
      <w:r w:rsidRPr="006F5AD1">
        <w:rPr>
          <w:color w:val="000000" w:themeColor="text1"/>
        </w:rPr>
        <w:t>,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12D57B9F"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proofErr w:type="spellStart"/>
      <w:r w:rsidRPr="006F5AD1">
        <w:rPr>
          <w:i/>
          <w:iCs/>
          <w:color w:val="000000" w:themeColor="text1"/>
        </w:rPr>
        <w:t>Calliphora</w:t>
      </w:r>
      <w:proofErr w:type="spellEnd"/>
      <w:r w:rsidRPr="006F5AD1">
        <w:rPr>
          <w:i/>
          <w:iCs/>
          <w:color w:val="000000" w:themeColor="text1"/>
        </w:rPr>
        <w:t xml:space="preserve"> </w:t>
      </w:r>
      <w:proofErr w:type="spellStart"/>
      <w:r w:rsidRPr="006F5AD1">
        <w:rPr>
          <w:i/>
          <w:iCs/>
          <w:color w:val="000000" w:themeColor="text1"/>
        </w:rPr>
        <w:t>vicina</w:t>
      </w:r>
      <w:proofErr w:type="spellEnd"/>
      <w:r w:rsidRPr="006F5AD1">
        <w:rPr>
          <w:iCs/>
          <w:color w:val="000000" w:themeColor="text1"/>
        </w:rPr>
        <w:t xml:space="preserve"> (</w:t>
      </w:r>
      <w:proofErr w:type="spellStart"/>
      <w:r w:rsidRPr="006F5AD1">
        <w:rPr>
          <w:iCs/>
          <w:color w:val="000000" w:themeColor="text1"/>
        </w:rPr>
        <w:t>Robineau-Desvoidy</w:t>
      </w:r>
      <w:proofErr w:type="spellEnd"/>
      <w:r w:rsidRPr="006F5AD1">
        <w:rPr>
          <w:iCs/>
          <w:color w:val="000000" w:themeColor="text1"/>
        </w:rPr>
        <w:t>)</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F44D05" w14:textId="3F90053A"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w:t>
      </w:r>
      <w:proofErr w:type="spellStart"/>
      <w:r w:rsidRPr="006F5AD1">
        <w:rPr>
          <w:color w:val="000000" w:themeColor="text1"/>
        </w:rPr>
        <w:t>Dyar</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variable temperatures while others were held in cooler and more stable </w:t>
      </w:r>
      <w:r w:rsidRPr="006F5AD1">
        <w:rPr>
          <w:color w:val="000000" w:themeColor="text1"/>
        </w:rPr>
        <w:lastRenderedPageBreak/>
        <w:t xml:space="preserve">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commentRangeStart w:id="300"/>
      <w:commentRangeStart w:id="301"/>
      <w:r w:rsidRPr="006F5AD1">
        <w:rPr>
          <w:color w:val="000000" w:themeColor="text1"/>
        </w:rPr>
        <w:t>(Thompson and Davis, 1981).</w:t>
      </w:r>
      <w:commentRangeEnd w:id="300"/>
      <w:r w:rsidR="002E1CBD">
        <w:rPr>
          <w:rStyle w:val="CommentReference"/>
        </w:rPr>
        <w:commentReference w:id="300"/>
      </w:r>
      <w:commentRangeEnd w:id="301"/>
      <w:r w:rsidR="006A067E">
        <w:rPr>
          <w:rStyle w:val="CommentReference"/>
        </w:rPr>
        <w:commentReference w:id="301"/>
      </w:r>
      <w:ins w:id="302" w:author="Brown,James T" w:date="2019-03-05T13:12:00Z">
        <w:r w:rsidR="001C4FA3">
          <w:rPr>
            <w:color w:val="000000" w:themeColor="text1"/>
          </w:rPr>
          <w:t xml:space="preserve"> </w:t>
        </w:r>
      </w:ins>
    </w:p>
    <w:p w14:paraId="113B6C85"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FBEEA8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4A38306F"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68A6E1A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652C6B09" w14:textId="77777777" w:rsidR="000C1702" w:rsidRPr="006F5AD1" w:rsidRDefault="000C1702" w:rsidP="000A577E">
      <w:pPr>
        <w:spacing w:line="480" w:lineRule="auto"/>
        <w:ind w:left="-15" w:right="165" w:firstLine="468"/>
        <w:rPr>
          <w:color w:val="000000" w:themeColor="text1"/>
        </w:rPr>
      </w:pPr>
    </w:p>
    <w:p w14:paraId="74131328"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AD2CC09"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23EA3B54"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w:t>
      </w:r>
      <w:proofErr w:type="spellStart"/>
      <w:r w:rsidRPr="006F5AD1">
        <w:rPr>
          <w:rFonts w:asciiTheme="minorHAnsi" w:eastAsiaTheme="minorEastAsia" w:hAnsiTheme="minorHAnsi" w:cstheme="minorHAnsi"/>
          <w:bCs/>
          <w:szCs w:val="24"/>
        </w:rPr>
        <w:t>Dopman's</w:t>
      </w:r>
      <w:proofErr w:type="spellEnd"/>
      <w:r w:rsidRPr="006F5AD1">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szCs w:val="24"/>
        </w:rPr>
        <w:t xml:space="preserve"> autosomal gene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This gene codes for an important enzyme involved in determining the female sex-pheromone blend and is partly responsible for maintaining strain differences.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-Z</w:t>
      </w:r>
      <w:r w:rsidRPr="006F5AD1">
        <w:rPr>
          <w:rFonts w:asciiTheme="minorHAnsi" w:eastAsiaTheme="minorEastAsia" w:hAnsiTheme="minorHAnsi" w:cstheme="minorHAnsi"/>
          <w:bCs/>
          <w:szCs w:val="24"/>
        </w:rPr>
        <w:t xml:space="preserve"> allele is carried by the Z-strain larvae and the </w:t>
      </w:r>
      <w:proofErr w:type="spellStart"/>
      <w:r w:rsidRPr="006F5AD1">
        <w:rPr>
          <w:rFonts w:asciiTheme="minorHAnsi" w:eastAsiaTheme="minorEastAsia" w:hAnsiTheme="minorHAnsi" w:cstheme="minorHAnsi"/>
          <w:bCs/>
          <w:i/>
          <w:szCs w:val="24"/>
        </w:rPr>
        <w:t>pgFAR</w:t>
      </w:r>
      <w:proofErr w:type="spellEnd"/>
      <w:r w:rsidRPr="006F5AD1">
        <w:rPr>
          <w:rFonts w:asciiTheme="minorHAnsi" w:eastAsiaTheme="minorEastAsia" w:hAnsiTheme="minorHAnsi" w:cstheme="minorHAnsi"/>
          <w:bCs/>
          <w:i/>
          <w:szCs w:val="24"/>
        </w:rPr>
        <w:t>-E</w:t>
      </w:r>
      <w:r w:rsidRPr="006F5AD1">
        <w:rPr>
          <w:rFonts w:asciiTheme="minorHAnsi" w:eastAsiaTheme="minorEastAsia" w:hAnsiTheme="minorHAnsi" w:cstheme="minorHAnsi"/>
          <w:bCs/>
          <w:szCs w:val="24"/>
        </w:rPr>
        <w:t xml:space="preserve"> allele is carried by the E-strain larvae, and each allele produces a distinct pheromone blend (</w:t>
      </w:r>
      <w:proofErr w:type="spellStart"/>
      <w:r w:rsidRPr="006F5AD1">
        <w:rPr>
          <w:rFonts w:asciiTheme="minorHAnsi" w:eastAsiaTheme="minorEastAsia" w:hAnsiTheme="minorHAnsi" w:cstheme="minorHAnsi"/>
          <w:bCs/>
          <w:szCs w:val="24"/>
        </w:rPr>
        <w:t>Lassance</w:t>
      </w:r>
      <w:proofErr w:type="spellEnd"/>
      <w:r w:rsidRPr="006F5AD1">
        <w:rPr>
          <w:rFonts w:asciiTheme="minorHAnsi" w:eastAsiaTheme="minorEastAsia" w:hAnsiTheme="minorHAnsi" w:cstheme="minorHAnsi"/>
          <w:bCs/>
          <w:szCs w:val="24"/>
        </w:rPr>
        <w:t xml:space="preserv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6BF2D8F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 xml:space="preserve">Individuals intended for experimentation were collected as eggs from each colony and organized into "biological cohorts". A biological cohort was defined as clutches of eggs </w:t>
      </w:r>
      <w:proofErr w:type="spellStart"/>
      <w:r w:rsidRPr="006F5AD1">
        <w:rPr>
          <w:rFonts w:asciiTheme="minorHAnsi" w:eastAsiaTheme="minorEastAsia" w:hAnsiTheme="minorHAnsi" w:cstheme="minorHAnsi"/>
          <w:bCs/>
          <w:szCs w:val="24"/>
        </w:rPr>
        <w:t>oviposited</w:t>
      </w:r>
      <w:proofErr w:type="spellEnd"/>
      <w:r w:rsidRPr="006F5AD1">
        <w:rPr>
          <w:rFonts w:asciiTheme="minorHAnsi" w:eastAsiaTheme="minorEastAsia" w:hAnsiTheme="minorHAnsi" w:cstheme="minorHAnsi"/>
          <w:bCs/>
          <w:szCs w:val="24"/>
        </w:rPr>
        <w:t xml:space="preserve">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xml:space="preserve">)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w:t>
      </w:r>
      <w:proofErr w:type="spellStart"/>
      <w:r w:rsidRPr="006F5AD1">
        <w:rPr>
          <w:rFonts w:asciiTheme="minorHAnsi" w:eastAsiaTheme="minorEastAsia" w:hAnsiTheme="minorHAnsi" w:cstheme="minorHAnsi"/>
          <w:bCs/>
          <w:szCs w:val="24"/>
        </w:rPr>
        <w:t>rH</w:t>
      </w:r>
      <w:proofErr w:type="spellEnd"/>
      <w:r w:rsidRPr="006F5AD1">
        <w:rPr>
          <w:rFonts w:asciiTheme="minorHAnsi" w:eastAsiaTheme="minorEastAsia" w:hAnsiTheme="minorHAnsi" w:cstheme="minorHAnsi"/>
          <w:bCs/>
          <w:szCs w:val="24"/>
        </w:rPr>
        <w:t>).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E7B22B9"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34EFF1B1"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7417EF03"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 </w:t>
      </w:r>
      <w:r w:rsidRPr="006F5AD1">
        <w:rPr>
          <w:color w:val="000000" w:themeColor="text1"/>
        </w:rPr>
        <w:t xml:space="preserve"> </w:t>
      </w:r>
    </w:p>
    <w:p w14:paraId="55392C84"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proofErr w:type="spellStart"/>
      <w:r w:rsidRPr="006F5AD1">
        <w:rPr>
          <w:color w:val="000000" w:themeColor="text1"/>
          <w:lang w:val="en"/>
        </w:rPr>
        <w:t>cor</w:t>
      </w:r>
      <w:proofErr w:type="spellEnd"/>
      <w:r w:rsidRPr="006F5AD1">
        <w:rPr>
          <w:color w:val="000000" w:themeColor="text1"/>
          <w:lang w:val="en"/>
        </w:rPr>
        <w:t>,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w:t>
      </w:r>
      <w:proofErr w:type="spellStart"/>
      <w:r w:rsidRPr="006F5AD1">
        <w:rPr>
          <w:color w:val="000000" w:themeColor="text1"/>
          <w:lang w:val="en"/>
        </w:rPr>
        <w:t>Expedata</w:t>
      </w:r>
      <w:proofErr w:type="spellEnd"/>
      <w:r w:rsidRPr="006F5AD1">
        <w:rPr>
          <w:color w:val="000000" w:themeColor="text1"/>
          <w:lang w:val="en"/>
        </w:rPr>
        <w:t xml:space="preserve">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0D6DA97C" w14:textId="77777777" w:rsidR="000C1702" w:rsidRPr="006F5AD1" w:rsidRDefault="000C1702" w:rsidP="00410CC5">
      <w:pPr>
        <w:spacing w:line="480" w:lineRule="auto"/>
        <w:ind w:left="-15" w:right="90" w:firstLine="468"/>
        <w:rPr>
          <w:color w:val="000000" w:themeColor="text1"/>
        </w:rPr>
      </w:pPr>
    </w:p>
    <w:p w14:paraId="430BB23E"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32C1D735"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5169C832"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2320BFD"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proofErr w:type="spellStart"/>
      <w:r>
        <w:rPr>
          <w:color w:val="000000" w:themeColor="text1"/>
          <w:lang w:val="en"/>
        </w:rPr>
        <w:t>Milipore</w:t>
      </w:r>
      <w:proofErr w:type="spellEnd"/>
      <w:r>
        <w:rPr>
          <w:color w:val="000000" w:themeColor="text1"/>
          <w:lang w:val="en"/>
        </w:rPr>
        <w:t>-Sigma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3502E358" w14:textId="77777777" w:rsidR="000C1702" w:rsidRPr="006F5AD1" w:rsidRDefault="000C1702" w:rsidP="00410CC5">
      <w:pPr>
        <w:spacing w:line="480" w:lineRule="auto"/>
        <w:ind w:left="-15" w:right="90" w:firstLine="468"/>
        <w:rPr>
          <w:color w:val="000000" w:themeColor="text1"/>
        </w:rPr>
      </w:pPr>
    </w:p>
    <w:p w14:paraId="4AD8792A"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6DAD240F" w14:textId="77777777"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variables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variables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264D518E"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7F3E8308" w14:textId="77777777" w:rsidR="000C1702" w:rsidRPr="006F5AD1" w:rsidRDefault="000C1702" w:rsidP="00410CC5">
      <w:pPr>
        <w:spacing w:line="480" w:lineRule="auto"/>
        <w:ind w:left="-15" w:right="90" w:firstLine="468"/>
        <w:rPr>
          <w:color w:val="000000" w:themeColor="text1"/>
        </w:rPr>
      </w:pPr>
    </w:p>
    <w:p w14:paraId="1C35D0EE"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579CFA39"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3C384CA7" w14:textId="2B1B5574"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 xml:space="preserve">he day wet mass peaked </w:t>
      </w:r>
      <w:del w:id="303" w:author="Dan Hahn" w:date="2019-03-05T11:19:00Z">
        <w:r w:rsidRPr="00647871" w:rsidDel="00F31D8C">
          <w:rPr>
            <w:color w:val="000000" w:themeColor="text1"/>
          </w:rPr>
          <w:delText xml:space="preserve"> </w:delText>
        </w:r>
      </w:del>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w:t>
      </w:r>
      <w:proofErr w:type="spellStart"/>
      <w:r w:rsidRPr="00647871">
        <w:rPr>
          <w:color w:val="000000" w:themeColor="text1"/>
        </w:rPr>
        <w:t>Df</w:t>
      </w:r>
      <w:proofErr w:type="spellEnd"/>
      <w:r w:rsidRPr="00647871">
        <w:rPr>
          <w:color w:val="000000" w:themeColor="text1"/>
        </w:rPr>
        <w:t xml:space="preserve">=30, p-value&lt;0.000; short-diapause genotype: t-value=5.00, </w:t>
      </w:r>
      <w:proofErr w:type="spellStart"/>
      <w:r w:rsidRPr="00647871">
        <w:rPr>
          <w:color w:val="000000" w:themeColor="text1"/>
        </w:rPr>
        <w:t>Df</w:t>
      </w:r>
      <w:proofErr w:type="spellEnd"/>
      <w:r w:rsidRPr="00647871">
        <w:rPr>
          <w:color w:val="000000" w:themeColor="text1"/>
        </w:rPr>
        <w:t xml:space="preserve">=43, p-value&lt;0.000)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ins w:id="304" w:author="Dan Hahn" w:date="2019-03-05T11:19:00Z">
        <w:r w:rsidR="00F31D8C">
          <w:rPr>
            <w:color w:val="000000" w:themeColor="text1"/>
          </w:rPr>
          <w:t xml:space="preserve">on the day that wet mass peaked </w:t>
        </w:r>
      </w:ins>
      <w:r>
        <w:rPr>
          <w:color w:val="000000" w:themeColor="text1"/>
        </w:rPr>
        <w:t>in each photoperiod treatment</w:t>
      </w:r>
      <w:r w:rsidRPr="006F5AD1">
        <w:rPr>
          <w:color w:val="000000" w:themeColor="text1"/>
        </w:rPr>
        <w:t xml:space="preserve"> (diapause programming: t-value=-5.51, </w:t>
      </w:r>
      <w:proofErr w:type="spellStart"/>
      <w:r w:rsidRPr="006F5AD1">
        <w:rPr>
          <w:color w:val="000000" w:themeColor="text1"/>
        </w:rPr>
        <w:t>Df</w:t>
      </w:r>
      <w:proofErr w:type="spellEnd"/>
      <w:r w:rsidRPr="006F5AD1">
        <w:rPr>
          <w:color w:val="000000" w:themeColor="text1"/>
        </w:rPr>
        <w:t xml:space="preserve">=26, p-value&lt;0.000; non-diapause: t-value=-3.74, </w:t>
      </w:r>
      <w:proofErr w:type="spellStart"/>
      <w:r w:rsidRPr="006F5AD1">
        <w:rPr>
          <w:color w:val="000000" w:themeColor="text1"/>
        </w:rPr>
        <w:t>Df</w:t>
      </w:r>
      <w:proofErr w:type="spellEnd"/>
      <w:r w:rsidRPr="006F5AD1">
        <w:rPr>
          <w:color w:val="000000" w:themeColor="text1"/>
        </w:rPr>
        <w:t xml:space="preserve">=47,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56E16461" w14:textId="77777777"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t>
      </w:r>
      <w:del w:id="305" w:author="Dan Hahn" w:date="2019-03-05T11:20:00Z">
        <w:r w:rsidDel="00F31D8C">
          <w:rPr>
            <w:color w:val="000000" w:themeColor="text1"/>
          </w:rPr>
          <w:delText xml:space="preserve"> </w:delText>
        </w:r>
      </w:del>
      <w:r>
        <w:rPr>
          <w:color w:val="000000" w:themeColor="text1"/>
        </w:rPr>
        <w:t xml:space="preserve">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w:t>
      </w:r>
      <w:proofErr w:type="spellStart"/>
      <w:r w:rsidRPr="006F5AD1">
        <w:rPr>
          <w:color w:val="000000" w:themeColor="text1"/>
        </w:rPr>
        <w:t>Df</w:t>
      </w:r>
      <w:proofErr w:type="spellEnd"/>
      <w:r w:rsidRPr="006F5AD1">
        <w:rPr>
          <w:color w:val="000000" w:themeColor="text1"/>
        </w:rPr>
        <w:t xml:space="preserve">=14,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1FD4C28B" w14:textId="350B8329"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when the wandering day (</w:t>
      </w:r>
      <w:r>
        <w:rPr>
          <w:color w:val="000000" w:themeColor="text1"/>
        </w:rPr>
        <w:t>estimated in</w:t>
      </w:r>
      <w:r w:rsidRPr="006775CF">
        <w:rPr>
          <w:color w:val="000000" w:themeColor="text1"/>
        </w:rPr>
        <w:t xml:space="preserve"> experiment 2) is used as a developmental timepoint to</w:t>
      </w:r>
      <w:r w:rsidRPr="00647871">
        <w:rPr>
          <w:color w:val="000000" w:themeColor="text1"/>
        </w:rPr>
        <w:t xml:space="preserve"> compare metabolic activity instead of the day wet mass peaked</w:t>
      </w:r>
      <w:commentRangeStart w:id="306"/>
      <w:commentRangeStart w:id="307"/>
      <w:r w:rsidRPr="00647871">
        <w:rPr>
          <w:color w:val="000000" w:themeColor="text1"/>
        </w:rPr>
        <w:t>, the results of the metabolic assay can be interpreted differently</w:t>
      </w:r>
      <w:commentRangeEnd w:id="306"/>
      <w:r w:rsidR="00731513">
        <w:rPr>
          <w:rStyle w:val="CommentReference"/>
        </w:rPr>
        <w:commentReference w:id="306"/>
      </w:r>
      <w:commentRangeEnd w:id="307"/>
      <w:r w:rsidR="00082A6B">
        <w:rPr>
          <w:rStyle w:val="CommentReference"/>
        </w:rPr>
        <w:commentReference w:id="307"/>
      </w:r>
      <w:r w:rsidRPr="00647871">
        <w:rPr>
          <w:color w:val="000000" w:themeColor="text1"/>
        </w:rPr>
        <w:t xml:space="preserve">. </w:t>
      </w:r>
      <w:r>
        <w:rPr>
          <w:color w:val="000000" w:themeColor="text1"/>
        </w:rPr>
        <w:t>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while 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ins w:id="308" w:author="Dan Hahn" w:date="2019-03-05T11:21:00Z">
        <w:r w:rsidR="00F31D8C">
          <w:rPr>
            <w:color w:val="000000" w:themeColor="text1"/>
          </w:rPr>
          <w:t xml:space="preserve"> below</w:t>
        </w:r>
      </w:ins>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 xml:space="preserve">(long-diapause genotype: t-value=8.12, </w:t>
      </w:r>
      <w:proofErr w:type="spellStart"/>
      <w:r w:rsidRPr="006F5AD1">
        <w:rPr>
          <w:color w:val="000000" w:themeColor="text1"/>
        </w:rPr>
        <w:t>Df</w:t>
      </w:r>
      <w:proofErr w:type="spellEnd"/>
      <w:r w:rsidRPr="006F5AD1">
        <w:rPr>
          <w:color w:val="000000" w:themeColor="text1"/>
        </w:rPr>
        <w:t xml:space="preserve">=46, p-value&lt;0.000; short-diapause genotype: t-value=9.08, </w:t>
      </w:r>
      <w:proofErr w:type="spellStart"/>
      <w:r w:rsidRPr="006F5AD1">
        <w:rPr>
          <w:color w:val="000000" w:themeColor="text1"/>
        </w:rPr>
        <w:t>Df</w:t>
      </w:r>
      <w:proofErr w:type="spellEnd"/>
      <w:r w:rsidRPr="006F5AD1">
        <w:rPr>
          <w:color w:val="000000" w:themeColor="text1"/>
        </w:rPr>
        <w:t>=26, p-value&lt;0.000)</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 xml:space="preserve">t=-0.43, </w:t>
      </w:r>
      <w:proofErr w:type="spellStart"/>
      <w:r w:rsidRPr="006F5AD1">
        <w:rPr>
          <w:color w:val="000000" w:themeColor="text1"/>
        </w:rPr>
        <w:t>Df</w:t>
      </w:r>
      <w:proofErr w:type="spellEnd"/>
      <w:r w:rsidRPr="006F5AD1">
        <w:rPr>
          <w:color w:val="000000" w:themeColor="text1"/>
        </w:rPr>
        <w:t>=46,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 xml:space="preserve">(t-value=0.91, </w:t>
      </w:r>
      <w:proofErr w:type="spellStart"/>
      <w:r w:rsidRPr="006F5AD1">
        <w:rPr>
          <w:color w:val="000000" w:themeColor="text1"/>
        </w:rPr>
        <w:t>Df</w:t>
      </w:r>
      <w:proofErr w:type="spellEnd"/>
      <w:r w:rsidRPr="006F5AD1">
        <w:rPr>
          <w:color w:val="000000" w:themeColor="text1"/>
        </w:rPr>
        <w:t>=26,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del w:id="309" w:author="Dan Hahn" w:date="2019-03-05T11:23:00Z">
        <w:r w:rsidDel="00731513">
          <w:rPr>
            <w:color w:val="000000" w:themeColor="text1"/>
          </w:rPr>
          <w:delText xml:space="preserve">the </w:delText>
        </w:r>
      </w:del>
      <w:ins w:id="310" w:author="Dan Hahn" w:date="2019-03-05T11:23:00Z">
        <w:r w:rsidR="00731513">
          <w:rPr>
            <w:color w:val="000000" w:themeColor="text1"/>
          </w:rPr>
          <w:t xml:space="preserve">on the day of </w:t>
        </w:r>
      </w:ins>
      <w:r>
        <w:rPr>
          <w:color w:val="000000" w:themeColor="text1"/>
        </w:rPr>
        <w:t xml:space="preserve">wandering </w:t>
      </w:r>
      <w:ins w:id="311" w:author="Dan Hahn" w:date="2019-03-05T11:23:00Z">
        <w:r w:rsidR="00731513">
          <w:rPr>
            <w:color w:val="000000" w:themeColor="text1"/>
          </w:rPr>
          <w:t>(</w:t>
        </w:r>
      </w:ins>
      <w:r>
        <w:rPr>
          <w:color w:val="000000" w:themeColor="text1"/>
        </w:rPr>
        <w:t>day 10</w:t>
      </w:r>
      <w:ins w:id="312" w:author="Dan Hahn" w:date="2019-03-05T11:23:00Z">
        <w:r w:rsidR="00731513">
          <w:rPr>
            <w:color w:val="000000" w:themeColor="text1"/>
          </w:rPr>
          <w:t>)</w:t>
        </w:r>
      </w:ins>
      <w:r>
        <w:rPr>
          <w:color w:val="000000" w:themeColor="text1"/>
        </w:rPr>
        <w:t xml:space="preserve"> was used to try to discriminate between diapause</w:t>
      </w:r>
      <w:ins w:id="313" w:author="Dan Hahn" w:date="2019-03-05T11:24:00Z">
        <w:r w:rsidR="00731513">
          <w:rPr>
            <w:color w:val="000000" w:themeColor="text1"/>
          </w:rPr>
          <w:t>-</w:t>
        </w:r>
      </w:ins>
      <w:del w:id="314" w:author="Dan Hahn" w:date="2019-03-05T11:24:00Z">
        <w:r w:rsidDel="00731513">
          <w:rPr>
            <w:color w:val="000000" w:themeColor="text1"/>
          </w:rPr>
          <w:delText xml:space="preserve"> </w:delText>
        </w:r>
      </w:del>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del w:id="315" w:author="Dan Hahn" w:date="2019-03-05T11:24:00Z">
        <w:r w:rsidDel="00731513">
          <w:rPr>
            <w:color w:val="000000" w:themeColor="text1"/>
          </w:rPr>
          <w:delText xml:space="preserve"> to determine the extent to which</w:delText>
        </w:r>
        <w:r w:rsidRPr="00647871" w:rsidDel="00731513">
          <w:rPr>
            <w:color w:val="000000" w:themeColor="text1"/>
          </w:rPr>
          <w:delText xml:space="preserve"> </w:delText>
        </w:r>
        <w:r w:rsidDel="00731513">
          <w:rPr>
            <w:color w:val="000000" w:themeColor="text1"/>
          </w:rPr>
          <w:delText>metabolic activity could be used to separate the two phenotypes</w:delText>
        </w:r>
      </w:del>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CO2 production on days 9 and 11 </w:t>
      </w:r>
      <w:ins w:id="316" w:author="Brown,James T" w:date="2019-03-05T13:29:00Z">
        <w:r w:rsidR="00397B3B">
          <w:rPr>
            <w:color w:val="000000" w:themeColor="text1"/>
          </w:rPr>
          <w:t xml:space="preserve"> between </w:t>
        </w:r>
      </w:ins>
      <w:ins w:id="317" w:author="Brown,James T" w:date="2019-03-05T13:30:00Z">
        <w:r w:rsidR="00397B3B">
          <w:rPr>
            <w:color w:val="000000" w:themeColor="text1"/>
          </w:rPr>
          <w:t xml:space="preserve">short-diapause genotype larvae expressing the </w:t>
        </w:r>
      </w:ins>
      <w:ins w:id="318" w:author="Brown,James T" w:date="2019-03-05T13:29:00Z">
        <w:r w:rsidR="00397B3B">
          <w:rPr>
            <w:color w:val="000000" w:themeColor="text1"/>
          </w:rPr>
          <w:t>shallow</w:t>
        </w:r>
      </w:ins>
      <w:ins w:id="319" w:author="Brown,James T" w:date="2019-03-05T13:30:00Z">
        <w:r w:rsidR="00397B3B">
          <w:rPr>
            <w:color w:val="000000" w:themeColor="text1"/>
          </w:rPr>
          <w:t xml:space="preserve"> and deep-diapause phenotype </w:t>
        </w:r>
      </w:ins>
      <w:r>
        <w:rPr>
          <w:color w:val="000000" w:themeColor="text1"/>
        </w:rPr>
        <w:t>show</w:t>
      </w:r>
      <w:ins w:id="320" w:author="Brown,James T" w:date="2019-03-05T13:30:00Z">
        <w:r w:rsidR="00397B3B">
          <w:rPr>
            <w:color w:val="000000" w:themeColor="text1"/>
          </w:rPr>
          <w:t>s</w:t>
        </w:r>
      </w:ins>
      <w:r>
        <w:rPr>
          <w:color w:val="000000" w:themeColor="text1"/>
        </w:rPr>
        <w:t xml:space="preserve"> no significant </w:t>
      </w:r>
      <w:commentRangeStart w:id="321"/>
      <w:r>
        <w:rPr>
          <w:color w:val="000000" w:themeColor="text1"/>
        </w:rPr>
        <w:t xml:space="preserve">difference in metabolic </w:t>
      </w:r>
      <w:commentRangeEnd w:id="321"/>
      <w:r w:rsidR="00731513">
        <w:rPr>
          <w:rStyle w:val="CommentReference"/>
        </w:rPr>
        <w:commentReference w:id="321"/>
      </w:r>
      <w:r>
        <w:rPr>
          <w:color w:val="000000" w:themeColor="text1"/>
        </w:rPr>
        <w:t>activity</w:t>
      </w:r>
      <w:r w:rsidRPr="006775CF">
        <w:rPr>
          <w:color w:val="000000" w:themeColor="text1"/>
        </w:rPr>
        <w:t xml:space="preserve">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xml:space="preserve">, </w:t>
      </w:r>
      <w:proofErr w:type="spellStart"/>
      <w:r w:rsidRPr="006F5AD1">
        <w:rPr>
          <w:color w:val="000000" w:themeColor="text1"/>
        </w:rPr>
        <w:t>Df</w:t>
      </w:r>
      <w:proofErr w:type="spellEnd"/>
      <w:r w:rsidRPr="006F5AD1">
        <w:rPr>
          <w:color w:val="000000" w:themeColor="text1"/>
        </w:rPr>
        <w:t>=</w:t>
      </w:r>
      <w:r>
        <w:rPr>
          <w:color w:val="000000" w:themeColor="text1"/>
        </w:rPr>
        <w:t>3</w:t>
      </w:r>
      <w:r w:rsidRPr="006F5AD1">
        <w:rPr>
          <w:color w:val="000000" w:themeColor="text1"/>
        </w:rPr>
        <w:t>, p-</w:t>
      </w:r>
      <w:r w:rsidRPr="006F5AD1">
        <w:rPr>
          <w:color w:val="000000" w:themeColor="text1"/>
        </w:rPr>
        <w:lastRenderedPageBreak/>
        <w:t>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 xml:space="preserve">.  </w:t>
      </w:r>
      <w:ins w:id="322" w:author="Brown,James T" w:date="2019-03-05T13:31:00Z">
        <w:r w:rsidR="00397B3B">
          <w:rPr>
            <w:color w:val="000000" w:themeColor="text1"/>
          </w:rPr>
          <w:t>Regardless of the developmental timepoint used, I was unable to separate shallow-diapause and de</w:t>
        </w:r>
      </w:ins>
      <w:ins w:id="323" w:author="Brown,James T" w:date="2019-03-05T13:32:00Z">
        <w:r w:rsidR="00397B3B">
          <w:rPr>
            <w:color w:val="000000" w:themeColor="text1"/>
          </w:rPr>
          <w:t>ep-diapause larvae using metabolic activity.</w:t>
        </w:r>
      </w:ins>
    </w:p>
    <w:p w14:paraId="40381827" w14:textId="77777777" w:rsidR="000C1702" w:rsidRPr="006F5AD1" w:rsidRDefault="000C1702" w:rsidP="00410CC5">
      <w:pPr>
        <w:spacing w:line="480" w:lineRule="auto"/>
        <w:ind w:left="-5" w:firstLine="725"/>
        <w:rPr>
          <w:color w:val="000000" w:themeColor="text1"/>
        </w:rPr>
      </w:pPr>
    </w:p>
    <w:p w14:paraId="430358D9"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r w:rsidRPr="006F5AD1">
        <w:rPr>
          <w:color w:val="000000" w:themeColor="text1"/>
        </w:rPr>
        <w:tab/>
        <w:t xml:space="preserve">  Experiment 2: Stored Lipids and Lean Mass</w:t>
      </w:r>
    </w:p>
    <w:p w14:paraId="72745E03"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7547897B"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 xml:space="preserve">(t value= -2.73, </w:t>
      </w:r>
      <w:proofErr w:type="spellStart"/>
      <w:r w:rsidRPr="006F5AD1">
        <w:rPr>
          <w:color w:val="000000" w:themeColor="text1"/>
        </w:rPr>
        <w:t>Df</w:t>
      </w:r>
      <w:proofErr w:type="spellEnd"/>
      <w:r w:rsidRPr="006F5AD1">
        <w:rPr>
          <w:color w:val="000000" w:themeColor="text1"/>
        </w:rPr>
        <w:t>=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 xml:space="preserve">rearing conditions (t-value= 2.03, </w:t>
      </w:r>
      <w:proofErr w:type="spellStart"/>
      <w:r w:rsidRPr="006F5AD1">
        <w:rPr>
          <w:color w:val="000000" w:themeColor="text1"/>
        </w:rPr>
        <w:t>Df</w:t>
      </w:r>
      <w:proofErr w:type="spellEnd"/>
      <w:r w:rsidRPr="006F5AD1">
        <w:rPr>
          <w:color w:val="000000" w:themeColor="text1"/>
        </w:rPr>
        <w:t>=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54721F34" w14:textId="014EF180"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 xml:space="preserve">wandering day, larvae with both the long-diapause genotype and the short-diapause genotype in diapause-programming conditions accumulated more lean mass and stored more fat than their counterparts in non-diapause conditions (lean mass: t-value= -9.70, </w:t>
      </w:r>
      <w:proofErr w:type="spellStart"/>
      <w:r w:rsidRPr="006F5AD1">
        <w:rPr>
          <w:color w:val="000000" w:themeColor="text1"/>
        </w:rPr>
        <w:t>Df</w:t>
      </w:r>
      <w:proofErr w:type="spellEnd"/>
      <w:r w:rsidRPr="006F5AD1">
        <w:rPr>
          <w:color w:val="000000" w:themeColor="text1"/>
        </w:rPr>
        <w:t xml:space="preserve">=133.3, p-value&lt; 0.000; lipid mass: t-value= -10.23, </w:t>
      </w:r>
      <w:proofErr w:type="spellStart"/>
      <w:r w:rsidRPr="006F5AD1">
        <w:rPr>
          <w:color w:val="000000" w:themeColor="text1"/>
        </w:rPr>
        <w:t>Df</w:t>
      </w:r>
      <w:proofErr w:type="spellEnd"/>
      <w:r w:rsidRPr="006F5AD1">
        <w:rPr>
          <w:color w:val="000000" w:themeColor="text1"/>
        </w:rPr>
        <w:t>=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xml:space="preserve">). Additionally, long-diapause genotype individuals in </w:t>
      </w:r>
      <w:ins w:id="324" w:author="Dan Hahn" w:date="2019-03-05T11:28:00Z">
        <w:r w:rsidR="001B4AEC">
          <w:rPr>
            <w:color w:val="000000" w:themeColor="text1"/>
          </w:rPr>
          <w:t xml:space="preserve">both </w:t>
        </w:r>
      </w:ins>
      <w:r w:rsidRPr="006F5AD1">
        <w:rPr>
          <w:color w:val="000000" w:themeColor="text1"/>
        </w:rPr>
        <w:t xml:space="preserve">diapause-programming and non-diapause conditions had greater lean mass and bigger fat stores compared to short-diapause genotype individuals in those same conditions (lean mass: t-value= 6.85, </w:t>
      </w:r>
      <w:proofErr w:type="spellStart"/>
      <w:r w:rsidRPr="006F5AD1">
        <w:rPr>
          <w:color w:val="000000" w:themeColor="text1"/>
        </w:rPr>
        <w:t>Df</w:t>
      </w:r>
      <w:proofErr w:type="spellEnd"/>
      <w:r w:rsidRPr="006F5AD1">
        <w:rPr>
          <w:color w:val="000000" w:themeColor="text1"/>
        </w:rPr>
        <w:t>= 10.9, p-value&lt; 0.000; lipid mass: t-value= 4.08, DF= 186.8,</w:t>
      </w:r>
      <w:r w:rsidR="00E13953">
        <w:rPr>
          <w:color w:val="000000" w:themeColor="text1"/>
        </w:rPr>
        <w:t xml:space="preserve"> </w:t>
      </w:r>
      <w:r w:rsidRPr="006F5AD1">
        <w:rPr>
          <w:color w:val="000000" w:themeColor="text1"/>
        </w:rPr>
        <w:t>p-value &lt;0.000)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392400E8" w14:textId="77777777"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w:t>
      </w:r>
      <w:proofErr w:type="spellStart"/>
      <w:r w:rsidRPr="006F5AD1">
        <w:rPr>
          <w:color w:val="000000" w:themeColor="text1"/>
        </w:rPr>
        <w:t>Df</w:t>
      </w:r>
      <w:proofErr w:type="spellEnd"/>
      <w:r w:rsidRPr="006F5AD1">
        <w:rPr>
          <w:color w:val="000000" w:themeColor="text1"/>
        </w:rPr>
        <w:t xml:space="preserve">=10.7,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w:t>
      </w:r>
      <w:proofErr w:type="spellStart"/>
      <w:r w:rsidRPr="006F5AD1">
        <w:rPr>
          <w:color w:val="000000" w:themeColor="text1"/>
        </w:rPr>
        <w:t>Df</w:t>
      </w:r>
      <w:proofErr w:type="spellEnd"/>
      <w:r w:rsidRPr="006F5AD1">
        <w:rPr>
          <w:color w:val="000000" w:themeColor="text1"/>
        </w:rPr>
        <w:t xml:space="preserve">=16.7,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xml:space="preserve">) did not significantly decline during diapause, with one notable exception. Fat stores among short-diapause individuals were significantly lower when sampled 15 days after wandering in comparison to other sample days (t-value=-3.90, </w:t>
      </w:r>
      <w:proofErr w:type="spellStart"/>
      <w:r w:rsidRPr="006F5AD1">
        <w:rPr>
          <w:color w:val="000000" w:themeColor="text1"/>
        </w:rPr>
        <w:t>Df</w:t>
      </w:r>
      <w:proofErr w:type="spellEnd"/>
      <w:r w:rsidRPr="006F5AD1">
        <w:rPr>
          <w:color w:val="000000" w:themeColor="text1"/>
        </w:rPr>
        <w:t>=111.4, p-value&lt;0.000) (Table 3-</w:t>
      </w:r>
      <w:r w:rsidR="007C6148">
        <w:rPr>
          <w:color w:val="000000" w:themeColor="text1"/>
        </w:rPr>
        <w:t>10D</w:t>
      </w:r>
      <w:r w:rsidRPr="006F5AD1">
        <w:rPr>
          <w:color w:val="000000" w:themeColor="text1"/>
        </w:rPr>
        <w:t>).</w:t>
      </w:r>
    </w:p>
    <w:p w14:paraId="35439727" w14:textId="77777777" w:rsidR="002E461C" w:rsidRPr="00E50ACD" w:rsidRDefault="002E461C" w:rsidP="000C1702">
      <w:pPr>
        <w:spacing w:line="480" w:lineRule="auto"/>
        <w:ind w:left="0" w:right="90" w:firstLine="0"/>
        <w:rPr>
          <w:color w:val="000000" w:themeColor="text1"/>
          <w:highlight w:val="yellow"/>
        </w:rPr>
      </w:pPr>
    </w:p>
    <w:p w14:paraId="7D0A88F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18351E62" w14:textId="042CA4D6"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The induction of diapause protects insects from unfavorable environmental changes and for many insects, once diapause begins 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del w:id="325" w:author="Brown,James T" w:date="2019-03-04T12:07:00Z">
        <w:r w:rsidRPr="00AB6EF8" w:rsidDel="00B337F6">
          <w:rPr>
            <w:color w:val="000000" w:themeColor="text1"/>
          </w:rPr>
          <w:delText>In European corn borer, t</w:delText>
        </w:r>
      </w:del>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xml:space="preserve">; </w:t>
      </w:r>
      <w:proofErr w:type="spellStart"/>
      <w:r w:rsidR="0025134A">
        <w:rPr>
          <w:color w:val="000000" w:themeColor="text1"/>
        </w:rPr>
        <w:t>Ikten</w:t>
      </w:r>
      <w:proofErr w:type="spellEnd"/>
      <w:r w:rsidR="0025134A">
        <w:rPr>
          <w:color w:val="000000" w:themeColor="text1"/>
        </w:rPr>
        <w:t xml:space="preserve">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del w:id="326" w:author="Dan Hahn" w:date="2019-03-05T12:50:00Z">
        <w:r w:rsidR="009A4E1E" w:rsidDel="003D4BFC">
          <w:rPr>
            <w:color w:val="000000" w:themeColor="text1"/>
          </w:rPr>
          <w:delText xml:space="preserve">, </w:delText>
        </w:r>
      </w:del>
      <w:ins w:id="327" w:author="Dan Hahn" w:date="2019-03-05T12:50:00Z">
        <w:r w:rsidR="003D4BFC">
          <w:rPr>
            <w:color w:val="000000" w:themeColor="text1"/>
          </w:rPr>
          <w:t xml:space="preserve"> that </w:t>
        </w:r>
      </w:ins>
      <w:r w:rsidR="009F76B2">
        <w:rPr>
          <w:color w:val="000000" w:themeColor="text1"/>
        </w:rPr>
        <w:t xml:space="preserve">European corn </w:t>
      </w:r>
      <w:del w:id="328" w:author="Dan Hahn" w:date="2019-03-05T12:50:00Z">
        <w:r w:rsidR="009F76B2" w:rsidDel="003D4BFC">
          <w:rPr>
            <w:color w:val="000000" w:themeColor="text1"/>
          </w:rPr>
          <w:delText xml:space="preserve">borers </w:delText>
        </w:r>
      </w:del>
      <w:ins w:id="329" w:author="Dan Hahn" w:date="2019-03-05T12:50:00Z">
        <w:r w:rsidR="003D4BFC">
          <w:rPr>
            <w:color w:val="000000" w:themeColor="text1"/>
          </w:rPr>
          <w:t xml:space="preserve">borer larvae </w:t>
        </w:r>
      </w:ins>
      <w:r w:rsidR="00683FE6">
        <w:rPr>
          <w:color w:val="000000" w:themeColor="text1"/>
        </w:rPr>
        <w:t xml:space="preserve">preparing for diapause </w:t>
      </w:r>
      <w:del w:id="330" w:author="Dan Hahn" w:date="2019-03-05T12:50:00Z">
        <w:r w:rsidR="009F76B2" w:rsidDel="003D4BFC">
          <w:rPr>
            <w:color w:val="000000" w:themeColor="text1"/>
          </w:rPr>
          <w:delText xml:space="preserve">were shown to </w:delText>
        </w:r>
        <w:r w:rsidR="00683FE6" w:rsidDel="003D4BFC">
          <w:rPr>
            <w:color w:val="000000" w:themeColor="text1"/>
          </w:rPr>
          <w:delText>have</w:delText>
        </w:r>
      </w:del>
      <w:ins w:id="331" w:author="Dan Hahn" w:date="2019-03-05T12:50:00Z">
        <w:r w:rsidR="003D4BFC">
          <w:rPr>
            <w:color w:val="000000" w:themeColor="text1"/>
          </w:rPr>
          <w:t>had</w:t>
        </w:r>
      </w:ins>
      <w:r w:rsidR="00683FE6">
        <w:rPr>
          <w:color w:val="000000" w:themeColor="text1"/>
        </w:rPr>
        <w:t xml:space="preserve"> 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w:t>
      </w:r>
      <w:del w:id="332" w:author="Dan Hahn" w:date="2019-03-05T12:50:00Z">
        <w:r w:rsidR="00683FE6" w:rsidDel="003D4BFC">
          <w:rPr>
            <w:color w:val="000000" w:themeColor="text1"/>
          </w:rPr>
          <w:delText xml:space="preserve">expressed </w:delText>
        </w:r>
      </w:del>
      <w:ins w:id="333" w:author="Dan Hahn" w:date="2019-03-05T12:50:00Z">
        <w:r w:rsidR="003D4BFC">
          <w:rPr>
            <w:color w:val="000000" w:themeColor="text1"/>
          </w:rPr>
          <w:t xml:space="preserve">could show either </w:t>
        </w:r>
      </w:ins>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del w:id="334" w:author="Dan Hahn" w:date="2019-03-05T12:50:00Z">
        <w:r w:rsidR="00683FE6" w:rsidDel="003D4BFC">
          <w:rPr>
            <w:color w:val="000000" w:themeColor="text1"/>
          </w:rPr>
          <w:delText xml:space="preserve">and </w:delText>
        </w:r>
      </w:del>
      <w:ins w:id="335" w:author="Dan Hahn" w:date="2019-03-05T12:50:00Z">
        <w:r w:rsidR="003D4BFC">
          <w:rPr>
            <w:color w:val="000000" w:themeColor="text1"/>
          </w:rPr>
          <w:t xml:space="preserve">or </w:t>
        </w:r>
      </w:ins>
      <w:r w:rsidR="00683FE6">
        <w:rPr>
          <w:color w:val="000000" w:themeColor="text1"/>
        </w:rPr>
        <w:t xml:space="preserve">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w:t>
      </w:r>
      <w:ins w:id="336" w:author="Dan Hahn" w:date="2019-03-05T12:51:00Z">
        <w:r w:rsidR="003D4BFC">
          <w:rPr>
            <w:rFonts w:asciiTheme="minorHAnsi" w:hAnsiTheme="minorHAnsi"/>
            <w:color w:val="auto"/>
          </w:rPr>
          <w:t xml:space="preserve">both </w:t>
        </w:r>
      </w:ins>
      <w:r w:rsidR="00A528DB">
        <w:rPr>
          <w:rFonts w:asciiTheme="minorHAnsi" w:hAnsiTheme="minorHAnsi"/>
          <w:color w:val="auto"/>
        </w:rPr>
        <w:t xml:space="preserve">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w:t>
      </w:r>
      <w:ins w:id="337" w:author="Dan Hahn" w:date="2019-03-05T12:51:00Z">
        <w:r w:rsidR="003D4BFC">
          <w:rPr>
            <w:rFonts w:asciiTheme="minorHAnsi" w:hAnsiTheme="minorHAnsi"/>
            <w:color w:val="auto"/>
          </w:rPr>
          <w:t xml:space="preserve"> </w:t>
        </w:r>
      </w:ins>
      <w:r w:rsidR="002B6CA7">
        <w:rPr>
          <w:rFonts w:asciiTheme="minorHAnsi" w:hAnsiTheme="minorHAnsi"/>
          <w:color w:val="auto"/>
        </w:rPr>
        <w:t xml:space="preserve"> diapause genotypes</w:t>
      </w:r>
      <w:r w:rsidR="00FD72A7" w:rsidRPr="00AB6EF8">
        <w:rPr>
          <w:color w:val="000000" w:themeColor="text1"/>
        </w:rPr>
        <w:t>.</w:t>
      </w:r>
      <w:r w:rsidRPr="00AB6EF8">
        <w:rPr>
          <w:color w:val="000000" w:themeColor="text1"/>
        </w:rPr>
        <w:t xml:space="preserve"> </w:t>
      </w:r>
    </w:p>
    <w:p w14:paraId="48DB6759" w14:textId="299617A9" w:rsidR="00F702ED" w:rsidRPr="004F09C9" w:rsidRDefault="00476E6F" w:rsidP="00F702ED">
      <w:pPr>
        <w:spacing w:line="480" w:lineRule="auto"/>
        <w:ind w:left="-15" w:right="90" w:firstLine="468"/>
        <w:rPr>
          <w:color w:val="000000" w:themeColor="text1"/>
        </w:rPr>
      </w:pPr>
      <w:del w:id="338" w:author="Dan Hahn" w:date="2019-03-05T12:52:00Z">
        <w:r w:rsidDel="00964CBC">
          <w:rPr>
            <w:color w:val="000000" w:themeColor="text1"/>
          </w:rPr>
          <w:delText>C</w:delText>
        </w:r>
        <w:r w:rsidR="009D5255" w:rsidDel="00964CBC">
          <w:rPr>
            <w:color w:val="000000" w:themeColor="text1"/>
          </w:rPr>
          <w:delText xml:space="preserve">haracterizing the </w:delText>
        </w:r>
        <w:r w:rsidDel="00964CBC">
          <w:rPr>
            <w:color w:val="000000" w:themeColor="text1"/>
          </w:rPr>
          <w:delText>effect</w:delText>
        </w:r>
        <w:r w:rsidR="0025134A" w:rsidDel="00964CBC">
          <w:rPr>
            <w:color w:val="000000" w:themeColor="text1"/>
          </w:rPr>
          <w:delText>s</w:delText>
        </w:r>
        <w:r w:rsidDel="00964CBC">
          <w:rPr>
            <w:color w:val="000000" w:themeColor="text1"/>
          </w:rPr>
          <w:delText xml:space="preserve"> climate on diapause preparation and diapause length could p</w:delText>
        </w:r>
        <w:r w:rsidR="00495008" w:rsidRPr="001A3D3B" w:rsidDel="00964CBC">
          <w:rPr>
            <w:color w:val="000000" w:themeColor="text1"/>
          </w:rPr>
          <w:delText>rovide a possible target for the management of pests that use this life history strategy to survive winter stress</w:delText>
        </w:r>
      </w:del>
      <w:ins w:id="339" w:author="Dan Hahn" w:date="2019-03-05T12:52:00Z">
        <w:r w:rsidR="00964CBC">
          <w:rPr>
            <w:color w:val="000000" w:themeColor="text1"/>
          </w:rPr>
          <w:t>Understanding the relation</w:t>
        </w:r>
        <w:del w:id="340" w:author="Brown,James T" w:date="2019-03-06T10:57:00Z">
          <w:r w:rsidR="00964CBC" w:rsidDel="00962E69">
            <w:rPr>
              <w:color w:val="000000" w:themeColor="text1"/>
            </w:rPr>
            <w:delText xml:space="preserve"> </w:delText>
          </w:r>
        </w:del>
        <w:r w:rsidR="00964CBC">
          <w:rPr>
            <w:color w:val="000000" w:themeColor="text1"/>
          </w:rPr>
          <w:t xml:space="preserve">ship between diapause length and nutrient storage has several applications with regard to understanding how European corn borer </w:t>
        </w:r>
        <w:del w:id="341" w:author="Brown,James T" w:date="2019-03-06T10:57:00Z">
          <w:r w:rsidR="00964CBC" w:rsidDel="00962E69">
            <w:rPr>
              <w:color w:val="000000" w:themeColor="text1"/>
            </w:rPr>
            <w:delText>popualtions</w:delText>
          </w:r>
        </w:del>
      </w:ins>
      <w:ins w:id="342" w:author="Brown,James T" w:date="2019-03-06T10:57:00Z">
        <w:r w:rsidR="00962E69">
          <w:rPr>
            <w:color w:val="000000" w:themeColor="text1"/>
          </w:rPr>
          <w:t>populations</w:t>
        </w:r>
      </w:ins>
      <w:ins w:id="343" w:author="Dan Hahn" w:date="2019-03-05T12:52:00Z">
        <w:r w:rsidR="00964CBC">
          <w:rPr>
            <w:color w:val="000000" w:themeColor="text1"/>
          </w:rPr>
          <w:t xml:space="preserve"> may be affected by climate change</w:t>
        </w:r>
      </w:ins>
      <w:r>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ins w:id="344" w:author="Dan Hahn" w:date="2019-03-05T12:53:00Z">
        <w:r w:rsidR="00964CBC">
          <w:rPr>
            <w:color w:val="000000" w:themeColor="text1"/>
          </w:rPr>
          <w:t xml:space="preserve">resulting from climate change </w:t>
        </w:r>
      </w:ins>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w:t>
      </w:r>
      <w:proofErr w:type="spellStart"/>
      <w:r w:rsidR="003A4B1B" w:rsidRPr="001A3D3B">
        <w:rPr>
          <w:color w:val="000000" w:themeColor="text1"/>
        </w:rPr>
        <w:t>Adkisson</w:t>
      </w:r>
      <w:proofErr w:type="spellEnd"/>
      <w:r w:rsidR="003A4B1B" w:rsidRPr="001A3D3B">
        <w:rPr>
          <w:color w:val="000000" w:themeColor="text1"/>
        </w:rPr>
        <w:t xml:space="preserve"> et al. 1963; Williams et al., 2012; </w:t>
      </w:r>
      <w:proofErr w:type="spellStart"/>
      <w:r w:rsidR="003A4B1B" w:rsidRPr="001A3D3B">
        <w:rPr>
          <w:color w:val="000000" w:themeColor="text1"/>
        </w:rPr>
        <w:t>Wipking</w:t>
      </w:r>
      <w:proofErr w:type="spellEnd"/>
      <w:r w:rsidR="003A4B1B" w:rsidRPr="001A3D3B">
        <w:rPr>
          <w:color w:val="000000" w:themeColor="text1"/>
        </w:rPr>
        <w:t xml:space="preserve">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sufficient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2418A1B1" w14:textId="3A296956" w:rsidR="004F24A0" w:rsidRDefault="00964CBC" w:rsidP="00F702ED">
      <w:pPr>
        <w:spacing w:line="480" w:lineRule="auto"/>
        <w:ind w:left="-15" w:right="90" w:firstLine="468"/>
        <w:rPr>
          <w:color w:val="000000" w:themeColor="text1"/>
        </w:rPr>
      </w:pPr>
      <w:ins w:id="345" w:author="Dan Hahn" w:date="2019-03-05T12:54:00Z">
        <w:r>
          <w:rPr>
            <w:color w:val="000000" w:themeColor="text1"/>
          </w:rPr>
          <w:t>Consistent with the idea that climate change may affect insect diapause, w</w:t>
        </w:r>
      </w:ins>
      <w:del w:id="346" w:author="Dan Hahn" w:date="2019-03-05T12:54:00Z">
        <w:r w:rsidR="00F702ED" w:rsidRPr="004F09C9" w:rsidDel="00964CBC">
          <w:rPr>
            <w:color w:val="000000" w:themeColor="text1"/>
          </w:rPr>
          <w:delText>W</w:delText>
        </w:r>
      </w:del>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00116252">
        <w:rPr>
          <w:color w:val="000000" w:themeColor="text1"/>
        </w:rPr>
        <w:t>(</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(Scudder and Burgess)</w:t>
      </w:r>
      <w:r w:rsidR="00116252">
        <w:rPr>
          <w:color w:val="000000" w:themeColor="text1"/>
        </w:rPr>
        <w:t>)</w:t>
      </w:r>
      <w:r w:rsidR="00F702ED" w:rsidRPr="004F09C9">
        <w:rPr>
          <w:color w:val="000000" w:themeColor="text1"/>
        </w:rPr>
        <w:t xml:space="preserve">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 xml:space="preserve">thermal regimens (Williams et al., 2012). Larvae reared in stable conditions stored significantly more lipids and entered dormancy 3-4 weeks later compared to their counterparts reared in thermally variable environments (Williams et al., 2012).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5FFFCD67" w14:textId="3F8AB501" w:rsidR="00062423" w:rsidRDefault="00AE4FA4" w:rsidP="00742BD0">
      <w:pPr>
        <w:spacing w:line="480" w:lineRule="auto"/>
        <w:ind w:left="0" w:right="90" w:firstLine="453"/>
        <w:rPr>
          <w:color w:val="000000" w:themeColor="text1"/>
        </w:rPr>
      </w:pPr>
      <w:r w:rsidRPr="009963D9">
        <w:rPr>
          <w:color w:val="000000" w:themeColor="text1"/>
        </w:rPr>
        <w:lastRenderedPageBreak/>
        <w:t>Nutrition storage prior to the onset of diapause has repeatedly been shown to be a pivotal step in diapause preparation and this result has been demonstrated across a number of taxa (</w:t>
      </w:r>
      <w:proofErr w:type="spellStart"/>
      <w:r w:rsidRPr="009963D9">
        <w:rPr>
          <w:color w:val="000000" w:themeColor="text1"/>
        </w:rPr>
        <w:t>Adkisson</w:t>
      </w:r>
      <w:proofErr w:type="spellEnd"/>
      <w:r w:rsidRPr="009963D9">
        <w:rPr>
          <w:color w:val="000000" w:themeColor="text1"/>
        </w:rPr>
        <w:t xml:space="preserve"> et al., 1963; Mitchell and </w:t>
      </w:r>
      <w:proofErr w:type="spellStart"/>
      <w:r w:rsidRPr="009963D9">
        <w:rPr>
          <w:color w:val="000000" w:themeColor="text1"/>
        </w:rPr>
        <w:t>Briegel</w:t>
      </w:r>
      <w:proofErr w:type="spellEnd"/>
      <w:r w:rsidRPr="009963D9">
        <w:rPr>
          <w:color w:val="000000" w:themeColor="text1"/>
        </w:rPr>
        <w:t>,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Pr>
          <w:color w:val="000000" w:themeColor="text1"/>
        </w:rPr>
        <w:t>,</w:t>
      </w:r>
      <w:r w:rsidR="00742BD0" w:rsidRPr="001A3D3B">
        <w:rPr>
          <w:color w:val="000000" w:themeColor="text1"/>
        </w:rPr>
        <w:t xml:space="preserve"> and fall and winter temperatures to rise</w:t>
      </w:r>
      <w:r w:rsidR="00742BD0">
        <w:rPr>
          <w:color w:val="000000" w:themeColor="text1"/>
        </w:rPr>
        <w:t>,</w:t>
      </w:r>
      <w:r w:rsidR="00742BD0" w:rsidRPr="001A3D3B">
        <w:rPr>
          <w:color w:val="000000" w:themeColor="text1"/>
        </w:rPr>
        <w:t xml:space="preserve"> </w:t>
      </w:r>
      <w:r w:rsidR="00742BD0">
        <w:rPr>
          <w:color w:val="000000" w:themeColor="text1"/>
        </w:rPr>
        <w:t>so</w:t>
      </w:r>
      <w:r w:rsidR="00742BD0" w:rsidRPr="001A3D3B">
        <w:rPr>
          <w:color w:val="000000" w:themeColor="text1"/>
        </w:rPr>
        <w:t xml:space="preserve"> how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ins w:id="347" w:author="Dan Hahn" w:date="2019-03-05T12:55:00Z">
        <w:r w:rsidR="00964CBC">
          <w:rPr>
            <w:color w:val="000000" w:themeColor="text1"/>
          </w:rPr>
          <w:t>ed</w:t>
        </w:r>
      </w:ins>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w:t>
      </w:r>
      <w:proofErr w:type="spellStart"/>
      <w:r w:rsidR="00062423" w:rsidRPr="001A3D3B">
        <w:rPr>
          <w:color w:val="000000" w:themeColor="text1"/>
        </w:rPr>
        <w:t>Vukašinović</w:t>
      </w:r>
      <w:proofErr w:type="spellEnd"/>
      <w:r w:rsidR="00062423" w:rsidRPr="001A3D3B">
        <w:rPr>
          <w:color w:val="000000" w:themeColor="text1"/>
        </w:rPr>
        <w:t xml:space="preserve"> et al. (2013) measured lipid stores in European corn borers they collected from maize fields in the fall and found that larvae preparing for diapause accumulated more lipids compared to non-diapause larvae (</w:t>
      </w:r>
      <w:proofErr w:type="spellStart"/>
      <w:r w:rsidR="00062423" w:rsidRPr="001A3D3B">
        <w:rPr>
          <w:color w:val="000000" w:themeColor="text1"/>
        </w:rPr>
        <w:t>Vukašinović</w:t>
      </w:r>
      <w:proofErr w:type="spellEnd"/>
      <w:r w:rsidR="00062423" w:rsidRPr="001A3D3B">
        <w:rPr>
          <w:color w:val="000000" w:themeColor="text1"/>
        </w:rPr>
        <w:t xml:space="preserve"> et al., 2013).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ins w:id="348" w:author="Dan Hahn" w:date="2019-03-05T12:55:00Z">
        <w:r w:rsidR="00964CBC">
          <w:rPr>
            <w:color w:val="000000" w:themeColor="text1"/>
          </w:rPr>
          <w:t>, but that the long-</w:t>
        </w:r>
      </w:ins>
      <w:ins w:id="349" w:author="Dan Hahn" w:date="2019-03-05T12:56:00Z">
        <w:r w:rsidR="00964CBC">
          <w:rPr>
            <w:color w:val="000000" w:themeColor="text1"/>
          </w:rPr>
          <w:t>diapause</w:t>
        </w:r>
      </w:ins>
      <w:ins w:id="350" w:author="Dan Hahn" w:date="2019-03-05T12:55:00Z">
        <w:r w:rsidR="00964CBC">
          <w:rPr>
            <w:color w:val="000000" w:themeColor="text1"/>
          </w:rPr>
          <w:t xml:space="preserve"> strain stored more than the short-</w:t>
        </w:r>
      </w:ins>
      <w:ins w:id="351" w:author="Dan Hahn" w:date="2019-03-05T12:56:00Z">
        <w:r w:rsidR="00964CBC">
          <w:rPr>
            <w:color w:val="000000" w:themeColor="text1"/>
          </w:rPr>
          <w:t>diapause</w:t>
        </w:r>
      </w:ins>
      <w:ins w:id="352" w:author="Dan Hahn" w:date="2019-03-05T12:55:00Z">
        <w:r w:rsidR="00964CBC">
          <w:rPr>
            <w:color w:val="000000" w:themeColor="text1"/>
          </w:rPr>
          <w:t xml:space="preserve"> strain</w:t>
        </w:r>
      </w:ins>
      <w:r w:rsidR="00FA01F4" w:rsidRPr="001A3D3B">
        <w:rPr>
          <w:color w:val="000000" w:themeColor="text1"/>
        </w:rPr>
        <w:t xml:space="preserve">. </w:t>
      </w:r>
      <w:r w:rsidR="00445BE1" w:rsidRPr="00365AF1">
        <w:rPr>
          <w:color w:val="000000" w:themeColor="text1"/>
        </w:rPr>
        <w:t xml:space="preserve">Taken together, the results from </w:t>
      </w:r>
      <w:proofErr w:type="spellStart"/>
      <w:r w:rsidR="00445BE1" w:rsidRPr="00365AF1">
        <w:rPr>
          <w:color w:val="000000" w:themeColor="text1"/>
        </w:rPr>
        <w:t>Vukašinović</w:t>
      </w:r>
      <w:proofErr w:type="spellEnd"/>
      <w:r w:rsidR="00445BE1" w:rsidRPr="00365AF1">
        <w:rPr>
          <w:color w:val="000000" w:themeColor="text1"/>
        </w:rPr>
        <w:t xml:space="preserve"> et al. (2013) and my current study </w:t>
      </w:r>
      <w:r>
        <w:rPr>
          <w:color w:val="000000" w:themeColor="text1"/>
        </w:rPr>
        <w:t>show</w:t>
      </w:r>
      <w:r w:rsidR="00062423" w:rsidRPr="00365AF1">
        <w:rPr>
          <w:color w:val="000000" w:themeColor="text1"/>
        </w:rPr>
        <w:t xml:space="preserve"> an association between diapause programming and</w:t>
      </w:r>
      <w:r w:rsidR="003A4B1B">
        <w:rPr>
          <w:color w:val="000000" w:themeColor="text1"/>
        </w:rPr>
        <w:t xml:space="preserve"> increased</w:t>
      </w:r>
      <w:r w:rsidR="00062423" w:rsidRPr="00365AF1">
        <w:rPr>
          <w:color w:val="000000" w:themeColor="text1"/>
        </w:rPr>
        <w:t xml:space="preserve">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676EC3">
        <w:rPr>
          <w:color w:val="000000" w:themeColor="text1"/>
        </w:rPr>
        <w:t>, as I have shown here</w:t>
      </w:r>
      <w:r w:rsidR="00062423" w:rsidRPr="00365AF1">
        <w:rPr>
          <w:color w:val="000000" w:themeColor="text1"/>
        </w:rPr>
        <w:t>.</w:t>
      </w:r>
      <w:r w:rsidR="00BE155D" w:rsidRPr="00365AF1">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del w:id="353" w:author="Dan Hahn" w:date="2019-03-05T12:56:00Z">
        <w:r w:rsidR="00391B7E" w:rsidDel="00964CBC">
          <w:rPr>
            <w:color w:val="000000" w:themeColor="text1"/>
          </w:rPr>
          <w:delText>My research shows</w:delText>
        </w:r>
        <w:r w:rsidR="00250600" w:rsidDel="00964CBC">
          <w:rPr>
            <w:color w:val="000000" w:themeColor="text1"/>
          </w:rPr>
          <w:delText xml:space="preserve"> that</w:delText>
        </w:r>
        <w:r w:rsidR="00391B7E" w:rsidDel="00964CBC">
          <w:rPr>
            <w:color w:val="000000" w:themeColor="text1"/>
          </w:rPr>
          <w:delText xml:space="preserve"> </w:delText>
        </w:r>
        <w:r w:rsidR="00250600" w:rsidDel="00964CBC">
          <w:rPr>
            <w:color w:val="000000" w:themeColor="text1"/>
          </w:rPr>
          <w:delText xml:space="preserve">larvae with the long-diapause genotype store more </w:delText>
        </w:r>
        <w:r w:rsidR="00391B7E" w:rsidDel="00964CBC">
          <w:rPr>
            <w:color w:val="000000" w:themeColor="text1"/>
          </w:rPr>
          <w:delText>lipid</w:delText>
        </w:r>
        <w:r w:rsidR="00250600" w:rsidDel="00964CBC">
          <w:rPr>
            <w:color w:val="000000" w:themeColor="text1"/>
          </w:rPr>
          <w:delText xml:space="preserve">s during diapause preparation compared to </w:delText>
        </w:r>
        <w:r w:rsidR="00391B7E" w:rsidDel="00964CBC">
          <w:rPr>
            <w:color w:val="000000" w:themeColor="text1"/>
          </w:rPr>
          <w:delText xml:space="preserve">larvae preparing for a </w:delText>
        </w:r>
        <w:r w:rsidR="00250600" w:rsidDel="00964CBC">
          <w:rPr>
            <w:color w:val="000000" w:themeColor="text1"/>
          </w:rPr>
          <w:delText>shorter</w:delText>
        </w:r>
        <w:r w:rsidR="00391B7E" w:rsidDel="00964CBC">
          <w:rPr>
            <w:color w:val="000000" w:themeColor="text1"/>
          </w:rPr>
          <w:delText xml:space="preserve"> diapause period</w:delText>
        </w:r>
        <w:r w:rsidR="00250600" w:rsidDel="00964CBC">
          <w:rPr>
            <w:color w:val="000000" w:themeColor="text1"/>
          </w:rPr>
          <w:delText xml:space="preserve">. </w:delText>
        </w:r>
      </w:del>
      <w:r w:rsidR="00DE2DDD">
        <w:rPr>
          <w:color w:val="000000" w:themeColor="text1"/>
        </w:rPr>
        <w:t xml:space="preserve">Long-diapause larvae experiencing a warmer diapause period may have a higher metabolic rate and, in turn may need larger energy stores to fuel their higher metabolic rate, compared to larvae with the short </w:t>
      </w:r>
      <w:r w:rsidR="00DE2DDD">
        <w:rPr>
          <w:color w:val="000000" w:themeColor="text1"/>
        </w:rPr>
        <w:lastRenderedPageBreak/>
        <w:t>diapause genotype. The larger lipid stores of European corn borers experiencing longer warmer diapause periods could function to meet that increased demand for metabolic fuel.</w:t>
      </w:r>
    </w:p>
    <w:p w14:paraId="7377DAE8" w14:textId="77777777" w:rsidR="00CE792D" w:rsidRPr="004F09C9" w:rsidRDefault="00D27C9E" w:rsidP="00CE5B15">
      <w:pPr>
        <w:spacing w:line="480" w:lineRule="auto"/>
        <w:ind w:left="-15" w:right="167" w:firstLine="468"/>
        <w:rPr>
          <w:color w:val="000000" w:themeColor="text1"/>
        </w:rPr>
      </w:pPr>
      <w:r w:rsidRPr="004F09C9">
        <w:rPr>
          <w:color w:val="000000" w:themeColor="text1"/>
        </w:rPr>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w:t>
      </w:r>
      <w:r w:rsidR="00AE4FA4">
        <w:rPr>
          <w:color w:val="000000" w:themeColor="text1"/>
        </w:rPr>
        <w:t xml:space="preserve"> </w:t>
      </w:r>
      <w:r w:rsidRPr="004F09C9">
        <w:rPr>
          <w:color w:val="000000" w:themeColor="text1"/>
        </w:rPr>
        <w:t>.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After decades of observations, the critical photoperiod of these mosquitoes shifted down from 15.79 hours to 15.19 hours</w:t>
      </w:r>
      <w:r w:rsidR="00AE4FA4">
        <w:rPr>
          <w:color w:val="000000" w:themeColor="text1"/>
        </w:rPr>
        <w:t xml:space="preserve"> (Bradshaw et al., 2004)</w:t>
      </w:r>
      <w:r w:rsidRPr="004F09C9">
        <w:rPr>
          <w:color w:val="000000" w:themeColor="text1"/>
        </w:rPr>
        <w:t>. The shift in critical photoperiod corresponds to a 9-day delay in the onset of diapause in the fall</w:t>
      </w:r>
      <w:r w:rsidR="00AE4FA4">
        <w:rPr>
          <w:color w:val="000000" w:themeColor="text1"/>
        </w:rPr>
        <w:t xml:space="preserve"> (Bradshaw et al., 2004)</w:t>
      </w:r>
      <w:r w:rsidRPr="004F09C9">
        <w:rPr>
          <w:color w:val="000000" w:themeColor="text1"/>
        </w:rPr>
        <w:t>. This delay in diapause initiation gives mosquito larvae longer to grow and accumulate nutrition reserves to get them through diapause</w:t>
      </w:r>
      <w:r w:rsidR="00CE792D">
        <w:rPr>
          <w:color w:val="000000" w:themeColor="text1"/>
        </w:rPr>
        <w:t>.</w:t>
      </w:r>
    </w:p>
    <w:p w14:paraId="5815E519" w14:textId="77777777" w:rsidR="006F58EA" w:rsidRPr="004F09C9" w:rsidRDefault="00D27C9E" w:rsidP="00BA2A57">
      <w:pPr>
        <w:spacing w:line="480" w:lineRule="auto"/>
        <w:ind w:left="-15" w:right="167" w:firstLine="468"/>
        <w:rPr>
          <w:color w:val="000000" w:themeColor="text1"/>
        </w:rPr>
      </w:pPr>
      <w:r w:rsidRPr="004F09C9">
        <w:rPr>
          <w:color w:val="000000" w:themeColor="text1"/>
        </w:rPr>
        <w:t xml:space="preserve">A similar shift in critical photoperiod has also been noted in </w:t>
      </w:r>
      <w:r w:rsidR="00CE792D">
        <w:rPr>
          <w:color w:val="000000" w:themeColor="text1"/>
        </w:rPr>
        <w:t xml:space="preserve">the </w:t>
      </w:r>
      <w:r w:rsidR="00CE792D" w:rsidRPr="004F09C9">
        <w:rPr>
          <w:color w:val="000000" w:themeColor="text1"/>
        </w:rPr>
        <w:t>fall webworm</w:t>
      </w:r>
      <w:r w:rsidR="00CE792D">
        <w:rPr>
          <w:color w:val="000000" w:themeColor="text1"/>
        </w:rPr>
        <w:t xml:space="preserve">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r w:rsidR="00CE792D">
        <w:rPr>
          <w:color w:val="000000" w:themeColor="text1"/>
        </w:rPr>
        <w:t>)</w:t>
      </w:r>
      <w:r w:rsidRPr="004F09C9">
        <w:rPr>
          <w:color w:val="000000" w:themeColor="text1"/>
        </w:rPr>
        <w:t xml:space="preserve">. </w:t>
      </w:r>
      <w:proofErr w:type="spellStart"/>
      <w:r w:rsidRPr="004F09C9">
        <w:rPr>
          <w:color w:val="000000" w:themeColor="text1"/>
        </w:rPr>
        <w:t>Gomi</w:t>
      </w:r>
      <w:proofErr w:type="spellEnd"/>
      <w:r w:rsidRPr="004F09C9">
        <w:rPr>
          <w:color w:val="000000" w:themeColor="text1"/>
        </w:rPr>
        <w:t xml:space="preserve"> et al. collected </w:t>
      </w:r>
      <w:r w:rsidR="00CE792D">
        <w:rPr>
          <w:color w:val="000000" w:themeColor="text1"/>
        </w:rPr>
        <w:t xml:space="preserve">fall </w:t>
      </w:r>
      <w:r w:rsidRPr="004F09C9">
        <w:rPr>
          <w:color w:val="000000" w:themeColor="text1"/>
        </w:rPr>
        <w:t>webworm larvae from the same field site in 1988 and</w:t>
      </w:r>
    </w:p>
    <w:p w14:paraId="5B02E2CC" w14:textId="77777777" w:rsidR="006F58EA" w:rsidRPr="004F09C9" w:rsidRDefault="00D27C9E" w:rsidP="00BA2A57">
      <w:pPr>
        <w:spacing w:line="480" w:lineRule="auto"/>
        <w:ind w:left="-15" w:right="90" w:firstLine="0"/>
        <w:rPr>
          <w:color w:val="000000" w:themeColor="text1"/>
        </w:rPr>
      </w:pPr>
      <w:r w:rsidRPr="004F09C9">
        <w:rPr>
          <w:color w:val="000000" w:themeColor="text1"/>
        </w:rPr>
        <w:t>2002, reared them at 20</w:t>
      </w:r>
      <w:r w:rsidR="00834A89">
        <w:rPr>
          <w:rFonts w:ascii="Cambria" w:eastAsia="Cambria" w:hAnsi="Cambria" w:cs="Cambria"/>
          <w:color w:val="000000" w:themeColor="text1"/>
          <w:vertAlign w:val="superscript"/>
        </w:rPr>
        <w:t>°</w:t>
      </w:r>
      <w:r w:rsidRPr="004F09C9">
        <w:rPr>
          <w:color w:val="000000" w:themeColor="text1"/>
        </w:rPr>
        <w:t>C, and measured their response to a range of photoperiod</w:t>
      </w:r>
      <w:r w:rsidR="00CD4C44">
        <w:rPr>
          <w:color w:val="000000" w:themeColor="text1"/>
        </w:rPr>
        <w:t>s</w:t>
      </w:r>
      <w:r w:rsidRPr="004F09C9">
        <w:rPr>
          <w:color w:val="000000" w:themeColor="text1"/>
        </w:rPr>
        <w:t xml:space="preserve"> between 14L:10D to 14.5L:9.5D. The photoperiod that induced diapause among larvae collected in 2002 </w:t>
      </w:r>
      <w:r w:rsidRPr="004F09C9">
        <w:rPr>
          <w:color w:val="000000" w:themeColor="text1"/>
        </w:rPr>
        <w:lastRenderedPageBreak/>
        <w:t>was shorted by 8 minutes compared to larvae collected in 1988 (</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18C38979" w14:textId="77777777"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lead 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w:t>
      </w:r>
      <w:r>
        <w:rPr>
          <w:color w:val="000000" w:themeColor="text1"/>
        </w:rPr>
        <w:lastRenderedPageBreak/>
        <w:t xml:space="preserve">short-diapause genotype could </w:t>
      </w:r>
      <w:r w:rsidRPr="004F09C9">
        <w:rPr>
          <w:color w:val="000000" w:themeColor="text1"/>
        </w:rPr>
        <w:t xml:space="preserve">suggest </w:t>
      </w:r>
      <w:r>
        <w:rPr>
          <w:color w:val="000000" w:themeColor="text1"/>
        </w:rPr>
        <w:t xml:space="preserve">that </w:t>
      </w:r>
      <w:r w:rsidRPr="004F09C9">
        <w:rPr>
          <w:color w:val="000000" w:themeColor="text1"/>
        </w:rPr>
        <w:t xml:space="preserve">an increased sensitivity to the cues that terminate diapause </w:t>
      </w:r>
      <w:r>
        <w:rPr>
          <w:color w:val="000000" w:themeColor="text1"/>
        </w:rPr>
        <w:t xml:space="preserve">and it could </w:t>
      </w:r>
      <w:r w:rsidRPr="004F09C9">
        <w:rPr>
          <w:color w:val="000000" w:themeColor="text1"/>
        </w:rPr>
        <w:t xml:space="preserve">be one way 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207DA6E0" w14:textId="77777777"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larvae.</w:t>
      </w:r>
    </w:p>
    <w:p w14:paraId="0F779088" w14:textId="77777777" w:rsidR="009D38F1" w:rsidRDefault="009D38F1" w:rsidP="009D38F1">
      <w:pPr>
        <w:spacing w:line="480" w:lineRule="auto"/>
        <w:ind w:left="0" w:right="90" w:firstLine="720"/>
        <w:rPr>
          <w:color w:val="000000" w:themeColor="text1"/>
        </w:rPr>
      </w:pPr>
      <w:r w:rsidRPr="00B134B2">
        <w:rPr>
          <w:color w:val="000000" w:themeColor="text1"/>
        </w:rPr>
        <w:t xml:space="preserve">Longer and warmer growing seasons have the potential to increase insect feeding, mating, and voltinism. Climate change will affect insect populations, and how insects respond to climate change will determine which insects are losers and which are winners,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is no exception. European corn borer is a major agricultural pest here in the United </w:t>
      </w:r>
      <w:r w:rsidRPr="00B134B2">
        <w:rPr>
          <w:color w:val="000000" w:themeColor="text1"/>
        </w:rPr>
        <w:lastRenderedPageBreak/>
        <w:t xml:space="preserve">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78F06AE0" w14:textId="77777777" w:rsidR="009D38F1" w:rsidRDefault="009D38F1" w:rsidP="00CE5B15">
      <w:pPr>
        <w:spacing w:line="480" w:lineRule="auto"/>
        <w:ind w:left="-15" w:right="90" w:firstLine="468"/>
        <w:rPr>
          <w:color w:val="000000" w:themeColor="text1"/>
        </w:rPr>
      </w:pPr>
    </w:p>
    <w:p w14:paraId="3A40F96E" w14:textId="77777777" w:rsidR="008262F8" w:rsidRDefault="008262F8" w:rsidP="00CE5B15">
      <w:pPr>
        <w:spacing w:line="480" w:lineRule="auto"/>
        <w:ind w:left="-15" w:right="90" w:firstLine="468"/>
        <w:rPr>
          <w:color w:val="000000" w:themeColor="text1"/>
        </w:rPr>
      </w:pPr>
    </w:p>
    <w:p w14:paraId="69ADB3B8" w14:textId="77777777" w:rsidR="008262F8" w:rsidRDefault="008262F8" w:rsidP="00CE5B15">
      <w:pPr>
        <w:spacing w:line="480" w:lineRule="auto"/>
        <w:ind w:left="-15" w:right="90" w:firstLine="468"/>
        <w:rPr>
          <w:color w:val="000000" w:themeColor="text1"/>
        </w:rPr>
      </w:pPr>
    </w:p>
    <w:p w14:paraId="47D493FA" w14:textId="77777777" w:rsidR="00350BD0" w:rsidRDefault="00350BD0">
      <w:pPr>
        <w:spacing w:after="227" w:line="259" w:lineRule="auto"/>
        <w:ind w:left="0" w:firstLine="0"/>
        <w:rPr>
          <w:color w:val="000000" w:themeColor="text1"/>
        </w:rPr>
      </w:pPr>
    </w:p>
    <w:p w14:paraId="413DBA8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2DA136B2" wp14:editId="1CBC14C5">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6"/>
                    <a:stretch>
                      <a:fillRect/>
                    </a:stretch>
                  </pic:blipFill>
                  <pic:spPr>
                    <a:xfrm>
                      <a:off x="0" y="0"/>
                      <a:ext cx="5289896" cy="6845748"/>
                    </a:xfrm>
                    <a:prstGeom prst="rect">
                      <a:avLst/>
                    </a:prstGeom>
                  </pic:spPr>
                </pic:pic>
              </a:graphicData>
            </a:graphic>
          </wp:inline>
        </w:drawing>
      </w:r>
    </w:p>
    <w:p w14:paraId="7828DB26" w14:textId="77777777" w:rsidR="006F58EA" w:rsidRPr="004F09C9" w:rsidRDefault="00350BD0" w:rsidP="0089758D">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commentRangeStart w:id="354"/>
      <w:r w:rsidR="001B780C">
        <w:rPr>
          <w:color w:val="000000" w:themeColor="text1"/>
        </w:rPr>
        <w:t>Peak w</w:t>
      </w:r>
      <w:r w:rsidRPr="004F09C9">
        <w:rPr>
          <w:color w:val="000000" w:themeColor="text1"/>
        </w:rPr>
        <w:t xml:space="preserve">et mass accumulation </w:t>
      </w:r>
      <w:r w:rsidR="001B780C">
        <w:rPr>
          <w:color w:val="000000" w:themeColor="text1"/>
        </w:rPr>
        <w:t>between with different diapause-genotypes.</w:t>
      </w:r>
      <w:r w:rsidRPr="004F09C9">
        <w:rPr>
          <w:color w:val="000000" w:themeColor="text1"/>
        </w:rPr>
        <w:t xml:space="preserve"> </w:t>
      </w:r>
      <w:commentRangeEnd w:id="354"/>
      <w:r>
        <w:rPr>
          <w:rStyle w:val="CommentReference"/>
        </w:rPr>
        <w:commentReference w:id="354"/>
      </w:r>
      <w:r w:rsidRPr="004F09C9">
        <w:rPr>
          <w:color w:val="000000" w:themeColor="text1"/>
        </w:rPr>
        <w:t xml:space="preserve">When </w:t>
      </w:r>
      <w:r w:rsidRPr="00190BFD">
        <w:rPr>
          <w:color w:val="000000" w:themeColor="text1"/>
          <w:highlight w:val="yellow"/>
          <w:rPrChange w:id="355" w:author="Dan Hahn" w:date="2019-03-05T12:57:00Z">
            <w:rPr>
              <w:color w:val="000000" w:themeColor="text1"/>
            </w:rPr>
          </w:rPrChange>
        </w:rPr>
        <w:t>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526C3D69" w14:textId="77777777" w:rsidR="006F58EA" w:rsidRPr="004F09C9" w:rsidRDefault="006F58EA">
      <w:pPr>
        <w:spacing w:line="238" w:lineRule="auto"/>
        <w:ind w:left="1178" w:right="90"/>
        <w:rPr>
          <w:color w:val="000000" w:themeColor="text1"/>
        </w:rPr>
      </w:pPr>
    </w:p>
    <w:p w14:paraId="1D7CC1AF"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767595B1" wp14:editId="17FC961F">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27"/>
                    <a:stretch>
                      <a:fillRect/>
                    </a:stretch>
                  </pic:blipFill>
                  <pic:spPr>
                    <a:xfrm>
                      <a:off x="0" y="0"/>
                      <a:ext cx="4636082" cy="5999635"/>
                    </a:xfrm>
                    <a:prstGeom prst="rect">
                      <a:avLst/>
                    </a:prstGeom>
                  </pic:spPr>
                </pic:pic>
              </a:graphicData>
            </a:graphic>
          </wp:inline>
        </w:drawing>
      </w:r>
    </w:p>
    <w:p w14:paraId="561F1690" w14:textId="77777777" w:rsidR="00010B8E"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xml:space="preserve">. </w:t>
      </w:r>
      <w:r w:rsidRPr="00190BFD">
        <w:rPr>
          <w:color w:val="000000" w:themeColor="text1"/>
          <w:highlight w:val="yellow"/>
          <w:rPrChange w:id="356" w:author="Dan Hahn" w:date="2019-03-05T12:57:00Z">
            <w:rPr>
              <w:color w:val="000000" w:themeColor="text1"/>
            </w:rPr>
          </w:rPrChange>
        </w:rPr>
        <w:t>Compari</w:t>
      </w:r>
      <w:r w:rsidR="001B780C" w:rsidRPr="00190BFD">
        <w:rPr>
          <w:color w:val="000000" w:themeColor="text1"/>
          <w:highlight w:val="yellow"/>
          <w:rPrChange w:id="357" w:author="Dan Hahn" w:date="2019-03-05T12:57:00Z">
            <w:rPr>
              <w:color w:val="000000" w:themeColor="text1"/>
            </w:rPr>
          </w:rPrChange>
        </w:rPr>
        <w:t>son of</w:t>
      </w:r>
      <w:r w:rsidRPr="00190BFD">
        <w:rPr>
          <w:color w:val="000000" w:themeColor="text1"/>
          <w:highlight w:val="yellow"/>
          <w:rPrChange w:id="358" w:author="Dan Hahn" w:date="2019-03-05T12:57:00Z">
            <w:rPr>
              <w:color w:val="000000" w:themeColor="text1"/>
            </w:rPr>
          </w:rPrChange>
        </w:rPr>
        <w:t xml:space="preserve"> CO</w:t>
      </w:r>
      <w:r w:rsidRPr="00190BFD">
        <w:rPr>
          <w:color w:val="000000" w:themeColor="text1"/>
          <w:highlight w:val="yellow"/>
          <w:vertAlign w:val="subscript"/>
          <w:rPrChange w:id="359" w:author="Dan Hahn" w:date="2019-03-05T12:57:00Z">
            <w:rPr>
              <w:color w:val="000000" w:themeColor="text1"/>
              <w:vertAlign w:val="subscript"/>
            </w:rPr>
          </w:rPrChange>
        </w:rPr>
        <w:t xml:space="preserve">2 </w:t>
      </w:r>
      <w:r w:rsidRPr="00190BFD">
        <w:rPr>
          <w:color w:val="000000" w:themeColor="text1"/>
          <w:highlight w:val="yellow"/>
          <w:rPrChange w:id="360" w:author="Dan Hahn" w:date="2019-03-05T12:57:00Z">
            <w:rPr>
              <w:color w:val="000000" w:themeColor="text1"/>
            </w:rPr>
          </w:rPrChange>
        </w:rPr>
        <w:t>production among larvae with the same diapause genotype</w:t>
      </w:r>
      <w:r w:rsidR="001B780C" w:rsidRPr="00190BFD">
        <w:rPr>
          <w:color w:val="000000" w:themeColor="text1"/>
          <w:highlight w:val="yellow"/>
          <w:rPrChange w:id="361" w:author="Dan Hahn" w:date="2019-03-05T12:57:00Z">
            <w:rPr>
              <w:color w:val="000000" w:themeColor="text1"/>
            </w:rPr>
          </w:rPrChange>
        </w:rPr>
        <w:t>.</w:t>
      </w:r>
      <w:r w:rsidRPr="00190BFD">
        <w:rPr>
          <w:color w:val="000000" w:themeColor="text1"/>
          <w:highlight w:val="yellow"/>
          <w:rPrChange w:id="362" w:author="Dan Hahn" w:date="2019-03-05T12:57:00Z">
            <w:rPr>
              <w:color w:val="000000" w:themeColor="text1"/>
            </w:rPr>
          </w:rPrChange>
        </w:rPr>
        <w:t xml:space="preserve"> Co</w:t>
      </w:r>
      <w:r w:rsidRPr="00190BFD">
        <w:rPr>
          <w:color w:val="000000" w:themeColor="text1"/>
          <w:highlight w:val="yellow"/>
          <w:vertAlign w:val="subscript"/>
          <w:rPrChange w:id="363" w:author="Dan Hahn" w:date="2019-03-05T12:57:00Z">
            <w:rPr>
              <w:color w:val="000000" w:themeColor="text1"/>
              <w:vertAlign w:val="subscript"/>
            </w:rPr>
          </w:rPrChange>
        </w:rPr>
        <w:t xml:space="preserve">2 </w:t>
      </w:r>
      <w:r w:rsidRPr="00190BFD">
        <w:rPr>
          <w:color w:val="000000" w:themeColor="text1"/>
          <w:highlight w:val="yellow"/>
          <w:rPrChange w:id="364" w:author="Dan Hahn" w:date="2019-03-05T12:57:00Z">
            <w:rPr>
              <w:color w:val="000000" w:themeColor="text1"/>
            </w:rPr>
          </w:rPrChange>
        </w:rPr>
        <w:t>production was compared on the day wet mass peaked. Red arrows point towards wet mass peak days and asterisks "*" represent significance. (A) CO</w:t>
      </w:r>
      <w:r w:rsidRPr="00190BFD">
        <w:rPr>
          <w:color w:val="000000" w:themeColor="text1"/>
          <w:highlight w:val="yellow"/>
          <w:vertAlign w:val="subscript"/>
          <w:rPrChange w:id="365" w:author="Dan Hahn" w:date="2019-03-05T12:57:00Z">
            <w:rPr>
              <w:color w:val="000000" w:themeColor="text1"/>
              <w:vertAlign w:val="subscript"/>
            </w:rPr>
          </w:rPrChange>
        </w:rPr>
        <w:t xml:space="preserve">2 </w:t>
      </w:r>
      <w:r w:rsidRPr="00190BFD">
        <w:rPr>
          <w:color w:val="000000" w:themeColor="text1"/>
          <w:highlight w:val="yellow"/>
          <w:rPrChange w:id="366" w:author="Dan Hahn" w:date="2019-03-05T12:57:00Z">
            <w:rPr>
              <w:color w:val="000000" w:themeColor="text1"/>
            </w:rPr>
          </w:rPrChange>
        </w:rPr>
        <w:t>production compared between long-diapause genotype larvae in diapause programming conditions (blue) and non-diapause conditions (black). Mass peak days: day-9 reared in diapause programming conditions and day-5 in non-diapause conditions. CO</w:t>
      </w:r>
      <w:r w:rsidRPr="00190BFD">
        <w:rPr>
          <w:color w:val="000000" w:themeColor="text1"/>
          <w:highlight w:val="yellow"/>
          <w:vertAlign w:val="subscript"/>
          <w:rPrChange w:id="367" w:author="Dan Hahn" w:date="2019-03-05T12:57:00Z">
            <w:rPr>
              <w:color w:val="000000" w:themeColor="text1"/>
              <w:vertAlign w:val="subscript"/>
            </w:rPr>
          </w:rPrChange>
        </w:rPr>
        <w:t xml:space="preserve">2 </w:t>
      </w:r>
      <w:r w:rsidRPr="00190BFD">
        <w:rPr>
          <w:color w:val="000000" w:themeColor="text1"/>
          <w:highlight w:val="yellow"/>
          <w:rPrChange w:id="368" w:author="Dan Hahn" w:date="2019-03-05T12:57:00Z">
            <w:rPr>
              <w:color w:val="000000" w:themeColor="text1"/>
            </w:rPr>
          </w:rPrChange>
        </w:rPr>
        <w:t>production in diapause-programmed larvae was significantly different (F-statistic=22.52, DF=30, p-value</w:t>
      </w:r>
      <w:r w:rsidRPr="00190BFD">
        <w:rPr>
          <w:rFonts w:ascii="Cambria" w:eastAsia="Cambria" w:hAnsi="Cambria" w:cs="Cambria"/>
          <w:i/>
          <w:color w:val="000000" w:themeColor="text1"/>
          <w:highlight w:val="yellow"/>
          <w:rPrChange w:id="369" w:author="Dan Hahn" w:date="2019-03-05T12:57:00Z">
            <w:rPr>
              <w:rFonts w:ascii="Cambria" w:eastAsia="Cambria" w:hAnsi="Cambria" w:cs="Cambria"/>
              <w:i/>
              <w:color w:val="000000" w:themeColor="text1"/>
            </w:rPr>
          </w:rPrChange>
        </w:rPr>
        <w:t>&lt;</w:t>
      </w:r>
      <w:r w:rsidRPr="00190BFD">
        <w:rPr>
          <w:color w:val="000000" w:themeColor="text1"/>
          <w:highlight w:val="yellow"/>
          <w:rPrChange w:id="370" w:author="Dan Hahn" w:date="2019-03-05T12:57:00Z">
            <w:rPr>
              <w:color w:val="000000" w:themeColor="text1"/>
            </w:rPr>
          </w:rPrChange>
        </w:rPr>
        <w:t>0.000). (B) CO</w:t>
      </w:r>
      <w:r w:rsidRPr="00190BFD">
        <w:rPr>
          <w:color w:val="000000" w:themeColor="text1"/>
          <w:highlight w:val="yellow"/>
          <w:vertAlign w:val="subscript"/>
          <w:rPrChange w:id="371" w:author="Dan Hahn" w:date="2019-03-05T12:57:00Z">
            <w:rPr>
              <w:color w:val="000000" w:themeColor="text1"/>
              <w:vertAlign w:val="subscript"/>
            </w:rPr>
          </w:rPrChange>
        </w:rPr>
        <w:t xml:space="preserve">2 </w:t>
      </w:r>
      <w:r w:rsidRPr="00190BFD">
        <w:rPr>
          <w:color w:val="000000" w:themeColor="text1"/>
          <w:highlight w:val="yellow"/>
          <w:rPrChange w:id="372" w:author="Dan Hahn" w:date="2019-03-05T12:57:00Z">
            <w:rPr>
              <w:color w:val="000000" w:themeColor="text1"/>
            </w:rPr>
          </w:rPrChange>
        </w:rPr>
        <w:t>production compared between short-diapause genotype larvae reared in diapause programming conditions (pink) and non-diapause conditions (black). Mass peak days: day-6 in diapause programming conditions and day-3 in non-diapause conditions. CO</w:t>
      </w:r>
      <w:r w:rsidRPr="00190BFD">
        <w:rPr>
          <w:color w:val="000000" w:themeColor="text1"/>
          <w:highlight w:val="yellow"/>
          <w:vertAlign w:val="subscript"/>
          <w:rPrChange w:id="373" w:author="Dan Hahn" w:date="2019-03-05T12:57:00Z">
            <w:rPr>
              <w:color w:val="000000" w:themeColor="text1"/>
              <w:vertAlign w:val="subscript"/>
            </w:rPr>
          </w:rPrChange>
        </w:rPr>
        <w:t xml:space="preserve">2 </w:t>
      </w:r>
      <w:r w:rsidRPr="00190BFD">
        <w:rPr>
          <w:color w:val="000000" w:themeColor="text1"/>
          <w:highlight w:val="yellow"/>
          <w:rPrChange w:id="374" w:author="Dan Hahn" w:date="2019-03-05T12:57:00Z">
            <w:rPr>
              <w:color w:val="000000" w:themeColor="text1"/>
            </w:rPr>
          </w:rPrChange>
        </w:rPr>
        <w:t>production in diapause-programmed larvae was significantly different (F-statistic=24.91, DF=43, p-value</w:t>
      </w:r>
      <w:r w:rsidRPr="00190BFD">
        <w:rPr>
          <w:rFonts w:ascii="Cambria" w:eastAsia="Cambria" w:hAnsi="Cambria" w:cs="Cambria"/>
          <w:i/>
          <w:color w:val="000000" w:themeColor="text1"/>
          <w:highlight w:val="yellow"/>
          <w:rPrChange w:id="375" w:author="Dan Hahn" w:date="2019-03-05T12:57:00Z">
            <w:rPr>
              <w:rFonts w:ascii="Cambria" w:eastAsia="Cambria" w:hAnsi="Cambria" w:cs="Cambria"/>
              <w:i/>
              <w:color w:val="000000" w:themeColor="text1"/>
            </w:rPr>
          </w:rPrChange>
        </w:rPr>
        <w:t>&lt;</w:t>
      </w:r>
      <w:r w:rsidRPr="00190BFD">
        <w:rPr>
          <w:color w:val="000000" w:themeColor="text1"/>
          <w:highlight w:val="yellow"/>
          <w:rPrChange w:id="376" w:author="Dan Hahn" w:date="2019-03-05T12:57:00Z">
            <w:rPr>
              <w:color w:val="000000" w:themeColor="text1"/>
            </w:rPr>
          </w:rPrChange>
        </w:rPr>
        <w:t>0.000).</w:t>
      </w:r>
    </w:p>
    <w:p w14:paraId="01B170CD"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5017EF9D" wp14:editId="41503765">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28"/>
                    <a:stretch>
                      <a:fillRect/>
                    </a:stretch>
                  </pic:blipFill>
                  <pic:spPr>
                    <a:xfrm>
                      <a:off x="0" y="0"/>
                      <a:ext cx="4754921" cy="6153427"/>
                    </a:xfrm>
                    <a:prstGeom prst="rect">
                      <a:avLst/>
                    </a:prstGeom>
                  </pic:spPr>
                </pic:pic>
              </a:graphicData>
            </a:graphic>
          </wp:inline>
        </w:drawing>
      </w:r>
    </w:p>
    <w:p w14:paraId="0F411DD3" w14:textId="77777777" w:rsidR="001763AE"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 xml:space="preserve">production at day-9 was significantly different than day-6 (F-statistic=30.31, </w:t>
      </w:r>
      <w:proofErr w:type="spellStart"/>
      <w:r w:rsidRPr="004F09C9">
        <w:rPr>
          <w:color w:val="000000" w:themeColor="text1"/>
        </w:rPr>
        <w:t>Df</w:t>
      </w:r>
      <w:proofErr w:type="spellEnd"/>
      <w:r w:rsidRPr="004F09C9">
        <w:rPr>
          <w:color w:val="000000" w:themeColor="text1"/>
        </w:rPr>
        <w:t>=26,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 xml:space="preserve">production was significantly difference on day-5 (F-statistic=13.99, </w:t>
      </w:r>
      <w:proofErr w:type="spellStart"/>
      <w:r w:rsidRPr="004F09C9">
        <w:rPr>
          <w:color w:val="000000" w:themeColor="text1"/>
        </w:rPr>
        <w:t>Df</w:t>
      </w:r>
      <w:proofErr w:type="spellEnd"/>
      <w:r w:rsidRPr="004F09C9">
        <w:rPr>
          <w:color w:val="000000" w:themeColor="text1"/>
        </w:rPr>
        <w:t>=47, p-value</w:t>
      </w:r>
      <w:r w:rsidRPr="004F09C9">
        <w:rPr>
          <w:rFonts w:ascii="Cambria" w:eastAsia="Cambria" w:hAnsi="Cambria" w:cs="Cambria"/>
          <w:i/>
          <w:color w:val="000000" w:themeColor="text1"/>
        </w:rPr>
        <w:t>&lt;</w:t>
      </w:r>
      <w:r w:rsidRPr="004F09C9">
        <w:rPr>
          <w:color w:val="000000" w:themeColor="text1"/>
        </w:rPr>
        <w:t>0.000)</w:t>
      </w:r>
      <w:r>
        <w:rPr>
          <w:color w:val="000000" w:themeColor="text1"/>
        </w:rPr>
        <w:t>.</w:t>
      </w:r>
    </w:p>
    <w:p w14:paraId="5021E7B8"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D6A03F8" wp14:editId="2727189D">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9"/>
                    <a:stretch>
                      <a:fillRect/>
                    </a:stretch>
                  </pic:blipFill>
                  <pic:spPr>
                    <a:xfrm>
                      <a:off x="0" y="0"/>
                      <a:ext cx="5943810" cy="4592944"/>
                    </a:xfrm>
                    <a:prstGeom prst="rect">
                      <a:avLst/>
                    </a:prstGeom>
                  </pic:spPr>
                </pic:pic>
              </a:graphicData>
            </a:graphic>
          </wp:inline>
        </w:drawing>
      </w:r>
    </w:p>
    <w:p w14:paraId="3FC353F0" w14:textId="77777777" w:rsidR="00D436AC" w:rsidRPr="004F09C9" w:rsidRDefault="00D436AC" w:rsidP="000214EB">
      <w:pPr>
        <w:spacing w:after="228" w:line="259" w:lineRule="auto"/>
        <w:ind w:left="0" w:firstLine="0"/>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Comparison 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p>
    <w:p w14:paraId="4377ECB6" w14:textId="77777777" w:rsidR="006F58EA" w:rsidRDefault="006F58EA">
      <w:pPr>
        <w:spacing w:line="251" w:lineRule="auto"/>
        <w:ind w:left="1153" w:right="90" w:hanging="1168"/>
        <w:rPr>
          <w:color w:val="000000" w:themeColor="text1"/>
        </w:rPr>
      </w:pPr>
    </w:p>
    <w:p w14:paraId="6AC0E9BE" w14:textId="77777777" w:rsidR="00B13321" w:rsidRPr="004F09C9" w:rsidRDefault="00B13321">
      <w:pPr>
        <w:spacing w:line="251" w:lineRule="auto"/>
        <w:ind w:left="1153" w:right="90" w:hanging="1168"/>
        <w:rPr>
          <w:color w:val="000000" w:themeColor="text1"/>
        </w:rPr>
      </w:pPr>
    </w:p>
    <w:p w14:paraId="05D3FFE2" w14:textId="77777777"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21E7F882" wp14:editId="5B3552EA">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0"/>
                    <a:stretch>
                      <a:fillRect/>
                    </a:stretch>
                  </pic:blipFill>
                  <pic:spPr>
                    <a:xfrm>
                      <a:off x="0" y="0"/>
                      <a:ext cx="5289896" cy="6845748"/>
                    </a:xfrm>
                    <a:prstGeom prst="rect">
                      <a:avLst/>
                    </a:prstGeom>
                  </pic:spPr>
                </pic:pic>
              </a:graphicData>
            </a:graphic>
          </wp:inline>
        </w:drawing>
      </w:r>
    </w:p>
    <w:p w14:paraId="310C3D1F" w14:textId="77777777" w:rsidR="006F58EA"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DF=14, p-value=0.319).</w:t>
      </w:r>
    </w:p>
    <w:p w14:paraId="3D9194B2"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27BAC3FC" wp14:editId="42FD6061">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31"/>
                    <a:stretch>
                      <a:fillRect/>
                    </a:stretch>
                  </pic:blipFill>
                  <pic:spPr>
                    <a:xfrm>
                      <a:off x="0" y="0"/>
                      <a:ext cx="5349199" cy="6922492"/>
                    </a:xfrm>
                    <a:prstGeom prst="rect">
                      <a:avLst/>
                    </a:prstGeom>
                  </pic:spPr>
                </pic:pic>
              </a:graphicData>
            </a:graphic>
          </wp:inline>
        </w:drawing>
      </w:r>
    </w:p>
    <w:p w14:paraId="1502409E" w14:textId="77777777" w:rsidR="00010B8E" w:rsidRPr="004F09C9"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3224B7">
        <w:rPr>
          <w:color w:val="000000" w:themeColor="text1"/>
        </w:rPr>
        <w:t>Within each strain wandering day did not significantly differ between diapause genotype</w:t>
      </w:r>
      <w:r w:rsidR="005A1E1C">
        <w:rPr>
          <w:color w:val="000000" w:themeColor="text1"/>
        </w:rPr>
        <w:t xml:space="preserve"> (non-diapause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 xml:space="preserve">t-value -45.82, </w:t>
      </w:r>
      <w:proofErr w:type="spellStart"/>
      <w:r w:rsidR="002841A6">
        <w:rPr>
          <w:color w:val="000000" w:themeColor="text1"/>
        </w:rPr>
        <w:t>Df</w:t>
      </w:r>
      <w:proofErr w:type="spellEnd"/>
      <w:r w:rsidR="002841A6">
        <w:rPr>
          <w:color w:val="000000" w:themeColor="text1"/>
        </w:rPr>
        <w:t>= 3381, p-value&lt;0.000</w:t>
      </w:r>
      <w:r w:rsidR="00E634D0">
        <w:rPr>
          <w:color w:val="000000" w:themeColor="text1"/>
        </w:rPr>
        <w:t>)</w:t>
      </w:r>
      <w:commentRangeStart w:id="377"/>
      <w:r w:rsidR="002841A6">
        <w:rPr>
          <w:color w:val="000000" w:themeColor="text1"/>
        </w:rPr>
        <w:t>.</w:t>
      </w:r>
      <w:commentRangeEnd w:id="377"/>
      <w:r>
        <w:rPr>
          <w:rStyle w:val="CommentReference"/>
        </w:rPr>
        <w:commentReference w:id="377"/>
      </w:r>
      <w:r w:rsidR="003224B7">
        <w:rPr>
          <w:color w:val="000000" w:themeColor="text1"/>
        </w:rPr>
        <w:t xml:space="preserve">  </w:t>
      </w:r>
    </w:p>
    <w:p w14:paraId="1275999C"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D674E2C" wp14:editId="4F2E94CC">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2"/>
                    <a:stretch>
                      <a:fillRect/>
                    </a:stretch>
                  </pic:blipFill>
                  <pic:spPr>
                    <a:xfrm>
                      <a:off x="0" y="0"/>
                      <a:ext cx="4457705" cy="5768795"/>
                    </a:xfrm>
                    <a:prstGeom prst="rect">
                      <a:avLst/>
                    </a:prstGeom>
                  </pic:spPr>
                </pic:pic>
              </a:graphicData>
            </a:graphic>
          </wp:inline>
        </w:drawing>
      </w:r>
    </w:p>
    <w:p w14:paraId="4492AF97" w14:textId="77777777" w:rsidR="006F58EA" w:rsidRPr="004F09C9"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represent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 xml:space="preserve">85, </w:t>
      </w:r>
      <w:proofErr w:type="spellStart"/>
      <w:r w:rsidR="00B71FB5" w:rsidRPr="004F09C9">
        <w:rPr>
          <w:color w:val="000000" w:themeColor="text1"/>
        </w:rPr>
        <w:t>Df</w:t>
      </w:r>
      <w:proofErr w:type="spell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 xml:space="preserve">0.000) and photoperiod (t-value=-9.66, </w:t>
      </w:r>
      <w:proofErr w:type="spellStart"/>
      <w:r w:rsidRPr="004F09C9">
        <w:rPr>
          <w:color w:val="000000" w:themeColor="text1"/>
        </w:rPr>
        <w:t>Df</w:t>
      </w:r>
      <w:proofErr w:type="spellEnd"/>
      <w:r w:rsidRPr="004F09C9">
        <w:rPr>
          <w:color w:val="000000" w:themeColor="text1"/>
        </w:rPr>
        <w:t>=133.3,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r w:rsidR="00E872D5">
        <w:rPr>
          <w:color w:val="000000" w:themeColor="text1"/>
        </w:rPr>
        <w:t>a</w:t>
      </w:r>
      <w:r w:rsidRPr="004F09C9">
        <w:rPr>
          <w:color w:val="000000" w:themeColor="text1"/>
        </w:rPr>
        <w:t xml:space="preserve">ffected by diapause genotype (t-value=4.08, </w:t>
      </w:r>
      <w:proofErr w:type="spellStart"/>
      <w:r w:rsidRPr="004F09C9">
        <w:rPr>
          <w:color w:val="000000" w:themeColor="text1"/>
        </w:rPr>
        <w:t>Df</w:t>
      </w:r>
      <w:proofErr w:type="spellEnd"/>
      <w:r w:rsidRPr="004F09C9">
        <w:rPr>
          <w:color w:val="000000" w:themeColor="text1"/>
        </w:rPr>
        <w:t>=186.8, p-value</w:t>
      </w:r>
      <w:r w:rsidRPr="004F09C9">
        <w:rPr>
          <w:rFonts w:ascii="Cambria" w:eastAsia="Cambria" w:hAnsi="Cambria" w:cs="Cambria"/>
          <w:i/>
          <w:color w:val="000000" w:themeColor="text1"/>
        </w:rPr>
        <w:t>&lt;</w:t>
      </w:r>
      <w:r w:rsidRPr="004F09C9">
        <w:rPr>
          <w:color w:val="000000" w:themeColor="text1"/>
        </w:rPr>
        <w:t xml:space="preserve">0.000) and photoperiod (t-value=-10.23, </w:t>
      </w:r>
      <w:proofErr w:type="spellStart"/>
      <w:r w:rsidRPr="004F09C9">
        <w:rPr>
          <w:color w:val="000000" w:themeColor="text1"/>
        </w:rPr>
        <w:t>Df</w:t>
      </w:r>
      <w:proofErr w:type="spellEnd"/>
      <w:r w:rsidRPr="004F09C9">
        <w:rPr>
          <w:color w:val="000000" w:themeColor="text1"/>
        </w:rPr>
        <w:t>=191.6, p-value</w:t>
      </w:r>
      <w:r w:rsidRPr="004F09C9">
        <w:rPr>
          <w:rFonts w:ascii="Cambria" w:eastAsia="Cambria" w:hAnsi="Cambria" w:cs="Cambria"/>
          <w:i/>
          <w:color w:val="000000" w:themeColor="text1"/>
        </w:rPr>
        <w:t>&lt;</w:t>
      </w:r>
      <w:r w:rsidRPr="004F09C9">
        <w:rPr>
          <w:color w:val="000000" w:themeColor="text1"/>
        </w:rPr>
        <w:t>0.000).</w:t>
      </w:r>
    </w:p>
    <w:p w14:paraId="4A671D5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90F3365" wp14:editId="67338900">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3"/>
                    <a:stretch>
                      <a:fillRect/>
                    </a:stretch>
                  </pic:blipFill>
                  <pic:spPr>
                    <a:xfrm>
                      <a:off x="0" y="0"/>
                      <a:ext cx="4398324" cy="5691949"/>
                    </a:xfrm>
                    <a:prstGeom prst="rect">
                      <a:avLst/>
                    </a:prstGeom>
                  </pic:spPr>
                </pic:pic>
              </a:graphicData>
            </a:graphic>
          </wp:inline>
        </w:drawing>
      </w:r>
      <w:bookmarkStart w:id="378" w:name="_GoBack"/>
      <w:bookmarkEnd w:id="378"/>
    </w:p>
    <w:p w14:paraId="70DDFC4E" w14:textId="77777777" w:rsidR="006F58EA" w:rsidRPr="004F09C9"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Comparing lipid mass depletion and lean mass depletion between individuals reared in diapause programming conditions. (A) Comparing lean mass depletion during diapause between the long-diapause genotype (red) and short-diapause genotype (blue). Lean mass depletion during diapause was significantly different between diapause genotypes (t-value=2.45, </w:t>
      </w:r>
      <w:proofErr w:type="spellStart"/>
      <w:r w:rsidRPr="004F09C9">
        <w:rPr>
          <w:color w:val="000000" w:themeColor="text1"/>
        </w:rPr>
        <w:t>Df</w:t>
      </w:r>
      <w:proofErr w:type="spellEnd"/>
      <w:r w:rsidRPr="004F09C9">
        <w:rPr>
          <w:color w:val="000000" w:themeColor="text1"/>
        </w:rPr>
        <w:t>=10.</w:t>
      </w:r>
      <w:r w:rsidR="00B71FB5" w:rsidRPr="004F09C9">
        <w:rPr>
          <w:color w:val="000000" w:themeColor="text1"/>
        </w:rPr>
        <w:t>7, p</w:t>
      </w:r>
      <w:r w:rsidRPr="004F09C9">
        <w:rPr>
          <w:color w:val="000000" w:themeColor="text1"/>
        </w:rPr>
        <w:t xml:space="preserve">-value=0.033).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w:t>
      </w:r>
      <w:r w:rsidR="00E872D5">
        <w:rPr>
          <w:color w:val="000000" w:themeColor="text1"/>
        </w:rPr>
        <w:t>a</w:t>
      </w:r>
      <w:r w:rsidRPr="004F09C9">
        <w:rPr>
          <w:color w:val="000000" w:themeColor="text1"/>
        </w:rPr>
        <w:t xml:space="preserve">ffected by diapause genotype (t-value=4.74, </w:t>
      </w:r>
      <w:proofErr w:type="spellStart"/>
      <w:r w:rsidRPr="004F09C9">
        <w:rPr>
          <w:color w:val="000000" w:themeColor="text1"/>
        </w:rPr>
        <w:t>Df</w:t>
      </w:r>
      <w:proofErr w:type="spellEnd"/>
      <w:r w:rsidRPr="004F09C9">
        <w:rPr>
          <w:color w:val="000000" w:themeColor="text1"/>
        </w:rPr>
        <w:t>=16.7,</w:t>
      </w:r>
      <w:r w:rsidR="003224B7">
        <w:rPr>
          <w:color w:val="000000" w:themeColor="text1"/>
        </w:rPr>
        <w:t xml:space="preserve"> </w:t>
      </w:r>
      <w:r w:rsidRPr="004F09C9">
        <w:rPr>
          <w:color w:val="000000" w:themeColor="text1"/>
        </w:rPr>
        <w:t xml:space="preserve">p-value=0.000) and Sample day fifteen significantly </w:t>
      </w:r>
      <w:r w:rsidR="00B71FB5" w:rsidRPr="004F09C9">
        <w:rPr>
          <w:color w:val="000000" w:themeColor="text1"/>
        </w:rPr>
        <w:t>affected</w:t>
      </w:r>
      <w:r w:rsidRPr="004F09C9">
        <w:rPr>
          <w:color w:val="000000" w:themeColor="text1"/>
        </w:rPr>
        <w:t xml:space="preserve"> lipid mass depletion (t-value=-2.38, </w:t>
      </w:r>
      <w:proofErr w:type="spellStart"/>
      <w:r w:rsidRPr="004F09C9">
        <w:rPr>
          <w:color w:val="000000" w:themeColor="text1"/>
        </w:rPr>
        <w:t>Df</w:t>
      </w:r>
      <w:proofErr w:type="spellEnd"/>
      <w:r w:rsidRPr="004F09C9">
        <w:rPr>
          <w:color w:val="000000" w:themeColor="text1"/>
        </w:rPr>
        <w:t>=14.</w:t>
      </w:r>
      <w:r w:rsidR="00B71FB5" w:rsidRPr="004F09C9">
        <w:rPr>
          <w:color w:val="000000" w:themeColor="text1"/>
        </w:rPr>
        <w:t>1, p</w:t>
      </w:r>
      <w:r w:rsidRPr="004F09C9">
        <w:rPr>
          <w:color w:val="000000" w:themeColor="text1"/>
        </w:rPr>
        <w:t xml:space="preserve">-value=0.032). Lipid mass depletion among long-diapause genotype larvae did not significantly change during diapause (3-9A). Among short-diapause genotype larvae, lipid mass depletion was only significantly different on day 15 (t-value=-3.88, </w:t>
      </w:r>
      <w:proofErr w:type="spellStart"/>
      <w:r w:rsidRPr="004F09C9">
        <w:rPr>
          <w:color w:val="000000" w:themeColor="text1"/>
        </w:rPr>
        <w:t>Df</w:t>
      </w:r>
      <w:proofErr w:type="spellEnd"/>
      <w:r w:rsidRPr="004F09C9">
        <w:rPr>
          <w:color w:val="000000" w:themeColor="text1"/>
        </w:rPr>
        <w:t>=111.</w:t>
      </w:r>
      <w:r w:rsidR="00B71FB5" w:rsidRPr="004F09C9">
        <w:rPr>
          <w:color w:val="000000" w:themeColor="text1"/>
        </w:rPr>
        <w:t>4, p</w:t>
      </w:r>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F252AC9"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1AEF68B" w14:textId="77777777" w:rsidTr="00B662AB">
        <w:trPr>
          <w:trHeight w:val="504"/>
        </w:trPr>
        <w:tc>
          <w:tcPr>
            <w:tcW w:w="6290" w:type="dxa"/>
            <w:tcBorders>
              <w:top w:val="double" w:sz="3" w:space="0" w:color="000000"/>
              <w:left w:val="nil"/>
              <w:bottom w:val="double" w:sz="3" w:space="0" w:color="000000"/>
              <w:right w:val="nil"/>
            </w:tcBorders>
          </w:tcPr>
          <w:p w14:paraId="1FE70A9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D8EAEE0"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889" w:type="dxa"/>
            <w:tcBorders>
              <w:top w:val="double" w:sz="3" w:space="0" w:color="000000"/>
              <w:left w:val="nil"/>
              <w:bottom w:val="double" w:sz="3" w:space="0" w:color="000000"/>
              <w:right w:val="nil"/>
            </w:tcBorders>
          </w:tcPr>
          <w:p w14:paraId="65D7CE05"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3077F6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EE52007" w14:textId="77777777" w:rsidTr="00B662AB">
        <w:trPr>
          <w:trHeight w:val="321"/>
        </w:trPr>
        <w:tc>
          <w:tcPr>
            <w:tcW w:w="6290" w:type="dxa"/>
            <w:tcBorders>
              <w:top w:val="double" w:sz="3" w:space="0" w:color="000000"/>
              <w:left w:val="nil"/>
              <w:bottom w:val="single" w:sz="3" w:space="0" w:color="000000"/>
              <w:right w:val="nil"/>
            </w:tcBorders>
          </w:tcPr>
          <w:p w14:paraId="60351CD1"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709F7489"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0469A37"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F96FFEE" w14:textId="77777777" w:rsidR="00206B10" w:rsidRPr="004F09C9" w:rsidRDefault="00206B10" w:rsidP="00B662AB">
            <w:pPr>
              <w:spacing w:after="160" w:line="259" w:lineRule="auto"/>
              <w:ind w:left="0" w:firstLine="0"/>
              <w:rPr>
                <w:color w:val="000000" w:themeColor="text1"/>
              </w:rPr>
            </w:pPr>
          </w:p>
        </w:tc>
      </w:tr>
      <w:tr w:rsidR="00206B10" w:rsidRPr="004F09C9" w14:paraId="7840D991" w14:textId="77777777" w:rsidTr="00B662AB">
        <w:trPr>
          <w:trHeight w:val="366"/>
        </w:trPr>
        <w:tc>
          <w:tcPr>
            <w:tcW w:w="6290" w:type="dxa"/>
            <w:tcBorders>
              <w:top w:val="single" w:sz="3" w:space="0" w:color="000000"/>
              <w:left w:val="nil"/>
              <w:bottom w:val="nil"/>
              <w:right w:val="nil"/>
            </w:tcBorders>
          </w:tcPr>
          <w:p w14:paraId="370AB33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0892203"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17EAA44F"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1FAE2EA9"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7D2166B6" w14:textId="77777777" w:rsidTr="00B662AB">
        <w:trPr>
          <w:trHeight w:val="369"/>
        </w:trPr>
        <w:tc>
          <w:tcPr>
            <w:tcW w:w="6290" w:type="dxa"/>
            <w:tcBorders>
              <w:top w:val="nil"/>
              <w:left w:val="nil"/>
              <w:bottom w:val="nil"/>
              <w:right w:val="nil"/>
            </w:tcBorders>
          </w:tcPr>
          <w:p w14:paraId="6AE7772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CD2E72A"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51FB018F"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2577B9D8"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3FBD8B86" w14:textId="77777777" w:rsidTr="00B662AB">
        <w:trPr>
          <w:trHeight w:val="277"/>
        </w:trPr>
        <w:tc>
          <w:tcPr>
            <w:tcW w:w="6290" w:type="dxa"/>
            <w:tcBorders>
              <w:top w:val="nil"/>
              <w:left w:val="nil"/>
              <w:bottom w:val="nil"/>
              <w:right w:val="nil"/>
            </w:tcBorders>
          </w:tcPr>
          <w:p w14:paraId="056E4CC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3834CA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0F21440B"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0A3C20A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73FD09A" w14:textId="77777777" w:rsidTr="00B662AB">
        <w:trPr>
          <w:trHeight w:val="335"/>
        </w:trPr>
        <w:tc>
          <w:tcPr>
            <w:tcW w:w="6290" w:type="dxa"/>
            <w:tcBorders>
              <w:top w:val="nil"/>
              <w:left w:val="nil"/>
              <w:bottom w:val="double" w:sz="3" w:space="0" w:color="000000"/>
              <w:right w:val="nil"/>
            </w:tcBorders>
          </w:tcPr>
          <w:p w14:paraId="659E59E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06EB3AE0"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093E5BF3"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385A3213"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0048210" w14:textId="77777777" w:rsidTr="00B662AB">
        <w:trPr>
          <w:trHeight w:val="321"/>
        </w:trPr>
        <w:tc>
          <w:tcPr>
            <w:tcW w:w="6290" w:type="dxa"/>
            <w:tcBorders>
              <w:top w:val="double" w:sz="3" w:space="0" w:color="000000"/>
              <w:left w:val="nil"/>
              <w:bottom w:val="single" w:sz="3" w:space="0" w:color="000000"/>
              <w:right w:val="nil"/>
            </w:tcBorders>
          </w:tcPr>
          <w:p w14:paraId="66328BA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C2421C4"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303A76"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23FAE0A" w14:textId="77777777" w:rsidR="00206B10" w:rsidRPr="004F09C9" w:rsidRDefault="00206B10" w:rsidP="00B662AB">
            <w:pPr>
              <w:spacing w:after="160" w:line="259" w:lineRule="auto"/>
              <w:ind w:left="0" w:firstLine="0"/>
              <w:rPr>
                <w:color w:val="000000" w:themeColor="text1"/>
              </w:rPr>
            </w:pPr>
          </w:p>
        </w:tc>
      </w:tr>
      <w:tr w:rsidR="00206B10" w:rsidRPr="004F09C9" w14:paraId="78AEDBC5" w14:textId="77777777" w:rsidTr="00B662AB">
        <w:trPr>
          <w:trHeight w:val="287"/>
        </w:trPr>
        <w:tc>
          <w:tcPr>
            <w:tcW w:w="6290" w:type="dxa"/>
            <w:tcBorders>
              <w:top w:val="single" w:sz="3" w:space="0" w:color="000000"/>
              <w:left w:val="nil"/>
              <w:bottom w:val="nil"/>
              <w:right w:val="nil"/>
            </w:tcBorders>
          </w:tcPr>
          <w:p w14:paraId="67FE5DC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4607D73"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24B97CAC"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7AF0886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28FE9F1" w14:textId="77777777" w:rsidTr="00B662AB">
        <w:trPr>
          <w:trHeight w:val="277"/>
        </w:trPr>
        <w:tc>
          <w:tcPr>
            <w:tcW w:w="6290" w:type="dxa"/>
            <w:tcBorders>
              <w:top w:val="nil"/>
              <w:left w:val="nil"/>
              <w:bottom w:val="nil"/>
              <w:right w:val="nil"/>
            </w:tcBorders>
          </w:tcPr>
          <w:p w14:paraId="6731FF7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423400C"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575CB379"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A5DFBC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3A75F84" w14:textId="77777777" w:rsidTr="00B662AB">
        <w:trPr>
          <w:trHeight w:val="289"/>
        </w:trPr>
        <w:tc>
          <w:tcPr>
            <w:tcW w:w="6290" w:type="dxa"/>
            <w:tcBorders>
              <w:top w:val="nil"/>
              <w:left w:val="nil"/>
              <w:bottom w:val="nil"/>
              <w:right w:val="nil"/>
            </w:tcBorders>
          </w:tcPr>
          <w:p w14:paraId="060E795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4513686"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AA5968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6D8DCAB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63DBD42" w14:textId="77777777" w:rsidTr="00B662AB">
        <w:trPr>
          <w:trHeight w:val="311"/>
        </w:trPr>
        <w:tc>
          <w:tcPr>
            <w:tcW w:w="6290" w:type="dxa"/>
            <w:tcBorders>
              <w:top w:val="nil"/>
              <w:left w:val="nil"/>
              <w:bottom w:val="single" w:sz="3" w:space="0" w:color="000000"/>
              <w:right w:val="nil"/>
            </w:tcBorders>
          </w:tcPr>
          <w:p w14:paraId="7708474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3A29602"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F6174E9"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38CEF29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39927979" w14:textId="77777777" w:rsidR="00206B10" w:rsidRDefault="00206B10">
      <w:pPr>
        <w:spacing w:line="259" w:lineRule="auto"/>
        <w:ind w:left="1076" w:right="90" w:hanging="1091"/>
        <w:rPr>
          <w:color w:val="000000" w:themeColor="text1"/>
        </w:rPr>
      </w:pPr>
    </w:p>
    <w:p w14:paraId="434AF165" w14:textId="77777777" w:rsidR="00206B10" w:rsidRDefault="00206B10">
      <w:pPr>
        <w:spacing w:line="259" w:lineRule="auto"/>
        <w:ind w:left="1076" w:right="90" w:hanging="1091"/>
        <w:rPr>
          <w:color w:val="000000" w:themeColor="text1"/>
        </w:rPr>
      </w:pPr>
    </w:p>
    <w:p w14:paraId="2D1B92C0" w14:textId="77777777" w:rsidR="00206B10" w:rsidRDefault="00206B10">
      <w:pPr>
        <w:spacing w:line="259" w:lineRule="auto"/>
        <w:ind w:left="1076" w:right="90" w:hanging="1091"/>
        <w:rPr>
          <w:color w:val="000000" w:themeColor="text1"/>
        </w:rPr>
      </w:pPr>
    </w:p>
    <w:p w14:paraId="15D9882D" w14:textId="77777777" w:rsidR="00206B10" w:rsidRDefault="00206B10">
      <w:pPr>
        <w:spacing w:line="259" w:lineRule="auto"/>
        <w:ind w:left="1076" w:right="90" w:hanging="1091"/>
        <w:rPr>
          <w:color w:val="000000" w:themeColor="text1"/>
        </w:rPr>
      </w:pPr>
    </w:p>
    <w:p w14:paraId="5549D135" w14:textId="77777777" w:rsidR="00206B10" w:rsidRDefault="00206B10">
      <w:pPr>
        <w:spacing w:line="259" w:lineRule="auto"/>
        <w:ind w:left="1076" w:right="90" w:hanging="1091"/>
        <w:rPr>
          <w:color w:val="000000" w:themeColor="text1"/>
        </w:rPr>
      </w:pPr>
    </w:p>
    <w:p w14:paraId="0BEBB433" w14:textId="77777777" w:rsidR="00206B10" w:rsidRDefault="00206B10">
      <w:pPr>
        <w:spacing w:line="259" w:lineRule="auto"/>
        <w:ind w:left="1076" w:right="90" w:hanging="1091"/>
        <w:rPr>
          <w:color w:val="000000" w:themeColor="text1"/>
        </w:rPr>
      </w:pPr>
    </w:p>
    <w:p w14:paraId="6C6CC91D" w14:textId="77777777" w:rsidR="00206B10" w:rsidRDefault="00206B10">
      <w:pPr>
        <w:spacing w:line="259" w:lineRule="auto"/>
        <w:ind w:left="1076" w:right="90" w:hanging="1091"/>
        <w:rPr>
          <w:color w:val="000000" w:themeColor="text1"/>
        </w:rPr>
      </w:pPr>
    </w:p>
    <w:p w14:paraId="246C4D68" w14:textId="77777777" w:rsidR="00206B10" w:rsidRDefault="00206B10">
      <w:pPr>
        <w:spacing w:line="259" w:lineRule="auto"/>
        <w:ind w:left="1076" w:right="90" w:hanging="1091"/>
        <w:rPr>
          <w:color w:val="000000" w:themeColor="text1"/>
        </w:rPr>
      </w:pPr>
    </w:p>
    <w:p w14:paraId="69E24999" w14:textId="77777777" w:rsidR="00206B10" w:rsidRDefault="00206B10">
      <w:pPr>
        <w:spacing w:line="259" w:lineRule="auto"/>
        <w:ind w:left="1076" w:right="90" w:hanging="1091"/>
        <w:rPr>
          <w:color w:val="000000" w:themeColor="text1"/>
        </w:rPr>
      </w:pPr>
    </w:p>
    <w:p w14:paraId="292E62FA" w14:textId="77777777" w:rsidR="00206B10" w:rsidRDefault="00206B10">
      <w:pPr>
        <w:spacing w:line="259" w:lineRule="auto"/>
        <w:ind w:left="1076" w:right="90" w:hanging="1091"/>
        <w:rPr>
          <w:color w:val="000000" w:themeColor="text1"/>
        </w:rPr>
      </w:pPr>
    </w:p>
    <w:p w14:paraId="7397D5FA" w14:textId="77777777" w:rsidR="00206B10" w:rsidRDefault="00206B10">
      <w:pPr>
        <w:spacing w:line="259" w:lineRule="auto"/>
        <w:ind w:left="1076" w:right="90" w:hanging="1091"/>
        <w:rPr>
          <w:color w:val="000000" w:themeColor="text1"/>
        </w:rPr>
      </w:pPr>
    </w:p>
    <w:p w14:paraId="22F8CAC3" w14:textId="77777777" w:rsidR="00206B10" w:rsidRDefault="00206B10">
      <w:pPr>
        <w:spacing w:line="259" w:lineRule="auto"/>
        <w:ind w:left="1076" w:right="90" w:hanging="1091"/>
        <w:rPr>
          <w:color w:val="000000" w:themeColor="text1"/>
        </w:rPr>
      </w:pPr>
    </w:p>
    <w:p w14:paraId="3D8766E4" w14:textId="77777777" w:rsidR="00206B10" w:rsidRDefault="00206B10">
      <w:pPr>
        <w:spacing w:line="259" w:lineRule="auto"/>
        <w:ind w:left="1076" w:right="90" w:hanging="1091"/>
        <w:rPr>
          <w:color w:val="000000" w:themeColor="text1"/>
        </w:rPr>
      </w:pPr>
    </w:p>
    <w:p w14:paraId="0E8320AF" w14:textId="77777777" w:rsidR="00206B10" w:rsidRDefault="00206B10">
      <w:pPr>
        <w:spacing w:line="259" w:lineRule="auto"/>
        <w:ind w:left="1076" w:right="90" w:hanging="1091"/>
        <w:rPr>
          <w:color w:val="000000" w:themeColor="text1"/>
        </w:rPr>
      </w:pPr>
    </w:p>
    <w:p w14:paraId="5789839C" w14:textId="77777777" w:rsidR="00206B10" w:rsidRDefault="00206B10">
      <w:pPr>
        <w:spacing w:line="259" w:lineRule="auto"/>
        <w:ind w:left="1076" w:right="90" w:hanging="1091"/>
        <w:rPr>
          <w:color w:val="000000" w:themeColor="text1"/>
        </w:rPr>
      </w:pPr>
    </w:p>
    <w:p w14:paraId="518ACDB0" w14:textId="77777777" w:rsidR="00206B10" w:rsidRDefault="00206B10">
      <w:pPr>
        <w:spacing w:line="259" w:lineRule="auto"/>
        <w:ind w:left="1076" w:right="90" w:hanging="1091"/>
        <w:rPr>
          <w:color w:val="000000" w:themeColor="text1"/>
        </w:rPr>
      </w:pPr>
    </w:p>
    <w:p w14:paraId="5501C6DB" w14:textId="77777777" w:rsidR="00206B10" w:rsidRDefault="00206B10">
      <w:pPr>
        <w:spacing w:line="259" w:lineRule="auto"/>
        <w:ind w:left="1076" w:right="90" w:hanging="1091"/>
        <w:rPr>
          <w:color w:val="000000" w:themeColor="text1"/>
        </w:rPr>
      </w:pPr>
    </w:p>
    <w:p w14:paraId="4036AB4E" w14:textId="77777777" w:rsidR="00206B10" w:rsidRDefault="00206B10">
      <w:pPr>
        <w:spacing w:line="259" w:lineRule="auto"/>
        <w:ind w:left="1076" w:right="90" w:hanging="1091"/>
        <w:rPr>
          <w:color w:val="000000" w:themeColor="text1"/>
        </w:rPr>
      </w:pPr>
    </w:p>
    <w:p w14:paraId="0C56B0D2" w14:textId="77777777" w:rsidR="00206B10" w:rsidRDefault="00206B10">
      <w:pPr>
        <w:spacing w:line="259" w:lineRule="auto"/>
        <w:ind w:left="1076" w:right="90" w:hanging="1091"/>
        <w:rPr>
          <w:color w:val="000000" w:themeColor="text1"/>
        </w:rPr>
      </w:pPr>
    </w:p>
    <w:p w14:paraId="74CA27D3" w14:textId="77777777" w:rsidR="00206B10" w:rsidRDefault="00206B10">
      <w:pPr>
        <w:spacing w:line="259" w:lineRule="auto"/>
        <w:ind w:left="1076" w:right="90" w:hanging="1091"/>
        <w:rPr>
          <w:color w:val="000000" w:themeColor="text1"/>
        </w:rPr>
      </w:pPr>
    </w:p>
    <w:p w14:paraId="0A66CB0F" w14:textId="77777777" w:rsidR="00206B10" w:rsidRDefault="00206B10">
      <w:pPr>
        <w:spacing w:line="259" w:lineRule="auto"/>
        <w:ind w:left="1076" w:right="90" w:hanging="1091"/>
        <w:rPr>
          <w:color w:val="000000" w:themeColor="text1"/>
        </w:rPr>
      </w:pPr>
    </w:p>
    <w:p w14:paraId="2488A63D" w14:textId="77777777" w:rsidR="00206B10" w:rsidRDefault="00206B10">
      <w:pPr>
        <w:spacing w:line="259" w:lineRule="auto"/>
        <w:ind w:left="1076" w:right="90" w:hanging="1091"/>
        <w:rPr>
          <w:color w:val="000000" w:themeColor="text1"/>
        </w:rPr>
      </w:pPr>
    </w:p>
    <w:p w14:paraId="295E36F2" w14:textId="77777777" w:rsidR="00206B10" w:rsidRDefault="00206B10">
      <w:pPr>
        <w:spacing w:line="259" w:lineRule="auto"/>
        <w:ind w:left="1076" w:right="90" w:hanging="1091"/>
        <w:rPr>
          <w:color w:val="000000" w:themeColor="text1"/>
        </w:rPr>
      </w:pPr>
    </w:p>
    <w:p w14:paraId="1E6EB204"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60188D8" w14:textId="77777777" w:rsidTr="00B662AB">
        <w:trPr>
          <w:trHeight w:val="427"/>
        </w:trPr>
        <w:tc>
          <w:tcPr>
            <w:tcW w:w="4914" w:type="dxa"/>
            <w:tcBorders>
              <w:top w:val="double" w:sz="3" w:space="0" w:color="000000"/>
              <w:left w:val="nil"/>
              <w:bottom w:val="single" w:sz="3" w:space="0" w:color="000000"/>
              <w:right w:val="nil"/>
            </w:tcBorders>
          </w:tcPr>
          <w:p w14:paraId="17AFFD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55A0AE9F"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1057F4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938E04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5820FA" w14:textId="77777777" w:rsidTr="00B662AB">
        <w:trPr>
          <w:trHeight w:val="297"/>
        </w:trPr>
        <w:tc>
          <w:tcPr>
            <w:tcW w:w="4914" w:type="dxa"/>
            <w:tcBorders>
              <w:top w:val="single" w:sz="3" w:space="0" w:color="000000"/>
              <w:left w:val="nil"/>
              <w:bottom w:val="single" w:sz="3" w:space="0" w:color="000000"/>
              <w:right w:val="nil"/>
            </w:tcBorders>
          </w:tcPr>
          <w:p w14:paraId="73EB9A03"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3080533C"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605FF3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6F1D83D9" w14:textId="77777777" w:rsidR="00206B10" w:rsidRPr="004F09C9" w:rsidRDefault="00206B10" w:rsidP="00B662AB">
            <w:pPr>
              <w:spacing w:after="160" w:line="259" w:lineRule="auto"/>
              <w:ind w:left="0" w:firstLine="0"/>
              <w:rPr>
                <w:color w:val="000000" w:themeColor="text1"/>
              </w:rPr>
            </w:pPr>
          </w:p>
        </w:tc>
      </w:tr>
      <w:tr w:rsidR="00206B10" w:rsidRPr="004F09C9" w14:paraId="411314D4" w14:textId="77777777" w:rsidTr="00B662AB">
        <w:trPr>
          <w:trHeight w:val="340"/>
        </w:trPr>
        <w:tc>
          <w:tcPr>
            <w:tcW w:w="4914" w:type="dxa"/>
            <w:tcBorders>
              <w:top w:val="single" w:sz="3" w:space="0" w:color="000000"/>
              <w:left w:val="nil"/>
              <w:bottom w:val="nil"/>
              <w:right w:val="nil"/>
            </w:tcBorders>
          </w:tcPr>
          <w:p w14:paraId="01F60E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7966198"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3F2AE70D"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6BEEBE9A"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AB683D3" w14:textId="77777777" w:rsidTr="00B662AB">
        <w:trPr>
          <w:trHeight w:val="384"/>
        </w:trPr>
        <w:tc>
          <w:tcPr>
            <w:tcW w:w="4914" w:type="dxa"/>
            <w:tcBorders>
              <w:top w:val="nil"/>
              <w:left w:val="nil"/>
              <w:bottom w:val="nil"/>
              <w:right w:val="nil"/>
            </w:tcBorders>
          </w:tcPr>
          <w:p w14:paraId="1412DEA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2F4C479"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73222FF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01963687"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C8B65F3" w14:textId="77777777" w:rsidTr="00B662AB">
        <w:trPr>
          <w:trHeight w:val="395"/>
        </w:trPr>
        <w:tc>
          <w:tcPr>
            <w:tcW w:w="4914" w:type="dxa"/>
            <w:tcBorders>
              <w:top w:val="nil"/>
              <w:left w:val="nil"/>
              <w:bottom w:val="nil"/>
              <w:right w:val="nil"/>
            </w:tcBorders>
          </w:tcPr>
          <w:p w14:paraId="46EC2AF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6D3A2285"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6A4B36C2"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6280A6C9"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58F0E50D" w14:textId="77777777" w:rsidTr="00B662AB">
        <w:trPr>
          <w:trHeight w:val="470"/>
        </w:trPr>
        <w:tc>
          <w:tcPr>
            <w:tcW w:w="4914" w:type="dxa"/>
            <w:tcBorders>
              <w:top w:val="nil"/>
              <w:left w:val="nil"/>
              <w:bottom w:val="single" w:sz="3" w:space="0" w:color="000000"/>
              <w:right w:val="nil"/>
            </w:tcBorders>
          </w:tcPr>
          <w:p w14:paraId="0AD321E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0C9444F"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44E61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6E0F3854"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C900B5A" w14:textId="77777777" w:rsidR="00206B10" w:rsidRDefault="00206B10">
      <w:pPr>
        <w:spacing w:line="259" w:lineRule="auto"/>
        <w:ind w:left="1076" w:right="90" w:hanging="1091"/>
        <w:rPr>
          <w:color w:val="000000" w:themeColor="text1"/>
        </w:rPr>
      </w:pPr>
    </w:p>
    <w:p w14:paraId="2D103731" w14:textId="77777777" w:rsidR="00206B10" w:rsidRDefault="00206B10">
      <w:pPr>
        <w:spacing w:line="259" w:lineRule="auto"/>
        <w:ind w:left="1076" w:right="90" w:hanging="1091"/>
        <w:rPr>
          <w:color w:val="000000" w:themeColor="text1"/>
        </w:rPr>
      </w:pPr>
    </w:p>
    <w:p w14:paraId="62220ED1" w14:textId="77777777" w:rsidR="00206B10" w:rsidRDefault="00206B10">
      <w:pPr>
        <w:spacing w:line="259" w:lineRule="auto"/>
        <w:ind w:left="1076" w:right="90" w:hanging="1091"/>
        <w:rPr>
          <w:color w:val="000000" w:themeColor="text1"/>
        </w:rPr>
      </w:pPr>
    </w:p>
    <w:p w14:paraId="4F9F54B9" w14:textId="77777777" w:rsidR="00206B10" w:rsidRDefault="00206B10">
      <w:pPr>
        <w:spacing w:line="259" w:lineRule="auto"/>
        <w:ind w:left="1076" w:right="90" w:hanging="1091"/>
        <w:rPr>
          <w:color w:val="000000" w:themeColor="text1"/>
        </w:rPr>
      </w:pPr>
    </w:p>
    <w:p w14:paraId="2E820D28" w14:textId="77777777" w:rsidR="00206B10" w:rsidRDefault="00206B10">
      <w:pPr>
        <w:spacing w:line="259" w:lineRule="auto"/>
        <w:ind w:left="1076" w:right="90" w:hanging="1091"/>
        <w:rPr>
          <w:color w:val="000000" w:themeColor="text1"/>
        </w:rPr>
      </w:pPr>
    </w:p>
    <w:p w14:paraId="4E3F8A1A" w14:textId="77777777" w:rsidR="00206B10" w:rsidRDefault="00206B10">
      <w:pPr>
        <w:spacing w:line="259" w:lineRule="auto"/>
        <w:ind w:left="1076" w:right="90" w:hanging="1091"/>
        <w:rPr>
          <w:color w:val="000000" w:themeColor="text1"/>
        </w:rPr>
      </w:pPr>
    </w:p>
    <w:p w14:paraId="76A1E7BA" w14:textId="77777777" w:rsidR="00206B10" w:rsidRDefault="00206B10">
      <w:pPr>
        <w:spacing w:line="259" w:lineRule="auto"/>
        <w:ind w:left="1076" w:right="90" w:hanging="1091"/>
        <w:rPr>
          <w:color w:val="000000" w:themeColor="text1"/>
        </w:rPr>
      </w:pPr>
    </w:p>
    <w:p w14:paraId="3C43B412" w14:textId="77777777" w:rsidR="00206B10" w:rsidRDefault="00206B10">
      <w:pPr>
        <w:spacing w:line="259" w:lineRule="auto"/>
        <w:ind w:left="1076" w:right="90" w:hanging="1091"/>
        <w:rPr>
          <w:color w:val="000000" w:themeColor="text1"/>
        </w:rPr>
      </w:pPr>
    </w:p>
    <w:p w14:paraId="0C5FE6CA" w14:textId="77777777" w:rsidR="00206B10" w:rsidRDefault="00206B10">
      <w:pPr>
        <w:spacing w:line="259" w:lineRule="auto"/>
        <w:ind w:left="1076" w:right="90" w:hanging="1091"/>
        <w:rPr>
          <w:color w:val="000000" w:themeColor="text1"/>
        </w:rPr>
      </w:pPr>
    </w:p>
    <w:p w14:paraId="56259B76" w14:textId="77777777" w:rsidR="00206B10" w:rsidRDefault="00206B10">
      <w:pPr>
        <w:spacing w:line="259" w:lineRule="auto"/>
        <w:ind w:left="1076" w:right="90" w:hanging="1091"/>
        <w:rPr>
          <w:color w:val="000000" w:themeColor="text1"/>
        </w:rPr>
      </w:pPr>
    </w:p>
    <w:p w14:paraId="7BC9F407" w14:textId="77777777" w:rsidR="00206B10" w:rsidRDefault="00206B10">
      <w:pPr>
        <w:spacing w:line="259" w:lineRule="auto"/>
        <w:ind w:left="1076" w:right="90" w:hanging="1091"/>
        <w:rPr>
          <w:color w:val="000000" w:themeColor="text1"/>
        </w:rPr>
      </w:pPr>
    </w:p>
    <w:p w14:paraId="0DA39B8B" w14:textId="77777777" w:rsidR="00206B10" w:rsidRDefault="00206B10">
      <w:pPr>
        <w:spacing w:line="259" w:lineRule="auto"/>
        <w:ind w:left="1076" w:right="90" w:hanging="1091"/>
        <w:rPr>
          <w:color w:val="000000" w:themeColor="text1"/>
        </w:rPr>
      </w:pPr>
    </w:p>
    <w:p w14:paraId="5892E5A8" w14:textId="77777777" w:rsidR="00206B10" w:rsidRDefault="00206B10">
      <w:pPr>
        <w:spacing w:line="259" w:lineRule="auto"/>
        <w:ind w:left="1076" w:right="90" w:hanging="1091"/>
        <w:rPr>
          <w:color w:val="000000" w:themeColor="text1"/>
        </w:rPr>
      </w:pPr>
    </w:p>
    <w:p w14:paraId="168146C9" w14:textId="77777777" w:rsidR="00206B10" w:rsidRDefault="00206B10">
      <w:pPr>
        <w:spacing w:line="259" w:lineRule="auto"/>
        <w:ind w:left="1076" w:right="90" w:hanging="1091"/>
        <w:rPr>
          <w:color w:val="000000" w:themeColor="text1"/>
        </w:rPr>
      </w:pPr>
    </w:p>
    <w:p w14:paraId="78853DF2" w14:textId="77777777" w:rsidR="00206B10" w:rsidRDefault="00206B10">
      <w:pPr>
        <w:spacing w:line="259" w:lineRule="auto"/>
        <w:ind w:left="1076" w:right="90" w:hanging="1091"/>
        <w:rPr>
          <w:color w:val="000000" w:themeColor="text1"/>
        </w:rPr>
      </w:pPr>
    </w:p>
    <w:p w14:paraId="2AA65E35" w14:textId="77777777" w:rsidR="00206B10" w:rsidRDefault="00206B10">
      <w:pPr>
        <w:spacing w:line="259" w:lineRule="auto"/>
        <w:ind w:left="1076" w:right="90" w:hanging="1091"/>
        <w:rPr>
          <w:color w:val="000000" w:themeColor="text1"/>
        </w:rPr>
      </w:pPr>
    </w:p>
    <w:p w14:paraId="4B78E34E" w14:textId="77777777" w:rsidR="00206B10" w:rsidRDefault="00206B10">
      <w:pPr>
        <w:spacing w:line="259" w:lineRule="auto"/>
        <w:ind w:left="1076" w:right="90" w:hanging="1091"/>
        <w:rPr>
          <w:color w:val="000000" w:themeColor="text1"/>
        </w:rPr>
      </w:pPr>
    </w:p>
    <w:p w14:paraId="77B50F2F" w14:textId="77777777" w:rsidR="00206B10" w:rsidRDefault="00206B10">
      <w:pPr>
        <w:spacing w:line="259" w:lineRule="auto"/>
        <w:ind w:left="1076" w:right="90" w:hanging="1091"/>
        <w:rPr>
          <w:color w:val="000000" w:themeColor="text1"/>
        </w:rPr>
      </w:pPr>
    </w:p>
    <w:p w14:paraId="781474D5" w14:textId="77777777" w:rsidR="00206B10" w:rsidRDefault="00206B10">
      <w:pPr>
        <w:spacing w:line="259" w:lineRule="auto"/>
        <w:ind w:left="1076" w:right="90" w:hanging="1091"/>
        <w:rPr>
          <w:color w:val="000000" w:themeColor="text1"/>
        </w:rPr>
      </w:pPr>
    </w:p>
    <w:p w14:paraId="43D30BD6" w14:textId="77777777" w:rsidR="00206B10" w:rsidRDefault="00206B10">
      <w:pPr>
        <w:spacing w:line="259" w:lineRule="auto"/>
        <w:ind w:left="1076" w:right="90" w:hanging="1091"/>
        <w:rPr>
          <w:color w:val="000000" w:themeColor="text1"/>
        </w:rPr>
      </w:pPr>
    </w:p>
    <w:p w14:paraId="1279DF58" w14:textId="77777777" w:rsidR="00206B10" w:rsidRDefault="00206B10">
      <w:pPr>
        <w:spacing w:line="259" w:lineRule="auto"/>
        <w:ind w:left="1076" w:right="90" w:hanging="1091"/>
        <w:rPr>
          <w:color w:val="000000" w:themeColor="text1"/>
        </w:rPr>
      </w:pPr>
    </w:p>
    <w:p w14:paraId="6879FB33" w14:textId="77777777" w:rsidR="00206B10" w:rsidRDefault="00206B10">
      <w:pPr>
        <w:spacing w:line="259" w:lineRule="auto"/>
        <w:ind w:left="1076" w:right="90" w:hanging="1091"/>
        <w:rPr>
          <w:color w:val="000000" w:themeColor="text1"/>
        </w:rPr>
      </w:pPr>
    </w:p>
    <w:p w14:paraId="2AA6B144" w14:textId="77777777" w:rsidR="00206B10" w:rsidRDefault="00206B10">
      <w:pPr>
        <w:spacing w:line="259" w:lineRule="auto"/>
        <w:ind w:left="1076" w:right="90" w:hanging="1091"/>
        <w:rPr>
          <w:color w:val="000000" w:themeColor="text1"/>
        </w:rPr>
      </w:pPr>
    </w:p>
    <w:p w14:paraId="57EB3A18" w14:textId="77777777" w:rsidR="00206B10" w:rsidRDefault="00206B10">
      <w:pPr>
        <w:spacing w:line="259" w:lineRule="auto"/>
        <w:ind w:left="1076" w:right="90" w:hanging="1091"/>
        <w:rPr>
          <w:color w:val="000000" w:themeColor="text1"/>
        </w:rPr>
      </w:pPr>
    </w:p>
    <w:p w14:paraId="762093FD" w14:textId="77777777" w:rsidR="00206B10" w:rsidRDefault="00206B10">
      <w:pPr>
        <w:spacing w:line="259" w:lineRule="auto"/>
        <w:ind w:left="1076" w:right="90" w:hanging="1091"/>
        <w:rPr>
          <w:color w:val="000000" w:themeColor="text1"/>
        </w:rPr>
      </w:pPr>
    </w:p>
    <w:p w14:paraId="5ADA58FB" w14:textId="77777777" w:rsidR="00206B10" w:rsidRDefault="00206B10">
      <w:pPr>
        <w:spacing w:line="259" w:lineRule="auto"/>
        <w:ind w:left="1076" w:right="90" w:hanging="1091"/>
        <w:rPr>
          <w:color w:val="000000" w:themeColor="text1"/>
        </w:rPr>
      </w:pPr>
    </w:p>
    <w:p w14:paraId="059469A2" w14:textId="77777777" w:rsidR="00206B10" w:rsidRDefault="00206B10">
      <w:pPr>
        <w:spacing w:line="259" w:lineRule="auto"/>
        <w:ind w:left="1076" w:right="90" w:hanging="1091"/>
        <w:rPr>
          <w:color w:val="000000" w:themeColor="text1"/>
        </w:rPr>
      </w:pPr>
    </w:p>
    <w:p w14:paraId="29A5142A" w14:textId="77777777" w:rsidR="00206B10" w:rsidRDefault="00206B10">
      <w:pPr>
        <w:spacing w:line="259" w:lineRule="auto"/>
        <w:ind w:left="1076" w:right="90" w:hanging="1091"/>
        <w:rPr>
          <w:color w:val="000000" w:themeColor="text1"/>
        </w:rPr>
      </w:pPr>
    </w:p>
    <w:p w14:paraId="3D035E75" w14:textId="77777777" w:rsidR="00206B10" w:rsidRDefault="00206B10">
      <w:pPr>
        <w:spacing w:line="259" w:lineRule="auto"/>
        <w:ind w:left="1076" w:right="90" w:hanging="1091"/>
        <w:rPr>
          <w:color w:val="000000" w:themeColor="text1"/>
        </w:rPr>
      </w:pPr>
    </w:p>
    <w:p w14:paraId="454B881E" w14:textId="77777777" w:rsidR="00206B10" w:rsidRDefault="00206B10">
      <w:pPr>
        <w:spacing w:line="259" w:lineRule="auto"/>
        <w:ind w:left="1076" w:right="90" w:hanging="1091"/>
        <w:rPr>
          <w:color w:val="000000" w:themeColor="text1"/>
        </w:rPr>
      </w:pPr>
    </w:p>
    <w:p w14:paraId="7DB1CA06"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28A0544C"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484B0C77" w14:textId="77777777" w:rsidTr="00B662AB">
        <w:trPr>
          <w:trHeight w:val="427"/>
        </w:trPr>
        <w:tc>
          <w:tcPr>
            <w:tcW w:w="6276" w:type="dxa"/>
            <w:tcBorders>
              <w:top w:val="double" w:sz="3" w:space="0" w:color="000000"/>
              <w:left w:val="nil"/>
              <w:bottom w:val="single" w:sz="3" w:space="0" w:color="000000"/>
              <w:right w:val="nil"/>
            </w:tcBorders>
          </w:tcPr>
          <w:p w14:paraId="29CEB4D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9FD402C" w14:textId="77777777" w:rsidR="00206B10" w:rsidRPr="004F09C9" w:rsidRDefault="00206B10" w:rsidP="00B662AB">
            <w:pPr>
              <w:spacing w:after="0" w:line="259" w:lineRule="auto"/>
              <w:ind w:left="147" w:firstLine="0"/>
              <w:rPr>
                <w:color w:val="000000" w:themeColor="text1"/>
              </w:rPr>
            </w:pPr>
            <w:proofErr w:type="spellStart"/>
            <w:r w:rsidRPr="004F09C9">
              <w:rPr>
                <w:color w:val="000000" w:themeColor="text1"/>
              </w:rPr>
              <w:t>Df</w:t>
            </w:r>
            <w:proofErr w:type="spellEnd"/>
          </w:p>
        </w:tc>
        <w:tc>
          <w:tcPr>
            <w:tcW w:w="772" w:type="dxa"/>
            <w:tcBorders>
              <w:top w:val="double" w:sz="3" w:space="0" w:color="000000"/>
              <w:left w:val="nil"/>
              <w:bottom w:val="single" w:sz="3" w:space="0" w:color="000000"/>
              <w:right w:val="nil"/>
            </w:tcBorders>
          </w:tcPr>
          <w:p w14:paraId="0393D98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5A0D38DB"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2691A7C" w14:textId="77777777" w:rsidTr="00B662AB">
        <w:trPr>
          <w:trHeight w:val="297"/>
        </w:trPr>
        <w:tc>
          <w:tcPr>
            <w:tcW w:w="6276" w:type="dxa"/>
            <w:tcBorders>
              <w:top w:val="single" w:sz="3" w:space="0" w:color="000000"/>
              <w:left w:val="nil"/>
              <w:bottom w:val="single" w:sz="3" w:space="0" w:color="000000"/>
              <w:right w:val="nil"/>
            </w:tcBorders>
          </w:tcPr>
          <w:p w14:paraId="022A0215"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09E92BB"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E6FE52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5B601A0" w14:textId="77777777" w:rsidR="00206B10" w:rsidRPr="004F09C9" w:rsidRDefault="00206B10" w:rsidP="00B662AB">
            <w:pPr>
              <w:spacing w:after="160" w:line="259" w:lineRule="auto"/>
              <w:ind w:left="0" w:firstLine="0"/>
              <w:rPr>
                <w:color w:val="000000" w:themeColor="text1"/>
              </w:rPr>
            </w:pPr>
          </w:p>
        </w:tc>
      </w:tr>
      <w:tr w:rsidR="00206B10" w:rsidRPr="004F09C9" w14:paraId="0FBF45BE" w14:textId="77777777" w:rsidTr="00B662AB">
        <w:trPr>
          <w:trHeight w:val="328"/>
        </w:trPr>
        <w:tc>
          <w:tcPr>
            <w:tcW w:w="6276" w:type="dxa"/>
            <w:tcBorders>
              <w:top w:val="single" w:sz="3" w:space="0" w:color="000000"/>
              <w:left w:val="nil"/>
              <w:bottom w:val="nil"/>
              <w:right w:val="nil"/>
            </w:tcBorders>
          </w:tcPr>
          <w:p w14:paraId="2529EC3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45742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32A32B98"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38CC46A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6BE874E" w14:textId="77777777" w:rsidTr="00B662AB">
        <w:trPr>
          <w:trHeight w:val="395"/>
        </w:trPr>
        <w:tc>
          <w:tcPr>
            <w:tcW w:w="6276" w:type="dxa"/>
            <w:tcBorders>
              <w:top w:val="nil"/>
              <w:left w:val="nil"/>
              <w:bottom w:val="nil"/>
              <w:right w:val="nil"/>
            </w:tcBorders>
          </w:tcPr>
          <w:p w14:paraId="37E352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6CEC5BD"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6584AC6A"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2DD746A9"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A5DF62F" w14:textId="77777777" w:rsidTr="00B662AB">
        <w:trPr>
          <w:trHeight w:val="494"/>
        </w:trPr>
        <w:tc>
          <w:tcPr>
            <w:tcW w:w="6276" w:type="dxa"/>
            <w:tcBorders>
              <w:top w:val="nil"/>
              <w:left w:val="nil"/>
              <w:bottom w:val="double" w:sz="3" w:space="0" w:color="000000"/>
              <w:right w:val="nil"/>
            </w:tcBorders>
          </w:tcPr>
          <w:p w14:paraId="465980D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72B1B410"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2655CDD7"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4C666AE"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089CCEFF" w14:textId="77777777" w:rsidTr="00B662AB">
        <w:trPr>
          <w:trHeight w:val="427"/>
        </w:trPr>
        <w:tc>
          <w:tcPr>
            <w:tcW w:w="6276" w:type="dxa"/>
            <w:tcBorders>
              <w:top w:val="double" w:sz="3" w:space="0" w:color="000000"/>
              <w:left w:val="nil"/>
              <w:bottom w:val="single" w:sz="3" w:space="0" w:color="000000"/>
              <w:right w:val="nil"/>
            </w:tcBorders>
          </w:tcPr>
          <w:p w14:paraId="51BA1BC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BC9602F"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77BEDAD"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859D066" w14:textId="77777777" w:rsidR="00206B10" w:rsidRPr="004F09C9" w:rsidRDefault="00206B10" w:rsidP="00B662AB">
            <w:pPr>
              <w:spacing w:after="160" w:line="259" w:lineRule="auto"/>
              <w:ind w:left="0" w:firstLine="0"/>
              <w:rPr>
                <w:color w:val="000000" w:themeColor="text1"/>
              </w:rPr>
            </w:pPr>
          </w:p>
        </w:tc>
      </w:tr>
      <w:tr w:rsidR="00206B10" w:rsidRPr="004F09C9" w14:paraId="37B2394C" w14:textId="77777777" w:rsidTr="00B662AB">
        <w:trPr>
          <w:trHeight w:val="340"/>
        </w:trPr>
        <w:tc>
          <w:tcPr>
            <w:tcW w:w="6276" w:type="dxa"/>
            <w:tcBorders>
              <w:top w:val="single" w:sz="3" w:space="0" w:color="000000"/>
              <w:left w:val="nil"/>
              <w:bottom w:val="nil"/>
              <w:right w:val="nil"/>
            </w:tcBorders>
          </w:tcPr>
          <w:p w14:paraId="02BDBC5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3F030AC"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70881E1C"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30F81108"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5C301D64" w14:textId="77777777" w:rsidTr="00B662AB">
        <w:trPr>
          <w:trHeight w:val="384"/>
        </w:trPr>
        <w:tc>
          <w:tcPr>
            <w:tcW w:w="6276" w:type="dxa"/>
            <w:tcBorders>
              <w:top w:val="nil"/>
              <w:left w:val="nil"/>
              <w:bottom w:val="nil"/>
              <w:right w:val="nil"/>
            </w:tcBorders>
          </w:tcPr>
          <w:p w14:paraId="4B4CE6D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0406B7E"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2268B31E"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25AC406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8C13124" w14:textId="77777777" w:rsidTr="00B662AB">
        <w:trPr>
          <w:trHeight w:val="470"/>
        </w:trPr>
        <w:tc>
          <w:tcPr>
            <w:tcW w:w="6276" w:type="dxa"/>
            <w:tcBorders>
              <w:top w:val="nil"/>
              <w:left w:val="nil"/>
              <w:bottom w:val="single" w:sz="3" w:space="0" w:color="000000"/>
              <w:right w:val="nil"/>
            </w:tcBorders>
          </w:tcPr>
          <w:p w14:paraId="3CE45AF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1F82CD8A"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13DAC1"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2CBC2416"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3687010E" w14:textId="77777777" w:rsidR="00206B10" w:rsidRDefault="00206B10">
      <w:pPr>
        <w:spacing w:line="259" w:lineRule="auto"/>
        <w:ind w:left="1076" w:right="90" w:hanging="1091"/>
        <w:rPr>
          <w:color w:val="000000" w:themeColor="text1"/>
        </w:rPr>
      </w:pPr>
    </w:p>
    <w:p w14:paraId="74403ACB" w14:textId="77777777" w:rsidR="00206B10" w:rsidRDefault="00206B10">
      <w:pPr>
        <w:spacing w:line="259" w:lineRule="auto"/>
        <w:ind w:left="1076" w:right="90" w:hanging="1091"/>
        <w:rPr>
          <w:color w:val="000000" w:themeColor="text1"/>
        </w:rPr>
      </w:pPr>
    </w:p>
    <w:p w14:paraId="5F1C6D3D" w14:textId="77777777" w:rsidR="00206B10" w:rsidRDefault="00206B10">
      <w:pPr>
        <w:spacing w:line="259" w:lineRule="auto"/>
        <w:ind w:left="1076" w:right="90" w:hanging="1091"/>
        <w:rPr>
          <w:color w:val="000000" w:themeColor="text1"/>
        </w:rPr>
      </w:pPr>
    </w:p>
    <w:p w14:paraId="6097A1CA" w14:textId="77777777" w:rsidR="00206B10" w:rsidRDefault="00206B10">
      <w:pPr>
        <w:spacing w:line="259" w:lineRule="auto"/>
        <w:ind w:left="1076" w:right="90" w:hanging="1091"/>
        <w:rPr>
          <w:color w:val="000000" w:themeColor="text1"/>
        </w:rPr>
      </w:pPr>
    </w:p>
    <w:p w14:paraId="34269A0D" w14:textId="77777777" w:rsidR="00206B10" w:rsidRDefault="00206B10">
      <w:pPr>
        <w:spacing w:line="259" w:lineRule="auto"/>
        <w:ind w:left="1076" w:right="90" w:hanging="1091"/>
        <w:rPr>
          <w:color w:val="000000" w:themeColor="text1"/>
        </w:rPr>
      </w:pPr>
    </w:p>
    <w:p w14:paraId="47F0AC21" w14:textId="77777777" w:rsidR="00206B10" w:rsidRDefault="00206B10">
      <w:pPr>
        <w:spacing w:line="259" w:lineRule="auto"/>
        <w:ind w:left="1076" w:right="90" w:hanging="1091"/>
        <w:rPr>
          <w:color w:val="000000" w:themeColor="text1"/>
        </w:rPr>
      </w:pPr>
    </w:p>
    <w:p w14:paraId="77084BCC" w14:textId="77777777" w:rsidR="00206B10" w:rsidRDefault="00206B10">
      <w:pPr>
        <w:spacing w:line="259" w:lineRule="auto"/>
        <w:ind w:left="1076" w:right="90" w:hanging="1091"/>
        <w:rPr>
          <w:color w:val="000000" w:themeColor="text1"/>
        </w:rPr>
      </w:pPr>
    </w:p>
    <w:p w14:paraId="1450BAD6" w14:textId="77777777" w:rsidR="00206B10" w:rsidRDefault="00206B10">
      <w:pPr>
        <w:spacing w:line="259" w:lineRule="auto"/>
        <w:ind w:left="1076" w:right="90" w:hanging="1091"/>
        <w:rPr>
          <w:color w:val="000000" w:themeColor="text1"/>
        </w:rPr>
      </w:pPr>
    </w:p>
    <w:p w14:paraId="781C629B" w14:textId="77777777" w:rsidR="00206B10" w:rsidRDefault="00206B10">
      <w:pPr>
        <w:spacing w:line="259" w:lineRule="auto"/>
        <w:ind w:left="1076" w:right="90" w:hanging="1091"/>
        <w:rPr>
          <w:color w:val="000000" w:themeColor="text1"/>
        </w:rPr>
      </w:pPr>
    </w:p>
    <w:p w14:paraId="73FFBD5B" w14:textId="77777777" w:rsidR="00206B10" w:rsidRDefault="00206B10">
      <w:pPr>
        <w:spacing w:line="259" w:lineRule="auto"/>
        <w:ind w:left="1076" w:right="90" w:hanging="1091"/>
        <w:rPr>
          <w:color w:val="000000" w:themeColor="text1"/>
        </w:rPr>
      </w:pPr>
    </w:p>
    <w:p w14:paraId="35103F60" w14:textId="77777777" w:rsidR="00206B10" w:rsidRDefault="00206B10">
      <w:pPr>
        <w:spacing w:line="259" w:lineRule="auto"/>
        <w:ind w:left="1076" w:right="90" w:hanging="1091"/>
        <w:rPr>
          <w:color w:val="000000" w:themeColor="text1"/>
        </w:rPr>
      </w:pPr>
    </w:p>
    <w:p w14:paraId="4B5C0E55" w14:textId="77777777" w:rsidR="00206B10" w:rsidRDefault="00206B10">
      <w:pPr>
        <w:spacing w:line="259" w:lineRule="auto"/>
        <w:ind w:left="1076" w:right="90" w:hanging="1091"/>
        <w:rPr>
          <w:color w:val="000000" w:themeColor="text1"/>
        </w:rPr>
      </w:pPr>
    </w:p>
    <w:p w14:paraId="259E9F28" w14:textId="77777777" w:rsidR="00206B10" w:rsidRDefault="00206B10">
      <w:pPr>
        <w:spacing w:line="259" w:lineRule="auto"/>
        <w:ind w:left="1076" w:right="90" w:hanging="1091"/>
        <w:rPr>
          <w:color w:val="000000" w:themeColor="text1"/>
        </w:rPr>
      </w:pPr>
    </w:p>
    <w:p w14:paraId="514C97EC" w14:textId="77777777" w:rsidR="00206B10" w:rsidRDefault="00206B10">
      <w:pPr>
        <w:spacing w:line="259" w:lineRule="auto"/>
        <w:ind w:left="1076" w:right="90" w:hanging="1091"/>
        <w:rPr>
          <w:color w:val="000000" w:themeColor="text1"/>
        </w:rPr>
      </w:pPr>
    </w:p>
    <w:p w14:paraId="026D2323" w14:textId="77777777" w:rsidR="00206B10" w:rsidRDefault="00206B10">
      <w:pPr>
        <w:spacing w:line="259" w:lineRule="auto"/>
        <w:ind w:left="1076" w:right="90" w:hanging="1091"/>
        <w:rPr>
          <w:color w:val="000000" w:themeColor="text1"/>
        </w:rPr>
      </w:pPr>
    </w:p>
    <w:p w14:paraId="2FE9A67F" w14:textId="77777777" w:rsidR="00206B10" w:rsidRDefault="00206B10">
      <w:pPr>
        <w:spacing w:line="259" w:lineRule="auto"/>
        <w:ind w:left="1076" w:right="90" w:hanging="1091"/>
        <w:rPr>
          <w:color w:val="000000" w:themeColor="text1"/>
        </w:rPr>
      </w:pPr>
    </w:p>
    <w:p w14:paraId="31A51322" w14:textId="77777777" w:rsidR="00206B10" w:rsidRDefault="00206B10">
      <w:pPr>
        <w:spacing w:line="259" w:lineRule="auto"/>
        <w:ind w:left="1076" w:right="90" w:hanging="1091"/>
        <w:rPr>
          <w:color w:val="000000" w:themeColor="text1"/>
        </w:rPr>
      </w:pPr>
    </w:p>
    <w:p w14:paraId="24DBC44A" w14:textId="77777777" w:rsidR="00206B10" w:rsidRDefault="00206B10">
      <w:pPr>
        <w:spacing w:line="259" w:lineRule="auto"/>
        <w:ind w:left="1076" w:right="90" w:hanging="1091"/>
        <w:rPr>
          <w:color w:val="000000" w:themeColor="text1"/>
        </w:rPr>
      </w:pPr>
    </w:p>
    <w:p w14:paraId="1E06028F" w14:textId="77777777" w:rsidR="00206B10" w:rsidRDefault="00206B10">
      <w:pPr>
        <w:spacing w:line="259" w:lineRule="auto"/>
        <w:ind w:left="1076" w:right="90" w:hanging="1091"/>
        <w:rPr>
          <w:color w:val="000000" w:themeColor="text1"/>
        </w:rPr>
      </w:pPr>
    </w:p>
    <w:p w14:paraId="679CD9D9" w14:textId="77777777" w:rsidR="00206B10" w:rsidRDefault="00206B10">
      <w:pPr>
        <w:spacing w:line="259" w:lineRule="auto"/>
        <w:ind w:left="1076" w:right="90" w:hanging="1091"/>
        <w:rPr>
          <w:color w:val="000000" w:themeColor="text1"/>
        </w:rPr>
      </w:pPr>
    </w:p>
    <w:p w14:paraId="075E58FD" w14:textId="77777777" w:rsidR="00206B10" w:rsidRDefault="00206B10">
      <w:pPr>
        <w:spacing w:line="259" w:lineRule="auto"/>
        <w:ind w:left="1076" w:right="90" w:hanging="1091"/>
        <w:rPr>
          <w:color w:val="000000" w:themeColor="text1"/>
        </w:rPr>
      </w:pPr>
    </w:p>
    <w:p w14:paraId="49889EC0" w14:textId="77777777" w:rsidR="00206B10" w:rsidRDefault="00206B10">
      <w:pPr>
        <w:spacing w:line="259" w:lineRule="auto"/>
        <w:ind w:left="1076" w:right="90" w:hanging="1091"/>
        <w:rPr>
          <w:color w:val="000000" w:themeColor="text1"/>
        </w:rPr>
      </w:pPr>
    </w:p>
    <w:p w14:paraId="193F1879" w14:textId="77777777" w:rsidR="00206B10" w:rsidRDefault="00206B10">
      <w:pPr>
        <w:spacing w:line="259" w:lineRule="auto"/>
        <w:ind w:left="1076" w:right="90" w:hanging="1091"/>
        <w:rPr>
          <w:color w:val="000000" w:themeColor="text1"/>
        </w:rPr>
      </w:pPr>
    </w:p>
    <w:p w14:paraId="249AA2F0" w14:textId="77777777" w:rsidR="00206B10" w:rsidRDefault="00206B10">
      <w:pPr>
        <w:spacing w:line="259" w:lineRule="auto"/>
        <w:ind w:left="1076" w:right="90" w:hanging="1091"/>
        <w:rPr>
          <w:color w:val="000000" w:themeColor="text1"/>
        </w:rPr>
      </w:pPr>
    </w:p>
    <w:p w14:paraId="5B69A7E1" w14:textId="77777777" w:rsidR="00206B10" w:rsidRDefault="00206B10">
      <w:pPr>
        <w:spacing w:line="259" w:lineRule="auto"/>
        <w:ind w:left="1076" w:right="90" w:hanging="1091"/>
        <w:rPr>
          <w:color w:val="000000" w:themeColor="text1"/>
        </w:rPr>
      </w:pPr>
    </w:p>
    <w:p w14:paraId="7F5A42A5" w14:textId="77777777" w:rsidR="00206B10" w:rsidRDefault="00206B10">
      <w:pPr>
        <w:spacing w:line="259" w:lineRule="auto"/>
        <w:ind w:left="1076" w:right="90" w:hanging="1091"/>
        <w:rPr>
          <w:color w:val="000000" w:themeColor="text1"/>
        </w:rPr>
      </w:pPr>
    </w:p>
    <w:p w14:paraId="44BBA0F6" w14:textId="77777777" w:rsidR="00206B10" w:rsidRDefault="00206B10">
      <w:pPr>
        <w:spacing w:line="259" w:lineRule="auto"/>
        <w:ind w:left="1076" w:right="90" w:hanging="1091"/>
        <w:rPr>
          <w:color w:val="000000" w:themeColor="text1"/>
        </w:rPr>
      </w:pPr>
    </w:p>
    <w:p w14:paraId="6D1AE24B"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3B684AC9"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216E204" w14:textId="77777777" w:rsidTr="00B662AB">
        <w:trPr>
          <w:trHeight w:val="398"/>
        </w:trPr>
        <w:tc>
          <w:tcPr>
            <w:tcW w:w="5857" w:type="dxa"/>
            <w:tcBorders>
              <w:top w:val="double" w:sz="3" w:space="0" w:color="000000"/>
              <w:left w:val="nil"/>
              <w:bottom w:val="double" w:sz="3" w:space="0" w:color="000000"/>
              <w:right w:val="nil"/>
            </w:tcBorders>
          </w:tcPr>
          <w:p w14:paraId="2B09DE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4A7F563" w14:textId="77777777" w:rsidR="00206B10" w:rsidRPr="004F09C9" w:rsidRDefault="00206B10" w:rsidP="00B662AB">
            <w:pPr>
              <w:spacing w:after="0" w:line="259" w:lineRule="auto"/>
              <w:ind w:left="88" w:firstLine="0"/>
              <w:rPr>
                <w:color w:val="000000" w:themeColor="text1"/>
              </w:rPr>
            </w:pPr>
            <w:proofErr w:type="spellStart"/>
            <w:r w:rsidRPr="004F09C9">
              <w:rPr>
                <w:color w:val="000000" w:themeColor="text1"/>
              </w:rPr>
              <w:t>Df</w:t>
            </w:r>
            <w:proofErr w:type="spellEnd"/>
          </w:p>
        </w:tc>
        <w:tc>
          <w:tcPr>
            <w:tcW w:w="655" w:type="dxa"/>
            <w:tcBorders>
              <w:top w:val="double" w:sz="3" w:space="0" w:color="000000"/>
              <w:left w:val="nil"/>
              <w:bottom w:val="double" w:sz="3" w:space="0" w:color="000000"/>
              <w:right w:val="nil"/>
            </w:tcBorders>
          </w:tcPr>
          <w:p w14:paraId="2A7DAA5D"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31FD6BA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4D8B28EB" w14:textId="77777777" w:rsidTr="00B662AB">
        <w:trPr>
          <w:trHeight w:val="321"/>
        </w:trPr>
        <w:tc>
          <w:tcPr>
            <w:tcW w:w="5857" w:type="dxa"/>
            <w:tcBorders>
              <w:top w:val="double" w:sz="3" w:space="0" w:color="000000"/>
              <w:left w:val="nil"/>
              <w:bottom w:val="single" w:sz="3" w:space="0" w:color="000000"/>
              <w:right w:val="nil"/>
            </w:tcBorders>
          </w:tcPr>
          <w:p w14:paraId="22E9AE30"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79CC2F24"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293971C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BCE1F15" w14:textId="77777777" w:rsidR="00206B10" w:rsidRPr="004F09C9" w:rsidRDefault="00206B10" w:rsidP="00B662AB">
            <w:pPr>
              <w:spacing w:after="160" w:line="259" w:lineRule="auto"/>
              <w:ind w:left="0" w:firstLine="0"/>
              <w:rPr>
                <w:color w:val="000000" w:themeColor="text1"/>
              </w:rPr>
            </w:pPr>
          </w:p>
        </w:tc>
      </w:tr>
      <w:tr w:rsidR="00206B10" w:rsidRPr="004F09C9" w14:paraId="21717F01" w14:textId="77777777" w:rsidTr="00B662AB">
        <w:trPr>
          <w:trHeight w:val="340"/>
        </w:trPr>
        <w:tc>
          <w:tcPr>
            <w:tcW w:w="5857" w:type="dxa"/>
            <w:tcBorders>
              <w:top w:val="single" w:sz="3" w:space="0" w:color="000000"/>
              <w:left w:val="nil"/>
              <w:bottom w:val="nil"/>
              <w:right w:val="nil"/>
            </w:tcBorders>
          </w:tcPr>
          <w:p w14:paraId="6EAD935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3FB4861"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A1472C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6D84F9D6"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6954BE54" w14:textId="77777777" w:rsidTr="00B662AB">
        <w:trPr>
          <w:trHeight w:val="384"/>
        </w:trPr>
        <w:tc>
          <w:tcPr>
            <w:tcW w:w="5857" w:type="dxa"/>
            <w:tcBorders>
              <w:top w:val="nil"/>
              <w:left w:val="nil"/>
              <w:bottom w:val="nil"/>
              <w:right w:val="nil"/>
            </w:tcBorders>
          </w:tcPr>
          <w:p w14:paraId="1A22115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28013258"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50F522B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6741FB5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BDAB5CF" w14:textId="77777777" w:rsidTr="00B662AB">
        <w:trPr>
          <w:trHeight w:val="470"/>
        </w:trPr>
        <w:tc>
          <w:tcPr>
            <w:tcW w:w="5857" w:type="dxa"/>
            <w:tcBorders>
              <w:top w:val="nil"/>
              <w:left w:val="nil"/>
              <w:bottom w:val="single" w:sz="3" w:space="0" w:color="000000"/>
              <w:right w:val="nil"/>
            </w:tcBorders>
          </w:tcPr>
          <w:p w14:paraId="7316886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27C1390"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2D07590D"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0DF0041E"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207DA7E8" w14:textId="77777777" w:rsidR="00206B10" w:rsidRDefault="00206B10">
      <w:pPr>
        <w:spacing w:line="259" w:lineRule="auto"/>
        <w:ind w:left="1076" w:right="90" w:hanging="1091"/>
        <w:rPr>
          <w:color w:val="000000" w:themeColor="text1"/>
        </w:rPr>
      </w:pPr>
    </w:p>
    <w:p w14:paraId="0F9F43BB" w14:textId="77777777" w:rsidR="00206B10" w:rsidRDefault="00206B10">
      <w:pPr>
        <w:spacing w:line="259" w:lineRule="auto"/>
        <w:ind w:left="1076" w:right="90" w:hanging="1091"/>
        <w:rPr>
          <w:color w:val="000000" w:themeColor="text1"/>
        </w:rPr>
      </w:pPr>
    </w:p>
    <w:p w14:paraId="6BF6053E" w14:textId="77777777" w:rsidR="00206B10" w:rsidRDefault="00206B10">
      <w:pPr>
        <w:spacing w:line="259" w:lineRule="auto"/>
        <w:ind w:left="1076" w:right="90" w:hanging="1091"/>
        <w:rPr>
          <w:color w:val="000000" w:themeColor="text1"/>
        </w:rPr>
      </w:pPr>
    </w:p>
    <w:p w14:paraId="58341116" w14:textId="77777777" w:rsidR="00206B10" w:rsidRDefault="00206B10">
      <w:pPr>
        <w:spacing w:line="259" w:lineRule="auto"/>
        <w:ind w:left="1076" w:right="90" w:hanging="1091"/>
        <w:rPr>
          <w:color w:val="000000" w:themeColor="text1"/>
        </w:rPr>
      </w:pPr>
    </w:p>
    <w:p w14:paraId="608052AE" w14:textId="77777777" w:rsidR="00206B10" w:rsidRDefault="00206B10">
      <w:pPr>
        <w:spacing w:line="259" w:lineRule="auto"/>
        <w:ind w:left="1076" w:right="90" w:hanging="1091"/>
        <w:rPr>
          <w:color w:val="000000" w:themeColor="text1"/>
        </w:rPr>
      </w:pPr>
    </w:p>
    <w:p w14:paraId="35F0C74F" w14:textId="77777777" w:rsidR="00206B10" w:rsidRDefault="00206B10">
      <w:pPr>
        <w:spacing w:line="259" w:lineRule="auto"/>
        <w:ind w:left="1076" w:right="90" w:hanging="1091"/>
        <w:rPr>
          <w:color w:val="000000" w:themeColor="text1"/>
        </w:rPr>
      </w:pPr>
    </w:p>
    <w:p w14:paraId="711B0354" w14:textId="77777777" w:rsidR="00206B10" w:rsidRDefault="00206B10">
      <w:pPr>
        <w:spacing w:line="259" w:lineRule="auto"/>
        <w:ind w:left="1076" w:right="90" w:hanging="1091"/>
        <w:rPr>
          <w:color w:val="000000" w:themeColor="text1"/>
        </w:rPr>
      </w:pPr>
    </w:p>
    <w:p w14:paraId="345BA15B" w14:textId="77777777" w:rsidR="00206B10" w:rsidRDefault="00206B10">
      <w:pPr>
        <w:spacing w:line="259" w:lineRule="auto"/>
        <w:ind w:left="1076" w:right="90" w:hanging="1091"/>
        <w:rPr>
          <w:color w:val="000000" w:themeColor="text1"/>
        </w:rPr>
      </w:pPr>
    </w:p>
    <w:p w14:paraId="3A49F301" w14:textId="77777777" w:rsidR="00206B10" w:rsidRDefault="00206B10">
      <w:pPr>
        <w:spacing w:line="259" w:lineRule="auto"/>
        <w:ind w:left="1076" w:right="90" w:hanging="1091"/>
        <w:rPr>
          <w:color w:val="000000" w:themeColor="text1"/>
        </w:rPr>
      </w:pPr>
    </w:p>
    <w:p w14:paraId="41FC4A20" w14:textId="77777777" w:rsidR="00206B10" w:rsidRDefault="00206B10">
      <w:pPr>
        <w:spacing w:line="259" w:lineRule="auto"/>
        <w:ind w:left="1076" w:right="90" w:hanging="1091"/>
        <w:rPr>
          <w:color w:val="000000" w:themeColor="text1"/>
        </w:rPr>
      </w:pPr>
    </w:p>
    <w:p w14:paraId="06B48286" w14:textId="77777777" w:rsidR="00206B10" w:rsidRDefault="00206B10">
      <w:pPr>
        <w:spacing w:line="259" w:lineRule="auto"/>
        <w:ind w:left="1076" w:right="90" w:hanging="1091"/>
        <w:rPr>
          <w:color w:val="000000" w:themeColor="text1"/>
        </w:rPr>
      </w:pPr>
    </w:p>
    <w:p w14:paraId="55FFFA70" w14:textId="77777777" w:rsidR="00206B10" w:rsidRDefault="00206B10">
      <w:pPr>
        <w:spacing w:line="259" w:lineRule="auto"/>
        <w:ind w:left="1076" w:right="90" w:hanging="1091"/>
        <w:rPr>
          <w:color w:val="000000" w:themeColor="text1"/>
        </w:rPr>
      </w:pPr>
    </w:p>
    <w:p w14:paraId="58377786" w14:textId="77777777" w:rsidR="00206B10" w:rsidRDefault="00206B10">
      <w:pPr>
        <w:spacing w:line="259" w:lineRule="auto"/>
        <w:ind w:left="1076" w:right="90" w:hanging="1091"/>
        <w:rPr>
          <w:color w:val="000000" w:themeColor="text1"/>
        </w:rPr>
      </w:pPr>
    </w:p>
    <w:p w14:paraId="62F12B8A" w14:textId="77777777" w:rsidR="00206B10" w:rsidRDefault="00206B10">
      <w:pPr>
        <w:spacing w:line="259" w:lineRule="auto"/>
        <w:ind w:left="1076" w:right="90" w:hanging="1091"/>
        <w:rPr>
          <w:color w:val="000000" w:themeColor="text1"/>
        </w:rPr>
      </w:pPr>
    </w:p>
    <w:p w14:paraId="5920417F" w14:textId="77777777" w:rsidR="00206B10" w:rsidRDefault="00206B10">
      <w:pPr>
        <w:spacing w:line="259" w:lineRule="auto"/>
        <w:ind w:left="1076" w:right="90" w:hanging="1091"/>
        <w:rPr>
          <w:color w:val="000000" w:themeColor="text1"/>
        </w:rPr>
      </w:pPr>
    </w:p>
    <w:p w14:paraId="457D8259" w14:textId="77777777" w:rsidR="00206B10" w:rsidRDefault="00206B10">
      <w:pPr>
        <w:spacing w:line="259" w:lineRule="auto"/>
        <w:ind w:left="1076" w:right="90" w:hanging="1091"/>
        <w:rPr>
          <w:color w:val="000000" w:themeColor="text1"/>
        </w:rPr>
      </w:pPr>
    </w:p>
    <w:p w14:paraId="7AFE68AB" w14:textId="77777777" w:rsidR="00206B10" w:rsidRDefault="00206B10">
      <w:pPr>
        <w:spacing w:line="259" w:lineRule="auto"/>
        <w:ind w:left="1076" w:right="90" w:hanging="1091"/>
        <w:rPr>
          <w:color w:val="000000" w:themeColor="text1"/>
        </w:rPr>
      </w:pPr>
    </w:p>
    <w:p w14:paraId="0D026E3F" w14:textId="77777777" w:rsidR="00206B10" w:rsidRDefault="00206B10">
      <w:pPr>
        <w:spacing w:line="259" w:lineRule="auto"/>
        <w:ind w:left="1076" w:right="90" w:hanging="1091"/>
        <w:rPr>
          <w:color w:val="000000" w:themeColor="text1"/>
        </w:rPr>
      </w:pPr>
    </w:p>
    <w:p w14:paraId="314C1FC2" w14:textId="77777777" w:rsidR="00206B10" w:rsidRDefault="00206B10">
      <w:pPr>
        <w:spacing w:line="259" w:lineRule="auto"/>
        <w:ind w:left="1076" w:right="90" w:hanging="1091"/>
        <w:rPr>
          <w:color w:val="000000" w:themeColor="text1"/>
        </w:rPr>
      </w:pPr>
    </w:p>
    <w:p w14:paraId="506B2A25" w14:textId="77777777" w:rsidR="00206B10" w:rsidRDefault="00206B10">
      <w:pPr>
        <w:spacing w:line="259" w:lineRule="auto"/>
        <w:ind w:left="1076" w:right="90" w:hanging="1091"/>
        <w:rPr>
          <w:color w:val="000000" w:themeColor="text1"/>
        </w:rPr>
      </w:pPr>
    </w:p>
    <w:p w14:paraId="3A3CB106" w14:textId="77777777" w:rsidR="00206B10" w:rsidRDefault="00206B10">
      <w:pPr>
        <w:spacing w:line="259" w:lineRule="auto"/>
        <w:ind w:left="1076" w:right="90" w:hanging="1091"/>
        <w:rPr>
          <w:color w:val="000000" w:themeColor="text1"/>
        </w:rPr>
      </w:pPr>
    </w:p>
    <w:p w14:paraId="455FF604" w14:textId="77777777" w:rsidR="00206B10" w:rsidRDefault="00206B10">
      <w:pPr>
        <w:spacing w:line="259" w:lineRule="auto"/>
        <w:ind w:left="1076" w:right="90" w:hanging="1091"/>
        <w:rPr>
          <w:color w:val="000000" w:themeColor="text1"/>
        </w:rPr>
      </w:pPr>
    </w:p>
    <w:p w14:paraId="0D6DD232" w14:textId="77777777" w:rsidR="00206B10" w:rsidRDefault="00206B10">
      <w:pPr>
        <w:spacing w:line="259" w:lineRule="auto"/>
        <w:ind w:left="1076" w:right="90" w:hanging="1091"/>
        <w:rPr>
          <w:color w:val="000000" w:themeColor="text1"/>
        </w:rPr>
      </w:pPr>
    </w:p>
    <w:p w14:paraId="49257A5E" w14:textId="77777777" w:rsidR="00206B10" w:rsidRDefault="00206B10">
      <w:pPr>
        <w:spacing w:line="259" w:lineRule="auto"/>
        <w:ind w:left="1076" w:right="90" w:hanging="1091"/>
        <w:rPr>
          <w:color w:val="000000" w:themeColor="text1"/>
        </w:rPr>
      </w:pPr>
    </w:p>
    <w:p w14:paraId="3DD43673" w14:textId="77777777" w:rsidR="00206B10" w:rsidRDefault="00206B10">
      <w:pPr>
        <w:spacing w:line="259" w:lineRule="auto"/>
        <w:ind w:left="1076" w:right="90" w:hanging="1091"/>
        <w:rPr>
          <w:color w:val="000000" w:themeColor="text1"/>
        </w:rPr>
      </w:pPr>
    </w:p>
    <w:p w14:paraId="1139AC80" w14:textId="77777777" w:rsidR="00206B10" w:rsidRDefault="00206B10">
      <w:pPr>
        <w:spacing w:line="259" w:lineRule="auto"/>
        <w:ind w:left="1076" w:right="90" w:hanging="1091"/>
        <w:rPr>
          <w:color w:val="000000" w:themeColor="text1"/>
        </w:rPr>
      </w:pPr>
    </w:p>
    <w:p w14:paraId="6C9B725B" w14:textId="77777777" w:rsidR="00206B10" w:rsidRDefault="00206B10">
      <w:pPr>
        <w:spacing w:line="259" w:lineRule="auto"/>
        <w:ind w:left="1076" w:right="90" w:hanging="1091"/>
        <w:rPr>
          <w:color w:val="000000" w:themeColor="text1"/>
        </w:rPr>
      </w:pPr>
    </w:p>
    <w:p w14:paraId="227EEE51" w14:textId="77777777" w:rsidR="00206B10" w:rsidRDefault="00206B10">
      <w:pPr>
        <w:spacing w:line="259" w:lineRule="auto"/>
        <w:ind w:left="1076" w:right="90" w:hanging="1091"/>
        <w:rPr>
          <w:color w:val="000000" w:themeColor="text1"/>
        </w:rPr>
      </w:pPr>
    </w:p>
    <w:p w14:paraId="7A896A92" w14:textId="77777777" w:rsidR="00206B10" w:rsidRDefault="00206B10">
      <w:pPr>
        <w:spacing w:line="259" w:lineRule="auto"/>
        <w:ind w:left="1076" w:right="90" w:hanging="1091"/>
        <w:rPr>
          <w:color w:val="000000" w:themeColor="text1"/>
        </w:rPr>
      </w:pPr>
    </w:p>
    <w:p w14:paraId="04CA5861" w14:textId="77777777" w:rsidR="00206B10" w:rsidRDefault="00206B10">
      <w:pPr>
        <w:spacing w:line="259" w:lineRule="auto"/>
        <w:ind w:left="1076" w:right="90" w:hanging="1091"/>
        <w:rPr>
          <w:color w:val="000000" w:themeColor="text1"/>
        </w:rPr>
      </w:pPr>
    </w:p>
    <w:p w14:paraId="61AD4618" w14:textId="77777777" w:rsidR="00206B10" w:rsidRDefault="00206B10">
      <w:pPr>
        <w:spacing w:line="259" w:lineRule="auto"/>
        <w:ind w:left="1076" w:right="90" w:hanging="1091"/>
        <w:rPr>
          <w:color w:val="000000" w:themeColor="text1"/>
        </w:rPr>
      </w:pPr>
    </w:p>
    <w:p w14:paraId="4F670426"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327301F4" w14:textId="77777777" w:rsidTr="0089758D">
        <w:trPr>
          <w:trHeight w:val="451"/>
        </w:trPr>
        <w:tc>
          <w:tcPr>
            <w:tcW w:w="6899" w:type="dxa"/>
            <w:tcBorders>
              <w:top w:val="double" w:sz="3" w:space="0" w:color="000000"/>
              <w:left w:val="nil"/>
              <w:bottom w:val="double" w:sz="3" w:space="0" w:color="000000"/>
              <w:right w:val="nil"/>
            </w:tcBorders>
          </w:tcPr>
          <w:p w14:paraId="3E1702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13BBEA38"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2B1526B5"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57AC8B7"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39BF84E0" w14:textId="77777777" w:rsidTr="0089758D">
        <w:trPr>
          <w:trHeight w:val="716"/>
        </w:trPr>
        <w:tc>
          <w:tcPr>
            <w:tcW w:w="6899" w:type="dxa"/>
            <w:tcBorders>
              <w:top w:val="double" w:sz="3" w:space="0" w:color="000000"/>
              <w:left w:val="nil"/>
              <w:bottom w:val="single" w:sz="3" w:space="0" w:color="000000"/>
              <w:right w:val="nil"/>
            </w:tcBorders>
          </w:tcPr>
          <w:p w14:paraId="011EAF95"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114294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424C085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79E853D1"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0E48497"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03EDA55A" w14:textId="77777777" w:rsidTr="0089758D">
        <w:trPr>
          <w:trHeight w:val="692"/>
        </w:trPr>
        <w:tc>
          <w:tcPr>
            <w:tcW w:w="6899" w:type="dxa"/>
            <w:tcBorders>
              <w:top w:val="single" w:sz="3" w:space="0" w:color="000000"/>
              <w:left w:val="nil"/>
              <w:bottom w:val="single" w:sz="3" w:space="0" w:color="000000"/>
              <w:right w:val="nil"/>
            </w:tcBorders>
          </w:tcPr>
          <w:p w14:paraId="03594E0F"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41450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6A583118"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5460513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0E19841B"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701B116D" w14:textId="77777777" w:rsidTr="0089758D">
        <w:trPr>
          <w:trHeight w:val="692"/>
        </w:trPr>
        <w:tc>
          <w:tcPr>
            <w:tcW w:w="6899" w:type="dxa"/>
            <w:tcBorders>
              <w:top w:val="single" w:sz="3" w:space="0" w:color="000000"/>
              <w:left w:val="nil"/>
              <w:bottom w:val="single" w:sz="3" w:space="0" w:color="000000"/>
              <w:right w:val="nil"/>
            </w:tcBorders>
          </w:tcPr>
          <w:p w14:paraId="4EED21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A21468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699B7E4F"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0D4991D1"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A6BAEBB"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1E05368" w14:textId="77777777" w:rsidTr="0089758D">
        <w:trPr>
          <w:trHeight w:val="692"/>
        </w:trPr>
        <w:tc>
          <w:tcPr>
            <w:tcW w:w="6899" w:type="dxa"/>
            <w:tcBorders>
              <w:top w:val="single" w:sz="3" w:space="0" w:color="000000"/>
              <w:left w:val="nil"/>
              <w:bottom w:val="single" w:sz="3" w:space="0" w:color="000000"/>
              <w:right w:val="nil"/>
            </w:tcBorders>
          </w:tcPr>
          <w:p w14:paraId="5978661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AF1D5A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2A9F2CB5"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3782F418"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5DB1C7A"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9358510" w14:textId="77777777" w:rsidTr="0089758D">
        <w:trPr>
          <w:trHeight w:val="692"/>
        </w:trPr>
        <w:tc>
          <w:tcPr>
            <w:tcW w:w="6899" w:type="dxa"/>
            <w:tcBorders>
              <w:top w:val="single" w:sz="3" w:space="0" w:color="000000"/>
              <w:left w:val="nil"/>
              <w:bottom w:val="single" w:sz="3" w:space="0" w:color="000000"/>
              <w:right w:val="nil"/>
            </w:tcBorders>
          </w:tcPr>
          <w:p w14:paraId="05EC8384"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5D7E246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4B47B898"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19818101"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183EB86A"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553E8663" w14:textId="77777777" w:rsidR="0089758D" w:rsidRPr="004F09C9" w:rsidRDefault="0089758D" w:rsidP="0089758D">
      <w:pPr>
        <w:rPr>
          <w:color w:val="000000" w:themeColor="text1"/>
        </w:rPr>
      </w:pPr>
      <w:r w:rsidRPr="004F09C9">
        <w:rPr>
          <w:color w:val="000000" w:themeColor="text1"/>
        </w:rPr>
        <w:br w:type="page"/>
      </w:r>
    </w:p>
    <w:p w14:paraId="5AB65A0E"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311F0365" w14:textId="77777777" w:rsidTr="0089758D">
        <w:trPr>
          <w:trHeight w:val="451"/>
          <w:jc w:val="center"/>
        </w:trPr>
        <w:tc>
          <w:tcPr>
            <w:tcW w:w="6899" w:type="dxa"/>
            <w:tcBorders>
              <w:top w:val="double" w:sz="3" w:space="0" w:color="000000"/>
              <w:left w:val="nil"/>
              <w:bottom w:val="double" w:sz="3" w:space="0" w:color="000000"/>
              <w:right w:val="nil"/>
            </w:tcBorders>
          </w:tcPr>
          <w:p w14:paraId="20A9BF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B369B16" w14:textId="77777777" w:rsidR="0089758D" w:rsidRPr="004F09C9" w:rsidRDefault="0089758D" w:rsidP="0089758D">
            <w:pPr>
              <w:spacing w:after="0" w:line="259" w:lineRule="auto"/>
              <w:ind w:left="0" w:firstLine="0"/>
              <w:rPr>
                <w:color w:val="000000" w:themeColor="text1"/>
              </w:rPr>
            </w:pPr>
            <w:proofErr w:type="spellStart"/>
            <w:r w:rsidRPr="004F09C9">
              <w:rPr>
                <w:color w:val="000000" w:themeColor="text1"/>
              </w:rPr>
              <w:t>Df</w:t>
            </w:r>
            <w:proofErr w:type="spellEnd"/>
          </w:p>
        </w:tc>
        <w:tc>
          <w:tcPr>
            <w:tcW w:w="900" w:type="dxa"/>
            <w:tcBorders>
              <w:top w:val="double" w:sz="3" w:space="0" w:color="000000"/>
              <w:left w:val="nil"/>
              <w:bottom w:val="double" w:sz="3" w:space="0" w:color="000000"/>
              <w:right w:val="nil"/>
            </w:tcBorders>
          </w:tcPr>
          <w:p w14:paraId="68E8567C"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44AB56E"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68E56A43" w14:textId="77777777" w:rsidTr="0089758D">
        <w:trPr>
          <w:trHeight w:val="716"/>
          <w:jc w:val="center"/>
        </w:trPr>
        <w:tc>
          <w:tcPr>
            <w:tcW w:w="6899" w:type="dxa"/>
            <w:tcBorders>
              <w:top w:val="double" w:sz="3" w:space="0" w:color="000000"/>
              <w:left w:val="nil"/>
              <w:bottom w:val="single" w:sz="3" w:space="0" w:color="000000"/>
              <w:right w:val="nil"/>
            </w:tcBorders>
          </w:tcPr>
          <w:p w14:paraId="0DD209A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4DC8AB2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265AB117"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0048827F"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8C2EC05" w14:textId="77777777" w:rsidR="0089758D" w:rsidRPr="004F09C9" w:rsidRDefault="0089758D" w:rsidP="0089758D">
            <w:pPr>
              <w:spacing w:after="0" w:line="259" w:lineRule="auto"/>
              <w:ind w:left="0" w:firstLine="0"/>
              <w:jc w:val="center"/>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4157E2B" w14:textId="77777777" w:rsidTr="0089758D">
        <w:trPr>
          <w:trHeight w:val="692"/>
          <w:jc w:val="center"/>
        </w:trPr>
        <w:tc>
          <w:tcPr>
            <w:tcW w:w="6899" w:type="dxa"/>
            <w:tcBorders>
              <w:top w:val="single" w:sz="3" w:space="0" w:color="000000"/>
              <w:left w:val="nil"/>
              <w:bottom w:val="single" w:sz="3" w:space="0" w:color="000000"/>
              <w:right w:val="nil"/>
            </w:tcBorders>
          </w:tcPr>
          <w:p w14:paraId="442A6A86"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2A457CE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6D4BAA6"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6A095642"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033F07A9"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5DF54AF" w14:textId="77777777" w:rsidTr="0089758D">
        <w:trPr>
          <w:trHeight w:val="692"/>
          <w:jc w:val="center"/>
        </w:trPr>
        <w:tc>
          <w:tcPr>
            <w:tcW w:w="6899" w:type="dxa"/>
            <w:tcBorders>
              <w:top w:val="single" w:sz="3" w:space="0" w:color="000000"/>
              <w:left w:val="nil"/>
              <w:bottom w:val="single" w:sz="3" w:space="0" w:color="000000"/>
              <w:right w:val="nil"/>
            </w:tcBorders>
          </w:tcPr>
          <w:p w14:paraId="6795EBB2"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7D8005B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3685FED"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634D925"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747B364E"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92FA34B" w14:textId="77777777" w:rsidTr="0089758D">
        <w:trPr>
          <w:trHeight w:val="692"/>
          <w:jc w:val="center"/>
        </w:trPr>
        <w:tc>
          <w:tcPr>
            <w:tcW w:w="6899" w:type="dxa"/>
            <w:tcBorders>
              <w:top w:val="single" w:sz="3" w:space="0" w:color="000000"/>
              <w:left w:val="nil"/>
              <w:bottom w:val="single" w:sz="3" w:space="0" w:color="000000"/>
              <w:right w:val="nil"/>
            </w:tcBorders>
          </w:tcPr>
          <w:p w14:paraId="53C08B46"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1CABE422"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95BAED1"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1D4E3FD3"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5DF34875"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1B94FE47" w14:textId="77777777" w:rsidTr="0089758D">
        <w:trPr>
          <w:trHeight w:val="692"/>
          <w:jc w:val="center"/>
        </w:trPr>
        <w:tc>
          <w:tcPr>
            <w:tcW w:w="6899" w:type="dxa"/>
            <w:tcBorders>
              <w:top w:val="single" w:sz="3" w:space="0" w:color="000000"/>
              <w:left w:val="nil"/>
              <w:bottom w:val="single" w:sz="3" w:space="0" w:color="000000"/>
              <w:right w:val="nil"/>
            </w:tcBorders>
          </w:tcPr>
          <w:p w14:paraId="13985894"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568AE18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8FC02D8"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705CE6A"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64CCB051"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75DFD6F2" w14:textId="77777777" w:rsidTr="0089758D">
        <w:trPr>
          <w:trHeight w:val="692"/>
          <w:jc w:val="center"/>
        </w:trPr>
        <w:tc>
          <w:tcPr>
            <w:tcW w:w="6899" w:type="dxa"/>
            <w:tcBorders>
              <w:top w:val="single" w:sz="3" w:space="0" w:color="000000"/>
              <w:left w:val="nil"/>
              <w:bottom w:val="single" w:sz="3" w:space="0" w:color="000000"/>
              <w:right w:val="nil"/>
            </w:tcBorders>
          </w:tcPr>
          <w:p w14:paraId="3DEB9E05"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1319F073"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652A1BF4"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1B7F57FA"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7F5EE0B7"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2745F588" w14:textId="77777777" w:rsidR="0089758D" w:rsidRPr="004F09C9" w:rsidRDefault="0089758D" w:rsidP="0089758D">
      <w:pPr>
        <w:rPr>
          <w:color w:val="000000" w:themeColor="text1"/>
        </w:rPr>
      </w:pPr>
      <w:r w:rsidRPr="004F09C9">
        <w:rPr>
          <w:color w:val="000000" w:themeColor="text1"/>
        </w:rPr>
        <w:br w:type="page"/>
      </w:r>
    </w:p>
    <w:p w14:paraId="41E9205F"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67BFC621" w14:textId="77777777" w:rsidTr="005C6388">
        <w:trPr>
          <w:trHeight w:val="504"/>
        </w:trPr>
        <w:tc>
          <w:tcPr>
            <w:tcW w:w="4928" w:type="dxa"/>
            <w:tcBorders>
              <w:top w:val="double" w:sz="3" w:space="0" w:color="000000"/>
              <w:left w:val="nil"/>
              <w:bottom w:val="double" w:sz="3" w:space="0" w:color="000000"/>
              <w:right w:val="nil"/>
            </w:tcBorders>
          </w:tcPr>
          <w:p w14:paraId="278BBEA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371E7E03"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1205" w:type="dxa"/>
            <w:tcBorders>
              <w:top w:val="double" w:sz="3" w:space="0" w:color="000000"/>
              <w:left w:val="nil"/>
              <w:bottom w:val="double" w:sz="3" w:space="0" w:color="000000"/>
              <w:right w:val="nil"/>
            </w:tcBorders>
          </w:tcPr>
          <w:p w14:paraId="27D51567" w14:textId="77777777"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34A2E1DE"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21477765" w14:textId="77777777" w:rsidTr="005C6388">
        <w:trPr>
          <w:trHeight w:val="321"/>
        </w:trPr>
        <w:tc>
          <w:tcPr>
            <w:tcW w:w="4928" w:type="dxa"/>
            <w:tcBorders>
              <w:top w:val="double" w:sz="3" w:space="0" w:color="000000"/>
              <w:left w:val="nil"/>
              <w:bottom w:val="single" w:sz="3" w:space="0" w:color="000000"/>
              <w:right w:val="nil"/>
            </w:tcBorders>
          </w:tcPr>
          <w:p w14:paraId="4320E0F1" w14:textId="77777777"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5F62482E"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77E340"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0A560697" w14:textId="77777777" w:rsidR="0089758D" w:rsidRPr="004F09C9" w:rsidRDefault="0089758D" w:rsidP="0089758D">
            <w:pPr>
              <w:spacing w:after="160" w:line="259" w:lineRule="auto"/>
              <w:ind w:left="0" w:firstLine="0"/>
              <w:rPr>
                <w:color w:val="000000" w:themeColor="text1"/>
              </w:rPr>
            </w:pPr>
          </w:p>
        </w:tc>
      </w:tr>
      <w:tr w:rsidR="00F61329" w:rsidRPr="004F09C9" w14:paraId="10B9E15C" w14:textId="77777777" w:rsidTr="005C6388">
        <w:trPr>
          <w:trHeight w:val="366"/>
        </w:trPr>
        <w:tc>
          <w:tcPr>
            <w:tcW w:w="4928" w:type="dxa"/>
            <w:tcBorders>
              <w:top w:val="single" w:sz="3" w:space="0" w:color="000000"/>
              <w:left w:val="nil"/>
              <w:right w:val="nil"/>
            </w:tcBorders>
          </w:tcPr>
          <w:p w14:paraId="4DBC1B6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44753E93" w14:textId="7777777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0EE71A8" w14:textId="77777777"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368B1538" w14:textId="77777777"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2DDDABCE" w14:textId="77777777" w:rsidTr="005C6388">
        <w:trPr>
          <w:trHeight w:val="504"/>
        </w:trPr>
        <w:tc>
          <w:tcPr>
            <w:tcW w:w="4928" w:type="dxa"/>
            <w:tcBorders>
              <w:top w:val="double" w:sz="4" w:space="0" w:color="000000"/>
              <w:left w:val="nil"/>
              <w:bottom w:val="single" w:sz="4" w:space="0" w:color="auto"/>
              <w:right w:val="nil"/>
            </w:tcBorders>
          </w:tcPr>
          <w:p w14:paraId="46073BFF" w14:textId="77777777"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E957A9C" w14:textId="77777777"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78D6565" w14:textId="77777777"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677D2C5" w14:textId="77777777" w:rsidR="00B35900" w:rsidRPr="004F09C9" w:rsidRDefault="00B35900" w:rsidP="00B35900">
            <w:pPr>
              <w:spacing w:after="0" w:line="259" w:lineRule="auto"/>
              <w:ind w:left="342" w:firstLine="0"/>
              <w:rPr>
                <w:color w:val="000000" w:themeColor="text1"/>
              </w:rPr>
            </w:pPr>
          </w:p>
        </w:tc>
      </w:tr>
      <w:tr w:rsidR="005C6388" w:rsidRPr="004F09C9" w14:paraId="3572874B" w14:textId="77777777" w:rsidTr="005C6388">
        <w:trPr>
          <w:trHeight w:val="366"/>
        </w:trPr>
        <w:tc>
          <w:tcPr>
            <w:tcW w:w="4928" w:type="dxa"/>
            <w:tcBorders>
              <w:top w:val="single" w:sz="4" w:space="0" w:color="000000"/>
              <w:left w:val="nil"/>
              <w:bottom w:val="nil"/>
              <w:right w:val="nil"/>
            </w:tcBorders>
          </w:tcPr>
          <w:p w14:paraId="2C14C851"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34559408" w14:textId="77777777"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521CD11E" w14:textId="77777777"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368F606A" w14:textId="77777777"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68869EB0" w14:textId="77777777" w:rsidTr="005C6388">
        <w:trPr>
          <w:trHeight w:val="504"/>
        </w:trPr>
        <w:tc>
          <w:tcPr>
            <w:tcW w:w="4928" w:type="dxa"/>
            <w:tcBorders>
              <w:top w:val="double" w:sz="4" w:space="0" w:color="000000"/>
              <w:left w:val="nil"/>
              <w:bottom w:val="single" w:sz="4" w:space="0" w:color="auto"/>
              <w:right w:val="nil"/>
            </w:tcBorders>
          </w:tcPr>
          <w:p w14:paraId="05BD1859" w14:textId="77777777"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425BC87A"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5626C85C"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28E15BAC" w14:textId="77777777" w:rsidR="00B35900" w:rsidRPr="004F09C9" w:rsidRDefault="00B35900" w:rsidP="00A528DB">
            <w:pPr>
              <w:spacing w:after="0" w:line="259" w:lineRule="auto"/>
              <w:ind w:left="342" w:firstLine="0"/>
              <w:rPr>
                <w:color w:val="000000" w:themeColor="text1"/>
              </w:rPr>
            </w:pPr>
          </w:p>
        </w:tc>
      </w:tr>
      <w:tr w:rsidR="005C6388" w:rsidRPr="004F09C9" w14:paraId="7F89339C" w14:textId="77777777" w:rsidTr="005C6388">
        <w:trPr>
          <w:trHeight w:val="366"/>
        </w:trPr>
        <w:tc>
          <w:tcPr>
            <w:tcW w:w="4928" w:type="dxa"/>
            <w:tcBorders>
              <w:top w:val="single" w:sz="4" w:space="0" w:color="auto"/>
              <w:left w:val="nil"/>
              <w:right w:val="nil"/>
            </w:tcBorders>
          </w:tcPr>
          <w:p w14:paraId="0F82B18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23E1A851" w14:textId="77777777"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2302F336" w14:textId="77777777"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339128B" w14:textId="77777777"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75A1DB9" w14:textId="77777777" w:rsidTr="005C6388">
        <w:trPr>
          <w:trHeight w:val="366"/>
        </w:trPr>
        <w:tc>
          <w:tcPr>
            <w:tcW w:w="4928" w:type="dxa"/>
            <w:tcBorders>
              <w:left w:val="nil"/>
              <w:right w:val="nil"/>
            </w:tcBorders>
          </w:tcPr>
          <w:p w14:paraId="4D8DF510" w14:textId="77777777"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59FF375C" w14:textId="77777777"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EFBA861" w14:textId="77777777"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0777508E" w14:textId="77777777" w:rsidR="00F61329" w:rsidRPr="004F09C9" w:rsidRDefault="005C6388" w:rsidP="00A528DB">
            <w:pPr>
              <w:spacing w:after="0" w:line="259" w:lineRule="auto"/>
              <w:ind w:left="60" w:firstLine="0"/>
              <w:rPr>
                <w:color w:val="000000" w:themeColor="text1"/>
              </w:rPr>
            </w:pPr>
            <w:r>
              <w:rPr>
                <w:color w:val="000000" w:themeColor="text1"/>
              </w:rPr>
              <w:t>&lt;0.000*</w:t>
            </w:r>
          </w:p>
        </w:tc>
      </w:tr>
      <w:tr w:rsidR="005C6388" w:rsidRPr="004F09C9" w14:paraId="4C2F0685" w14:textId="77777777" w:rsidTr="005C6388">
        <w:trPr>
          <w:trHeight w:val="369"/>
        </w:trPr>
        <w:tc>
          <w:tcPr>
            <w:tcW w:w="4928" w:type="dxa"/>
            <w:tcBorders>
              <w:left w:val="nil"/>
              <w:bottom w:val="single" w:sz="4" w:space="0" w:color="auto"/>
              <w:right w:val="nil"/>
            </w:tcBorders>
          </w:tcPr>
          <w:p w14:paraId="2732F649"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691F0B36" w14:textId="77777777"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66FDF566" w14:textId="77777777"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37BC41A4" w14:textId="77777777" w:rsidR="00B35900" w:rsidRPr="004F09C9" w:rsidRDefault="005C6388" w:rsidP="00A528DB">
            <w:pPr>
              <w:spacing w:after="0" w:line="259" w:lineRule="auto"/>
              <w:ind w:left="91" w:firstLine="0"/>
              <w:rPr>
                <w:color w:val="000000" w:themeColor="text1"/>
              </w:rPr>
            </w:pPr>
            <w:r>
              <w:rPr>
                <w:color w:val="000000" w:themeColor="text1"/>
              </w:rPr>
              <w:t>&lt;0.000*</w:t>
            </w:r>
          </w:p>
        </w:tc>
      </w:tr>
    </w:tbl>
    <w:p w14:paraId="431A0345" w14:textId="77777777" w:rsidR="0089758D" w:rsidRDefault="0089758D">
      <w:pPr>
        <w:spacing w:line="259" w:lineRule="auto"/>
        <w:ind w:left="1076" w:right="90" w:hanging="1091"/>
        <w:rPr>
          <w:color w:val="000000" w:themeColor="text1"/>
        </w:rPr>
      </w:pPr>
    </w:p>
    <w:p w14:paraId="57FC3792" w14:textId="77777777" w:rsidR="0089758D" w:rsidRDefault="0089758D">
      <w:pPr>
        <w:spacing w:line="259" w:lineRule="auto"/>
        <w:ind w:left="1076" w:right="90" w:hanging="1091"/>
        <w:rPr>
          <w:color w:val="000000" w:themeColor="text1"/>
        </w:rPr>
      </w:pPr>
    </w:p>
    <w:p w14:paraId="01ECBD26" w14:textId="77777777" w:rsidR="0089758D" w:rsidRDefault="0089758D">
      <w:pPr>
        <w:spacing w:line="259" w:lineRule="auto"/>
        <w:ind w:left="1076" w:right="90" w:hanging="1091"/>
        <w:rPr>
          <w:color w:val="000000" w:themeColor="text1"/>
        </w:rPr>
      </w:pPr>
    </w:p>
    <w:p w14:paraId="72211DDD" w14:textId="77777777" w:rsidR="0089758D" w:rsidRDefault="0089758D">
      <w:pPr>
        <w:spacing w:line="259" w:lineRule="auto"/>
        <w:ind w:left="1076" w:right="90" w:hanging="1091"/>
        <w:rPr>
          <w:color w:val="000000" w:themeColor="text1"/>
        </w:rPr>
      </w:pPr>
    </w:p>
    <w:p w14:paraId="7B8396ED" w14:textId="77777777" w:rsidR="0089758D" w:rsidRDefault="0089758D">
      <w:pPr>
        <w:spacing w:line="259" w:lineRule="auto"/>
        <w:ind w:left="1076" w:right="90" w:hanging="1091"/>
        <w:rPr>
          <w:color w:val="000000" w:themeColor="text1"/>
        </w:rPr>
      </w:pPr>
    </w:p>
    <w:p w14:paraId="02420BBF" w14:textId="77777777" w:rsidR="0089758D" w:rsidRDefault="0089758D">
      <w:pPr>
        <w:spacing w:line="259" w:lineRule="auto"/>
        <w:ind w:left="1076" w:right="90" w:hanging="1091"/>
        <w:rPr>
          <w:color w:val="000000" w:themeColor="text1"/>
        </w:rPr>
      </w:pPr>
    </w:p>
    <w:p w14:paraId="3AC9456D" w14:textId="77777777" w:rsidR="0089758D" w:rsidRDefault="0089758D">
      <w:pPr>
        <w:spacing w:line="259" w:lineRule="auto"/>
        <w:ind w:left="1076" w:right="90" w:hanging="1091"/>
        <w:rPr>
          <w:color w:val="000000" w:themeColor="text1"/>
        </w:rPr>
      </w:pPr>
    </w:p>
    <w:p w14:paraId="5679326D" w14:textId="77777777" w:rsidR="0089758D" w:rsidRDefault="0089758D">
      <w:pPr>
        <w:spacing w:line="259" w:lineRule="auto"/>
        <w:ind w:left="1076" w:right="90" w:hanging="1091"/>
        <w:rPr>
          <w:color w:val="000000" w:themeColor="text1"/>
        </w:rPr>
      </w:pPr>
    </w:p>
    <w:p w14:paraId="0290698D" w14:textId="77777777" w:rsidR="0089758D" w:rsidRDefault="0089758D">
      <w:pPr>
        <w:spacing w:line="259" w:lineRule="auto"/>
        <w:ind w:left="1076" w:right="90" w:hanging="1091"/>
        <w:rPr>
          <w:color w:val="000000" w:themeColor="text1"/>
        </w:rPr>
      </w:pPr>
    </w:p>
    <w:p w14:paraId="792DF38D" w14:textId="77777777" w:rsidR="0089758D" w:rsidRDefault="0089758D">
      <w:pPr>
        <w:spacing w:line="259" w:lineRule="auto"/>
        <w:ind w:left="1076" w:right="90" w:hanging="1091"/>
        <w:rPr>
          <w:color w:val="000000" w:themeColor="text1"/>
        </w:rPr>
      </w:pPr>
    </w:p>
    <w:p w14:paraId="72E5644E" w14:textId="77777777" w:rsidR="0089758D" w:rsidRDefault="0089758D">
      <w:pPr>
        <w:spacing w:line="259" w:lineRule="auto"/>
        <w:ind w:left="1076" w:right="90" w:hanging="1091"/>
        <w:rPr>
          <w:color w:val="000000" w:themeColor="text1"/>
        </w:rPr>
      </w:pPr>
    </w:p>
    <w:p w14:paraId="6545ED75" w14:textId="77777777" w:rsidR="0089758D" w:rsidRDefault="0089758D">
      <w:pPr>
        <w:spacing w:line="259" w:lineRule="auto"/>
        <w:ind w:left="1076" w:right="90" w:hanging="1091"/>
        <w:rPr>
          <w:color w:val="000000" w:themeColor="text1"/>
        </w:rPr>
      </w:pPr>
    </w:p>
    <w:p w14:paraId="46B39BB6" w14:textId="77777777" w:rsidR="0089758D" w:rsidRDefault="0089758D">
      <w:pPr>
        <w:spacing w:line="259" w:lineRule="auto"/>
        <w:ind w:left="1076" w:right="90" w:hanging="1091"/>
        <w:rPr>
          <w:color w:val="000000" w:themeColor="text1"/>
        </w:rPr>
      </w:pPr>
    </w:p>
    <w:p w14:paraId="736978C5" w14:textId="77777777" w:rsidR="0089758D" w:rsidRDefault="0089758D">
      <w:pPr>
        <w:spacing w:line="259" w:lineRule="auto"/>
        <w:ind w:left="1076" w:right="90" w:hanging="1091"/>
        <w:rPr>
          <w:color w:val="000000" w:themeColor="text1"/>
        </w:rPr>
      </w:pPr>
    </w:p>
    <w:p w14:paraId="304B0DBC" w14:textId="77777777" w:rsidR="0089758D" w:rsidRDefault="0089758D">
      <w:pPr>
        <w:spacing w:line="259" w:lineRule="auto"/>
        <w:ind w:left="1076" w:right="90" w:hanging="1091"/>
        <w:rPr>
          <w:color w:val="000000" w:themeColor="text1"/>
        </w:rPr>
      </w:pPr>
    </w:p>
    <w:p w14:paraId="4A5ABBFD" w14:textId="77777777" w:rsidR="0089758D" w:rsidRDefault="0089758D">
      <w:pPr>
        <w:spacing w:line="259" w:lineRule="auto"/>
        <w:ind w:left="1076" w:right="90" w:hanging="1091"/>
        <w:rPr>
          <w:color w:val="000000" w:themeColor="text1"/>
        </w:rPr>
      </w:pPr>
    </w:p>
    <w:p w14:paraId="15EAB8D2" w14:textId="77777777" w:rsidR="0089758D" w:rsidRDefault="0089758D">
      <w:pPr>
        <w:spacing w:line="259" w:lineRule="auto"/>
        <w:ind w:left="1076" w:right="90" w:hanging="1091"/>
        <w:rPr>
          <w:color w:val="000000" w:themeColor="text1"/>
        </w:rPr>
      </w:pPr>
    </w:p>
    <w:p w14:paraId="68C116F2" w14:textId="77777777" w:rsidR="0089758D" w:rsidRDefault="0089758D">
      <w:pPr>
        <w:spacing w:line="259" w:lineRule="auto"/>
        <w:ind w:left="1076" w:right="90" w:hanging="1091"/>
        <w:rPr>
          <w:color w:val="000000" w:themeColor="text1"/>
        </w:rPr>
      </w:pPr>
    </w:p>
    <w:p w14:paraId="529A26C4" w14:textId="77777777" w:rsidR="0089758D" w:rsidRDefault="0089758D">
      <w:pPr>
        <w:spacing w:line="259" w:lineRule="auto"/>
        <w:ind w:left="1076" w:right="90" w:hanging="1091"/>
        <w:rPr>
          <w:color w:val="000000" w:themeColor="text1"/>
        </w:rPr>
      </w:pPr>
    </w:p>
    <w:p w14:paraId="7ECE19C5" w14:textId="77777777" w:rsidR="0089758D" w:rsidRDefault="0089758D">
      <w:pPr>
        <w:spacing w:line="259" w:lineRule="auto"/>
        <w:ind w:left="1076" w:right="90" w:hanging="1091"/>
        <w:rPr>
          <w:color w:val="000000" w:themeColor="text1"/>
        </w:rPr>
      </w:pPr>
    </w:p>
    <w:p w14:paraId="43BFA256" w14:textId="77777777" w:rsidR="0089758D" w:rsidRDefault="0089758D">
      <w:pPr>
        <w:spacing w:line="259" w:lineRule="auto"/>
        <w:ind w:left="1076" w:right="90" w:hanging="1091"/>
        <w:rPr>
          <w:color w:val="000000" w:themeColor="text1"/>
        </w:rPr>
      </w:pPr>
    </w:p>
    <w:p w14:paraId="29C39C2E" w14:textId="77777777" w:rsidR="0089758D" w:rsidRDefault="0089758D">
      <w:pPr>
        <w:spacing w:line="259" w:lineRule="auto"/>
        <w:ind w:left="1076" w:right="90" w:hanging="1091"/>
        <w:rPr>
          <w:color w:val="000000" w:themeColor="text1"/>
        </w:rPr>
      </w:pPr>
    </w:p>
    <w:p w14:paraId="504B4982" w14:textId="77777777" w:rsidR="0089758D" w:rsidRDefault="0089758D">
      <w:pPr>
        <w:spacing w:line="259" w:lineRule="auto"/>
        <w:ind w:left="1076" w:right="90" w:hanging="1091"/>
        <w:rPr>
          <w:color w:val="000000" w:themeColor="text1"/>
        </w:rPr>
      </w:pPr>
    </w:p>
    <w:p w14:paraId="734FCDED" w14:textId="77777777" w:rsidR="0089758D" w:rsidRDefault="0089758D">
      <w:pPr>
        <w:spacing w:line="259" w:lineRule="auto"/>
        <w:ind w:left="1076" w:right="90" w:hanging="1091"/>
        <w:rPr>
          <w:color w:val="000000" w:themeColor="text1"/>
        </w:rPr>
      </w:pPr>
    </w:p>
    <w:p w14:paraId="579BE4CC" w14:textId="77777777" w:rsidR="0089758D" w:rsidRDefault="0089758D">
      <w:pPr>
        <w:spacing w:line="259" w:lineRule="auto"/>
        <w:ind w:left="1076" w:right="90" w:hanging="1091"/>
        <w:rPr>
          <w:color w:val="000000" w:themeColor="text1"/>
        </w:rPr>
      </w:pPr>
    </w:p>
    <w:p w14:paraId="12A54EF0" w14:textId="77777777" w:rsidR="0089758D" w:rsidRDefault="0089758D">
      <w:pPr>
        <w:spacing w:line="259" w:lineRule="auto"/>
        <w:ind w:left="1076" w:right="90" w:hanging="1091"/>
        <w:rPr>
          <w:color w:val="000000" w:themeColor="text1"/>
        </w:rPr>
      </w:pPr>
    </w:p>
    <w:p w14:paraId="6AD20515" w14:textId="77777777" w:rsidR="0089758D" w:rsidRDefault="0089758D">
      <w:pPr>
        <w:spacing w:line="259" w:lineRule="auto"/>
        <w:ind w:left="1076" w:right="90" w:hanging="1091"/>
        <w:rPr>
          <w:color w:val="000000" w:themeColor="text1"/>
        </w:rPr>
      </w:pPr>
    </w:p>
    <w:p w14:paraId="1619E3CD" w14:textId="77777777" w:rsidR="0089758D" w:rsidRDefault="0089758D">
      <w:pPr>
        <w:spacing w:line="259" w:lineRule="auto"/>
        <w:ind w:left="1076" w:right="90" w:hanging="1091"/>
        <w:rPr>
          <w:color w:val="000000" w:themeColor="text1"/>
        </w:rPr>
      </w:pPr>
    </w:p>
    <w:p w14:paraId="7A44FBF9" w14:textId="77777777" w:rsidR="0089758D" w:rsidRDefault="0089758D">
      <w:pPr>
        <w:spacing w:line="259" w:lineRule="auto"/>
        <w:ind w:left="1076" w:right="90" w:hanging="1091"/>
        <w:rPr>
          <w:color w:val="000000" w:themeColor="text1"/>
        </w:rPr>
      </w:pPr>
    </w:p>
    <w:p w14:paraId="43836AC1" w14:textId="77777777" w:rsidR="0089758D" w:rsidRDefault="0089758D">
      <w:pPr>
        <w:spacing w:line="259" w:lineRule="auto"/>
        <w:ind w:left="1076" w:right="90" w:hanging="1091"/>
        <w:rPr>
          <w:color w:val="000000" w:themeColor="text1"/>
        </w:rPr>
      </w:pPr>
    </w:p>
    <w:p w14:paraId="23A34C26" w14:textId="77777777" w:rsidR="0089758D" w:rsidRDefault="0089758D">
      <w:pPr>
        <w:spacing w:line="259" w:lineRule="auto"/>
        <w:ind w:left="1076" w:right="90" w:hanging="1091"/>
        <w:rPr>
          <w:color w:val="000000" w:themeColor="text1"/>
        </w:rPr>
      </w:pPr>
    </w:p>
    <w:p w14:paraId="4AAD2612" w14:textId="77777777" w:rsidR="0089758D" w:rsidRDefault="0089758D">
      <w:pPr>
        <w:spacing w:line="259" w:lineRule="auto"/>
        <w:ind w:left="1076" w:right="90" w:hanging="1091"/>
        <w:rPr>
          <w:color w:val="000000" w:themeColor="text1"/>
        </w:rPr>
      </w:pPr>
    </w:p>
    <w:p w14:paraId="6F9A5954" w14:textId="77777777" w:rsidR="0089758D" w:rsidRDefault="0089758D">
      <w:pPr>
        <w:spacing w:line="259" w:lineRule="auto"/>
        <w:ind w:left="1076" w:right="90" w:hanging="1091"/>
        <w:rPr>
          <w:color w:val="000000" w:themeColor="text1"/>
        </w:rPr>
      </w:pPr>
    </w:p>
    <w:p w14:paraId="0F61CEB9"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09A096E" w14:textId="77777777" w:rsidTr="0089758D">
        <w:trPr>
          <w:trHeight w:val="374"/>
        </w:trPr>
        <w:tc>
          <w:tcPr>
            <w:tcW w:w="4923" w:type="dxa"/>
            <w:gridSpan w:val="3"/>
            <w:tcBorders>
              <w:top w:val="double" w:sz="3" w:space="0" w:color="000000"/>
              <w:left w:val="nil"/>
              <w:bottom w:val="single" w:sz="3" w:space="0" w:color="000000"/>
              <w:right w:val="nil"/>
            </w:tcBorders>
          </w:tcPr>
          <w:p w14:paraId="364455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69364A7"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single" w:sz="3" w:space="0" w:color="000000"/>
              <w:right w:val="nil"/>
            </w:tcBorders>
          </w:tcPr>
          <w:p w14:paraId="0F8957BA"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22F73431"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37A524C" w14:textId="77777777" w:rsidTr="0089758D">
        <w:trPr>
          <w:trHeight w:val="297"/>
        </w:trPr>
        <w:tc>
          <w:tcPr>
            <w:tcW w:w="4923" w:type="dxa"/>
            <w:gridSpan w:val="3"/>
            <w:tcBorders>
              <w:top w:val="single" w:sz="3" w:space="0" w:color="000000"/>
              <w:left w:val="nil"/>
              <w:bottom w:val="single" w:sz="3" w:space="0" w:color="000000"/>
              <w:right w:val="nil"/>
            </w:tcBorders>
          </w:tcPr>
          <w:p w14:paraId="30687B55"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33503277"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26ACC241"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4CA51097" w14:textId="77777777" w:rsidR="0089758D" w:rsidRPr="004F09C9" w:rsidRDefault="0089758D" w:rsidP="0089758D">
            <w:pPr>
              <w:spacing w:after="160" w:line="259" w:lineRule="auto"/>
              <w:ind w:left="0" w:firstLine="0"/>
              <w:rPr>
                <w:color w:val="000000" w:themeColor="text1"/>
              </w:rPr>
            </w:pPr>
          </w:p>
        </w:tc>
      </w:tr>
      <w:tr w:rsidR="0089758D" w:rsidRPr="004F09C9" w14:paraId="49DE66E3" w14:textId="77777777" w:rsidTr="0089758D">
        <w:trPr>
          <w:trHeight w:val="340"/>
        </w:trPr>
        <w:tc>
          <w:tcPr>
            <w:tcW w:w="4923" w:type="dxa"/>
            <w:gridSpan w:val="3"/>
            <w:tcBorders>
              <w:top w:val="single" w:sz="3" w:space="0" w:color="000000"/>
              <w:left w:val="nil"/>
              <w:right w:val="nil"/>
            </w:tcBorders>
          </w:tcPr>
          <w:p w14:paraId="36B423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37B9089F"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508C8258"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397147DB"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0733395" w14:textId="77777777" w:rsidTr="0089758D">
        <w:trPr>
          <w:trHeight w:val="482"/>
        </w:trPr>
        <w:tc>
          <w:tcPr>
            <w:tcW w:w="4923" w:type="dxa"/>
            <w:gridSpan w:val="3"/>
            <w:tcBorders>
              <w:top w:val="nil"/>
              <w:left w:val="nil"/>
              <w:bottom w:val="single" w:sz="4" w:space="0" w:color="auto"/>
              <w:right w:val="nil"/>
            </w:tcBorders>
          </w:tcPr>
          <w:p w14:paraId="741DF3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3C133198"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76261C5"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244D9C55"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BB85815"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6E8EB8A3"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744E396D"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7FE004F"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665EBE53" w14:textId="77777777" w:rsidR="0089758D" w:rsidRPr="004F09C9" w:rsidRDefault="0089758D" w:rsidP="0089758D">
            <w:pPr>
              <w:spacing w:after="160" w:line="259" w:lineRule="auto"/>
              <w:ind w:left="0" w:firstLine="0"/>
              <w:rPr>
                <w:color w:val="000000" w:themeColor="text1"/>
              </w:rPr>
            </w:pPr>
          </w:p>
        </w:tc>
      </w:tr>
      <w:tr w:rsidR="0089758D" w:rsidRPr="004F09C9" w14:paraId="0984C50D"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4A1806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16D08D7F"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59D11175"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4497AAEB"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09A3C0D5"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458848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185B12F1"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78F25554"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03C0770C"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7A8DFDB5"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6A296B11"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51FD542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7E9221FF"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472F3EEE" w14:textId="77777777" w:rsidR="0089758D" w:rsidRPr="004F09C9" w:rsidRDefault="0089758D" w:rsidP="0089758D">
            <w:pPr>
              <w:spacing w:after="160" w:line="259" w:lineRule="auto"/>
              <w:ind w:left="0" w:firstLine="0"/>
              <w:rPr>
                <w:color w:val="000000" w:themeColor="text1"/>
              </w:rPr>
            </w:pPr>
          </w:p>
        </w:tc>
      </w:tr>
      <w:tr w:rsidR="0089758D" w:rsidRPr="004F09C9" w14:paraId="333EC26A"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344B135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F32FEDA"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2267B4C8"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F8F3059"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146BFDFC"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09B52E8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06C7D375"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3B07E920"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39873E40"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5C26BBB0" w14:textId="77777777" w:rsidTr="0089758D">
        <w:trPr>
          <w:trHeight w:val="321"/>
        </w:trPr>
        <w:tc>
          <w:tcPr>
            <w:tcW w:w="4923" w:type="dxa"/>
            <w:gridSpan w:val="3"/>
            <w:tcBorders>
              <w:top w:val="single" w:sz="4" w:space="0" w:color="auto"/>
              <w:left w:val="nil"/>
              <w:bottom w:val="single" w:sz="4" w:space="0" w:color="auto"/>
              <w:right w:val="nil"/>
            </w:tcBorders>
          </w:tcPr>
          <w:p w14:paraId="0DFB73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027C96E1"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00B4D9B5"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3510AF6D" w14:textId="77777777" w:rsidR="0089758D" w:rsidRPr="004F09C9" w:rsidRDefault="0089758D" w:rsidP="0089758D">
            <w:pPr>
              <w:spacing w:after="160" w:line="259" w:lineRule="auto"/>
              <w:ind w:left="0" w:firstLine="0"/>
              <w:rPr>
                <w:color w:val="000000" w:themeColor="text1"/>
              </w:rPr>
            </w:pPr>
          </w:p>
        </w:tc>
      </w:tr>
      <w:tr w:rsidR="0089758D" w:rsidRPr="004F09C9" w14:paraId="2AA52983" w14:textId="77777777" w:rsidTr="0089758D">
        <w:trPr>
          <w:trHeight w:val="340"/>
        </w:trPr>
        <w:tc>
          <w:tcPr>
            <w:tcW w:w="4923" w:type="dxa"/>
            <w:gridSpan w:val="3"/>
            <w:tcBorders>
              <w:left w:val="nil"/>
              <w:right w:val="nil"/>
            </w:tcBorders>
          </w:tcPr>
          <w:p w14:paraId="54FB26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42007FF2"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28394E64"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39812640"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7842FC3D" w14:textId="77777777" w:rsidTr="0089758D">
        <w:trPr>
          <w:trHeight w:val="458"/>
        </w:trPr>
        <w:tc>
          <w:tcPr>
            <w:tcW w:w="4923" w:type="dxa"/>
            <w:gridSpan w:val="3"/>
            <w:tcBorders>
              <w:top w:val="nil"/>
              <w:left w:val="nil"/>
              <w:bottom w:val="single" w:sz="4" w:space="0" w:color="auto"/>
              <w:right w:val="nil"/>
            </w:tcBorders>
          </w:tcPr>
          <w:p w14:paraId="1D364C4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718F06C"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2CC34A8"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0F0CC735"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3CD3B502" w14:textId="77777777" w:rsidR="0089758D" w:rsidRDefault="0089758D" w:rsidP="0089758D">
      <w:pPr>
        <w:spacing w:line="259" w:lineRule="auto"/>
        <w:ind w:left="-5" w:right="90"/>
        <w:rPr>
          <w:color w:val="000000" w:themeColor="text1"/>
        </w:rPr>
      </w:pPr>
    </w:p>
    <w:p w14:paraId="20D3E984" w14:textId="77777777" w:rsidR="0089758D" w:rsidRDefault="0089758D" w:rsidP="0089758D">
      <w:pPr>
        <w:spacing w:line="259" w:lineRule="auto"/>
        <w:ind w:left="-5" w:right="90"/>
        <w:rPr>
          <w:color w:val="000000" w:themeColor="text1"/>
        </w:rPr>
      </w:pPr>
    </w:p>
    <w:p w14:paraId="7CB233FB" w14:textId="77777777" w:rsidR="0089758D" w:rsidRDefault="0089758D" w:rsidP="0089758D">
      <w:pPr>
        <w:spacing w:line="259" w:lineRule="auto"/>
        <w:ind w:left="-5" w:right="90"/>
        <w:rPr>
          <w:color w:val="000000" w:themeColor="text1"/>
        </w:rPr>
      </w:pPr>
    </w:p>
    <w:p w14:paraId="5B812BE1" w14:textId="77777777" w:rsidR="0089758D" w:rsidRDefault="0089758D" w:rsidP="0089758D">
      <w:pPr>
        <w:spacing w:line="259" w:lineRule="auto"/>
        <w:ind w:left="-5" w:right="90"/>
        <w:rPr>
          <w:color w:val="000000" w:themeColor="text1"/>
        </w:rPr>
      </w:pPr>
    </w:p>
    <w:p w14:paraId="057D2EC8" w14:textId="77777777" w:rsidR="0089758D" w:rsidRDefault="0089758D" w:rsidP="0089758D">
      <w:pPr>
        <w:spacing w:line="259" w:lineRule="auto"/>
        <w:ind w:left="-5" w:right="90"/>
        <w:rPr>
          <w:color w:val="000000" w:themeColor="text1"/>
        </w:rPr>
      </w:pPr>
    </w:p>
    <w:p w14:paraId="2E78728B" w14:textId="77777777" w:rsidR="0089758D" w:rsidRDefault="0089758D" w:rsidP="0089758D">
      <w:pPr>
        <w:spacing w:line="259" w:lineRule="auto"/>
        <w:ind w:left="-5" w:right="90"/>
        <w:rPr>
          <w:color w:val="000000" w:themeColor="text1"/>
        </w:rPr>
      </w:pPr>
    </w:p>
    <w:p w14:paraId="5DCF07B3" w14:textId="77777777" w:rsidR="0089758D" w:rsidRDefault="0089758D" w:rsidP="0089758D">
      <w:pPr>
        <w:spacing w:line="259" w:lineRule="auto"/>
        <w:ind w:left="-5" w:right="90"/>
        <w:rPr>
          <w:color w:val="000000" w:themeColor="text1"/>
        </w:rPr>
      </w:pPr>
    </w:p>
    <w:p w14:paraId="6A67499F" w14:textId="77777777" w:rsidR="0089758D" w:rsidRPr="004F09C9" w:rsidRDefault="0089758D" w:rsidP="0089758D">
      <w:pPr>
        <w:spacing w:line="259" w:lineRule="auto"/>
        <w:ind w:left="-5" w:right="90"/>
        <w:rPr>
          <w:color w:val="000000" w:themeColor="text1"/>
        </w:rPr>
      </w:pPr>
    </w:p>
    <w:p w14:paraId="178052AC" w14:textId="77777777" w:rsidR="0089758D" w:rsidRDefault="0089758D" w:rsidP="0089758D">
      <w:pPr>
        <w:spacing w:line="259" w:lineRule="auto"/>
        <w:ind w:left="1076" w:right="90" w:hanging="1091"/>
        <w:rPr>
          <w:color w:val="000000" w:themeColor="text1"/>
        </w:rPr>
      </w:pPr>
    </w:p>
    <w:p w14:paraId="30F05844" w14:textId="77777777" w:rsidR="0089758D" w:rsidRDefault="0089758D" w:rsidP="0089758D">
      <w:pPr>
        <w:spacing w:line="259" w:lineRule="auto"/>
        <w:ind w:left="1076" w:right="90" w:hanging="1091"/>
        <w:rPr>
          <w:color w:val="000000" w:themeColor="text1"/>
        </w:rPr>
      </w:pPr>
    </w:p>
    <w:p w14:paraId="0F7702FF" w14:textId="77777777" w:rsidR="0089758D" w:rsidRDefault="0089758D" w:rsidP="0089758D">
      <w:pPr>
        <w:spacing w:line="259" w:lineRule="auto"/>
        <w:ind w:left="1076" w:right="90" w:hanging="1091"/>
        <w:rPr>
          <w:color w:val="000000" w:themeColor="text1"/>
        </w:rPr>
      </w:pPr>
    </w:p>
    <w:p w14:paraId="63BA9F64" w14:textId="77777777" w:rsidR="0089758D" w:rsidRDefault="0089758D" w:rsidP="0089758D">
      <w:pPr>
        <w:spacing w:line="259" w:lineRule="auto"/>
        <w:ind w:left="1076" w:right="90" w:hanging="1091"/>
        <w:rPr>
          <w:color w:val="000000" w:themeColor="text1"/>
        </w:rPr>
      </w:pPr>
    </w:p>
    <w:p w14:paraId="0981A65C" w14:textId="77777777" w:rsidR="0089758D" w:rsidRDefault="0089758D" w:rsidP="0089758D">
      <w:pPr>
        <w:spacing w:line="259" w:lineRule="auto"/>
        <w:ind w:left="1076" w:right="90" w:hanging="1091"/>
        <w:rPr>
          <w:color w:val="000000" w:themeColor="text1"/>
        </w:rPr>
      </w:pPr>
    </w:p>
    <w:p w14:paraId="4DD7C188" w14:textId="77777777" w:rsidR="0089758D" w:rsidRDefault="0089758D" w:rsidP="0089758D">
      <w:pPr>
        <w:spacing w:line="259" w:lineRule="auto"/>
        <w:ind w:left="1076" w:right="90" w:hanging="1091"/>
        <w:rPr>
          <w:color w:val="000000" w:themeColor="text1"/>
        </w:rPr>
      </w:pPr>
    </w:p>
    <w:p w14:paraId="69285B64" w14:textId="77777777" w:rsidR="0089758D" w:rsidRDefault="0089758D" w:rsidP="0089758D">
      <w:pPr>
        <w:spacing w:line="259" w:lineRule="auto"/>
        <w:ind w:left="1076" w:right="90" w:hanging="1091"/>
        <w:rPr>
          <w:color w:val="000000" w:themeColor="text1"/>
        </w:rPr>
      </w:pPr>
    </w:p>
    <w:p w14:paraId="4C46F520" w14:textId="77777777" w:rsidR="0089758D" w:rsidRDefault="0089758D" w:rsidP="0089758D">
      <w:pPr>
        <w:spacing w:line="259" w:lineRule="auto"/>
        <w:ind w:left="1076" w:right="90" w:hanging="1091"/>
        <w:rPr>
          <w:color w:val="000000" w:themeColor="text1"/>
        </w:rPr>
      </w:pPr>
    </w:p>
    <w:p w14:paraId="5936B8BF" w14:textId="77777777" w:rsidR="0089758D" w:rsidRPr="004F09C9" w:rsidRDefault="0089758D" w:rsidP="0089758D">
      <w:pPr>
        <w:spacing w:line="259" w:lineRule="auto"/>
        <w:ind w:left="1076" w:right="90" w:hanging="1091"/>
        <w:rPr>
          <w:color w:val="000000" w:themeColor="text1"/>
        </w:rPr>
      </w:pPr>
    </w:p>
    <w:p w14:paraId="235A5559" w14:textId="77777777" w:rsidR="0089758D" w:rsidRPr="004F09C9" w:rsidRDefault="0089758D" w:rsidP="0089758D">
      <w:pPr>
        <w:spacing w:line="259" w:lineRule="auto"/>
        <w:ind w:left="-5" w:right="90"/>
        <w:rPr>
          <w:color w:val="000000" w:themeColor="text1"/>
        </w:rPr>
      </w:pPr>
    </w:p>
    <w:p w14:paraId="5B8908A1" w14:textId="77777777" w:rsidR="0089758D" w:rsidRPr="004F09C9" w:rsidRDefault="0089758D" w:rsidP="0089758D">
      <w:pPr>
        <w:spacing w:line="259" w:lineRule="auto"/>
        <w:ind w:left="-5" w:right="90"/>
        <w:rPr>
          <w:color w:val="000000" w:themeColor="text1"/>
        </w:rPr>
      </w:pPr>
    </w:p>
    <w:p w14:paraId="331CE567" w14:textId="77777777" w:rsidR="0089758D" w:rsidRPr="004F09C9" w:rsidRDefault="0089758D" w:rsidP="00244B17">
      <w:pPr>
        <w:spacing w:line="259" w:lineRule="auto"/>
        <w:ind w:left="0" w:right="90" w:firstLine="0"/>
        <w:rPr>
          <w:color w:val="000000" w:themeColor="text1"/>
        </w:rPr>
      </w:pPr>
    </w:p>
    <w:p w14:paraId="76995CE2"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525F3314"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748D3A5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9041FB4" w14:textId="77777777" w:rsidR="0089758D" w:rsidRPr="004F09C9" w:rsidRDefault="0089758D" w:rsidP="0089758D">
            <w:pPr>
              <w:spacing w:after="0" w:line="259" w:lineRule="auto"/>
              <w:ind w:left="88" w:firstLine="0"/>
              <w:rPr>
                <w:color w:val="000000" w:themeColor="text1"/>
              </w:rPr>
            </w:pPr>
            <w:proofErr w:type="spellStart"/>
            <w:r w:rsidRPr="004F09C9">
              <w:rPr>
                <w:color w:val="000000" w:themeColor="text1"/>
              </w:rPr>
              <w:t>Df</w:t>
            </w:r>
            <w:proofErr w:type="spellEnd"/>
          </w:p>
        </w:tc>
        <w:tc>
          <w:tcPr>
            <w:tcW w:w="887" w:type="dxa"/>
            <w:tcBorders>
              <w:top w:val="double" w:sz="3" w:space="0" w:color="000000"/>
              <w:left w:val="nil"/>
              <w:bottom w:val="single" w:sz="3" w:space="0" w:color="000000"/>
              <w:right w:val="nil"/>
            </w:tcBorders>
          </w:tcPr>
          <w:p w14:paraId="5E411F38"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03579797"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6AFC4417"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29375B16"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4BAE2625"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72FA3A65"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49F368C" w14:textId="77777777" w:rsidR="0089758D" w:rsidRPr="004F09C9" w:rsidRDefault="0089758D" w:rsidP="0089758D">
            <w:pPr>
              <w:spacing w:after="160" w:line="259" w:lineRule="auto"/>
              <w:ind w:left="0" w:firstLine="0"/>
              <w:rPr>
                <w:color w:val="000000" w:themeColor="text1"/>
              </w:rPr>
            </w:pPr>
          </w:p>
        </w:tc>
      </w:tr>
      <w:tr w:rsidR="0089758D" w:rsidRPr="004F09C9" w14:paraId="3BC772CE"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6ACD1F2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5A307A6C"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0D5730E"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67AB9030"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68EA143F"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6D8C1BD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3315844A"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5B80DBBB"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797A6E6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76DFD02D"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7717A2F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60D36453"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8BC9D65"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66EEEBFA"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3E1F9628"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03423FF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1F9BC21E"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3572A9E8"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AECEBD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1C67163D" w14:textId="77777777" w:rsidTr="0089758D">
        <w:trPr>
          <w:trHeight w:val="321"/>
        </w:trPr>
        <w:tc>
          <w:tcPr>
            <w:tcW w:w="5060" w:type="dxa"/>
            <w:gridSpan w:val="2"/>
            <w:tcBorders>
              <w:top w:val="double" w:sz="3" w:space="0" w:color="000000"/>
              <w:left w:val="nil"/>
              <w:bottom w:val="single" w:sz="3" w:space="0" w:color="000000"/>
              <w:right w:val="nil"/>
            </w:tcBorders>
          </w:tcPr>
          <w:p w14:paraId="5CD03F37"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3C161425"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360FB040"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12E954CE" w14:textId="77777777" w:rsidR="0089758D" w:rsidRPr="004F09C9" w:rsidRDefault="0089758D" w:rsidP="0089758D">
            <w:pPr>
              <w:spacing w:after="160" w:line="259" w:lineRule="auto"/>
              <w:ind w:left="0" w:firstLine="0"/>
              <w:rPr>
                <w:color w:val="000000" w:themeColor="text1"/>
              </w:rPr>
            </w:pPr>
          </w:p>
        </w:tc>
      </w:tr>
      <w:tr w:rsidR="0089758D" w:rsidRPr="004F09C9" w14:paraId="0F281A2A" w14:textId="77777777" w:rsidTr="0089758D">
        <w:trPr>
          <w:trHeight w:val="340"/>
        </w:trPr>
        <w:tc>
          <w:tcPr>
            <w:tcW w:w="5060" w:type="dxa"/>
            <w:gridSpan w:val="2"/>
            <w:tcBorders>
              <w:top w:val="single" w:sz="3" w:space="0" w:color="000000"/>
              <w:left w:val="nil"/>
              <w:bottom w:val="nil"/>
              <w:right w:val="nil"/>
            </w:tcBorders>
          </w:tcPr>
          <w:p w14:paraId="39CCECD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05A7B7CD"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E42DAF7"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35D6DEA4"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256608A5" w14:textId="77777777" w:rsidTr="0089758D">
        <w:trPr>
          <w:trHeight w:val="384"/>
        </w:trPr>
        <w:tc>
          <w:tcPr>
            <w:tcW w:w="5060" w:type="dxa"/>
            <w:gridSpan w:val="2"/>
            <w:tcBorders>
              <w:top w:val="nil"/>
              <w:left w:val="nil"/>
              <w:bottom w:val="nil"/>
              <w:right w:val="nil"/>
            </w:tcBorders>
          </w:tcPr>
          <w:p w14:paraId="108075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2B38050C"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1F2666F1"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1F47ED44"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6B171D46" w14:textId="77777777" w:rsidTr="0089758D">
        <w:trPr>
          <w:trHeight w:val="395"/>
        </w:trPr>
        <w:tc>
          <w:tcPr>
            <w:tcW w:w="5060" w:type="dxa"/>
            <w:gridSpan w:val="2"/>
            <w:tcBorders>
              <w:top w:val="nil"/>
              <w:left w:val="nil"/>
              <w:bottom w:val="nil"/>
              <w:right w:val="nil"/>
            </w:tcBorders>
          </w:tcPr>
          <w:p w14:paraId="56666B9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323A9543"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0C7D0C86"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34563AB6"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1AAA08F1" w14:textId="77777777" w:rsidTr="0089758D">
        <w:trPr>
          <w:trHeight w:val="494"/>
        </w:trPr>
        <w:tc>
          <w:tcPr>
            <w:tcW w:w="5060" w:type="dxa"/>
            <w:gridSpan w:val="2"/>
            <w:tcBorders>
              <w:top w:val="nil"/>
              <w:left w:val="nil"/>
              <w:bottom w:val="double" w:sz="3" w:space="0" w:color="000000"/>
              <w:right w:val="nil"/>
            </w:tcBorders>
          </w:tcPr>
          <w:p w14:paraId="70CAF95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35CD7D9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6E53D"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4BA52C87"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0825CD7C" w14:textId="77777777" w:rsidR="0089758D" w:rsidRDefault="0089758D" w:rsidP="0089758D">
      <w:pPr>
        <w:spacing w:line="259" w:lineRule="auto"/>
        <w:ind w:left="1076" w:right="90" w:hanging="1091"/>
        <w:rPr>
          <w:color w:val="000000" w:themeColor="text1"/>
        </w:rPr>
      </w:pPr>
    </w:p>
    <w:p w14:paraId="2D48CFE9" w14:textId="77777777" w:rsidR="0089758D" w:rsidRDefault="0089758D" w:rsidP="0089758D">
      <w:pPr>
        <w:spacing w:line="259" w:lineRule="auto"/>
        <w:ind w:left="1076" w:right="90" w:hanging="1091"/>
        <w:rPr>
          <w:color w:val="000000" w:themeColor="text1"/>
        </w:rPr>
      </w:pPr>
    </w:p>
    <w:p w14:paraId="5D5CEA85" w14:textId="77777777" w:rsidR="0089758D" w:rsidRDefault="0089758D" w:rsidP="0089758D">
      <w:pPr>
        <w:spacing w:line="259" w:lineRule="auto"/>
        <w:ind w:left="1076" w:right="90" w:hanging="1091"/>
        <w:rPr>
          <w:color w:val="000000" w:themeColor="text1"/>
        </w:rPr>
      </w:pPr>
    </w:p>
    <w:p w14:paraId="509DD817" w14:textId="77777777" w:rsidR="0089758D" w:rsidRDefault="0089758D" w:rsidP="0089758D">
      <w:pPr>
        <w:spacing w:line="259" w:lineRule="auto"/>
        <w:ind w:left="1076" w:right="90" w:hanging="1091"/>
        <w:rPr>
          <w:color w:val="000000" w:themeColor="text1"/>
        </w:rPr>
      </w:pPr>
    </w:p>
    <w:p w14:paraId="5277DA26" w14:textId="77777777" w:rsidR="0089758D" w:rsidRDefault="0089758D" w:rsidP="0089758D">
      <w:pPr>
        <w:spacing w:line="259" w:lineRule="auto"/>
        <w:ind w:left="1076" w:right="90" w:hanging="1091"/>
        <w:rPr>
          <w:color w:val="000000" w:themeColor="text1"/>
        </w:rPr>
      </w:pPr>
    </w:p>
    <w:p w14:paraId="5AF8BDF1" w14:textId="77777777" w:rsidR="0089758D" w:rsidRDefault="0089758D" w:rsidP="0089758D">
      <w:pPr>
        <w:spacing w:line="259" w:lineRule="auto"/>
        <w:ind w:left="1076" w:right="90" w:hanging="1091"/>
        <w:rPr>
          <w:color w:val="000000" w:themeColor="text1"/>
        </w:rPr>
      </w:pPr>
    </w:p>
    <w:p w14:paraId="139BB419" w14:textId="77777777" w:rsidR="0089758D" w:rsidRDefault="0089758D" w:rsidP="0089758D">
      <w:pPr>
        <w:spacing w:line="259" w:lineRule="auto"/>
        <w:ind w:left="1076" w:right="90" w:hanging="1091"/>
        <w:rPr>
          <w:color w:val="000000" w:themeColor="text1"/>
        </w:rPr>
      </w:pPr>
    </w:p>
    <w:p w14:paraId="5758EBFC" w14:textId="77777777" w:rsidR="0089758D" w:rsidRDefault="0089758D" w:rsidP="0089758D">
      <w:pPr>
        <w:spacing w:line="259" w:lineRule="auto"/>
        <w:ind w:left="1076" w:right="90" w:hanging="1091"/>
        <w:rPr>
          <w:color w:val="000000" w:themeColor="text1"/>
        </w:rPr>
      </w:pPr>
    </w:p>
    <w:p w14:paraId="096218A3" w14:textId="77777777" w:rsidR="0089758D" w:rsidRDefault="0089758D" w:rsidP="0089758D">
      <w:pPr>
        <w:spacing w:line="259" w:lineRule="auto"/>
        <w:ind w:left="1076" w:right="90" w:hanging="1091"/>
        <w:rPr>
          <w:color w:val="000000" w:themeColor="text1"/>
        </w:rPr>
      </w:pPr>
    </w:p>
    <w:p w14:paraId="1357E2E2" w14:textId="77777777" w:rsidR="0089758D" w:rsidRDefault="0089758D" w:rsidP="0089758D">
      <w:pPr>
        <w:spacing w:line="259" w:lineRule="auto"/>
        <w:ind w:left="1076" w:right="90" w:hanging="1091"/>
        <w:rPr>
          <w:color w:val="000000" w:themeColor="text1"/>
        </w:rPr>
      </w:pPr>
    </w:p>
    <w:p w14:paraId="2DA7BE63" w14:textId="77777777" w:rsidR="0089758D" w:rsidRDefault="0089758D" w:rsidP="0089758D">
      <w:pPr>
        <w:spacing w:line="259" w:lineRule="auto"/>
        <w:ind w:left="1076" w:right="90" w:hanging="1091"/>
        <w:rPr>
          <w:color w:val="000000" w:themeColor="text1"/>
        </w:rPr>
      </w:pPr>
    </w:p>
    <w:p w14:paraId="173F9DFB" w14:textId="77777777" w:rsidR="00244B17" w:rsidRDefault="00244B17" w:rsidP="0089758D">
      <w:pPr>
        <w:spacing w:line="259" w:lineRule="auto"/>
        <w:ind w:left="1076" w:right="90" w:hanging="1091"/>
        <w:rPr>
          <w:color w:val="000000" w:themeColor="text1"/>
        </w:rPr>
      </w:pPr>
    </w:p>
    <w:p w14:paraId="7E9C5AA1" w14:textId="77777777" w:rsidR="00244B17" w:rsidRDefault="00244B17" w:rsidP="0089758D">
      <w:pPr>
        <w:spacing w:line="259" w:lineRule="auto"/>
        <w:ind w:left="1076" w:right="90" w:hanging="1091"/>
        <w:rPr>
          <w:color w:val="000000" w:themeColor="text1"/>
        </w:rPr>
      </w:pPr>
    </w:p>
    <w:p w14:paraId="4F4DD862" w14:textId="77777777" w:rsidR="00244B17" w:rsidRDefault="00244B17" w:rsidP="0089758D">
      <w:pPr>
        <w:spacing w:line="259" w:lineRule="auto"/>
        <w:ind w:left="1076" w:right="90" w:hanging="1091"/>
        <w:rPr>
          <w:color w:val="000000" w:themeColor="text1"/>
        </w:rPr>
      </w:pPr>
    </w:p>
    <w:p w14:paraId="78731837" w14:textId="77777777" w:rsidR="00244B17" w:rsidRDefault="00244B17" w:rsidP="0089758D">
      <w:pPr>
        <w:spacing w:line="259" w:lineRule="auto"/>
        <w:ind w:left="1076" w:right="90" w:hanging="1091"/>
        <w:rPr>
          <w:color w:val="000000" w:themeColor="text1"/>
        </w:rPr>
      </w:pPr>
    </w:p>
    <w:p w14:paraId="7274F668" w14:textId="77777777" w:rsidR="00244B17" w:rsidRDefault="00244B17" w:rsidP="0089758D">
      <w:pPr>
        <w:spacing w:line="259" w:lineRule="auto"/>
        <w:ind w:left="1076" w:right="90" w:hanging="1091"/>
        <w:rPr>
          <w:color w:val="000000" w:themeColor="text1"/>
        </w:rPr>
      </w:pPr>
    </w:p>
    <w:p w14:paraId="0C1DDA83" w14:textId="77777777" w:rsidR="00244B17" w:rsidRDefault="00244B17" w:rsidP="0089758D">
      <w:pPr>
        <w:spacing w:line="259" w:lineRule="auto"/>
        <w:ind w:left="1076" w:right="90" w:hanging="1091"/>
        <w:rPr>
          <w:color w:val="000000" w:themeColor="text1"/>
        </w:rPr>
      </w:pPr>
    </w:p>
    <w:p w14:paraId="70548843" w14:textId="77777777" w:rsidR="0089758D" w:rsidRDefault="0089758D" w:rsidP="0089758D">
      <w:pPr>
        <w:spacing w:line="259" w:lineRule="auto"/>
        <w:ind w:left="1076" w:right="90" w:hanging="1091"/>
        <w:rPr>
          <w:color w:val="000000" w:themeColor="text1"/>
        </w:rPr>
      </w:pPr>
    </w:p>
    <w:p w14:paraId="75FC66C7" w14:textId="77777777" w:rsidR="0089758D" w:rsidRDefault="0089758D" w:rsidP="0089758D">
      <w:pPr>
        <w:spacing w:line="259" w:lineRule="auto"/>
        <w:ind w:left="1076" w:right="90" w:hanging="1091"/>
        <w:rPr>
          <w:color w:val="000000" w:themeColor="text1"/>
        </w:rPr>
      </w:pPr>
    </w:p>
    <w:p w14:paraId="6EFFC49F" w14:textId="77777777" w:rsidR="0089758D" w:rsidRPr="004F09C9" w:rsidRDefault="0089758D" w:rsidP="0089758D">
      <w:pPr>
        <w:spacing w:line="259" w:lineRule="auto"/>
        <w:ind w:left="1076" w:right="90" w:hanging="1091"/>
        <w:rPr>
          <w:color w:val="000000" w:themeColor="text1"/>
        </w:rPr>
      </w:pPr>
    </w:p>
    <w:p w14:paraId="6526E9FE" w14:textId="77777777" w:rsidR="0089758D" w:rsidRPr="004F09C9" w:rsidRDefault="0089758D" w:rsidP="0089758D">
      <w:pPr>
        <w:spacing w:line="259" w:lineRule="auto"/>
        <w:ind w:left="1076" w:right="90" w:hanging="1091"/>
        <w:rPr>
          <w:color w:val="000000" w:themeColor="text1"/>
        </w:rPr>
      </w:pPr>
    </w:p>
    <w:p w14:paraId="20EB9436" w14:textId="77777777" w:rsidR="0089758D" w:rsidRPr="004F09C9" w:rsidRDefault="0089758D" w:rsidP="0089758D">
      <w:pPr>
        <w:spacing w:line="259" w:lineRule="auto"/>
        <w:ind w:left="1076" w:right="90" w:hanging="1091"/>
        <w:rPr>
          <w:color w:val="000000" w:themeColor="text1"/>
        </w:rPr>
      </w:pPr>
    </w:p>
    <w:p w14:paraId="08A1946B" w14:textId="77777777" w:rsidR="0089758D" w:rsidRPr="004F09C9" w:rsidRDefault="0089758D" w:rsidP="0089758D">
      <w:pPr>
        <w:spacing w:line="259" w:lineRule="auto"/>
        <w:ind w:left="1076" w:right="90" w:hanging="1091"/>
        <w:rPr>
          <w:color w:val="000000" w:themeColor="text1"/>
        </w:rPr>
      </w:pPr>
    </w:p>
    <w:p w14:paraId="39C77436" w14:textId="77777777" w:rsidR="0089758D" w:rsidRPr="004F09C9" w:rsidRDefault="0089758D" w:rsidP="0089758D">
      <w:pPr>
        <w:spacing w:line="259" w:lineRule="auto"/>
        <w:ind w:left="1076" w:right="90" w:hanging="1091"/>
        <w:rPr>
          <w:color w:val="000000" w:themeColor="text1"/>
        </w:rPr>
      </w:pPr>
      <w:r w:rsidRPr="004F09C9">
        <w:rPr>
          <w:color w:val="000000" w:themeColor="text1"/>
        </w:rPr>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6216CC8E" w14:textId="77777777" w:rsidTr="0089758D">
        <w:trPr>
          <w:trHeight w:val="398"/>
        </w:trPr>
        <w:tc>
          <w:tcPr>
            <w:tcW w:w="5274" w:type="dxa"/>
            <w:gridSpan w:val="2"/>
            <w:tcBorders>
              <w:top w:val="double" w:sz="3" w:space="0" w:color="000000"/>
              <w:left w:val="nil"/>
              <w:bottom w:val="double" w:sz="3" w:space="0" w:color="000000"/>
              <w:right w:val="nil"/>
            </w:tcBorders>
          </w:tcPr>
          <w:p w14:paraId="33C1FCF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34120577" w14:textId="77777777" w:rsidR="0089758D" w:rsidRPr="004F09C9" w:rsidRDefault="0089758D" w:rsidP="0089758D">
            <w:pPr>
              <w:spacing w:after="0" w:line="259" w:lineRule="auto"/>
              <w:ind w:left="147" w:firstLine="0"/>
              <w:rPr>
                <w:color w:val="000000" w:themeColor="text1"/>
              </w:rPr>
            </w:pPr>
            <w:proofErr w:type="spellStart"/>
            <w:r w:rsidRPr="004F09C9">
              <w:rPr>
                <w:color w:val="000000" w:themeColor="text1"/>
              </w:rPr>
              <w:t>Df</w:t>
            </w:r>
            <w:proofErr w:type="spellEnd"/>
          </w:p>
        </w:tc>
        <w:tc>
          <w:tcPr>
            <w:tcW w:w="900" w:type="dxa"/>
            <w:gridSpan w:val="2"/>
            <w:tcBorders>
              <w:top w:val="double" w:sz="3" w:space="0" w:color="000000"/>
              <w:left w:val="nil"/>
              <w:bottom w:val="double" w:sz="3" w:space="0" w:color="000000"/>
              <w:right w:val="nil"/>
            </w:tcBorders>
          </w:tcPr>
          <w:p w14:paraId="3268847E"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6EAF9C94"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3A51758"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1FB247EB"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157DBE2B"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3F52927"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3F38731E" w14:textId="77777777" w:rsidR="0089758D" w:rsidRPr="004F09C9" w:rsidRDefault="0089758D" w:rsidP="0089758D">
            <w:pPr>
              <w:spacing w:after="160" w:line="259" w:lineRule="auto"/>
              <w:ind w:left="0" w:firstLine="0"/>
              <w:rPr>
                <w:color w:val="000000" w:themeColor="text1"/>
              </w:rPr>
            </w:pPr>
          </w:p>
        </w:tc>
      </w:tr>
      <w:tr w:rsidR="0089758D" w:rsidRPr="004F09C9" w14:paraId="19DA7DDD"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1F7D75D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2B1DADAA"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C9C2B53"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E36DD73"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6285650B" w14:textId="77777777" w:rsidTr="0089758D">
        <w:trPr>
          <w:gridBefore w:val="1"/>
          <w:gridAfter w:val="1"/>
          <w:wBefore w:w="112" w:type="dxa"/>
          <w:wAfter w:w="256" w:type="dxa"/>
          <w:trHeight w:val="395"/>
        </w:trPr>
        <w:tc>
          <w:tcPr>
            <w:tcW w:w="5162" w:type="dxa"/>
            <w:tcBorders>
              <w:top w:val="nil"/>
              <w:left w:val="nil"/>
              <w:bottom w:val="nil"/>
              <w:right w:val="nil"/>
            </w:tcBorders>
          </w:tcPr>
          <w:p w14:paraId="6E1B4F2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28B7F956"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34E52964"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5671B04D"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4F97690C"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3282467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4AD70E0A"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7426D4D"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0A67EA62"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5C0FE657"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7EA5DB14"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3BD299C8"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19626FE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706B3652" w14:textId="77777777" w:rsidR="0089758D" w:rsidRPr="004F09C9" w:rsidRDefault="0089758D" w:rsidP="0089758D">
            <w:pPr>
              <w:spacing w:after="160" w:line="259" w:lineRule="auto"/>
              <w:ind w:left="0" w:firstLine="0"/>
              <w:rPr>
                <w:color w:val="000000" w:themeColor="text1"/>
              </w:rPr>
            </w:pPr>
          </w:p>
        </w:tc>
      </w:tr>
      <w:tr w:rsidR="0089758D" w:rsidRPr="004F09C9" w14:paraId="40F23A74"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69048FD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6F0FFF94"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53CCB8FD"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6FE1B539"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56F8213F" w14:textId="77777777" w:rsidTr="0089758D">
        <w:trPr>
          <w:gridBefore w:val="1"/>
          <w:gridAfter w:val="1"/>
          <w:wBefore w:w="112" w:type="dxa"/>
          <w:wAfter w:w="256" w:type="dxa"/>
          <w:trHeight w:val="395"/>
        </w:trPr>
        <w:tc>
          <w:tcPr>
            <w:tcW w:w="5162" w:type="dxa"/>
            <w:tcBorders>
              <w:top w:val="nil"/>
              <w:left w:val="nil"/>
              <w:bottom w:val="nil"/>
              <w:right w:val="nil"/>
            </w:tcBorders>
          </w:tcPr>
          <w:p w14:paraId="27B9399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07E38B09"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3F5993B0"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6A83A25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39662EEC"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082063D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5DA26BBE"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3B0C4CEA"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61EF6E45"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1F130A6" w14:textId="77777777" w:rsidTr="0089758D">
        <w:trPr>
          <w:trHeight w:val="321"/>
        </w:trPr>
        <w:tc>
          <w:tcPr>
            <w:tcW w:w="5274" w:type="dxa"/>
            <w:gridSpan w:val="2"/>
            <w:tcBorders>
              <w:top w:val="double" w:sz="3" w:space="0" w:color="000000"/>
              <w:left w:val="nil"/>
              <w:bottom w:val="single" w:sz="3" w:space="0" w:color="000000"/>
              <w:right w:val="nil"/>
            </w:tcBorders>
          </w:tcPr>
          <w:p w14:paraId="2022F61E"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7848A35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5AEC3D5"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6C9B6EA9" w14:textId="77777777" w:rsidR="0089758D" w:rsidRPr="004F09C9" w:rsidRDefault="0089758D" w:rsidP="0089758D">
            <w:pPr>
              <w:spacing w:after="160" w:line="259" w:lineRule="auto"/>
              <w:ind w:left="0" w:firstLine="0"/>
              <w:rPr>
                <w:color w:val="000000" w:themeColor="text1"/>
              </w:rPr>
            </w:pPr>
          </w:p>
        </w:tc>
      </w:tr>
      <w:tr w:rsidR="0089758D" w:rsidRPr="004F09C9" w14:paraId="3B041A8B" w14:textId="77777777" w:rsidTr="0089758D">
        <w:trPr>
          <w:trHeight w:val="328"/>
        </w:trPr>
        <w:tc>
          <w:tcPr>
            <w:tcW w:w="5274" w:type="dxa"/>
            <w:gridSpan w:val="2"/>
            <w:tcBorders>
              <w:top w:val="single" w:sz="3" w:space="0" w:color="000000"/>
              <w:left w:val="nil"/>
              <w:bottom w:val="nil"/>
              <w:right w:val="nil"/>
            </w:tcBorders>
          </w:tcPr>
          <w:p w14:paraId="3CE40F7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14324D28"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8C6B3D9"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29EE6E24"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2D3B877F" w14:textId="77777777" w:rsidTr="0089758D">
        <w:trPr>
          <w:trHeight w:val="395"/>
        </w:trPr>
        <w:tc>
          <w:tcPr>
            <w:tcW w:w="5274" w:type="dxa"/>
            <w:gridSpan w:val="2"/>
            <w:tcBorders>
              <w:top w:val="nil"/>
              <w:left w:val="nil"/>
              <w:bottom w:val="nil"/>
              <w:right w:val="nil"/>
            </w:tcBorders>
          </w:tcPr>
          <w:p w14:paraId="277B1A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38B6FEDF"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5F5C94D1"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7DC5EDAA"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1EC75CCD" w14:textId="77777777" w:rsidTr="0089758D">
        <w:trPr>
          <w:trHeight w:val="494"/>
        </w:trPr>
        <w:tc>
          <w:tcPr>
            <w:tcW w:w="5274" w:type="dxa"/>
            <w:gridSpan w:val="2"/>
            <w:tcBorders>
              <w:top w:val="nil"/>
              <w:left w:val="nil"/>
              <w:bottom w:val="single" w:sz="4" w:space="0" w:color="auto"/>
              <w:right w:val="nil"/>
            </w:tcBorders>
          </w:tcPr>
          <w:p w14:paraId="5FC9ECF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6095047E"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FDA2F2A"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00502C7D"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65E5A1AD" w14:textId="77777777" w:rsidTr="0089758D">
        <w:trPr>
          <w:trHeight w:val="321"/>
        </w:trPr>
        <w:tc>
          <w:tcPr>
            <w:tcW w:w="5274" w:type="dxa"/>
            <w:gridSpan w:val="2"/>
            <w:tcBorders>
              <w:top w:val="single" w:sz="4" w:space="0" w:color="auto"/>
              <w:left w:val="nil"/>
              <w:bottom w:val="single" w:sz="4" w:space="0" w:color="000000"/>
              <w:right w:val="nil"/>
            </w:tcBorders>
          </w:tcPr>
          <w:p w14:paraId="613FF073"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CF85B0B"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0EC9AB1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69B528A8" w14:textId="77777777" w:rsidR="0089758D" w:rsidRPr="004F09C9" w:rsidRDefault="0089758D" w:rsidP="0089758D">
            <w:pPr>
              <w:spacing w:after="160" w:line="259" w:lineRule="auto"/>
              <w:ind w:left="0" w:firstLine="0"/>
              <w:rPr>
                <w:color w:val="000000" w:themeColor="text1"/>
              </w:rPr>
            </w:pPr>
          </w:p>
        </w:tc>
      </w:tr>
      <w:tr w:rsidR="0089758D" w:rsidRPr="004F09C9" w14:paraId="7EA296F8" w14:textId="77777777" w:rsidTr="0089758D">
        <w:trPr>
          <w:trHeight w:val="340"/>
        </w:trPr>
        <w:tc>
          <w:tcPr>
            <w:tcW w:w="5274" w:type="dxa"/>
            <w:gridSpan w:val="2"/>
            <w:tcBorders>
              <w:top w:val="single" w:sz="4" w:space="0" w:color="000000"/>
              <w:left w:val="nil"/>
              <w:bottom w:val="nil"/>
              <w:right w:val="nil"/>
            </w:tcBorders>
          </w:tcPr>
          <w:p w14:paraId="35785239"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63F72F85"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1CE6E0DA"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604CD55F" w14:textId="77777777" w:rsidR="0089758D" w:rsidRPr="004F09C9" w:rsidRDefault="0089758D" w:rsidP="0089758D">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89758D" w:rsidRPr="004F09C9" w14:paraId="3B28D5D8" w14:textId="77777777" w:rsidTr="0089758D">
        <w:trPr>
          <w:trHeight w:val="395"/>
        </w:trPr>
        <w:tc>
          <w:tcPr>
            <w:tcW w:w="5274" w:type="dxa"/>
            <w:gridSpan w:val="2"/>
            <w:tcBorders>
              <w:top w:val="nil"/>
              <w:left w:val="nil"/>
              <w:bottom w:val="nil"/>
              <w:right w:val="nil"/>
            </w:tcBorders>
          </w:tcPr>
          <w:p w14:paraId="3E8692C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4BBA4266"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439215E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565FFAE4"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56A56557" w14:textId="77777777" w:rsidTr="0089758D">
        <w:trPr>
          <w:trHeight w:val="458"/>
        </w:trPr>
        <w:tc>
          <w:tcPr>
            <w:tcW w:w="5274" w:type="dxa"/>
            <w:gridSpan w:val="2"/>
            <w:tcBorders>
              <w:top w:val="nil"/>
              <w:left w:val="nil"/>
              <w:bottom w:val="single" w:sz="3" w:space="0" w:color="000000"/>
              <w:right w:val="nil"/>
            </w:tcBorders>
          </w:tcPr>
          <w:p w14:paraId="28A0913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32EFCB57"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345892B6"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45011C3F"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222DAD3F" w14:textId="77777777" w:rsidR="0089758D" w:rsidRPr="004F09C9" w:rsidRDefault="0089758D" w:rsidP="0089758D">
      <w:pPr>
        <w:spacing w:after="174" w:line="259" w:lineRule="auto"/>
        <w:ind w:right="80"/>
        <w:jc w:val="center"/>
        <w:rPr>
          <w:color w:val="000000" w:themeColor="text1"/>
        </w:rPr>
      </w:pPr>
    </w:p>
    <w:p w14:paraId="4D5C2047" w14:textId="77777777" w:rsidR="00D27C9E" w:rsidRPr="004F09C9" w:rsidRDefault="00D27C9E">
      <w:pPr>
        <w:spacing w:line="259" w:lineRule="auto"/>
        <w:ind w:left="1076" w:right="90" w:hanging="1091"/>
        <w:rPr>
          <w:color w:val="000000" w:themeColor="text1"/>
        </w:rPr>
      </w:pPr>
    </w:p>
    <w:p w14:paraId="624F2E30" w14:textId="77777777" w:rsidR="00D27C9E" w:rsidRPr="004F09C9" w:rsidRDefault="00D27C9E">
      <w:pPr>
        <w:spacing w:line="259" w:lineRule="auto"/>
        <w:ind w:left="1076" w:right="90" w:hanging="1091"/>
        <w:rPr>
          <w:color w:val="000000" w:themeColor="text1"/>
        </w:rPr>
      </w:pPr>
    </w:p>
    <w:p w14:paraId="12ABE4F2" w14:textId="77777777" w:rsidR="00D27C9E" w:rsidRDefault="00D27C9E">
      <w:pPr>
        <w:spacing w:line="259" w:lineRule="auto"/>
        <w:ind w:left="1076" w:right="90" w:hanging="1091"/>
        <w:rPr>
          <w:color w:val="000000" w:themeColor="text1"/>
        </w:rPr>
      </w:pPr>
    </w:p>
    <w:p w14:paraId="677AD4E7" w14:textId="77777777" w:rsidR="00C34FA8" w:rsidRDefault="00C34FA8">
      <w:pPr>
        <w:spacing w:line="259" w:lineRule="auto"/>
        <w:ind w:left="1076" w:right="90" w:hanging="1091"/>
        <w:rPr>
          <w:color w:val="000000" w:themeColor="text1"/>
        </w:rPr>
      </w:pPr>
    </w:p>
    <w:p w14:paraId="6E469C93" w14:textId="77777777" w:rsidR="00C34FA8" w:rsidRDefault="00C34FA8">
      <w:pPr>
        <w:spacing w:line="259" w:lineRule="auto"/>
        <w:ind w:left="1076" w:right="90" w:hanging="1091"/>
        <w:rPr>
          <w:color w:val="000000" w:themeColor="text1"/>
        </w:rPr>
      </w:pPr>
    </w:p>
    <w:p w14:paraId="25F19A81" w14:textId="77777777" w:rsidR="00C34FA8" w:rsidRDefault="00C34FA8">
      <w:pPr>
        <w:spacing w:line="259" w:lineRule="auto"/>
        <w:ind w:left="1076" w:right="90" w:hanging="1091"/>
        <w:rPr>
          <w:color w:val="000000" w:themeColor="text1"/>
        </w:rPr>
      </w:pPr>
    </w:p>
    <w:p w14:paraId="40C11E4E" w14:textId="77777777" w:rsidR="00C34FA8" w:rsidRPr="004F09C9" w:rsidRDefault="00C34FA8">
      <w:pPr>
        <w:spacing w:line="259" w:lineRule="auto"/>
        <w:ind w:left="1076" w:right="90" w:hanging="1091"/>
        <w:rPr>
          <w:color w:val="000000" w:themeColor="text1"/>
        </w:rPr>
      </w:pPr>
    </w:p>
    <w:p w14:paraId="4BB46F33" w14:textId="77777777" w:rsidR="00D27C9E" w:rsidRPr="004F09C9" w:rsidRDefault="00D27C9E">
      <w:pPr>
        <w:spacing w:line="259" w:lineRule="auto"/>
        <w:ind w:left="1076" w:right="90" w:hanging="1091"/>
        <w:rPr>
          <w:color w:val="000000" w:themeColor="text1"/>
        </w:rPr>
      </w:pPr>
    </w:p>
    <w:p w14:paraId="641AE1B3" w14:textId="77777777" w:rsidR="0089758D" w:rsidRPr="004F09C9" w:rsidRDefault="0089758D">
      <w:pPr>
        <w:spacing w:line="259" w:lineRule="auto"/>
        <w:ind w:left="1076" w:right="90" w:hanging="1091"/>
        <w:rPr>
          <w:color w:val="000000" w:themeColor="text1"/>
        </w:rPr>
      </w:pPr>
    </w:p>
    <w:p w14:paraId="765178A0" w14:textId="77777777" w:rsidR="0089758D" w:rsidRPr="004F09C9" w:rsidRDefault="0089758D" w:rsidP="0089758D">
      <w:pPr>
        <w:spacing w:line="259" w:lineRule="auto"/>
        <w:ind w:left="0" w:right="90" w:firstLine="0"/>
        <w:rPr>
          <w:color w:val="000000" w:themeColor="text1"/>
        </w:rPr>
      </w:pPr>
    </w:p>
    <w:p w14:paraId="2E8D81D8" w14:textId="77777777" w:rsidR="00C34FA8" w:rsidRDefault="00C34FA8" w:rsidP="00244B17">
      <w:pPr>
        <w:spacing w:after="174" w:line="259" w:lineRule="auto"/>
        <w:ind w:left="0" w:right="80" w:firstLine="0"/>
        <w:rPr>
          <w:color w:val="000000" w:themeColor="text1"/>
        </w:rPr>
      </w:pPr>
    </w:p>
    <w:p w14:paraId="05BB0EB8" w14:textId="77777777" w:rsidR="00C34FA8" w:rsidRPr="004F09C9" w:rsidRDefault="00C34FA8">
      <w:pPr>
        <w:spacing w:after="174" w:line="259" w:lineRule="auto"/>
        <w:ind w:right="80"/>
        <w:jc w:val="center"/>
        <w:rPr>
          <w:color w:val="000000" w:themeColor="text1"/>
        </w:rPr>
      </w:pPr>
    </w:p>
    <w:p w14:paraId="743054C0"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t>REFERENCES</w:t>
      </w:r>
    </w:p>
    <w:p w14:paraId="7D303485"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1B2751">
        <w:rPr>
          <w:i/>
          <w:color w:val="000000" w:themeColor="text1"/>
        </w:rPr>
        <w:t>Pectinophora</w:t>
      </w:r>
      <w:proofErr w:type="spellEnd"/>
      <w:r w:rsidRPr="001B2751">
        <w:rPr>
          <w:i/>
          <w:color w:val="000000" w:themeColor="text1"/>
        </w:rPr>
        <w:t xml:space="preserve"> </w:t>
      </w:r>
      <w:proofErr w:type="spellStart"/>
      <w:r w:rsidRPr="001B2751">
        <w:rPr>
          <w:i/>
          <w:color w:val="000000" w:themeColor="text1"/>
        </w:rPr>
        <w:t>gossypiella</w:t>
      </w:r>
      <w:proofErr w:type="spellEnd"/>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3D5BCC60"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05BC54AC"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xml:space="preserve">.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2508FD23"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4E3F976"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18E60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4B3CEF2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w:t>
      </w:r>
      <w:r w:rsidR="00E26727">
        <w:rPr>
          <w:color w:val="000000" w:themeColor="text1"/>
        </w:rPr>
        <w:t>-</w:t>
      </w:r>
      <w:r w:rsidRPr="004F09C9">
        <w:rPr>
          <w:color w:val="000000" w:themeColor="text1"/>
        </w:rPr>
        <w:t>145.</w:t>
      </w:r>
    </w:p>
    <w:p w14:paraId="7BB05D79" w14:textId="77777777" w:rsidR="00AD07F1" w:rsidRPr="004F09C9" w:rsidRDefault="00E872D5" w:rsidP="001B2751">
      <w:pPr>
        <w:spacing w:line="403" w:lineRule="auto"/>
        <w:ind w:left="187" w:right="86" w:hanging="187"/>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r w:rsidRPr="00344E94">
        <w:rPr>
          <w:i/>
          <w:color w:val="000000" w:themeColor="text1"/>
        </w:rPr>
        <w:t>Ostrinia nubilalis</w:t>
      </w:r>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xml:space="preserve">) (Insecta: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37FED9C7"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46F573A5"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51625E4D" w14:textId="77777777" w:rsidR="00EF16C4" w:rsidRDefault="00E872D5" w:rsidP="001B2751">
      <w:pPr>
        <w:spacing w:line="403" w:lineRule="auto"/>
        <w:ind w:left="187" w:right="86" w:hanging="187"/>
        <w:rPr>
          <w:color w:val="000000" w:themeColor="text1"/>
        </w:rPr>
      </w:pPr>
      <w:proofErr w:type="spellStart"/>
      <w:r w:rsidRPr="004F09C9">
        <w:rPr>
          <w:color w:val="000000" w:themeColor="text1"/>
        </w:rPr>
        <w:lastRenderedPageBreak/>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45C89640" w14:textId="77777777" w:rsidR="00EF16C4" w:rsidRDefault="00E872D5" w:rsidP="001B2751">
      <w:pPr>
        <w:spacing w:line="403" w:lineRule="auto"/>
        <w:ind w:left="187" w:right="86" w:hanging="187"/>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B38ECC4"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11DFFB0A"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58AE6E52"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 xml:space="preserve">Biological Journal of the </w:t>
      </w:r>
      <w:proofErr w:type="spellStart"/>
      <w:r w:rsidR="00827493">
        <w:t>Linnean</w:t>
      </w:r>
      <w:proofErr w:type="spellEnd"/>
      <w:r w:rsidR="00827493">
        <w:t xml:space="preserve"> Society 91:49-72</w:t>
      </w:r>
    </w:p>
    <w:p w14:paraId="36CB28C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2AE7AD0A" w14:textId="77777777" w:rsidR="0058403E" w:rsidRDefault="00E872D5" w:rsidP="001B2751">
      <w:pPr>
        <w:spacing w:line="403" w:lineRule="auto"/>
        <w:ind w:left="187" w:right="86" w:hanging="187"/>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proofErr w:type="spellStart"/>
      <w:r w:rsidRPr="004F09C9">
        <w:rPr>
          <w:color w:val="000000" w:themeColor="text1"/>
        </w:rPr>
        <w:t>Entomologia</w:t>
      </w:r>
      <w:proofErr w:type="spellEnd"/>
      <w:r w:rsidR="00973830">
        <w:rPr>
          <w:color w:val="000000" w:themeColor="text1"/>
        </w:rPr>
        <w:t xml:space="preserve"> </w:t>
      </w: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w:t>
      </w:r>
      <w:r w:rsidR="00E26727">
        <w:rPr>
          <w:color w:val="000000" w:themeColor="text1"/>
        </w:rPr>
        <w:t>-</w:t>
      </w:r>
      <w:r w:rsidRPr="004F09C9">
        <w:rPr>
          <w:color w:val="000000" w:themeColor="text1"/>
        </w:rPr>
        <w:t>184.</w:t>
      </w:r>
    </w:p>
    <w:p w14:paraId="14E61733"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A14CCB4"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6AFDF2AD"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B53B628"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w:t>
      </w:r>
      <w:r w:rsidR="00313940" w:rsidRPr="004F09C9">
        <w:rPr>
          <w:color w:val="000000" w:themeColor="text1"/>
        </w:rPr>
        <w:t xml:space="preserve">Genetic variation and inheritance of diapause induction in two distinct </w:t>
      </w:r>
      <w:proofErr w:type="spellStart"/>
      <w:r w:rsidR="00313940" w:rsidRPr="004F09C9">
        <w:rPr>
          <w:color w:val="000000" w:themeColor="text1"/>
        </w:rPr>
        <w:t>voltine</w:t>
      </w:r>
      <w:proofErr w:type="spellEnd"/>
      <w:r w:rsidR="00313940" w:rsidRPr="004F09C9">
        <w:rPr>
          <w:color w:val="000000" w:themeColor="text1"/>
        </w:rPr>
        <w:t xml:space="preserve"> ecotypes of </w:t>
      </w:r>
      <w:r w:rsidRPr="001B2751">
        <w:rPr>
          <w:i/>
          <w:color w:val="000000" w:themeColor="text1"/>
        </w:rPr>
        <w:t>Ostrinia nubilalis</w:t>
      </w:r>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w:t>
      </w:r>
      <w:r w:rsidR="00E26727">
        <w:rPr>
          <w:color w:val="000000" w:themeColor="text1"/>
        </w:rPr>
        <w:t>-</w:t>
      </w:r>
      <w:r w:rsidRPr="004F09C9">
        <w:rPr>
          <w:color w:val="000000" w:themeColor="text1"/>
        </w:rPr>
        <w:t>575.</w:t>
      </w:r>
    </w:p>
    <w:p w14:paraId="457FF82B" w14:textId="77777777" w:rsidR="00BC2E50" w:rsidRPr="004F09C9" w:rsidRDefault="00E872D5" w:rsidP="001B2751">
      <w:pPr>
        <w:spacing w:line="403" w:lineRule="auto"/>
        <w:ind w:left="187" w:right="86" w:hanging="187"/>
        <w:rPr>
          <w:color w:val="000000" w:themeColor="text1"/>
        </w:rPr>
      </w:pPr>
      <w:r w:rsidRPr="004F09C9">
        <w:rPr>
          <w:color w:val="000000" w:themeColor="text1"/>
        </w:rPr>
        <w:lastRenderedPageBreak/>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9606914" w14:textId="77777777" w:rsidR="001B2751" w:rsidRPr="004F09C9" w:rsidRDefault="00E872D5" w:rsidP="001B2751">
      <w:pPr>
        <w:spacing w:line="403" w:lineRule="auto"/>
        <w:ind w:left="187" w:right="86" w:hanging="187"/>
        <w:rPr>
          <w:color w:val="000000" w:themeColor="text1"/>
        </w:rPr>
      </w:pPr>
      <w:r w:rsidRPr="004F09C9">
        <w:rPr>
          <w:color w:val="000000" w:themeColor="text1"/>
        </w:rPr>
        <w:t xml:space="preserve">Kim, C., S. Hoshizaki, Y.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r w:rsidRPr="00344E94">
        <w:rPr>
          <w:i/>
          <w:color w:val="000000" w:themeColor="text1"/>
        </w:rPr>
        <w:t xml:space="preserve">Ostrinia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w:t>
      </w:r>
      <w:r w:rsidR="00E26727">
        <w:rPr>
          <w:color w:val="000000" w:themeColor="text1"/>
        </w:rPr>
        <w:t>-</w:t>
      </w:r>
      <w:r w:rsidRPr="004F09C9">
        <w:rPr>
          <w:color w:val="000000" w:themeColor="text1"/>
        </w:rPr>
        <w:t>412.</w:t>
      </w:r>
    </w:p>
    <w:p w14:paraId="62AC0DD6"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7D9BC852" w14:textId="77777777" w:rsidR="00313940" w:rsidRPr="004F09C9" w:rsidRDefault="00E872D5" w:rsidP="001B2751">
      <w:pPr>
        <w:spacing w:line="403" w:lineRule="auto"/>
        <w:ind w:left="187" w:right="86" w:hanging="187"/>
        <w:rPr>
          <w:color w:val="000000" w:themeColor="text1"/>
        </w:rPr>
      </w:pPr>
      <w:proofErr w:type="spellStart"/>
      <w:r w:rsidRPr="004F09C9">
        <w:rPr>
          <w:color w:val="000000" w:themeColor="text1"/>
        </w:rPr>
        <w:t>Lassance</w:t>
      </w:r>
      <w:proofErr w:type="spellEnd"/>
      <w:r w:rsidRPr="004F09C9">
        <w:rPr>
          <w:color w:val="000000" w:themeColor="text1"/>
        </w:rPr>
        <w:t xml:space="preserv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5C60DC1C"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0AE914C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2ACF2B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(Diptera: </w:t>
      </w:r>
      <w:proofErr w:type="spellStart"/>
      <w:r w:rsidRPr="004F09C9">
        <w:rPr>
          <w:color w:val="000000" w:themeColor="text1"/>
        </w:rPr>
        <w:t>Culicidae</w:t>
      </w:r>
      <w:proofErr w:type="spellEnd"/>
      <w:r w:rsidRPr="004F09C9">
        <w:rPr>
          <w:color w:val="000000" w:themeColor="text1"/>
        </w:rPr>
        <w:t xml:space="preserv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68B5543E"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F6DB986"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Nechols</w:t>
      </w:r>
      <w:proofErr w:type="spellEnd"/>
      <w:r w:rsidRPr="004F09C9">
        <w:rPr>
          <w:color w:val="000000" w:themeColor="text1"/>
        </w:rPr>
        <w:t>,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proofErr w:type="spellStart"/>
      <w:r w:rsidRPr="004F09C9">
        <w:rPr>
          <w:color w:val="000000" w:themeColor="text1"/>
        </w:rPr>
        <w:t>Huffaker</w:t>
      </w:r>
      <w:proofErr w:type="spellEnd"/>
      <w:r w:rsidRPr="004F09C9">
        <w:rPr>
          <w:color w:val="000000" w:themeColor="text1"/>
        </w:rPr>
        <w:t xml:space="preserve">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F730BD6"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7B9A1FD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62C4EC00" w14:textId="77777777" w:rsidR="00E872D5" w:rsidRPr="004F09C9" w:rsidRDefault="00E872D5" w:rsidP="001B2751">
      <w:pPr>
        <w:spacing w:line="403" w:lineRule="auto"/>
        <w:ind w:left="187" w:right="86" w:hanging="187"/>
        <w:rPr>
          <w:color w:val="000000" w:themeColor="text1"/>
        </w:rPr>
      </w:pPr>
      <w:r w:rsidRPr="004F09C9">
        <w:rPr>
          <w:color w:val="000000" w:themeColor="text1"/>
        </w:rPr>
        <w:t>Nature 399:579</w:t>
      </w:r>
      <w:r w:rsidR="00E26727">
        <w:rPr>
          <w:color w:val="000000" w:themeColor="text1"/>
        </w:rPr>
        <w:t>-</w:t>
      </w:r>
      <w:r w:rsidRPr="004F09C9">
        <w:rPr>
          <w:color w:val="000000" w:themeColor="text1"/>
        </w:rPr>
        <w:t>583.</w:t>
      </w:r>
    </w:p>
    <w:p w14:paraId="379E94F1"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59C4AC54"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6913F6FE"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3DF75E5E"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 xml:space="preserve">Bombyx </w:t>
      </w:r>
      <w:proofErr w:type="spellStart"/>
      <w:r w:rsidRPr="00B71FB5">
        <w:rPr>
          <w:i/>
          <w:color w:val="000000" w:themeColor="text1"/>
        </w:rPr>
        <w:t>mori</w:t>
      </w:r>
      <w:proofErr w:type="spellEnd"/>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55EC0BCC"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proofErr w:type="spellStart"/>
      <w:r w:rsidRPr="001B2751">
        <w:rPr>
          <w:i/>
          <w:color w:val="000000" w:themeColor="text1"/>
        </w:rPr>
        <w:t>Calliphora</w:t>
      </w:r>
      <w:proofErr w:type="spellEnd"/>
      <w:r w:rsidRPr="001B2751">
        <w:rPr>
          <w:i/>
          <w:color w:val="000000" w:themeColor="text1"/>
        </w:rPr>
        <w:t xml:space="preserve"> </w:t>
      </w:r>
      <w:proofErr w:type="spellStart"/>
      <w:r w:rsidRPr="001B2751">
        <w:rPr>
          <w:i/>
          <w:color w:val="000000" w:themeColor="text1"/>
        </w:rPr>
        <w:t>vicina</w:t>
      </w:r>
      <w:proofErr w:type="spellEnd"/>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B8D6E2B" w14:textId="77777777" w:rsidR="0094291C" w:rsidRDefault="00E872D5" w:rsidP="001B2751">
      <w:pPr>
        <w:spacing w:line="403" w:lineRule="auto"/>
        <w:ind w:left="187" w:right="86" w:hanging="187"/>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r w:rsidR="0094291C">
        <w:rPr>
          <w:color w:val="000000" w:themeColor="text1"/>
        </w:rPr>
        <w:t xml:space="preserve"> </w:t>
      </w:r>
      <w:proofErr w:type="spellStart"/>
      <w:r w:rsidRPr="004F09C9">
        <w:rPr>
          <w:color w:val="000000" w:themeColor="text1"/>
        </w:rPr>
        <w:t>Musick</w:t>
      </w:r>
      <w:proofErr w:type="spellEnd"/>
      <w:r w:rsidRPr="004F09C9">
        <w:rPr>
          <w:color w:val="000000" w:themeColor="text1"/>
        </w:rPr>
        <w:t>.</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5BC85863"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2FF3B5F7"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 xml:space="preserve">Phylogenetic studies and modern classification of the </w:t>
      </w:r>
      <w:proofErr w:type="spellStart"/>
      <w:r w:rsidRPr="004F09C9">
        <w:rPr>
          <w:color w:val="000000" w:themeColor="text1"/>
        </w:rPr>
        <w:t>Pyraloidea</w:t>
      </w:r>
      <w:proofErr w:type="spellEnd"/>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w:t>
      </w:r>
      <w:r w:rsidR="00E26727">
        <w:rPr>
          <w:color w:val="000000" w:themeColor="text1"/>
        </w:rPr>
        <w:t>-</w:t>
      </w:r>
      <w:r w:rsidRPr="004F09C9">
        <w:rPr>
          <w:color w:val="000000" w:themeColor="text1"/>
        </w:rPr>
        <w:t>9.</w:t>
      </w:r>
    </w:p>
    <w:p w14:paraId="3398A311"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01B490F5" w14:textId="77777777" w:rsidR="00E872D5" w:rsidRPr="004F09C9" w:rsidRDefault="00E872D5" w:rsidP="001B2751">
      <w:pPr>
        <w:spacing w:line="403" w:lineRule="auto"/>
        <w:ind w:left="187" w:right="86" w:hanging="187"/>
        <w:rPr>
          <w:color w:val="000000" w:themeColor="text1"/>
        </w:rPr>
      </w:pPr>
      <w:bookmarkStart w:id="379"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1B2751">
        <w:rPr>
          <w:i/>
          <w:color w:val="000000" w:themeColor="text1"/>
        </w:rPr>
        <w:t>Diatraea</w:t>
      </w:r>
      <w:proofErr w:type="spellEnd"/>
      <w:r w:rsidRPr="001B2751">
        <w:rPr>
          <w:i/>
          <w:color w:val="000000" w:themeColor="text1"/>
        </w:rPr>
        <w:t xml:space="preserve"> </w:t>
      </w:r>
      <w:proofErr w:type="spellStart"/>
      <w:r w:rsidRPr="001B2751">
        <w:rPr>
          <w:i/>
          <w:color w:val="000000" w:themeColor="text1"/>
        </w:rPr>
        <w:t>grandiosella</w:t>
      </w:r>
      <w:proofErr w:type="spellEnd"/>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379"/>
    <w:p w14:paraId="0729A8F3" w14:textId="77777777" w:rsidR="00E872D5" w:rsidRPr="004F09C9" w:rsidRDefault="00E872D5" w:rsidP="001B2751">
      <w:pPr>
        <w:spacing w:line="403" w:lineRule="auto"/>
        <w:ind w:left="187" w:right="86" w:hanging="187"/>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w:t>
      </w:r>
      <w:r w:rsidR="00E26727">
        <w:rPr>
          <w:color w:val="000000" w:themeColor="text1"/>
        </w:rPr>
        <w:t>-</w:t>
      </w:r>
      <w:r w:rsidRPr="004F09C9">
        <w:rPr>
          <w:color w:val="000000" w:themeColor="text1"/>
        </w:rPr>
        <w:t>225.</w:t>
      </w:r>
    </w:p>
    <w:p w14:paraId="6443309E"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00AD1308"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0ABFC4D8" w14:textId="77777777" w:rsidR="00E872D5" w:rsidRPr="004F09C9" w:rsidRDefault="00E872D5" w:rsidP="001B2751">
      <w:pPr>
        <w:spacing w:line="403" w:lineRule="auto"/>
        <w:ind w:left="187" w:right="86" w:hanging="187"/>
        <w:rPr>
          <w:color w:val="000000" w:themeColor="text1"/>
        </w:rPr>
      </w:pPr>
      <w:bookmarkStart w:id="380"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7:e34470.</w:t>
      </w:r>
    </w:p>
    <w:p w14:paraId="79EF4904"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6BD10CC8" w14:textId="77777777" w:rsidR="006F58EA" w:rsidRPr="004F09C9" w:rsidRDefault="00E872D5" w:rsidP="001B2751">
      <w:pPr>
        <w:spacing w:line="403" w:lineRule="auto"/>
        <w:ind w:left="187" w:right="86" w:hanging="187"/>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r w:rsidR="00F2538A">
        <w:rPr>
          <w:i/>
          <w:color w:val="000000" w:themeColor="text1"/>
        </w:rPr>
        <w:t xml:space="preserve"> </w:t>
      </w:r>
      <w:proofErr w:type="spellStart"/>
      <w:r w:rsidRPr="001B2751">
        <w:rPr>
          <w:i/>
          <w:color w:val="000000" w:themeColor="text1"/>
        </w:rPr>
        <w:t>Zygaena</w:t>
      </w:r>
      <w:proofErr w:type="spellEnd"/>
      <w:r w:rsidRPr="001B2751">
        <w:rPr>
          <w:i/>
          <w:color w:val="000000" w:themeColor="text1"/>
        </w:rPr>
        <w:t xml:space="preserve"> </w:t>
      </w:r>
      <w:proofErr w:type="spellStart"/>
      <w:r w:rsidRPr="001B2751">
        <w:rPr>
          <w:i/>
          <w:color w:val="000000" w:themeColor="text1"/>
        </w:rPr>
        <w:t>trifolii</w:t>
      </w:r>
      <w:proofErr w:type="spellEnd"/>
      <w:r w:rsidRPr="004F09C9">
        <w:rPr>
          <w:color w:val="000000" w:themeColor="text1"/>
        </w:rPr>
        <w:t>. Journal of Insect Physiology 41:47</w:t>
      </w:r>
      <w:r w:rsidR="00E26727">
        <w:rPr>
          <w:color w:val="000000" w:themeColor="text1"/>
        </w:rPr>
        <w:t>-</w:t>
      </w:r>
      <w:r w:rsidRPr="004F09C9">
        <w:rPr>
          <w:color w:val="000000" w:themeColor="text1"/>
        </w:rPr>
        <w:t>56.</w:t>
      </w:r>
      <w:bookmarkEnd w:id="380"/>
    </w:p>
    <w:p w14:paraId="4DE453A9" w14:textId="77777777" w:rsidR="00D27C9E" w:rsidRPr="004F09C9" w:rsidRDefault="00D27C9E">
      <w:pPr>
        <w:spacing w:line="259" w:lineRule="auto"/>
        <w:ind w:left="244" w:right="90"/>
        <w:rPr>
          <w:color w:val="000000" w:themeColor="text1"/>
        </w:rPr>
      </w:pPr>
    </w:p>
    <w:p w14:paraId="4B6A4FBD" w14:textId="77777777" w:rsidR="00D27C9E" w:rsidRPr="004F09C9" w:rsidRDefault="00D27C9E">
      <w:pPr>
        <w:spacing w:line="259" w:lineRule="auto"/>
        <w:ind w:left="244" w:right="90"/>
        <w:rPr>
          <w:color w:val="000000" w:themeColor="text1"/>
        </w:rPr>
      </w:pPr>
    </w:p>
    <w:p w14:paraId="4881DB3A" w14:textId="77777777" w:rsidR="00D27C9E" w:rsidRPr="004F09C9" w:rsidRDefault="00D27C9E">
      <w:pPr>
        <w:spacing w:line="259" w:lineRule="auto"/>
        <w:ind w:left="244" w:right="90"/>
        <w:rPr>
          <w:color w:val="000000" w:themeColor="text1"/>
        </w:rPr>
      </w:pPr>
    </w:p>
    <w:p w14:paraId="38C42A8B" w14:textId="77777777" w:rsidR="00D27C9E" w:rsidRPr="004F09C9" w:rsidRDefault="00D27C9E">
      <w:pPr>
        <w:spacing w:line="259" w:lineRule="auto"/>
        <w:ind w:left="244" w:right="90"/>
        <w:rPr>
          <w:color w:val="000000" w:themeColor="text1"/>
        </w:rPr>
      </w:pPr>
    </w:p>
    <w:p w14:paraId="58A0F49B" w14:textId="77777777" w:rsidR="00D27C9E" w:rsidRPr="004F09C9" w:rsidRDefault="00D27C9E">
      <w:pPr>
        <w:spacing w:line="259" w:lineRule="auto"/>
        <w:ind w:left="244" w:right="90"/>
        <w:rPr>
          <w:color w:val="000000" w:themeColor="text1"/>
        </w:rPr>
      </w:pPr>
    </w:p>
    <w:p w14:paraId="31D4BD8B" w14:textId="77777777" w:rsidR="00D27C9E" w:rsidRPr="004F09C9" w:rsidRDefault="00D27C9E">
      <w:pPr>
        <w:spacing w:line="259" w:lineRule="auto"/>
        <w:ind w:left="244" w:right="90"/>
        <w:rPr>
          <w:color w:val="000000" w:themeColor="text1"/>
        </w:rPr>
      </w:pPr>
    </w:p>
    <w:p w14:paraId="4978522A" w14:textId="77777777" w:rsidR="00D27C9E" w:rsidRPr="004F09C9" w:rsidRDefault="00D27C9E">
      <w:pPr>
        <w:spacing w:line="259" w:lineRule="auto"/>
        <w:ind w:left="244" w:right="90"/>
        <w:rPr>
          <w:color w:val="000000" w:themeColor="text1"/>
        </w:rPr>
      </w:pPr>
    </w:p>
    <w:p w14:paraId="27F4F8D7" w14:textId="77777777" w:rsidR="00D27C9E" w:rsidRPr="004F09C9" w:rsidRDefault="00D27C9E">
      <w:pPr>
        <w:spacing w:line="259" w:lineRule="auto"/>
        <w:ind w:left="244" w:right="90"/>
        <w:rPr>
          <w:color w:val="000000" w:themeColor="text1"/>
        </w:rPr>
      </w:pPr>
    </w:p>
    <w:p w14:paraId="7BFB12F0" w14:textId="77777777" w:rsidR="00D27C9E" w:rsidRDefault="00D27C9E">
      <w:pPr>
        <w:spacing w:line="259" w:lineRule="auto"/>
        <w:ind w:left="244" w:right="90"/>
        <w:rPr>
          <w:color w:val="000000" w:themeColor="text1"/>
        </w:rPr>
      </w:pPr>
    </w:p>
    <w:p w14:paraId="6A128249" w14:textId="77777777" w:rsidR="001B2751" w:rsidRDefault="001B2751">
      <w:pPr>
        <w:spacing w:line="259" w:lineRule="auto"/>
        <w:ind w:left="244" w:right="90"/>
        <w:rPr>
          <w:color w:val="000000" w:themeColor="text1"/>
        </w:rPr>
      </w:pPr>
    </w:p>
    <w:p w14:paraId="631D2985" w14:textId="77777777" w:rsidR="001B2751" w:rsidRDefault="001B2751">
      <w:pPr>
        <w:spacing w:line="259" w:lineRule="auto"/>
        <w:ind w:left="244" w:right="90"/>
        <w:rPr>
          <w:color w:val="000000" w:themeColor="text1"/>
        </w:rPr>
      </w:pPr>
    </w:p>
    <w:p w14:paraId="70CECEF2" w14:textId="77777777" w:rsidR="001B2751" w:rsidRDefault="001B2751">
      <w:pPr>
        <w:spacing w:line="259" w:lineRule="auto"/>
        <w:ind w:left="244" w:right="90"/>
        <w:rPr>
          <w:color w:val="000000" w:themeColor="text1"/>
        </w:rPr>
      </w:pPr>
    </w:p>
    <w:p w14:paraId="48E60EE0" w14:textId="77777777" w:rsidR="001B2751" w:rsidRDefault="001B2751">
      <w:pPr>
        <w:spacing w:line="259" w:lineRule="auto"/>
        <w:ind w:left="244" w:right="90"/>
        <w:rPr>
          <w:color w:val="000000" w:themeColor="text1"/>
        </w:rPr>
      </w:pPr>
    </w:p>
    <w:p w14:paraId="3CD5960B" w14:textId="77777777" w:rsidR="001B2751" w:rsidRDefault="001B2751">
      <w:pPr>
        <w:spacing w:line="259" w:lineRule="auto"/>
        <w:ind w:left="244" w:right="90"/>
        <w:rPr>
          <w:color w:val="000000" w:themeColor="text1"/>
        </w:rPr>
      </w:pPr>
    </w:p>
    <w:p w14:paraId="68EA08B3" w14:textId="77777777" w:rsidR="001B2751" w:rsidRDefault="001B2751">
      <w:pPr>
        <w:spacing w:line="259" w:lineRule="auto"/>
        <w:ind w:left="244" w:right="90"/>
        <w:rPr>
          <w:color w:val="000000" w:themeColor="text1"/>
        </w:rPr>
      </w:pPr>
    </w:p>
    <w:p w14:paraId="755C99A9" w14:textId="77777777" w:rsidR="001B2751" w:rsidRPr="004F09C9" w:rsidRDefault="001B2751">
      <w:pPr>
        <w:spacing w:line="259" w:lineRule="auto"/>
        <w:ind w:left="244" w:right="90"/>
        <w:rPr>
          <w:color w:val="000000" w:themeColor="text1"/>
        </w:rPr>
      </w:pPr>
    </w:p>
    <w:p w14:paraId="7C7FD20A"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4EA9CE55"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35D60BA" w14:textId="69B7397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4"/>
      <w:headerReference w:type="default" r:id="rId35"/>
      <w:footerReference w:type="even" r:id="rId36"/>
      <w:footerReference w:type="default" r:id="rId37"/>
      <w:headerReference w:type="first" r:id="rId38"/>
      <w:footerReference w:type="first" r:id="rId39"/>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7" w:author="Brown,James T" w:date="2019-02-05T19:04:00Z" w:initials="BT">
    <w:p w14:paraId="742BD2AA" w14:textId="77777777" w:rsidR="00082A6B" w:rsidRDefault="00082A6B">
      <w:pPr>
        <w:pStyle w:val="CommentText"/>
      </w:pPr>
      <w:r>
        <w:rPr>
          <w:rStyle w:val="CommentReference"/>
        </w:rPr>
        <w:annotationRef/>
      </w:r>
      <w:r>
        <w:t>This list does not match text</w:t>
      </w:r>
    </w:p>
  </w:comment>
  <w:comment w:id="149" w:author="Dan Hahn" w:date="2019-03-05T08:29:00Z" w:initials="DH">
    <w:p w14:paraId="503DAE15" w14:textId="77777777" w:rsidR="00082A6B" w:rsidRDefault="00082A6B">
      <w:pPr>
        <w:pStyle w:val="CommentText"/>
      </w:pPr>
      <w:r>
        <w:rPr>
          <w:rStyle w:val="CommentReference"/>
        </w:rPr>
        <w:annotationRef/>
      </w:r>
      <w:r>
        <w:t xml:space="preserve">To me, this paragraph is a bit of a distraction because you don't do anything with thermal performance curves or thermal limits in your own work. Furthermore, you don't even talk about this stuff in Ch3. You wrote it, so you can leave it in for now. But, it can also distract the reader from what you actually did. </w:t>
      </w:r>
    </w:p>
  </w:comment>
  <w:comment w:id="150" w:author="Brown,James T" w:date="2019-03-05T13:47:00Z" w:initials="BT">
    <w:p w14:paraId="01900326" w14:textId="619AA67B" w:rsidR="006A7A81" w:rsidRDefault="006A7A81">
      <w:pPr>
        <w:pStyle w:val="CommentText"/>
      </w:pPr>
      <w:r>
        <w:rPr>
          <w:rStyle w:val="CommentReference"/>
        </w:rPr>
        <w:annotationRef/>
      </w:r>
      <w:r>
        <w:rPr>
          <w:rStyle w:val="CommentReference"/>
        </w:rPr>
        <w:t>I take your point about the distracting nature of this paragraph. I would like to condense it instead of removing it. Would that be ok?</w:t>
      </w:r>
    </w:p>
  </w:comment>
  <w:comment w:id="151" w:author="reviewer" w:date="2019-02-20T13:52:00Z" w:initials="a">
    <w:p w14:paraId="694C2BE0" w14:textId="77777777" w:rsidR="00082A6B" w:rsidRDefault="00082A6B" w:rsidP="00F71873">
      <w:pPr>
        <w:pStyle w:val="CommentText"/>
      </w:pPr>
      <w:r>
        <w:rPr>
          <w:rStyle w:val="CommentReference"/>
        </w:rPr>
        <w:annotationRef/>
      </w:r>
      <w:r>
        <w:t>Where is this information from?</w:t>
      </w:r>
    </w:p>
  </w:comment>
  <w:comment w:id="152" w:author="Chemistry Group Computer" w:date="2019-02-21T15:40:00Z" w:initials="CGC">
    <w:p w14:paraId="2A3C1ED2" w14:textId="77777777" w:rsidR="00082A6B" w:rsidRDefault="00082A6B" w:rsidP="00F71873">
      <w:pPr>
        <w:pStyle w:val="CommentText"/>
        <w:ind w:left="0" w:firstLine="0"/>
      </w:pPr>
      <w:r>
        <w:rPr>
          <w:rStyle w:val="CommentReference"/>
        </w:rPr>
        <w:annotationRef/>
      </w:r>
      <w:r>
        <w:t xml:space="preserve">This is a </w:t>
      </w:r>
      <w:proofErr w:type="spellStart"/>
      <w:r>
        <w:t>hypothetial</w:t>
      </w:r>
      <w:proofErr w:type="spellEnd"/>
      <w:r>
        <w:t xml:space="preserve"> I created. I added some more context to the statement to better get my point across about the affect climate change could have on the cues that predict seasonal changes.</w:t>
      </w:r>
    </w:p>
  </w:comment>
  <w:comment w:id="167" w:author="Dan Hahn" w:date="2019-03-05T10:10:00Z" w:initials="DH">
    <w:p w14:paraId="56DC9C48" w14:textId="5ADA2EDF" w:rsidR="00082A6B" w:rsidRDefault="00082A6B">
      <w:pPr>
        <w:pStyle w:val="CommentText"/>
      </w:pPr>
      <w:r>
        <w:rPr>
          <w:rStyle w:val="CommentReference"/>
        </w:rPr>
        <w:annotationRef/>
      </w:r>
      <w:r>
        <w:t xml:space="preserve">While I like the previous paragraph, this does end a bit weak with a single 2 sentence paragraph on what the applications of this work are. A bit more here would be very useful. </w:t>
      </w:r>
    </w:p>
  </w:comment>
  <w:comment w:id="176" w:author="Dan Hahn" w:date="2019-03-05T10:12:00Z" w:initials="DH">
    <w:p w14:paraId="2DDD4AE2" w14:textId="13A09B63" w:rsidR="00082A6B" w:rsidRDefault="00082A6B">
      <w:pPr>
        <w:pStyle w:val="CommentText"/>
      </w:pPr>
      <w:r>
        <w:rPr>
          <w:rStyle w:val="CommentReference"/>
        </w:rPr>
        <w:annotationRef/>
      </w:r>
      <w:r>
        <w:t xml:space="preserve">This is a stretch, do you ever find them in the intertidal? Tone down your language to be more precise. </w:t>
      </w:r>
    </w:p>
  </w:comment>
  <w:comment w:id="177" w:author="Brown,James T" w:date="2019-03-05T13:50:00Z" w:initials="BT">
    <w:p w14:paraId="5D2ACCBF" w14:textId="0F753615" w:rsidR="00661204" w:rsidRDefault="00661204" w:rsidP="00661204">
      <w:pPr>
        <w:pStyle w:val="CommentText"/>
        <w:ind w:left="0" w:firstLine="0"/>
      </w:pPr>
      <w:r>
        <w:rPr>
          <w:rStyle w:val="CommentReference"/>
        </w:rPr>
        <w:annotationRef/>
      </w:r>
      <w:r>
        <w:rPr>
          <w:rStyle w:val="CommentReference"/>
        </w:rPr>
        <w:t>Made more moderate</w:t>
      </w:r>
    </w:p>
  </w:comment>
  <w:comment w:id="188" w:author="Dan Hahn" w:date="2019-03-05T10:17:00Z" w:initials="DH">
    <w:p w14:paraId="45978B3C" w14:textId="5C082080" w:rsidR="00082A6B" w:rsidRDefault="00082A6B">
      <w:pPr>
        <w:pStyle w:val="CommentText"/>
      </w:pPr>
      <w:r>
        <w:rPr>
          <w:rStyle w:val="CommentReference"/>
        </w:rPr>
        <w:annotationRef/>
      </w:r>
      <w:r>
        <w:t xml:space="preserve">What does this mean precisely </w:t>
      </w:r>
    </w:p>
  </w:comment>
  <w:comment w:id="189" w:author="Brown,James T" w:date="2019-03-05T13:53:00Z" w:initials="BT">
    <w:p w14:paraId="428D80BF" w14:textId="278C0907" w:rsidR="00661204" w:rsidRDefault="00661204">
      <w:pPr>
        <w:pStyle w:val="CommentText"/>
      </w:pPr>
      <w:r>
        <w:rPr>
          <w:rStyle w:val="CommentReference"/>
        </w:rPr>
        <w:annotationRef/>
      </w:r>
      <w:r>
        <w:rPr>
          <w:rStyle w:val="CommentReference"/>
        </w:rPr>
        <w:t>Modified for clarity</w:t>
      </w:r>
      <w:r>
        <w:t xml:space="preserve"> </w:t>
      </w:r>
    </w:p>
  </w:comment>
  <w:comment w:id="239" w:author="Dan Hahn" w:date="2019-03-05T10:30:00Z" w:initials="DH">
    <w:p w14:paraId="37D91920" w14:textId="36F47C63" w:rsidR="00082A6B" w:rsidRDefault="00082A6B">
      <w:pPr>
        <w:pStyle w:val="CommentText"/>
      </w:pPr>
      <w:r>
        <w:rPr>
          <w:rStyle w:val="CommentReference"/>
        </w:rPr>
        <w:annotationRef/>
      </w:r>
      <w:r>
        <w:t xml:space="preserve">OK, but now you have to tell me what this means functionally. How do these pheromone differences separate out the strains. </w:t>
      </w:r>
    </w:p>
  </w:comment>
  <w:comment w:id="240" w:author="Brown,James T" w:date="2019-03-05T13:58:00Z" w:initials="BT">
    <w:p w14:paraId="7ECB5364" w14:textId="2876E228" w:rsidR="00EF1DEC" w:rsidRDefault="00EF1DEC">
      <w:pPr>
        <w:pStyle w:val="CommentText"/>
      </w:pPr>
      <w:r>
        <w:rPr>
          <w:rStyle w:val="CommentReference"/>
        </w:rPr>
        <w:annotationRef/>
      </w:r>
      <w:r>
        <w:t>I will add information about how the males from each strain selectively respond to the sex pheromone blend of their conspecific females.</w:t>
      </w:r>
    </w:p>
  </w:comment>
  <w:comment w:id="241" w:author="Dan Hahn" w:date="2019-03-05T10:34:00Z" w:initials="DH">
    <w:p w14:paraId="3E5D00B4" w14:textId="6B0132AB" w:rsidR="00082A6B" w:rsidRDefault="00082A6B">
      <w:pPr>
        <w:pStyle w:val="CommentText"/>
      </w:pPr>
      <w:r>
        <w:rPr>
          <w:rStyle w:val="CommentReference"/>
        </w:rPr>
        <w:annotationRef/>
      </w:r>
      <w:r>
        <w:t xml:space="preserve">Why bother talking about diapause above when you have a whole section about it here? Why not talk about the voltinism strains starting here. </w:t>
      </w:r>
    </w:p>
  </w:comment>
  <w:comment w:id="242" w:author="Brown,James T" w:date="2019-03-05T14:04:00Z" w:initials="BT">
    <w:p w14:paraId="2B9DDEB7" w14:textId="07BD7BD7" w:rsidR="00733938" w:rsidRDefault="00733938">
      <w:pPr>
        <w:pStyle w:val="CommentText"/>
      </w:pPr>
      <w:r>
        <w:rPr>
          <w:rStyle w:val="CommentReference"/>
        </w:rPr>
        <w:annotationRef/>
      </w:r>
      <w:r>
        <w:rPr>
          <w:rStyle w:val="CommentReference"/>
        </w:rPr>
        <w:t xml:space="preserve">I take your point. I move the information but </w:t>
      </w:r>
      <w:r w:rsidR="006D322B">
        <w:rPr>
          <w:rStyle w:val="CommentReference"/>
        </w:rPr>
        <w:t xml:space="preserve">the flow </w:t>
      </w:r>
      <w:r>
        <w:rPr>
          <w:rStyle w:val="CommentReference"/>
        </w:rPr>
        <w:t xml:space="preserve">still needs to be worked </w:t>
      </w:r>
      <w:r w:rsidR="006D322B">
        <w:rPr>
          <w:rStyle w:val="CommentReference"/>
        </w:rPr>
        <w:t xml:space="preserve">on a bit </w:t>
      </w:r>
    </w:p>
  </w:comment>
  <w:comment w:id="243" w:author="Dan Hahn" w:date="2019-03-05T10:29:00Z" w:initials="DH">
    <w:p w14:paraId="491E5489" w14:textId="77777777" w:rsidR="00733938" w:rsidRDefault="00733938" w:rsidP="00733938">
      <w:pPr>
        <w:pStyle w:val="CommentText"/>
      </w:pPr>
      <w:r>
        <w:rPr>
          <w:rStyle w:val="CommentReference"/>
        </w:rPr>
        <w:annotationRef/>
      </w:r>
      <w:r>
        <w:t xml:space="preserve">This concept of alternating bands of voltinism is still poorly laid out. But, if Rob is happy with it I can pass it by. </w:t>
      </w:r>
    </w:p>
  </w:comment>
  <w:comment w:id="246" w:author="Dan Hahn" w:date="2019-03-05T10:36:00Z" w:initials="DH">
    <w:p w14:paraId="66C18F13" w14:textId="4C848B0E" w:rsidR="00082A6B" w:rsidRDefault="00082A6B">
      <w:pPr>
        <w:pStyle w:val="CommentText"/>
      </w:pPr>
      <w:r>
        <w:rPr>
          <w:rStyle w:val="CommentReference"/>
        </w:rPr>
        <w:annotationRef/>
      </w:r>
      <w:r>
        <w:t xml:space="preserve">Is it better to say last larval instar? Really though, they start taking the cues earlier as your own data on fat storage at the onset of the last larval instar show. </w:t>
      </w:r>
    </w:p>
  </w:comment>
  <w:comment w:id="260" w:author="Dan Hahn" w:date="2019-03-05T10:40:00Z" w:initials="DH">
    <w:p w14:paraId="47497E21" w14:textId="50B02723" w:rsidR="00082A6B" w:rsidRDefault="00082A6B">
      <w:pPr>
        <w:pStyle w:val="CommentText"/>
      </w:pPr>
      <w:r>
        <w:rPr>
          <w:rStyle w:val="CommentReference"/>
        </w:rPr>
        <w:annotationRef/>
      </w:r>
      <w:r>
        <w:t xml:space="preserve">No, this is not what your research is designed to address. Remove this section. I am very concerned that you seem to not understand what your research is actually about and that you keep making inappropriate inferences as reflected in the thesis title that you have not yet changed. </w:t>
      </w:r>
    </w:p>
  </w:comment>
  <w:comment w:id="261" w:author="Brown,James T" w:date="2019-03-05T14:22:00Z" w:initials="BT">
    <w:p w14:paraId="7C942B9B" w14:textId="0DE35F60" w:rsidR="00405BF5" w:rsidRDefault="00405BF5">
      <w:pPr>
        <w:pStyle w:val="CommentText"/>
      </w:pPr>
      <w:r>
        <w:rPr>
          <w:rStyle w:val="CommentReference"/>
        </w:rPr>
        <w:annotationRef/>
      </w:r>
      <w:r>
        <w:t xml:space="preserve">I made changes to this statement and to the title. </w:t>
      </w:r>
    </w:p>
  </w:comment>
  <w:comment w:id="273" w:author="Dan Hahn" w:date="2019-03-05T10:42:00Z" w:initials="DH">
    <w:p w14:paraId="1B76CCBF" w14:textId="178BFFF0" w:rsidR="00082A6B" w:rsidRDefault="00082A6B">
      <w:pPr>
        <w:pStyle w:val="CommentText"/>
      </w:pPr>
      <w:r>
        <w:rPr>
          <w:rStyle w:val="CommentReference"/>
        </w:rPr>
        <w:annotationRef/>
      </w:r>
      <w:r>
        <w:t xml:space="preserve">Seems to be earlier though. </w:t>
      </w:r>
    </w:p>
  </w:comment>
  <w:comment w:id="282" w:author="Dan Hahn" w:date="2019-03-05T10:45:00Z" w:initials="DH">
    <w:p w14:paraId="12B3BCB9" w14:textId="29FF03BD" w:rsidR="00082A6B" w:rsidRDefault="00082A6B">
      <w:pPr>
        <w:pStyle w:val="CommentText"/>
      </w:pPr>
      <w:r>
        <w:rPr>
          <w:rStyle w:val="CommentReference"/>
        </w:rPr>
        <w:annotationRef/>
      </w:r>
      <w:r>
        <w:t xml:space="preserve">This whole section does not belong here. </w:t>
      </w:r>
    </w:p>
  </w:comment>
  <w:comment w:id="290" w:author="Dan Hahn" w:date="2019-03-05T10:47:00Z" w:initials="DH">
    <w:p w14:paraId="224036BE" w14:textId="30D06987" w:rsidR="00082A6B" w:rsidRDefault="00082A6B">
      <w:pPr>
        <w:pStyle w:val="CommentText"/>
      </w:pPr>
      <w:r>
        <w:rPr>
          <w:rStyle w:val="CommentReference"/>
        </w:rPr>
        <w:annotationRef/>
      </w:r>
      <w:r>
        <w:t xml:space="preserve">Make a new sentence for this prediction. </w:t>
      </w:r>
    </w:p>
  </w:comment>
  <w:comment w:id="291" w:author="Dan Hahn" w:date="2019-03-05T10:47:00Z" w:initials="DH">
    <w:p w14:paraId="466D377C" w14:textId="16239CD2" w:rsidR="00082A6B" w:rsidRDefault="00082A6B">
      <w:pPr>
        <w:pStyle w:val="CommentText"/>
      </w:pPr>
      <w:r>
        <w:rPr>
          <w:rStyle w:val="CommentReference"/>
        </w:rPr>
        <w:annotationRef/>
      </w:r>
      <w:r>
        <w:t xml:space="preserve">Redundant to the sentence above, so cut this out. </w:t>
      </w:r>
    </w:p>
  </w:comment>
  <w:comment w:id="292" w:author="Dan Hahn" w:date="2019-03-05T10:48:00Z" w:initials="DH">
    <w:p w14:paraId="6F43E686" w14:textId="0BBBE3F8" w:rsidR="00082A6B" w:rsidRDefault="00082A6B">
      <w:pPr>
        <w:pStyle w:val="CommentText"/>
      </w:pPr>
      <w:r>
        <w:rPr>
          <w:rStyle w:val="CommentReference"/>
        </w:rPr>
        <w:annotationRef/>
      </w:r>
      <w:r>
        <w:t xml:space="preserve">This needs to be the start of a new paragraph on why it is important to study diapause and nutrient storage in the context of pests and climate change. </w:t>
      </w:r>
    </w:p>
  </w:comment>
  <w:comment w:id="298" w:author="Dan Hahn" w:date="2019-03-05T10:50:00Z" w:initials="DH">
    <w:p w14:paraId="09B126B1" w14:textId="08452C13" w:rsidR="00082A6B" w:rsidRDefault="00082A6B">
      <w:pPr>
        <w:pStyle w:val="CommentText"/>
      </w:pPr>
      <w:r>
        <w:rPr>
          <w:rStyle w:val="CommentReference"/>
        </w:rPr>
        <w:annotationRef/>
      </w:r>
      <w:r>
        <w:t xml:space="preserve">What about designing new pesticides or cultural practices that may help to deplete nutrient stores prior to diapause as a way to kill pest insects? </w:t>
      </w:r>
    </w:p>
  </w:comment>
  <w:comment w:id="300" w:author="Dan Hahn" w:date="2019-03-05T11:15:00Z" w:initials="DH">
    <w:p w14:paraId="390EBDD5" w14:textId="5EEDC198" w:rsidR="00082A6B" w:rsidRDefault="00082A6B">
      <w:pPr>
        <w:pStyle w:val="CommentText"/>
      </w:pPr>
      <w:r>
        <w:rPr>
          <w:rStyle w:val="CommentReference"/>
        </w:rPr>
        <w:annotationRef/>
      </w:r>
      <w:r>
        <w:t xml:space="preserve">This section finally reads well, but it has me wondering the next-level question. Were there any organismal survival or reproductive consequences associated with warmer and more variable temperatures that extended beyond fat loss? </w:t>
      </w:r>
    </w:p>
  </w:comment>
  <w:comment w:id="301" w:author="Brown,James T" w:date="2019-03-05T13:16:00Z" w:initials="BT">
    <w:p w14:paraId="6011B859" w14:textId="5E42D6BE" w:rsidR="00082A6B" w:rsidRDefault="00082A6B">
      <w:pPr>
        <w:pStyle w:val="CommentText"/>
      </w:pPr>
      <w:r>
        <w:rPr>
          <w:rStyle w:val="CommentReference"/>
        </w:rPr>
        <w:annotationRef/>
      </w:r>
      <w:proofErr w:type="spellStart"/>
      <w:r>
        <w:rPr>
          <w:rStyle w:val="CommentReference"/>
        </w:rPr>
        <w:t>The</w:t>
      </w:r>
      <w:proofErr w:type="spellEnd"/>
      <w:r>
        <w:rPr>
          <w:rStyle w:val="CommentReference"/>
        </w:rPr>
        <w:t xml:space="preserve"> researchers do mention that larvae stage post diapause among larvae initially held at 4C during diapause was extended  by 10 to 15 days once moved into the 27C post diapause conditions. I will include this point into the text.</w:t>
      </w:r>
    </w:p>
  </w:comment>
  <w:comment w:id="306" w:author="Dan Hahn" w:date="2019-03-05T11:23:00Z" w:initials="DH">
    <w:p w14:paraId="3C486CD4" w14:textId="22CCC9C2" w:rsidR="00082A6B" w:rsidRDefault="00082A6B">
      <w:pPr>
        <w:pStyle w:val="CommentText"/>
      </w:pPr>
      <w:r>
        <w:rPr>
          <w:rStyle w:val="CommentReference"/>
        </w:rPr>
        <w:annotationRef/>
      </w:r>
      <w:r>
        <w:t xml:space="preserve">I do not think you are saying this correctly. You are not interpreting the results differently, you are collecting CO2 on different days and comparing them to the results for mass peak. </w:t>
      </w:r>
    </w:p>
  </w:comment>
  <w:comment w:id="307" w:author="Brown,James T" w:date="2019-03-05T13:27:00Z" w:initials="BT">
    <w:p w14:paraId="557F422D" w14:textId="77777777" w:rsidR="00082A6B" w:rsidRDefault="00082A6B">
      <w:pPr>
        <w:pStyle w:val="CommentText"/>
      </w:pPr>
      <w:r>
        <w:rPr>
          <w:rStyle w:val="CommentReference"/>
        </w:rPr>
        <w:annotationRef/>
      </w:r>
      <w:r>
        <w:t xml:space="preserve">Understood. Instead I will say, </w:t>
      </w:r>
    </w:p>
    <w:p w14:paraId="45350D6A" w14:textId="60DC74F6" w:rsidR="00082A6B" w:rsidRDefault="00082A6B">
      <w:pPr>
        <w:pStyle w:val="CommentText"/>
      </w:pPr>
      <w:r>
        <w:t>“Wandering day is another developmental timepoint that can be used to compare metabolic activity between larvae…”</w:t>
      </w:r>
    </w:p>
  </w:comment>
  <w:comment w:id="321" w:author="Dan Hahn" w:date="2019-03-05T11:27:00Z" w:initials="DH">
    <w:p w14:paraId="2281E241" w14:textId="39D0000A" w:rsidR="00082A6B" w:rsidRDefault="00082A6B">
      <w:pPr>
        <w:pStyle w:val="CommentText"/>
      </w:pPr>
      <w:r>
        <w:rPr>
          <w:rStyle w:val="CommentReference"/>
        </w:rPr>
        <w:annotationRef/>
      </w:r>
      <w:r>
        <w:t xml:space="preserve">No difference between what and what? Always be specific. Then give a capping sentence stating regardless of the developmental time points compared, you were unable to discriminate shallow from deep </w:t>
      </w:r>
      <w:proofErr w:type="spellStart"/>
      <w:r>
        <w:t>diapasuing</w:t>
      </w:r>
      <w:proofErr w:type="spellEnd"/>
      <w:r>
        <w:t xml:space="preserve"> larvae early in diapause. </w:t>
      </w:r>
    </w:p>
  </w:comment>
  <w:comment w:id="354" w:author="Dan Hahn" w:date="2019-02-20T14:46:00Z" w:initials="DH">
    <w:p w14:paraId="5F772E16" w14:textId="77777777" w:rsidR="00082A6B" w:rsidRDefault="00082A6B" w:rsidP="00350BD0">
      <w:pPr>
        <w:pStyle w:val="CommentText"/>
      </w:pPr>
      <w:r>
        <w:rPr>
          <w:rStyle w:val="CommentReference"/>
        </w:rPr>
        <w:annotationRef/>
      </w:r>
      <w:r>
        <w:t xml:space="preserve">This is really boring. Start your caption with the take-home point of the figure for all figures. </w:t>
      </w:r>
    </w:p>
  </w:comment>
  <w:comment w:id="377" w:author="Dan Hahn" w:date="2019-02-20T14:45:00Z" w:initials="DH">
    <w:p w14:paraId="7A2FECFD" w14:textId="77777777" w:rsidR="00082A6B" w:rsidRDefault="00082A6B" w:rsidP="00010B8E">
      <w:pPr>
        <w:pStyle w:val="CommentText"/>
      </w:pPr>
      <w:r>
        <w:rPr>
          <w:rStyle w:val="CommentReference"/>
        </w:rPr>
        <w:annotationRef/>
      </w:r>
      <w:r>
        <w:t xml:space="preserve">make it a point to say that there is no detectable difference between the strains in wandering day within each programming class, but that the programming classes differed. This is the take-home point, so start the caption with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2BD2AA" w15:done="0"/>
  <w15:commentEx w15:paraId="503DAE15" w15:done="0"/>
  <w15:commentEx w15:paraId="01900326" w15:paraIdParent="503DAE15" w15:done="0"/>
  <w15:commentEx w15:paraId="694C2BE0" w15:done="0"/>
  <w15:commentEx w15:paraId="2A3C1ED2" w15:done="0"/>
  <w15:commentEx w15:paraId="56DC9C48" w15:done="0"/>
  <w15:commentEx w15:paraId="2DDD4AE2" w15:done="0"/>
  <w15:commentEx w15:paraId="5D2ACCBF" w15:paraIdParent="2DDD4AE2" w15:done="0"/>
  <w15:commentEx w15:paraId="45978B3C" w15:done="0"/>
  <w15:commentEx w15:paraId="428D80BF" w15:paraIdParent="45978B3C" w15:done="0"/>
  <w15:commentEx w15:paraId="37D91920" w15:done="0"/>
  <w15:commentEx w15:paraId="7ECB5364" w15:paraIdParent="37D91920" w15:done="0"/>
  <w15:commentEx w15:paraId="3E5D00B4" w15:done="0"/>
  <w15:commentEx w15:paraId="2B9DDEB7" w15:paraIdParent="3E5D00B4" w15:done="0"/>
  <w15:commentEx w15:paraId="491E5489" w15:done="0"/>
  <w15:commentEx w15:paraId="66C18F13" w15:done="0"/>
  <w15:commentEx w15:paraId="47497E21" w15:done="0"/>
  <w15:commentEx w15:paraId="7C942B9B" w15:paraIdParent="47497E21" w15:done="0"/>
  <w15:commentEx w15:paraId="1B76CCBF" w15:done="0"/>
  <w15:commentEx w15:paraId="12B3BCB9" w15:done="0"/>
  <w15:commentEx w15:paraId="224036BE" w15:done="0"/>
  <w15:commentEx w15:paraId="466D377C" w15:done="0"/>
  <w15:commentEx w15:paraId="6F43E686" w15:done="0"/>
  <w15:commentEx w15:paraId="09B126B1" w15:done="0"/>
  <w15:commentEx w15:paraId="390EBDD5" w15:done="0"/>
  <w15:commentEx w15:paraId="6011B859" w15:paraIdParent="390EBDD5" w15:done="0"/>
  <w15:commentEx w15:paraId="3C486CD4" w15:done="0"/>
  <w15:commentEx w15:paraId="45350D6A" w15:paraIdParent="3C486CD4" w15:done="0"/>
  <w15:commentEx w15:paraId="2281E241" w15:done="0"/>
  <w15:commentEx w15:paraId="5F772E16" w15:done="0"/>
  <w15:commentEx w15:paraId="7A2FEC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2BD2AA" w16cid:durableId="2028F19E"/>
  <w16cid:commentId w16cid:paraId="503DAE15" w16cid:durableId="2028F1AE"/>
  <w16cid:commentId w16cid:paraId="01900326" w16cid:durableId="2028FC79"/>
  <w16cid:commentId w16cid:paraId="694C2BE0" w16cid:durableId="2028F1BD"/>
  <w16cid:commentId w16cid:paraId="2A3C1ED2" w16cid:durableId="2028F1BE"/>
  <w16cid:commentId w16cid:paraId="56DC9C48" w16cid:durableId="2028F1C5"/>
  <w16cid:commentId w16cid:paraId="2DDD4AE2" w16cid:durableId="2028F1C6"/>
  <w16cid:commentId w16cid:paraId="5D2ACCBF" w16cid:durableId="2028FD24"/>
  <w16cid:commentId w16cid:paraId="45978B3C" w16cid:durableId="2028F1C7"/>
  <w16cid:commentId w16cid:paraId="428D80BF" w16cid:durableId="2028FDDE"/>
  <w16cid:commentId w16cid:paraId="37D91920" w16cid:durableId="2028F1CC"/>
  <w16cid:commentId w16cid:paraId="7ECB5364" w16cid:durableId="2028FF01"/>
  <w16cid:commentId w16cid:paraId="3E5D00B4" w16cid:durableId="2028F1CD"/>
  <w16cid:commentId w16cid:paraId="2B9DDEB7" w16cid:durableId="20290059"/>
  <w16cid:commentId w16cid:paraId="491E5489" w16cid:durableId="2028F1C9"/>
  <w16cid:commentId w16cid:paraId="66C18F13" w16cid:durableId="2028F1CE"/>
  <w16cid:commentId w16cid:paraId="47497E21" w16cid:durableId="2028F1CF"/>
  <w16cid:commentId w16cid:paraId="7C942B9B" w16cid:durableId="20290498"/>
  <w16cid:commentId w16cid:paraId="1B76CCBF" w16cid:durableId="2028F1D0"/>
  <w16cid:commentId w16cid:paraId="12B3BCB9" w16cid:durableId="2028F1D1"/>
  <w16cid:commentId w16cid:paraId="224036BE" w16cid:durableId="2028F1D2"/>
  <w16cid:commentId w16cid:paraId="466D377C" w16cid:durableId="2028F1D3"/>
  <w16cid:commentId w16cid:paraId="6F43E686" w16cid:durableId="2028F1D4"/>
  <w16cid:commentId w16cid:paraId="09B126B1" w16cid:durableId="2028F1D5"/>
  <w16cid:commentId w16cid:paraId="390EBDD5" w16cid:durableId="2028F1D6"/>
  <w16cid:commentId w16cid:paraId="6011B859" w16cid:durableId="2028F53B"/>
  <w16cid:commentId w16cid:paraId="3C486CD4" w16cid:durableId="2028F1D7"/>
  <w16cid:commentId w16cid:paraId="45350D6A" w16cid:durableId="2028F7D7"/>
  <w16cid:commentId w16cid:paraId="2281E241" w16cid:durableId="2028F1D8"/>
  <w16cid:commentId w16cid:paraId="5F772E16" w16cid:durableId="2028F1D9"/>
  <w16cid:commentId w16cid:paraId="7A2FECFD" w16cid:durableId="2028F1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42288" w14:textId="77777777" w:rsidR="0028048C" w:rsidRDefault="0028048C">
      <w:pPr>
        <w:spacing w:after="0" w:line="240" w:lineRule="auto"/>
      </w:pPr>
      <w:r>
        <w:separator/>
      </w:r>
    </w:p>
  </w:endnote>
  <w:endnote w:type="continuationSeparator" w:id="0">
    <w:p w14:paraId="2D3C2448" w14:textId="77777777" w:rsidR="0028048C" w:rsidRDefault="00280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notTrueType/>
    <w:pitch w:val="variable"/>
    <w:sig w:usb0="800002E7" w:usb1="2AC7FCFF" w:usb2="00000012" w:usb3="00000000" w:csb0="0002009F" w:csb1="00000000"/>
  </w:font>
  <w:font w:name="Segoe UI">
    <w:altName w:val="Times New Roma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60222" w14:textId="77777777" w:rsidR="00082A6B" w:rsidRDefault="00082A6B">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6F90" w14:textId="77777777" w:rsidR="00082A6B" w:rsidRDefault="00082A6B">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0F7AA" w14:textId="77777777" w:rsidR="00082A6B" w:rsidRDefault="00082A6B">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402AF"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64831"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F771F" w14:textId="77777777" w:rsidR="00082A6B" w:rsidRDefault="00082A6B">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C1113"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5D670"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rPr>
        <w:noProof/>
      </w:rPr>
      <w:t>64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7C4AC" w14:textId="77777777" w:rsidR="00082A6B" w:rsidRDefault="00082A6B">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A7FFD" w14:textId="77777777" w:rsidR="0028048C" w:rsidRDefault="0028048C">
      <w:pPr>
        <w:spacing w:after="0" w:line="240" w:lineRule="auto"/>
      </w:pPr>
      <w:r>
        <w:separator/>
      </w:r>
    </w:p>
  </w:footnote>
  <w:footnote w:type="continuationSeparator" w:id="0">
    <w:p w14:paraId="57387524" w14:textId="77777777" w:rsidR="0028048C" w:rsidRDefault="00280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CA8B6" w14:textId="77777777" w:rsidR="00082A6B" w:rsidRDefault="00082A6B">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D0C2" w14:textId="77777777" w:rsidR="00082A6B" w:rsidRDefault="00082A6B">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570BE" w14:textId="77777777" w:rsidR="00082A6B" w:rsidRDefault="00082A6B">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6BC6C" w14:textId="77777777" w:rsidR="00082A6B" w:rsidRDefault="00082A6B">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E3386" w14:textId="77777777" w:rsidR="00082A6B" w:rsidRDefault="00082A6B">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EA8A9" w14:textId="77777777" w:rsidR="00082A6B" w:rsidRDefault="00082A6B">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94D42" w14:textId="77777777" w:rsidR="00082A6B" w:rsidRDefault="00082A6B">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6279F" w14:textId="77777777" w:rsidR="00082A6B" w:rsidRDefault="00082A6B">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45A71" w14:textId="77777777" w:rsidR="00082A6B" w:rsidRDefault="00082A6B">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86" type="#_x0000_t75" style="width:46.3pt;height:48.2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Chemistry Group Computer">
    <w15:presenceInfo w15:providerId="AD" w15:userId="S-1-5-21-2064210376-1677799041-60295696-1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3"/>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10B8E"/>
    <w:rsid w:val="00014B18"/>
    <w:rsid w:val="00020273"/>
    <w:rsid w:val="000214EB"/>
    <w:rsid w:val="000241BD"/>
    <w:rsid w:val="00025945"/>
    <w:rsid w:val="000428A7"/>
    <w:rsid w:val="00047032"/>
    <w:rsid w:val="000472C3"/>
    <w:rsid w:val="00047C9E"/>
    <w:rsid w:val="00053790"/>
    <w:rsid w:val="00054F53"/>
    <w:rsid w:val="00055C7D"/>
    <w:rsid w:val="00062423"/>
    <w:rsid w:val="0006372C"/>
    <w:rsid w:val="000655EE"/>
    <w:rsid w:val="0007129A"/>
    <w:rsid w:val="00082A6B"/>
    <w:rsid w:val="00094160"/>
    <w:rsid w:val="0009488B"/>
    <w:rsid w:val="000978A9"/>
    <w:rsid w:val="000A008B"/>
    <w:rsid w:val="000A3338"/>
    <w:rsid w:val="000A577E"/>
    <w:rsid w:val="000B42BD"/>
    <w:rsid w:val="000B7255"/>
    <w:rsid w:val="000C1702"/>
    <w:rsid w:val="000D17FB"/>
    <w:rsid w:val="000D6E6E"/>
    <w:rsid w:val="000E1D1C"/>
    <w:rsid w:val="000E4DE2"/>
    <w:rsid w:val="000E69EC"/>
    <w:rsid w:val="000F2684"/>
    <w:rsid w:val="000F2901"/>
    <w:rsid w:val="000F7BF5"/>
    <w:rsid w:val="001011C2"/>
    <w:rsid w:val="00101994"/>
    <w:rsid w:val="001021F7"/>
    <w:rsid w:val="00103F27"/>
    <w:rsid w:val="001102D1"/>
    <w:rsid w:val="001116FE"/>
    <w:rsid w:val="00115239"/>
    <w:rsid w:val="00116252"/>
    <w:rsid w:val="0014256A"/>
    <w:rsid w:val="00144227"/>
    <w:rsid w:val="00147FCB"/>
    <w:rsid w:val="001545B6"/>
    <w:rsid w:val="001600C3"/>
    <w:rsid w:val="00163CFE"/>
    <w:rsid w:val="00170D85"/>
    <w:rsid w:val="00172C25"/>
    <w:rsid w:val="001763AE"/>
    <w:rsid w:val="0017795F"/>
    <w:rsid w:val="00182BD7"/>
    <w:rsid w:val="001906B7"/>
    <w:rsid w:val="00190BFD"/>
    <w:rsid w:val="00193E84"/>
    <w:rsid w:val="001945C9"/>
    <w:rsid w:val="001A3D3B"/>
    <w:rsid w:val="001B1721"/>
    <w:rsid w:val="001B1D58"/>
    <w:rsid w:val="001B2751"/>
    <w:rsid w:val="001B4AEC"/>
    <w:rsid w:val="001B705E"/>
    <w:rsid w:val="001B780C"/>
    <w:rsid w:val="001C4FA3"/>
    <w:rsid w:val="001C527C"/>
    <w:rsid w:val="001C5D40"/>
    <w:rsid w:val="001C689C"/>
    <w:rsid w:val="001C6E15"/>
    <w:rsid w:val="001D418B"/>
    <w:rsid w:val="001E60FE"/>
    <w:rsid w:val="001E75F5"/>
    <w:rsid w:val="001E7880"/>
    <w:rsid w:val="001F5F5F"/>
    <w:rsid w:val="001F72E0"/>
    <w:rsid w:val="001F744C"/>
    <w:rsid w:val="001F75DF"/>
    <w:rsid w:val="00206B10"/>
    <w:rsid w:val="00210119"/>
    <w:rsid w:val="00213597"/>
    <w:rsid w:val="00231848"/>
    <w:rsid w:val="0023404A"/>
    <w:rsid w:val="0023614E"/>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048C"/>
    <w:rsid w:val="002822F0"/>
    <w:rsid w:val="002841A6"/>
    <w:rsid w:val="002852DB"/>
    <w:rsid w:val="00292F47"/>
    <w:rsid w:val="002959D9"/>
    <w:rsid w:val="002960D2"/>
    <w:rsid w:val="002B19B4"/>
    <w:rsid w:val="002B1BE1"/>
    <w:rsid w:val="002B30BE"/>
    <w:rsid w:val="002B6CA7"/>
    <w:rsid w:val="002C384F"/>
    <w:rsid w:val="002C6416"/>
    <w:rsid w:val="002C7438"/>
    <w:rsid w:val="002D0CB1"/>
    <w:rsid w:val="002D7BCE"/>
    <w:rsid w:val="002E1CBD"/>
    <w:rsid w:val="002E1D44"/>
    <w:rsid w:val="002E45AE"/>
    <w:rsid w:val="002E461C"/>
    <w:rsid w:val="002F0CE8"/>
    <w:rsid w:val="002F40F9"/>
    <w:rsid w:val="003032CA"/>
    <w:rsid w:val="00303713"/>
    <w:rsid w:val="00304E99"/>
    <w:rsid w:val="003056BF"/>
    <w:rsid w:val="0030740F"/>
    <w:rsid w:val="00313940"/>
    <w:rsid w:val="00315D8F"/>
    <w:rsid w:val="00316A0E"/>
    <w:rsid w:val="0032242F"/>
    <w:rsid w:val="003224B7"/>
    <w:rsid w:val="00323875"/>
    <w:rsid w:val="003240C8"/>
    <w:rsid w:val="00333DE5"/>
    <w:rsid w:val="00336675"/>
    <w:rsid w:val="00345E06"/>
    <w:rsid w:val="00350BD0"/>
    <w:rsid w:val="0035668A"/>
    <w:rsid w:val="00356F97"/>
    <w:rsid w:val="003571AB"/>
    <w:rsid w:val="00362A5A"/>
    <w:rsid w:val="00362E05"/>
    <w:rsid w:val="003657F6"/>
    <w:rsid w:val="00365AF1"/>
    <w:rsid w:val="003711F7"/>
    <w:rsid w:val="00372210"/>
    <w:rsid w:val="00372EBE"/>
    <w:rsid w:val="00375CCC"/>
    <w:rsid w:val="0037715E"/>
    <w:rsid w:val="00385FDC"/>
    <w:rsid w:val="00387E32"/>
    <w:rsid w:val="00391B7E"/>
    <w:rsid w:val="00391C68"/>
    <w:rsid w:val="0039460B"/>
    <w:rsid w:val="00397B3B"/>
    <w:rsid w:val="003A4B1B"/>
    <w:rsid w:val="003B2371"/>
    <w:rsid w:val="003B73A4"/>
    <w:rsid w:val="003C04C1"/>
    <w:rsid w:val="003C3E0E"/>
    <w:rsid w:val="003D4BFC"/>
    <w:rsid w:val="003D7E52"/>
    <w:rsid w:val="003E0500"/>
    <w:rsid w:val="003E7766"/>
    <w:rsid w:val="003F4583"/>
    <w:rsid w:val="00405BF5"/>
    <w:rsid w:val="00410CC5"/>
    <w:rsid w:val="004143C8"/>
    <w:rsid w:val="00415A22"/>
    <w:rsid w:val="0041772E"/>
    <w:rsid w:val="004179BB"/>
    <w:rsid w:val="00422199"/>
    <w:rsid w:val="0042450F"/>
    <w:rsid w:val="00434A4A"/>
    <w:rsid w:val="00436603"/>
    <w:rsid w:val="004370E5"/>
    <w:rsid w:val="00445BE1"/>
    <w:rsid w:val="0045069E"/>
    <w:rsid w:val="00451DDE"/>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B2652"/>
    <w:rsid w:val="004B74F2"/>
    <w:rsid w:val="004C22E0"/>
    <w:rsid w:val="004C310D"/>
    <w:rsid w:val="004D5603"/>
    <w:rsid w:val="004D56D5"/>
    <w:rsid w:val="004D5999"/>
    <w:rsid w:val="004E0D5A"/>
    <w:rsid w:val="004E7673"/>
    <w:rsid w:val="004F09C9"/>
    <w:rsid w:val="004F24A0"/>
    <w:rsid w:val="004F4745"/>
    <w:rsid w:val="00505FA1"/>
    <w:rsid w:val="0051573D"/>
    <w:rsid w:val="00521CC8"/>
    <w:rsid w:val="00527077"/>
    <w:rsid w:val="00534357"/>
    <w:rsid w:val="00541685"/>
    <w:rsid w:val="005460F9"/>
    <w:rsid w:val="005509FF"/>
    <w:rsid w:val="005551AC"/>
    <w:rsid w:val="00560914"/>
    <w:rsid w:val="0056454F"/>
    <w:rsid w:val="0057015C"/>
    <w:rsid w:val="00577533"/>
    <w:rsid w:val="0058403E"/>
    <w:rsid w:val="005877E3"/>
    <w:rsid w:val="00590864"/>
    <w:rsid w:val="00597966"/>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E7423"/>
    <w:rsid w:val="005F7D5A"/>
    <w:rsid w:val="006007B8"/>
    <w:rsid w:val="00600E1B"/>
    <w:rsid w:val="006023CB"/>
    <w:rsid w:val="00602C9B"/>
    <w:rsid w:val="0061542F"/>
    <w:rsid w:val="006200F2"/>
    <w:rsid w:val="006229D9"/>
    <w:rsid w:val="00625D89"/>
    <w:rsid w:val="006322BC"/>
    <w:rsid w:val="0063279C"/>
    <w:rsid w:val="00636639"/>
    <w:rsid w:val="00643F52"/>
    <w:rsid w:val="00644DCA"/>
    <w:rsid w:val="00646723"/>
    <w:rsid w:val="00647871"/>
    <w:rsid w:val="00647A37"/>
    <w:rsid w:val="0065031E"/>
    <w:rsid w:val="00652767"/>
    <w:rsid w:val="00661204"/>
    <w:rsid w:val="00661651"/>
    <w:rsid w:val="00667F35"/>
    <w:rsid w:val="00671300"/>
    <w:rsid w:val="006736AE"/>
    <w:rsid w:val="006746F1"/>
    <w:rsid w:val="00676EC3"/>
    <w:rsid w:val="006775CF"/>
    <w:rsid w:val="00683FE6"/>
    <w:rsid w:val="00684AFF"/>
    <w:rsid w:val="00690360"/>
    <w:rsid w:val="00691E95"/>
    <w:rsid w:val="00694E1C"/>
    <w:rsid w:val="00695B9E"/>
    <w:rsid w:val="00697C07"/>
    <w:rsid w:val="006A067E"/>
    <w:rsid w:val="006A15AC"/>
    <w:rsid w:val="006A7A81"/>
    <w:rsid w:val="006B3D7A"/>
    <w:rsid w:val="006B6BE0"/>
    <w:rsid w:val="006C24A9"/>
    <w:rsid w:val="006C5954"/>
    <w:rsid w:val="006D2398"/>
    <w:rsid w:val="006D322B"/>
    <w:rsid w:val="006D5CC4"/>
    <w:rsid w:val="006E2351"/>
    <w:rsid w:val="006E4F43"/>
    <w:rsid w:val="006F1F58"/>
    <w:rsid w:val="006F58EA"/>
    <w:rsid w:val="006F5AD1"/>
    <w:rsid w:val="006F5EF4"/>
    <w:rsid w:val="007014B5"/>
    <w:rsid w:val="00702570"/>
    <w:rsid w:val="00706B3A"/>
    <w:rsid w:val="00706DE6"/>
    <w:rsid w:val="007078CF"/>
    <w:rsid w:val="00714E40"/>
    <w:rsid w:val="007217F9"/>
    <w:rsid w:val="00725291"/>
    <w:rsid w:val="00725EDF"/>
    <w:rsid w:val="00730C29"/>
    <w:rsid w:val="00731513"/>
    <w:rsid w:val="00733938"/>
    <w:rsid w:val="007379D9"/>
    <w:rsid w:val="00742BD0"/>
    <w:rsid w:val="00751A68"/>
    <w:rsid w:val="00754F0B"/>
    <w:rsid w:val="00771B0C"/>
    <w:rsid w:val="00774337"/>
    <w:rsid w:val="007856DC"/>
    <w:rsid w:val="007B2067"/>
    <w:rsid w:val="007B4027"/>
    <w:rsid w:val="007B6F1F"/>
    <w:rsid w:val="007C1A3D"/>
    <w:rsid w:val="007C3B04"/>
    <w:rsid w:val="007C6148"/>
    <w:rsid w:val="007F477F"/>
    <w:rsid w:val="007F6A28"/>
    <w:rsid w:val="007F71BB"/>
    <w:rsid w:val="00802C2B"/>
    <w:rsid w:val="00803A00"/>
    <w:rsid w:val="00815246"/>
    <w:rsid w:val="00815CA8"/>
    <w:rsid w:val="00815FCF"/>
    <w:rsid w:val="008179E2"/>
    <w:rsid w:val="008208FB"/>
    <w:rsid w:val="008225B1"/>
    <w:rsid w:val="00823BB6"/>
    <w:rsid w:val="008262F8"/>
    <w:rsid w:val="00827493"/>
    <w:rsid w:val="00834A89"/>
    <w:rsid w:val="008364BC"/>
    <w:rsid w:val="00836E2F"/>
    <w:rsid w:val="00844C2B"/>
    <w:rsid w:val="008512BD"/>
    <w:rsid w:val="008667FC"/>
    <w:rsid w:val="008853EC"/>
    <w:rsid w:val="00885486"/>
    <w:rsid w:val="0089758D"/>
    <w:rsid w:val="008A020F"/>
    <w:rsid w:val="008B6686"/>
    <w:rsid w:val="008C09C7"/>
    <w:rsid w:val="008C1CBB"/>
    <w:rsid w:val="008C20D0"/>
    <w:rsid w:val="008C262C"/>
    <w:rsid w:val="008D03F4"/>
    <w:rsid w:val="008D7A38"/>
    <w:rsid w:val="008E5D13"/>
    <w:rsid w:val="008E6E23"/>
    <w:rsid w:val="008E70F7"/>
    <w:rsid w:val="008F5C7F"/>
    <w:rsid w:val="008F69F1"/>
    <w:rsid w:val="00901907"/>
    <w:rsid w:val="00901C16"/>
    <w:rsid w:val="0090479F"/>
    <w:rsid w:val="00905A16"/>
    <w:rsid w:val="00914942"/>
    <w:rsid w:val="0092778B"/>
    <w:rsid w:val="0094006B"/>
    <w:rsid w:val="00941D82"/>
    <w:rsid w:val="0094291C"/>
    <w:rsid w:val="00945210"/>
    <w:rsid w:val="00947401"/>
    <w:rsid w:val="009514F6"/>
    <w:rsid w:val="00952DBE"/>
    <w:rsid w:val="0095462D"/>
    <w:rsid w:val="00955CA2"/>
    <w:rsid w:val="00961110"/>
    <w:rsid w:val="00962E69"/>
    <w:rsid w:val="00962F32"/>
    <w:rsid w:val="00964CBC"/>
    <w:rsid w:val="0097178C"/>
    <w:rsid w:val="00973830"/>
    <w:rsid w:val="00980C2D"/>
    <w:rsid w:val="00983588"/>
    <w:rsid w:val="00983C43"/>
    <w:rsid w:val="00990B2E"/>
    <w:rsid w:val="00990D8F"/>
    <w:rsid w:val="00993EDE"/>
    <w:rsid w:val="00995D5E"/>
    <w:rsid w:val="009963D9"/>
    <w:rsid w:val="009972D1"/>
    <w:rsid w:val="00997F25"/>
    <w:rsid w:val="009A0D9A"/>
    <w:rsid w:val="009A4E1E"/>
    <w:rsid w:val="009B0035"/>
    <w:rsid w:val="009B7A17"/>
    <w:rsid w:val="009C1240"/>
    <w:rsid w:val="009C22D2"/>
    <w:rsid w:val="009D38F1"/>
    <w:rsid w:val="009D5255"/>
    <w:rsid w:val="009E58B0"/>
    <w:rsid w:val="009E5A7B"/>
    <w:rsid w:val="009E654B"/>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7DB0"/>
    <w:rsid w:val="00A6104D"/>
    <w:rsid w:val="00A618CD"/>
    <w:rsid w:val="00A70580"/>
    <w:rsid w:val="00A75D96"/>
    <w:rsid w:val="00A80103"/>
    <w:rsid w:val="00A87CB6"/>
    <w:rsid w:val="00AA1215"/>
    <w:rsid w:val="00AA5659"/>
    <w:rsid w:val="00AA6779"/>
    <w:rsid w:val="00AA6878"/>
    <w:rsid w:val="00AB6EF8"/>
    <w:rsid w:val="00AB711D"/>
    <w:rsid w:val="00AC0D77"/>
    <w:rsid w:val="00AC10D3"/>
    <w:rsid w:val="00AC406C"/>
    <w:rsid w:val="00AD07F1"/>
    <w:rsid w:val="00AD2C66"/>
    <w:rsid w:val="00AE4FA4"/>
    <w:rsid w:val="00AF1E9F"/>
    <w:rsid w:val="00AF74AF"/>
    <w:rsid w:val="00B02230"/>
    <w:rsid w:val="00B04401"/>
    <w:rsid w:val="00B07C76"/>
    <w:rsid w:val="00B13321"/>
    <w:rsid w:val="00B134B2"/>
    <w:rsid w:val="00B13A76"/>
    <w:rsid w:val="00B155A8"/>
    <w:rsid w:val="00B16CAF"/>
    <w:rsid w:val="00B2050F"/>
    <w:rsid w:val="00B211B5"/>
    <w:rsid w:val="00B22515"/>
    <w:rsid w:val="00B30EA8"/>
    <w:rsid w:val="00B337F6"/>
    <w:rsid w:val="00B35900"/>
    <w:rsid w:val="00B36419"/>
    <w:rsid w:val="00B43876"/>
    <w:rsid w:val="00B4517E"/>
    <w:rsid w:val="00B47FF0"/>
    <w:rsid w:val="00B662AB"/>
    <w:rsid w:val="00B71FB5"/>
    <w:rsid w:val="00B97FE1"/>
    <w:rsid w:val="00BA2A57"/>
    <w:rsid w:val="00BB7C12"/>
    <w:rsid w:val="00BC1BD3"/>
    <w:rsid w:val="00BC2E50"/>
    <w:rsid w:val="00BC5F1E"/>
    <w:rsid w:val="00BD09F0"/>
    <w:rsid w:val="00BD12C4"/>
    <w:rsid w:val="00BD276A"/>
    <w:rsid w:val="00BD5589"/>
    <w:rsid w:val="00BD7F7C"/>
    <w:rsid w:val="00BE155D"/>
    <w:rsid w:val="00BE7403"/>
    <w:rsid w:val="00BF1B56"/>
    <w:rsid w:val="00BF2F90"/>
    <w:rsid w:val="00BF30C5"/>
    <w:rsid w:val="00BF42BE"/>
    <w:rsid w:val="00BF7588"/>
    <w:rsid w:val="00BF7E6C"/>
    <w:rsid w:val="00C01CC2"/>
    <w:rsid w:val="00C040FA"/>
    <w:rsid w:val="00C04B89"/>
    <w:rsid w:val="00C050EF"/>
    <w:rsid w:val="00C0546D"/>
    <w:rsid w:val="00C056A1"/>
    <w:rsid w:val="00C11ECF"/>
    <w:rsid w:val="00C136E2"/>
    <w:rsid w:val="00C1387E"/>
    <w:rsid w:val="00C27C56"/>
    <w:rsid w:val="00C34683"/>
    <w:rsid w:val="00C34FA8"/>
    <w:rsid w:val="00C41DB6"/>
    <w:rsid w:val="00C564D5"/>
    <w:rsid w:val="00C607A0"/>
    <w:rsid w:val="00C62FED"/>
    <w:rsid w:val="00C66C78"/>
    <w:rsid w:val="00C66D59"/>
    <w:rsid w:val="00C76997"/>
    <w:rsid w:val="00C82911"/>
    <w:rsid w:val="00C82E8F"/>
    <w:rsid w:val="00C87443"/>
    <w:rsid w:val="00C87785"/>
    <w:rsid w:val="00C96BC2"/>
    <w:rsid w:val="00CA6CCC"/>
    <w:rsid w:val="00CA7658"/>
    <w:rsid w:val="00CB11F9"/>
    <w:rsid w:val="00CC258C"/>
    <w:rsid w:val="00CC4ED7"/>
    <w:rsid w:val="00CD2223"/>
    <w:rsid w:val="00CD4C44"/>
    <w:rsid w:val="00CE2926"/>
    <w:rsid w:val="00CE3114"/>
    <w:rsid w:val="00CE5B15"/>
    <w:rsid w:val="00CE6CA8"/>
    <w:rsid w:val="00CE755B"/>
    <w:rsid w:val="00CE792D"/>
    <w:rsid w:val="00CF1B1E"/>
    <w:rsid w:val="00CF55C9"/>
    <w:rsid w:val="00CF6A55"/>
    <w:rsid w:val="00D00400"/>
    <w:rsid w:val="00D00CC9"/>
    <w:rsid w:val="00D06134"/>
    <w:rsid w:val="00D112E7"/>
    <w:rsid w:val="00D158A8"/>
    <w:rsid w:val="00D24788"/>
    <w:rsid w:val="00D27C9E"/>
    <w:rsid w:val="00D313D1"/>
    <w:rsid w:val="00D3663A"/>
    <w:rsid w:val="00D436AC"/>
    <w:rsid w:val="00D46D38"/>
    <w:rsid w:val="00D6319F"/>
    <w:rsid w:val="00D66BA6"/>
    <w:rsid w:val="00D72630"/>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21A86"/>
    <w:rsid w:val="00E21FFA"/>
    <w:rsid w:val="00E26727"/>
    <w:rsid w:val="00E3506E"/>
    <w:rsid w:val="00E3519C"/>
    <w:rsid w:val="00E3698F"/>
    <w:rsid w:val="00E36B65"/>
    <w:rsid w:val="00E371DB"/>
    <w:rsid w:val="00E41C27"/>
    <w:rsid w:val="00E462C2"/>
    <w:rsid w:val="00E50ACD"/>
    <w:rsid w:val="00E5235D"/>
    <w:rsid w:val="00E52F17"/>
    <w:rsid w:val="00E634D0"/>
    <w:rsid w:val="00E66393"/>
    <w:rsid w:val="00E72167"/>
    <w:rsid w:val="00E72777"/>
    <w:rsid w:val="00E736DD"/>
    <w:rsid w:val="00E819EC"/>
    <w:rsid w:val="00E872D5"/>
    <w:rsid w:val="00E933F0"/>
    <w:rsid w:val="00E93C90"/>
    <w:rsid w:val="00EA0CCB"/>
    <w:rsid w:val="00EA2FA9"/>
    <w:rsid w:val="00EA7227"/>
    <w:rsid w:val="00EB1638"/>
    <w:rsid w:val="00EB688F"/>
    <w:rsid w:val="00EC3B40"/>
    <w:rsid w:val="00EC50B6"/>
    <w:rsid w:val="00ED6497"/>
    <w:rsid w:val="00EE093B"/>
    <w:rsid w:val="00EE2A1F"/>
    <w:rsid w:val="00EE6331"/>
    <w:rsid w:val="00EF16C4"/>
    <w:rsid w:val="00EF1DEC"/>
    <w:rsid w:val="00EF3C4E"/>
    <w:rsid w:val="00EF3DED"/>
    <w:rsid w:val="00EF45F4"/>
    <w:rsid w:val="00F06552"/>
    <w:rsid w:val="00F1002A"/>
    <w:rsid w:val="00F12617"/>
    <w:rsid w:val="00F2538A"/>
    <w:rsid w:val="00F263C9"/>
    <w:rsid w:val="00F2742D"/>
    <w:rsid w:val="00F30860"/>
    <w:rsid w:val="00F31D8C"/>
    <w:rsid w:val="00F33929"/>
    <w:rsid w:val="00F416C8"/>
    <w:rsid w:val="00F52AD1"/>
    <w:rsid w:val="00F53EC4"/>
    <w:rsid w:val="00F60F18"/>
    <w:rsid w:val="00F61314"/>
    <w:rsid w:val="00F61329"/>
    <w:rsid w:val="00F62B02"/>
    <w:rsid w:val="00F62F69"/>
    <w:rsid w:val="00F67582"/>
    <w:rsid w:val="00F702ED"/>
    <w:rsid w:val="00F71873"/>
    <w:rsid w:val="00F7755A"/>
    <w:rsid w:val="00F81DE3"/>
    <w:rsid w:val="00F87FE4"/>
    <w:rsid w:val="00F92B3D"/>
    <w:rsid w:val="00FA01F4"/>
    <w:rsid w:val="00FA1A13"/>
    <w:rsid w:val="00FA4F67"/>
    <w:rsid w:val="00FA5558"/>
    <w:rsid w:val="00FA5651"/>
    <w:rsid w:val="00FB08EE"/>
    <w:rsid w:val="00FB3252"/>
    <w:rsid w:val="00FB53D1"/>
    <w:rsid w:val="00FB7994"/>
    <w:rsid w:val="00FC501C"/>
    <w:rsid w:val="00FC6EA6"/>
    <w:rsid w:val="00FD2921"/>
    <w:rsid w:val="00FD72A7"/>
    <w:rsid w:val="00FE3368"/>
    <w:rsid w:val="00FE68A9"/>
    <w:rsid w:val="00FF0708"/>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4706FA"/>
  <w15:docId w15:val="{C629AA5E-F0A8-D742-BDAB-9098CA88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footer" Target="footer9.xml"/><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4.xml"/><Relationship Id="rId29" Type="http://schemas.openxmlformats.org/officeDocument/2006/relationships/image" Target="media/image8.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8.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header" Target="header9.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121C0-CB61-F649-8DE4-BCBEB8E70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81</Pages>
  <Words>45394</Words>
  <Characters>258752</Characters>
  <Application>Microsoft Office Word</Application>
  <DocSecurity>0</DocSecurity>
  <Lines>2156</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Brown,James T</cp:lastModifiedBy>
  <cp:revision>11</cp:revision>
  <cp:lastPrinted>2019-02-27T21:54:00Z</cp:lastPrinted>
  <dcterms:created xsi:type="dcterms:W3CDTF">2019-03-05T13:10:00Z</dcterms:created>
  <dcterms:modified xsi:type="dcterms:W3CDTF">2019-03-12T00:48:00Z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