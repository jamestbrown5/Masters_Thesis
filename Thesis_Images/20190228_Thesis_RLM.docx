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76A43"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17A9FB39" w14:textId="77777777" w:rsidR="00754F0B" w:rsidRDefault="00754F0B">
      <w:pPr>
        <w:spacing w:after="162" w:line="263" w:lineRule="auto"/>
        <w:jc w:val="center"/>
        <w:rPr>
          <w:color w:val="000000" w:themeColor="text1"/>
        </w:rPr>
      </w:pPr>
    </w:p>
    <w:p w14:paraId="6F1780D0" w14:textId="77777777" w:rsidR="00754F0B" w:rsidRDefault="00754F0B">
      <w:pPr>
        <w:spacing w:after="162" w:line="263" w:lineRule="auto"/>
        <w:jc w:val="center"/>
        <w:rPr>
          <w:color w:val="000000" w:themeColor="text1"/>
        </w:rPr>
      </w:pPr>
    </w:p>
    <w:p w14:paraId="73B593DC" w14:textId="77777777" w:rsidR="009B7A17" w:rsidRDefault="009B7A17" w:rsidP="001600C3">
      <w:pPr>
        <w:spacing w:after="162" w:line="263" w:lineRule="auto"/>
        <w:ind w:left="0" w:firstLine="0"/>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60C62AB7"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2D61A59E" w14:textId="77777777" w:rsidR="006D2398" w:rsidRDefault="006D2398">
      <w:pPr>
        <w:spacing w:after="0" w:line="263" w:lineRule="auto"/>
        <w:jc w:val="center"/>
        <w:rPr>
          <w:color w:val="000000" w:themeColor="text1"/>
        </w:rPr>
      </w:pP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6DB688E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0EAF9157"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347932FE"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D27C9E">
      <w:pPr>
        <w:spacing w:after="162" w:line="263" w:lineRule="auto"/>
        <w:jc w:val="center"/>
        <w:rPr>
          <w:color w:val="000000" w:themeColor="text1"/>
        </w:rPr>
      </w:pPr>
    </w:p>
    <w:p w14:paraId="0336B28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646C855D" w14:textId="77777777" w:rsidR="00D27C9E" w:rsidRPr="004F09C9" w:rsidRDefault="00D27C9E">
      <w:pPr>
        <w:spacing w:line="259" w:lineRule="auto"/>
        <w:ind w:left="3226" w:right="90"/>
        <w:rPr>
          <w:color w:val="000000" w:themeColor="text1"/>
        </w:rPr>
      </w:pPr>
    </w:p>
    <w:p w14:paraId="32453F31" w14:textId="77777777" w:rsidR="00D27C9E" w:rsidRPr="004F09C9" w:rsidRDefault="00D27C9E">
      <w:pPr>
        <w:spacing w:line="259" w:lineRule="auto"/>
        <w:ind w:left="3226" w:right="90"/>
        <w:rPr>
          <w:color w:val="000000" w:themeColor="text1"/>
        </w:rPr>
      </w:pPr>
    </w:p>
    <w:p w14:paraId="259615B1" w14:textId="77777777" w:rsidR="00D27C9E" w:rsidRPr="004F09C9" w:rsidRDefault="00D27C9E">
      <w:pPr>
        <w:spacing w:line="259" w:lineRule="auto"/>
        <w:ind w:left="3226" w:right="90"/>
        <w:rPr>
          <w:color w:val="000000" w:themeColor="text1"/>
        </w:rPr>
      </w:pPr>
    </w:p>
    <w:p w14:paraId="09CAE771" w14:textId="77777777" w:rsidR="00D27C9E" w:rsidRPr="004F09C9" w:rsidRDefault="00D27C9E">
      <w:pPr>
        <w:spacing w:line="259" w:lineRule="auto"/>
        <w:ind w:left="3226" w:right="90"/>
        <w:rPr>
          <w:color w:val="000000" w:themeColor="text1"/>
        </w:rPr>
      </w:pPr>
    </w:p>
    <w:p w14:paraId="481DA01C" w14:textId="77777777" w:rsidR="00D27C9E" w:rsidRPr="004F09C9" w:rsidRDefault="00D27C9E">
      <w:pPr>
        <w:spacing w:line="259" w:lineRule="auto"/>
        <w:ind w:left="3226" w:right="90"/>
        <w:rPr>
          <w:color w:val="000000" w:themeColor="text1"/>
        </w:rPr>
      </w:pPr>
    </w:p>
    <w:p w14:paraId="339425A5" w14:textId="77777777" w:rsidR="00D27C9E" w:rsidRPr="004F09C9" w:rsidRDefault="00D27C9E">
      <w:pPr>
        <w:spacing w:line="259" w:lineRule="auto"/>
        <w:ind w:left="3226" w:right="90"/>
        <w:rPr>
          <w:color w:val="000000" w:themeColor="text1"/>
        </w:rPr>
      </w:pPr>
    </w:p>
    <w:p w14:paraId="5574EBC1" w14:textId="77777777" w:rsidR="00D27C9E" w:rsidRPr="004F09C9" w:rsidRDefault="00D27C9E">
      <w:pPr>
        <w:spacing w:line="259" w:lineRule="auto"/>
        <w:ind w:left="3226" w:right="90"/>
        <w:rPr>
          <w:color w:val="000000" w:themeColor="text1"/>
        </w:rPr>
      </w:pPr>
    </w:p>
    <w:p w14:paraId="01852987" w14:textId="77777777" w:rsidR="00D27C9E" w:rsidRPr="004F09C9" w:rsidRDefault="00D27C9E">
      <w:pPr>
        <w:spacing w:line="259" w:lineRule="auto"/>
        <w:ind w:left="3226" w:right="90"/>
        <w:rPr>
          <w:color w:val="000000" w:themeColor="text1"/>
        </w:rPr>
      </w:pPr>
    </w:p>
    <w:p w14:paraId="6C96CE6C" w14:textId="77777777" w:rsidR="00D27C9E" w:rsidRPr="004F09C9" w:rsidRDefault="00D27C9E">
      <w:pPr>
        <w:spacing w:line="259" w:lineRule="auto"/>
        <w:ind w:left="3226" w:right="90"/>
        <w:rPr>
          <w:color w:val="000000" w:themeColor="text1"/>
        </w:rPr>
      </w:pPr>
    </w:p>
    <w:p w14:paraId="7079EFC8" w14:textId="77777777" w:rsidR="00D27C9E" w:rsidRPr="004F09C9" w:rsidRDefault="00D27C9E">
      <w:pPr>
        <w:spacing w:line="259" w:lineRule="auto"/>
        <w:ind w:left="3226" w:right="90"/>
        <w:rPr>
          <w:color w:val="000000" w:themeColor="text1"/>
        </w:rPr>
      </w:pPr>
    </w:p>
    <w:p w14:paraId="10F0BC47" w14:textId="77777777" w:rsidR="00D27C9E" w:rsidRPr="004F09C9" w:rsidRDefault="00D27C9E">
      <w:pPr>
        <w:spacing w:line="259" w:lineRule="auto"/>
        <w:ind w:left="3226" w:right="90"/>
        <w:rPr>
          <w:color w:val="000000" w:themeColor="text1"/>
        </w:rPr>
      </w:pPr>
    </w:p>
    <w:p w14:paraId="7E73A391" w14:textId="77777777" w:rsidR="00D27C9E" w:rsidRPr="004F09C9" w:rsidRDefault="00D27C9E">
      <w:pPr>
        <w:spacing w:line="259" w:lineRule="auto"/>
        <w:ind w:left="3226" w:right="90"/>
        <w:rPr>
          <w:color w:val="000000" w:themeColor="text1"/>
        </w:rPr>
      </w:pPr>
    </w:p>
    <w:p w14:paraId="3556DF39" w14:textId="77777777" w:rsidR="00D27C9E" w:rsidRPr="004F09C9" w:rsidRDefault="00D27C9E">
      <w:pPr>
        <w:spacing w:line="259" w:lineRule="auto"/>
        <w:ind w:left="3226" w:right="90"/>
        <w:rPr>
          <w:color w:val="000000" w:themeColor="text1"/>
        </w:rPr>
      </w:pPr>
    </w:p>
    <w:p w14:paraId="60BE56C3" w14:textId="77777777" w:rsidR="00D27C9E" w:rsidRPr="004F09C9" w:rsidRDefault="00D27C9E">
      <w:pPr>
        <w:spacing w:line="259" w:lineRule="auto"/>
        <w:ind w:left="3226" w:right="90"/>
        <w:rPr>
          <w:color w:val="000000" w:themeColor="text1"/>
        </w:rPr>
      </w:pPr>
    </w:p>
    <w:p w14:paraId="01135481" w14:textId="77777777" w:rsidR="00D27C9E" w:rsidRPr="004F09C9" w:rsidRDefault="00D27C9E">
      <w:pPr>
        <w:spacing w:line="259" w:lineRule="auto"/>
        <w:ind w:left="3226" w:right="90"/>
        <w:rPr>
          <w:color w:val="000000" w:themeColor="text1"/>
        </w:rPr>
      </w:pPr>
    </w:p>
    <w:p w14:paraId="5D9D8E49" w14:textId="77777777" w:rsidR="00D27C9E" w:rsidRPr="004F09C9" w:rsidRDefault="00D27C9E">
      <w:pPr>
        <w:spacing w:line="259" w:lineRule="auto"/>
        <w:ind w:left="3226" w:right="90"/>
        <w:rPr>
          <w:color w:val="000000" w:themeColor="text1"/>
        </w:rPr>
      </w:pPr>
    </w:p>
    <w:p w14:paraId="006873EC" w14:textId="77777777" w:rsidR="00D27C9E" w:rsidRPr="004F09C9" w:rsidRDefault="00D27C9E">
      <w:pPr>
        <w:spacing w:line="259" w:lineRule="auto"/>
        <w:ind w:left="3226" w:right="90"/>
        <w:rPr>
          <w:color w:val="000000" w:themeColor="text1"/>
        </w:rPr>
      </w:pPr>
    </w:p>
    <w:p w14:paraId="4233C4CE" w14:textId="77777777" w:rsidR="00D27C9E" w:rsidRPr="004F09C9" w:rsidRDefault="00D27C9E">
      <w:pPr>
        <w:spacing w:line="259" w:lineRule="auto"/>
        <w:ind w:left="3226" w:right="90"/>
        <w:rPr>
          <w:color w:val="000000" w:themeColor="text1"/>
        </w:rPr>
      </w:pPr>
    </w:p>
    <w:p w14:paraId="5711E2C9" w14:textId="77777777" w:rsidR="00D27C9E" w:rsidRPr="004F09C9" w:rsidRDefault="00D27C9E">
      <w:pPr>
        <w:spacing w:line="259" w:lineRule="auto"/>
        <w:ind w:left="3226" w:right="90"/>
        <w:rPr>
          <w:color w:val="000000" w:themeColor="text1"/>
        </w:rPr>
      </w:pPr>
    </w:p>
    <w:p w14:paraId="643619FA" w14:textId="77777777" w:rsidR="00D27C9E" w:rsidRPr="004F09C9" w:rsidRDefault="00D27C9E">
      <w:pPr>
        <w:spacing w:line="259" w:lineRule="auto"/>
        <w:ind w:left="3226" w:right="90"/>
        <w:rPr>
          <w:color w:val="000000" w:themeColor="text1"/>
        </w:rPr>
      </w:pPr>
    </w:p>
    <w:p w14:paraId="0A8F6750" w14:textId="77777777" w:rsidR="00D27C9E" w:rsidRPr="004F09C9" w:rsidRDefault="00D27C9E">
      <w:pPr>
        <w:spacing w:line="259" w:lineRule="auto"/>
        <w:ind w:left="3226" w:right="90"/>
        <w:rPr>
          <w:color w:val="000000" w:themeColor="text1"/>
        </w:rPr>
      </w:pPr>
    </w:p>
    <w:p w14:paraId="3A7B1339" w14:textId="77777777" w:rsidR="00D27C9E" w:rsidRPr="004F09C9" w:rsidRDefault="00D27C9E">
      <w:pPr>
        <w:spacing w:line="259" w:lineRule="auto"/>
        <w:ind w:left="3226" w:right="90"/>
        <w:rPr>
          <w:color w:val="000000" w:themeColor="text1"/>
        </w:rPr>
      </w:pPr>
    </w:p>
    <w:p w14:paraId="1E9D3D2A" w14:textId="77777777" w:rsidR="00D27C9E" w:rsidRPr="004F09C9" w:rsidRDefault="00D27C9E">
      <w:pPr>
        <w:spacing w:line="259" w:lineRule="auto"/>
        <w:ind w:left="3226" w:right="90"/>
        <w:rPr>
          <w:color w:val="000000" w:themeColor="text1"/>
        </w:rPr>
      </w:pPr>
    </w:p>
    <w:p w14:paraId="1140245D" w14:textId="77777777" w:rsidR="00D27C9E" w:rsidRPr="004F09C9" w:rsidRDefault="00D27C9E">
      <w:pPr>
        <w:spacing w:line="259" w:lineRule="auto"/>
        <w:ind w:left="3226" w:right="90"/>
        <w:rPr>
          <w:color w:val="000000" w:themeColor="text1"/>
        </w:rPr>
      </w:pPr>
    </w:p>
    <w:p w14:paraId="64BFCEC9" w14:textId="77777777" w:rsidR="00D27C9E" w:rsidRPr="004F09C9" w:rsidRDefault="00D27C9E">
      <w:pPr>
        <w:spacing w:line="259" w:lineRule="auto"/>
        <w:ind w:left="3226" w:right="90"/>
        <w:rPr>
          <w:color w:val="000000" w:themeColor="text1"/>
        </w:rPr>
      </w:pPr>
    </w:p>
    <w:p w14:paraId="2D6CEE68" w14:textId="77777777" w:rsidR="00D27C9E" w:rsidRPr="004F09C9" w:rsidRDefault="00D27C9E">
      <w:pPr>
        <w:spacing w:line="259" w:lineRule="auto"/>
        <w:ind w:left="3226" w:right="90"/>
        <w:rPr>
          <w:color w:val="000000" w:themeColor="text1"/>
        </w:rPr>
      </w:pPr>
    </w:p>
    <w:p w14:paraId="4702C926" w14:textId="77777777" w:rsidR="00D27C9E" w:rsidRPr="004F09C9" w:rsidRDefault="00D27C9E">
      <w:pPr>
        <w:spacing w:line="259" w:lineRule="auto"/>
        <w:ind w:left="3226" w:right="90"/>
        <w:rPr>
          <w:color w:val="000000" w:themeColor="text1"/>
        </w:rPr>
      </w:pPr>
    </w:p>
    <w:p w14:paraId="50EB8794" w14:textId="77777777" w:rsidR="00D27C9E" w:rsidRPr="004F09C9" w:rsidRDefault="00D27C9E">
      <w:pPr>
        <w:spacing w:line="259" w:lineRule="auto"/>
        <w:ind w:left="3226" w:right="90"/>
        <w:rPr>
          <w:color w:val="000000" w:themeColor="text1"/>
        </w:rPr>
      </w:pPr>
    </w:p>
    <w:p w14:paraId="76BD0B42" w14:textId="77777777" w:rsidR="00D27C9E" w:rsidRPr="004F09C9" w:rsidRDefault="00D27C9E">
      <w:pPr>
        <w:spacing w:line="259" w:lineRule="auto"/>
        <w:ind w:left="3226" w:right="90"/>
        <w:rPr>
          <w:color w:val="000000" w:themeColor="text1"/>
        </w:rPr>
      </w:pPr>
    </w:p>
    <w:p w14:paraId="4D65E2A7" w14:textId="77777777" w:rsidR="00D27C9E" w:rsidRPr="004F09C9" w:rsidRDefault="00D27C9E">
      <w:pPr>
        <w:spacing w:line="259" w:lineRule="auto"/>
        <w:ind w:left="3226" w:right="90"/>
        <w:rPr>
          <w:color w:val="000000" w:themeColor="text1"/>
        </w:rPr>
      </w:pPr>
    </w:p>
    <w:p w14:paraId="58B50E49" w14:textId="77777777" w:rsidR="00D27C9E" w:rsidRPr="004F09C9" w:rsidRDefault="00D27C9E">
      <w:pPr>
        <w:spacing w:line="259" w:lineRule="auto"/>
        <w:ind w:left="3226" w:right="90"/>
        <w:rPr>
          <w:color w:val="000000" w:themeColor="text1"/>
        </w:rPr>
      </w:pPr>
    </w:p>
    <w:p w14:paraId="34F1FCC2" w14:textId="77777777" w:rsidR="00D27C9E" w:rsidRPr="004F09C9" w:rsidRDefault="00D27C9E">
      <w:pPr>
        <w:spacing w:line="259" w:lineRule="auto"/>
        <w:ind w:left="3226" w:right="90"/>
        <w:rPr>
          <w:color w:val="000000" w:themeColor="text1"/>
        </w:rPr>
      </w:pPr>
    </w:p>
    <w:p w14:paraId="427A6A14" w14:textId="77777777" w:rsidR="00D27C9E" w:rsidRPr="004F09C9" w:rsidRDefault="00D27C9E">
      <w:pPr>
        <w:spacing w:line="259" w:lineRule="auto"/>
        <w:ind w:left="3226" w:right="90"/>
        <w:rPr>
          <w:color w:val="000000" w:themeColor="text1"/>
        </w:rPr>
      </w:pPr>
    </w:p>
    <w:p w14:paraId="6D4465AB" w14:textId="77777777" w:rsidR="00D27C9E" w:rsidRPr="004F09C9" w:rsidRDefault="00D27C9E">
      <w:pPr>
        <w:spacing w:line="259" w:lineRule="auto"/>
        <w:ind w:left="3226" w:right="90"/>
        <w:rPr>
          <w:color w:val="000000" w:themeColor="text1"/>
        </w:rPr>
      </w:pPr>
    </w:p>
    <w:p w14:paraId="73FD3A3E" w14:textId="77777777" w:rsidR="00D27C9E" w:rsidRPr="004F09C9" w:rsidRDefault="00D27C9E">
      <w:pPr>
        <w:spacing w:line="259" w:lineRule="auto"/>
        <w:ind w:left="3226" w:right="90"/>
        <w:rPr>
          <w:color w:val="000000" w:themeColor="text1"/>
        </w:rPr>
      </w:pPr>
    </w:p>
    <w:p w14:paraId="54B056BB"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BFC27AB"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CBB4E7"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0EE7DB3C"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Baig, and Dr. Caitlin Rering for their assistance with experimental design,</w:t>
      </w:r>
    </w:p>
    <w:p w14:paraId="6FD2540D"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2EF6CF5"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633E51E"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FE9A250"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7104BEE9"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1CE78E"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5EC169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D2C71AF"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4D120896"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7E03D4E"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009CB8E0"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176D0D32"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4D9FE3E6"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09F6BE65"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9F2DD97"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552BCCD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C5E059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0E08144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 xml:space="preserve">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66FF56D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6CB2540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104EBB62"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7775779"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7863919F"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ED68AB5"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79404AB"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7483CF76"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7FBADCAC" w14:textId="77777777" w:rsidR="007F6A28" w:rsidRPr="004F09C9" w:rsidRDefault="007F6A28">
      <w:pPr>
        <w:spacing w:after="60" w:line="263" w:lineRule="auto"/>
        <w:jc w:val="center"/>
        <w:rPr>
          <w:color w:val="000000" w:themeColor="text1"/>
        </w:rPr>
      </w:pPr>
    </w:p>
    <w:p w14:paraId="3EB0A799"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7244EC"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232E0094"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36D902F6"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3E535F0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1F704F5B" w14:textId="77777777" w:rsidR="007F6A28" w:rsidRPr="004F09C9" w:rsidRDefault="007F6A28">
      <w:pPr>
        <w:spacing w:after="60" w:line="263" w:lineRule="auto"/>
        <w:jc w:val="center"/>
        <w:rPr>
          <w:color w:val="000000" w:themeColor="text1"/>
        </w:rPr>
      </w:pPr>
    </w:p>
    <w:p w14:paraId="32A10D0F" w14:textId="77777777" w:rsidR="007F6A28" w:rsidRPr="004F09C9" w:rsidRDefault="007F6A28">
      <w:pPr>
        <w:spacing w:after="60" w:line="263" w:lineRule="auto"/>
        <w:jc w:val="center"/>
        <w:rPr>
          <w:color w:val="000000" w:themeColor="text1"/>
        </w:rPr>
      </w:pPr>
    </w:p>
    <w:p w14:paraId="677EB85C" w14:textId="77777777" w:rsidR="007F6A28" w:rsidRPr="004F09C9" w:rsidRDefault="007F6A28">
      <w:pPr>
        <w:spacing w:after="60" w:line="263" w:lineRule="auto"/>
        <w:jc w:val="center"/>
        <w:rPr>
          <w:color w:val="000000" w:themeColor="text1"/>
        </w:rPr>
      </w:pPr>
    </w:p>
    <w:p w14:paraId="03739F4E" w14:textId="77777777" w:rsidR="007F6A28" w:rsidRPr="004F09C9" w:rsidRDefault="007F6A28">
      <w:pPr>
        <w:spacing w:after="60" w:line="263" w:lineRule="auto"/>
        <w:jc w:val="center"/>
        <w:rPr>
          <w:color w:val="000000" w:themeColor="text1"/>
        </w:rPr>
      </w:pPr>
    </w:p>
    <w:p w14:paraId="05B32CCF" w14:textId="77777777" w:rsidR="007F6A28" w:rsidRPr="004F09C9" w:rsidRDefault="007F6A28">
      <w:pPr>
        <w:spacing w:after="60" w:line="263" w:lineRule="auto"/>
        <w:jc w:val="center"/>
        <w:rPr>
          <w:color w:val="000000" w:themeColor="text1"/>
        </w:rPr>
      </w:pPr>
    </w:p>
    <w:p w14:paraId="45CAC0E3" w14:textId="77777777" w:rsidR="007F6A28" w:rsidRPr="004F09C9" w:rsidRDefault="007F6A28">
      <w:pPr>
        <w:spacing w:after="60" w:line="263" w:lineRule="auto"/>
        <w:jc w:val="center"/>
        <w:rPr>
          <w:color w:val="000000" w:themeColor="text1"/>
        </w:rPr>
      </w:pPr>
    </w:p>
    <w:p w14:paraId="0E56AD71" w14:textId="77777777" w:rsidR="007F6A28" w:rsidRPr="004F09C9" w:rsidRDefault="007F6A28">
      <w:pPr>
        <w:spacing w:after="60" w:line="263" w:lineRule="auto"/>
        <w:jc w:val="center"/>
        <w:rPr>
          <w:color w:val="000000" w:themeColor="text1"/>
        </w:rPr>
      </w:pPr>
    </w:p>
    <w:p w14:paraId="2E488DE3" w14:textId="77777777" w:rsidR="007F6A28" w:rsidRPr="004F09C9" w:rsidRDefault="007F6A28">
      <w:pPr>
        <w:spacing w:after="60" w:line="263" w:lineRule="auto"/>
        <w:jc w:val="center"/>
        <w:rPr>
          <w:color w:val="000000" w:themeColor="text1"/>
        </w:rPr>
      </w:pPr>
    </w:p>
    <w:p w14:paraId="3077FC08" w14:textId="77777777" w:rsidR="007F6A28" w:rsidRPr="004F09C9" w:rsidRDefault="007F6A28">
      <w:pPr>
        <w:spacing w:after="60" w:line="263" w:lineRule="auto"/>
        <w:jc w:val="center"/>
        <w:rPr>
          <w:color w:val="000000" w:themeColor="text1"/>
        </w:rPr>
      </w:pPr>
    </w:p>
    <w:p w14:paraId="060C8C16" w14:textId="77777777" w:rsidR="007F6A28" w:rsidRPr="004F09C9" w:rsidRDefault="007F6A28">
      <w:pPr>
        <w:spacing w:after="60" w:line="263" w:lineRule="auto"/>
        <w:jc w:val="center"/>
        <w:rPr>
          <w:color w:val="000000" w:themeColor="text1"/>
        </w:rPr>
      </w:pPr>
    </w:p>
    <w:p w14:paraId="2A66DEEB" w14:textId="77777777" w:rsidR="007F6A28" w:rsidRPr="004F09C9" w:rsidRDefault="007F6A28">
      <w:pPr>
        <w:spacing w:after="60" w:line="263" w:lineRule="auto"/>
        <w:jc w:val="center"/>
        <w:rPr>
          <w:color w:val="000000" w:themeColor="text1"/>
        </w:rPr>
      </w:pPr>
    </w:p>
    <w:p w14:paraId="47829651" w14:textId="77777777" w:rsidR="007F6A28" w:rsidRPr="004F09C9" w:rsidRDefault="007F6A28">
      <w:pPr>
        <w:spacing w:after="60" w:line="263" w:lineRule="auto"/>
        <w:jc w:val="center"/>
        <w:rPr>
          <w:color w:val="000000" w:themeColor="text1"/>
        </w:rPr>
      </w:pPr>
    </w:p>
    <w:p w14:paraId="77CD7D0F" w14:textId="77777777" w:rsidR="007F6A28" w:rsidRPr="004F09C9" w:rsidRDefault="007F6A28">
      <w:pPr>
        <w:spacing w:after="60" w:line="263" w:lineRule="auto"/>
        <w:jc w:val="center"/>
        <w:rPr>
          <w:color w:val="000000" w:themeColor="text1"/>
        </w:rPr>
      </w:pP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983E91F" w14:textId="77777777">
        <w:trPr>
          <w:trHeight w:val="349"/>
        </w:trPr>
        <w:tc>
          <w:tcPr>
            <w:tcW w:w="9126" w:type="dxa"/>
            <w:tcBorders>
              <w:top w:val="nil"/>
              <w:left w:val="nil"/>
              <w:bottom w:val="nil"/>
              <w:right w:val="nil"/>
            </w:tcBorders>
          </w:tcPr>
          <w:p w14:paraId="4DB7088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01CF51DB"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7F3BD1F7" w14:textId="77777777">
        <w:trPr>
          <w:trHeight w:val="478"/>
        </w:trPr>
        <w:tc>
          <w:tcPr>
            <w:tcW w:w="9126" w:type="dxa"/>
            <w:tcBorders>
              <w:top w:val="nil"/>
              <w:left w:val="nil"/>
              <w:bottom w:val="nil"/>
              <w:right w:val="nil"/>
            </w:tcBorders>
            <w:vAlign w:val="center"/>
          </w:tcPr>
          <w:p w14:paraId="24930456"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371A18F2"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1C0552D2" w14:textId="77777777">
        <w:trPr>
          <w:trHeight w:val="478"/>
        </w:trPr>
        <w:tc>
          <w:tcPr>
            <w:tcW w:w="9126" w:type="dxa"/>
            <w:tcBorders>
              <w:top w:val="nil"/>
              <w:left w:val="nil"/>
              <w:bottom w:val="nil"/>
              <w:right w:val="nil"/>
            </w:tcBorders>
            <w:vAlign w:val="center"/>
          </w:tcPr>
          <w:p w14:paraId="34F2F55B"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67BB6B03"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7979A07B" w14:textId="77777777">
        <w:trPr>
          <w:trHeight w:val="478"/>
        </w:trPr>
        <w:tc>
          <w:tcPr>
            <w:tcW w:w="9126" w:type="dxa"/>
            <w:tcBorders>
              <w:top w:val="nil"/>
              <w:left w:val="nil"/>
              <w:bottom w:val="nil"/>
              <w:right w:val="nil"/>
            </w:tcBorders>
            <w:vAlign w:val="center"/>
          </w:tcPr>
          <w:p w14:paraId="1346F80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24A56DFF"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5D3FA0CD" w14:textId="77777777">
        <w:trPr>
          <w:trHeight w:val="862"/>
        </w:trPr>
        <w:tc>
          <w:tcPr>
            <w:tcW w:w="9126" w:type="dxa"/>
            <w:tcBorders>
              <w:top w:val="nil"/>
              <w:left w:val="nil"/>
              <w:bottom w:val="nil"/>
              <w:right w:val="nil"/>
            </w:tcBorders>
          </w:tcPr>
          <w:p w14:paraId="4A0E8E83"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2B7E0CEF"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1DC3026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697F298" w14:textId="77777777">
        <w:trPr>
          <w:trHeight w:val="775"/>
        </w:trPr>
        <w:tc>
          <w:tcPr>
            <w:tcW w:w="9126" w:type="dxa"/>
            <w:tcBorders>
              <w:top w:val="nil"/>
              <w:left w:val="nil"/>
              <w:bottom w:val="nil"/>
              <w:right w:val="nil"/>
            </w:tcBorders>
          </w:tcPr>
          <w:p w14:paraId="6D08B695"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0251515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4AB318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6C545DE0" w14:textId="77777777">
        <w:trPr>
          <w:trHeight w:val="767"/>
        </w:trPr>
        <w:tc>
          <w:tcPr>
            <w:tcW w:w="9126" w:type="dxa"/>
            <w:tcBorders>
              <w:top w:val="nil"/>
              <w:left w:val="nil"/>
              <w:bottom w:val="nil"/>
              <w:right w:val="nil"/>
            </w:tcBorders>
          </w:tcPr>
          <w:p w14:paraId="7E4286ED"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593F1B39"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65042D8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5B96DEDC" w14:textId="77777777">
        <w:trPr>
          <w:trHeight w:val="767"/>
        </w:trPr>
        <w:tc>
          <w:tcPr>
            <w:tcW w:w="9126" w:type="dxa"/>
            <w:tcBorders>
              <w:top w:val="nil"/>
              <w:left w:val="nil"/>
              <w:bottom w:val="nil"/>
              <w:right w:val="nil"/>
            </w:tcBorders>
          </w:tcPr>
          <w:p w14:paraId="7BA24A8A"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1C128D31"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EBF4A6D"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A95BD11" w14:textId="77777777">
        <w:trPr>
          <w:trHeight w:val="759"/>
        </w:trPr>
        <w:tc>
          <w:tcPr>
            <w:tcW w:w="9126" w:type="dxa"/>
            <w:tcBorders>
              <w:top w:val="nil"/>
              <w:left w:val="nil"/>
              <w:bottom w:val="nil"/>
              <w:right w:val="nil"/>
            </w:tcBorders>
          </w:tcPr>
          <w:p w14:paraId="45F07EA7"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3637B99D"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12D899EC"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1C71211" w14:textId="77777777">
        <w:trPr>
          <w:trHeight w:val="767"/>
        </w:trPr>
        <w:tc>
          <w:tcPr>
            <w:tcW w:w="9126" w:type="dxa"/>
            <w:tcBorders>
              <w:top w:val="nil"/>
              <w:left w:val="nil"/>
              <w:bottom w:val="nil"/>
              <w:right w:val="nil"/>
            </w:tcBorders>
          </w:tcPr>
          <w:p w14:paraId="7D82EFD7"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233813ED"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396138A6"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72702E1E" w14:textId="77777777">
        <w:trPr>
          <w:trHeight w:val="255"/>
        </w:trPr>
        <w:tc>
          <w:tcPr>
            <w:tcW w:w="9126" w:type="dxa"/>
            <w:tcBorders>
              <w:top w:val="nil"/>
              <w:left w:val="nil"/>
              <w:bottom w:val="nil"/>
              <w:right w:val="nil"/>
            </w:tcBorders>
          </w:tcPr>
          <w:p w14:paraId="2D0D073E"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67DBB308"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54A62A89"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0915DEF0" w14:textId="77777777" w:rsidR="007F6A28" w:rsidRDefault="007F6A28">
      <w:pPr>
        <w:spacing w:after="0" w:line="263" w:lineRule="auto"/>
        <w:ind w:right="80"/>
        <w:jc w:val="center"/>
        <w:rPr>
          <w:color w:val="000000" w:themeColor="text1"/>
        </w:rPr>
      </w:pPr>
    </w:p>
    <w:p w14:paraId="27165396" w14:textId="77777777" w:rsidR="006229D9" w:rsidRDefault="006229D9">
      <w:pPr>
        <w:spacing w:after="0" w:line="263" w:lineRule="auto"/>
        <w:ind w:right="80"/>
        <w:jc w:val="center"/>
        <w:rPr>
          <w:color w:val="000000" w:themeColor="text1"/>
        </w:rPr>
      </w:pPr>
    </w:p>
    <w:p w14:paraId="1E917663" w14:textId="77777777" w:rsidR="006229D9" w:rsidRDefault="006229D9">
      <w:pPr>
        <w:spacing w:after="0" w:line="263" w:lineRule="auto"/>
        <w:ind w:right="80"/>
        <w:jc w:val="center"/>
        <w:rPr>
          <w:color w:val="000000" w:themeColor="text1"/>
        </w:rPr>
      </w:pPr>
    </w:p>
    <w:p w14:paraId="4D778616" w14:textId="77777777" w:rsidR="006229D9" w:rsidRDefault="006229D9">
      <w:pPr>
        <w:spacing w:after="0" w:line="263" w:lineRule="auto"/>
        <w:ind w:right="80"/>
        <w:jc w:val="center"/>
        <w:rPr>
          <w:color w:val="000000" w:themeColor="text1"/>
        </w:rPr>
      </w:pPr>
    </w:p>
    <w:p w14:paraId="7D5FD6D3" w14:textId="77777777" w:rsidR="006229D9" w:rsidRDefault="006229D9">
      <w:pPr>
        <w:spacing w:after="0" w:line="263" w:lineRule="auto"/>
        <w:ind w:right="80"/>
        <w:jc w:val="center"/>
        <w:rPr>
          <w:color w:val="000000" w:themeColor="text1"/>
        </w:rPr>
      </w:pPr>
    </w:p>
    <w:p w14:paraId="60C15EE0" w14:textId="77777777" w:rsidR="006229D9" w:rsidRDefault="006229D9">
      <w:pPr>
        <w:spacing w:after="0" w:line="263" w:lineRule="auto"/>
        <w:ind w:right="80"/>
        <w:jc w:val="center"/>
        <w:rPr>
          <w:color w:val="000000" w:themeColor="text1"/>
        </w:rPr>
      </w:pPr>
    </w:p>
    <w:p w14:paraId="7561ABE3" w14:textId="77777777" w:rsidR="006229D9" w:rsidRDefault="006229D9">
      <w:pPr>
        <w:spacing w:after="0" w:line="263" w:lineRule="auto"/>
        <w:ind w:right="80"/>
        <w:jc w:val="center"/>
        <w:rPr>
          <w:color w:val="000000" w:themeColor="text1"/>
        </w:rPr>
      </w:pPr>
    </w:p>
    <w:p w14:paraId="3F0C0E9D" w14:textId="77777777" w:rsidR="006229D9" w:rsidRDefault="006229D9">
      <w:pPr>
        <w:spacing w:after="0" w:line="263" w:lineRule="auto"/>
        <w:ind w:right="80"/>
        <w:jc w:val="center"/>
        <w:rPr>
          <w:color w:val="000000" w:themeColor="text1"/>
        </w:rPr>
      </w:pPr>
    </w:p>
    <w:p w14:paraId="4C996D48" w14:textId="77777777" w:rsidR="006229D9" w:rsidRDefault="006229D9">
      <w:pPr>
        <w:spacing w:after="0" w:line="263" w:lineRule="auto"/>
        <w:ind w:right="80"/>
        <w:jc w:val="center"/>
        <w:rPr>
          <w:color w:val="000000" w:themeColor="text1"/>
        </w:rPr>
      </w:pPr>
    </w:p>
    <w:p w14:paraId="3502519A" w14:textId="77777777" w:rsidR="006229D9" w:rsidRDefault="006229D9">
      <w:pPr>
        <w:spacing w:after="0" w:line="263" w:lineRule="auto"/>
        <w:ind w:right="80"/>
        <w:jc w:val="center"/>
        <w:rPr>
          <w:color w:val="000000" w:themeColor="text1"/>
        </w:rPr>
      </w:pPr>
    </w:p>
    <w:p w14:paraId="350150BF" w14:textId="77777777" w:rsidR="006229D9" w:rsidRDefault="006229D9">
      <w:pPr>
        <w:spacing w:after="0" w:line="263" w:lineRule="auto"/>
        <w:ind w:right="80"/>
        <w:jc w:val="center"/>
        <w:rPr>
          <w:color w:val="000000" w:themeColor="text1"/>
        </w:rPr>
      </w:pPr>
    </w:p>
    <w:p w14:paraId="0E837406" w14:textId="77777777" w:rsidR="006229D9" w:rsidRDefault="006229D9">
      <w:pPr>
        <w:spacing w:after="0" w:line="263" w:lineRule="auto"/>
        <w:ind w:right="80"/>
        <w:jc w:val="center"/>
        <w:rPr>
          <w:color w:val="000000" w:themeColor="text1"/>
        </w:rPr>
      </w:pPr>
    </w:p>
    <w:p w14:paraId="6406CC57" w14:textId="77777777" w:rsidR="006229D9" w:rsidRDefault="006229D9">
      <w:pPr>
        <w:spacing w:after="0" w:line="263" w:lineRule="auto"/>
        <w:ind w:right="80"/>
        <w:jc w:val="center"/>
        <w:rPr>
          <w:color w:val="000000" w:themeColor="text1"/>
        </w:rPr>
      </w:pPr>
    </w:p>
    <w:p w14:paraId="73DA0E5A" w14:textId="77777777" w:rsidR="006229D9" w:rsidRDefault="006229D9">
      <w:pPr>
        <w:spacing w:after="0" w:line="263" w:lineRule="auto"/>
        <w:ind w:right="80"/>
        <w:jc w:val="center"/>
        <w:rPr>
          <w:color w:val="000000" w:themeColor="text1"/>
        </w:rPr>
      </w:pPr>
    </w:p>
    <w:p w14:paraId="0F65905A" w14:textId="77777777" w:rsidR="006229D9" w:rsidRDefault="006229D9">
      <w:pPr>
        <w:spacing w:after="0" w:line="263" w:lineRule="auto"/>
        <w:ind w:right="80"/>
        <w:jc w:val="center"/>
        <w:rPr>
          <w:color w:val="000000" w:themeColor="text1"/>
        </w:rPr>
      </w:pPr>
    </w:p>
    <w:p w14:paraId="465F97B3" w14:textId="77777777" w:rsidR="006229D9" w:rsidRDefault="006229D9">
      <w:pPr>
        <w:spacing w:after="0" w:line="263" w:lineRule="auto"/>
        <w:ind w:right="80"/>
        <w:jc w:val="center"/>
        <w:rPr>
          <w:color w:val="000000" w:themeColor="text1"/>
        </w:rPr>
      </w:pPr>
    </w:p>
    <w:p w14:paraId="5C4B810C" w14:textId="77777777" w:rsidR="006229D9" w:rsidRDefault="006229D9">
      <w:pPr>
        <w:spacing w:after="0" w:line="263" w:lineRule="auto"/>
        <w:ind w:right="80"/>
        <w:jc w:val="center"/>
        <w:rPr>
          <w:color w:val="000000" w:themeColor="text1"/>
        </w:rPr>
      </w:pPr>
    </w:p>
    <w:p w14:paraId="57A28D16" w14:textId="77777777" w:rsidR="006229D9" w:rsidRDefault="006229D9">
      <w:pPr>
        <w:spacing w:after="0" w:line="263" w:lineRule="auto"/>
        <w:ind w:right="80"/>
        <w:jc w:val="center"/>
        <w:rPr>
          <w:color w:val="000000" w:themeColor="text1"/>
        </w:rPr>
      </w:pPr>
    </w:p>
    <w:p w14:paraId="120B7C22" w14:textId="77777777" w:rsidR="006229D9" w:rsidRDefault="006229D9">
      <w:pPr>
        <w:spacing w:after="0" w:line="263" w:lineRule="auto"/>
        <w:ind w:right="80"/>
        <w:jc w:val="center"/>
        <w:rPr>
          <w:color w:val="000000" w:themeColor="text1"/>
        </w:rPr>
      </w:pPr>
    </w:p>
    <w:p w14:paraId="5DA5D07C" w14:textId="77777777" w:rsidR="006229D9" w:rsidRDefault="006229D9">
      <w:pPr>
        <w:spacing w:after="0" w:line="263" w:lineRule="auto"/>
        <w:ind w:right="80"/>
        <w:jc w:val="center"/>
        <w:rPr>
          <w:color w:val="000000" w:themeColor="text1"/>
        </w:rPr>
      </w:pPr>
    </w:p>
    <w:p w14:paraId="3D3BFE5D" w14:textId="77777777" w:rsidR="006229D9" w:rsidRDefault="006229D9">
      <w:pPr>
        <w:spacing w:after="0" w:line="263" w:lineRule="auto"/>
        <w:ind w:right="80"/>
        <w:jc w:val="center"/>
        <w:rPr>
          <w:color w:val="000000" w:themeColor="text1"/>
        </w:rPr>
      </w:pPr>
    </w:p>
    <w:p w14:paraId="4199FD0B" w14:textId="77777777" w:rsidR="006229D9" w:rsidRDefault="006229D9">
      <w:pPr>
        <w:spacing w:after="0" w:line="263" w:lineRule="auto"/>
        <w:ind w:right="80"/>
        <w:jc w:val="center"/>
        <w:rPr>
          <w:color w:val="000000" w:themeColor="text1"/>
        </w:rPr>
      </w:pPr>
    </w:p>
    <w:p w14:paraId="4B8D5EDF" w14:textId="77777777" w:rsidR="006229D9" w:rsidRDefault="006229D9">
      <w:pPr>
        <w:spacing w:after="0" w:line="263" w:lineRule="auto"/>
        <w:ind w:right="80"/>
        <w:jc w:val="center"/>
        <w:rPr>
          <w:color w:val="000000" w:themeColor="text1"/>
        </w:rPr>
      </w:pPr>
    </w:p>
    <w:p w14:paraId="097D5C9E" w14:textId="77777777" w:rsidR="006229D9" w:rsidRDefault="006229D9">
      <w:pPr>
        <w:spacing w:after="0" w:line="263" w:lineRule="auto"/>
        <w:ind w:right="80"/>
        <w:jc w:val="center"/>
        <w:rPr>
          <w:color w:val="000000" w:themeColor="text1"/>
        </w:rPr>
      </w:pPr>
    </w:p>
    <w:p w14:paraId="2956D771" w14:textId="77777777" w:rsidR="006229D9" w:rsidRDefault="006229D9">
      <w:pPr>
        <w:spacing w:after="0" w:line="263" w:lineRule="auto"/>
        <w:ind w:right="80"/>
        <w:jc w:val="center"/>
        <w:rPr>
          <w:color w:val="000000" w:themeColor="text1"/>
        </w:rPr>
      </w:pPr>
    </w:p>
    <w:p w14:paraId="0393CCD1" w14:textId="77777777" w:rsidR="006229D9" w:rsidRDefault="006229D9">
      <w:pPr>
        <w:spacing w:after="0" w:line="263" w:lineRule="auto"/>
        <w:ind w:right="80"/>
        <w:jc w:val="center"/>
        <w:rPr>
          <w:color w:val="000000" w:themeColor="text1"/>
        </w:rPr>
      </w:pPr>
    </w:p>
    <w:p w14:paraId="58251B55" w14:textId="77777777" w:rsidR="006229D9" w:rsidRDefault="006229D9">
      <w:pPr>
        <w:spacing w:after="0" w:line="263" w:lineRule="auto"/>
        <w:ind w:right="80"/>
        <w:jc w:val="center"/>
        <w:rPr>
          <w:color w:val="000000" w:themeColor="text1"/>
        </w:rPr>
      </w:pPr>
    </w:p>
    <w:p w14:paraId="22966891" w14:textId="77777777" w:rsidR="006229D9" w:rsidRDefault="006229D9">
      <w:pPr>
        <w:spacing w:after="0" w:line="263" w:lineRule="auto"/>
        <w:ind w:right="80"/>
        <w:jc w:val="center"/>
        <w:rPr>
          <w:color w:val="000000" w:themeColor="text1"/>
        </w:rPr>
      </w:pPr>
    </w:p>
    <w:p w14:paraId="7F365099" w14:textId="77777777" w:rsidR="006229D9" w:rsidRDefault="006229D9">
      <w:pPr>
        <w:spacing w:after="0" w:line="263" w:lineRule="auto"/>
        <w:ind w:right="80"/>
        <w:jc w:val="center"/>
        <w:rPr>
          <w:color w:val="000000" w:themeColor="text1"/>
        </w:rPr>
      </w:pPr>
    </w:p>
    <w:p w14:paraId="61BEFA30" w14:textId="77777777" w:rsidR="006229D9" w:rsidRDefault="006229D9">
      <w:pPr>
        <w:spacing w:after="0" w:line="263" w:lineRule="auto"/>
        <w:ind w:right="80"/>
        <w:jc w:val="center"/>
        <w:rPr>
          <w:color w:val="000000" w:themeColor="text1"/>
        </w:rPr>
      </w:pPr>
    </w:p>
    <w:p w14:paraId="7690DFF9" w14:textId="77777777" w:rsidR="006229D9" w:rsidRDefault="006229D9">
      <w:pPr>
        <w:spacing w:after="0" w:line="263" w:lineRule="auto"/>
        <w:ind w:right="80"/>
        <w:jc w:val="center"/>
        <w:rPr>
          <w:color w:val="000000" w:themeColor="text1"/>
        </w:rPr>
      </w:pPr>
    </w:p>
    <w:p w14:paraId="2EED39CF" w14:textId="77777777" w:rsidR="006229D9" w:rsidRDefault="006229D9">
      <w:pPr>
        <w:spacing w:after="0" w:line="263" w:lineRule="auto"/>
        <w:ind w:right="80"/>
        <w:jc w:val="center"/>
        <w:rPr>
          <w:color w:val="000000" w:themeColor="text1"/>
        </w:rPr>
      </w:pPr>
    </w:p>
    <w:p w14:paraId="5DCF98D5" w14:textId="77777777" w:rsidR="006229D9" w:rsidRDefault="006229D9">
      <w:pPr>
        <w:spacing w:after="0" w:line="263" w:lineRule="auto"/>
        <w:ind w:right="80"/>
        <w:jc w:val="center"/>
        <w:rPr>
          <w:color w:val="000000" w:themeColor="text1"/>
        </w:rPr>
      </w:pPr>
    </w:p>
    <w:p w14:paraId="00270D08" w14:textId="77777777" w:rsidR="006229D9" w:rsidRDefault="006229D9">
      <w:pPr>
        <w:spacing w:after="0" w:line="263" w:lineRule="auto"/>
        <w:ind w:right="80"/>
        <w:jc w:val="center"/>
        <w:rPr>
          <w:color w:val="000000" w:themeColor="text1"/>
        </w:rPr>
      </w:pPr>
    </w:p>
    <w:p w14:paraId="752BA3BA" w14:textId="77777777" w:rsidR="007F6A28" w:rsidRPr="004F09C9" w:rsidRDefault="007F6A28" w:rsidP="00F1002A">
      <w:pPr>
        <w:spacing w:after="0" w:line="263" w:lineRule="auto"/>
        <w:ind w:left="0" w:right="80" w:firstLine="0"/>
        <w:rPr>
          <w:color w:val="000000" w:themeColor="text1"/>
        </w:rPr>
      </w:pPr>
    </w:p>
    <w:p w14:paraId="6B7DD319" w14:textId="77777777" w:rsidR="00F71873" w:rsidRPr="004F09C9" w:rsidRDefault="00F71873" w:rsidP="00F71873">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699C33C4" w14:textId="1502D372"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could disrupt the life history synchrony as seasonal predictability decreases and</w:t>
      </w:r>
      <w:r>
        <w:rPr>
          <w:color w:val="000000" w:themeColor="text1"/>
        </w:rPr>
        <w:t xml:space="preserve"> seasonal temperatures</w:t>
      </w:r>
      <w:r w:rsidR="00815246">
        <w:rPr>
          <w:color w:val="000000" w:themeColor="text1"/>
        </w:rPr>
        <w:t xml:space="preserve"> increase</w:t>
      </w:r>
      <w:r>
        <w:rPr>
          <w:color w:val="000000" w:themeColor="text1"/>
        </w:rPr>
        <w:t>, disrupting the predictability insects use to synchronize their life histories with their environment, and threatening the survival of some insects</w:t>
      </w:r>
      <w:r w:rsidRPr="004F09C9">
        <w:rPr>
          <w:color w:val="000000" w:themeColor="text1"/>
        </w:rPr>
        <w:t xml:space="preserve">. </w:t>
      </w:r>
    </w:p>
    <w:p w14:paraId="287AC524" w14:textId="194DFF9C"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 xml:space="preserve">C increase in global surface temperature by the end </w:t>
      </w:r>
      <w:r w:rsidRPr="00A4103C">
        <w:rPr>
          <w:rFonts w:asciiTheme="minorHAnsi" w:hAnsiTheme="minorHAnsi"/>
          <w:color w:val="auto"/>
        </w:rPr>
        <w:lastRenderedPageBreak/>
        <w:t>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(DeLucia et al. 2008, 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Mature adults that occur earlier in the growing season could increase the number of generations each year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08E9AEE1" w14:textId="34F6B348"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07E69514"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p>
    <w:p w14:paraId="6168B9C5" w14:textId="65534082"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4759C9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C300F82"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45EF4214" w14:textId="45DEA4A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2615689"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20AD52CE"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487224C4" w14:textId="7A303536"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DF94F83" w14:textId="54863A95"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5"/>
      <w:commentRangeStart w:id="6"/>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5"/>
      <w:r>
        <w:rPr>
          <w:rStyle w:val="CommentReference"/>
        </w:rPr>
        <w:commentReference w:id="5"/>
      </w:r>
      <w:commentRangeEnd w:id="6"/>
      <w:r>
        <w:rPr>
          <w:rStyle w:val="CommentReference"/>
        </w:rPr>
        <w:commentReference w:id="6"/>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478B5FEA"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307764DB"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w:t>
      </w:r>
      <w:proofErr w:type="gramStart"/>
      <w:r>
        <w:rPr>
          <w:color w:val="000000" w:themeColor="text1"/>
        </w:rPr>
        <w:t>similar to</w:t>
      </w:r>
      <w:proofErr w:type="gramEnd"/>
      <w:r>
        <w:rPr>
          <w:color w:val="000000" w:themeColor="text1"/>
        </w:rPr>
        <w:t xml:space="preserve">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5ACFC392"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During diapause, temperatures are low and metabolic activity may be suppressed. However, insects can metabolize considerable quantities of nutrients during this period.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Pr="00B134B2">
        <w:rPr>
          <w:color w:val="000000" w:themeColor="text1"/>
        </w:rPr>
        <w:t xml:space="preserve">. Hexamerins are </w:t>
      </w:r>
      <w:r w:rsidRPr="00B134B2">
        <w:rPr>
          <w:color w:val="000000" w:themeColor="text1"/>
        </w:rPr>
        <w:lastRenderedPageBreak/>
        <w:t>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7A519017" w14:textId="228EFC32"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Culex pipens</w:t>
      </w:r>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6906DC24" w14:textId="2611B200"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growing seasons increase in duration. </w:t>
      </w:r>
    </w:p>
    <w:p w14:paraId="1B59ED9B" w14:textId="1757380F" w:rsidR="00E872D5" w:rsidRDefault="00F71873" w:rsidP="00C1387E">
      <w:pPr>
        <w:spacing w:line="480" w:lineRule="auto"/>
        <w:ind w:left="0" w:right="90" w:firstLine="720"/>
        <w:rPr>
          <w:color w:val="000000" w:themeColor="text1"/>
        </w:rPr>
      </w:pPr>
      <w:r w:rsidRPr="004F09C9">
        <w:rPr>
          <w:color w:val="000000" w:themeColor="text1"/>
        </w:rPr>
        <w:lastRenderedPageBreak/>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proofErr w:type="gramStart"/>
      <w:r w:rsidRPr="00316A0E">
        <w:rPr>
          <w:color w:val="000000" w:themeColor="text1"/>
        </w:rPr>
        <w:t>2.1</w:t>
      </w:r>
      <w:r>
        <w:rPr>
          <w:color w:val="000000" w:themeColor="text1"/>
        </w:rPr>
        <w:t xml:space="preserve">  </w:t>
      </w:r>
      <w:r w:rsidRPr="00316A0E">
        <w:rPr>
          <w:color w:val="000000" w:themeColor="text1"/>
        </w:rPr>
        <w:t>Phylogeny</w:t>
      </w:r>
      <w:proofErr w:type="gramEnd"/>
      <w:r w:rsidRPr="00316A0E">
        <w:rPr>
          <w:color w:val="000000" w:themeColor="text1"/>
        </w:rPr>
        <w:t xml:space="preserve"> of </w:t>
      </w:r>
      <w:r w:rsidRPr="00316A0E">
        <w:rPr>
          <w:i/>
          <w:color w:val="000000" w:themeColor="text1"/>
        </w:rPr>
        <w:t xml:space="preserve">Ostrinia </w:t>
      </w:r>
    </w:p>
    <w:p w14:paraId="2CFFEB92" w14:textId="77777777" w:rsidR="00F71873" w:rsidRPr="004F09C9" w:rsidRDefault="00F71873" w:rsidP="00F71873">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w:t>
      </w:r>
      <w:r>
        <w:rPr>
          <w:color w:val="000000" w:themeColor="text1"/>
        </w:rPr>
        <w:t>,</w:t>
      </w:r>
      <w:r w:rsidRPr="004F09C9">
        <w:rPr>
          <w:color w:val="000000" w:themeColor="text1"/>
        </w:rPr>
        <w:t xml:space="preserve">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Crambidae occupy most every ecological niche, this family is polyphagous, and many species are important agricultural pests.</w:t>
      </w:r>
    </w:p>
    <w:p w14:paraId="70FD141B" w14:textId="77777777"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Crambidae. This genus includes 20 species recorded worldwide with each species belonging to either group I, II, or III. Groups are determined based on the number of "uncus" lobes associated with the male genitalia (Allison and Cardé </w:t>
      </w:r>
      <w:r w:rsidRPr="004F09C9">
        <w:rPr>
          <w:color w:val="000000" w:themeColor="text1"/>
        </w:rPr>
        <w:lastRenderedPageBreak/>
        <w:t>2016</w:t>
      </w:r>
      <w:r>
        <w:rPr>
          <w:color w:val="000000" w:themeColor="text1"/>
        </w:rPr>
        <w:t>,</w:t>
      </w:r>
      <w:r w:rsidRPr="004F09C9">
        <w:rPr>
          <w:color w:val="000000" w:themeColor="text1"/>
        </w:rPr>
        <w:t xml:space="preserve"> Frolov et al. 2007). Group I </w:t>
      </w:r>
      <w:proofErr w:type="gramStart"/>
      <w:r w:rsidRPr="004F09C9">
        <w:rPr>
          <w:color w:val="000000" w:themeColor="text1"/>
        </w:rPr>
        <w:t>includes</w:t>
      </w:r>
      <w:proofErr w:type="gramEnd"/>
      <w:r w:rsidRPr="004F09C9">
        <w:rPr>
          <w:color w:val="000000" w:themeColor="text1"/>
        </w:rPr>
        <w:t xml:space="preserve">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roup III with "small", "medium", and "massive" mid-tibiae lengths (Allison and Cardé 2016</w:t>
      </w:r>
      <w:r>
        <w:rPr>
          <w:color w:val="000000" w:themeColor="text1"/>
        </w:rPr>
        <w:t>,</w:t>
      </w:r>
      <w:r w:rsidRPr="004F09C9">
        <w:rPr>
          <w:color w:val="000000" w:themeColor="text1"/>
        </w:rPr>
        <w:t xml:space="preserve"> Frolov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(Hübner)</w:t>
      </w:r>
      <w:r w:rsidRPr="004F09C9">
        <w:rPr>
          <w:color w:val="000000" w:themeColor="text1"/>
        </w:rPr>
        <w:t>, the European corn borer (Allison and Cardé 2016</w:t>
      </w:r>
      <w:r>
        <w:rPr>
          <w:color w:val="000000" w:themeColor="text1"/>
        </w:rPr>
        <w:t>,</w:t>
      </w:r>
      <w:r w:rsidRPr="004F09C9">
        <w:rPr>
          <w:color w:val="000000" w:themeColor="text1"/>
        </w:rPr>
        <w:t xml:space="preserve"> Frolov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1999). The Asian corn borer and the European corn borer population ranges do not overlap</w:t>
      </w:r>
      <w:r>
        <w:rPr>
          <w:color w:val="000000" w:themeColor="text1"/>
        </w:rPr>
        <w:t>;</w:t>
      </w:r>
      <w:r w:rsidRPr="004F09C9">
        <w:rPr>
          <w:color w:val="000000" w:themeColor="text1"/>
        </w:rPr>
        <w:t xml:space="preserve"> however</w:t>
      </w:r>
      <w:r>
        <w:rPr>
          <w:color w:val="000000" w:themeColor="text1"/>
        </w:rPr>
        <w:t>,</w:t>
      </w:r>
      <w:r w:rsidRPr="004F09C9">
        <w:rPr>
          <w:color w:val="000000" w:themeColor="text1"/>
        </w:rPr>
        <w:t xml:space="preserve"> each species does live in sympatry </w:t>
      </w:r>
      <w:r>
        <w:rPr>
          <w:color w:val="000000" w:themeColor="text1"/>
        </w:rPr>
        <w:t xml:space="preserve">with </w:t>
      </w:r>
      <w:r w:rsidRPr="004F09C9">
        <w:rPr>
          <w:color w:val="000000" w:themeColor="text1"/>
        </w:rPr>
        <w:t xml:space="preserve">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w:t>
      </w:r>
      <w:proofErr w:type="gramStart"/>
      <w:r w:rsidRPr="004F09C9">
        <w:rPr>
          <w:color w:val="000000" w:themeColor="text1"/>
        </w:rPr>
        <w:t>14:OAc</w:t>
      </w:r>
      <w:proofErr w:type="gramEnd"/>
      <w:r w:rsidRPr="004F09C9">
        <w:rPr>
          <w:color w:val="000000" w:themeColor="text1"/>
        </w:rPr>
        <w:t>) are produced at species-specific concentrations and drive male attraction to females (Frolov et al. 2007). Differences in pheromone component concentrations is 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proofErr w:type="gramStart"/>
      <w:r w:rsidRPr="004F09C9">
        <w:rPr>
          <w:color w:val="000000" w:themeColor="text1"/>
        </w:rPr>
        <w:t>2.2</w:t>
      </w:r>
      <w:r>
        <w:rPr>
          <w:color w:val="000000" w:themeColor="text1"/>
        </w:rPr>
        <w:t xml:space="preserve">  </w:t>
      </w:r>
      <w:r w:rsidRPr="004F09C9">
        <w:rPr>
          <w:color w:val="000000" w:themeColor="text1"/>
        </w:rPr>
        <w:t>Life</w:t>
      </w:r>
      <w:proofErr w:type="gramEnd"/>
      <w:r w:rsidRPr="004F09C9">
        <w:rPr>
          <w:color w:val="000000" w:themeColor="text1"/>
        </w:rPr>
        <w:t xml:space="preserve"> History of </w:t>
      </w:r>
      <w:r w:rsidRPr="004F09C9">
        <w:rPr>
          <w:i/>
          <w:color w:val="000000" w:themeColor="text1"/>
        </w:rPr>
        <w:t>Ostrinia nubilalis</w:t>
      </w:r>
    </w:p>
    <w:p w14:paraId="29D84541" w14:textId="197D52B9"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Bohnenblust and Tooker 2010</w:t>
      </w:r>
      <w:r>
        <w:rPr>
          <w:color w:val="000000" w:themeColor="text1"/>
        </w:rPr>
        <w:t>,</w:t>
      </w:r>
      <w:r w:rsidRPr="004F09C9">
        <w:rPr>
          <w:color w:val="000000" w:themeColor="text1"/>
        </w:rPr>
        <w:t xml:space="preserve"> Capinera 2000). </w:t>
      </w:r>
      <w:r>
        <w:rPr>
          <w:color w:val="000000" w:themeColor="text1"/>
        </w:rPr>
        <w:t xml:space="preserve"> </w:t>
      </w:r>
      <w:r w:rsidR="00B07C76" w:rsidRPr="004F09C9">
        <w:rPr>
          <w:color w:val="000000" w:themeColor="text1"/>
        </w:rPr>
        <w:t xml:space="preserve">The host range of the European corn borer is particularly wide and includes grasses, vegetables, and other herbaceous </w:t>
      </w:r>
      <w:r w:rsidR="00B07C76" w:rsidRPr="004F09C9">
        <w:rPr>
          <w:color w:val="000000" w:themeColor="text1"/>
        </w:rPr>
        <w:lastRenderedPageBreak/>
        <w:t xml:space="preserve">plants with a stem large enough for the larvae to enter (Capinera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 xml:space="preserve">(Capinera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 xml:space="preserve">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6A476A6C" w:rsidR="008B6686" w:rsidRDefault="00F71873" w:rsidP="00F71873">
      <w:pPr>
        <w:spacing w:line="480" w:lineRule="auto"/>
        <w:ind w:left="0" w:right="90" w:firstLine="453"/>
        <w:rPr>
          <w:color w:val="000000" w:themeColor="text1"/>
        </w:rPr>
      </w:pPr>
      <w:r>
        <w:rPr>
          <w:color w:val="000000" w:themeColor="text1"/>
        </w:rPr>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xml:space="preserve">, are genetically complex, both related to host plant preference (Bethenod et al. 2005, Malausa et al. 2005, Leniaud et al. 2006, </w:t>
      </w:r>
      <w:r>
        <w:rPr>
          <w:color w:val="000000" w:themeColor="text1"/>
        </w:rPr>
        <w:lastRenderedPageBreak/>
        <w:t>Frolov et al. 2012, Bourguet et al. 2014, Calcagno et al. 2007), sex pheromone production by females (Thomas et al. 2003, Tabata and Ishikawa 2011, Koutroumpa et al. 2016, Martin et al. 2016), or diapause induction and termination (Showers et al. 1975, McLeod 1976, 1978, Huang et al. 2013).</w:t>
      </w:r>
    </w:p>
    <w:p w14:paraId="71E64BB2" w14:textId="2195E2FA"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r w:rsidR="00FA5651">
        <w:rPr>
          <w:color w:val="000000" w:themeColor="text1"/>
        </w:rPr>
        <w:t xml:space="preserve"> plant</w:t>
      </w:r>
      <w:r w:rsidR="0032242F">
        <w:rPr>
          <w:color w:val="000000" w:themeColor="text1"/>
        </w:rPr>
        <w:t xml:space="preserve"> preference</w:t>
      </w:r>
      <w:r w:rsidR="00FA5651">
        <w:rPr>
          <w:color w:val="000000" w:themeColor="text1"/>
        </w:rPr>
        <w:t>.</w:t>
      </w:r>
      <w:r w:rsidR="003711F7">
        <w:rPr>
          <w:color w:val="000000" w:themeColor="text1"/>
        </w:rPr>
        <w:t xml:space="preserve"> Host preference among larvae populations in Europe include a maize host strain and a mugwort host strain (Bethenod et al. 2005, Leniaud et al. 2006).</w:t>
      </w:r>
      <w:r w:rsidR="00FA5651">
        <w:rPr>
          <w:color w:val="000000" w:themeColor="text1"/>
        </w:rPr>
        <w:t xml:space="preserve"> Adult female European corn borers prefer to oviposit </w:t>
      </w:r>
      <w:r w:rsidR="003711F7">
        <w:rPr>
          <w:color w:val="000000" w:themeColor="text1"/>
        </w:rPr>
        <w:t xml:space="preserve">on their native host </w:t>
      </w:r>
      <w:proofErr w:type="gramStart"/>
      <w:r w:rsidR="003711F7">
        <w:rPr>
          <w:color w:val="000000" w:themeColor="text1"/>
        </w:rPr>
        <w:t>plant</w:t>
      </w:r>
      <w:proofErr w:type="gramEnd"/>
      <w:r w:rsidR="003711F7">
        <w:rPr>
          <w:color w:val="000000" w:themeColor="text1"/>
        </w:rPr>
        <w:t xml:space="preserve">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r w:rsidR="00A57DB0">
        <w:rPr>
          <w:color w:val="000000" w:themeColor="text1"/>
        </w:rPr>
        <w:t xml:space="preserve">Bethenod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xml:space="preserve">. When provided access to their native host plant and the host plant of the other strain, female moths preferentially selected their native host plant for oviposition (Bethenod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18D96AB2" w14:textId="14E1D498" w:rsidR="00F71873" w:rsidRDefault="0032242F" w:rsidP="001C5D40">
      <w:pPr>
        <w:spacing w:line="480" w:lineRule="auto"/>
        <w:ind w:left="-15" w:right="90" w:firstLine="468"/>
        <w:rPr>
          <w:color w:val="000000" w:themeColor="text1"/>
        </w:rPr>
      </w:pPr>
      <w:r>
        <w:rPr>
          <w:color w:val="000000" w:themeColor="text1"/>
        </w:rPr>
        <w:t xml:space="preserve">Allochronic differences in voltinism between the two strains </w:t>
      </w:r>
      <w:r w:rsidR="00A70580">
        <w:rPr>
          <w:color w:val="000000" w:themeColor="text1"/>
        </w:rPr>
        <w:t xml:space="preserve">has also </w:t>
      </w:r>
      <w:r>
        <w:rPr>
          <w:color w:val="000000" w:themeColor="text1"/>
        </w:rPr>
        <w:t>contribute</w:t>
      </w:r>
      <w:r w:rsidR="00A70580">
        <w:rPr>
          <w:color w:val="000000" w:themeColor="text1"/>
        </w:rPr>
        <w:t>d</w:t>
      </w:r>
      <w:r>
        <w:rPr>
          <w:color w:val="000000" w:themeColor="text1"/>
        </w:rPr>
        <w:t xml:space="preserve"> to maintaining reproductive isolation between the two strains. </w:t>
      </w:r>
      <w:r w:rsidR="00F71873" w:rsidRPr="00B134B2">
        <w:rPr>
          <w:color w:val="000000" w:themeColor="text1"/>
        </w:rPr>
        <w:t xml:space="preserve">Voltinism represents the annual number of generations produced by a population before entering diapause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(Dopman et al. 2005)</w:t>
      </w:r>
      <w:r w:rsidR="00F71873" w:rsidRPr="00B134B2">
        <w:rPr>
          <w:color w:val="000000" w:themeColor="text1"/>
        </w:rPr>
        <w:fldChar w:fldCharType="end"/>
      </w:r>
      <w:r w:rsidR="00F71873" w:rsidRPr="00B134B2">
        <w:rPr>
          <w:color w:val="000000" w:themeColor="text1"/>
        </w:rPr>
        <w:t xml:space="preserve">. </w:t>
      </w:r>
      <w:r w:rsidR="00F71873" w:rsidRPr="00B134B2">
        <w:rPr>
          <w:i/>
          <w:color w:val="000000" w:themeColor="text1"/>
        </w:rPr>
        <w:t>Ostrinia nubilalis</w:t>
      </w:r>
      <w:r w:rsidR="00F71873">
        <w:rPr>
          <w:color w:val="000000" w:themeColor="text1"/>
        </w:rPr>
        <w:t xml:space="preserve"> </w:t>
      </w:r>
      <w:r w:rsidR="00A503FA">
        <w:rPr>
          <w:color w:val="000000" w:themeColor="text1"/>
        </w:rPr>
        <w:t>populations are separated into strains by the</w:t>
      </w:r>
      <w:r w:rsidR="00F71873" w:rsidRPr="00B134B2">
        <w:rPr>
          <w:color w:val="000000" w:themeColor="text1"/>
        </w:rPr>
        <w:t xml:space="preserve"> genetically distinct diapause phenology</w:t>
      </w:r>
      <w:r w:rsidR="00A503FA">
        <w:rPr>
          <w:color w:val="000000" w:themeColor="text1"/>
        </w:rPr>
        <w:t xml:space="preserve"> expressed by sympatric populations</w:t>
      </w:r>
      <w:r w:rsidR="00F71873" w:rsidRPr="00B134B2">
        <w:rPr>
          <w:color w:val="000000" w:themeColor="text1"/>
        </w:rPr>
        <w:t>.</w:t>
      </w:r>
      <w:r w:rsidR="00F71873">
        <w:rPr>
          <w:color w:val="000000" w:themeColor="text1"/>
        </w:rPr>
        <w:t xml:space="preserve"> </w:t>
      </w:r>
      <w:r w:rsidR="00F71873" w:rsidRPr="00B134B2">
        <w:rPr>
          <w:color w:val="000000" w:themeColor="text1"/>
        </w:rPr>
        <w:t xml:space="preserve">Across its geographical distribution, </w:t>
      </w:r>
      <w:r w:rsidR="001C5D40">
        <w:rPr>
          <w:color w:val="000000" w:themeColor="text1"/>
        </w:rPr>
        <w:lastRenderedPageBreak/>
        <w:t>European corn borer</w:t>
      </w:r>
      <w:r w:rsidR="001C5D40" w:rsidRPr="00B134B2" w:rsidDel="001C5D40">
        <w:rPr>
          <w:color w:val="000000" w:themeColor="text1"/>
        </w:rPr>
        <w:t xml:space="preserve"> </w:t>
      </w:r>
      <w:r w:rsidR="00F71873" w:rsidRPr="00B134B2">
        <w:rPr>
          <w:color w:val="000000" w:themeColor="text1"/>
        </w:rPr>
        <w:t>populations separate clinally with voltinism</w:t>
      </w:r>
      <w:r w:rsidR="00F71873">
        <w:rPr>
          <w:color w:val="000000" w:themeColor="text1"/>
        </w:rPr>
        <w:t>,</w:t>
      </w:r>
      <w:r w:rsidR="00F71873" w:rsidRPr="00B134B2">
        <w:rPr>
          <w:color w:val="000000" w:themeColor="text1"/>
        </w:rPr>
        <w:t xml:space="preserve"> increasing from univoltine at the northern edge to bivoltine and subsequently multivoltine populations as latitude decreases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(Beck and Apple 1961)</w:t>
      </w:r>
      <w:r w:rsidR="00F71873" w:rsidRPr="00B134B2">
        <w:rPr>
          <w:color w:val="000000" w:themeColor="text1"/>
        </w:rPr>
        <w:fldChar w:fldCharType="end"/>
      </w:r>
      <w:r w:rsidR="00F71873" w:rsidRPr="00B134B2">
        <w:rPr>
          <w:color w:val="000000" w:themeColor="text1"/>
        </w:rPr>
        <w:t xml:space="preserve">. </w:t>
      </w:r>
      <w:r w:rsidR="00F71873" w:rsidRPr="004F09C9">
        <w:rPr>
          <w:color w:val="000000" w:themeColor="text1"/>
        </w:rPr>
        <w:t xml:space="preserve">At the poleward edge of the </w:t>
      </w:r>
      <w:r w:rsidR="00F71873" w:rsidRPr="004F09C9">
        <w:rPr>
          <w:i/>
          <w:color w:val="000000" w:themeColor="text1"/>
        </w:rPr>
        <w:t xml:space="preserve">O. nubilalis </w:t>
      </w:r>
      <w:r w:rsidR="00F71873"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sidR="00F71873">
        <w:rPr>
          <w:color w:val="000000" w:themeColor="text1"/>
        </w:rPr>
        <w:t xml:space="preserve">that </w:t>
      </w:r>
      <w:r w:rsidR="00F71873"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sidR="001C5D40">
        <w:rPr>
          <w:color w:val="000000" w:themeColor="text1"/>
        </w:rPr>
        <w:t>European corn borer</w:t>
      </w:r>
      <w:r w:rsidR="001C5D40" w:rsidRPr="004F09C9" w:rsidDel="001C5D40">
        <w:rPr>
          <w:color w:val="000000" w:themeColor="text1"/>
        </w:rPr>
        <w:t xml:space="preserve"> </w:t>
      </w:r>
      <w:r w:rsidR="00F71873"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sidR="00F71873">
        <w:rPr>
          <w:color w:val="000000" w:themeColor="text1"/>
        </w:rPr>
        <w:t>d</w:t>
      </w:r>
      <w:r w:rsidR="00F71873" w:rsidRPr="004F09C9">
        <w:rPr>
          <w:color w:val="000000" w:themeColor="text1"/>
        </w:rPr>
        <w:t xml:space="preserve"> at each latitude each year contributing to this pest’s continued success.</w:t>
      </w:r>
    </w:p>
    <w:p w14:paraId="67DEFBB0" w14:textId="7D0E3FC8"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w:t>
      </w:r>
      <w:r w:rsidR="00F71873" w:rsidRPr="00B134B2">
        <w:rPr>
          <w:color w:val="000000" w:themeColor="text1"/>
        </w:rPr>
        <w:lastRenderedPageBreak/>
        <w:t xml:space="preserve">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r w:rsidR="00F71873" w:rsidRPr="00B134B2">
        <w:rPr>
          <w:i/>
          <w:color w:val="000000" w:themeColor="text1"/>
        </w:rPr>
        <w:t xml:space="preserve">pgFAR-Z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r w:rsidR="00F71873" w:rsidRPr="00B134B2">
        <w:rPr>
          <w:i/>
          <w:color w:val="000000" w:themeColor="text1"/>
        </w:rPr>
        <w:t>pgFAR-E</w:t>
      </w:r>
      <w:r w:rsidR="00F71873" w:rsidRPr="00B134B2">
        <w:rPr>
          <w:color w:val="000000" w:themeColor="text1"/>
        </w:rPr>
        <w:t xml:space="preserve"> allele</w:t>
      </w:r>
      <w:r w:rsidR="00F71873" w:rsidRPr="00B134B2">
        <w:rPr>
          <w:i/>
          <w:color w:val="000000" w:themeColor="text1"/>
        </w:rPr>
        <w:t xml:space="preserv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proofErr w:type="gramStart"/>
      <w:r w:rsidRPr="004F09C9">
        <w:rPr>
          <w:color w:val="000000" w:themeColor="text1"/>
        </w:rPr>
        <w:t>2.</w:t>
      </w:r>
      <w:r>
        <w:rPr>
          <w:color w:val="000000" w:themeColor="text1"/>
        </w:rPr>
        <w:t>3  Diapause</w:t>
      </w:r>
      <w:proofErr w:type="gramEnd"/>
      <w:r>
        <w:rPr>
          <w:color w:val="000000" w:themeColor="text1"/>
        </w:rPr>
        <w:t xml:space="preserve"> in</w:t>
      </w:r>
      <w:r w:rsidRPr="004F09C9">
        <w:rPr>
          <w:color w:val="000000" w:themeColor="text1"/>
        </w:rPr>
        <w:t xml:space="preserve"> </w:t>
      </w:r>
      <w:r w:rsidRPr="004F09C9">
        <w:rPr>
          <w:i/>
          <w:color w:val="000000" w:themeColor="text1"/>
        </w:rPr>
        <w:t>Ostrinia nubilalis</w:t>
      </w:r>
    </w:p>
    <w:p w14:paraId="76869B98" w14:textId="26B1D065"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As the growing season comes to an end, photoperiod decreases. Short days perceived by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xml:space="preserve">. The univoltine-Z (UZ) and bivoltine-E (BE) genotypes express longer and shorter diapause </w:t>
      </w:r>
      <w:r w:rsidRPr="00B134B2">
        <w:rPr>
          <w:color w:val="000000" w:themeColor="text1"/>
        </w:rPr>
        <w:lastRenderedPageBreak/>
        <w:t>phenology</w:t>
      </w:r>
      <w:r>
        <w:rPr>
          <w:color w:val="000000" w:themeColor="text1"/>
        </w:rPr>
        <w:t>,</w:t>
      </w:r>
      <w:r w:rsidRPr="00B134B2">
        <w:rPr>
          <w:color w:val="000000" w:themeColor="text1"/>
        </w:rPr>
        <w:t xml:space="preserve"> respectively, as well as differences in their pheromone blend. Univoltine-Z strain larvae enter diapause earlier in the fall and exit diapause later in the spring compared to the BE genotype.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250C0AA9" w14:textId="0E948C89" w:rsidR="00F71873" w:rsidRDefault="00F71873" w:rsidP="00F71873">
      <w:pPr>
        <w:spacing w:line="480" w:lineRule="auto"/>
        <w:ind w:left="0" w:right="90" w:firstLine="720"/>
        <w:rPr>
          <w:color w:val="000000" w:themeColor="text1"/>
        </w:rPr>
      </w:pPr>
      <w:r w:rsidRPr="00B134B2">
        <w:rPr>
          <w:color w:val="000000" w:themeColor="text1"/>
        </w:rPr>
        <w:t xml:space="preserve">  </w:t>
      </w:r>
      <w:r>
        <w:rPr>
          <w:color w:val="000000" w:themeColor="text1"/>
        </w:rPr>
        <w:t xml:space="preserve">With the European corn borer as a model, this research is broadly designed to address the following questions: what factors affect life history synchronization with seasonal variation, and to what degree does environmental variation alter the formation of </w:t>
      </w:r>
      <w:r w:rsidR="00823BB6">
        <w:rPr>
          <w:color w:val="000000" w:themeColor="text1"/>
        </w:rPr>
        <w:t xml:space="preserve">diapause </w:t>
      </w:r>
      <w:r>
        <w:rPr>
          <w:color w:val="000000" w:themeColor="text1"/>
        </w:rPr>
        <w:t>genotypes?</w:t>
      </w:r>
      <w:r>
        <w:rPr>
          <w:b/>
          <w:color w:val="000000" w:themeColor="text1"/>
        </w:rPr>
        <w:t xml:space="preserve"> </w:t>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suppressed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(Gelman and Hayes 1982)</w:t>
      </w:r>
      <w:r w:rsidRPr="004F09C9">
        <w:rPr>
          <w:color w:val="000000" w:themeColor="text1"/>
        </w:rPr>
        <w:t>. When photoperiod reaches a critical threshold</w:t>
      </w:r>
      <w:r>
        <w:rPr>
          <w:color w:val="000000" w:themeColor="text1"/>
        </w:rPr>
        <w:t>,</w:t>
      </w:r>
      <w:r w:rsidRPr="004F09C9">
        <w:rPr>
          <w:color w:val="000000" w:themeColor="text1"/>
        </w:rPr>
        <w:t xml:space="preserve"> it initiates the diapause genotype and programs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larvae for diapause</w:t>
      </w:r>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As was mentioned earlier, a</w:t>
      </w:r>
      <w:r w:rsidRPr="004F09C9">
        <w:rPr>
          <w:color w:val="000000" w:themeColor="text1"/>
        </w:rPr>
        <w:t>t least two diapause genotypes (strains) of European corn borer populations occur in the United States</w:t>
      </w:r>
      <w:r>
        <w:rPr>
          <w:color w:val="000000" w:themeColor="text1"/>
        </w:rPr>
        <w:t xml:space="preserve"> (Wadsworth et al. 2015, Ikten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The initiation of diapause leads to major </w:t>
      </w:r>
      <w:r w:rsidRPr="004F09C9">
        <w:rPr>
          <w:color w:val="000000" w:themeColor="text1"/>
        </w:rPr>
        <w:lastRenderedPageBreak/>
        <w:t>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p>
    <w:p w14:paraId="5A01B35C" w14:textId="36487CE8"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increase nutrition storage ahead of diapause in the form of 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r w:rsidR="00391C68">
        <w:t>Taski et al. 2004</w:t>
      </w:r>
      <w:r w:rsidR="00391C68">
        <w:rPr>
          <w:color w:val="000000" w:themeColor="text1"/>
        </w:rPr>
        <w:t xml:space="preserve">, </w:t>
      </w:r>
      <w:r w:rsidR="00391C68">
        <w:t>Vukašinović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 xml:space="preserve">genotype preparing for a longer period of diapause 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 which will have a shorter diapause</w:t>
      </w:r>
      <w:r w:rsidR="00E72167">
        <w:rPr>
          <w:color w:val="000000" w:themeColor="text1"/>
        </w:rPr>
        <w:t xml:space="preserve"> while during diapause the rate of lipid depletion is predicted to be the same between the two diapause genotypes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 xml:space="preserve">than diapausing larvae within each strain because they do not have the added metabolic cost of diapause. </w:t>
      </w:r>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p>
    <w:p w14:paraId="0E4AB295" w14:textId="77777777" w:rsidR="00F71873" w:rsidRPr="004F09C9" w:rsidRDefault="00F71873" w:rsidP="00F71873">
      <w:pPr>
        <w:spacing w:line="480" w:lineRule="auto"/>
        <w:ind w:left="0" w:right="90" w:firstLine="720"/>
        <w:rPr>
          <w:color w:val="000000" w:themeColor="text1"/>
        </w:rPr>
      </w:pPr>
      <w:r w:rsidRPr="00A4103C">
        <w:rPr>
          <w:rFonts w:asciiTheme="minorHAnsi" w:hAnsiTheme="minorHAnsi"/>
          <w:color w:val="auto"/>
        </w:rPr>
        <w:lastRenderedPageBreak/>
        <w:t>Crop losses due to insect pest insect damage here in the United States from 1945 to 2000 ha</w:t>
      </w:r>
      <w:r>
        <w:rPr>
          <w:rFonts w:asciiTheme="minorHAnsi" w:hAnsiTheme="minorHAnsi"/>
          <w:color w:val="auto"/>
        </w:rPr>
        <w:t>ve</w:t>
      </w:r>
      <w:r w:rsidRPr="00A4103C">
        <w:rPr>
          <w:rFonts w:asciiTheme="minorHAnsi" w:hAnsiTheme="minorHAnsi"/>
          <w:color w:val="auto"/>
        </w:rPr>
        <w:t xml:space="preserve"> nearly doubled from 7% to 13%</w:t>
      </w:r>
      <w:r>
        <w:rPr>
          <w:rFonts w:asciiTheme="minorHAnsi" w:hAnsiTheme="minorHAnsi"/>
          <w:color w:val="auto"/>
        </w:rPr>
        <w:t>,</w:t>
      </w:r>
      <w:r w:rsidRPr="00A4103C">
        <w:rPr>
          <w:rFonts w:asciiTheme="minorHAnsi" w:hAnsiTheme="minorHAnsi"/>
          <w:color w:val="auto"/>
        </w:rPr>
        <w:t xml:space="preserve"> while insecticide use has increased 10-fold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(Pimentel and Burgess 2014)</w:t>
      </w:r>
      <w:r w:rsidRPr="00A4103C">
        <w:rPr>
          <w:rFonts w:asciiTheme="minorHAnsi" w:hAnsiTheme="minorHAnsi"/>
          <w:color w:val="auto"/>
        </w:rPr>
        <w:fldChar w:fldCharType="end"/>
      </w:r>
      <w:r w:rsidRPr="00A4103C">
        <w:rPr>
          <w:rFonts w:asciiTheme="minorHAnsi" w:hAnsiTheme="minorHAnsi"/>
          <w:color w:val="auto"/>
        </w:rPr>
        <w:t xml:space="preserve">. Insecticide use can manage insect pest populations, but even </w:t>
      </w:r>
      <w:r>
        <w:rPr>
          <w:rFonts w:asciiTheme="minorHAnsi" w:hAnsiTheme="minorHAnsi"/>
          <w:color w:val="auto"/>
        </w:rPr>
        <w:t>with</w:t>
      </w:r>
      <w:r w:rsidRPr="00A4103C">
        <w:rPr>
          <w:rFonts w:asciiTheme="minorHAnsi" w:hAnsiTheme="minorHAnsi"/>
          <w:color w:val="auto"/>
        </w:rPr>
        <w:t xml:space="preserve"> careful monitoring and systematic application regimens</w:t>
      </w:r>
      <w:r>
        <w:rPr>
          <w:rFonts w:asciiTheme="minorHAnsi" w:hAnsiTheme="minorHAnsi"/>
          <w:color w:val="auto"/>
        </w:rPr>
        <w:t>,</w:t>
      </w:r>
      <w:r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(Oerke 2006)</w:t>
      </w:r>
      <w:r w:rsidRPr="00A4103C">
        <w:rPr>
          <w:rFonts w:asciiTheme="minorHAnsi" w:hAnsiTheme="minorHAnsi"/>
          <w:color w:val="auto"/>
        </w:rPr>
        <w:fldChar w:fldCharType="end"/>
      </w:r>
      <w:r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Pr>
          <w:rFonts w:asciiTheme="minorHAnsi" w:hAnsiTheme="minorHAnsi"/>
          <w:color w:val="auto"/>
        </w:rPr>
        <w:t>I</w:t>
      </w:r>
      <w:r w:rsidRPr="00A4103C">
        <w:rPr>
          <w:rFonts w:asciiTheme="minorHAnsi" w:hAnsiTheme="minorHAnsi"/>
          <w:color w:val="auto"/>
        </w:rPr>
        <w:t xml:space="preserve">n the United States </w:t>
      </w:r>
      <w:r>
        <w:rPr>
          <w:rFonts w:asciiTheme="minorHAnsi" w:hAnsiTheme="minorHAnsi"/>
          <w:color w:val="auto"/>
        </w:rPr>
        <w:t>the</w:t>
      </w:r>
      <w:r w:rsidRPr="00A4103C">
        <w:rPr>
          <w:rFonts w:asciiTheme="minorHAnsi" w:hAnsiTheme="minorHAnsi"/>
          <w:color w:val="auto"/>
        </w:rPr>
        <w:t xml:space="preserve"> population is predicted to exceed 450 million by the year 2100 and this population increase will </w:t>
      </w:r>
      <w:r>
        <w:rPr>
          <w:rFonts w:asciiTheme="minorHAnsi" w:hAnsiTheme="minorHAnsi"/>
          <w:color w:val="auto"/>
        </w:rPr>
        <w:t>require</w:t>
      </w:r>
      <w:r w:rsidRPr="00A4103C">
        <w:rPr>
          <w:rFonts w:asciiTheme="minorHAnsi" w:hAnsiTheme="minorHAnsi"/>
          <w:color w:val="auto"/>
        </w:rPr>
        <w:t xml:space="preserve"> sustained or even increased crop yields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(Melorose et al. 2015)</w:t>
      </w:r>
      <w:r w:rsidRPr="00A4103C">
        <w:rPr>
          <w:rFonts w:asciiTheme="minorHAnsi" w:hAnsiTheme="minorHAnsi"/>
          <w:color w:val="auto"/>
        </w:rPr>
        <w:fldChar w:fldCharType="end"/>
      </w:r>
      <w:r w:rsidRPr="00A4103C">
        <w:rPr>
          <w:rFonts w:asciiTheme="minorHAnsi" w:hAnsiTheme="minorHAnsi"/>
          <w:color w:val="auto"/>
        </w:rPr>
        <w:t>. Investigating the responses of pest insect populations to increasing temperature is an opportunity to understand and predict how climate change could affect these pests. The results of such an investigation could be used to mitigate their damage and ensure the security of our nation’s food as populations increase.</w:t>
      </w:r>
    </w:p>
    <w:p w14:paraId="1C6BFC06" w14:textId="77777777" w:rsidR="00E872D5" w:rsidRPr="004F09C9" w:rsidRDefault="00E872D5" w:rsidP="00E872D5">
      <w:pPr>
        <w:ind w:left="-15" w:right="160" w:firstLine="468"/>
        <w:rPr>
          <w:color w:val="000000" w:themeColor="text1"/>
        </w:rPr>
      </w:pPr>
      <w:r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commentRangeStart w:id="7"/>
      <w:r w:rsidRPr="006F5AD1">
        <w:rPr>
          <w:color w:val="000000" w:themeColor="text1"/>
        </w:rPr>
        <w:t>(NOAA, 2017; DeLucia, 2008; IPCC, 2013</w:t>
      </w:r>
      <w:commentRangeEnd w:id="7"/>
      <w:r w:rsidR="00593913">
        <w:rPr>
          <w:rStyle w:val="CommentReference"/>
        </w:rPr>
        <w:commentReference w:id="7"/>
      </w:r>
      <w:r w:rsidRPr="006F5AD1">
        <w:rPr>
          <w:color w:val="000000" w:themeColor="text1"/>
        </w:rPr>
        <w:t>).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w:t>
      </w:r>
      <w:del w:id="8" w:author="reviewer" w:date="2019-02-28T15:10:00Z">
        <w:r w:rsidRPr="006F5AD1" w:rsidDel="00593913">
          <w:rPr>
            <w:color w:val="000000" w:themeColor="text1"/>
          </w:rPr>
          <w:delText xml:space="preserve"> </w:delText>
        </w:r>
      </w:del>
      <w:r w:rsidRPr="006F5AD1">
        <w:rPr>
          <w:color w:val="000000" w:themeColor="text1"/>
        </w:rPr>
        <w:t xml:space="preserve"> in Colorado potato beetles </w:t>
      </w:r>
      <w:commentRangeStart w:id="9"/>
      <w:r w:rsidRPr="006F5AD1">
        <w:rPr>
          <w:color w:val="000000" w:themeColor="text1"/>
        </w:rPr>
        <w:t>(</w:t>
      </w:r>
      <w:r w:rsidRPr="006F5AD1">
        <w:rPr>
          <w:i/>
          <w:iCs/>
          <w:color w:val="000000" w:themeColor="text1"/>
        </w:rPr>
        <w:t xml:space="preserve">Leptinotarsa </w:t>
      </w:r>
      <w:del w:id="10" w:author="reviewer" w:date="2019-02-28T15:10:00Z">
        <w:r w:rsidRPr="006F5AD1" w:rsidDel="00593913">
          <w:rPr>
            <w:i/>
            <w:iCs/>
            <w:color w:val="000000" w:themeColor="text1"/>
          </w:rPr>
          <w:delText xml:space="preserve"> </w:delText>
        </w:r>
      </w:del>
      <w:r w:rsidRPr="006F5AD1">
        <w:rPr>
          <w:i/>
          <w:iCs/>
          <w:color w:val="000000" w:themeColor="text1"/>
        </w:rPr>
        <w:t>decemlineata</w:t>
      </w:r>
      <w:r w:rsidRPr="006F5AD1">
        <w:rPr>
          <w:color w:val="000000" w:themeColor="text1"/>
        </w:rPr>
        <w:t>)</w:t>
      </w:r>
      <w:commentRangeEnd w:id="9"/>
      <w:r w:rsidR="00593913">
        <w:rPr>
          <w:rStyle w:val="CommentReference"/>
        </w:rPr>
        <w:commentReference w:id="9"/>
      </w:r>
      <w:r w:rsidRPr="006F5AD1">
        <w:rPr>
          <w:color w:val="000000" w:themeColor="text1"/>
        </w:rPr>
        <w:t xml:space="preserve"> (Kort and Koopmanschap, 1994) and southwestern corn borers (</w:t>
      </w:r>
      <w:r w:rsidRPr="006F5AD1">
        <w:rPr>
          <w:i/>
          <w:color w:val="000000" w:themeColor="text1"/>
        </w:rPr>
        <w:t>Diatraea grandiosella</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r w:rsidRPr="006F5AD1">
        <w:rPr>
          <w:i/>
          <w:iCs/>
          <w:color w:val="000000" w:themeColor="text1"/>
        </w:rPr>
        <w:t>Pectinophora gossypiella</w:t>
      </w:r>
      <w:r w:rsidRPr="006F5AD1">
        <w:rPr>
          <w:color w:val="000000" w:themeColor="text1"/>
        </w:rPr>
        <w:t xml:space="preserve">) </w:t>
      </w:r>
      <w:r w:rsidRPr="006F5AD1">
        <w:rPr>
          <w:color w:val="000000" w:themeColor="text1"/>
        </w:rPr>
        <w:lastRenderedPageBreak/>
        <w:t xml:space="preserve">(Adkisson et al., 1963) and </w:t>
      </w:r>
      <w:r w:rsidRPr="006F5AD1">
        <w:rPr>
          <w:i/>
          <w:iCs/>
          <w:color w:val="000000" w:themeColor="text1"/>
        </w:rPr>
        <w:t>Culex pipens</w:t>
      </w:r>
      <w:r w:rsidRPr="006F5AD1">
        <w:rPr>
          <w:iCs/>
          <w:color w:val="000000" w:themeColor="text1"/>
        </w:rPr>
        <w:t xml:space="preserve">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3B4CBB29"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w:t>
      </w:r>
      <w:del w:id="11" w:author="reviewer" w:date="2019-02-28T15:12:00Z">
        <w:r w:rsidRPr="006F5AD1" w:rsidDel="00593913">
          <w:rPr>
            <w:color w:val="000000" w:themeColor="text1"/>
          </w:rPr>
          <w:delText xml:space="preserve">could be exposed to stressful low winter temperatures or </w:delText>
        </w:r>
      </w:del>
      <w:del w:id="12" w:author="reviewer" w:date="2019-02-28T15:13:00Z">
        <w:r w:rsidRPr="006F5AD1" w:rsidDel="00593913">
          <w:rPr>
            <w:color w:val="000000" w:themeColor="text1"/>
          </w:rPr>
          <w:delText xml:space="preserve">they </w:delText>
        </w:r>
      </w:del>
      <w:r w:rsidRPr="006F5AD1">
        <w:rPr>
          <w:color w:val="000000" w:themeColor="text1"/>
        </w:rPr>
        <w:t>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7C563F5F"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r w:rsidRPr="006F5AD1">
        <w:rPr>
          <w:i/>
          <w:color w:val="000000" w:themeColor="text1"/>
        </w:rPr>
        <w:t>Diatraea grandiosella</w:t>
      </w:r>
      <w:r w:rsidRPr="006F5AD1">
        <w:rPr>
          <w:color w:val="000000" w:themeColor="text1"/>
        </w:rPr>
        <w:t xml:space="preserve"> Dyar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temperatures. Between the two groups, the moths held in warmer and more variable conditions depleted significantly more lipids by the end of larval diapause</w:t>
      </w:r>
      <w:del w:id="13" w:author="reviewer" w:date="2019-02-28T15:13:00Z">
        <w:r w:rsidRPr="006F5AD1" w:rsidDel="00593913">
          <w:rPr>
            <w:color w:val="000000" w:themeColor="text1"/>
          </w:rPr>
          <w:delText xml:space="preserve"> (Thompson and Davis, 1981)</w:delText>
        </w:r>
      </w:del>
      <w:r w:rsidRPr="006F5AD1">
        <w:rPr>
          <w:color w:val="000000" w:themeColor="text1"/>
        </w:rPr>
        <w:t>. They showed that insects deplete their nutrition stores differently based on the temperatures they experience during the diapause period</w:t>
      </w:r>
      <w:del w:id="14" w:author="reviewer" w:date="2019-02-28T15:13:00Z">
        <w:r w:rsidRPr="006F5AD1" w:rsidDel="00593913">
          <w:rPr>
            <w:color w:val="000000" w:themeColor="text1"/>
          </w:rPr>
          <w:delText xml:space="preserve"> </w:delText>
        </w:r>
        <w:commentRangeStart w:id="15"/>
        <w:r w:rsidRPr="006F5AD1" w:rsidDel="00593913">
          <w:rPr>
            <w:color w:val="000000" w:themeColor="text1"/>
          </w:rPr>
          <w:delText>(Thompson and Davis, 1981)</w:delText>
        </w:r>
      </w:del>
      <w:commentRangeEnd w:id="15"/>
      <w:r w:rsidR="00593913">
        <w:rPr>
          <w:rStyle w:val="CommentReference"/>
        </w:rPr>
        <w:commentReference w:id="15"/>
      </w:r>
      <w:r w:rsidRPr="006F5AD1">
        <w:rPr>
          <w:color w:val="000000" w:themeColor="text1"/>
        </w:rPr>
        <w:t>.</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40A79044"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w:t>
      </w:r>
      <w:del w:id="16" w:author="reviewer" w:date="2019-02-28T15:15:00Z">
        <w:r w:rsidRPr="006F5AD1" w:rsidDel="00593913">
          <w:rPr>
            <w:color w:val="000000" w:themeColor="text1"/>
          </w:rPr>
          <w:delText>European corn borers</w:delText>
        </w:r>
      </w:del>
      <w:ins w:id="17" w:author="reviewer" w:date="2019-02-28T15:15:00Z">
        <w:r w:rsidR="00593913">
          <w:rPr>
            <w:color w:val="000000" w:themeColor="text1"/>
          </w:rPr>
          <w:t>individuals</w:t>
        </w:r>
      </w:ins>
      <w:r w:rsidRPr="006F5AD1">
        <w:rPr>
          <w:color w:val="000000" w:themeColor="text1"/>
        </w:rPr>
        <w:t xml:space="preserve">. </w:t>
      </w:r>
    </w:p>
    <w:p w14:paraId="37775B42" w14:textId="45CE2453"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w:t>
      </w:r>
      <w:commentRangeStart w:id="18"/>
      <w:del w:id="19" w:author="reviewer" w:date="2019-02-28T15:16:00Z">
        <w:r w:rsidRPr="006F5AD1" w:rsidDel="00593913">
          <w:rPr>
            <w:color w:val="000000" w:themeColor="text1"/>
          </w:rPr>
          <w:delText xml:space="preserve">This research showed that larvae with the long-diapause genotype accumulated more lipid mass at the onset </w:delText>
        </w:r>
        <w:r w:rsidRPr="006F5AD1" w:rsidDel="00593913">
          <w:rPr>
            <w:color w:val="000000" w:themeColor="text1"/>
          </w:rPr>
          <w:lastRenderedPageBreak/>
          <w:delText>of diapause compared to larvae with the short-diapause genotype. I did not detect a difference between the two strains in the rate of lipid depletion during diapause.</w:delText>
        </w:r>
      </w:del>
      <w:commentRangeEnd w:id="18"/>
      <w:r w:rsidR="00593913">
        <w:rPr>
          <w:rStyle w:val="CommentReference"/>
        </w:rPr>
        <w:commentReference w:id="18"/>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B764543"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w:t>
      </w:r>
      <w:del w:id="20" w:author="reviewer" w:date="2019-02-28T15:16:00Z">
        <w:r w:rsidRPr="006F5AD1" w:rsidDel="00593913">
          <w:rPr>
            <w:rFonts w:asciiTheme="minorHAnsi" w:eastAsiaTheme="minorEastAsia" w:hAnsiTheme="minorHAnsi" w:cstheme="minorHAnsi"/>
            <w:bCs/>
            <w:szCs w:val="24"/>
          </w:rPr>
          <w:delText xml:space="preserve">European corn borer </w:delText>
        </w:r>
      </w:del>
      <w:r w:rsidRPr="006F5AD1">
        <w:rPr>
          <w:rFonts w:asciiTheme="minorHAnsi" w:eastAsiaTheme="minorEastAsia" w:hAnsiTheme="minorHAnsi" w:cstheme="minorHAnsi"/>
          <w:bCs/>
          <w:szCs w:val="24"/>
        </w:rPr>
        <w:t xml:space="preserve">strains used during my experiment were collected as a mixture of larvae, pupae, and adults from New York State prior to 2015 and kept as separate colonies (Wadsworth et al., 2005). </w:t>
      </w:r>
      <w:commentRangeStart w:id="21"/>
      <w:r w:rsidRPr="006F5AD1">
        <w:rPr>
          <w:rFonts w:asciiTheme="minorHAnsi" w:eastAsiaTheme="minorEastAsia" w:hAnsiTheme="minorHAnsi" w:cstheme="minorHAnsi"/>
          <w:bCs/>
          <w:szCs w:val="24"/>
        </w:rPr>
        <w:t xml:space="preserve">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w:t>
      </w:r>
      <w:commentRangeEnd w:id="21"/>
      <w:r w:rsidR="00593913">
        <w:rPr>
          <w:rStyle w:val="CommentReference"/>
        </w:rPr>
        <w:commentReference w:id="21"/>
      </w:r>
      <w:r w:rsidRPr="006F5AD1">
        <w:rPr>
          <w:rFonts w:asciiTheme="minorHAnsi" w:eastAsiaTheme="minorEastAsia" w:hAnsiTheme="minorHAnsi" w:cstheme="minorHAnsi"/>
          <w:bCs/>
          <w:szCs w:val="24"/>
        </w:rPr>
        <w:t xml:space="preserve">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0E9012E9" w:rsidR="000C1702" w:rsidRPr="006F5AD1" w:rsidRDefault="000C1702" w:rsidP="004861D9">
      <w:pPr>
        <w:spacing w:line="480" w:lineRule="auto"/>
        <w:ind w:left="-15" w:right="90" w:firstLine="468"/>
        <w:rPr>
          <w:color w:val="000000" w:themeColor="text1"/>
          <w:lang w:val="en"/>
        </w:rPr>
      </w:pPr>
      <w:del w:id="22" w:author="reviewer" w:date="2019-02-28T15:18:00Z">
        <w:r w:rsidRPr="006F5AD1" w:rsidDel="00883F17">
          <w:rPr>
            <w:color w:val="000000" w:themeColor="text1"/>
            <w:lang w:val="en"/>
          </w:rPr>
          <w:delText>I tracked the</w:delText>
        </w:r>
      </w:del>
      <w:ins w:id="23" w:author="reviewer" w:date="2019-02-28T15:18:00Z">
        <w:r w:rsidR="00883F17">
          <w:rPr>
            <w:color w:val="000000" w:themeColor="text1"/>
            <w:lang w:val="en"/>
          </w:rPr>
          <w:t>The</w:t>
        </w:r>
      </w:ins>
      <w:r w:rsidRPr="006F5AD1">
        <w:rPr>
          <w:color w:val="000000" w:themeColor="text1"/>
          <w:lang w:val="en"/>
        </w:rPr>
        <w:t xml:space="preserve"> developmental stages of individuals exposed to diapause-inducing and non-diapause treatments </w:t>
      </w:r>
      <w:ins w:id="24" w:author="reviewer" w:date="2019-02-28T15:18:00Z">
        <w:r w:rsidR="00883F17">
          <w:rPr>
            <w:color w:val="000000" w:themeColor="text1"/>
            <w:lang w:val="en"/>
          </w:rPr>
          <w:t xml:space="preserve">were tracked </w:t>
        </w:r>
      </w:ins>
      <w:r w:rsidRPr="006F5AD1">
        <w:rPr>
          <w:color w:val="000000" w:themeColor="text1"/>
          <w:lang w:val="en"/>
        </w:rPr>
        <w:t xml:space="preserve">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2A3C62A4" w14:textId="48322965"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ins w:id="25" w:author="reviewer" w:date="2019-02-28T15:19:00Z">
        <w:r w:rsidR="00883F17">
          <w:rPr>
            <w:color w:val="000000" w:themeColor="text1"/>
            <w:lang w:val="en"/>
          </w:rPr>
          <w:t>C</w:t>
        </w:r>
      </w:ins>
      <w:del w:id="26" w:author="reviewer" w:date="2019-02-28T15:19:00Z">
        <w:r w:rsidRPr="006F5AD1" w:rsidDel="00883F17">
          <w:rPr>
            <w:color w:val="000000" w:themeColor="text1"/>
            <w:lang w:val="en"/>
          </w:rPr>
          <w:delText>c</w:delText>
        </w:r>
      </w:del>
      <w:r w:rsidRPr="006F5AD1">
        <w:rPr>
          <w:color w:val="000000" w:themeColor="text1"/>
          <w:lang w:val="en"/>
        </w:rPr>
        <w:t>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2B25C320"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w:t>
      </w:r>
      <w:del w:id="27" w:author="reviewer" w:date="2019-02-28T15:20:00Z">
        <w:r w:rsidRPr="006F5AD1" w:rsidDel="00883F17">
          <w:rPr>
            <w:color w:val="000000" w:themeColor="text1"/>
            <w:lang w:val="en"/>
          </w:rPr>
          <w:delText>I diagnosed the</w:delText>
        </w:r>
      </w:del>
      <w:ins w:id="28" w:author="reviewer" w:date="2019-02-28T15:20:00Z">
        <w:r w:rsidR="00883F17">
          <w:rPr>
            <w:color w:val="000000" w:themeColor="text1"/>
            <w:lang w:val="en"/>
          </w:rPr>
          <w:t>The</w:t>
        </w:r>
      </w:ins>
      <w:r w:rsidRPr="006F5AD1">
        <w:rPr>
          <w:color w:val="000000" w:themeColor="text1"/>
          <w:lang w:val="en"/>
        </w:rPr>
        <w:t xml:space="preserve"> onset of diapause in final larval instar larvae </w:t>
      </w:r>
      <w:ins w:id="29" w:author="reviewer" w:date="2019-02-28T15:20:00Z">
        <w:r w:rsidR="00883F17">
          <w:rPr>
            <w:color w:val="000000" w:themeColor="text1"/>
            <w:lang w:val="en"/>
          </w:rPr>
          <w:t xml:space="preserve">was diagnosed </w:t>
        </w:r>
      </w:ins>
      <w:r w:rsidRPr="006F5AD1">
        <w:rPr>
          <w:color w:val="000000" w:themeColor="text1"/>
          <w:lang w:val="en"/>
        </w:rPr>
        <w:t xml:space="preserve">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w:t>
      </w:r>
      <w:del w:id="30" w:author="reviewer" w:date="2019-02-28T15:21:00Z">
        <w:r w:rsidRPr="006F5AD1" w:rsidDel="00883F17">
          <w:rPr>
            <w:color w:val="000000" w:themeColor="text1"/>
            <w:lang w:val="en"/>
          </w:rPr>
          <w:delText xml:space="preserve">I tracked </w:delText>
        </w:r>
      </w:del>
      <w:r w:rsidRPr="006F5AD1">
        <w:rPr>
          <w:color w:val="000000" w:themeColor="text1"/>
          <w:lang w:val="en"/>
        </w:rPr>
        <w:t xml:space="preserve">the population of larvae </w:t>
      </w:r>
      <w:ins w:id="31" w:author="reviewer" w:date="2019-02-28T15:21:00Z">
        <w:r w:rsidR="00883F17">
          <w:rPr>
            <w:color w:val="000000" w:themeColor="text1"/>
            <w:lang w:val="en"/>
          </w:rPr>
          <w:t xml:space="preserve">was tracked </w:t>
        </w:r>
      </w:ins>
      <w:r w:rsidRPr="006F5AD1">
        <w:rPr>
          <w:color w:val="000000" w:themeColor="text1"/>
          <w:lang w:val="en"/>
        </w:rPr>
        <w:t xml:space="preserve">for up to </w:t>
      </w:r>
      <w:r w:rsidRPr="006F5AD1">
        <w:rPr>
          <w:color w:val="000000" w:themeColor="text1"/>
          <w:lang w:val="en"/>
        </w:rPr>
        <w:lastRenderedPageBreak/>
        <w:t>forty days and recorded the 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 xml:space="preserve">using a 3:1 solvent mixture of </w:t>
      </w:r>
      <w:commentRangeStart w:id="32"/>
      <w:r w:rsidRPr="006F5AD1">
        <w:rPr>
          <w:color w:val="000000" w:themeColor="text1"/>
          <w:lang w:val="en"/>
        </w:rPr>
        <w:t xml:space="preserve">hexanes </w:t>
      </w:r>
      <w:commentRangeEnd w:id="32"/>
      <w:r w:rsidR="00883F17">
        <w:rPr>
          <w:rStyle w:val="CommentReference"/>
        </w:rPr>
        <w:commentReference w:id="32"/>
      </w:r>
      <w:r w:rsidRPr="006F5AD1">
        <w:rPr>
          <w:color w:val="000000" w:themeColor="text1"/>
          <w:lang w:val="en"/>
        </w:rPr>
        <w:t>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w:t>
      </w:r>
      <w:proofErr w:type="gramStart"/>
      <w:r w:rsidRPr="006F5AD1">
        <w:rPr>
          <w:color w:val="000000" w:themeColor="text1"/>
        </w:rPr>
        <w:t>variables</w:t>
      </w:r>
      <w:proofErr w:type="gramEnd"/>
      <w:r w:rsidRPr="006F5AD1">
        <w:rPr>
          <w:color w:val="000000" w:themeColor="text1"/>
        </w:rPr>
        <w:t xml:space="preserve">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w:t>
      </w:r>
      <w:proofErr w:type="gramStart"/>
      <w:r w:rsidR="00961110" w:rsidRPr="006F5AD1">
        <w:rPr>
          <w:color w:val="000000" w:themeColor="text1"/>
        </w:rPr>
        <w:t>variables</w:t>
      </w:r>
      <w:proofErr w:type="gramEnd"/>
      <w:r w:rsidR="00961110" w:rsidRPr="006F5AD1">
        <w:rPr>
          <w:color w:val="000000" w:themeColor="text1"/>
        </w:rPr>
        <w:t xml:space="preserve">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6CE67656"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w:t>
      </w:r>
      <w:del w:id="33" w:author="reviewer" w:date="2019-02-28T15:25:00Z">
        <w:r w:rsidRPr="006F5AD1" w:rsidDel="00883F17">
          <w:rPr>
            <w:color w:val="000000" w:themeColor="text1"/>
          </w:rPr>
          <w:delText xml:space="preserve"> (Table 3-</w:delText>
        </w:r>
        <w:r w:rsidR="00E06651" w:rsidDel="00883F17">
          <w:rPr>
            <w:color w:val="000000" w:themeColor="text1"/>
          </w:rPr>
          <w:delText>1</w:delText>
        </w:r>
        <w:r w:rsidRPr="006F5AD1" w:rsidDel="00883F17">
          <w:rPr>
            <w:color w:val="000000" w:themeColor="text1"/>
          </w:rPr>
          <w:delText>)</w:delText>
        </w:r>
      </w:del>
      <w:r w:rsidRPr="006F5AD1">
        <w:rPr>
          <w:color w:val="000000" w:themeColor="text1"/>
        </w:rPr>
        <w:t>. The model to explain lipid mass depletion during diapause included: diapause genotype and sample day as fixed effects, diapause genotype and sample day as interacting fixed effects, and lean mass was a covariate</w:t>
      </w:r>
      <w:del w:id="34" w:author="reviewer" w:date="2019-02-28T15:25:00Z">
        <w:r w:rsidRPr="006F5AD1" w:rsidDel="00883F17">
          <w:rPr>
            <w:color w:val="000000" w:themeColor="text1"/>
          </w:rPr>
          <w:delText xml:space="preserve"> (Table 3-</w:delText>
        </w:r>
        <w:r w:rsidR="00E06651" w:rsidDel="00883F17">
          <w:rPr>
            <w:color w:val="000000" w:themeColor="text1"/>
          </w:rPr>
          <w:delText>2</w:delText>
        </w:r>
        <w:r w:rsidRPr="006F5AD1" w:rsidDel="00883F17">
          <w:rPr>
            <w:color w:val="000000" w:themeColor="text1"/>
          </w:rPr>
          <w:delText>)</w:delText>
        </w:r>
      </w:del>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w:t>
      </w:r>
      <w:del w:id="35" w:author="reviewer" w:date="2019-02-28T15:25:00Z">
        <w:r w:rsidRPr="006F5AD1" w:rsidDel="00883F17">
          <w:rPr>
            <w:color w:val="000000" w:themeColor="text1"/>
          </w:rPr>
          <w:delText xml:space="preserve"> (Table 3-</w:delText>
        </w:r>
        <w:r w:rsidR="00E06651" w:rsidDel="00883F17">
          <w:rPr>
            <w:color w:val="000000" w:themeColor="text1"/>
          </w:rPr>
          <w:delText>3</w:delText>
        </w:r>
        <w:r w:rsidRPr="006F5AD1" w:rsidDel="00883F17">
          <w:rPr>
            <w:color w:val="000000" w:themeColor="text1"/>
          </w:rPr>
          <w:delText>)</w:delText>
        </w:r>
      </w:del>
      <w:r w:rsidRPr="006F5AD1">
        <w:rPr>
          <w:color w:val="000000" w:themeColor="text1"/>
        </w:rPr>
        <w:t>. The model to explain lean mass depletion during diapause included: diapause genotype and sample day as fixed effects and diapause genotype and sample day as interacting fixed effects</w:t>
      </w:r>
      <w:del w:id="36" w:author="reviewer" w:date="2019-02-28T15:25:00Z">
        <w:r w:rsidRPr="006F5AD1" w:rsidDel="00883F17">
          <w:rPr>
            <w:color w:val="000000" w:themeColor="text1"/>
          </w:rPr>
          <w:delText xml:space="preserve"> </w:delText>
        </w:r>
        <w:commentRangeStart w:id="37"/>
        <w:r w:rsidRPr="006F5AD1" w:rsidDel="00883F17">
          <w:rPr>
            <w:color w:val="000000" w:themeColor="text1"/>
          </w:rPr>
          <w:delText>(Table 3-</w:delText>
        </w:r>
        <w:r w:rsidR="00E06651" w:rsidDel="00883F17">
          <w:rPr>
            <w:color w:val="000000" w:themeColor="text1"/>
          </w:rPr>
          <w:delText>4</w:delText>
        </w:r>
        <w:r w:rsidRPr="006F5AD1" w:rsidDel="00883F17">
          <w:rPr>
            <w:color w:val="000000" w:themeColor="text1"/>
          </w:rPr>
          <w:delText>)</w:delText>
        </w:r>
      </w:del>
      <w:commentRangeEnd w:id="37"/>
      <w:r w:rsidR="00883F17">
        <w:rPr>
          <w:rStyle w:val="CommentReference"/>
        </w:rPr>
        <w:commentReference w:id="37"/>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1FE85F30"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t>
      </w:r>
      <w:del w:id="38" w:author="reviewer" w:date="2019-02-28T15:26:00Z">
        <w:r w:rsidRPr="00647871" w:rsidDel="00883F17">
          <w:rPr>
            <w:color w:val="000000" w:themeColor="text1"/>
          </w:rPr>
          <w:delText xml:space="preserve"> </w:delText>
        </w:r>
      </w:del>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p-value&lt;0.000; short-diapause genotype: t-value=5.00, Df=43,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in each photoperiod treatment</w:t>
      </w:r>
      <w:r w:rsidRPr="006F5AD1">
        <w:rPr>
          <w:color w:val="000000" w:themeColor="text1"/>
        </w:rPr>
        <w:t xml:space="preserve"> (diapause programming: t-value=-5.51, Df=26, p-value&lt;0.000; non-diapause: t-value=-3.74, Df=47,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4D7B9262"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t>
      </w:r>
      <w:bookmarkStart w:id="39" w:name="_GoBack"/>
      <w:bookmarkEnd w:id="39"/>
      <w:del w:id="40" w:author="reviewer" w:date="2019-03-07T08:22:00Z">
        <w:r w:rsidDel="00B710BA">
          <w:rPr>
            <w:color w:val="000000" w:themeColor="text1"/>
          </w:rPr>
          <w:delText xml:space="preserve"> </w:delText>
        </w:r>
      </w:del>
      <w:r>
        <w:rPr>
          <w:color w:val="000000" w:themeColor="text1"/>
        </w:rPr>
        <w:t xml:space="preserve">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Df=14,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59BAD33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 the results of the metabolic assay can be interpreted differently.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(long-diapause genotype: t-value=8.12, Df=46, p-value&lt;0.000; short-diapause genotype: t-value=9.08, Df=26,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(t-value=0.91, Df=26,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the wandering day 10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w:t>
      </w:r>
      <w:r>
        <w:rPr>
          <w:color w:val="000000" w:themeColor="text1"/>
        </w:rPr>
        <w:t>of wandering for all diapause-programmed larvae occurred on day 10, but there is no data available for short-diapause larvae in deep-diapause on day 10. However, comparing CO2 production on days 9 and 11 show no significant difference in metabolic 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w:t>
      </w:r>
      <w:r w:rsidRPr="006F5AD1">
        <w:rPr>
          <w:color w:val="000000" w:themeColor="text1"/>
        </w:rPr>
        <w:lastRenderedPageBreak/>
        <w: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proofErr w:type="gramStart"/>
      <w:r w:rsidRPr="006F5AD1">
        <w:rPr>
          <w:color w:val="000000" w:themeColor="text1"/>
        </w:rPr>
        <w:tab/>
        <w:t xml:space="preserve">  Experiment</w:t>
      </w:r>
      <w:proofErr w:type="gramEnd"/>
      <w:r w:rsidRPr="006F5AD1">
        <w:rPr>
          <w:color w:val="000000" w:themeColor="text1"/>
        </w:rPr>
        <w:t xml:space="preserve">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2934209B"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4003D22B"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Df=16.7,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p-value&lt;0.000)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3D1900E0"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 xml:space="preserve">I found, </w:t>
      </w:r>
      <w:r w:rsidR="009F76B2">
        <w:rPr>
          <w:color w:val="000000" w:themeColor="text1"/>
        </w:rPr>
        <w:t xml:space="preserve">European corn borers </w:t>
      </w:r>
      <w:r w:rsidR="00683FE6">
        <w:rPr>
          <w:color w:val="000000" w:themeColor="text1"/>
        </w:rPr>
        <w:t xml:space="preserve">preparing for diapause </w:t>
      </w:r>
      <w:r w:rsidR="009F76B2">
        <w:rPr>
          <w:color w:val="000000" w:themeColor="text1"/>
        </w:rPr>
        <w:t xml:space="preserve">were shown to </w:t>
      </w:r>
      <w:r w:rsidR="00683FE6">
        <w:rPr>
          <w:color w:val="000000" w:themeColor="text1"/>
        </w:rPr>
        <w:t xml:space="preserve">have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expressed a shallow-diapause and a deep-diapause phenotype. </w:t>
      </w:r>
      <w:del w:id="41" w:author="Brown,James T" w:date="2019-02-28T12:43:00Z">
        <w:r w:rsidR="00FD72A7" w:rsidRPr="00AB6EF8" w:rsidDel="00A471E7">
          <w:rPr>
            <w:color w:val="000000" w:themeColor="text1"/>
          </w:rPr>
          <w:delText xml:space="preserve">I </w:delText>
        </w:r>
        <w:r w:rsidR="00020273" w:rsidDel="00A471E7">
          <w:rPr>
            <w:color w:val="000000" w:themeColor="text1"/>
          </w:rPr>
          <w:delText>found</w:delText>
        </w:r>
        <w:r w:rsidR="00020273" w:rsidRPr="00AB6EF8" w:rsidDel="00A471E7">
          <w:rPr>
            <w:color w:val="000000" w:themeColor="text1"/>
          </w:rPr>
          <w:delText xml:space="preserve"> </w:delText>
        </w:r>
        <w:r w:rsidR="00A528DB" w:rsidDel="00A471E7">
          <w:rPr>
            <w:color w:val="000000" w:themeColor="text1"/>
          </w:rPr>
          <w:delText>d</w:delText>
        </w:r>
      </w:del>
      <w:ins w:id="42" w:author="Brown,James T" w:date="2019-02-28T12:43:00Z">
        <w:r w:rsidR="00A471E7">
          <w:rPr>
            <w:color w:val="000000" w:themeColor="text1"/>
          </w:rPr>
          <w:t>D</w:t>
        </w:r>
      </w:ins>
      <w:r w:rsidR="00A528DB">
        <w:rPr>
          <w:color w:val="000000" w:themeColor="text1"/>
        </w:rPr>
        <w:t xml:space="preserve">iapause length was </w:t>
      </w:r>
      <w:ins w:id="43" w:author="Brown,James T" w:date="2019-02-28T12:43:00Z">
        <w:r w:rsidR="00A471E7">
          <w:rPr>
            <w:color w:val="000000" w:themeColor="text1"/>
          </w:rPr>
          <w:t xml:space="preserve">also </w:t>
        </w:r>
      </w:ins>
      <w:r w:rsidR="00A528DB">
        <w:rPr>
          <w:color w:val="000000" w:themeColor="text1"/>
        </w:rPr>
        <w:t xml:space="preserve">associated with differences in </w:t>
      </w:r>
      <w:del w:id="44" w:author="Brown,James T" w:date="2019-02-28T12:49:00Z">
        <w:r w:rsidR="00A528DB" w:rsidDel="002822F0">
          <w:rPr>
            <w:color w:val="000000" w:themeColor="text1"/>
          </w:rPr>
          <w:delText xml:space="preserve">nutrition </w:delText>
        </w:r>
      </w:del>
      <w:ins w:id="45" w:author="Brown,James T" w:date="2019-02-28T12:49:00Z">
        <w:r w:rsidR="002822F0">
          <w:rPr>
            <w:color w:val="000000" w:themeColor="text1"/>
          </w:rPr>
          <w:t xml:space="preserve">lean mass and lipid mass </w:t>
        </w:r>
      </w:ins>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5CB182C3" w14:textId="77777777" w:rsidR="00AE4FA4" w:rsidRDefault="00D27C9E" w:rsidP="00AE4FA4">
      <w:pPr>
        <w:spacing w:line="480" w:lineRule="auto"/>
        <w:ind w:left="-15" w:right="90" w:firstLine="468"/>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diapause 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46"/>
      <w:commentRangeStart w:id="47"/>
      <w:r w:rsidR="00495008" w:rsidRPr="001A3D3B">
        <w:rPr>
          <w:color w:val="000000" w:themeColor="text1"/>
        </w:rPr>
        <w:t>T</w:t>
      </w:r>
      <w:r w:rsidR="00271B96" w:rsidRPr="001A3D3B">
        <w:rPr>
          <w:color w:val="000000" w:themeColor="text1"/>
        </w:rPr>
        <w:t xml:space="preserve">he </w:t>
      </w:r>
      <w:r w:rsidR="00271B96" w:rsidRPr="001A3D3B">
        <w:rPr>
          <w:color w:val="000000" w:themeColor="text1"/>
        </w:rPr>
        <w:lastRenderedPageBreak/>
        <w:t xml:space="preserve">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46"/>
      <w:r w:rsidR="001A3D3B">
        <w:rPr>
          <w:rStyle w:val="CommentReference"/>
        </w:rPr>
        <w:commentReference w:id="46"/>
      </w:r>
      <w:commentRangeEnd w:id="47"/>
      <w:r w:rsidR="00AE4FA4">
        <w:rPr>
          <w:rStyle w:val="CommentReference"/>
        </w:rPr>
        <w:commentReference w:id="47"/>
      </w:r>
      <w:r w:rsidR="00AE4FA4" w:rsidRPr="00AE4FA4">
        <w:rPr>
          <w:color w:val="000000" w:themeColor="text1"/>
        </w:rPr>
        <w:t xml:space="preserve"> </w:t>
      </w:r>
    </w:p>
    <w:p w14:paraId="20F248C9" w14:textId="77777777" w:rsidR="00062423" w:rsidRDefault="00AE4FA4" w:rsidP="00AE4FA4">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w:t>
      </w:r>
      <w:proofErr w:type="gramStart"/>
      <w:r w:rsidRPr="009963D9">
        <w:rPr>
          <w:color w:val="000000" w:themeColor="text1"/>
        </w:rPr>
        <w:t>a number of</w:t>
      </w:r>
      <w:proofErr w:type="gramEnd"/>
      <w:r w:rsidRPr="009963D9">
        <w:rPr>
          <w:color w:val="000000" w:themeColor="text1"/>
        </w:rPr>
        <w:t xml:space="preserve"> taxa (Adkisson et al., 1963; Mitchell and Briegel, 1989</w:t>
      </w:r>
      <w:r>
        <w:rPr>
          <w:color w:val="000000" w:themeColor="text1"/>
        </w:rPr>
        <w:t>; Hahn and Denlinger, 2007</w:t>
      </w:r>
      <w:r w:rsidRPr="009963D9">
        <w:rPr>
          <w:color w:val="000000" w:themeColor="text1"/>
        </w:rPr>
        <w:t>).</w:t>
      </w:r>
      <w:r>
        <w:rPr>
          <w:color w:val="000000" w:themeColor="text1"/>
        </w:rPr>
        <w:t xml:space="preserve"> </w:t>
      </w:r>
      <w:r w:rsidR="00445BE1"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00445BE1"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00445BE1"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00445BE1" w:rsidRPr="00365AF1">
        <w:rPr>
          <w:color w:val="000000" w:themeColor="text1"/>
        </w:rPr>
        <w:t xml:space="preserve">Taken together, the results from Vukašinović et al. (2013) and my current study </w:t>
      </w:r>
      <w:r>
        <w:rPr>
          <w:color w:val="000000" w:themeColor="text1"/>
        </w:rPr>
        <w:t>show</w:t>
      </w:r>
      <w:r w:rsidR="00062423" w:rsidRPr="00365AF1">
        <w:rPr>
          <w:color w:val="000000" w:themeColor="text1"/>
        </w:rPr>
        <w:t xml:space="preserve">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p>
    <w:p w14:paraId="09DF079D" w14:textId="1C7870EE" w:rsidR="006F58EA" w:rsidRPr="004F09C9" w:rsidRDefault="005D26C6" w:rsidP="00AE4FA4">
      <w:pPr>
        <w:spacing w:line="480" w:lineRule="auto"/>
        <w:ind w:left="-15" w:right="90" w:firstLine="468"/>
        <w:rPr>
          <w:color w:val="000000" w:themeColor="text1"/>
        </w:rPr>
      </w:pPr>
      <w:r>
        <w:rPr>
          <w:color w:val="000000" w:themeColor="text1"/>
        </w:rPr>
        <w:t>L</w:t>
      </w:r>
      <w:r w:rsidR="004A6B48">
        <w:rPr>
          <w:color w:val="000000" w:themeColor="text1"/>
        </w:rPr>
        <w:t>ipid</w:t>
      </w:r>
      <w:r>
        <w:rPr>
          <w:color w:val="000000" w:themeColor="text1"/>
        </w:rPr>
        <w:t xml:space="preserve"> storage among </w:t>
      </w:r>
      <w:r w:rsidR="004A6B48">
        <w:rPr>
          <w:color w:val="000000" w:themeColor="text1"/>
        </w:rPr>
        <w:t>insects</w:t>
      </w:r>
      <w:r w:rsidR="00D27C9E" w:rsidRPr="004F09C9">
        <w:rPr>
          <w:color w:val="000000" w:themeColor="text1"/>
        </w:rPr>
        <w:t xml:space="preserve"> prepar</w:t>
      </w:r>
      <w:r w:rsidR="004A6B48">
        <w:rPr>
          <w:color w:val="000000" w:themeColor="text1"/>
        </w:rPr>
        <w:t>ing</w:t>
      </w:r>
      <w:r w:rsidR="00D27C9E" w:rsidRPr="004F09C9">
        <w:rPr>
          <w:color w:val="000000" w:themeColor="text1"/>
        </w:rPr>
        <w:t xml:space="preserve"> for diapause may be compromised by </w:t>
      </w:r>
      <w:r>
        <w:rPr>
          <w:color w:val="000000" w:themeColor="text1"/>
        </w:rPr>
        <w:t>as</w:t>
      </w:r>
      <w:r w:rsidRPr="004F09C9">
        <w:rPr>
          <w:color w:val="000000" w:themeColor="text1"/>
        </w:rPr>
        <w:t xml:space="preserve"> </w:t>
      </w:r>
      <w:r>
        <w:rPr>
          <w:color w:val="000000" w:themeColor="text1"/>
        </w:rPr>
        <w:t xml:space="preserve">warmer </w:t>
      </w:r>
      <w:r w:rsidRPr="004F09C9">
        <w:rPr>
          <w:color w:val="000000" w:themeColor="text1"/>
        </w:rPr>
        <w:t>fall temperatures increase</w:t>
      </w:r>
      <w:r>
        <w:rPr>
          <w:color w:val="000000" w:themeColor="text1"/>
        </w:rPr>
        <w:t xml:space="preserve"> the amount of energy insects need to fuel their higher </w:t>
      </w:r>
      <w:r w:rsidR="00D27C9E" w:rsidRPr="004F09C9">
        <w:rPr>
          <w:color w:val="000000" w:themeColor="text1"/>
        </w:rPr>
        <w:t xml:space="preserve">metabolic rates. Similarly, warmer temperatures during diapause in winter could prematurely drain stored energy causing insects to die during diapause or come out of diapause the next spring without </w:t>
      </w:r>
      <w:proofErr w:type="gramStart"/>
      <w:r w:rsidR="00D27C9E" w:rsidRPr="004F09C9">
        <w:rPr>
          <w:color w:val="000000" w:themeColor="text1"/>
        </w:rPr>
        <w:t>sufficient</w:t>
      </w:r>
      <w:proofErr w:type="gramEnd"/>
      <w:r w:rsidR="00D27C9E" w:rsidRPr="004F09C9">
        <w:rPr>
          <w:color w:val="000000" w:themeColor="text1"/>
        </w:rPr>
        <w:t xml:space="preserve"> reserves to restart their lifecycle, including </w:t>
      </w:r>
      <w:r w:rsidR="00676EC3">
        <w:rPr>
          <w:color w:val="000000" w:themeColor="text1"/>
        </w:rPr>
        <w:t xml:space="preserve">enough to support </w:t>
      </w:r>
      <w:r w:rsidR="00D27C9E" w:rsidRPr="004F09C9">
        <w:rPr>
          <w:color w:val="000000" w:themeColor="text1"/>
        </w:rPr>
        <w:t>dispersing, mating, and reproducing.</w:t>
      </w:r>
    </w:p>
    <w:p w14:paraId="4C33B52D" w14:textId="1B17B204" w:rsidR="00BE155D" w:rsidDel="00AF1E9F" w:rsidRDefault="00D27C9E" w:rsidP="00DA52FB">
      <w:pPr>
        <w:spacing w:line="480" w:lineRule="auto"/>
        <w:ind w:left="-15" w:right="90" w:firstLine="468"/>
        <w:rPr>
          <w:del w:id="48" w:author="Brown,James T" w:date="2019-02-28T12:19:00Z"/>
          <w:color w:val="000000" w:themeColor="text1"/>
        </w:rPr>
      </w:pPr>
      <w:r w:rsidRPr="004F09C9">
        <w:rPr>
          <w:color w:val="000000" w:themeColor="text1"/>
        </w:rPr>
        <w:lastRenderedPageBreak/>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w:t>
      </w:r>
    </w:p>
    <w:p w14:paraId="76BA6074" w14:textId="77777777" w:rsidR="006F58EA" w:rsidRPr="004F09C9" w:rsidRDefault="00D27C9E" w:rsidP="00AF1E9F">
      <w:pPr>
        <w:spacing w:line="480" w:lineRule="auto"/>
        <w:ind w:left="-15" w:right="90" w:firstLine="468"/>
        <w:rPr>
          <w:color w:val="000000" w:themeColor="text1"/>
        </w:rPr>
      </w:pPr>
      <w:commentRangeStart w:id="49"/>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commentRangeEnd w:id="49"/>
      <w:r w:rsidR="00676EC3">
        <w:rPr>
          <w:rStyle w:val="CommentReference"/>
        </w:rPr>
        <w:commentReference w:id="49"/>
      </w:r>
    </w:p>
    <w:p w14:paraId="67132B90" w14:textId="77777777" w:rsidR="006F58EA"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 xml:space="preserve">access to longer growing </w:t>
      </w:r>
      <w:proofErr w:type="gramStart"/>
      <w:r w:rsidRPr="004F09C9">
        <w:rPr>
          <w:color w:val="000000" w:themeColor="text1"/>
        </w:rPr>
        <w:t>seasons</w:t>
      </w:r>
      <w:r w:rsidR="00AE4FA4">
        <w:rPr>
          <w:color w:val="000000" w:themeColor="text1"/>
        </w:rPr>
        <w:t xml:space="preserve"> </w:t>
      </w:r>
      <w:r w:rsidRPr="004F09C9">
        <w:rPr>
          <w:color w:val="000000" w:themeColor="text1"/>
        </w:rPr>
        <w:t>.</w:t>
      </w:r>
      <w:proofErr w:type="gramEnd"/>
      <w:r w:rsidRPr="004F09C9">
        <w:rPr>
          <w:color w:val="000000" w:themeColor="text1"/>
        </w:rPr>
        <w:t xml:space="preserve"> Researchers monitored the critical photoperiod of pitcher plant </w:t>
      </w:r>
      <w:r w:rsidRPr="004F09C9">
        <w:rPr>
          <w:color w:val="000000" w:themeColor="text1"/>
        </w:rPr>
        <w:lastRenderedPageBreak/>
        <w:t>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p>
    <w:p w14:paraId="657B23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3FFBBD14"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37917392" w14:textId="14799DA6"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was shorted by </w:t>
      </w:r>
      <w:commentRangeStart w:id="50"/>
      <w:r w:rsidRPr="004F09C9">
        <w:rPr>
          <w:color w:val="000000" w:themeColor="text1"/>
        </w:rPr>
        <w:t xml:space="preserve">8 minutes compared to larvae collected in 1988 </w:t>
      </w:r>
      <w:commentRangeEnd w:id="50"/>
      <w:r w:rsidR="00CD4C44">
        <w:rPr>
          <w:rStyle w:val="CommentReference"/>
        </w:rPr>
        <w:commentReference w:id="50"/>
      </w:r>
      <w:r w:rsidRPr="004F09C9">
        <w:rPr>
          <w:color w:val="000000" w:themeColor="text1"/>
        </w:rPr>
        <w:t xml:space="preserve">(Gomi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w:t>
      </w:r>
      <w:r w:rsidRPr="004F09C9">
        <w:rPr>
          <w:color w:val="000000" w:themeColor="text1"/>
        </w:rPr>
        <w:lastRenderedPageBreak/>
        <w:t>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501F2339"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48DFB6F8"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w:t>
      </w:r>
      <w:r w:rsidRPr="004F09C9">
        <w:rPr>
          <w:color w:val="000000" w:themeColor="text1"/>
        </w:rPr>
        <w:lastRenderedPageBreak/>
        <w:t>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(Ikten et al., 2011; McLeod and Beck, 1963). The long-diapause larvae in these regions that avoid diapause could eventually eclose as adults and produce an additional generation of herbivorous larvae.</w:t>
      </w:r>
    </w:p>
    <w:p w14:paraId="1A1616CB" w14:textId="01BEEB53"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w:t>
      </w:r>
      <w:commentRangeStart w:id="51"/>
      <w:r w:rsidRPr="00B134B2">
        <w:rPr>
          <w:color w:val="000000" w:themeColor="text1"/>
        </w:rPr>
        <w:t>is imperative.</w:t>
      </w:r>
      <w:commentRangeEnd w:id="51"/>
      <w:r w:rsidR="00B16CAF">
        <w:rPr>
          <w:rStyle w:val="CommentReference"/>
        </w:rPr>
        <w:commentReference w:id="51"/>
      </w:r>
    </w:p>
    <w:p w14:paraId="5C752E4E" w14:textId="77777777" w:rsidR="009D38F1" w:rsidRDefault="009D38F1" w:rsidP="00CE5B15">
      <w:pPr>
        <w:spacing w:line="480" w:lineRule="auto"/>
        <w:ind w:left="-15" w:right="90" w:firstLine="468"/>
        <w:rPr>
          <w:color w:val="000000" w:themeColor="text1"/>
        </w:rPr>
      </w:pPr>
    </w:p>
    <w:p w14:paraId="167E47E5" w14:textId="77777777" w:rsidR="008262F8" w:rsidRDefault="008262F8" w:rsidP="00CE5B15">
      <w:pPr>
        <w:spacing w:line="480" w:lineRule="auto"/>
        <w:ind w:left="-15" w:right="90" w:firstLine="468"/>
        <w:rPr>
          <w:color w:val="000000" w:themeColor="text1"/>
        </w:rPr>
      </w:pPr>
    </w:p>
    <w:p w14:paraId="0598E2B4" w14:textId="77777777" w:rsidR="008262F8" w:rsidRDefault="008262F8" w:rsidP="00CE5B15">
      <w:pPr>
        <w:spacing w:line="480" w:lineRule="auto"/>
        <w:ind w:left="-15" w:right="90" w:firstLine="468"/>
        <w:rPr>
          <w:color w:val="000000" w:themeColor="text1"/>
        </w:rPr>
      </w:pPr>
    </w:p>
    <w:p w14:paraId="429C3E8F" w14:textId="4EFCD6AD" w:rsidR="00350BD0" w:rsidRDefault="00350BD0">
      <w:pPr>
        <w:spacing w:after="227" w:line="259" w:lineRule="auto"/>
        <w:ind w:left="0" w:firstLine="0"/>
        <w:rPr>
          <w:color w:val="000000" w:themeColor="text1"/>
        </w:rPr>
      </w:pP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5FCA79D" w14:textId="55972E5A"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52"/>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52"/>
      <w:r>
        <w:rPr>
          <w:rStyle w:val="CommentReference"/>
        </w:rPr>
        <w:commentReference w:id="52"/>
      </w:r>
      <w:r w:rsidRPr="004F09C9">
        <w:rPr>
          <w:color w:val="000000" w:themeColor="text1"/>
        </w:rPr>
        <w:t xml:space="preserve">When reared in non-diapause conditions (A), wet mass peaked in short-diapause genotype larvae (red) 3 days after eclosing into the last larval instar and long-diapause genotype larvae (blue) </w:t>
      </w:r>
      <w:r w:rsidRPr="004F09C9">
        <w:rPr>
          <w:color w:val="000000" w:themeColor="text1"/>
        </w:rPr>
        <w:lastRenderedPageBreak/>
        <w:t>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43BC06BA" w14:textId="32D044F4" w:rsidR="006F58EA" w:rsidRPr="004F09C9" w:rsidRDefault="006F58EA">
      <w:pPr>
        <w:spacing w:line="238" w:lineRule="auto"/>
        <w:ind w:left="1178" w:right="90"/>
        <w:rPr>
          <w:color w:val="000000" w:themeColor="text1"/>
        </w:rPr>
      </w:pP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70216104" w14:textId="23DA1B13"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 xml:space="preserve">production compared between short-diapause genotype larvae reared in diapause programming conditions (pink) and non-diapause </w:t>
      </w:r>
      <w:r w:rsidRPr="004F09C9">
        <w:rPr>
          <w:color w:val="000000" w:themeColor="text1"/>
        </w:rPr>
        <w:lastRenderedPageBreak/>
        <w:t>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35CC93DB" w14:textId="3558636F"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 xml:space="preserve">production comparison between the long-diapause genotype (blue) and the short-diapause genotype (red) in non-diapause conditions. </w:t>
      </w:r>
      <w:r w:rsidRPr="004F09C9">
        <w:rPr>
          <w:color w:val="000000" w:themeColor="text1"/>
        </w:rPr>
        <w:lastRenderedPageBreak/>
        <w:t>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4B2FD8F0" w14:textId="4A4E4C5E"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365EFA12" w14:textId="26C02300" w:rsidR="006F58EA" w:rsidRDefault="006F58EA">
      <w:pPr>
        <w:spacing w:line="251" w:lineRule="auto"/>
        <w:ind w:left="1153" w:right="90" w:hanging="1168"/>
        <w:rPr>
          <w:color w:val="000000" w:themeColor="text1"/>
        </w:rPr>
      </w:pPr>
    </w:p>
    <w:p w14:paraId="03FB88D7" w14:textId="77777777" w:rsidR="00B13321" w:rsidRPr="004F09C9" w:rsidRDefault="00B13321">
      <w:pPr>
        <w:spacing w:line="251" w:lineRule="auto"/>
        <w:ind w:left="1153" w:right="90" w:hanging="1168"/>
        <w:rPr>
          <w:color w:val="000000" w:themeColor="text1"/>
        </w:rPr>
      </w:pP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0CBF2A5B" w14:textId="60B1AD3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31CBD252" w14:textId="62343E14"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t-value -45.82, Df= 3381, p-value&lt;0.000</w:t>
      </w:r>
      <w:r w:rsidR="00E634D0">
        <w:rPr>
          <w:color w:val="000000" w:themeColor="text1"/>
        </w:rPr>
        <w:t>)</w:t>
      </w:r>
      <w:commentRangeStart w:id="53"/>
      <w:r w:rsidR="002841A6">
        <w:rPr>
          <w:color w:val="000000" w:themeColor="text1"/>
        </w:rPr>
        <w:t>.</w:t>
      </w:r>
      <w:commentRangeEnd w:id="53"/>
      <w:r>
        <w:rPr>
          <w:rStyle w:val="CommentReference"/>
        </w:rPr>
        <w:commentReference w:id="53"/>
      </w:r>
      <w:r w:rsidR="003224B7">
        <w:rPr>
          <w:color w:val="000000" w:themeColor="text1"/>
        </w:rPr>
        <w:t xml:space="preserve">  </w:t>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5679927A" w14:textId="55A468CE"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w:t>
      </w:r>
      <w:proofErr w:type="gramStart"/>
      <w:r w:rsidR="00B71FB5" w:rsidRPr="004F09C9">
        <w:rPr>
          <w:color w:val="000000" w:themeColor="text1"/>
        </w:rPr>
        <w:t>represent</w:t>
      </w:r>
      <w:proofErr w:type="gramEnd"/>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p>
    <w:p w14:paraId="4E113A98" w14:textId="73DEB8E4"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ffected by diapause genotype (t-value=4.74, Df=16.7,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77777777" w:rsidR="00206B10" w:rsidRDefault="00206B10">
      <w:pPr>
        <w:spacing w:line="259" w:lineRule="auto"/>
        <w:ind w:left="1076" w:right="90" w:hanging="1091"/>
        <w:rPr>
          <w:color w:val="000000" w:themeColor="text1"/>
        </w:rPr>
      </w:pPr>
    </w:p>
    <w:p w14:paraId="780201D5" w14:textId="77777777" w:rsidR="00206B10" w:rsidRDefault="00206B10">
      <w:pPr>
        <w:spacing w:line="259" w:lineRule="auto"/>
        <w:ind w:left="1076" w:right="90" w:hanging="1091"/>
        <w:rPr>
          <w:color w:val="000000" w:themeColor="text1"/>
        </w:rPr>
      </w:pPr>
    </w:p>
    <w:p w14:paraId="000D3B9F" w14:textId="77777777" w:rsidR="00206B10" w:rsidRDefault="00206B10">
      <w:pPr>
        <w:spacing w:line="259" w:lineRule="auto"/>
        <w:ind w:left="1076" w:right="90" w:hanging="1091"/>
        <w:rPr>
          <w:color w:val="000000" w:themeColor="text1"/>
        </w:rPr>
      </w:pPr>
    </w:p>
    <w:p w14:paraId="16B50454" w14:textId="77777777" w:rsidR="00206B10" w:rsidRDefault="00206B10">
      <w:pPr>
        <w:spacing w:line="259" w:lineRule="auto"/>
        <w:ind w:left="1076" w:right="90" w:hanging="1091"/>
        <w:rPr>
          <w:color w:val="000000" w:themeColor="text1"/>
        </w:rPr>
      </w:pPr>
    </w:p>
    <w:p w14:paraId="3973BB85" w14:textId="77777777" w:rsidR="00206B10" w:rsidRDefault="00206B10">
      <w:pPr>
        <w:spacing w:line="259" w:lineRule="auto"/>
        <w:ind w:left="1076" w:right="90" w:hanging="1091"/>
        <w:rPr>
          <w:color w:val="000000" w:themeColor="text1"/>
        </w:rPr>
      </w:pPr>
    </w:p>
    <w:p w14:paraId="27EDBCDF" w14:textId="77777777" w:rsidR="00206B10" w:rsidRDefault="00206B10">
      <w:pPr>
        <w:spacing w:line="259" w:lineRule="auto"/>
        <w:ind w:left="1076" w:right="90" w:hanging="1091"/>
        <w:rPr>
          <w:color w:val="000000" w:themeColor="text1"/>
        </w:rPr>
      </w:pPr>
    </w:p>
    <w:p w14:paraId="66737952" w14:textId="77777777" w:rsidR="00206B10" w:rsidRDefault="00206B10">
      <w:pPr>
        <w:spacing w:line="259" w:lineRule="auto"/>
        <w:ind w:left="1076" w:right="90" w:hanging="1091"/>
        <w:rPr>
          <w:color w:val="000000" w:themeColor="text1"/>
        </w:rPr>
      </w:pPr>
    </w:p>
    <w:p w14:paraId="77023579" w14:textId="77777777" w:rsidR="00206B10" w:rsidRDefault="00206B10">
      <w:pPr>
        <w:spacing w:line="259" w:lineRule="auto"/>
        <w:ind w:left="1076" w:right="90" w:hanging="1091"/>
        <w:rPr>
          <w:color w:val="000000" w:themeColor="text1"/>
        </w:rPr>
      </w:pPr>
    </w:p>
    <w:p w14:paraId="2ACA585F" w14:textId="77777777" w:rsidR="00206B10" w:rsidRDefault="00206B10">
      <w:pPr>
        <w:spacing w:line="259" w:lineRule="auto"/>
        <w:ind w:left="1076" w:right="90" w:hanging="1091"/>
        <w:rPr>
          <w:color w:val="000000" w:themeColor="text1"/>
        </w:rPr>
      </w:pPr>
    </w:p>
    <w:p w14:paraId="2FAD0044" w14:textId="77777777" w:rsidR="00206B10" w:rsidRDefault="00206B10">
      <w:pPr>
        <w:spacing w:line="259" w:lineRule="auto"/>
        <w:ind w:left="1076" w:right="90" w:hanging="1091"/>
        <w:rPr>
          <w:color w:val="000000" w:themeColor="text1"/>
        </w:rPr>
      </w:pPr>
    </w:p>
    <w:p w14:paraId="1AEFFCAF" w14:textId="77777777" w:rsidR="00206B10" w:rsidRDefault="00206B10">
      <w:pPr>
        <w:spacing w:line="259" w:lineRule="auto"/>
        <w:ind w:left="1076" w:right="90" w:hanging="1091"/>
        <w:rPr>
          <w:color w:val="000000" w:themeColor="text1"/>
        </w:rPr>
      </w:pPr>
    </w:p>
    <w:p w14:paraId="03BD8019" w14:textId="77777777" w:rsidR="00206B10" w:rsidRDefault="00206B10">
      <w:pPr>
        <w:spacing w:line="259" w:lineRule="auto"/>
        <w:ind w:left="1076" w:right="90" w:hanging="1091"/>
        <w:rPr>
          <w:color w:val="000000" w:themeColor="text1"/>
        </w:rPr>
      </w:pPr>
    </w:p>
    <w:p w14:paraId="17E7ED3E" w14:textId="77777777" w:rsidR="00206B10" w:rsidRDefault="00206B10">
      <w:pPr>
        <w:spacing w:line="259" w:lineRule="auto"/>
        <w:ind w:left="1076" w:right="90" w:hanging="1091"/>
        <w:rPr>
          <w:color w:val="000000" w:themeColor="text1"/>
        </w:rPr>
      </w:pPr>
    </w:p>
    <w:p w14:paraId="378512CE" w14:textId="77777777" w:rsidR="00206B10" w:rsidRDefault="00206B10">
      <w:pPr>
        <w:spacing w:line="259" w:lineRule="auto"/>
        <w:ind w:left="1076" w:right="90" w:hanging="1091"/>
        <w:rPr>
          <w:color w:val="000000" w:themeColor="text1"/>
        </w:rPr>
      </w:pPr>
    </w:p>
    <w:p w14:paraId="072F33EB" w14:textId="77777777" w:rsidR="00206B10" w:rsidRDefault="00206B10">
      <w:pPr>
        <w:spacing w:line="259" w:lineRule="auto"/>
        <w:ind w:left="1076" w:right="90" w:hanging="1091"/>
        <w:rPr>
          <w:color w:val="000000" w:themeColor="text1"/>
        </w:rPr>
      </w:pPr>
    </w:p>
    <w:p w14:paraId="38E771FF" w14:textId="77777777" w:rsidR="00206B10" w:rsidRDefault="00206B10">
      <w:pPr>
        <w:spacing w:line="259" w:lineRule="auto"/>
        <w:ind w:left="1076" w:right="90" w:hanging="1091"/>
        <w:rPr>
          <w:color w:val="000000" w:themeColor="text1"/>
        </w:rPr>
      </w:pPr>
    </w:p>
    <w:p w14:paraId="220D233F" w14:textId="77777777" w:rsidR="00206B10" w:rsidRDefault="00206B10">
      <w:pPr>
        <w:spacing w:line="259" w:lineRule="auto"/>
        <w:ind w:left="1076" w:right="90" w:hanging="1091"/>
        <w:rPr>
          <w:color w:val="000000" w:themeColor="text1"/>
        </w:rPr>
      </w:pPr>
    </w:p>
    <w:p w14:paraId="6D0DF908" w14:textId="77777777" w:rsidR="00206B10" w:rsidRDefault="00206B10">
      <w:pPr>
        <w:spacing w:line="259" w:lineRule="auto"/>
        <w:ind w:left="1076" w:right="90" w:hanging="1091"/>
        <w:rPr>
          <w:color w:val="000000" w:themeColor="text1"/>
        </w:rPr>
      </w:pPr>
    </w:p>
    <w:p w14:paraId="4C179D3E" w14:textId="77777777" w:rsidR="00206B10" w:rsidRDefault="00206B10">
      <w:pPr>
        <w:spacing w:line="259" w:lineRule="auto"/>
        <w:ind w:left="1076" w:right="90" w:hanging="1091"/>
        <w:rPr>
          <w:color w:val="000000" w:themeColor="text1"/>
        </w:rPr>
      </w:pPr>
    </w:p>
    <w:p w14:paraId="40F83EBF" w14:textId="77777777" w:rsidR="00206B10" w:rsidRDefault="00206B10">
      <w:pPr>
        <w:spacing w:line="259" w:lineRule="auto"/>
        <w:ind w:left="1076" w:right="90" w:hanging="1091"/>
        <w:rPr>
          <w:color w:val="000000" w:themeColor="text1"/>
        </w:rPr>
      </w:pPr>
    </w:p>
    <w:p w14:paraId="0E8BFC75" w14:textId="77777777" w:rsidR="00206B10" w:rsidRDefault="00206B10">
      <w:pPr>
        <w:spacing w:line="259" w:lineRule="auto"/>
        <w:ind w:left="1076" w:right="90" w:hanging="1091"/>
        <w:rPr>
          <w:color w:val="000000" w:themeColor="text1"/>
        </w:rPr>
      </w:pPr>
    </w:p>
    <w:p w14:paraId="2B60CA87" w14:textId="77777777" w:rsidR="00206B10" w:rsidRDefault="00206B10">
      <w:pPr>
        <w:spacing w:line="259" w:lineRule="auto"/>
        <w:ind w:left="1076" w:right="90" w:hanging="1091"/>
        <w:rPr>
          <w:color w:val="000000" w:themeColor="text1"/>
        </w:rPr>
      </w:pPr>
    </w:p>
    <w:p w14:paraId="3B467575" w14:textId="77777777" w:rsidR="00206B10" w:rsidRDefault="00206B10">
      <w:pPr>
        <w:spacing w:line="259" w:lineRule="auto"/>
        <w:ind w:left="1076" w:right="90" w:hanging="1091"/>
        <w:rPr>
          <w:color w:val="000000" w:themeColor="text1"/>
        </w:rPr>
      </w:pP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77777777" w:rsidR="00206B10" w:rsidRDefault="00206B10">
      <w:pPr>
        <w:spacing w:line="259" w:lineRule="auto"/>
        <w:ind w:left="1076" w:right="90" w:hanging="1091"/>
        <w:rPr>
          <w:color w:val="000000" w:themeColor="text1"/>
        </w:rPr>
      </w:pPr>
    </w:p>
    <w:p w14:paraId="0A9DA288" w14:textId="77777777" w:rsidR="00206B10" w:rsidRDefault="00206B10">
      <w:pPr>
        <w:spacing w:line="259" w:lineRule="auto"/>
        <w:ind w:left="1076" w:right="90" w:hanging="1091"/>
        <w:rPr>
          <w:color w:val="000000" w:themeColor="text1"/>
        </w:rPr>
      </w:pPr>
    </w:p>
    <w:p w14:paraId="5C70F147" w14:textId="77777777" w:rsidR="00206B10" w:rsidRDefault="00206B10">
      <w:pPr>
        <w:spacing w:line="259" w:lineRule="auto"/>
        <w:ind w:left="1076" w:right="90" w:hanging="1091"/>
        <w:rPr>
          <w:color w:val="000000" w:themeColor="text1"/>
        </w:rPr>
      </w:pPr>
    </w:p>
    <w:p w14:paraId="73E521A2" w14:textId="77777777" w:rsidR="00206B10" w:rsidRDefault="00206B10">
      <w:pPr>
        <w:spacing w:line="259" w:lineRule="auto"/>
        <w:ind w:left="1076" w:right="90" w:hanging="1091"/>
        <w:rPr>
          <w:color w:val="000000" w:themeColor="text1"/>
        </w:rPr>
      </w:pPr>
    </w:p>
    <w:p w14:paraId="384832D2" w14:textId="77777777" w:rsidR="00206B10" w:rsidRDefault="00206B10">
      <w:pPr>
        <w:spacing w:line="259" w:lineRule="auto"/>
        <w:ind w:left="1076" w:right="90" w:hanging="1091"/>
        <w:rPr>
          <w:color w:val="000000" w:themeColor="text1"/>
        </w:rPr>
      </w:pPr>
    </w:p>
    <w:p w14:paraId="44D27C94" w14:textId="77777777" w:rsidR="00206B10" w:rsidRDefault="00206B10">
      <w:pPr>
        <w:spacing w:line="259" w:lineRule="auto"/>
        <w:ind w:left="1076" w:right="90" w:hanging="1091"/>
        <w:rPr>
          <w:color w:val="000000" w:themeColor="text1"/>
        </w:rPr>
      </w:pPr>
    </w:p>
    <w:p w14:paraId="5A020EE2" w14:textId="77777777" w:rsidR="00206B10" w:rsidRDefault="00206B10">
      <w:pPr>
        <w:spacing w:line="259" w:lineRule="auto"/>
        <w:ind w:left="1076" w:right="90" w:hanging="1091"/>
        <w:rPr>
          <w:color w:val="000000" w:themeColor="text1"/>
        </w:rPr>
      </w:pPr>
    </w:p>
    <w:p w14:paraId="1C01DB21" w14:textId="77777777" w:rsidR="00206B10" w:rsidRDefault="00206B10">
      <w:pPr>
        <w:spacing w:line="259" w:lineRule="auto"/>
        <w:ind w:left="1076" w:right="90" w:hanging="1091"/>
        <w:rPr>
          <w:color w:val="000000" w:themeColor="text1"/>
        </w:rPr>
      </w:pPr>
    </w:p>
    <w:p w14:paraId="0E405177" w14:textId="77777777" w:rsidR="00206B10" w:rsidRDefault="00206B10">
      <w:pPr>
        <w:spacing w:line="259" w:lineRule="auto"/>
        <w:ind w:left="1076" w:right="90" w:hanging="1091"/>
        <w:rPr>
          <w:color w:val="000000" w:themeColor="text1"/>
        </w:rPr>
      </w:pPr>
    </w:p>
    <w:p w14:paraId="5481F8DA" w14:textId="77777777" w:rsidR="00206B10" w:rsidRDefault="00206B10">
      <w:pPr>
        <w:spacing w:line="259" w:lineRule="auto"/>
        <w:ind w:left="1076" w:right="90" w:hanging="1091"/>
        <w:rPr>
          <w:color w:val="000000" w:themeColor="text1"/>
        </w:rPr>
      </w:pPr>
    </w:p>
    <w:p w14:paraId="1934ACFF" w14:textId="77777777" w:rsidR="00206B10" w:rsidRDefault="00206B10">
      <w:pPr>
        <w:spacing w:line="259" w:lineRule="auto"/>
        <w:ind w:left="1076" w:right="90" w:hanging="1091"/>
        <w:rPr>
          <w:color w:val="000000" w:themeColor="text1"/>
        </w:rPr>
      </w:pPr>
    </w:p>
    <w:p w14:paraId="14DD7866" w14:textId="77777777" w:rsidR="00206B10" w:rsidRDefault="00206B10">
      <w:pPr>
        <w:spacing w:line="259" w:lineRule="auto"/>
        <w:ind w:left="1076" w:right="90" w:hanging="1091"/>
        <w:rPr>
          <w:color w:val="000000" w:themeColor="text1"/>
        </w:rPr>
      </w:pPr>
    </w:p>
    <w:p w14:paraId="0F6098A8" w14:textId="77777777" w:rsidR="00206B10" w:rsidRDefault="00206B10">
      <w:pPr>
        <w:spacing w:line="259" w:lineRule="auto"/>
        <w:ind w:left="1076" w:right="90" w:hanging="1091"/>
        <w:rPr>
          <w:color w:val="000000" w:themeColor="text1"/>
        </w:rPr>
      </w:pPr>
    </w:p>
    <w:p w14:paraId="07CD0FF8" w14:textId="77777777" w:rsidR="00206B10" w:rsidRDefault="00206B10">
      <w:pPr>
        <w:spacing w:line="259" w:lineRule="auto"/>
        <w:ind w:left="1076" w:right="90" w:hanging="1091"/>
        <w:rPr>
          <w:color w:val="000000" w:themeColor="text1"/>
        </w:rPr>
      </w:pPr>
    </w:p>
    <w:p w14:paraId="60EA53A4" w14:textId="77777777" w:rsidR="00206B10" w:rsidRDefault="00206B10">
      <w:pPr>
        <w:spacing w:line="259" w:lineRule="auto"/>
        <w:ind w:left="1076" w:right="90" w:hanging="1091"/>
        <w:rPr>
          <w:color w:val="000000" w:themeColor="text1"/>
        </w:rPr>
      </w:pPr>
    </w:p>
    <w:p w14:paraId="18979D69" w14:textId="77777777" w:rsidR="00206B10" w:rsidRDefault="00206B10">
      <w:pPr>
        <w:spacing w:line="259" w:lineRule="auto"/>
        <w:ind w:left="1076" w:right="90" w:hanging="1091"/>
        <w:rPr>
          <w:color w:val="000000" w:themeColor="text1"/>
        </w:rPr>
      </w:pPr>
    </w:p>
    <w:p w14:paraId="0B7E8F07" w14:textId="77777777" w:rsidR="00206B10" w:rsidRDefault="00206B10">
      <w:pPr>
        <w:spacing w:line="259" w:lineRule="auto"/>
        <w:ind w:left="1076" w:right="90" w:hanging="1091"/>
        <w:rPr>
          <w:color w:val="000000" w:themeColor="text1"/>
        </w:rPr>
      </w:pPr>
    </w:p>
    <w:p w14:paraId="1141B6C5" w14:textId="77777777" w:rsidR="00206B10" w:rsidRDefault="00206B10">
      <w:pPr>
        <w:spacing w:line="259" w:lineRule="auto"/>
        <w:ind w:left="1076" w:right="90" w:hanging="1091"/>
        <w:rPr>
          <w:color w:val="000000" w:themeColor="text1"/>
        </w:rPr>
      </w:pPr>
    </w:p>
    <w:p w14:paraId="210D5206" w14:textId="77777777" w:rsidR="00206B10" w:rsidRDefault="00206B10">
      <w:pPr>
        <w:spacing w:line="259" w:lineRule="auto"/>
        <w:ind w:left="1076" w:right="90" w:hanging="1091"/>
        <w:rPr>
          <w:color w:val="000000" w:themeColor="text1"/>
        </w:rPr>
      </w:pPr>
    </w:p>
    <w:p w14:paraId="17107B56" w14:textId="77777777" w:rsidR="00206B10" w:rsidRDefault="00206B10">
      <w:pPr>
        <w:spacing w:line="259" w:lineRule="auto"/>
        <w:ind w:left="1076" w:right="90" w:hanging="1091"/>
        <w:rPr>
          <w:color w:val="000000" w:themeColor="text1"/>
        </w:rPr>
      </w:pPr>
    </w:p>
    <w:p w14:paraId="6E584CD5" w14:textId="77777777" w:rsidR="00206B10" w:rsidRDefault="00206B10">
      <w:pPr>
        <w:spacing w:line="259" w:lineRule="auto"/>
        <w:ind w:left="1076" w:right="90" w:hanging="1091"/>
        <w:rPr>
          <w:color w:val="000000" w:themeColor="text1"/>
        </w:rPr>
      </w:pPr>
    </w:p>
    <w:p w14:paraId="4C88893B" w14:textId="77777777" w:rsidR="00206B10" w:rsidRDefault="00206B10">
      <w:pPr>
        <w:spacing w:line="259" w:lineRule="auto"/>
        <w:ind w:left="1076" w:right="90" w:hanging="1091"/>
        <w:rPr>
          <w:color w:val="000000" w:themeColor="text1"/>
        </w:rPr>
      </w:pPr>
    </w:p>
    <w:p w14:paraId="2D056E08" w14:textId="77777777" w:rsidR="00206B10" w:rsidRDefault="00206B10">
      <w:pPr>
        <w:spacing w:line="259" w:lineRule="auto"/>
        <w:ind w:left="1076" w:right="90" w:hanging="1091"/>
        <w:rPr>
          <w:color w:val="000000" w:themeColor="text1"/>
        </w:rPr>
      </w:pPr>
    </w:p>
    <w:p w14:paraId="445AFB54" w14:textId="77777777" w:rsidR="00206B10" w:rsidRDefault="00206B10">
      <w:pPr>
        <w:spacing w:line="259" w:lineRule="auto"/>
        <w:ind w:left="1076" w:right="90" w:hanging="1091"/>
        <w:rPr>
          <w:color w:val="000000" w:themeColor="text1"/>
        </w:rPr>
      </w:pPr>
    </w:p>
    <w:p w14:paraId="716897DC" w14:textId="77777777" w:rsidR="00206B10" w:rsidRDefault="00206B10">
      <w:pPr>
        <w:spacing w:line="259" w:lineRule="auto"/>
        <w:ind w:left="1076" w:right="90" w:hanging="1091"/>
        <w:rPr>
          <w:color w:val="000000" w:themeColor="text1"/>
        </w:rPr>
      </w:pPr>
    </w:p>
    <w:p w14:paraId="5496C4A9" w14:textId="77777777" w:rsidR="00206B10" w:rsidRDefault="00206B10">
      <w:pPr>
        <w:spacing w:line="259" w:lineRule="auto"/>
        <w:ind w:left="1076" w:right="90" w:hanging="1091"/>
        <w:rPr>
          <w:color w:val="000000" w:themeColor="text1"/>
        </w:rPr>
      </w:pPr>
    </w:p>
    <w:p w14:paraId="37037D68" w14:textId="77777777" w:rsidR="00206B10" w:rsidRDefault="00206B10">
      <w:pPr>
        <w:spacing w:line="259" w:lineRule="auto"/>
        <w:ind w:left="1076" w:right="90" w:hanging="1091"/>
        <w:rPr>
          <w:color w:val="000000" w:themeColor="text1"/>
        </w:rPr>
      </w:pPr>
    </w:p>
    <w:p w14:paraId="1BEEDBD8" w14:textId="77777777" w:rsidR="00206B10" w:rsidRDefault="00206B10">
      <w:pPr>
        <w:spacing w:line="259" w:lineRule="auto"/>
        <w:ind w:left="1076" w:right="90" w:hanging="1091"/>
        <w:rPr>
          <w:color w:val="000000" w:themeColor="text1"/>
        </w:rPr>
      </w:pPr>
    </w:p>
    <w:p w14:paraId="3574B7E0" w14:textId="77777777" w:rsidR="00206B10" w:rsidRDefault="00206B10">
      <w:pPr>
        <w:spacing w:line="259" w:lineRule="auto"/>
        <w:ind w:left="1076" w:right="90" w:hanging="1091"/>
        <w:rPr>
          <w:color w:val="000000" w:themeColor="text1"/>
        </w:rPr>
      </w:pPr>
    </w:p>
    <w:p w14:paraId="59BECE03" w14:textId="77777777" w:rsidR="00206B10" w:rsidRDefault="00206B10">
      <w:pPr>
        <w:spacing w:line="259" w:lineRule="auto"/>
        <w:ind w:left="1076" w:right="90" w:hanging="1091"/>
        <w:rPr>
          <w:color w:val="000000" w:themeColor="text1"/>
        </w:rPr>
      </w:pP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77777777" w:rsidR="00206B10" w:rsidRDefault="00206B10">
      <w:pPr>
        <w:spacing w:line="259" w:lineRule="auto"/>
        <w:ind w:left="1076" w:right="90" w:hanging="1091"/>
        <w:rPr>
          <w:color w:val="000000" w:themeColor="text1"/>
        </w:rPr>
      </w:pPr>
    </w:p>
    <w:p w14:paraId="6F94A10C" w14:textId="77777777" w:rsidR="00206B10" w:rsidRDefault="00206B10">
      <w:pPr>
        <w:spacing w:line="259" w:lineRule="auto"/>
        <w:ind w:left="1076" w:right="90" w:hanging="1091"/>
        <w:rPr>
          <w:color w:val="000000" w:themeColor="text1"/>
        </w:rPr>
      </w:pPr>
    </w:p>
    <w:p w14:paraId="33F3340F" w14:textId="77777777" w:rsidR="00206B10" w:rsidRDefault="00206B10">
      <w:pPr>
        <w:spacing w:line="259" w:lineRule="auto"/>
        <w:ind w:left="1076" w:right="90" w:hanging="1091"/>
        <w:rPr>
          <w:color w:val="000000" w:themeColor="text1"/>
        </w:rPr>
      </w:pPr>
    </w:p>
    <w:p w14:paraId="1420F01B" w14:textId="77777777" w:rsidR="00206B10" w:rsidRDefault="00206B10">
      <w:pPr>
        <w:spacing w:line="259" w:lineRule="auto"/>
        <w:ind w:left="1076" w:right="90" w:hanging="1091"/>
        <w:rPr>
          <w:color w:val="000000" w:themeColor="text1"/>
        </w:rPr>
      </w:pPr>
    </w:p>
    <w:p w14:paraId="4EA7E851" w14:textId="77777777" w:rsidR="00206B10" w:rsidRDefault="00206B10">
      <w:pPr>
        <w:spacing w:line="259" w:lineRule="auto"/>
        <w:ind w:left="1076" w:right="90" w:hanging="1091"/>
        <w:rPr>
          <w:color w:val="000000" w:themeColor="text1"/>
        </w:rPr>
      </w:pPr>
    </w:p>
    <w:p w14:paraId="1A884139" w14:textId="77777777" w:rsidR="00206B10" w:rsidRDefault="00206B10">
      <w:pPr>
        <w:spacing w:line="259" w:lineRule="auto"/>
        <w:ind w:left="1076" w:right="90" w:hanging="1091"/>
        <w:rPr>
          <w:color w:val="000000" w:themeColor="text1"/>
        </w:rPr>
      </w:pPr>
    </w:p>
    <w:p w14:paraId="783ADA5B" w14:textId="77777777" w:rsidR="00206B10" w:rsidRDefault="00206B10">
      <w:pPr>
        <w:spacing w:line="259" w:lineRule="auto"/>
        <w:ind w:left="1076" w:right="90" w:hanging="1091"/>
        <w:rPr>
          <w:color w:val="000000" w:themeColor="text1"/>
        </w:rPr>
      </w:pPr>
    </w:p>
    <w:p w14:paraId="04D7CD2C" w14:textId="77777777" w:rsidR="00206B10" w:rsidRDefault="00206B10">
      <w:pPr>
        <w:spacing w:line="259" w:lineRule="auto"/>
        <w:ind w:left="1076" w:right="90" w:hanging="1091"/>
        <w:rPr>
          <w:color w:val="000000" w:themeColor="text1"/>
        </w:rPr>
      </w:pPr>
    </w:p>
    <w:p w14:paraId="65E6CB0D" w14:textId="77777777" w:rsidR="00206B10" w:rsidRDefault="00206B10">
      <w:pPr>
        <w:spacing w:line="259" w:lineRule="auto"/>
        <w:ind w:left="1076" w:right="90" w:hanging="1091"/>
        <w:rPr>
          <w:color w:val="000000" w:themeColor="text1"/>
        </w:rPr>
      </w:pPr>
    </w:p>
    <w:p w14:paraId="6208A928" w14:textId="77777777" w:rsidR="00206B10" w:rsidRDefault="00206B10">
      <w:pPr>
        <w:spacing w:line="259" w:lineRule="auto"/>
        <w:ind w:left="1076" w:right="90" w:hanging="1091"/>
        <w:rPr>
          <w:color w:val="000000" w:themeColor="text1"/>
        </w:rPr>
      </w:pPr>
    </w:p>
    <w:p w14:paraId="014E51E8" w14:textId="77777777" w:rsidR="00206B10" w:rsidRDefault="00206B10">
      <w:pPr>
        <w:spacing w:line="259" w:lineRule="auto"/>
        <w:ind w:left="1076" w:right="90" w:hanging="1091"/>
        <w:rPr>
          <w:color w:val="000000" w:themeColor="text1"/>
        </w:rPr>
      </w:pPr>
    </w:p>
    <w:p w14:paraId="34A8D3C0" w14:textId="77777777" w:rsidR="00206B10" w:rsidRDefault="00206B10">
      <w:pPr>
        <w:spacing w:line="259" w:lineRule="auto"/>
        <w:ind w:left="1076" w:right="90" w:hanging="1091"/>
        <w:rPr>
          <w:color w:val="000000" w:themeColor="text1"/>
        </w:rPr>
      </w:pPr>
    </w:p>
    <w:p w14:paraId="4BD03582" w14:textId="77777777" w:rsidR="00206B10" w:rsidRDefault="00206B10">
      <w:pPr>
        <w:spacing w:line="259" w:lineRule="auto"/>
        <w:ind w:left="1076" w:right="90" w:hanging="1091"/>
        <w:rPr>
          <w:color w:val="000000" w:themeColor="text1"/>
        </w:rPr>
      </w:pPr>
    </w:p>
    <w:p w14:paraId="0DA18985" w14:textId="77777777" w:rsidR="00206B10" w:rsidRDefault="00206B10">
      <w:pPr>
        <w:spacing w:line="259" w:lineRule="auto"/>
        <w:ind w:left="1076" w:right="90" w:hanging="1091"/>
        <w:rPr>
          <w:color w:val="000000" w:themeColor="text1"/>
        </w:rPr>
      </w:pPr>
    </w:p>
    <w:p w14:paraId="0925617A" w14:textId="77777777" w:rsidR="00206B10" w:rsidRDefault="00206B10">
      <w:pPr>
        <w:spacing w:line="259" w:lineRule="auto"/>
        <w:ind w:left="1076" w:right="90" w:hanging="1091"/>
        <w:rPr>
          <w:color w:val="000000" w:themeColor="text1"/>
        </w:rPr>
      </w:pPr>
    </w:p>
    <w:p w14:paraId="7A193499" w14:textId="77777777" w:rsidR="00206B10" w:rsidRDefault="00206B10">
      <w:pPr>
        <w:spacing w:line="259" w:lineRule="auto"/>
        <w:ind w:left="1076" w:right="90" w:hanging="1091"/>
        <w:rPr>
          <w:color w:val="000000" w:themeColor="text1"/>
        </w:rPr>
      </w:pPr>
    </w:p>
    <w:p w14:paraId="3403C306" w14:textId="77777777" w:rsidR="00206B10" w:rsidRDefault="00206B10">
      <w:pPr>
        <w:spacing w:line="259" w:lineRule="auto"/>
        <w:ind w:left="1076" w:right="90" w:hanging="1091"/>
        <w:rPr>
          <w:color w:val="000000" w:themeColor="text1"/>
        </w:rPr>
      </w:pPr>
    </w:p>
    <w:p w14:paraId="0F5D9752" w14:textId="77777777" w:rsidR="00206B10" w:rsidRDefault="00206B10">
      <w:pPr>
        <w:spacing w:line="259" w:lineRule="auto"/>
        <w:ind w:left="1076" w:right="90" w:hanging="1091"/>
        <w:rPr>
          <w:color w:val="000000" w:themeColor="text1"/>
        </w:rPr>
      </w:pPr>
    </w:p>
    <w:p w14:paraId="1482EBF9" w14:textId="77777777" w:rsidR="00206B10" w:rsidRDefault="00206B10">
      <w:pPr>
        <w:spacing w:line="259" w:lineRule="auto"/>
        <w:ind w:left="1076" w:right="90" w:hanging="1091"/>
        <w:rPr>
          <w:color w:val="000000" w:themeColor="text1"/>
        </w:rPr>
      </w:pPr>
    </w:p>
    <w:p w14:paraId="7DA3785C" w14:textId="77777777" w:rsidR="00206B10" w:rsidRDefault="00206B10">
      <w:pPr>
        <w:spacing w:line="259" w:lineRule="auto"/>
        <w:ind w:left="1076" w:right="90" w:hanging="1091"/>
        <w:rPr>
          <w:color w:val="000000" w:themeColor="text1"/>
        </w:rPr>
      </w:pPr>
    </w:p>
    <w:p w14:paraId="034D5783" w14:textId="77777777" w:rsidR="00206B10" w:rsidRDefault="00206B10">
      <w:pPr>
        <w:spacing w:line="259" w:lineRule="auto"/>
        <w:ind w:left="1076" w:right="90" w:hanging="1091"/>
        <w:rPr>
          <w:color w:val="000000" w:themeColor="text1"/>
        </w:rPr>
      </w:pPr>
    </w:p>
    <w:p w14:paraId="4922FA41" w14:textId="77777777" w:rsidR="00206B10" w:rsidRDefault="00206B10">
      <w:pPr>
        <w:spacing w:line="259" w:lineRule="auto"/>
        <w:ind w:left="1076" w:right="90" w:hanging="1091"/>
        <w:rPr>
          <w:color w:val="000000" w:themeColor="text1"/>
        </w:rPr>
      </w:pPr>
    </w:p>
    <w:p w14:paraId="5DE77C43" w14:textId="77777777" w:rsidR="00206B10" w:rsidRDefault="00206B10">
      <w:pPr>
        <w:spacing w:line="259" w:lineRule="auto"/>
        <w:ind w:left="1076" w:right="90" w:hanging="1091"/>
        <w:rPr>
          <w:color w:val="000000" w:themeColor="text1"/>
        </w:rPr>
      </w:pPr>
    </w:p>
    <w:p w14:paraId="1496EF5C" w14:textId="77777777" w:rsidR="00206B10" w:rsidRDefault="00206B10">
      <w:pPr>
        <w:spacing w:line="259" w:lineRule="auto"/>
        <w:ind w:left="1076" w:right="90" w:hanging="1091"/>
        <w:rPr>
          <w:color w:val="000000" w:themeColor="text1"/>
        </w:rPr>
      </w:pPr>
    </w:p>
    <w:p w14:paraId="7D6947CD" w14:textId="77777777" w:rsidR="00206B10" w:rsidRDefault="00206B10">
      <w:pPr>
        <w:spacing w:line="259" w:lineRule="auto"/>
        <w:ind w:left="1076" w:right="90" w:hanging="1091"/>
        <w:rPr>
          <w:color w:val="000000" w:themeColor="text1"/>
        </w:rPr>
      </w:pPr>
    </w:p>
    <w:p w14:paraId="4AF48A32" w14:textId="77777777" w:rsidR="00206B10" w:rsidRDefault="00206B10">
      <w:pPr>
        <w:spacing w:line="259" w:lineRule="auto"/>
        <w:ind w:left="1076" w:right="90" w:hanging="1091"/>
        <w:rPr>
          <w:color w:val="000000" w:themeColor="text1"/>
        </w:rPr>
      </w:pPr>
    </w:p>
    <w:p w14:paraId="22666A6C" w14:textId="77777777" w:rsidR="00206B10" w:rsidRDefault="00206B10">
      <w:pPr>
        <w:spacing w:line="259" w:lineRule="auto"/>
        <w:ind w:left="1076" w:right="90" w:hanging="1091"/>
        <w:rPr>
          <w:color w:val="000000" w:themeColor="text1"/>
        </w:rPr>
      </w:pP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77777777" w:rsidR="00206B10" w:rsidRDefault="00206B10">
      <w:pPr>
        <w:spacing w:line="259" w:lineRule="auto"/>
        <w:ind w:left="1076" w:right="90" w:hanging="1091"/>
        <w:rPr>
          <w:color w:val="000000" w:themeColor="text1"/>
        </w:rPr>
      </w:pPr>
    </w:p>
    <w:p w14:paraId="5CCFD587" w14:textId="77777777" w:rsidR="00206B10" w:rsidRDefault="00206B10">
      <w:pPr>
        <w:spacing w:line="259" w:lineRule="auto"/>
        <w:ind w:left="1076" w:right="90" w:hanging="1091"/>
        <w:rPr>
          <w:color w:val="000000" w:themeColor="text1"/>
        </w:rPr>
      </w:pPr>
    </w:p>
    <w:p w14:paraId="2C3F7356" w14:textId="77777777" w:rsidR="00206B10" w:rsidRDefault="00206B10">
      <w:pPr>
        <w:spacing w:line="259" w:lineRule="auto"/>
        <w:ind w:left="1076" w:right="90" w:hanging="1091"/>
        <w:rPr>
          <w:color w:val="000000" w:themeColor="text1"/>
        </w:rPr>
      </w:pPr>
    </w:p>
    <w:p w14:paraId="1938752C" w14:textId="77777777" w:rsidR="00206B10" w:rsidRDefault="00206B10">
      <w:pPr>
        <w:spacing w:line="259" w:lineRule="auto"/>
        <w:ind w:left="1076" w:right="90" w:hanging="1091"/>
        <w:rPr>
          <w:color w:val="000000" w:themeColor="text1"/>
        </w:rPr>
      </w:pPr>
    </w:p>
    <w:p w14:paraId="25F3E50A" w14:textId="77777777" w:rsidR="00206B10" w:rsidRDefault="00206B10">
      <w:pPr>
        <w:spacing w:line="259" w:lineRule="auto"/>
        <w:ind w:left="1076" w:right="90" w:hanging="1091"/>
        <w:rPr>
          <w:color w:val="000000" w:themeColor="text1"/>
        </w:rPr>
      </w:pPr>
    </w:p>
    <w:p w14:paraId="18A6721F" w14:textId="77777777" w:rsidR="00206B10" w:rsidRDefault="00206B10">
      <w:pPr>
        <w:spacing w:line="259" w:lineRule="auto"/>
        <w:ind w:left="1076" w:right="90" w:hanging="1091"/>
        <w:rPr>
          <w:color w:val="000000" w:themeColor="text1"/>
        </w:rPr>
      </w:pPr>
    </w:p>
    <w:p w14:paraId="4474DFA9" w14:textId="77777777" w:rsidR="00206B10" w:rsidRDefault="00206B10">
      <w:pPr>
        <w:spacing w:line="259" w:lineRule="auto"/>
        <w:ind w:left="1076" w:right="90" w:hanging="1091"/>
        <w:rPr>
          <w:color w:val="000000" w:themeColor="text1"/>
        </w:rPr>
      </w:pPr>
    </w:p>
    <w:p w14:paraId="52B52C69" w14:textId="77777777" w:rsidR="00206B10" w:rsidRDefault="00206B10">
      <w:pPr>
        <w:spacing w:line="259" w:lineRule="auto"/>
        <w:ind w:left="1076" w:right="90" w:hanging="1091"/>
        <w:rPr>
          <w:color w:val="000000" w:themeColor="text1"/>
        </w:rPr>
      </w:pPr>
    </w:p>
    <w:p w14:paraId="0B75A611" w14:textId="77777777" w:rsidR="00206B10" w:rsidRDefault="00206B10">
      <w:pPr>
        <w:spacing w:line="259" w:lineRule="auto"/>
        <w:ind w:left="1076" w:right="90" w:hanging="1091"/>
        <w:rPr>
          <w:color w:val="000000" w:themeColor="text1"/>
        </w:rPr>
      </w:pPr>
    </w:p>
    <w:p w14:paraId="3B709F8F" w14:textId="77777777" w:rsidR="00206B10" w:rsidRDefault="00206B10">
      <w:pPr>
        <w:spacing w:line="259" w:lineRule="auto"/>
        <w:ind w:left="1076" w:right="90" w:hanging="1091"/>
        <w:rPr>
          <w:color w:val="000000" w:themeColor="text1"/>
        </w:rPr>
      </w:pPr>
    </w:p>
    <w:p w14:paraId="6AA6126E" w14:textId="77777777" w:rsidR="00206B10" w:rsidRDefault="00206B10">
      <w:pPr>
        <w:spacing w:line="259" w:lineRule="auto"/>
        <w:ind w:left="1076" w:right="90" w:hanging="1091"/>
        <w:rPr>
          <w:color w:val="000000" w:themeColor="text1"/>
        </w:rPr>
      </w:pPr>
    </w:p>
    <w:p w14:paraId="001DEBDE" w14:textId="77777777" w:rsidR="00206B10" w:rsidRDefault="00206B10">
      <w:pPr>
        <w:spacing w:line="259" w:lineRule="auto"/>
        <w:ind w:left="1076" w:right="90" w:hanging="1091"/>
        <w:rPr>
          <w:color w:val="000000" w:themeColor="text1"/>
        </w:rPr>
      </w:pPr>
    </w:p>
    <w:p w14:paraId="16EE5853" w14:textId="77777777" w:rsidR="00206B10" w:rsidRDefault="00206B10">
      <w:pPr>
        <w:spacing w:line="259" w:lineRule="auto"/>
        <w:ind w:left="1076" w:right="90" w:hanging="1091"/>
        <w:rPr>
          <w:color w:val="000000" w:themeColor="text1"/>
        </w:rPr>
      </w:pPr>
    </w:p>
    <w:p w14:paraId="50BF363A" w14:textId="77777777" w:rsidR="00206B10" w:rsidRDefault="00206B10">
      <w:pPr>
        <w:spacing w:line="259" w:lineRule="auto"/>
        <w:ind w:left="1076" w:right="90" w:hanging="1091"/>
        <w:rPr>
          <w:color w:val="000000" w:themeColor="text1"/>
        </w:rPr>
      </w:pPr>
    </w:p>
    <w:p w14:paraId="5290419E" w14:textId="77777777" w:rsidR="00206B10" w:rsidRDefault="00206B10">
      <w:pPr>
        <w:spacing w:line="259" w:lineRule="auto"/>
        <w:ind w:left="1076" w:right="90" w:hanging="1091"/>
        <w:rPr>
          <w:color w:val="000000" w:themeColor="text1"/>
        </w:rPr>
      </w:pPr>
    </w:p>
    <w:p w14:paraId="033221B2" w14:textId="77777777" w:rsidR="00206B10" w:rsidRDefault="00206B10">
      <w:pPr>
        <w:spacing w:line="259" w:lineRule="auto"/>
        <w:ind w:left="1076" w:right="90" w:hanging="1091"/>
        <w:rPr>
          <w:color w:val="000000" w:themeColor="text1"/>
        </w:rPr>
      </w:pPr>
    </w:p>
    <w:p w14:paraId="35434E3B" w14:textId="77777777" w:rsidR="00206B10" w:rsidRDefault="00206B10">
      <w:pPr>
        <w:spacing w:line="259" w:lineRule="auto"/>
        <w:ind w:left="1076" w:right="90" w:hanging="1091"/>
        <w:rPr>
          <w:color w:val="000000" w:themeColor="text1"/>
        </w:rPr>
      </w:pPr>
    </w:p>
    <w:p w14:paraId="721CF97C" w14:textId="77777777" w:rsidR="00206B10" w:rsidRDefault="00206B10">
      <w:pPr>
        <w:spacing w:line="259" w:lineRule="auto"/>
        <w:ind w:left="1076" w:right="90" w:hanging="1091"/>
        <w:rPr>
          <w:color w:val="000000" w:themeColor="text1"/>
        </w:rPr>
      </w:pPr>
    </w:p>
    <w:p w14:paraId="5C9C08E6" w14:textId="77777777" w:rsidR="00206B10" w:rsidRDefault="00206B10">
      <w:pPr>
        <w:spacing w:line="259" w:lineRule="auto"/>
        <w:ind w:left="1076" w:right="90" w:hanging="1091"/>
        <w:rPr>
          <w:color w:val="000000" w:themeColor="text1"/>
        </w:rPr>
      </w:pPr>
    </w:p>
    <w:p w14:paraId="690E4D53" w14:textId="77777777" w:rsidR="00206B10" w:rsidRDefault="00206B10">
      <w:pPr>
        <w:spacing w:line="259" w:lineRule="auto"/>
        <w:ind w:left="1076" w:right="90" w:hanging="1091"/>
        <w:rPr>
          <w:color w:val="000000" w:themeColor="text1"/>
        </w:rPr>
      </w:pPr>
    </w:p>
    <w:p w14:paraId="64B946F6" w14:textId="77777777" w:rsidR="00206B10" w:rsidRDefault="00206B10">
      <w:pPr>
        <w:spacing w:line="259" w:lineRule="auto"/>
        <w:ind w:left="1076" w:right="90" w:hanging="1091"/>
        <w:rPr>
          <w:color w:val="000000" w:themeColor="text1"/>
        </w:rPr>
      </w:pPr>
    </w:p>
    <w:p w14:paraId="32E43518" w14:textId="77777777" w:rsidR="00206B10" w:rsidRDefault="00206B10">
      <w:pPr>
        <w:spacing w:line="259" w:lineRule="auto"/>
        <w:ind w:left="1076" w:right="90" w:hanging="1091"/>
        <w:rPr>
          <w:color w:val="000000" w:themeColor="text1"/>
        </w:rPr>
      </w:pPr>
    </w:p>
    <w:p w14:paraId="77D59881" w14:textId="77777777" w:rsidR="00206B10" w:rsidRDefault="00206B10">
      <w:pPr>
        <w:spacing w:line="259" w:lineRule="auto"/>
        <w:ind w:left="1076" w:right="90" w:hanging="1091"/>
        <w:rPr>
          <w:color w:val="000000" w:themeColor="text1"/>
        </w:rPr>
      </w:pPr>
    </w:p>
    <w:p w14:paraId="5848954E" w14:textId="77777777" w:rsidR="00206B10" w:rsidRDefault="00206B10">
      <w:pPr>
        <w:spacing w:line="259" w:lineRule="auto"/>
        <w:ind w:left="1076" w:right="90" w:hanging="1091"/>
        <w:rPr>
          <w:color w:val="000000" w:themeColor="text1"/>
        </w:rPr>
      </w:pPr>
    </w:p>
    <w:p w14:paraId="7394C8B2" w14:textId="77777777" w:rsidR="00206B10" w:rsidRDefault="00206B10">
      <w:pPr>
        <w:spacing w:line="259" w:lineRule="auto"/>
        <w:ind w:left="1076" w:right="90" w:hanging="1091"/>
        <w:rPr>
          <w:color w:val="000000" w:themeColor="text1"/>
        </w:rPr>
      </w:pPr>
    </w:p>
    <w:p w14:paraId="2DE43C11" w14:textId="77777777" w:rsidR="00206B10" w:rsidRDefault="00206B10">
      <w:pPr>
        <w:spacing w:line="259" w:lineRule="auto"/>
        <w:ind w:left="1076" w:right="90" w:hanging="1091"/>
        <w:rPr>
          <w:color w:val="000000" w:themeColor="text1"/>
        </w:rPr>
      </w:pPr>
    </w:p>
    <w:p w14:paraId="27E12521" w14:textId="77777777" w:rsidR="00206B10" w:rsidRDefault="00206B10">
      <w:pPr>
        <w:spacing w:line="259" w:lineRule="auto"/>
        <w:ind w:left="1076" w:right="90" w:hanging="1091"/>
        <w:rPr>
          <w:color w:val="000000" w:themeColor="text1"/>
        </w:rPr>
      </w:pPr>
    </w:p>
    <w:p w14:paraId="035A2B5F" w14:textId="77777777" w:rsidR="00206B10" w:rsidRDefault="00206B10">
      <w:pPr>
        <w:spacing w:line="259" w:lineRule="auto"/>
        <w:ind w:left="1076" w:right="90" w:hanging="1091"/>
        <w:rPr>
          <w:color w:val="000000" w:themeColor="text1"/>
        </w:rPr>
      </w:pPr>
    </w:p>
    <w:p w14:paraId="353EA0D2" w14:textId="77777777" w:rsidR="00206B10" w:rsidRDefault="00206B10">
      <w:pPr>
        <w:spacing w:line="259" w:lineRule="auto"/>
        <w:ind w:left="1076" w:right="90" w:hanging="1091"/>
        <w:rPr>
          <w:color w:val="000000" w:themeColor="text1"/>
        </w:rPr>
      </w:pPr>
    </w:p>
    <w:p w14:paraId="3EAC72CE" w14:textId="77777777" w:rsidR="00206B10" w:rsidRDefault="00206B10">
      <w:pPr>
        <w:spacing w:line="259" w:lineRule="auto"/>
        <w:ind w:left="1076" w:right="90" w:hanging="1091"/>
        <w:rPr>
          <w:color w:val="000000" w:themeColor="text1"/>
        </w:rPr>
      </w:pPr>
    </w:p>
    <w:p w14:paraId="78BD0C7E" w14:textId="77777777" w:rsidR="00206B10" w:rsidRDefault="00206B10">
      <w:pPr>
        <w:spacing w:line="259" w:lineRule="auto"/>
        <w:ind w:left="1076" w:right="90" w:hanging="1091"/>
        <w:rPr>
          <w:color w:val="000000" w:themeColor="text1"/>
        </w:rPr>
      </w:pP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420CF9EA"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25CCDD31"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22C07E77" w14:textId="77777777" w:rsidR="0089758D" w:rsidRDefault="0089758D">
      <w:pPr>
        <w:spacing w:line="259" w:lineRule="auto"/>
        <w:ind w:left="1076" w:right="90" w:hanging="1091"/>
        <w:rPr>
          <w:color w:val="000000" w:themeColor="text1"/>
        </w:rPr>
      </w:pPr>
    </w:p>
    <w:p w14:paraId="0B265DCE" w14:textId="77777777" w:rsidR="0089758D" w:rsidRDefault="0089758D">
      <w:pPr>
        <w:spacing w:line="259" w:lineRule="auto"/>
        <w:ind w:left="1076" w:right="90" w:hanging="1091"/>
        <w:rPr>
          <w:color w:val="000000" w:themeColor="text1"/>
        </w:rPr>
      </w:pPr>
    </w:p>
    <w:p w14:paraId="6616781D" w14:textId="77777777" w:rsidR="0089758D" w:rsidRDefault="0089758D">
      <w:pPr>
        <w:spacing w:line="259" w:lineRule="auto"/>
        <w:ind w:left="1076" w:right="90" w:hanging="1091"/>
        <w:rPr>
          <w:color w:val="000000" w:themeColor="text1"/>
        </w:rPr>
      </w:pPr>
    </w:p>
    <w:p w14:paraId="2856ED28" w14:textId="77777777" w:rsidR="0089758D" w:rsidRDefault="0089758D">
      <w:pPr>
        <w:spacing w:line="259" w:lineRule="auto"/>
        <w:ind w:left="1076" w:right="90" w:hanging="1091"/>
        <w:rPr>
          <w:color w:val="000000" w:themeColor="text1"/>
        </w:rPr>
      </w:pPr>
    </w:p>
    <w:p w14:paraId="64C48EA7" w14:textId="77777777" w:rsidR="0089758D" w:rsidRDefault="0089758D">
      <w:pPr>
        <w:spacing w:line="259" w:lineRule="auto"/>
        <w:ind w:left="1076" w:right="90" w:hanging="1091"/>
        <w:rPr>
          <w:color w:val="000000" w:themeColor="text1"/>
        </w:rPr>
      </w:pPr>
    </w:p>
    <w:p w14:paraId="11FBA54E" w14:textId="77777777" w:rsidR="0089758D" w:rsidRDefault="0089758D">
      <w:pPr>
        <w:spacing w:line="259" w:lineRule="auto"/>
        <w:ind w:left="1076" w:right="90" w:hanging="1091"/>
        <w:rPr>
          <w:color w:val="000000" w:themeColor="text1"/>
        </w:rPr>
      </w:pPr>
    </w:p>
    <w:p w14:paraId="154793EB" w14:textId="77777777" w:rsidR="0089758D" w:rsidRDefault="0089758D">
      <w:pPr>
        <w:spacing w:line="259" w:lineRule="auto"/>
        <w:ind w:left="1076" w:right="90" w:hanging="1091"/>
        <w:rPr>
          <w:color w:val="000000" w:themeColor="text1"/>
        </w:rPr>
      </w:pPr>
    </w:p>
    <w:p w14:paraId="519D886B" w14:textId="77777777" w:rsidR="0089758D" w:rsidRDefault="0089758D">
      <w:pPr>
        <w:spacing w:line="259" w:lineRule="auto"/>
        <w:ind w:left="1076" w:right="90" w:hanging="1091"/>
        <w:rPr>
          <w:color w:val="000000" w:themeColor="text1"/>
        </w:rPr>
      </w:pPr>
    </w:p>
    <w:p w14:paraId="18B17523" w14:textId="77777777" w:rsidR="0089758D" w:rsidRDefault="0089758D">
      <w:pPr>
        <w:spacing w:line="259" w:lineRule="auto"/>
        <w:ind w:left="1076" w:right="90" w:hanging="1091"/>
        <w:rPr>
          <w:color w:val="000000" w:themeColor="text1"/>
        </w:rPr>
      </w:pPr>
    </w:p>
    <w:p w14:paraId="4CED2874" w14:textId="77777777" w:rsidR="0089758D" w:rsidRDefault="0089758D">
      <w:pPr>
        <w:spacing w:line="259" w:lineRule="auto"/>
        <w:ind w:left="1076" w:right="90" w:hanging="1091"/>
        <w:rPr>
          <w:color w:val="000000" w:themeColor="text1"/>
        </w:rPr>
      </w:pPr>
    </w:p>
    <w:p w14:paraId="488F3021" w14:textId="77777777" w:rsidR="0089758D" w:rsidRDefault="0089758D">
      <w:pPr>
        <w:spacing w:line="259" w:lineRule="auto"/>
        <w:ind w:left="1076" w:right="90" w:hanging="1091"/>
        <w:rPr>
          <w:color w:val="000000" w:themeColor="text1"/>
        </w:rPr>
      </w:pPr>
    </w:p>
    <w:p w14:paraId="134BC992" w14:textId="77777777" w:rsidR="0089758D" w:rsidRDefault="0089758D">
      <w:pPr>
        <w:spacing w:line="259" w:lineRule="auto"/>
        <w:ind w:left="1076" w:right="90" w:hanging="1091"/>
        <w:rPr>
          <w:color w:val="000000" w:themeColor="text1"/>
        </w:rPr>
      </w:pPr>
    </w:p>
    <w:p w14:paraId="2AC4A0A9" w14:textId="77777777" w:rsidR="0089758D" w:rsidRDefault="0089758D">
      <w:pPr>
        <w:spacing w:line="259" w:lineRule="auto"/>
        <w:ind w:left="1076" w:right="90" w:hanging="1091"/>
        <w:rPr>
          <w:color w:val="000000" w:themeColor="text1"/>
        </w:rPr>
      </w:pPr>
    </w:p>
    <w:p w14:paraId="3D9D3114" w14:textId="77777777" w:rsidR="0089758D" w:rsidRDefault="0089758D">
      <w:pPr>
        <w:spacing w:line="259" w:lineRule="auto"/>
        <w:ind w:left="1076" w:right="90" w:hanging="1091"/>
        <w:rPr>
          <w:color w:val="000000" w:themeColor="text1"/>
        </w:rPr>
      </w:pPr>
    </w:p>
    <w:p w14:paraId="45033E1A" w14:textId="77777777" w:rsidR="0089758D" w:rsidRDefault="0089758D">
      <w:pPr>
        <w:spacing w:line="259" w:lineRule="auto"/>
        <w:ind w:left="1076" w:right="90" w:hanging="1091"/>
        <w:rPr>
          <w:color w:val="000000" w:themeColor="text1"/>
        </w:rPr>
      </w:pPr>
    </w:p>
    <w:p w14:paraId="5148D778" w14:textId="77777777" w:rsidR="0089758D" w:rsidRDefault="0089758D">
      <w:pPr>
        <w:spacing w:line="259" w:lineRule="auto"/>
        <w:ind w:left="1076" w:right="90" w:hanging="1091"/>
        <w:rPr>
          <w:color w:val="000000" w:themeColor="text1"/>
        </w:rPr>
      </w:pPr>
    </w:p>
    <w:p w14:paraId="390AF1AA" w14:textId="77777777" w:rsidR="0089758D" w:rsidRDefault="0089758D">
      <w:pPr>
        <w:spacing w:line="259" w:lineRule="auto"/>
        <w:ind w:left="1076" w:right="90" w:hanging="1091"/>
        <w:rPr>
          <w:color w:val="000000" w:themeColor="text1"/>
        </w:rPr>
      </w:pPr>
    </w:p>
    <w:p w14:paraId="546D64AF" w14:textId="77777777" w:rsidR="0089758D" w:rsidRDefault="0089758D">
      <w:pPr>
        <w:spacing w:line="259" w:lineRule="auto"/>
        <w:ind w:left="1076" w:right="90" w:hanging="1091"/>
        <w:rPr>
          <w:color w:val="000000" w:themeColor="text1"/>
        </w:rPr>
      </w:pPr>
    </w:p>
    <w:p w14:paraId="70B7FE12" w14:textId="77777777" w:rsidR="0089758D" w:rsidRDefault="0089758D">
      <w:pPr>
        <w:spacing w:line="259" w:lineRule="auto"/>
        <w:ind w:left="1076" w:right="90" w:hanging="1091"/>
        <w:rPr>
          <w:color w:val="000000" w:themeColor="text1"/>
        </w:rPr>
      </w:pPr>
    </w:p>
    <w:p w14:paraId="1A5444A8" w14:textId="77777777" w:rsidR="0089758D" w:rsidRDefault="0089758D">
      <w:pPr>
        <w:spacing w:line="259" w:lineRule="auto"/>
        <w:ind w:left="1076" w:right="90" w:hanging="1091"/>
        <w:rPr>
          <w:color w:val="000000" w:themeColor="text1"/>
        </w:rPr>
      </w:pPr>
    </w:p>
    <w:p w14:paraId="374EDC14" w14:textId="77777777" w:rsidR="0089758D" w:rsidRDefault="0089758D">
      <w:pPr>
        <w:spacing w:line="259" w:lineRule="auto"/>
        <w:ind w:left="1076" w:right="90" w:hanging="1091"/>
        <w:rPr>
          <w:color w:val="000000" w:themeColor="text1"/>
        </w:rPr>
      </w:pPr>
    </w:p>
    <w:p w14:paraId="119C22CA" w14:textId="77777777" w:rsidR="0089758D" w:rsidRDefault="0089758D">
      <w:pPr>
        <w:spacing w:line="259" w:lineRule="auto"/>
        <w:ind w:left="1076" w:right="90" w:hanging="1091"/>
        <w:rPr>
          <w:color w:val="000000" w:themeColor="text1"/>
        </w:rPr>
      </w:pPr>
    </w:p>
    <w:p w14:paraId="5072FD4B" w14:textId="77777777" w:rsidR="0089758D" w:rsidRDefault="0089758D">
      <w:pPr>
        <w:spacing w:line="259" w:lineRule="auto"/>
        <w:ind w:left="1076" w:right="90" w:hanging="1091"/>
        <w:rPr>
          <w:color w:val="000000" w:themeColor="text1"/>
        </w:rPr>
      </w:pPr>
    </w:p>
    <w:p w14:paraId="588E3AB0" w14:textId="77777777" w:rsidR="0089758D" w:rsidRDefault="0089758D">
      <w:pPr>
        <w:spacing w:line="259" w:lineRule="auto"/>
        <w:ind w:left="1076" w:right="90" w:hanging="1091"/>
        <w:rPr>
          <w:color w:val="000000" w:themeColor="text1"/>
        </w:rPr>
      </w:pPr>
    </w:p>
    <w:p w14:paraId="1C57A0B2" w14:textId="77777777" w:rsidR="0089758D" w:rsidRDefault="0089758D">
      <w:pPr>
        <w:spacing w:line="259" w:lineRule="auto"/>
        <w:ind w:left="1076" w:right="90" w:hanging="1091"/>
        <w:rPr>
          <w:color w:val="000000" w:themeColor="text1"/>
        </w:rPr>
      </w:pPr>
    </w:p>
    <w:p w14:paraId="258C3439" w14:textId="77777777" w:rsidR="0089758D" w:rsidRDefault="0089758D">
      <w:pPr>
        <w:spacing w:line="259" w:lineRule="auto"/>
        <w:ind w:left="1076" w:right="90" w:hanging="1091"/>
        <w:rPr>
          <w:color w:val="000000" w:themeColor="text1"/>
        </w:rPr>
      </w:pPr>
    </w:p>
    <w:p w14:paraId="643B8271" w14:textId="77777777" w:rsidR="0089758D" w:rsidRDefault="0089758D">
      <w:pPr>
        <w:spacing w:line="259" w:lineRule="auto"/>
        <w:ind w:left="1076" w:right="90" w:hanging="1091"/>
        <w:rPr>
          <w:color w:val="000000" w:themeColor="text1"/>
        </w:rPr>
      </w:pPr>
    </w:p>
    <w:p w14:paraId="0118CE5B" w14:textId="77777777" w:rsidR="0089758D" w:rsidRDefault="0089758D">
      <w:pPr>
        <w:spacing w:line="259" w:lineRule="auto"/>
        <w:ind w:left="1076" w:right="90" w:hanging="1091"/>
        <w:rPr>
          <w:color w:val="000000" w:themeColor="text1"/>
        </w:rPr>
      </w:pPr>
    </w:p>
    <w:p w14:paraId="3C4B26D4" w14:textId="77777777" w:rsidR="0089758D" w:rsidRDefault="0089758D">
      <w:pPr>
        <w:spacing w:line="259" w:lineRule="auto"/>
        <w:ind w:left="1076" w:right="90" w:hanging="1091"/>
        <w:rPr>
          <w:color w:val="000000" w:themeColor="text1"/>
        </w:rPr>
      </w:pPr>
    </w:p>
    <w:p w14:paraId="46C1C54D" w14:textId="77777777" w:rsidR="0089758D" w:rsidRDefault="0089758D">
      <w:pPr>
        <w:spacing w:line="259" w:lineRule="auto"/>
        <w:ind w:left="1076" w:right="90" w:hanging="1091"/>
        <w:rPr>
          <w:color w:val="000000" w:themeColor="text1"/>
        </w:rPr>
      </w:pPr>
    </w:p>
    <w:p w14:paraId="27773672" w14:textId="77777777" w:rsidR="0089758D" w:rsidRDefault="0089758D">
      <w:pPr>
        <w:spacing w:line="259" w:lineRule="auto"/>
        <w:ind w:left="1076" w:right="90" w:hanging="1091"/>
        <w:rPr>
          <w:color w:val="000000" w:themeColor="text1"/>
        </w:rPr>
      </w:pPr>
    </w:p>
    <w:p w14:paraId="2DA32269" w14:textId="77777777" w:rsidR="0089758D" w:rsidRDefault="0089758D">
      <w:pPr>
        <w:spacing w:line="259" w:lineRule="auto"/>
        <w:ind w:left="1076" w:right="90" w:hanging="1091"/>
        <w:rPr>
          <w:color w:val="000000" w:themeColor="text1"/>
        </w:rPr>
      </w:pPr>
    </w:p>
    <w:p w14:paraId="54167CE9" w14:textId="77777777" w:rsidR="0089758D" w:rsidRDefault="0089758D">
      <w:pPr>
        <w:spacing w:line="259" w:lineRule="auto"/>
        <w:ind w:left="1076" w:right="90" w:hanging="1091"/>
        <w:rPr>
          <w:color w:val="000000" w:themeColor="text1"/>
        </w:rPr>
      </w:pP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777DC1B" w14:textId="77777777" w:rsidR="0089758D" w:rsidRDefault="0089758D" w:rsidP="0089758D">
      <w:pPr>
        <w:spacing w:line="259" w:lineRule="auto"/>
        <w:ind w:left="-5" w:right="90"/>
        <w:rPr>
          <w:color w:val="000000" w:themeColor="text1"/>
        </w:rPr>
      </w:pPr>
    </w:p>
    <w:p w14:paraId="7C43E7D3" w14:textId="77777777" w:rsidR="0089758D" w:rsidRDefault="0089758D" w:rsidP="0089758D">
      <w:pPr>
        <w:spacing w:line="259" w:lineRule="auto"/>
        <w:ind w:left="-5" w:right="90"/>
        <w:rPr>
          <w:color w:val="000000" w:themeColor="text1"/>
        </w:rPr>
      </w:pPr>
    </w:p>
    <w:p w14:paraId="542178B2" w14:textId="77777777" w:rsidR="0089758D" w:rsidRDefault="0089758D" w:rsidP="0089758D">
      <w:pPr>
        <w:spacing w:line="259" w:lineRule="auto"/>
        <w:ind w:left="-5" w:right="90"/>
        <w:rPr>
          <w:color w:val="000000" w:themeColor="text1"/>
        </w:rPr>
      </w:pPr>
    </w:p>
    <w:p w14:paraId="232025FF" w14:textId="77777777" w:rsidR="0089758D" w:rsidRDefault="0089758D" w:rsidP="0089758D">
      <w:pPr>
        <w:spacing w:line="259" w:lineRule="auto"/>
        <w:ind w:left="-5" w:right="90"/>
        <w:rPr>
          <w:color w:val="000000" w:themeColor="text1"/>
        </w:rPr>
      </w:pPr>
    </w:p>
    <w:p w14:paraId="235E7F9B" w14:textId="77777777" w:rsidR="0089758D" w:rsidRDefault="0089758D" w:rsidP="0089758D">
      <w:pPr>
        <w:spacing w:line="259" w:lineRule="auto"/>
        <w:ind w:left="-5" w:right="90"/>
        <w:rPr>
          <w:color w:val="000000" w:themeColor="text1"/>
        </w:rPr>
      </w:pPr>
    </w:p>
    <w:p w14:paraId="7B521A39" w14:textId="77777777" w:rsidR="0089758D" w:rsidRDefault="0089758D" w:rsidP="0089758D">
      <w:pPr>
        <w:spacing w:line="259" w:lineRule="auto"/>
        <w:ind w:left="-5" w:right="90"/>
        <w:rPr>
          <w:color w:val="000000" w:themeColor="text1"/>
        </w:rPr>
      </w:pPr>
    </w:p>
    <w:p w14:paraId="17C4F066" w14:textId="77777777" w:rsidR="0089758D" w:rsidRDefault="0089758D" w:rsidP="0089758D">
      <w:pPr>
        <w:spacing w:line="259" w:lineRule="auto"/>
        <w:ind w:left="-5" w:right="90"/>
        <w:rPr>
          <w:color w:val="000000" w:themeColor="text1"/>
        </w:rPr>
      </w:pPr>
    </w:p>
    <w:p w14:paraId="79473DE9" w14:textId="77777777" w:rsidR="0089758D" w:rsidRPr="004F09C9" w:rsidRDefault="0089758D" w:rsidP="0089758D">
      <w:pPr>
        <w:spacing w:line="259" w:lineRule="auto"/>
        <w:ind w:left="-5" w:right="90"/>
        <w:rPr>
          <w:color w:val="000000" w:themeColor="text1"/>
        </w:rPr>
      </w:pPr>
    </w:p>
    <w:p w14:paraId="3D1F1113" w14:textId="77777777" w:rsidR="0089758D" w:rsidRDefault="0089758D" w:rsidP="0089758D">
      <w:pPr>
        <w:spacing w:line="259" w:lineRule="auto"/>
        <w:ind w:left="1076" w:right="90" w:hanging="1091"/>
        <w:rPr>
          <w:color w:val="000000" w:themeColor="text1"/>
        </w:rPr>
      </w:pPr>
    </w:p>
    <w:p w14:paraId="6BDEE270" w14:textId="77777777" w:rsidR="0089758D" w:rsidRDefault="0089758D" w:rsidP="0089758D">
      <w:pPr>
        <w:spacing w:line="259" w:lineRule="auto"/>
        <w:ind w:left="1076" w:right="90" w:hanging="1091"/>
        <w:rPr>
          <w:color w:val="000000" w:themeColor="text1"/>
        </w:rPr>
      </w:pPr>
    </w:p>
    <w:p w14:paraId="60A1C90A" w14:textId="77777777" w:rsidR="0089758D" w:rsidRDefault="0089758D" w:rsidP="0089758D">
      <w:pPr>
        <w:spacing w:line="259" w:lineRule="auto"/>
        <w:ind w:left="1076" w:right="90" w:hanging="1091"/>
        <w:rPr>
          <w:color w:val="000000" w:themeColor="text1"/>
        </w:rPr>
      </w:pPr>
    </w:p>
    <w:p w14:paraId="39AA6345" w14:textId="77777777" w:rsidR="0089758D" w:rsidRDefault="0089758D" w:rsidP="0089758D">
      <w:pPr>
        <w:spacing w:line="259" w:lineRule="auto"/>
        <w:ind w:left="1076" w:right="90" w:hanging="1091"/>
        <w:rPr>
          <w:color w:val="000000" w:themeColor="text1"/>
        </w:rPr>
      </w:pPr>
    </w:p>
    <w:p w14:paraId="58AF115A" w14:textId="77777777" w:rsidR="0089758D" w:rsidRDefault="0089758D" w:rsidP="0089758D">
      <w:pPr>
        <w:spacing w:line="259" w:lineRule="auto"/>
        <w:ind w:left="1076" w:right="90" w:hanging="1091"/>
        <w:rPr>
          <w:color w:val="000000" w:themeColor="text1"/>
        </w:rPr>
      </w:pPr>
    </w:p>
    <w:p w14:paraId="4F3987E1" w14:textId="77777777" w:rsidR="0089758D" w:rsidRDefault="0089758D" w:rsidP="0089758D">
      <w:pPr>
        <w:spacing w:line="259" w:lineRule="auto"/>
        <w:ind w:left="1076" w:right="90" w:hanging="1091"/>
        <w:rPr>
          <w:color w:val="000000" w:themeColor="text1"/>
        </w:rPr>
      </w:pPr>
    </w:p>
    <w:p w14:paraId="6D1EA8F0" w14:textId="77777777" w:rsidR="0089758D" w:rsidRDefault="0089758D" w:rsidP="0089758D">
      <w:pPr>
        <w:spacing w:line="259" w:lineRule="auto"/>
        <w:ind w:left="1076" w:right="90" w:hanging="1091"/>
        <w:rPr>
          <w:color w:val="000000" w:themeColor="text1"/>
        </w:rPr>
      </w:pPr>
    </w:p>
    <w:p w14:paraId="4C43F619" w14:textId="77777777" w:rsidR="0089758D" w:rsidRDefault="0089758D" w:rsidP="0089758D">
      <w:pPr>
        <w:spacing w:line="259" w:lineRule="auto"/>
        <w:ind w:left="1076" w:right="90" w:hanging="1091"/>
        <w:rPr>
          <w:color w:val="000000" w:themeColor="text1"/>
        </w:rPr>
      </w:pPr>
    </w:p>
    <w:p w14:paraId="6645011C" w14:textId="77777777" w:rsidR="0089758D" w:rsidRPr="004F09C9" w:rsidRDefault="0089758D" w:rsidP="0089758D">
      <w:pPr>
        <w:spacing w:line="259" w:lineRule="auto"/>
        <w:ind w:left="1076" w:right="90" w:hanging="1091"/>
        <w:rPr>
          <w:color w:val="000000" w:themeColor="text1"/>
        </w:rPr>
      </w:pPr>
    </w:p>
    <w:p w14:paraId="00487BD2" w14:textId="77777777" w:rsidR="0089758D" w:rsidRPr="004F09C9" w:rsidRDefault="0089758D" w:rsidP="0089758D">
      <w:pPr>
        <w:spacing w:line="259" w:lineRule="auto"/>
        <w:ind w:left="-5" w:right="90"/>
        <w:rPr>
          <w:color w:val="000000" w:themeColor="text1"/>
        </w:rPr>
      </w:pPr>
    </w:p>
    <w:p w14:paraId="77C2E94C" w14:textId="77777777" w:rsidR="0089758D" w:rsidRPr="004F09C9" w:rsidRDefault="0089758D" w:rsidP="0089758D">
      <w:pPr>
        <w:spacing w:line="259" w:lineRule="auto"/>
        <w:ind w:left="-5" w:right="90"/>
        <w:rPr>
          <w:color w:val="000000" w:themeColor="text1"/>
        </w:rPr>
      </w:pPr>
    </w:p>
    <w:p w14:paraId="4301D49A" w14:textId="77777777" w:rsidR="0089758D" w:rsidRPr="004F09C9" w:rsidRDefault="0089758D" w:rsidP="00244B17">
      <w:pPr>
        <w:spacing w:line="259" w:lineRule="auto"/>
        <w:ind w:left="0" w:right="90" w:firstLine="0"/>
        <w:rPr>
          <w:color w:val="000000" w:themeColor="text1"/>
        </w:rPr>
      </w:pP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r w:rsidRPr="004F09C9">
              <w:rPr>
                <w:color w:val="000000" w:themeColor="text1"/>
              </w:rPr>
              <w:t>Df</w:t>
            </w:r>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77777777" w:rsidR="0089758D" w:rsidRDefault="0089758D" w:rsidP="0089758D">
      <w:pPr>
        <w:spacing w:line="259" w:lineRule="auto"/>
        <w:ind w:left="1076" w:right="90" w:hanging="1091"/>
        <w:rPr>
          <w:color w:val="000000" w:themeColor="text1"/>
        </w:rPr>
      </w:pPr>
    </w:p>
    <w:p w14:paraId="3DED9839" w14:textId="77777777" w:rsidR="0089758D" w:rsidRDefault="0089758D" w:rsidP="0089758D">
      <w:pPr>
        <w:spacing w:line="259" w:lineRule="auto"/>
        <w:ind w:left="1076" w:right="90" w:hanging="1091"/>
        <w:rPr>
          <w:color w:val="000000" w:themeColor="text1"/>
        </w:rPr>
      </w:pPr>
    </w:p>
    <w:p w14:paraId="5EF594FA" w14:textId="77777777" w:rsidR="0089758D" w:rsidRDefault="0089758D" w:rsidP="0089758D">
      <w:pPr>
        <w:spacing w:line="259" w:lineRule="auto"/>
        <w:ind w:left="1076" w:right="90" w:hanging="1091"/>
        <w:rPr>
          <w:color w:val="000000" w:themeColor="text1"/>
        </w:rPr>
      </w:pPr>
    </w:p>
    <w:p w14:paraId="0E612599" w14:textId="77777777" w:rsidR="0089758D" w:rsidRDefault="0089758D" w:rsidP="0089758D">
      <w:pPr>
        <w:spacing w:line="259" w:lineRule="auto"/>
        <w:ind w:left="1076" w:right="90" w:hanging="1091"/>
        <w:rPr>
          <w:color w:val="000000" w:themeColor="text1"/>
        </w:rPr>
      </w:pPr>
    </w:p>
    <w:p w14:paraId="3FEC0BD7" w14:textId="77777777" w:rsidR="0089758D" w:rsidRDefault="0089758D" w:rsidP="0089758D">
      <w:pPr>
        <w:spacing w:line="259" w:lineRule="auto"/>
        <w:ind w:left="1076" w:right="90" w:hanging="1091"/>
        <w:rPr>
          <w:color w:val="000000" w:themeColor="text1"/>
        </w:rPr>
      </w:pPr>
    </w:p>
    <w:p w14:paraId="5D8F05DB" w14:textId="77777777" w:rsidR="0089758D" w:rsidRDefault="0089758D" w:rsidP="0089758D">
      <w:pPr>
        <w:spacing w:line="259" w:lineRule="auto"/>
        <w:ind w:left="1076" w:right="90" w:hanging="1091"/>
        <w:rPr>
          <w:color w:val="000000" w:themeColor="text1"/>
        </w:rPr>
      </w:pPr>
    </w:p>
    <w:p w14:paraId="52E078BA" w14:textId="77777777" w:rsidR="0089758D" w:rsidRDefault="0089758D" w:rsidP="0089758D">
      <w:pPr>
        <w:spacing w:line="259" w:lineRule="auto"/>
        <w:ind w:left="1076" w:right="90" w:hanging="1091"/>
        <w:rPr>
          <w:color w:val="000000" w:themeColor="text1"/>
        </w:rPr>
      </w:pPr>
    </w:p>
    <w:p w14:paraId="08844D11" w14:textId="77777777" w:rsidR="0089758D" w:rsidRDefault="0089758D" w:rsidP="0089758D">
      <w:pPr>
        <w:spacing w:line="259" w:lineRule="auto"/>
        <w:ind w:left="1076" w:right="90" w:hanging="1091"/>
        <w:rPr>
          <w:color w:val="000000" w:themeColor="text1"/>
        </w:rPr>
      </w:pPr>
    </w:p>
    <w:p w14:paraId="568D4251" w14:textId="77777777" w:rsidR="0089758D" w:rsidRDefault="0089758D" w:rsidP="0089758D">
      <w:pPr>
        <w:spacing w:line="259" w:lineRule="auto"/>
        <w:ind w:left="1076" w:right="90" w:hanging="1091"/>
        <w:rPr>
          <w:color w:val="000000" w:themeColor="text1"/>
        </w:rPr>
      </w:pPr>
    </w:p>
    <w:p w14:paraId="0435FFA9" w14:textId="77777777" w:rsidR="0089758D" w:rsidRDefault="0089758D" w:rsidP="0089758D">
      <w:pPr>
        <w:spacing w:line="259" w:lineRule="auto"/>
        <w:ind w:left="1076" w:right="90" w:hanging="1091"/>
        <w:rPr>
          <w:color w:val="000000" w:themeColor="text1"/>
        </w:rPr>
      </w:pPr>
    </w:p>
    <w:p w14:paraId="269DAEE4" w14:textId="109E884F" w:rsidR="0089758D" w:rsidRDefault="0089758D" w:rsidP="0089758D">
      <w:pPr>
        <w:spacing w:line="259" w:lineRule="auto"/>
        <w:ind w:left="1076" w:right="90" w:hanging="1091"/>
        <w:rPr>
          <w:color w:val="000000" w:themeColor="text1"/>
        </w:rPr>
      </w:pPr>
    </w:p>
    <w:p w14:paraId="2CDFEDC1" w14:textId="25B0E1A7" w:rsidR="00244B17" w:rsidRDefault="00244B17" w:rsidP="0089758D">
      <w:pPr>
        <w:spacing w:line="259" w:lineRule="auto"/>
        <w:ind w:left="1076" w:right="90" w:hanging="1091"/>
        <w:rPr>
          <w:color w:val="000000" w:themeColor="text1"/>
        </w:rPr>
      </w:pPr>
    </w:p>
    <w:p w14:paraId="0DCD83A9" w14:textId="2040A285" w:rsidR="00244B17" w:rsidRDefault="00244B17" w:rsidP="0089758D">
      <w:pPr>
        <w:spacing w:line="259" w:lineRule="auto"/>
        <w:ind w:left="1076" w:right="90" w:hanging="1091"/>
        <w:rPr>
          <w:color w:val="000000" w:themeColor="text1"/>
        </w:rPr>
      </w:pPr>
    </w:p>
    <w:p w14:paraId="6AA77DAA" w14:textId="368CC930" w:rsidR="00244B17" w:rsidRDefault="00244B17" w:rsidP="0089758D">
      <w:pPr>
        <w:spacing w:line="259" w:lineRule="auto"/>
        <w:ind w:left="1076" w:right="90" w:hanging="1091"/>
        <w:rPr>
          <w:color w:val="000000" w:themeColor="text1"/>
        </w:rPr>
      </w:pPr>
    </w:p>
    <w:p w14:paraId="520EF587" w14:textId="69D3AFBF" w:rsidR="00244B17" w:rsidRDefault="00244B17" w:rsidP="0089758D">
      <w:pPr>
        <w:spacing w:line="259" w:lineRule="auto"/>
        <w:ind w:left="1076" w:right="90" w:hanging="1091"/>
        <w:rPr>
          <w:color w:val="000000" w:themeColor="text1"/>
        </w:rPr>
      </w:pPr>
    </w:p>
    <w:p w14:paraId="790A1151" w14:textId="77777777" w:rsidR="00244B17" w:rsidRDefault="00244B17" w:rsidP="0089758D">
      <w:pPr>
        <w:spacing w:line="259" w:lineRule="auto"/>
        <w:ind w:left="1076" w:right="90" w:hanging="1091"/>
        <w:rPr>
          <w:color w:val="000000" w:themeColor="text1"/>
        </w:rPr>
      </w:pPr>
    </w:p>
    <w:p w14:paraId="080ADCD4" w14:textId="77777777" w:rsidR="00244B17" w:rsidRDefault="00244B17" w:rsidP="0089758D">
      <w:pPr>
        <w:spacing w:line="259" w:lineRule="auto"/>
        <w:ind w:left="1076" w:right="90" w:hanging="1091"/>
        <w:rPr>
          <w:color w:val="000000" w:themeColor="text1"/>
        </w:rPr>
      </w:pPr>
    </w:p>
    <w:p w14:paraId="0A4B3906" w14:textId="77777777" w:rsidR="0089758D" w:rsidRDefault="0089758D" w:rsidP="0089758D">
      <w:pPr>
        <w:spacing w:line="259" w:lineRule="auto"/>
        <w:ind w:left="1076" w:right="90" w:hanging="1091"/>
        <w:rPr>
          <w:color w:val="000000" w:themeColor="text1"/>
        </w:rPr>
      </w:pPr>
    </w:p>
    <w:p w14:paraId="02D746A4" w14:textId="77777777" w:rsidR="0089758D" w:rsidRDefault="0089758D" w:rsidP="0089758D">
      <w:pPr>
        <w:spacing w:line="259" w:lineRule="auto"/>
        <w:ind w:left="1076" w:right="90" w:hanging="1091"/>
        <w:rPr>
          <w:color w:val="000000" w:themeColor="text1"/>
        </w:rPr>
      </w:pPr>
    </w:p>
    <w:p w14:paraId="17BDC28B" w14:textId="77777777" w:rsidR="0089758D" w:rsidRPr="004F09C9" w:rsidRDefault="0089758D" w:rsidP="0089758D">
      <w:pPr>
        <w:spacing w:line="259" w:lineRule="auto"/>
        <w:ind w:left="1076" w:right="90" w:hanging="1091"/>
        <w:rPr>
          <w:color w:val="000000" w:themeColor="text1"/>
        </w:rPr>
      </w:pPr>
    </w:p>
    <w:p w14:paraId="65DD147B" w14:textId="77777777" w:rsidR="0089758D" w:rsidRPr="004F09C9" w:rsidRDefault="0089758D" w:rsidP="0089758D">
      <w:pPr>
        <w:spacing w:line="259" w:lineRule="auto"/>
        <w:ind w:left="1076" w:right="90" w:hanging="1091"/>
        <w:rPr>
          <w:color w:val="000000" w:themeColor="text1"/>
        </w:rPr>
      </w:pPr>
    </w:p>
    <w:p w14:paraId="6D679630" w14:textId="77777777" w:rsidR="0089758D" w:rsidRPr="004F09C9" w:rsidRDefault="0089758D" w:rsidP="0089758D">
      <w:pPr>
        <w:spacing w:line="259" w:lineRule="auto"/>
        <w:ind w:left="1076" w:right="90" w:hanging="1091"/>
        <w:rPr>
          <w:color w:val="000000" w:themeColor="text1"/>
        </w:rPr>
      </w:pPr>
    </w:p>
    <w:p w14:paraId="39F991AB" w14:textId="77777777" w:rsidR="0089758D" w:rsidRPr="004F09C9" w:rsidRDefault="0089758D" w:rsidP="0089758D">
      <w:pPr>
        <w:spacing w:line="259" w:lineRule="auto"/>
        <w:ind w:left="1076" w:right="90" w:hanging="1091"/>
        <w:rPr>
          <w:color w:val="000000" w:themeColor="text1"/>
        </w:rPr>
      </w:pP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77777777" w:rsidR="0089758D" w:rsidRPr="004F09C9" w:rsidRDefault="0089758D" w:rsidP="0089758D">
      <w:pPr>
        <w:spacing w:after="174" w:line="259" w:lineRule="auto"/>
        <w:ind w:right="80"/>
        <w:jc w:val="center"/>
        <w:rPr>
          <w:color w:val="000000" w:themeColor="text1"/>
        </w:rPr>
      </w:pPr>
    </w:p>
    <w:p w14:paraId="490A2666" w14:textId="77777777" w:rsidR="00D27C9E" w:rsidRPr="004F09C9" w:rsidRDefault="00D27C9E">
      <w:pPr>
        <w:spacing w:line="259" w:lineRule="auto"/>
        <w:ind w:left="1076" w:right="90" w:hanging="1091"/>
        <w:rPr>
          <w:color w:val="000000" w:themeColor="text1"/>
        </w:rPr>
      </w:pPr>
    </w:p>
    <w:p w14:paraId="25700547" w14:textId="77777777" w:rsidR="00D27C9E" w:rsidRPr="004F09C9" w:rsidRDefault="00D27C9E">
      <w:pPr>
        <w:spacing w:line="259" w:lineRule="auto"/>
        <w:ind w:left="1076" w:right="90" w:hanging="1091"/>
        <w:rPr>
          <w:color w:val="000000" w:themeColor="text1"/>
        </w:rPr>
      </w:pPr>
    </w:p>
    <w:p w14:paraId="55872FB0" w14:textId="77777777" w:rsidR="00D27C9E" w:rsidRDefault="00D27C9E">
      <w:pPr>
        <w:spacing w:line="259" w:lineRule="auto"/>
        <w:ind w:left="1076" w:right="90" w:hanging="1091"/>
        <w:rPr>
          <w:color w:val="000000" w:themeColor="text1"/>
        </w:rPr>
      </w:pPr>
    </w:p>
    <w:p w14:paraId="3E3D43EF" w14:textId="77777777" w:rsidR="00C34FA8" w:rsidRDefault="00C34FA8">
      <w:pPr>
        <w:spacing w:line="259" w:lineRule="auto"/>
        <w:ind w:left="1076" w:right="90" w:hanging="1091"/>
        <w:rPr>
          <w:color w:val="000000" w:themeColor="text1"/>
        </w:rPr>
      </w:pPr>
    </w:p>
    <w:p w14:paraId="4F640F3A" w14:textId="77777777" w:rsidR="00C34FA8" w:rsidRDefault="00C34FA8">
      <w:pPr>
        <w:spacing w:line="259" w:lineRule="auto"/>
        <w:ind w:left="1076" w:right="90" w:hanging="1091"/>
        <w:rPr>
          <w:color w:val="000000" w:themeColor="text1"/>
        </w:rPr>
      </w:pPr>
    </w:p>
    <w:p w14:paraId="4CA8F105" w14:textId="77777777" w:rsidR="00C34FA8" w:rsidRDefault="00C34FA8">
      <w:pPr>
        <w:spacing w:line="259" w:lineRule="auto"/>
        <w:ind w:left="1076" w:right="90" w:hanging="1091"/>
        <w:rPr>
          <w:color w:val="000000" w:themeColor="text1"/>
        </w:rPr>
      </w:pPr>
    </w:p>
    <w:p w14:paraId="08333B90" w14:textId="77777777" w:rsidR="00C34FA8" w:rsidRPr="004F09C9" w:rsidRDefault="00C34FA8">
      <w:pPr>
        <w:spacing w:line="259" w:lineRule="auto"/>
        <w:ind w:left="1076" w:right="90" w:hanging="1091"/>
        <w:rPr>
          <w:color w:val="000000" w:themeColor="text1"/>
        </w:rPr>
      </w:pPr>
    </w:p>
    <w:p w14:paraId="3080C89F" w14:textId="77777777" w:rsidR="00D27C9E" w:rsidRPr="004F09C9" w:rsidRDefault="00D27C9E">
      <w:pPr>
        <w:spacing w:line="259" w:lineRule="auto"/>
        <w:ind w:left="1076" w:right="90" w:hanging="1091"/>
        <w:rPr>
          <w:color w:val="000000" w:themeColor="text1"/>
        </w:rPr>
      </w:pPr>
    </w:p>
    <w:p w14:paraId="4DF67DA4" w14:textId="77777777" w:rsidR="0089758D" w:rsidRPr="004F09C9" w:rsidRDefault="0089758D">
      <w:pPr>
        <w:spacing w:line="259" w:lineRule="auto"/>
        <w:ind w:left="1076" w:right="90" w:hanging="1091"/>
        <w:rPr>
          <w:color w:val="000000" w:themeColor="text1"/>
        </w:rPr>
      </w:pPr>
    </w:p>
    <w:p w14:paraId="73C468C9" w14:textId="77777777" w:rsidR="0089758D" w:rsidRPr="004F09C9" w:rsidRDefault="0089758D" w:rsidP="0089758D">
      <w:pPr>
        <w:spacing w:line="259" w:lineRule="auto"/>
        <w:ind w:left="0" w:right="90" w:firstLine="0"/>
        <w:rPr>
          <w:color w:val="000000" w:themeColor="text1"/>
        </w:rPr>
      </w:pPr>
    </w:p>
    <w:p w14:paraId="04893103" w14:textId="77777777" w:rsidR="00C34FA8" w:rsidRDefault="00C34FA8" w:rsidP="00244B17">
      <w:pPr>
        <w:spacing w:after="174" w:line="259" w:lineRule="auto"/>
        <w:ind w:left="0" w:right="80" w:firstLine="0"/>
        <w:rPr>
          <w:color w:val="000000" w:themeColor="text1"/>
        </w:rPr>
      </w:pPr>
    </w:p>
    <w:p w14:paraId="1E29FD62" w14:textId="77777777" w:rsidR="00C34FA8" w:rsidRPr="004F09C9" w:rsidRDefault="00C34FA8">
      <w:pPr>
        <w:spacing w:after="174" w:line="259" w:lineRule="auto"/>
        <w:ind w:right="80"/>
        <w:jc w:val="center"/>
        <w:rPr>
          <w:color w:val="000000" w:themeColor="text1"/>
        </w:rPr>
      </w:pP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9CE0665"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5FCFFC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5EE110D"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54"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54"/>
    <w:p w14:paraId="38B6C2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558230EA" w14:textId="77777777" w:rsidR="00E872D5" w:rsidRPr="004F09C9" w:rsidRDefault="00E872D5" w:rsidP="001B2751">
      <w:pPr>
        <w:spacing w:line="403" w:lineRule="auto"/>
        <w:ind w:left="187" w:right="86" w:hanging="187"/>
        <w:rPr>
          <w:color w:val="000000" w:themeColor="text1"/>
        </w:rPr>
      </w:pPr>
      <w:bookmarkStart w:id="55" w:name="_Hlk855342"/>
      <w:r w:rsidRPr="004F09C9">
        <w:rPr>
          <w:color w:val="000000" w:themeColor="text1"/>
        </w:rPr>
        <w:t xml:space="preserve">Williams, C. M., K. E. Marshall, H. A. MacMillan, J. D. Dzurisin, J. J. Hellmann, and B. J. Sinclair. 2012. Thermal variability increases the impact of autumnal warming and drives metabolic depression in an overwintering butterfly. PLoS ONE </w:t>
      </w:r>
      <w:proofErr w:type="gramStart"/>
      <w:r w:rsidRPr="004F09C9">
        <w:rPr>
          <w:color w:val="000000" w:themeColor="text1"/>
        </w:rPr>
        <w:t>7:e</w:t>
      </w:r>
      <w:proofErr w:type="gramEnd"/>
      <w:r w:rsidRPr="004F09C9">
        <w:rPr>
          <w:color w:val="000000" w:themeColor="text1"/>
        </w:rPr>
        <w:t>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55"/>
    </w:p>
    <w:p w14:paraId="1E2E2907" w14:textId="77777777" w:rsidR="00D27C9E" w:rsidRPr="004F09C9" w:rsidRDefault="00D27C9E">
      <w:pPr>
        <w:spacing w:line="259" w:lineRule="auto"/>
        <w:ind w:left="244" w:right="90"/>
        <w:rPr>
          <w:color w:val="000000" w:themeColor="text1"/>
        </w:rPr>
      </w:pPr>
    </w:p>
    <w:p w14:paraId="6BE8C4B6" w14:textId="77777777" w:rsidR="00D27C9E" w:rsidRPr="004F09C9" w:rsidRDefault="00D27C9E">
      <w:pPr>
        <w:spacing w:line="259" w:lineRule="auto"/>
        <w:ind w:left="244" w:right="90"/>
        <w:rPr>
          <w:color w:val="000000" w:themeColor="text1"/>
        </w:rPr>
      </w:pPr>
    </w:p>
    <w:p w14:paraId="5BCF6BC8" w14:textId="77777777" w:rsidR="00D27C9E" w:rsidRPr="004F09C9" w:rsidRDefault="00D27C9E">
      <w:pPr>
        <w:spacing w:line="259" w:lineRule="auto"/>
        <w:ind w:left="244" w:right="90"/>
        <w:rPr>
          <w:color w:val="000000" w:themeColor="text1"/>
        </w:rPr>
      </w:pPr>
    </w:p>
    <w:p w14:paraId="3F66C6A0" w14:textId="77777777" w:rsidR="00D27C9E" w:rsidRPr="004F09C9" w:rsidRDefault="00D27C9E">
      <w:pPr>
        <w:spacing w:line="259" w:lineRule="auto"/>
        <w:ind w:left="244" w:right="90"/>
        <w:rPr>
          <w:color w:val="000000" w:themeColor="text1"/>
        </w:rPr>
      </w:pPr>
    </w:p>
    <w:p w14:paraId="64DEC256" w14:textId="77777777" w:rsidR="00D27C9E" w:rsidRPr="004F09C9" w:rsidRDefault="00D27C9E">
      <w:pPr>
        <w:spacing w:line="259" w:lineRule="auto"/>
        <w:ind w:left="244" w:right="90"/>
        <w:rPr>
          <w:color w:val="000000" w:themeColor="text1"/>
        </w:rPr>
      </w:pPr>
    </w:p>
    <w:p w14:paraId="50D251C1" w14:textId="77777777" w:rsidR="00D27C9E" w:rsidRPr="004F09C9" w:rsidRDefault="00D27C9E">
      <w:pPr>
        <w:spacing w:line="259" w:lineRule="auto"/>
        <w:ind w:left="244" w:right="90"/>
        <w:rPr>
          <w:color w:val="000000" w:themeColor="text1"/>
        </w:rPr>
      </w:pPr>
    </w:p>
    <w:p w14:paraId="2F974443" w14:textId="77777777" w:rsidR="00D27C9E" w:rsidRPr="004F09C9" w:rsidRDefault="00D27C9E">
      <w:pPr>
        <w:spacing w:line="259" w:lineRule="auto"/>
        <w:ind w:left="244" w:right="90"/>
        <w:rPr>
          <w:color w:val="000000" w:themeColor="text1"/>
        </w:rPr>
      </w:pPr>
    </w:p>
    <w:p w14:paraId="59228E70" w14:textId="77777777" w:rsidR="00D27C9E" w:rsidRPr="004F09C9" w:rsidRDefault="00D27C9E">
      <w:pPr>
        <w:spacing w:line="259" w:lineRule="auto"/>
        <w:ind w:left="244" w:right="90"/>
        <w:rPr>
          <w:color w:val="000000" w:themeColor="text1"/>
        </w:rPr>
      </w:pPr>
    </w:p>
    <w:p w14:paraId="1DBF3F33" w14:textId="77777777" w:rsidR="00D27C9E" w:rsidRDefault="00D27C9E">
      <w:pPr>
        <w:spacing w:line="259" w:lineRule="auto"/>
        <w:ind w:left="244" w:right="90"/>
        <w:rPr>
          <w:color w:val="000000" w:themeColor="text1"/>
        </w:rPr>
      </w:pPr>
    </w:p>
    <w:p w14:paraId="4CE83934" w14:textId="77777777" w:rsidR="001B2751" w:rsidRDefault="001B2751">
      <w:pPr>
        <w:spacing w:line="259" w:lineRule="auto"/>
        <w:ind w:left="244" w:right="90"/>
        <w:rPr>
          <w:color w:val="000000" w:themeColor="text1"/>
        </w:rPr>
      </w:pPr>
    </w:p>
    <w:p w14:paraId="03E76A25" w14:textId="77777777" w:rsidR="001B2751" w:rsidRDefault="001B2751">
      <w:pPr>
        <w:spacing w:line="259" w:lineRule="auto"/>
        <w:ind w:left="244" w:right="90"/>
        <w:rPr>
          <w:color w:val="000000" w:themeColor="text1"/>
        </w:rPr>
      </w:pPr>
    </w:p>
    <w:p w14:paraId="5FDFB048" w14:textId="77777777" w:rsidR="001B2751" w:rsidRDefault="001B2751">
      <w:pPr>
        <w:spacing w:line="259" w:lineRule="auto"/>
        <w:ind w:left="244" w:right="90"/>
        <w:rPr>
          <w:color w:val="000000" w:themeColor="text1"/>
        </w:rPr>
      </w:pPr>
    </w:p>
    <w:p w14:paraId="237AA5C1" w14:textId="77777777" w:rsidR="001B2751" w:rsidRDefault="001B2751">
      <w:pPr>
        <w:spacing w:line="259" w:lineRule="auto"/>
        <w:ind w:left="244" w:right="90"/>
        <w:rPr>
          <w:color w:val="000000" w:themeColor="text1"/>
        </w:rPr>
      </w:pPr>
    </w:p>
    <w:p w14:paraId="3335B0A9" w14:textId="77777777" w:rsidR="001B2751" w:rsidRDefault="001B2751">
      <w:pPr>
        <w:spacing w:line="259" w:lineRule="auto"/>
        <w:ind w:left="244" w:right="90"/>
        <w:rPr>
          <w:color w:val="000000" w:themeColor="text1"/>
        </w:rPr>
      </w:pPr>
    </w:p>
    <w:p w14:paraId="2DC70B2D" w14:textId="77777777" w:rsidR="001B2751" w:rsidRDefault="001B2751">
      <w:pPr>
        <w:spacing w:line="259" w:lineRule="auto"/>
        <w:ind w:left="244" w:right="90"/>
        <w:rPr>
          <w:color w:val="000000" w:themeColor="text1"/>
        </w:rPr>
      </w:pPr>
    </w:p>
    <w:p w14:paraId="480497A3" w14:textId="77777777" w:rsidR="001B2751" w:rsidRPr="004F09C9" w:rsidRDefault="001B2751">
      <w:pPr>
        <w:spacing w:line="259" w:lineRule="auto"/>
        <w:ind w:left="244" w:right="90"/>
        <w:rPr>
          <w:color w:val="000000" w:themeColor="text1"/>
        </w:rPr>
      </w:pP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17842CE8"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44BB90D4" w14:textId="02B5D034"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6BA056E5" w14:textId="77777777" w:rsidR="00593913" w:rsidRDefault="00593913">
      <w:pPr>
        <w:pStyle w:val="CommentText"/>
      </w:pPr>
      <w:r>
        <w:rPr>
          <w:rStyle w:val="CommentReference"/>
        </w:rPr>
        <w:annotationRef/>
      </w:r>
      <w:r>
        <w:t xml:space="preserve">Please think about the logic of what you wrote and let’s revisit. </w:t>
      </w:r>
    </w:p>
  </w:comment>
  <w:comment w:id="1" w:author="Brown,James T" w:date="2019-02-15T14:07:00Z" w:initials="BT">
    <w:p w14:paraId="01326EA7" w14:textId="77777777" w:rsidR="00593913" w:rsidRDefault="00593913">
      <w:pPr>
        <w:pStyle w:val="CommentText"/>
      </w:pPr>
      <w:r>
        <w:rPr>
          <w:rStyle w:val="CommentReference"/>
        </w:rPr>
        <w:annotationRef/>
      </w:r>
      <w:r>
        <w:t>Witty is fine but make sure you are being accurate</w:t>
      </w:r>
    </w:p>
  </w:comment>
  <w:comment w:id="2" w:author="Brown,James T" w:date="2019-02-05T18:29:00Z" w:initials="BT">
    <w:p w14:paraId="06CBC008" w14:textId="77777777" w:rsidR="00593913" w:rsidRDefault="00593913">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5192B1B2" w14:textId="77777777" w:rsidR="00593913" w:rsidRDefault="00593913">
      <w:pPr>
        <w:pStyle w:val="CommentText"/>
      </w:pPr>
      <w:r>
        <w:rPr>
          <w:rStyle w:val="CommentReference"/>
        </w:rPr>
        <w:annotationRef/>
      </w:r>
      <w:r>
        <w:t>This list does not match text</w:t>
      </w:r>
    </w:p>
  </w:comment>
  <w:comment w:id="5" w:author="reviewer" w:date="2019-02-20T13:52:00Z" w:initials="a">
    <w:p w14:paraId="1D32AAAB" w14:textId="77777777" w:rsidR="00593913" w:rsidRDefault="00593913" w:rsidP="00F71873">
      <w:pPr>
        <w:pStyle w:val="CommentText"/>
      </w:pPr>
      <w:r>
        <w:rPr>
          <w:rStyle w:val="CommentReference"/>
        </w:rPr>
        <w:annotationRef/>
      </w:r>
      <w:r>
        <w:t>Where is this information from?</w:t>
      </w:r>
    </w:p>
  </w:comment>
  <w:comment w:id="6" w:author="Chemistry Group Computer" w:date="2019-02-21T15:40:00Z" w:initials="CGC">
    <w:p w14:paraId="3BCA2EB3" w14:textId="5843CD52" w:rsidR="00593913" w:rsidRDefault="00593913"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7" w:author="reviewer" w:date="2019-02-28T15:09:00Z" w:initials="a">
    <w:p w14:paraId="239856FA" w14:textId="57F4207F" w:rsidR="00593913" w:rsidRDefault="00593913">
      <w:pPr>
        <w:pStyle w:val="CommentText"/>
      </w:pPr>
      <w:r>
        <w:rPr>
          <w:rStyle w:val="CommentReference"/>
        </w:rPr>
        <w:annotationRef/>
      </w:r>
      <w:r>
        <w:t>Be consistent in how you cite your references.</w:t>
      </w:r>
    </w:p>
  </w:comment>
  <w:comment w:id="9" w:author="reviewer" w:date="2019-02-28T15:11:00Z" w:initials="a">
    <w:p w14:paraId="4B8F7FA7" w14:textId="609B6E4A" w:rsidR="00593913" w:rsidRDefault="00593913">
      <w:pPr>
        <w:pStyle w:val="CommentText"/>
      </w:pPr>
      <w:r>
        <w:rPr>
          <w:rStyle w:val="CommentReference"/>
        </w:rPr>
        <w:annotationRef/>
      </w:r>
      <w:r>
        <w:t>For all scientific names, you need to add the authority the first time the name is mentioned.</w:t>
      </w:r>
    </w:p>
  </w:comment>
  <w:comment w:id="15" w:author="reviewer" w:date="2019-02-28T15:14:00Z" w:initials="a">
    <w:p w14:paraId="13CA1E98" w14:textId="67FDCA40" w:rsidR="00593913" w:rsidRDefault="00593913">
      <w:pPr>
        <w:pStyle w:val="CommentText"/>
      </w:pPr>
      <w:r>
        <w:rPr>
          <w:rStyle w:val="CommentReference"/>
        </w:rPr>
        <w:annotationRef/>
      </w:r>
      <w:r>
        <w:t>You’ve already noted that this study was by Thompson and Davis.</w:t>
      </w:r>
    </w:p>
  </w:comment>
  <w:comment w:id="18" w:author="reviewer" w:date="2019-02-28T15:16:00Z" w:initials="a">
    <w:p w14:paraId="1054614B" w14:textId="407DD756" w:rsidR="00593913" w:rsidRDefault="00593913">
      <w:pPr>
        <w:pStyle w:val="CommentText"/>
      </w:pPr>
      <w:r>
        <w:rPr>
          <w:rStyle w:val="CommentReference"/>
        </w:rPr>
        <w:annotationRef/>
      </w:r>
      <w:r>
        <w:t>No results in introduction.</w:t>
      </w:r>
    </w:p>
  </w:comment>
  <w:comment w:id="21" w:author="reviewer" w:date="2019-02-28T15:17:00Z" w:initials="a">
    <w:p w14:paraId="02AC6878" w14:textId="77777777" w:rsidR="00593913" w:rsidRDefault="00593913" w:rsidP="00593913">
      <w:pPr>
        <w:pStyle w:val="CommentText"/>
      </w:pPr>
      <w:r>
        <w:rPr>
          <w:rStyle w:val="CommentReference"/>
        </w:rPr>
        <w:annotationRef/>
      </w:r>
      <w:r>
        <w:t>You need to explain early on why pheromone strain and diapause strain can be identified using the same genes.</w:t>
      </w:r>
    </w:p>
    <w:p w14:paraId="034C0538" w14:textId="1670DBC9" w:rsidR="00593913" w:rsidRDefault="00593913">
      <w:pPr>
        <w:pStyle w:val="CommentText"/>
      </w:pPr>
    </w:p>
  </w:comment>
  <w:comment w:id="32" w:author="reviewer" w:date="2019-02-28T15:22:00Z" w:initials="a">
    <w:p w14:paraId="62BB7412" w14:textId="57E98C8E" w:rsidR="00883F17" w:rsidRDefault="00883F17">
      <w:pPr>
        <w:pStyle w:val="CommentText"/>
      </w:pPr>
      <w:r>
        <w:rPr>
          <w:rStyle w:val="CommentReference"/>
        </w:rPr>
        <w:annotationRef/>
      </w:r>
      <w:r>
        <w:t>More than one type of hexane?</w:t>
      </w:r>
    </w:p>
  </w:comment>
  <w:comment w:id="37" w:author="reviewer" w:date="2019-02-28T15:25:00Z" w:initials="a">
    <w:p w14:paraId="6056A498" w14:textId="3F59BBA3" w:rsidR="00883F17" w:rsidRDefault="00883F17">
      <w:pPr>
        <w:pStyle w:val="CommentText"/>
      </w:pPr>
      <w:r>
        <w:rPr>
          <w:rStyle w:val="CommentReference"/>
        </w:rPr>
        <w:annotationRef/>
      </w:r>
      <w:r>
        <w:t>Tables or figures that show results should be cited in the Results.</w:t>
      </w:r>
    </w:p>
  </w:comment>
  <w:comment w:id="46" w:author="Dan" w:date="2019-02-15T13:12:00Z" w:initials="D">
    <w:p w14:paraId="591DC8F6" w14:textId="77777777" w:rsidR="00593913" w:rsidRDefault="00593913">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47" w:author="Brown,James T" w:date="2019-02-20T01:09:00Z" w:initials="BT">
    <w:p w14:paraId="66B369FE" w14:textId="77777777" w:rsidR="00593913" w:rsidRDefault="00593913">
      <w:pPr>
        <w:pStyle w:val="CommentText"/>
      </w:pPr>
      <w:r>
        <w:rPr>
          <w:rStyle w:val="CommentReference"/>
        </w:rPr>
        <w:annotationRef/>
      </w:r>
      <w:r>
        <w:t xml:space="preserve">This comment has not been addressed yet </w:t>
      </w:r>
    </w:p>
  </w:comment>
  <w:comment w:id="49" w:author="Dan Hahn" w:date="2019-02-20T14:59:00Z" w:initials="DH">
    <w:p w14:paraId="7F1AFEBD" w14:textId="77777777" w:rsidR="00593913" w:rsidRDefault="00593913">
      <w:pPr>
        <w:pStyle w:val="CommentText"/>
      </w:pPr>
      <w:r>
        <w:rPr>
          <w:rStyle w:val="CommentReference"/>
        </w:rPr>
        <w:annotationRef/>
      </w:r>
      <w:r>
        <w:t xml:space="preserve">Why does this appear as a paragraph on </w:t>
      </w:r>
      <w:proofErr w:type="gramStart"/>
      <w:r>
        <w:t>it's</w:t>
      </w:r>
      <w:proofErr w:type="gramEnd"/>
      <w:r>
        <w:t xml:space="preserve"> own?</w:t>
      </w:r>
    </w:p>
  </w:comment>
  <w:comment w:id="50" w:author="Dan Hahn" w:date="2019-02-20T15:07:00Z" w:initials="DH">
    <w:p w14:paraId="57AC811A" w14:textId="77777777" w:rsidR="00593913" w:rsidRDefault="00593913">
      <w:pPr>
        <w:pStyle w:val="CommentText"/>
      </w:pPr>
      <w:r>
        <w:rPr>
          <w:rStyle w:val="CommentReference"/>
        </w:rPr>
        <w:annotationRef/>
      </w:r>
      <w:r>
        <w:t xml:space="preserve">How much longer was their effective growing season? Was it long enough to get another generation in? If so, mention that in </w:t>
      </w:r>
      <w:proofErr w:type="gramStart"/>
      <w:r>
        <w:t>it's</w:t>
      </w:r>
      <w:proofErr w:type="gramEnd"/>
      <w:r>
        <w:t xml:space="preserve"> own sentence, not just sandwiched in below. </w:t>
      </w:r>
    </w:p>
  </w:comment>
  <w:comment w:id="51" w:author="Dan Hahn" w:date="2019-02-20T15:11:00Z" w:initials="DH">
    <w:p w14:paraId="5EE77AA9" w14:textId="77777777" w:rsidR="00593913" w:rsidRDefault="00593913">
      <w:pPr>
        <w:pStyle w:val="CommentText"/>
      </w:pPr>
      <w:r>
        <w:rPr>
          <w:rStyle w:val="CommentReference"/>
        </w:rPr>
        <w:annotationRef/>
      </w:r>
      <w:r>
        <w:t xml:space="preserve">Your discussion is still a bit slimmer than it could be, but let's move ahead knowing that Rob and John may demand more. </w:t>
      </w:r>
    </w:p>
  </w:comment>
  <w:comment w:id="52" w:author="Dan Hahn" w:date="2019-02-20T14:46:00Z" w:initials="DH">
    <w:p w14:paraId="59A13F4B" w14:textId="77777777" w:rsidR="00593913" w:rsidRDefault="00593913" w:rsidP="00350BD0">
      <w:pPr>
        <w:pStyle w:val="CommentText"/>
      </w:pPr>
      <w:r>
        <w:rPr>
          <w:rStyle w:val="CommentReference"/>
        </w:rPr>
        <w:annotationRef/>
      </w:r>
      <w:r>
        <w:t xml:space="preserve">This is </w:t>
      </w:r>
      <w:proofErr w:type="gramStart"/>
      <w:r>
        <w:t>really boring</w:t>
      </w:r>
      <w:proofErr w:type="gramEnd"/>
      <w:r>
        <w:t xml:space="preserve">. Start your caption with the take-home point of the figure for all figures. </w:t>
      </w:r>
    </w:p>
  </w:comment>
  <w:comment w:id="53" w:author="Dan Hahn" w:date="2019-02-20T14:45:00Z" w:initials="DH">
    <w:p w14:paraId="4F259C39" w14:textId="77777777" w:rsidR="00593913" w:rsidRDefault="00593913"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056E5" w15:done="0"/>
  <w15:commentEx w15:paraId="01326EA7" w15:done="0"/>
  <w15:commentEx w15:paraId="06CBC008" w15:done="0"/>
  <w15:commentEx w15:paraId="5192B1B2" w15:done="0"/>
  <w15:commentEx w15:paraId="1D32AAAB" w15:done="0"/>
  <w15:commentEx w15:paraId="3BCA2EB3" w15:paraIdParent="1D32AAAB" w15:done="0"/>
  <w15:commentEx w15:paraId="239856FA" w15:done="0"/>
  <w15:commentEx w15:paraId="4B8F7FA7" w15:done="0"/>
  <w15:commentEx w15:paraId="13CA1E98" w15:done="0"/>
  <w15:commentEx w15:paraId="1054614B" w15:done="0"/>
  <w15:commentEx w15:paraId="034C0538" w15:done="0"/>
  <w15:commentEx w15:paraId="62BB7412" w15:done="0"/>
  <w15:commentEx w15:paraId="6056A498" w15:done="0"/>
  <w15:commentEx w15:paraId="591DC8F6" w15:done="0"/>
  <w15:commentEx w15:paraId="66B369FE" w15:done="0"/>
  <w15:commentEx w15:paraId="7F1AFEBD" w15:done="0"/>
  <w15:commentEx w15:paraId="57AC811A" w15:done="0"/>
  <w15:commentEx w15:paraId="5EE77AA9" w15:done="0"/>
  <w15:commentEx w15:paraId="59A13F4B" w15:done="0"/>
  <w15:commentEx w15:paraId="4F259C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056E5" w16cid:durableId="20194D72"/>
  <w16cid:commentId w16cid:paraId="01326EA7" w16cid:durableId="20194D73"/>
  <w16cid:commentId w16cid:paraId="06CBC008" w16cid:durableId="20194D74"/>
  <w16cid:commentId w16cid:paraId="5192B1B2" w16cid:durableId="20194D75"/>
  <w16cid:commentId w16cid:paraId="1D32AAAB" w16cid:durableId="2017DA21"/>
  <w16cid:commentId w16cid:paraId="3BCA2EB3" w16cid:durableId="20194505"/>
  <w16cid:commentId w16cid:paraId="239856FA" w16cid:durableId="2022783F"/>
  <w16cid:commentId w16cid:paraId="4B8F7FA7" w16cid:durableId="20227887"/>
  <w16cid:commentId w16cid:paraId="13CA1E98" w16cid:durableId="2022794F"/>
  <w16cid:commentId w16cid:paraId="1054614B" w16cid:durableId="202279BF"/>
  <w16cid:commentId w16cid:paraId="034C0538" w16cid:durableId="202279FB"/>
  <w16cid:commentId w16cid:paraId="62BB7412" w16cid:durableId="20227B4E"/>
  <w16cid:commentId w16cid:paraId="6056A498" w16cid:durableId="20227BF9"/>
  <w16cid:commentId w16cid:paraId="591DC8F6" w16cid:durableId="20194D7A"/>
  <w16cid:commentId w16cid:paraId="66B369FE" w16cid:durableId="20194D7B"/>
  <w16cid:commentId w16cid:paraId="7F1AFEBD" w16cid:durableId="20194D7D"/>
  <w16cid:commentId w16cid:paraId="57AC811A" w16cid:durableId="20194D7F"/>
  <w16cid:commentId w16cid:paraId="5EE77AA9" w16cid:durableId="20194D81"/>
  <w16cid:commentId w16cid:paraId="59A13F4B" w16cid:durableId="20194D84"/>
  <w16cid:commentId w16cid:paraId="4F259C39" w16cid:durableId="20194D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FBB49" w14:textId="77777777" w:rsidR="00FF1E58" w:rsidRDefault="00FF1E58">
      <w:pPr>
        <w:spacing w:after="0" w:line="240" w:lineRule="auto"/>
      </w:pPr>
      <w:r>
        <w:separator/>
      </w:r>
    </w:p>
  </w:endnote>
  <w:endnote w:type="continuationSeparator" w:id="0">
    <w:p w14:paraId="2F547E23" w14:textId="77777777" w:rsidR="00FF1E58" w:rsidRDefault="00FF1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egoe UI">
    <w:altName w:val="Times New Roman"/>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81ABE" w14:textId="77777777" w:rsidR="00593913" w:rsidRDefault="00593913">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57905" w14:textId="77777777" w:rsidR="00593913" w:rsidRDefault="00593913">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B06E" w14:textId="77777777" w:rsidR="00593913" w:rsidRDefault="00593913">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5F384" w14:textId="77777777" w:rsidR="00593913" w:rsidRDefault="00593913">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21795" w14:textId="77777777" w:rsidR="00593913" w:rsidRDefault="00593913">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83ED" w14:textId="77777777" w:rsidR="00593913" w:rsidRDefault="00593913">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593913" w:rsidRDefault="0059391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593913" w:rsidRDefault="00593913">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593913" w:rsidRDefault="00593913">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E84DA" w14:textId="77777777" w:rsidR="00FF1E58" w:rsidRDefault="00FF1E58">
      <w:pPr>
        <w:spacing w:after="0" w:line="240" w:lineRule="auto"/>
      </w:pPr>
      <w:r>
        <w:separator/>
      </w:r>
    </w:p>
  </w:footnote>
  <w:footnote w:type="continuationSeparator" w:id="0">
    <w:p w14:paraId="26AA8EDF" w14:textId="77777777" w:rsidR="00FF1E58" w:rsidRDefault="00FF1E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6297" w14:textId="77777777" w:rsidR="00593913" w:rsidRDefault="0059391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D1DB" w14:textId="77777777" w:rsidR="00593913" w:rsidRDefault="0059391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ABF4F" w14:textId="77777777" w:rsidR="00593913" w:rsidRDefault="0059391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3A05F" w14:textId="77777777" w:rsidR="00593913" w:rsidRDefault="00593913">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37A85" w14:textId="77777777" w:rsidR="00593913" w:rsidRDefault="00593913">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E543" w14:textId="77777777" w:rsidR="00593913" w:rsidRDefault="00593913">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593913" w:rsidRDefault="0059391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593913" w:rsidRDefault="0059391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593913" w:rsidRDefault="0059391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14EB"/>
    <w:rsid w:val="000241BD"/>
    <w:rsid w:val="00025945"/>
    <w:rsid w:val="000428A7"/>
    <w:rsid w:val="00047032"/>
    <w:rsid w:val="000472C3"/>
    <w:rsid w:val="00047C9E"/>
    <w:rsid w:val="00053790"/>
    <w:rsid w:val="00054F53"/>
    <w:rsid w:val="00062423"/>
    <w:rsid w:val="0006372C"/>
    <w:rsid w:val="000655EE"/>
    <w:rsid w:val="0007129A"/>
    <w:rsid w:val="000978A9"/>
    <w:rsid w:val="000A008B"/>
    <w:rsid w:val="000A3338"/>
    <w:rsid w:val="000A577E"/>
    <w:rsid w:val="000B42BD"/>
    <w:rsid w:val="000B7255"/>
    <w:rsid w:val="000C1702"/>
    <w:rsid w:val="000D17FB"/>
    <w:rsid w:val="000D6E6E"/>
    <w:rsid w:val="000E1D1C"/>
    <w:rsid w:val="000E69EC"/>
    <w:rsid w:val="000F2684"/>
    <w:rsid w:val="000F2901"/>
    <w:rsid w:val="000F7BF5"/>
    <w:rsid w:val="001011C2"/>
    <w:rsid w:val="00101994"/>
    <w:rsid w:val="001021F7"/>
    <w:rsid w:val="00103F27"/>
    <w:rsid w:val="001116FE"/>
    <w:rsid w:val="00115239"/>
    <w:rsid w:val="0014256A"/>
    <w:rsid w:val="00144227"/>
    <w:rsid w:val="00147FCB"/>
    <w:rsid w:val="001545B6"/>
    <w:rsid w:val="001600C3"/>
    <w:rsid w:val="00170D85"/>
    <w:rsid w:val="00172C25"/>
    <w:rsid w:val="001763AE"/>
    <w:rsid w:val="0017795F"/>
    <w:rsid w:val="00182BD7"/>
    <w:rsid w:val="001906B7"/>
    <w:rsid w:val="001945C9"/>
    <w:rsid w:val="001A3D3B"/>
    <w:rsid w:val="001B1721"/>
    <w:rsid w:val="001B2751"/>
    <w:rsid w:val="001B705E"/>
    <w:rsid w:val="001B780C"/>
    <w:rsid w:val="001C527C"/>
    <w:rsid w:val="001C5D40"/>
    <w:rsid w:val="001C689C"/>
    <w:rsid w:val="001C6E15"/>
    <w:rsid w:val="001D418B"/>
    <w:rsid w:val="001E75F5"/>
    <w:rsid w:val="001E7880"/>
    <w:rsid w:val="001F5F5F"/>
    <w:rsid w:val="001F72E0"/>
    <w:rsid w:val="001F744C"/>
    <w:rsid w:val="001F75DF"/>
    <w:rsid w:val="00206B10"/>
    <w:rsid w:val="00210119"/>
    <w:rsid w:val="00213597"/>
    <w:rsid w:val="00231848"/>
    <w:rsid w:val="0023404A"/>
    <w:rsid w:val="00236194"/>
    <w:rsid w:val="0023721D"/>
    <w:rsid w:val="002407FE"/>
    <w:rsid w:val="00242037"/>
    <w:rsid w:val="00244B17"/>
    <w:rsid w:val="00246FC2"/>
    <w:rsid w:val="00247503"/>
    <w:rsid w:val="002501E4"/>
    <w:rsid w:val="00251EBA"/>
    <w:rsid w:val="00271B96"/>
    <w:rsid w:val="00274023"/>
    <w:rsid w:val="00274996"/>
    <w:rsid w:val="00276582"/>
    <w:rsid w:val="002822F0"/>
    <w:rsid w:val="002841A6"/>
    <w:rsid w:val="002852DB"/>
    <w:rsid w:val="002959D9"/>
    <w:rsid w:val="002960D2"/>
    <w:rsid w:val="002B19B4"/>
    <w:rsid w:val="002B1BE1"/>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5CCC"/>
    <w:rsid w:val="0037715E"/>
    <w:rsid w:val="00385FDC"/>
    <w:rsid w:val="00387E32"/>
    <w:rsid w:val="00391C68"/>
    <w:rsid w:val="003B2371"/>
    <w:rsid w:val="003B73A4"/>
    <w:rsid w:val="003C04C1"/>
    <w:rsid w:val="003C3E0E"/>
    <w:rsid w:val="003E0500"/>
    <w:rsid w:val="003E7766"/>
    <w:rsid w:val="003F4583"/>
    <w:rsid w:val="00410CC5"/>
    <w:rsid w:val="004143C8"/>
    <w:rsid w:val="00415A22"/>
    <w:rsid w:val="0041772E"/>
    <w:rsid w:val="004179BB"/>
    <w:rsid w:val="00422199"/>
    <w:rsid w:val="00436603"/>
    <w:rsid w:val="004370E5"/>
    <w:rsid w:val="00445BE1"/>
    <w:rsid w:val="0045069E"/>
    <w:rsid w:val="00451DDE"/>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310D"/>
    <w:rsid w:val="004D5603"/>
    <w:rsid w:val="004D56D5"/>
    <w:rsid w:val="004D5999"/>
    <w:rsid w:val="004E0D5A"/>
    <w:rsid w:val="004E7673"/>
    <w:rsid w:val="004F09C9"/>
    <w:rsid w:val="004F4745"/>
    <w:rsid w:val="00505FA1"/>
    <w:rsid w:val="0051573D"/>
    <w:rsid w:val="00521CC8"/>
    <w:rsid w:val="00527077"/>
    <w:rsid w:val="00534357"/>
    <w:rsid w:val="005460F9"/>
    <w:rsid w:val="005509FF"/>
    <w:rsid w:val="005551AC"/>
    <w:rsid w:val="00560914"/>
    <w:rsid w:val="0056454F"/>
    <w:rsid w:val="0057015C"/>
    <w:rsid w:val="00577533"/>
    <w:rsid w:val="0058403E"/>
    <w:rsid w:val="005877E3"/>
    <w:rsid w:val="00590864"/>
    <w:rsid w:val="00593913"/>
    <w:rsid w:val="00597966"/>
    <w:rsid w:val="005A1E1C"/>
    <w:rsid w:val="005A29DC"/>
    <w:rsid w:val="005A42BF"/>
    <w:rsid w:val="005A5F4B"/>
    <w:rsid w:val="005B0AE8"/>
    <w:rsid w:val="005B2DDE"/>
    <w:rsid w:val="005B3839"/>
    <w:rsid w:val="005B385A"/>
    <w:rsid w:val="005C0337"/>
    <w:rsid w:val="005C6388"/>
    <w:rsid w:val="005D0A52"/>
    <w:rsid w:val="005D26C6"/>
    <w:rsid w:val="005D279F"/>
    <w:rsid w:val="005D29A0"/>
    <w:rsid w:val="005D47E5"/>
    <w:rsid w:val="005E0E1F"/>
    <w:rsid w:val="005F7D5A"/>
    <w:rsid w:val="006007B8"/>
    <w:rsid w:val="006023CB"/>
    <w:rsid w:val="00602C9B"/>
    <w:rsid w:val="0061542F"/>
    <w:rsid w:val="006200F2"/>
    <w:rsid w:val="006229D9"/>
    <w:rsid w:val="00625D89"/>
    <w:rsid w:val="006322BC"/>
    <w:rsid w:val="0063279C"/>
    <w:rsid w:val="00636639"/>
    <w:rsid w:val="00643F52"/>
    <w:rsid w:val="00644DCA"/>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15AC"/>
    <w:rsid w:val="006B3D7A"/>
    <w:rsid w:val="006B6BE0"/>
    <w:rsid w:val="006C24A9"/>
    <w:rsid w:val="006C5954"/>
    <w:rsid w:val="006D2398"/>
    <w:rsid w:val="006D5CC4"/>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79D9"/>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64BC"/>
    <w:rsid w:val="00836E2F"/>
    <w:rsid w:val="00844C2B"/>
    <w:rsid w:val="008512BD"/>
    <w:rsid w:val="00883F17"/>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14942"/>
    <w:rsid w:val="00921DFF"/>
    <w:rsid w:val="0092778B"/>
    <w:rsid w:val="0094006B"/>
    <w:rsid w:val="00941D82"/>
    <w:rsid w:val="0094291C"/>
    <w:rsid w:val="00945210"/>
    <w:rsid w:val="00947401"/>
    <w:rsid w:val="009514F6"/>
    <w:rsid w:val="00952DBE"/>
    <w:rsid w:val="0095462D"/>
    <w:rsid w:val="00955CA2"/>
    <w:rsid w:val="00961110"/>
    <w:rsid w:val="0097178C"/>
    <w:rsid w:val="00973830"/>
    <w:rsid w:val="00980C2D"/>
    <w:rsid w:val="00983588"/>
    <w:rsid w:val="00983C43"/>
    <w:rsid w:val="00990B2E"/>
    <w:rsid w:val="00990D8F"/>
    <w:rsid w:val="00993EDE"/>
    <w:rsid w:val="00995D5E"/>
    <w:rsid w:val="009963D9"/>
    <w:rsid w:val="009972D1"/>
    <w:rsid w:val="00997F25"/>
    <w:rsid w:val="009A4E1E"/>
    <w:rsid w:val="009B0035"/>
    <w:rsid w:val="009B7A17"/>
    <w:rsid w:val="009C1240"/>
    <w:rsid w:val="009C22D2"/>
    <w:rsid w:val="009D38F1"/>
    <w:rsid w:val="009E5A7B"/>
    <w:rsid w:val="009E654B"/>
    <w:rsid w:val="009F6006"/>
    <w:rsid w:val="009F76B2"/>
    <w:rsid w:val="009F77D8"/>
    <w:rsid w:val="00A035AA"/>
    <w:rsid w:val="00A1298B"/>
    <w:rsid w:val="00A13F24"/>
    <w:rsid w:val="00A2123F"/>
    <w:rsid w:val="00A21756"/>
    <w:rsid w:val="00A221E4"/>
    <w:rsid w:val="00A32000"/>
    <w:rsid w:val="00A33568"/>
    <w:rsid w:val="00A37F0F"/>
    <w:rsid w:val="00A471E7"/>
    <w:rsid w:val="00A503FA"/>
    <w:rsid w:val="00A528DB"/>
    <w:rsid w:val="00A57DB0"/>
    <w:rsid w:val="00A618CD"/>
    <w:rsid w:val="00A70580"/>
    <w:rsid w:val="00A75D96"/>
    <w:rsid w:val="00A80103"/>
    <w:rsid w:val="00A87CB6"/>
    <w:rsid w:val="00AA1215"/>
    <w:rsid w:val="00AA5659"/>
    <w:rsid w:val="00AA6878"/>
    <w:rsid w:val="00AB6EF8"/>
    <w:rsid w:val="00AC10D3"/>
    <w:rsid w:val="00AC406C"/>
    <w:rsid w:val="00AD07F1"/>
    <w:rsid w:val="00AE4FA4"/>
    <w:rsid w:val="00AF1E9F"/>
    <w:rsid w:val="00AF74AF"/>
    <w:rsid w:val="00B04401"/>
    <w:rsid w:val="00B07C76"/>
    <w:rsid w:val="00B13321"/>
    <w:rsid w:val="00B134B2"/>
    <w:rsid w:val="00B155A8"/>
    <w:rsid w:val="00B16CAF"/>
    <w:rsid w:val="00B2050F"/>
    <w:rsid w:val="00B211B5"/>
    <w:rsid w:val="00B22515"/>
    <w:rsid w:val="00B30EA8"/>
    <w:rsid w:val="00B35900"/>
    <w:rsid w:val="00B43876"/>
    <w:rsid w:val="00B47FF0"/>
    <w:rsid w:val="00B662AB"/>
    <w:rsid w:val="00B710BA"/>
    <w:rsid w:val="00B71FB5"/>
    <w:rsid w:val="00B97FE1"/>
    <w:rsid w:val="00BB7C12"/>
    <w:rsid w:val="00BC1BD3"/>
    <w:rsid w:val="00BC2E50"/>
    <w:rsid w:val="00BC5F1E"/>
    <w:rsid w:val="00BD09F0"/>
    <w:rsid w:val="00BD12C4"/>
    <w:rsid w:val="00BD276A"/>
    <w:rsid w:val="00BD5589"/>
    <w:rsid w:val="00BD7F7C"/>
    <w:rsid w:val="00BE155D"/>
    <w:rsid w:val="00BF1B56"/>
    <w:rsid w:val="00BF2F90"/>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7658"/>
    <w:rsid w:val="00CB11F9"/>
    <w:rsid w:val="00CC258C"/>
    <w:rsid w:val="00CC4ED7"/>
    <w:rsid w:val="00CD2223"/>
    <w:rsid w:val="00CD4C44"/>
    <w:rsid w:val="00CE2926"/>
    <w:rsid w:val="00CE4006"/>
    <w:rsid w:val="00CE5B15"/>
    <w:rsid w:val="00CE6CA8"/>
    <w:rsid w:val="00CF1B1E"/>
    <w:rsid w:val="00CF55C9"/>
    <w:rsid w:val="00CF6A55"/>
    <w:rsid w:val="00D00400"/>
    <w:rsid w:val="00D00CC9"/>
    <w:rsid w:val="00D06134"/>
    <w:rsid w:val="00D112E7"/>
    <w:rsid w:val="00D158A8"/>
    <w:rsid w:val="00D24788"/>
    <w:rsid w:val="00D27C9E"/>
    <w:rsid w:val="00D436AC"/>
    <w:rsid w:val="00D46D38"/>
    <w:rsid w:val="00D6319F"/>
    <w:rsid w:val="00D66BA6"/>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7786"/>
    <w:rsid w:val="00DF0903"/>
    <w:rsid w:val="00E000B5"/>
    <w:rsid w:val="00E01AE6"/>
    <w:rsid w:val="00E01FAA"/>
    <w:rsid w:val="00E06651"/>
    <w:rsid w:val="00E13953"/>
    <w:rsid w:val="00E16DE5"/>
    <w:rsid w:val="00E21FFA"/>
    <w:rsid w:val="00E26727"/>
    <w:rsid w:val="00E3506E"/>
    <w:rsid w:val="00E3519C"/>
    <w:rsid w:val="00E3698F"/>
    <w:rsid w:val="00E36B65"/>
    <w:rsid w:val="00E371DB"/>
    <w:rsid w:val="00E41C27"/>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B1638"/>
    <w:rsid w:val="00EC3B40"/>
    <w:rsid w:val="00EC50B6"/>
    <w:rsid w:val="00ED6497"/>
    <w:rsid w:val="00EE093B"/>
    <w:rsid w:val="00EE2A1F"/>
    <w:rsid w:val="00EE6331"/>
    <w:rsid w:val="00EF16C4"/>
    <w:rsid w:val="00EF3C4E"/>
    <w:rsid w:val="00EF3DED"/>
    <w:rsid w:val="00F06552"/>
    <w:rsid w:val="00F1002A"/>
    <w:rsid w:val="00F12617"/>
    <w:rsid w:val="00F2538A"/>
    <w:rsid w:val="00F263C9"/>
    <w:rsid w:val="00F2742D"/>
    <w:rsid w:val="00F30860"/>
    <w:rsid w:val="00F416C8"/>
    <w:rsid w:val="00F52AD1"/>
    <w:rsid w:val="00F60F18"/>
    <w:rsid w:val="00F61314"/>
    <w:rsid w:val="00F61329"/>
    <w:rsid w:val="00F62B02"/>
    <w:rsid w:val="00F62F69"/>
    <w:rsid w:val="00F67582"/>
    <w:rsid w:val="00F71873"/>
    <w:rsid w:val="00F7755A"/>
    <w:rsid w:val="00F81DE3"/>
    <w:rsid w:val="00F87FE4"/>
    <w:rsid w:val="00F92B3D"/>
    <w:rsid w:val="00FA1A13"/>
    <w:rsid w:val="00FA4F67"/>
    <w:rsid w:val="00FA5558"/>
    <w:rsid w:val="00FA5651"/>
    <w:rsid w:val="00FB3252"/>
    <w:rsid w:val="00FB53D1"/>
    <w:rsid w:val="00FB7994"/>
    <w:rsid w:val="00FC501C"/>
    <w:rsid w:val="00FC6EA6"/>
    <w:rsid w:val="00FD2921"/>
    <w:rsid w:val="00FD72A7"/>
    <w:rsid w:val="00FE68A9"/>
    <w:rsid w:val="00FF0708"/>
    <w:rsid w:val="00FF1362"/>
    <w:rsid w:val="00FF1E58"/>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21289-A792-4557-B7D5-B865ECAEC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79</Pages>
  <Words>43318</Words>
  <Characters>246918</Characters>
  <Application>Microsoft Office Word</Application>
  <DocSecurity>0</DocSecurity>
  <Lines>2057</Lines>
  <Paragraphs>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reviewer</cp:lastModifiedBy>
  <cp:revision>4</cp:revision>
  <cp:lastPrinted>2019-02-27T21:54:00Z</cp:lastPrinted>
  <dcterms:created xsi:type="dcterms:W3CDTF">2019-02-28T20:07:00Z</dcterms:created>
  <dcterms:modified xsi:type="dcterms:W3CDTF">2019-03-07T13:22:00Z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