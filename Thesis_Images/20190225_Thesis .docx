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Del="007078CF" w:rsidRDefault="00F1002A" w:rsidP="00FB53D1">
      <w:pPr>
        <w:spacing w:line="259" w:lineRule="auto"/>
        <w:ind w:left="-5"/>
        <w:jc w:val="center"/>
        <w:rPr>
          <w:del w:id="0" w:author="Dan Hahn" w:date="2019-02-20T14:23:00Z"/>
          <w:color w:val="000000" w:themeColor="text1"/>
        </w:rPr>
      </w:pPr>
      <w:del w:id="1" w:author="Dan Hahn" w:date="2019-02-20T14:23:00Z">
        <w:r w:rsidDel="007078CF">
          <w:rPr>
            <w:color w:val="000000" w:themeColor="text1"/>
          </w:rPr>
          <w:delText>GETTING FATTER TO LIVE LONGER</w:delText>
        </w:r>
        <w:r w:rsidR="00333DE5" w:rsidDel="007078CF">
          <w:rPr>
            <w:color w:val="000000" w:themeColor="text1"/>
          </w:rPr>
          <w:delText>:</w:delText>
        </w:r>
        <w:r w:rsidDel="007078CF">
          <w:rPr>
            <w:color w:val="000000" w:themeColor="text1"/>
          </w:rPr>
          <w:delText xml:space="preserve"> THE RELATIONSHIP BETWEEN DIAPAUSE </w:delText>
        </w:r>
        <w:r w:rsidR="0041772E" w:rsidDel="007078CF">
          <w:rPr>
            <w:color w:val="000000" w:themeColor="text1"/>
          </w:rPr>
          <w:delText xml:space="preserve">THE </w:delText>
        </w:r>
        <w:r w:rsidR="00754F0B" w:rsidDel="007078CF">
          <w:rPr>
            <w:color w:val="000000" w:themeColor="text1"/>
          </w:rPr>
          <w:delText xml:space="preserve">DIAPAUSE </w:delText>
        </w:r>
        <w:r w:rsidDel="007078CF">
          <w:rPr>
            <w:color w:val="000000" w:themeColor="text1"/>
          </w:rPr>
          <w:delText xml:space="preserve">LENGTH AMONG </w:delText>
        </w:r>
        <w:r w:rsidR="00D27C9E" w:rsidRPr="004F09C9" w:rsidDel="007078CF">
          <w:rPr>
            <w:color w:val="000000" w:themeColor="text1"/>
          </w:rPr>
          <w:delText>EUROPEAN CORN BORER</w:delText>
        </w:r>
        <w:r w:rsidR="0041772E" w:rsidDel="007078CF">
          <w:rPr>
            <w:color w:val="000000" w:themeColor="text1"/>
          </w:rPr>
          <w:delText>S</w:delText>
        </w:r>
        <w:r w:rsidR="00D27C9E" w:rsidRPr="004F09C9" w:rsidDel="007078CF">
          <w:rPr>
            <w:color w:val="000000" w:themeColor="text1"/>
          </w:rPr>
          <w:delText>,</w:delText>
        </w:r>
        <w:r w:rsidR="00754F0B" w:rsidDel="007078CF">
          <w:rPr>
            <w:i/>
            <w:color w:val="000000" w:themeColor="text1"/>
          </w:rPr>
          <w:delText xml:space="preserve"> </w:delText>
        </w:r>
        <w:r w:rsidR="00D27C9E" w:rsidRPr="004F09C9" w:rsidDel="007078CF">
          <w:rPr>
            <w:i/>
            <w:color w:val="000000" w:themeColor="text1"/>
          </w:rPr>
          <w:delText xml:space="preserve">Ostrinia </w:delText>
        </w:r>
        <w:commentRangeStart w:id="2"/>
        <w:commentRangeStart w:id="3"/>
        <w:r w:rsidR="00D27C9E" w:rsidRPr="004F09C9" w:rsidDel="007078CF">
          <w:rPr>
            <w:i/>
            <w:color w:val="000000" w:themeColor="text1"/>
          </w:rPr>
          <w:delText xml:space="preserve">nubilalis </w:delText>
        </w:r>
        <w:r w:rsidR="00D27C9E" w:rsidRPr="004F09C9" w:rsidDel="007078CF">
          <w:rPr>
            <w:color w:val="000000" w:themeColor="text1"/>
          </w:rPr>
          <w:delText>(LEPIDOPTERA: CRAMBIDAE)</w:delText>
        </w:r>
        <w:commentRangeEnd w:id="2"/>
        <w:r w:rsidR="006F5AD1" w:rsidDel="007078CF">
          <w:rPr>
            <w:rStyle w:val="CommentReference"/>
          </w:rPr>
          <w:commentReference w:id="2"/>
        </w:r>
        <w:commentRangeEnd w:id="3"/>
        <w:r w:rsidR="00236194" w:rsidDel="007078CF">
          <w:rPr>
            <w:rStyle w:val="CommentReference"/>
          </w:rPr>
          <w:commentReference w:id="3"/>
        </w:r>
      </w:del>
    </w:p>
    <w:p w14:paraId="7FB440C9" w14:textId="77777777" w:rsidR="00754F0B" w:rsidDel="007078CF" w:rsidRDefault="00754F0B">
      <w:pPr>
        <w:spacing w:after="162" w:line="263" w:lineRule="auto"/>
        <w:jc w:val="center"/>
        <w:rPr>
          <w:del w:id="4" w:author="Dan Hahn" w:date="2019-02-20T14:23:00Z"/>
          <w:color w:val="000000" w:themeColor="text1"/>
        </w:rPr>
      </w:pPr>
    </w:p>
    <w:p w14:paraId="412664EB" w14:textId="77777777" w:rsidR="0041772E" w:rsidDel="007078CF" w:rsidRDefault="0041772E">
      <w:pPr>
        <w:spacing w:after="162" w:line="263" w:lineRule="auto"/>
        <w:jc w:val="center"/>
        <w:rPr>
          <w:del w:id="5" w:author="Dan Hahn" w:date="2019-02-20T14:23:00Z"/>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 xml:space="preserve">I thank my major adviser Dr. Daniel Hahn for supporting my research and professional development, and I thank my committee members Dr. John Beck and Dr. Robert Meagher for their pragmatism and unique perspectives. I also thank Dr. </w:t>
      </w:r>
      <w:proofErr w:type="spellStart"/>
      <w:r w:rsidRPr="004F09C9">
        <w:rPr>
          <w:color w:val="000000" w:themeColor="text1"/>
        </w:rPr>
        <w:t>Qinwen</w:t>
      </w:r>
      <w:proofErr w:type="spellEnd"/>
      <w:r w:rsidRPr="004F09C9">
        <w:rPr>
          <w:color w:val="000000" w:themeColor="text1"/>
        </w:rPr>
        <w:t xml:space="preserve">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6"/>
      <w:r w:rsidRPr="004F09C9">
        <w:rPr>
          <w:color w:val="000000" w:themeColor="text1"/>
        </w:rPr>
        <w:lastRenderedPageBreak/>
        <w:t>TABLE OF CONTENTS</w:t>
      </w:r>
      <w:commentRangeEnd w:id="6"/>
      <w:r w:rsidR="005D0A52">
        <w:rPr>
          <w:rStyle w:val="CommentReference"/>
        </w:rPr>
        <w:commentReference w:id="6"/>
      </w:r>
    </w:p>
    <w:p w14:paraId="7104BEE9" w14:textId="77777777" w:rsidR="00D27C9E" w:rsidRPr="004F09C9" w:rsidRDefault="00D27C9E" w:rsidP="00D27C9E">
      <w:pPr>
        <w:spacing w:after="0" w:line="420" w:lineRule="auto"/>
        <w:rPr>
          <w:color w:val="000000" w:themeColor="text1"/>
        </w:rPr>
      </w:pPr>
      <w:r w:rsidRPr="004F09C9">
        <w:rPr>
          <w:color w:val="000000" w:themeColor="text1"/>
        </w:rPr>
        <w:t xml:space="preserve">ACKNOWLEDGMENTS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 xml:space="preserve">LIST OF TABLES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EUROPEAN CORN BORER: THE RELATIONSHIP BETWEEN STORED RESOURCES AND DIAPAUSE TIMING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 xml:space="preserve">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Statistical Analyses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Results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 xml:space="preserve">LIST OF REFERENCES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7"/>
      <w:r w:rsidRPr="004F09C9">
        <w:rPr>
          <w:color w:val="000000" w:themeColor="text1"/>
        </w:rPr>
        <w:lastRenderedPageBreak/>
        <w:t>LIST OF TABLES</w:t>
      </w:r>
      <w:commentRangeEnd w:id="7"/>
      <w:r w:rsidR="001E7880">
        <w:rPr>
          <w:rStyle w:val="CommentReference"/>
        </w:rPr>
        <w:commentReference w:id="7"/>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Hub</w:t>
      </w:r>
      <w:r w:rsidR="00E872D5" w:rsidRPr="004F09C9">
        <w:rPr>
          <w:color w:val="000000" w:themeColor="text1"/>
        </w:rPr>
        <w:t>ü</w:t>
      </w:r>
      <w:r w:rsidRPr="004F09C9">
        <w:rPr>
          <w:color w:val="000000" w:themeColor="text1"/>
        </w:rPr>
        <w:t>ner</w:t>
      </w:r>
      <w:proofErr w:type="spellEnd"/>
      <w:r w:rsidRPr="004F09C9">
        <w:rPr>
          <w:color w:val="000000" w:themeColor="text1"/>
        </w:rPr>
        <w:t>)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8"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77777777"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s when conditions are favorable resources like food and water are available for insects for growth, development, and reproduction</w:t>
      </w:r>
      <w:r w:rsidRPr="004F09C9">
        <w:rPr>
          <w:color w:val="000000" w:themeColor="text1"/>
        </w:rPr>
        <w:t>.</w:t>
      </w:r>
      <w:r>
        <w:rPr>
          <w:color w:val="000000" w:themeColor="text1"/>
        </w:rPr>
        <w:t xml:space="preserve"> As seasons cycle from summer to winter, conditions become cold, dry, and unfavorable for many insects as these conditions</w:t>
      </w:r>
      <w:r w:rsidRPr="004F09C9">
        <w:rPr>
          <w:color w:val="000000" w:themeColor="text1"/>
        </w:rPr>
        <w:t xml:space="preserve"> reduce metabolic activity</w:t>
      </w:r>
      <w:r>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Pr>
          <w:color w:val="000000" w:themeColor="text1"/>
        </w:rPr>
        <w:t xml:space="preserve">insects </w:t>
      </w:r>
      <w:r w:rsidRPr="00B134B2">
        <w:rPr>
          <w:color w:val="000000" w:themeColor="text1"/>
        </w:rPr>
        <w:t xml:space="preserve">synchronize their development using </w:t>
      </w:r>
      <w:r>
        <w:rPr>
          <w:color w:val="000000" w:themeColor="text1"/>
        </w:rPr>
        <w:t xml:space="preserve">biotic and abiotic </w:t>
      </w:r>
      <w:r w:rsidRPr="00B134B2">
        <w:rPr>
          <w:color w:val="000000" w:themeColor="text1"/>
        </w:rPr>
        <w:t xml:space="preserve">cues that consistently cycle with </w:t>
      </w:r>
      <w:r>
        <w:rPr>
          <w:color w:val="000000" w:themeColor="text1"/>
        </w:rPr>
        <w:t>host-plant quality, temperature, and photoperiod</w:t>
      </w:r>
      <w:r w:rsidRPr="00B134B2">
        <w:rPr>
          <w:color w:val="000000" w:themeColor="text1"/>
        </w:rPr>
        <w:t xml:space="preserve">. For plants and animals alike, temperature has a strong influence on their growth and performance, but temperatures can fluctuate </w:t>
      </w:r>
      <w:r>
        <w:rPr>
          <w:color w:val="000000" w:themeColor="text1"/>
        </w:rPr>
        <w:t>daily,</w:t>
      </w:r>
      <w:r w:rsidRPr="00B134B2">
        <w:rPr>
          <w:color w:val="000000" w:themeColor="text1"/>
        </w:rPr>
        <w:t xml:space="preserve"> </w:t>
      </w:r>
      <w:r>
        <w:rPr>
          <w:color w:val="000000" w:themeColor="text1"/>
        </w:rPr>
        <w:t>seasonally, and from year</w:t>
      </w:r>
      <w:r w:rsidRPr="00B134B2">
        <w:rPr>
          <w:color w:val="000000" w:themeColor="text1"/>
        </w:rPr>
        <w:t xml:space="preserve"> to year.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seasons. Climate change is predicted to cause more seasonal variability and increase seasonal temperatures, disrupting the predictability insects use to synchronize their life histories with their environment, and threatening the survival of some insects</w:t>
      </w:r>
      <w:r w:rsidRPr="004F09C9">
        <w:rPr>
          <w:color w:val="000000" w:themeColor="text1"/>
        </w:rPr>
        <w:t xml:space="preserve">. </w:t>
      </w:r>
    </w:p>
    <w:p w14:paraId="287AC524" w14:textId="77777777"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development time to reproductive maturity.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77777777"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 xml:space="preserve">(Huey and Stevenson 1979, </w:t>
      </w:r>
      <w:proofErr w:type="spellStart"/>
      <w:r w:rsidRPr="00B134B2">
        <w:rPr>
          <w:color w:val="000000" w:themeColor="text1"/>
        </w:rPr>
        <w:t>Chown</w:t>
      </w:r>
      <w:proofErr w:type="spellEnd"/>
      <w:r w:rsidRPr="00B134B2">
        <w:rPr>
          <w:color w:val="000000" w:themeColor="text1"/>
        </w:rPr>
        <w:t xml:space="preserve">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 The range of temperatures where the performance of an insect is half of the thermal optimum represents the thermal breadth. Finally, the range of 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33F1E19B"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6168B9C5"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09AB98D4" w14:textId="77777777" w:rsidR="00F71873" w:rsidRDefault="00F71873" w:rsidP="00F71873">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Pr>
          <w:color w:val="000000" w:themeColor="text1"/>
        </w:rPr>
        <w:t xml:space="preserve"> P</w:t>
      </w:r>
      <w:r w:rsidRPr="00B134B2">
        <w:rPr>
          <w:color w:val="000000" w:themeColor="text1"/>
        </w:rPr>
        <w:t xml:space="preserve">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r w:rsidDel="00316A0E">
        <w:rPr>
          <w:color w:val="000000" w:themeColor="text1"/>
        </w:rPr>
        <w:t xml:space="preserve"> </w:t>
      </w:r>
    </w:p>
    <w:p w14:paraId="1712C3D3" w14:textId="77777777" w:rsidR="00F71873" w:rsidRDefault="00F71873" w:rsidP="00F71873">
      <w:pPr>
        <w:spacing w:line="480" w:lineRule="auto"/>
        <w:ind w:left="0" w:right="90" w:firstLine="720"/>
        <w:rPr>
          <w:color w:val="000000" w:themeColor="text1"/>
        </w:rPr>
      </w:pPr>
      <w:r w:rsidRPr="00B134B2">
        <w:rPr>
          <w:color w:val="000000" w:themeColor="text1"/>
        </w:rPr>
        <w:t xml:space="preserve">To ensure their survival, </w:t>
      </w:r>
      <w:r>
        <w:rPr>
          <w:color w:val="000000" w:themeColor="text1"/>
        </w:rPr>
        <w:t>insects in temperate regions</w:t>
      </w:r>
      <w:r w:rsidRPr="00B134B2">
        <w:rPr>
          <w:color w:val="000000" w:themeColor="text1"/>
        </w:rPr>
        <w:t xml:space="preserve">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w:t>
      </w:r>
      <w:r>
        <w:rPr>
          <w:color w:val="000000" w:themeColor="text1"/>
        </w:rPr>
        <w:t xml:space="preserve"> </w:t>
      </w:r>
      <w:r w:rsidRPr="00B134B2">
        <w:rPr>
          <w:color w:val="000000" w:themeColor="text1"/>
        </w:rPr>
        <w:t>Insects in temperate regions use the consistent, incremental changes in photoperiod at specific latitudes to synchronize their life histories with the availability of resources in their environment</w:t>
      </w:r>
      <w:r>
        <w:rPr>
          <w:color w:val="000000" w:themeColor="text1"/>
        </w:rPr>
        <w:t xml:space="preserve"> and avoid stress</w:t>
      </w:r>
      <w:r w:rsidRPr="00B134B2">
        <w:rPr>
          <w:color w:val="000000" w:themeColor="text1"/>
        </w:rPr>
        <w:t xml:space="preserve">. 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sidRPr="00B134B2">
        <w:rPr>
          <w:color w:val="000000" w:themeColor="text1"/>
        </w:rPr>
        <w:fldChar w:fldCharType="end"/>
      </w:r>
      <w:r w:rsidRPr="00B134B2">
        <w:rPr>
          <w:color w:val="000000" w:themeColor="text1"/>
        </w:rPr>
        <w:t xml:space="preserve">. </w:t>
      </w:r>
    </w:p>
    <w:p w14:paraId="45EF42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xml:space="preserve">, many insects use diapause. For most temperate insects, maintaining a suitable metabolic rate for continued development becomes challenging </w:t>
      </w:r>
      <w:r>
        <w:rPr>
          <w:color w:val="000000" w:themeColor="text1"/>
        </w:rPr>
        <w:t xml:space="preserve">in the winter </w:t>
      </w:r>
      <w:r w:rsidRPr="00B134B2">
        <w:rPr>
          <w:color w:val="000000" w:themeColor="text1"/>
        </w:rPr>
        <w:t xml:space="preserve">when temperatures fall too low. Further, as resource availability declines, they struggle to acquire enough energy to fuel metabolism, growth, and development.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sidRPr="00B134B2">
        <w:rPr>
          <w:color w:val="000000" w:themeColor="text1"/>
        </w:rPr>
        <w:fldChar w:fldCharType="end"/>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 </w:t>
      </w:r>
    </w:p>
    <w:p w14:paraId="06C6DD99"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 xml:space="preserve">generally consistent </w:t>
      </w:r>
      <w:r>
        <w:rPr>
          <w:color w:val="000000" w:themeColor="text1"/>
        </w:rPr>
        <w:lastRenderedPageBreak/>
        <w:t>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Pr="00802C2B">
        <w:rPr>
          <w:color w:val="000000" w:themeColor="text1"/>
          <w:highlight w:val="yellow"/>
        </w:rPr>
        <w:t>(citation)</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xml:space="preserv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environmental cue or cues, diapause is induced, and there is a shift away from continuous development and towards the diapause developmental trajectory. </w:t>
      </w:r>
    </w:p>
    <w:p w14:paraId="162FF261"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Pr="00B134B2">
        <w:rPr>
          <w:color w:val="000000" w:themeColor="text1"/>
        </w:rPr>
        <w:t xml:space="preserve">. Because most insects do not feed during diapause, it is imperative that insects accumulate enough resources to meet the energetic demands of the long diapause period.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7777777"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w:t>
      </w:r>
      <w:proofErr w:type="spellStart"/>
      <w:r w:rsidRPr="00B134B2">
        <w:rPr>
          <w:color w:val="000000" w:themeColor="text1"/>
        </w:rPr>
        <w:t>Koštál</w:t>
      </w:r>
      <w:proofErr w:type="spellEnd"/>
      <w:r w:rsidRPr="00B134B2">
        <w:rPr>
          <w:color w:val="000000" w:themeColor="text1"/>
        </w:rPr>
        <w:t xml:space="preserve">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w:t>
      </w:r>
      <w:r w:rsidRPr="00B134B2">
        <w:rPr>
          <w:color w:val="000000" w:themeColor="text1"/>
        </w:rPr>
        <w:lastRenderedPageBreak/>
        <w:t xml:space="preserve">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w:t>
      </w:r>
      <w:r>
        <w:rPr>
          <w:color w:val="000000" w:themeColor="text1"/>
        </w:rPr>
        <w:t>,</w:t>
      </w:r>
      <w:r w:rsidRPr="00B134B2">
        <w:rPr>
          <w:color w:val="000000" w:themeColor="text1"/>
        </w:rPr>
        <w:t xml:space="preserv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sidRPr="00B134B2">
        <w:rPr>
          <w:color w:val="000000" w:themeColor="text1"/>
        </w:rPr>
        <w:fldChar w:fldCharType="end"/>
      </w:r>
      <w:r w:rsidRPr="00B134B2">
        <w:rPr>
          <w:color w:val="000000" w:themeColor="text1"/>
        </w:rPr>
        <w:t>.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 xml:space="preserve">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w:t>
      </w:r>
      <w:commentRangeStart w:id="9"/>
      <w:commentRangeStart w:id="10"/>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 xml:space="preserve">as climate </w:t>
      </w:r>
      <w:r>
        <w:rPr>
          <w:color w:val="000000" w:themeColor="text1"/>
        </w:rPr>
        <w:lastRenderedPageBreak/>
        <w:t>changes and temperature increases</w:t>
      </w:r>
      <w:r w:rsidRPr="00B134B2">
        <w:rPr>
          <w:color w:val="000000" w:themeColor="text1"/>
        </w:rPr>
        <w:t xml:space="preserve">. </w:t>
      </w:r>
      <w:commentRangeEnd w:id="9"/>
      <w:r>
        <w:rPr>
          <w:rStyle w:val="CommentReference"/>
        </w:rPr>
        <w:commentReference w:id="9"/>
      </w:r>
      <w:commentRangeEnd w:id="10"/>
      <w:r>
        <w:rPr>
          <w:rStyle w:val="CommentReference"/>
        </w:rPr>
        <w:commentReference w:id="10"/>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w:t>
      </w:r>
      <w:proofErr w:type="spellStart"/>
      <w:r w:rsidRPr="00B134B2">
        <w:rPr>
          <w:i/>
          <w:color w:val="000000" w:themeColor="text1"/>
        </w:rPr>
        <w:t>smithii</w:t>
      </w:r>
      <w:proofErr w:type="spellEnd"/>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 xml:space="preserve">W. </w:t>
      </w:r>
      <w:proofErr w:type="spellStart"/>
      <w:r w:rsidRPr="00B134B2">
        <w:rPr>
          <w:i/>
          <w:color w:val="000000" w:themeColor="text1"/>
        </w:rPr>
        <w:t>smithii</w:t>
      </w:r>
      <w:proofErr w:type="spellEnd"/>
      <w:r w:rsidRPr="00B134B2">
        <w:rPr>
          <w:color w:val="000000" w:themeColor="text1"/>
        </w:rPr>
        <w:t xml:space="preserve"> the critical photoperiod for diapause induction is highly heritable.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 xml:space="preserve">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 xml:space="preserve">W. </w:t>
      </w:r>
      <w:proofErr w:type="spellStart"/>
      <w:r w:rsidRPr="00B134B2">
        <w:rPr>
          <w:i/>
          <w:color w:val="000000" w:themeColor="text1"/>
        </w:rPr>
        <w:t>smithii</w:t>
      </w:r>
      <w:proofErr w:type="spellEnd"/>
      <w:r w:rsidRPr="00B134B2">
        <w:rPr>
          <w:color w:val="000000" w:themeColor="text1"/>
        </w:rPr>
        <w:t xml:space="preserve"> larvae from latitudes between Florida and Canada in the years 1972, 1988, 1993, and 1996 and reared them </w:t>
      </w:r>
      <w:r w:rsidRPr="00B134B2">
        <w:rPr>
          <w:color w:val="000000" w:themeColor="text1"/>
        </w:rPr>
        <w:lastRenderedPageBreak/>
        <w:t>in a common-garden laboratory setting under strict environmental control. Populations collected in 1972 and 1996 were exposed to a range of different photoperiods to determine their critical photoperiod.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 </w:t>
      </w:r>
    </w:p>
    <w:p w14:paraId="6123AB81" w14:textId="77777777" w:rsidR="00F71873" w:rsidRPr="004F09C9" w:rsidRDefault="00F71873" w:rsidP="00F71873">
      <w:pPr>
        <w:spacing w:line="480" w:lineRule="auto"/>
        <w:ind w:left="0" w:right="90" w:firstLine="453"/>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 xml:space="preserve">Early entry into diapause could also lead to the premature depletion of stored nutrients as metabolic activity during diapause relies on stored energy. If the onset of diapause </w:t>
      </w:r>
      <w:r w:rsidRPr="004F09C9">
        <w:rPr>
          <w:color w:val="000000" w:themeColor="text1"/>
        </w:rPr>
        <w:lastRenderedPageBreak/>
        <w:t>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w:t>
      </w:r>
      <w:proofErr w:type="gramStart"/>
      <w:r>
        <w:rPr>
          <w:color w:val="000000" w:themeColor="text1"/>
        </w:rPr>
        <w:t>similar to</w:t>
      </w:r>
      <w:proofErr w:type="gramEnd"/>
      <w:r>
        <w:rPr>
          <w:color w:val="000000" w:themeColor="text1"/>
        </w:rPr>
        <w:t xml:space="preserve">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77777777"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Arrese</w:t>
      </w:r>
      <w:proofErr w:type="spellEnd"/>
      <w:r w:rsidRPr="00B134B2">
        <w:rPr>
          <w:color w:val="000000" w:themeColor="text1"/>
        </w:rPr>
        <w:t xml:space="preserve"> and </w:t>
      </w:r>
      <w:proofErr w:type="spellStart"/>
      <w:r w:rsidRPr="00B134B2">
        <w:rPr>
          <w:color w:val="000000" w:themeColor="text1"/>
        </w:rPr>
        <w:t>Soulages</w:t>
      </w:r>
      <w:proofErr w:type="spellEnd"/>
      <w:r w:rsidRPr="00B134B2">
        <w:rPr>
          <w:color w:val="000000" w:themeColor="text1"/>
        </w:rPr>
        <w:t xml:space="preserve">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 xml:space="preserve">(Hahn and Denlinger 2007, </w:t>
      </w:r>
      <w:proofErr w:type="spellStart"/>
      <w:r w:rsidRPr="00B134B2">
        <w:rPr>
          <w:color w:val="000000" w:themeColor="text1"/>
        </w:rPr>
        <w:t>Arrese</w:t>
      </w:r>
      <w:proofErr w:type="spellEnd"/>
      <w:r w:rsidRPr="00B134B2">
        <w:rPr>
          <w:color w:val="000000" w:themeColor="text1"/>
        </w:rPr>
        <w:t xml:space="preserve"> and </w:t>
      </w:r>
      <w:proofErr w:type="spellStart"/>
      <w:r w:rsidRPr="00B134B2">
        <w:rPr>
          <w:color w:val="000000" w:themeColor="text1"/>
        </w:rPr>
        <w:t>Soulages</w:t>
      </w:r>
      <w:proofErr w:type="spellEnd"/>
      <w:r w:rsidRPr="00B134B2">
        <w:rPr>
          <w:color w:val="000000" w:themeColor="text1"/>
        </w:rPr>
        <w:t xml:space="preserve"> 2010)</w:t>
      </w:r>
      <w:r w:rsidRPr="00B134B2">
        <w:rPr>
          <w:color w:val="000000" w:themeColor="text1"/>
        </w:rPr>
        <w:fldChar w:fldCharType="end"/>
      </w:r>
      <w:r w:rsidRPr="00B134B2">
        <w:rPr>
          <w:color w:val="000000" w:themeColor="text1"/>
        </w:rPr>
        <w:t xml:space="preserve">. Amino acids are generally stored as multimeric </w:t>
      </w:r>
      <w:proofErr w:type="spellStart"/>
      <w:r w:rsidRPr="00B134B2">
        <w:rPr>
          <w:color w:val="000000" w:themeColor="text1"/>
        </w:rPr>
        <w:t>hexamerin</w:t>
      </w:r>
      <w:proofErr w:type="spellEnd"/>
      <w:r w:rsidRPr="00B134B2">
        <w:rPr>
          <w:color w:val="000000" w:themeColor="text1"/>
        </w:rPr>
        <w:t xml:space="preserve"> proteins. </w:t>
      </w:r>
      <w:proofErr w:type="spellStart"/>
      <w:r w:rsidRPr="00B134B2">
        <w:rPr>
          <w:color w:val="000000" w:themeColor="text1"/>
        </w:rPr>
        <w:t>Hexamerins</w:t>
      </w:r>
      <w:proofErr w:type="spellEnd"/>
      <w:r w:rsidRPr="00B134B2">
        <w:rPr>
          <w:color w:val="000000" w:themeColor="text1"/>
        </w:rPr>
        <w:t xml:space="preserve">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and </w:t>
      </w:r>
      <w:proofErr w:type="spellStart"/>
      <w:r w:rsidRPr="00B134B2">
        <w:rPr>
          <w:color w:val="000000" w:themeColor="text1"/>
        </w:rPr>
        <w:t>Scheller</w:t>
      </w:r>
      <w:proofErr w:type="spellEnd"/>
      <w:r w:rsidRPr="00B134B2">
        <w:rPr>
          <w:color w:val="000000" w:themeColor="text1"/>
        </w:rPr>
        <w:t xml:space="preserve">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w:t>
      </w:r>
      <w:proofErr w:type="spellStart"/>
      <w:r w:rsidRPr="00B134B2">
        <w:rPr>
          <w:color w:val="000000" w:themeColor="text1"/>
        </w:rPr>
        <w:t>hexamerins</w:t>
      </w:r>
      <w:proofErr w:type="spellEnd"/>
      <w:r w:rsidRPr="00B134B2">
        <w:rPr>
          <w:color w:val="000000" w:themeColor="text1"/>
        </w:rPr>
        <w:t xml:space="preserve">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2007)</w:t>
      </w:r>
      <w:r w:rsidRPr="00B134B2">
        <w:rPr>
          <w:color w:val="000000" w:themeColor="text1"/>
        </w:rPr>
        <w:fldChar w:fldCharType="end"/>
      </w:r>
      <w:r w:rsidRPr="00B134B2">
        <w:rPr>
          <w:color w:val="000000" w:themeColor="text1"/>
        </w:rPr>
        <w:t xml:space="preserve">. After diapause, </w:t>
      </w:r>
      <w:proofErr w:type="spellStart"/>
      <w:r w:rsidRPr="00B134B2">
        <w:rPr>
          <w:color w:val="000000" w:themeColor="text1"/>
        </w:rPr>
        <w:t>hexamerin</w:t>
      </w:r>
      <w:proofErr w:type="spellEnd"/>
      <w:r w:rsidRPr="00B134B2">
        <w:rPr>
          <w:color w:val="000000" w:themeColor="text1"/>
        </w:rPr>
        <w:t xml:space="preserve">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w:t>
      </w:r>
      <w:r w:rsidRPr="00B134B2">
        <w:rPr>
          <w:color w:val="000000" w:themeColor="text1"/>
        </w:rPr>
        <w:lastRenderedPageBreak/>
        <w:t>2007)</w:t>
      </w:r>
      <w:r w:rsidRPr="00B134B2">
        <w:rPr>
          <w:color w:val="000000" w:themeColor="text1"/>
        </w:rPr>
        <w:fldChar w:fldCharType="end"/>
      </w:r>
      <w:r w:rsidRPr="00B134B2">
        <w:rPr>
          <w:color w:val="000000" w:themeColor="text1"/>
        </w:rPr>
        <w:t xml:space="preserve">. Carbohydrates are polymerized and stored as glycogen in the fat body or as </w:t>
      </w:r>
      <w:proofErr w:type="spellStart"/>
      <w:r w:rsidRPr="00B134B2">
        <w:rPr>
          <w:color w:val="000000" w:themeColor="text1"/>
        </w:rPr>
        <w:t>trehalose</w:t>
      </w:r>
      <w:proofErr w:type="spellEnd"/>
      <w:r w:rsidRPr="00B134B2">
        <w:rPr>
          <w:color w:val="000000" w:themeColor="text1"/>
        </w:rPr>
        <w:t xml:space="preserv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 xml:space="preserve">(Hahn and Denlinger 2007, </w:t>
      </w:r>
      <w:proofErr w:type="spellStart"/>
      <w:r w:rsidRPr="00B134B2">
        <w:rPr>
          <w:color w:val="000000" w:themeColor="text1"/>
        </w:rPr>
        <w:t>Arrese</w:t>
      </w:r>
      <w:proofErr w:type="spellEnd"/>
      <w:r w:rsidRPr="00B134B2">
        <w:rPr>
          <w:color w:val="000000" w:themeColor="text1"/>
        </w:rPr>
        <w:t xml:space="preserve"> and </w:t>
      </w:r>
      <w:proofErr w:type="spellStart"/>
      <w:r w:rsidRPr="00B134B2">
        <w:rPr>
          <w:color w:val="000000" w:themeColor="text1"/>
        </w:rPr>
        <w:t>Soulages</w:t>
      </w:r>
      <w:proofErr w:type="spellEnd"/>
      <w:r w:rsidRPr="00B134B2">
        <w:rPr>
          <w:color w:val="000000" w:themeColor="text1"/>
        </w:rPr>
        <w:t xml:space="preserve"> 2010)</w:t>
      </w:r>
      <w:r w:rsidRPr="00B134B2">
        <w:rPr>
          <w:color w:val="000000" w:themeColor="text1"/>
        </w:rPr>
        <w:fldChar w:fldCharType="end"/>
      </w:r>
      <w:r w:rsidRPr="00B134B2">
        <w:rPr>
          <w:color w:val="000000" w:themeColor="text1"/>
        </w:rPr>
        <w:t xml:space="preserve">. </w:t>
      </w:r>
    </w:p>
    <w:p w14:paraId="1028436C"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 xml:space="preserve">(Mitchell and </w:t>
      </w:r>
      <w:proofErr w:type="spellStart"/>
      <w:r w:rsidRPr="00B134B2">
        <w:rPr>
          <w:color w:val="000000" w:themeColor="text1"/>
        </w:rPr>
        <w:t>Briegel</w:t>
      </w:r>
      <w:proofErr w:type="spellEnd"/>
      <w:r w:rsidRPr="00B134B2">
        <w:rPr>
          <w:color w:val="000000" w:themeColor="text1"/>
        </w:rPr>
        <w:t xml:space="preserve"> 1989)</w:t>
      </w:r>
      <w:r w:rsidRPr="00B134B2">
        <w:rPr>
          <w:color w:val="000000" w:themeColor="text1"/>
        </w:rPr>
        <w:fldChar w:fldCharType="end"/>
      </w:r>
      <w:r w:rsidRPr="00B134B2">
        <w:rPr>
          <w:color w:val="000000" w:themeColor="text1"/>
        </w:rPr>
        <w:t xml:space="preserve">. In other insects, diapause preparation has been shown to lead to an increase in </w:t>
      </w:r>
      <w:proofErr w:type="spellStart"/>
      <w:r w:rsidRPr="00B134B2">
        <w:rPr>
          <w:color w:val="000000" w:themeColor="text1"/>
        </w:rPr>
        <w:t>hexamerin</w:t>
      </w:r>
      <w:proofErr w:type="spellEnd"/>
      <w:r w:rsidRPr="00B134B2">
        <w:rPr>
          <w:color w:val="000000" w:themeColor="text1"/>
        </w:rPr>
        <w:t xml:space="preserve"> storage, as observed in the Colorado potato beetle, </w:t>
      </w:r>
      <w:proofErr w:type="spellStart"/>
      <w:r w:rsidRPr="00B134B2">
        <w:rPr>
          <w:i/>
          <w:color w:val="000000" w:themeColor="text1"/>
        </w:rPr>
        <w:t>Leptinotarsa</w:t>
      </w:r>
      <w:proofErr w:type="spellEnd"/>
      <w:r w:rsidRPr="00B134B2">
        <w:rPr>
          <w:i/>
          <w:color w:val="000000" w:themeColor="text1"/>
        </w:rPr>
        <w:t xml:space="preserve"> </w:t>
      </w:r>
      <w:proofErr w:type="spellStart"/>
      <w:r w:rsidRPr="00B134B2">
        <w:rPr>
          <w:i/>
          <w:color w:val="000000" w:themeColor="text1"/>
        </w:rPr>
        <w:t>decimlineata</w:t>
      </w:r>
      <w:proofErr w:type="spellEnd"/>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w:t>
      </w:r>
      <w:proofErr w:type="spellStart"/>
      <w:r w:rsidRPr="00B134B2">
        <w:rPr>
          <w:color w:val="000000" w:themeColor="text1"/>
        </w:rPr>
        <w:t>hexamerin</w:t>
      </w:r>
      <w:proofErr w:type="spellEnd"/>
      <w:r w:rsidRPr="00B134B2">
        <w:rPr>
          <w:color w:val="000000" w:themeColor="text1"/>
        </w:rPr>
        <w:t xml:space="preserve">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 xml:space="preserve">(De </w:t>
      </w:r>
      <w:proofErr w:type="spellStart"/>
      <w:r w:rsidRPr="00B134B2">
        <w:rPr>
          <w:color w:val="000000" w:themeColor="text1"/>
        </w:rPr>
        <w:t>Kort</w:t>
      </w:r>
      <w:proofErr w:type="spellEnd"/>
      <w:r w:rsidRPr="00B134B2">
        <w:rPr>
          <w:color w:val="000000" w:themeColor="text1"/>
        </w:rPr>
        <w:t xml:space="preserve"> and </w:t>
      </w:r>
      <w:proofErr w:type="spellStart"/>
      <w:r w:rsidRPr="00B134B2">
        <w:rPr>
          <w:color w:val="000000" w:themeColor="text1"/>
        </w:rPr>
        <w:t>Koopmanschap</w:t>
      </w:r>
      <w:proofErr w:type="spellEnd"/>
      <w:r w:rsidRPr="00B134B2">
        <w:rPr>
          <w:color w:val="000000" w:themeColor="text1"/>
        </w:rPr>
        <w:t xml:space="preserve"> 1994)</w:t>
      </w:r>
      <w:r w:rsidRPr="00B134B2">
        <w:rPr>
          <w:color w:val="000000" w:themeColor="text1"/>
        </w:rPr>
        <w:fldChar w:fldCharType="end"/>
      </w:r>
      <w:r w:rsidRPr="00B134B2">
        <w:rPr>
          <w:color w:val="000000" w:themeColor="text1"/>
        </w:rPr>
        <w:t xml:space="preserve">. </w:t>
      </w:r>
    </w:p>
    <w:p w14:paraId="73AF2EEB" w14:textId="77777777" w:rsidR="00F71873" w:rsidRDefault="00F71873" w:rsidP="00F71873">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w:t>
      </w:r>
      <w:r w:rsidRPr="00B134B2">
        <w:rPr>
          <w:color w:val="000000" w:themeColor="text1"/>
        </w:rPr>
        <w:lastRenderedPageBreak/>
        <w:t xml:space="preserve">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w:t>
      </w:r>
    </w:p>
    <w:p w14:paraId="1B59ED9B" w14:textId="556635A1" w:rsidR="00E872D5" w:rsidRDefault="00F71873" w:rsidP="002C384F">
      <w:pPr>
        <w:ind w:left="0" w:right="90" w:firstLine="720"/>
        <w:rPr>
          <w:color w:val="000000" w:themeColor="text1"/>
        </w:rPr>
      </w:pPr>
      <w:r>
        <w:rPr>
          <w:color w:val="000000" w:themeColor="text1"/>
        </w:rPr>
        <w:tab/>
      </w:r>
      <w:r w:rsidRPr="004F09C9">
        <w:rPr>
          <w:color w:val="000000" w:themeColor="text1"/>
        </w:rPr>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w:t>
      </w:r>
      <w:proofErr w:type="spellStart"/>
      <w:r w:rsidRPr="004F09C9">
        <w:rPr>
          <w:color w:val="000000" w:themeColor="text1"/>
        </w:rPr>
        <w:t>voltinism</w:t>
      </w:r>
      <w:proofErr w:type="spellEnd"/>
      <w:r w:rsidRPr="004F09C9">
        <w:rPr>
          <w:color w:val="000000" w:themeColor="text1"/>
        </w:rPr>
        <w:t xml:space="preserve">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could 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0160EC00" w14:textId="77777777" w:rsidR="00E872D5" w:rsidRPr="004F09C9" w:rsidRDefault="00E872D5" w:rsidP="00E872D5">
      <w:pPr>
        <w:ind w:left="0" w:right="90" w:firstLine="720"/>
        <w:rPr>
          <w:color w:val="000000" w:themeColor="text1"/>
        </w:rPr>
      </w:pPr>
      <w:r w:rsidRPr="004F09C9">
        <w:rPr>
          <w:color w:val="000000" w:themeColor="text1"/>
        </w:rPr>
        <w:br w:type="page"/>
      </w:r>
    </w:p>
    <w:p w14:paraId="7E4A6AD4"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20D59D11" wp14:editId="3DF74940">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07F13504"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4B8B8BFB" w14:textId="77777777" w:rsidR="00E872D5" w:rsidRPr="004F09C9" w:rsidRDefault="00E872D5" w:rsidP="00E872D5">
      <w:pPr>
        <w:spacing w:after="0" w:line="263" w:lineRule="auto"/>
        <w:ind w:right="80"/>
        <w:jc w:val="center"/>
        <w:rPr>
          <w:color w:val="000000" w:themeColor="text1"/>
        </w:rPr>
      </w:pPr>
    </w:p>
    <w:p w14:paraId="4385F87F" w14:textId="77777777" w:rsidR="00E872D5" w:rsidRPr="004F09C9" w:rsidRDefault="00E872D5" w:rsidP="00E872D5">
      <w:pPr>
        <w:spacing w:after="0" w:line="263" w:lineRule="auto"/>
        <w:ind w:right="80"/>
        <w:jc w:val="center"/>
        <w:rPr>
          <w:color w:val="000000" w:themeColor="text1"/>
        </w:rPr>
      </w:pP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proofErr w:type="gramStart"/>
      <w:r w:rsidRPr="00316A0E">
        <w:rPr>
          <w:color w:val="000000" w:themeColor="text1"/>
        </w:rPr>
        <w:t>2.1</w:t>
      </w:r>
      <w:r>
        <w:rPr>
          <w:color w:val="000000" w:themeColor="text1"/>
        </w:rPr>
        <w:t xml:space="preserve">  </w:t>
      </w:r>
      <w:r w:rsidRPr="00316A0E">
        <w:rPr>
          <w:color w:val="000000" w:themeColor="text1"/>
        </w:rPr>
        <w:t>Phylogeny</w:t>
      </w:r>
      <w:proofErr w:type="gramEnd"/>
      <w:r w:rsidRPr="00316A0E">
        <w:rPr>
          <w:color w:val="000000" w:themeColor="text1"/>
        </w:rPr>
        <w:t xml:space="preserve"> of </w:t>
      </w:r>
      <w:proofErr w:type="spellStart"/>
      <w:r w:rsidRPr="00316A0E">
        <w:rPr>
          <w:i/>
          <w:color w:val="000000" w:themeColor="text1"/>
        </w:rPr>
        <w:t>Ostrinia</w:t>
      </w:r>
      <w:proofErr w:type="spellEnd"/>
      <w:r w:rsidRPr="00316A0E">
        <w:rPr>
          <w:i/>
          <w:color w:val="000000" w:themeColor="text1"/>
        </w:rPr>
        <w:t xml:space="preserve">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w:t>
      </w:r>
      <w:proofErr w:type="gramStart"/>
      <w:r w:rsidRPr="004F09C9">
        <w:rPr>
          <w:color w:val="000000" w:themeColor="text1"/>
        </w:rPr>
        <w:t>includes</w:t>
      </w:r>
      <w:proofErr w:type="gramEnd"/>
      <w:r w:rsidRPr="004F09C9">
        <w:rPr>
          <w:color w:val="000000" w:themeColor="text1"/>
        </w:rPr>
        <w:t xml:space="preserve"> a single member, the American species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w:t>
      </w:r>
      <w:proofErr w:type="gramStart"/>
      <w:r w:rsidRPr="004F09C9">
        <w:rPr>
          <w:color w:val="000000" w:themeColor="text1"/>
        </w:rPr>
        <w:t>14:OAc</w:t>
      </w:r>
      <w:proofErr w:type="gramEnd"/>
      <w:r w:rsidRPr="004F09C9">
        <w:rPr>
          <w:color w:val="000000" w:themeColor="text1"/>
        </w:rPr>
        <w:t>)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and between different genotypes of </w:t>
      </w:r>
      <w:r w:rsidRPr="004F09C9">
        <w:rPr>
          <w:i/>
          <w:color w:val="000000" w:themeColor="text1"/>
        </w:rPr>
        <w:t xml:space="preserve">O. </w:t>
      </w:r>
      <w:proofErr w:type="spellStart"/>
      <w:r w:rsidRPr="004F09C9">
        <w:rPr>
          <w:i/>
          <w:color w:val="000000" w:themeColor="text1"/>
        </w:rPr>
        <w:t>nubilalis</w:t>
      </w:r>
      <w:proofErr w:type="spellEnd"/>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proofErr w:type="gramStart"/>
      <w:r w:rsidRPr="004F09C9">
        <w:rPr>
          <w:color w:val="000000" w:themeColor="text1"/>
        </w:rPr>
        <w:t>2.2</w:t>
      </w:r>
      <w:r>
        <w:rPr>
          <w:color w:val="000000" w:themeColor="text1"/>
        </w:rPr>
        <w:t xml:space="preserve">  </w:t>
      </w:r>
      <w:r w:rsidRPr="004F09C9">
        <w:rPr>
          <w:color w:val="000000" w:themeColor="text1"/>
        </w:rPr>
        <w:t>Life</w:t>
      </w:r>
      <w:proofErr w:type="gramEnd"/>
      <w:r w:rsidRPr="004F09C9">
        <w:rPr>
          <w:color w:val="000000" w:themeColor="text1"/>
        </w:rPr>
        <w:t xml:space="preserv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29D84541" w14:textId="77777777"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The species has</w:t>
      </w:r>
      <w:r w:rsidRPr="004F09C9">
        <w:rPr>
          <w:color w:val="000000" w:themeColor="text1"/>
        </w:rPr>
        <w:t xml:space="preserve"> evolved in the temperate regions where it encounters favorable and unfavorable seasonal changes. During </w:t>
      </w:r>
      <w:r w:rsidRPr="004F09C9">
        <w:rPr>
          <w:color w:val="000000" w:themeColor="text1"/>
        </w:rPr>
        <w:lastRenderedPageBreak/>
        <w:t>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ECB can be completed in fifty days. Beginning in the spring and under field conditions, diapausing larvae exit diapause, develop into pupae, and approximately 12 days later those pupae </w:t>
      </w:r>
      <w:proofErr w:type="spellStart"/>
      <w:r w:rsidRPr="004F09C9">
        <w:rPr>
          <w:color w:val="000000" w:themeColor="text1"/>
        </w:rPr>
        <w:t>eclose</w:t>
      </w:r>
      <w:proofErr w:type="spellEnd"/>
      <w:r w:rsidRPr="004F09C9">
        <w:rPr>
          <w:color w:val="000000" w:themeColor="text1"/>
        </w:rPr>
        <w:t xml:space="preserv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p>
    <w:p w14:paraId="68E598DD" w14:textId="77777777" w:rsidR="00F71873" w:rsidRDefault="00F71873" w:rsidP="00F71873">
      <w:pPr>
        <w:spacing w:line="480" w:lineRule="auto"/>
        <w:ind w:left="0" w:right="90" w:firstLine="453"/>
        <w:rPr>
          <w:color w:val="000000" w:themeColor="text1"/>
        </w:rPr>
      </w:pPr>
      <w:r>
        <w:rPr>
          <w:color w:val="000000" w:themeColor="text1"/>
        </w:rPr>
        <w:t xml:space="preserve">Species within </w:t>
      </w:r>
      <w:proofErr w:type="spellStart"/>
      <w:r w:rsidRPr="00344E94">
        <w:rPr>
          <w:i/>
          <w:color w:val="000000" w:themeColor="text1"/>
        </w:rPr>
        <w:t>Ostrinia</w:t>
      </w:r>
      <w:proofErr w:type="spellEnd"/>
      <w:r>
        <w:rPr>
          <w:color w:val="000000" w:themeColor="text1"/>
        </w:rPr>
        <w:t xml:space="preserve">, including </w:t>
      </w:r>
      <w:proofErr w:type="spellStart"/>
      <w:r w:rsidRPr="004F09C9">
        <w:rPr>
          <w:i/>
          <w:color w:val="000000" w:themeColor="text1"/>
        </w:rPr>
        <w:t>nubilalis</w:t>
      </w:r>
      <w:proofErr w:type="spellEnd"/>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4B2656B6" w14:textId="77777777" w:rsidR="00F71873" w:rsidRDefault="00F71873" w:rsidP="00F71873">
      <w:pPr>
        <w:spacing w:line="480" w:lineRule="auto"/>
        <w:ind w:left="-15" w:right="90" w:firstLine="468"/>
        <w:rPr>
          <w:color w:val="000000" w:themeColor="text1"/>
        </w:rPr>
      </w:pPr>
      <w:r w:rsidRPr="004F09C9">
        <w:rPr>
          <w:color w:val="000000" w:themeColor="text1"/>
        </w:rPr>
        <w:t xml:space="preserve">The host range of the European corn borer is particularly wide and includes grasses, vegetables, and other herbaceous plants with a stem large enough for the larvae to enter </w:t>
      </w:r>
      <w:r w:rsidRPr="004F09C9">
        <w:rPr>
          <w:color w:val="000000" w:themeColor="text1"/>
        </w:rPr>
        <w:lastRenderedPageBreak/>
        <w:t>(</w:t>
      </w:r>
      <w:proofErr w:type="spellStart"/>
      <w:r w:rsidRPr="004F09C9">
        <w:rPr>
          <w:color w:val="000000" w:themeColor="text1"/>
        </w:rPr>
        <w:t>Capinera</w:t>
      </w:r>
      <w:proofErr w:type="spellEnd"/>
      <w:r w:rsidRPr="004F09C9">
        <w:rPr>
          <w:color w:val="000000" w:themeColor="text1"/>
        </w:rPr>
        <w:t xml:space="preserve"> 2000). In the mid-Atlantic and </w:t>
      </w:r>
      <w:r>
        <w:rPr>
          <w:color w:val="000000" w:themeColor="text1"/>
        </w:rPr>
        <w:t>m</w:t>
      </w:r>
      <w:r w:rsidRPr="004F09C9">
        <w:rPr>
          <w:color w:val="000000" w:themeColor="text1"/>
        </w:rPr>
        <w:t>idwestern regions of the United States, the European corn borer remains the primary insect pest of corn. The cost of controlling this corn pest has been approximated at $1</w:t>
      </w:r>
      <w:r>
        <w:rPr>
          <w:color w:val="000000" w:themeColor="text1"/>
        </w:rPr>
        <w:t xml:space="preserve"> to </w:t>
      </w:r>
      <w:r w:rsidRPr="004F09C9">
        <w:rPr>
          <w:color w:val="000000" w:themeColor="text1"/>
        </w:rPr>
        <w:t xml:space="preserve">$2 billion dollars, annually (Hyde et al. 1999). These pests use programmed seasonal dormancy (diapause) to synchronize their life histories with favorable seasons and take advantage of available resources </w:t>
      </w:r>
      <w:r>
        <w:rPr>
          <w:color w:val="000000" w:themeColor="text1"/>
        </w:rPr>
        <w:t>such as</w:t>
      </w:r>
      <w:r w:rsidRPr="004F09C9">
        <w:rPr>
          <w:color w:val="000000" w:themeColor="text1"/>
        </w:rPr>
        <w:t xml:space="preserve"> corn.</w:t>
      </w:r>
      <w:r>
        <w:rPr>
          <w:color w:val="000000" w:themeColor="text1"/>
        </w:rPr>
        <w:t xml:space="preserve"> In Europe there are at least two host races that feed on maize and on </w:t>
      </w:r>
      <w:proofErr w:type="spellStart"/>
      <w:r>
        <w:rPr>
          <w:color w:val="000000" w:themeColor="text1"/>
        </w:rPr>
        <w:t>mugwort</w:t>
      </w:r>
      <w:proofErr w:type="spellEnd"/>
      <w:r>
        <w:rPr>
          <w:color w:val="000000" w:themeColor="text1"/>
        </w:rPr>
        <w:t xml:space="preserve"> and hops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w:t>
      </w:r>
      <w:r w:rsidRPr="004F09C9">
        <w:rPr>
          <w:color w:val="000000" w:themeColor="text1"/>
        </w:rPr>
        <w:t xml:space="preserve"> </w:t>
      </w:r>
    </w:p>
    <w:p w14:paraId="18D96AB2" w14:textId="77777777" w:rsidR="00F71873" w:rsidRDefault="00F71873" w:rsidP="00F71873">
      <w:pPr>
        <w:spacing w:line="480" w:lineRule="auto"/>
        <w:ind w:left="0" w:right="90" w:firstLine="720"/>
        <w:rPr>
          <w:color w:val="000000" w:themeColor="text1"/>
        </w:rPr>
      </w:pPr>
      <w:r>
        <w:rPr>
          <w:color w:val="000000" w:themeColor="text1"/>
        </w:rPr>
        <w:t>In addition to host preference, European corn borer</w:t>
      </w:r>
      <w:r w:rsidRPr="00B134B2">
        <w:rPr>
          <w:color w:val="000000" w:themeColor="text1"/>
        </w:rPr>
        <w:t xml:space="preserve"> populations are categorized into strains characterized by </w:t>
      </w:r>
      <w:proofErr w:type="spellStart"/>
      <w:r w:rsidRPr="00B134B2">
        <w:rPr>
          <w:color w:val="000000" w:themeColor="text1"/>
        </w:rPr>
        <w:t>voltinism</w:t>
      </w:r>
      <w:proofErr w:type="spellEnd"/>
      <w:r w:rsidRPr="00B134B2">
        <w:rPr>
          <w:color w:val="000000" w:themeColor="text1"/>
        </w:rPr>
        <w:t xml:space="preserve">. </w:t>
      </w:r>
      <w:proofErr w:type="spellStart"/>
      <w:r w:rsidRPr="00B134B2">
        <w:rPr>
          <w:color w:val="000000" w:themeColor="text1"/>
        </w:rPr>
        <w:t>Voltinism</w:t>
      </w:r>
      <w:proofErr w:type="spellEnd"/>
      <w:r w:rsidRPr="00B134B2">
        <w:rPr>
          <w:color w:val="000000" w:themeColor="text1"/>
        </w:rPr>
        <w:t xml:space="preserve">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Dopman</w:t>
      </w:r>
      <w:proofErr w:type="spellEnd"/>
      <w:r w:rsidRPr="00B134B2">
        <w:rPr>
          <w:color w:val="000000" w:themeColor="text1"/>
        </w:rPr>
        <w:t xml:space="preserve"> et al. 2005)</w:t>
      </w:r>
      <w:r w:rsidRPr="00B134B2">
        <w:rPr>
          <w:color w:val="000000" w:themeColor="text1"/>
        </w:rPr>
        <w:fldChar w:fldCharType="end"/>
      </w:r>
      <w:r w:rsidRPr="00B134B2">
        <w:rPr>
          <w:color w:val="000000" w:themeColor="text1"/>
        </w:rPr>
        <w:t xml:space="preserve">. </w:t>
      </w:r>
      <w:proofErr w:type="spellStart"/>
      <w:r w:rsidRPr="00B134B2">
        <w:rPr>
          <w:i/>
          <w:color w:val="000000" w:themeColor="text1"/>
        </w:rPr>
        <w:t>Ostrinia</w:t>
      </w:r>
      <w:proofErr w:type="spellEnd"/>
      <w:r w:rsidRPr="00B134B2">
        <w:rPr>
          <w:i/>
          <w:color w:val="000000" w:themeColor="text1"/>
        </w:rPr>
        <w:t xml:space="preserve"> </w:t>
      </w:r>
      <w:proofErr w:type="spellStart"/>
      <w:r w:rsidRPr="00B134B2">
        <w:rPr>
          <w:i/>
          <w:color w:val="000000" w:themeColor="text1"/>
        </w:rPr>
        <w:t>nubilalis</w:t>
      </w:r>
      <w:proofErr w:type="spellEnd"/>
      <w:r>
        <w:rPr>
          <w:color w:val="000000" w:themeColor="text1"/>
        </w:rPr>
        <w:t xml:space="preserve"> has</w:t>
      </w:r>
      <w:r w:rsidRPr="00B134B2">
        <w:rPr>
          <w:color w:val="000000" w:themeColor="text1"/>
        </w:rPr>
        <w:t xml:space="preserve"> sympatric populations that are genetically distinct and express diapause phenology that differs in length.</w:t>
      </w:r>
      <w:r>
        <w:rPr>
          <w:color w:val="000000" w:themeColor="text1"/>
        </w:rPr>
        <w:t xml:space="preserve"> </w:t>
      </w:r>
      <w:r w:rsidRPr="00B134B2">
        <w:rPr>
          <w:color w:val="000000" w:themeColor="text1"/>
        </w:rPr>
        <w:t xml:space="preserve">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w:t>
      </w:r>
      <w:proofErr w:type="spellStart"/>
      <w:r w:rsidRPr="00B134B2">
        <w:rPr>
          <w:color w:val="000000" w:themeColor="text1"/>
        </w:rPr>
        <w:t>voltinism</w:t>
      </w:r>
      <w:proofErr w:type="spellEnd"/>
      <w:r>
        <w:rPr>
          <w:color w:val="000000" w:themeColor="text1"/>
        </w:rPr>
        <w:t>,</w:t>
      </w:r>
      <w:r w:rsidRPr="00B134B2">
        <w:rPr>
          <w:color w:val="000000" w:themeColor="text1"/>
        </w:rPr>
        <w:t xml:space="preserve"> increasing from </w:t>
      </w:r>
      <w:proofErr w:type="spellStart"/>
      <w:r w:rsidRPr="00B134B2">
        <w:rPr>
          <w:color w:val="000000" w:themeColor="text1"/>
        </w:rPr>
        <w:t>univoltine</w:t>
      </w:r>
      <w:proofErr w:type="spellEnd"/>
      <w:r w:rsidRPr="00B134B2">
        <w:rPr>
          <w:color w:val="000000" w:themeColor="text1"/>
        </w:rPr>
        <w:t xml:space="preserv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population range warm spring and summer seasons are short and these pests complete only one generation per year. As latitude decreases the warm growing season gradually becomes longer. In studying a seasonal cline from north to south,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w:t>
      </w:r>
      <w:proofErr w:type="spellStart"/>
      <w:r w:rsidRPr="004F09C9">
        <w:rPr>
          <w:color w:val="000000" w:themeColor="text1"/>
        </w:rPr>
        <w:t>voltinism</w:t>
      </w:r>
      <w:proofErr w:type="spellEnd"/>
      <w:r w:rsidRPr="004F09C9">
        <w:rPr>
          <w:color w:val="000000" w:themeColor="text1"/>
        </w:rPr>
        <w:t xml:space="preserve">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w:t>
      </w:r>
      <w:r w:rsidRPr="004F09C9">
        <w:rPr>
          <w:color w:val="000000" w:themeColor="text1"/>
        </w:rPr>
        <w:lastRenderedPageBreak/>
        <w:t>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67DEFBB0" w14:textId="77777777" w:rsidR="00F71873" w:rsidRDefault="00F71873" w:rsidP="00F71873">
      <w:pPr>
        <w:spacing w:line="480" w:lineRule="auto"/>
        <w:ind w:left="0" w:right="90" w:firstLine="720"/>
        <w:rPr>
          <w:color w:val="000000" w:themeColor="text1"/>
        </w:rPr>
      </w:pPr>
      <w:r w:rsidRPr="00B134B2">
        <w:rPr>
          <w:color w:val="000000" w:themeColor="text1"/>
        </w:rPr>
        <w:t>ECB strains are further characterized by the composition of their sex pheromone</w:t>
      </w:r>
      <w:r>
        <w:rPr>
          <w:color w:val="000000" w:themeColor="text1"/>
        </w:rPr>
        <w:t xml:space="preserve"> (Figure 2-1)</w:t>
      </w:r>
      <w:r w:rsidRPr="00B134B2">
        <w:rPr>
          <w:color w:val="000000" w:themeColor="text1"/>
        </w:rPr>
        <w:t xml:space="preserv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Lassance</w:t>
      </w:r>
      <w:proofErr w:type="spellEnd"/>
      <w:r w:rsidRPr="00B134B2">
        <w:rPr>
          <w:color w:val="000000" w:themeColor="text1"/>
        </w:rPr>
        <w:t xml:space="preserv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Lassance</w:t>
      </w:r>
      <w:proofErr w:type="spellEnd"/>
      <w:r w:rsidRPr="00B134B2">
        <w:rPr>
          <w:color w:val="000000" w:themeColor="text1"/>
        </w:rPr>
        <w:t xml:space="preserv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proofErr w:type="spellStart"/>
      <w:r w:rsidRPr="00B134B2">
        <w:rPr>
          <w:i/>
          <w:color w:val="000000" w:themeColor="text1"/>
        </w:rPr>
        <w:t>pgFAR</w:t>
      </w:r>
      <w:proofErr w:type="spellEnd"/>
      <w:r w:rsidRPr="00B134B2">
        <w:rPr>
          <w:i/>
          <w:color w:val="000000" w:themeColor="text1"/>
        </w:rPr>
        <w:t xml:space="preserve">-Z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w:t>
      </w:r>
      <w:proofErr w:type="spellStart"/>
      <w:r w:rsidRPr="00B134B2">
        <w:rPr>
          <w:color w:val="000000" w:themeColor="text1"/>
        </w:rPr>
        <w:t>Lassance</w:t>
      </w:r>
      <w:proofErr w:type="spellEnd"/>
      <w:r w:rsidRPr="00B134B2">
        <w:rPr>
          <w:color w:val="000000" w:themeColor="text1"/>
        </w:rPr>
        <w:t xml:space="preserv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proofErr w:type="spellStart"/>
      <w:r w:rsidRPr="00B134B2">
        <w:rPr>
          <w:i/>
          <w:color w:val="000000" w:themeColor="text1"/>
        </w:rPr>
        <w:t>pgFAR</w:t>
      </w:r>
      <w:proofErr w:type="spellEnd"/>
      <w:r w:rsidRPr="00B134B2">
        <w:rPr>
          <w:i/>
          <w:color w:val="000000" w:themeColor="text1"/>
        </w:rPr>
        <w:t>-E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w:t>
      </w:r>
      <w:proofErr w:type="spellStart"/>
      <w:r w:rsidRPr="00B134B2">
        <w:rPr>
          <w:color w:val="000000" w:themeColor="text1"/>
        </w:rPr>
        <w:t>Lassance</w:t>
      </w:r>
      <w:proofErr w:type="spellEnd"/>
      <w:r w:rsidRPr="00B134B2">
        <w:rPr>
          <w:color w:val="000000" w:themeColor="text1"/>
        </w:rPr>
        <w:t xml:space="preserve"> et al. 2010)</w:t>
      </w:r>
      <w:r w:rsidRPr="00B134B2">
        <w:rPr>
          <w:color w:val="000000" w:themeColor="text1"/>
        </w:rPr>
        <w:fldChar w:fldCharType="end"/>
      </w:r>
      <w:r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proofErr w:type="gramStart"/>
      <w:r w:rsidRPr="004F09C9">
        <w:rPr>
          <w:color w:val="000000" w:themeColor="text1"/>
        </w:rPr>
        <w:lastRenderedPageBreak/>
        <w:t>2.</w:t>
      </w:r>
      <w:r>
        <w:rPr>
          <w:color w:val="000000" w:themeColor="text1"/>
        </w:rPr>
        <w:t>3  Diapause</w:t>
      </w:r>
      <w:proofErr w:type="gramEnd"/>
      <w:r>
        <w:rPr>
          <w:color w:val="000000" w:themeColor="text1"/>
        </w:rPr>
        <w:t xml:space="preserve"> in</w:t>
      </w:r>
      <w:r w:rsidRPr="004F09C9">
        <w:rPr>
          <w:color w:val="000000" w:themeColor="text1"/>
        </w:rPr>
        <w:t xml:space="preserve">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76869B98"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w:t>
      </w:r>
      <w:proofErr w:type="spellStart"/>
      <w:r w:rsidRPr="00B134B2">
        <w:rPr>
          <w:i/>
          <w:color w:val="000000" w:themeColor="text1"/>
        </w:rPr>
        <w:t>nubilalis</w:t>
      </w:r>
      <w:proofErr w:type="spellEnd"/>
      <w:r w:rsidRPr="00B134B2">
        <w:rPr>
          <w:color w:val="000000" w:themeColor="text1"/>
        </w:rPr>
        <w:t xml:space="preserve"> is determined by the interaction between photoperiod and temperature. However, differences in diapause length between the bivoltine and </w:t>
      </w:r>
      <w:proofErr w:type="spellStart"/>
      <w:r w:rsidRPr="00B134B2">
        <w:rPr>
          <w:color w:val="000000" w:themeColor="text1"/>
        </w:rPr>
        <w:t>univoltine</w:t>
      </w:r>
      <w:proofErr w:type="spellEnd"/>
      <w:r w:rsidRPr="00B134B2">
        <w:rPr>
          <w:color w:val="000000" w:themeColor="text1"/>
        </w:rPr>
        <w:t xml:space="preserv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Dopman</w:t>
      </w:r>
      <w:proofErr w:type="spellEnd"/>
      <w:r w:rsidRPr="00B134B2">
        <w:rPr>
          <w:color w:val="000000" w:themeColor="text1"/>
        </w:rPr>
        <w:t xml:space="preserve">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w:t>
      </w:r>
      <w:proofErr w:type="spellStart"/>
      <w:r w:rsidRPr="00B134B2">
        <w:rPr>
          <w:color w:val="000000" w:themeColor="text1"/>
        </w:rPr>
        <w:t>voltinism</w:t>
      </w:r>
      <w:proofErr w:type="spellEnd"/>
      <w:r w:rsidRPr="00B134B2">
        <w:rPr>
          <w:color w:val="000000" w:themeColor="text1"/>
        </w:rPr>
        <w:t xml:space="preserve"> during the growing season</w:t>
      </w:r>
      <w:r>
        <w:rPr>
          <w:color w:val="000000" w:themeColor="text1"/>
        </w:rPr>
        <w:t xml:space="preserve"> </w:t>
      </w:r>
      <w:r w:rsidRPr="004F09C9">
        <w:rPr>
          <w:color w:val="000000" w:themeColor="text1"/>
        </w:rPr>
        <w:t>(</w:t>
      </w:r>
      <w:proofErr w:type="spellStart"/>
      <w:r w:rsidRPr="004F09C9">
        <w:rPr>
          <w:color w:val="000000" w:themeColor="text1"/>
        </w:rPr>
        <w:t>Dopman</w:t>
      </w:r>
      <w:proofErr w:type="spellEnd"/>
      <w:r w:rsidRPr="004F09C9">
        <w:rPr>
          <w:color w:val="000000" w:themeColor="text1"/>
        </w:rPr>
        <w:t xml:space="preserve"> et al. 2005)</w:t>
      </w:r>
      <w:r w:rsidRPr="00B134B2">
        <w:rPr>
          <w:color w:val="000000" w:themeColor="text1"/>
        </w:rPr>
        <w:t xml:space="preserve">. The </w:t>
      </w:r>
      <w:proofErr w:type="spellStart"/>
      <w:r w:rsidRPr="00B134B2">
        <w:rPr>
          <w:color w:val="000000" w:themeColor="text1"/>
        </w:rPr>
        <w:t>univoltine</w:t>
      </w:r>
      <w:proofErr w:type="spellEnd"/>
      <w:r w:rsidRPr="00B134B2">
        <w:rPr>
          <w:color w:val="000000" w:themeColor="text1"/>
        </w:rPr>
        <w:t>-Z (UZ) and bivoltine-E (BE) genotypes express longer and shorter diapause phenology</w:t>
      </w:r>
      <w:r>
        <w:rPr>
          <w:color w:val="000000" w:themeColor="text1"/>
        </w:rPr>
        <w:t>,</w:t>
      </w:r>
      <w:r w:rsidRPr="00B134B2">
        <w:rPr>
          <w:color w:val="000000" w:themeColor="text1"/>
        </w:rPr>
        <w:t xml:space="preserve"> respectively, as well as differences in their pheromone blend. </w:t>
      </w:r>
      <w:proofErr w:type="spellStart"/>
      <w:r w:rsidRPr="00B134B2">
        <w:rPr>
          <w:color w:val="000000" w:themeColor="text1"/>
        </w:rPr>
        <w:t>Univoltine</w:t>
      </w:r>
      <w:proofErr w:type="spellEnd"/>
      <w:r w:rsidRPr="00B134B2">
        <w:rPr>
          <w:color w:val="000000" w:themeColor="text1"/>
        </w:rPr>
        <w:t xml:space="preserve">-Z (UZ)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w:t>
      </w:r>
      <w:proofErr w:type="spellStart"/>
      <w:r>
        <w:rPr>
          <w:color w:val="000000" w:themeColor="text1"/>
        </w:rPr>
        <w:t>voltinism</w:t>
      </w:r>
      <w:proofErr w:type="spellEnd"/>
      <w:r>
        <w:rPr>
          <w:color w:val="000000" w:themeColor="text1"/>
        </w:rPr>
        <w:t xml:space="preserve">, sex pheromone response and composition, and diapause-associated traits </w:t>
      </w:r>
      <w:r w:rsidRPr="00B134B2">
        <w:rPr>
          <w:color w:val="000000" w:themeColor="text1"/>
        </w:rPr>
        <w:t xml:space="preserve">make ECB 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77777777"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With the European corn borer as a model, this research is broadly designed to address the following questions: what factors affect dormancy and life history synchronization with seasonal variation, and to what degree does environmental variation alter the formation of 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w:t>
      </w:r>
      <w:r w:rsidRPr="004F09C9">
        <w:rPr>
          <w:color w:val="000000" w:themeColor="text1"/>
        </w:rPr>
        <w:lastRenderedPageBreak/>
        <w:t>its specificity, many animals in temperate regions rely on photoperiod cues to synchronize their life histories with their local environment to initiate diapause. Ahead of winter and during the final larval instar ECB 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ECB 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physiological changes and alters the life history trajectory of European corn borer larvae</w:t>
      </w:r>
      <w:r>
        <w:rPr>
          <w:color w:val="000000" w:themeColor="text1"/>
        </w:rPr>
        <w:t xml:space="preserve"> (Hahn and Denlinger 2007, </w:t>
      </w:r>
      <w:proofErr w:type="spellStart"/>
      <w:r w:rsidRPr="006F5AD1">
        <w:rPr>
          <w:color w:val="000000" w:themeColor="text1"/>
        </w:rPr>
        <w:t>Koštál</w:t>
      </w:r>
      <w:proofErr w:type="spellEnd"/>
      <w:r w:rsidRPr="006F5AD1">
        <w:rPr>
          <w:color w:val="000000" w:themeColor="text1"/>
        </w:rPr>
        <w:t xml:space="preserve">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77777777" w:rsidR="00F71873" w:rsidRDefault="00F71873" w:rsidP="00F71873">
      <w:pPr>
        <w:spacing w:line="480" w:lineRule="auto"/>
        <w:ind w:left="0" w:right="90" w:firstLine="720"/>
        <w:rPr>
          <w:color w:val="000000" w:themeColor="text1"/>
        </w:rPr>
      </w:pPr>
      <w:r>
        <w:rPr>
          <w:color w:val="000000" w:themeColor="text1"/>
        </w:rPr>
        <w:t>It has been previously shown that diapause-programmed ECB increase nutrition storage ahead of diapause in the form of proteins (</w:t>
      </w:r>
      <w:proofErr w:type="spellStart"/>
      <w:r>
        <w:t>Taski</w:t>
      </w:r>
      <w:proofErr w:type="spellEnd"/>
      <w:r>
        <w:t xml:space="preserve"> et al. 2004</w:t>
      </w:r>
      <w:r>
        <w:rPr>
          <w:color w:val="000000" w:themeColor="text1"/>
        </w:rPr>
        <w:t>) and lipids (</w:t>
      </w:r>
      <w:proofErr w:type="spellStart"/>
      <w:r>
        <w:t>Vukašinović</w:t>
      </w:r>
      <w:proofErr w:type="spellEnd"/>
      <w:r>
        <w:t xml:space="preserve"> et al. 2018</w:t>
      </w:r>
      <w:r>
        <w:rPr>
          <w:color w:val="000000" w:themeColor="text1"/>
        </w:rPr>
        <w:t xml:space="preserve">). compared to their non-diapause counterparts. </w:t>
      </w:r>
      <w:r w:rsidRPr="004F09C9">
        <w:rPr>
          <w:color w:val="000000" w:themeColor="text1"/>
        </w:rPr>
        <w:t xml:space="preserve">I expected </w:t>
      </w:r>
      <w:r w:rsidRPr="00B134B2">
        <w:rPr>
          <w:color w:val="000000" w:themeColor="text1"/>
        </w:rPr>
        <w:t xml:space="preserve">the quantity of triglycerides stored by European corn borers, in preparation for the additional stress of diapause, will be associated with differences in diapause length between </w:t>
      </w:r>
      <w:r>
        <w:rPr>
          <w:color w:val="000000" w:themeColor="text1"/>
        </w:rPr>
        <w:t xml:space="preserve">the strain with the long-diapause genotype and </w:t>
      </w:r>
      <w:r>
        <w:rPr>
          <w:color w:val="000000" w:themeColor="text1"/>
        </w:rPr>
        <w:lastRenderedPageBreak/>
        <w:t xml:space="preserve">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triglycerides than </w:t>
      </w:r>
      <w:r>
        <w:rPr>
          <w:color w:val="000000" w:themeColor="text1"/>
        </w:rPr>
        <w:t xml:space="preserve">the short-diapause </w:t>
      </w:r>
      <w:r w:rsidRPr="00B134B2">
        <w:rPr>
          <w:color w:val="000000" w:themeColor="text1"/>
        </w:rPr>
        <w:t xml:space="preserve">genotype, which will have a shorter diapause. In support of the stated hypothesis, I predict that non-diapausing larvae will store fewer triglycerides 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xml:space="preserve">. Investigating the responses of pest insect populations to increasing temperature is an opportunity to understand and predict </w:t>
      </w:r>
      <w:r w:rsidRPr="00A4103C">
        <w:rPr>
          <w:rFonts w:asciiTheme="minorHAnsi" w:hAnsiTheme="minorHAnsi"/>
          <w:color w:val="auto"/>
        </w:rPr>
        <w:lastRenderedPageBreak/>
        <w:t xml:space="preserve">how climate change could affect these pests. The results </w:t>
      </w:r>
      <w:bookmarkStart w:id="11" w:name="_GoBack"/>
      <w:bookmarkEnd w:id="11"/>
      <w:r w:rsidRPr="00A4103C">
        <w:rPr>
          <w:rFonts w:asciiTheme="minorHAnsi" w:hAnsiTheme="minorHAnsi"/>
          <w:color w:val="auto"/>
        </w:rPr>
        <w:t>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 xml:space="preserve">O. </w:t>
            </w:r>
            <w:proofErr w:type="spellStart"/>
            <w:r w:rsidRPr="004F09C9">
              <w:rPr>
                <w:i/>
                <w:color w:val="000000" w:themeColor="text1"/>
              </w:rPr>
              <w:t>nubilalis</w:t>
            </w:r>
            <w:proofErr w:type="spellEnd"/>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8"/>
    </w:p>
    <w:p w14:paraId="76848619" w14:textId="77777777" w:rsidR="00D27C9E" w:rsidRPr="004F09C9" w:rsidRDefault="00D27C9E">
      <w:pPr>
        <w:spacing w:after="3" w:line="238" w:lineRule="auto"/>
        <w:ind w:left="1168" w:right="315" w:firstLine="0"/>
        <w:jc w:val="both"/>
        <w:rPr>
          <w:color w:val="000000" w:themeColor="text1"/>
        </w:rPr>
      </w:pPr>
    </w:p>
    <w:p w14:paraId="551973F4" w14:textId="77777777" w:rsidR="00D27C9E" w:rsidRPr="004F09C9" w:rsidRDefault="00D27C9E">
      <w:pPr>
        <w:spacing w:after="3" w:line="238" w:lineRule="auto"/>
        <w:ind w:left="1168" w:right="315" w:firstLine="0"/>
        <w:jc w:val="both"/>
        <w:rPr>
          <w:color w:val="000000" w:themeColor="text1"/>
        </w:rPr>
      </w:pPr>
    </w:p>
    <w:p w14:paraId="4C822FAE" w14:textId="77777777" w:rsidR="00D27C9E" w:rsidRPr="004F09C9" w:rsidRDefault="00D27C9E">
      <w:pPr>
        <w:spacing w:after="3" w:line="238" w:lineRule="auto"/>
        <w:ind w:left="1168" w:right="315" w:firstLine="0"/>
        <w:jc w:val="both"/>
        <w:rPr>
          <w:color w:val="000000" w:themeColor="text1"/>
        </w:rPr>
      </w:pPr>
    </w:p>
    <w:p w14:paraId="396C1076" w14:textId="77777777" w:rsidR="00D27C9E" w:rsidRPr="004F09C9" w:rsidRDefault="00D27C9E">
      <w:pPr>
        <w:spacing w:after="3" w:line="238" w:lineRule="auto"/>
        <w:ind w:left="1168" w:right="315" w:firstLine="0"/>
        <w:jc w:val="both"/>
        <w:rPr>
          <w:color w:val="000000" w:themeColor="text1"/>
        </w:rPr>
      </w:pPr>
    </w:p>
    <w:p w14:paraId="01C04814" w14:textId="77777777" w:rsidR="00D27C9E" w:rsidRPr="004F09C9" w:rsidRDefault="00D27C9E">
      <w:pPr>
        <w:spacing w:after="3" w:line="238" w:lineRule="auto"/>
        <w:ind w:left="1168" w:right="315" w:firstLine="0"/>
        <w:jc w:val="both"/>
        <w:rPr>
          <w:color w:val="000000" w:themeColor="text1"/>
        </w:rPr>
      </w:pPr>
    </w:p>
    <w:p w14:paraId="4899C623" w14:textId="77777777" w:rsidR="00D27C9E" w:rsidRPr="004F09C9" w:rsidRDefault="00D27C9E">
      <w:pPr>
        <w:spacing w:after="3" w:line="238" w:lineRule="auto"/>
        <w:ind w:left="1168" w:right="315" w:firstLine="0"/>
        <w:jc w:val="both"/>
        <w:rPr>
          <w:color w:val="000000" w:themeColor="text1"/>
        </w:rPr>
      </w:pPr>
    </w:p>
    <w:p w14:paraId="4E530043" w14:textId="77777777" w:rsidR="00D27C9E" w:rsidRPr="004F09C9" w:rsidRDefault="00D27C9E">
      <w:pPr>
        <w:spacing w:after="3" w:line="238" w:lineRule="auto"/>
        <w:ind w:left="1168" w:right="315" w:firstLine="0"/>
        <w:jc w:val="both"/>
        <w:rPr>
          <w:color w:val="000000" w:themeColor="text1"/>
        </w:rPr>
      </w:pPr>
    </w:p>
    <w:p w14:paraId="613DE91F" w14:textId="77777777" w:rsidR="00D27C9E" w:rsidRPr="004F09C9" w:rsidRDefault="00D27C9E">
      <w:pPr>
        <w:spacing w:after="3" w:line="238" w:lineRule="auto"/>
        <w:ind w:left="1168" w:right="315" w:firstLine="0"/>
        <w:jc w:val="both"/>
        <w:rPr>
          <w:color w:val="000000" w:themeColor="text1"/>
        </w:rPr>
      </w:pPr>
    </w:p>
    <w:p w14:paraId="1F2541D9" w14:textId="77777777" w:rsidR="00D27C9E" w:rsidRPr="004F09C9" w:rsidRDefault="00D27C9E">
      <w:pPr>
        <w:spacing w:after="3" w:line="238" w:lineRule="auto"/>
        <w:ind w:left="1168" w:right="315" w:firstLine="0"/>
        <w:jc w:val="both"/>
        <w:rPr>
          <w:color w:val="000000" w:themeColor="text1"/>
        </w:rPr>
      </w:pPr>
    </w:p>
    <w:p w14:paraId="735BF7C6" w14:textId="77777777" w:rsidR="00D27C9E" w:rsidRPr="004F09C9" w:rsidRDefault="00D27C9E">
      <w:pPr>
        <w:spacing w:after="3" w:line="238" w:lineRule="auto"/>
        <w:ind w:left="1168" w:right="315" w:firstLine="0"/>
        <w:jc w:val="both"/>
        <w:rPr>
          <w:color w:val="000000" w:themeColor="text1"/>
        </w:rPr>
      </w:pPr>
    </w:p>
    <w:p w14:paraId="2A3D4DE2" w14:textId="77777777" w:rsidR="00D27C9E" w:rsidRPr="004F09C9" w:rsidRDefault="00D27C9E">
      <w:pPr>
        <w:spacing w:after="3" w:line="238" w:lineRule="auto"/>
        <w:ind w:left="1168" w:right="315" w:firstLine="0"/>
        <w:jc w:val="both"/>
        <w:rPr>
          <w:color w:val="000000" w:themeColor="text1"/>
        </w:rPr>
      </w:pPr>
    </w:p>
    <w:p w14:paraId="0CE1A0C2" w14:textId="77777777" w:rsidR="00D27C9E" w:rsidRPr="004F09C9" w:rsidRDefault="00D27C9E">
      <w:pPr>
        <w:spacing w:after="3" w:line="238" w:lineRule="auto"/>
        <w:ind w:left="1168" w:right="315" w:firstLine="0"/>
        <w:jc w:val="both"/>
        <w:rPr>
          <w:color w:val="000000" w:themeColor="text1"/>
        </w:rPr>
      </w:pP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proofErr w:type="spellStart"/>
      <w:r w:rsidRPr="006F5AD1">
        <w:rPr>
          <w:color w:val="000000" w:themeColor="text1"/>
        </w:rPr>
        <w:t>Koštál</w:t>
      </w:r>
      <w:proofErr w:type="spellEnd"/>
      <w:r w:rsidRPr="006F5AD1">
        <w:rPr>
          <w:color w:val="000000" w:themeColor="text1"/>
        </w:rPr>
        <w:t xml:space="preserve">,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 xml:space="preserve">ncreased protein </w:t>
      </w:r>
      <w:proofErr w:type="gramStart"/>
      <w:r w:rsidRPr="006F5AD1">
        <w:rPr>
          <w:color w:val="000000" w:themeColor="text1"/>
        </w:rPr>
        <w:t>storage  in</w:t>
      </w:r>
      <w:proofErr w:type="gramEnd"/>
      <w:r w:rsidRPr="006F5AD1">
        <w:rPr>
          <w:color w:val="000000" w:themeColor="text1"/>
        </w:rPr>
        <w:t xml:space="preserve"> Colorado potato beetles (</w:t>
      </w:r>
      <w:proofErr w:type="spellStart"/>
      <w:r w:rsidRPr="006F5AD1">
        <w:rPr>
          <w:i/>
          <w:iCs/>
          <w:color w:val="000000" w:themeColor="text1"/>
        </w:rPr>
        <w:t>Leptinotarsa</w:t>
      </w:r>
      <w:proofErr w:type="spellEnd"/>
      <w:r w:rsidRPr="006F5AD1">
        <w:rPr>
          <w:i/>
          <w:iCs/>
          <w:color w:val="000000" w:themeColor="text1"/>
        </w:rPr>
        <w:t xml:space="preserve">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proofErr w:type="spellStart"/>
      <w:r w:rsidRPr="006F5AD1">
        <w:rPr>
          <w:i/>
          <w:color w:val="000000" w:themeColor="text1"/>
        </w:rPr>
        <w:t>Ostrinia</w:t>
      </w:r>
      <w:proofErr w:type="spellEnd"/>
      <w:r w:rsidRPr="006F5AD1">
        <w:rPr>
          <w:i/>
          <w:color w:val="000000" w:themeColor="text1"/>
        </w:rPr>
        <w:t xml:space="preserve"> </w:t>
      </w:r>
      <w:proofErr w:type="spellStart"/>
      <w:r w:rsidRPr="006F5AD1">
        <w:rPr>
          <w:i/>
          <w:color w:val="000000" w:themeColor="text1"/>
        </w:rPr>
        <w:t>nubilalis</w:t>
      </w:r>
      <w:proofErr w:type="spellEnd"/>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pPr>
        <w:spacing w:line="480" w:lineRule="auto"/>
        <w:ind w:left="-15" w:right="165" w:firstLine="468"/>
        <w:rPr>
          <w:color w:val="000000" w:themeColor="text1"/>
        </w:rPr>
        <w:pPrChange w:id="12" w:author="Brown,James T" w:date="2019-02-19T13:13:00Z">
          <w:pPr>
            <w:ind w:left="-15" w:right="165" w:firstLine="468"/>
          </w:pPr>
        </w:pPrChange>
      </w:pPr>
    </w:p>
    <w:p w14:paraId="6392F1E3" w14:textId="77777777" w:rsidR="000C1702" w:rsidRPr="006F5AD1" w:rsidRDefault="000C1702">
      <w:pPr>
        <w:tabs>
          <w:tab w:val="center" w:pos="4059"/>
          <w:tab w:val="center" w:pos="4986"/>
        </w:tabs>
        <w:spacing w:after="206" w:line="480" w:lineRule="auto"/>
        <w:ind w:left="0" w:firstLine="0"/>
        <w:rPr>
          <w:color w:val="000000" w:themeColor="text1"/>
        </w:rPr>
        <w:pPrChange w:id="13" w:author="Brown,James T" w:date="2019-02-19T13:13:00Z">
          <w:pPr>
            <w:tabs>
              <w:tab w:val="center" w:pos="4059"/>
              <w:tab w:val="center" w:pos="4986"/>
            </w:tabs>
            <w:spacing w:after="206" w:line="259" w:lineRule="auto"/>
            <w:ind w:left="0" w:firstLine="0"/>
          </w:pPr>
        </w:pPrChange>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pPr>
        <w:tabs>
          <w:tab w:val="center" w:pos="1712"/>
        </w:tabs>
        <w:spacing w:after="212" w:line="480" w:lineRule="auto"/>
        <w:ind w:left="-15" w:firstLine="0"/>
        <w:rPr>
          <w:color w:val="000000" w:themeColor="text1"/>
        </w:rPr>
        <w:pPrChange w:id="14" w:author="Brown,James T" w:date="2019-02-19T13:13:00Z">
          <w:pPr>
            <w:tabs>
              <w:tab w:val="center" w:pos="1712"/>
            </w:tabs>
            <w:spacing w:after="212" w:line="253" w:lineRule="auto"/>
            <w:ind w:left="-15" w:firstLine="0"/>
          </w:pPr>
        </w:pPrChange>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roofErr w:type="spellStart"/>
      <w:r w:rsidRPr="006F5AD1">
        <w:rPr>
          <w:rFonts w:asciiTheme="minorHAnsi" w:eastAsiaTheme="minorEastAsia" w:hAnsiTheme="minorHAnsi" w:cstheme="minorHAnsi"/>
          <w:bCs/>
          <w:i/>
          <w:szCs w:val="24"/>
        </w:rPr>
        <w:t>Ostrinia</w:t>
      </w:r>
      <w:proofErr w:type="spellEnd"/>
      <w:r w:rsidRPr="006F5AD1">
        <w:rPr>
          <w:rFonts w:asciiTheme="minorHAnsi" w:eastAsiaTheme="minorEastAsia" w:hAnsiTheme="minorHAnsi" w:cstheme="minorHAnsi"/>
          <w:bCs/>
          <w:i/>
          <w:szCs w:val="24"/>
        </w:rPr>
        <w:t xml:space="preserve"> </w:t>
      </w:r>
      <w:proofErr w:type="spellStart"/>
      <w:r w:rsidRPr="006F5AD1">
        <w:rPr>
          <w:rFonts w:asciiTheme="minorHAnsi" w:eastAsiaTheme="minorEastAsia" w:hAnsiTheme="minorHAnsi" w:cstheme="minorHAnsi"/>
          <w:bCs/>
          <w:i/>
          <w:szCs w:val="24"/>
        </w:rPr>
        <w:t>nubilalis</w:t>
      </w:r>
      <w:proofErr w:type="spellEnd"/>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(ECB)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pPr>
        <w:spacing w:after="187" w:line="480" w:lineRule="auto"/>
        <w:ind w:left="807" w:hanging="822"/>
        <w:rPr>
          <w:color w:val="000000" w:themeColor="text1"/>
        </w:rPr>
        <w:pPrChange w:id="15" w:author="Brown,James T" w:date="2019-02-19T13:13:00Z">
          <w:pPr>
            <w:spacing w:after="187" w:line="253" w:lineRule="auto"/>
            <w:ind w:left="807" w:hanging="822"/>
          </w:pPr>
        </w:pPrChange>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pPr>
        <w:spacing w:line="480" w:lineRule="auto"/>
        <w:ind w:left="-15" w:right="90" w:firstLine="468"/>
        <w:rPr>
          <w:color w:val="000000" w:themeColor="text1"/>
        </w:rPr>
        <w:pPrChange w:id="16" w:author="Brown,James T" w:date="2019-02-19T13:13:00Z">
          <w:pPr>
            <w:ind w:left="-15" w:right="90" w:firstLine="468"/>
          </w:pPr>
        </w:pPrChange>
      </w:pPr>
    </w:p>
    <w:p w14:paraId="5E36CD1D" w14:textId="77777777" w:rsidR="000C1702" w:rsidRPr="006F5AD1" w:rsidRDefault="000C1702">
      <w:pPr>
        <w:tabs>
          <w:tab w:val="left" w:pos="540"/>
          <w:tab w:val="left" w:pos="990"/>
          <w:tab w:val="center" w:pos="4712"/>
        </w:tabs>
        <w:spacing w:after="187" w:line="480" w:lineRule="auto"/>
        <w:ind w:left="-15" w:firstLine="0"/>
        <w:rPr>
          <w:color w:val="000000" w:themeColor="text1"/>
        </w:rPr>
        <w:pPrChange w:id="17" w:author="Brown,James T" w:date="2019-02-19T13:13:00Z">
          <w:pPr>
            <w:tabs>
              <w:tab w:val="left" w:pos="540"/>
              <w:tab w:val="left" w:pos="990"/>
              <w:tab w:val="center" w:pos="4712"/>
            </w:tabs>
            <w:spacing w:after="187" w:line="253" w:lineRule="auto"/>
            <w:ind w:left="-15" w:firstLine="0"/>
          </w:pPr>
        </w:pPrChange>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w:t>
      </w:r>
      <w:proofErr w:type="spellStart"/>
      <w:r w:rsidRPr="006F5AD1">
        <w:rPr>
          <w:color w:val="000000" w:themeColor="text1"/>
          <w:lang w:val="en"/>
        </w:rPr>
        <w:t>frass</w:t>
      </w:r>
      <w:proofErr w:type="spellEnd"/>
      <w:r w:rsidRPr="006F5AD1">
        <w:rPr>
          <w:color w:val="000000" w:themeColor="text1"/>
          <w:lang w:val="en"/>
        </w:rPr>
        <w:t xml:space="preserve">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w:t>
      </w:r>
      <w:proofErr w:type="spellStart"/>
      <w:r w:rsidRPr="006F5AD1">
        <w:rPr>
          <w:color w:val="000000" w:themeColor="text1"/>
          <w:lang w:val="en"/>
        </w:rPr>
        <w:t>frass</w:t>
      </w:r>
      <w:proofErr w:type="spellEnd"/>
      <w:r w:rsidRPr="006F5AD1">
        <w:rPr>
          <w:color w:val="000000" w:themeColor="text1"/>
          <w:lang w:val="en"/>
        </w:rPr>
        <w:t xml:space="preserve"> were recorded as wandering. Using this wandering assay, I tracked the population of larvae for up to forty days and recorded the </w:t>
      </w:r>
      <w:r w:rsidRPr="006F5AD1">
        <w:rPr>
          <w:color w:val="000000" w:themeColor="text1"/>
          <w:lang w:val="en"/>
        </w:rPr>
        <w:lastRenderedPageBreak/>
        <w:t xml:space="preserve">following developmental events: 1) the day that larvae </w:t>
      </w:r>
      <w:proofErr w:type="spellStart"/>
      <w:r w:rsidRPr="006F5AD1">
        <w:rPr>
          <w:color w:val="000000" w:themeColor="text1"/>
          <w:lang w:val="en"/>
        </w:rPr>
        <w:t>eclose</w:t>
      </w:r>
      <w:proofErr w:type="spellEnd"/>
      <w:r w:rsidRPr="006F5AD1">
        <w:rPr>
          <w:color w:val="000000" w:themeColor="text1"/>
          <w:lang w:val="en"/>
        </w:rPr>
        <w:t xml:space="preserv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Lean mass and lipid mass were measured for each larva sampled. First, lean mass was separated from lipid mass using a slightly modified </w:t>
      </w:r>
      <w:proofErr w:type="spellStart"/>
      <w:r w:rsidRPr="006F5AD1">
        <w:rPr>
          <w:color w:val="000000" w:themeColor="text1"/>
          <w:lang w:val="en"/>
        </w:rPr>
        <w:t>Folch</w:t>
      </w:r>
      <w:proofErr w:type="spellEnd"/>
      <w:r w:rsidRPr="006F5AD1">
        <w:rPr>
          <w:color w:val="000000" w:themeColor="text1"/>
          <w:lang w:val="en"/>
        </w:rPr>
        <w:t xml:space="preserve"> liquid-liquid extraction method (</w:t>
      </w:r>
      <w:proofErr w:type="spellStart"/>
      <w:r w:rsidRPr="006F5AD1">
        <w:rPr>
          <w:color w:val="000000" w:themeColor="text1"/>
          <w:lang w:val="en"/>
        </w:rPr>
        <w:t>Folch</w:t>
      </w:r>
      <w:proofErr w:type="spellEnd"/>
      <w:r w:rsidRPr="006F5AD1">
        <w:rPr>
          <w:color w:val="000000" w:themeColor="text1"/>
          <w:lang w:val="en"/>
        </w:rPr>
        <w:t xml:space="preserve">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pPr>
        <w:spacing w:line="480" w:lineRule="auto"/>
        <w:ind w:left="-15" w:right="90" w:firstLine="468"/>
        <w:rPr>
          <w:color w:val="000000" w:themeColor="text1"/>
        </w:rPr>
        <w:pPrChange w:id="18" w:author="Brown,James T" w:date="2019-02-19T13:13:00Z">
          <w:pPr>
            <w:ind w:left="-15" w:right="90" w:firstLine="468"/>
          </w:pPr>
        </w:pPrChange>
      </w:pPr>
    </w:p>
    <w:p w14:paraId="2EE9D637" w14:textId="77777777" w:rsidR="000C1702" w:rsidRPr="006F5AD1" w:rsidRDefault="000C1702">
      <w:pPr>
        <w:tabs>
          <w:tab w:val="center" w:pos="1903"/>
        </w:tabs>
        <w:spacing w:after="187" w:line="480" w:lineRule="auto"/>
        <w:ind w:left="-15" w:firstLine="0"/>
        <w:rPr>
          <w:color w:val="000000" w:themeColor="text1"/>
        </w:rPr>
        <w:pPrChange w:id="19" w:author="Brown,James T" w:date="2019-02-19T13:13:00Z">
          <w:pPr>
            <w:tabs>
              <w:tab w:val="center" w:pos="1903"/>
            </w:tabs>
            <w:spacing w:after="187" w:line="253" w:lineRule="auto"/>
            <w:ind w:left="-15" w:firstLine="0"/>
          </w:pPr>
        </w:pPrChange>
      </w:pPr>
      <w:r w:rsidRPr="006F5AD1">
        <w:rPr>
          <w:color w:val="000000" w:themeColor="text1"/>
        </w:rPr>
        <w:t>3.2.4</w:t>
      </w:r>
      <w:r w:rsidRPr="006F5AD1">
        <w:rPr>
          <w:color w:val="000000" w:themeColor="text1"/>
        </w:rPr>
        <w:tab/>
        <w:t>Statistical Analyses</w:t>
      </w:r>
    </w:p>
    <w:p w14:paraId="5BCBBC1E" w14:textId="77777777"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w:t>
      </w:r>
      <w:proofErr w:type="gramStart"/>
      <w:r w:rsidRPr="006F5AD1">
        <w:rPr>
          <w:color w:val="000000" w:themeColor="text1"/>
        </w:rPr>
        <w:t>variables</w:t>
      </w:r>
      <w:proofErr w:type="gramEnd"/>
      <w:r w:rsidRPr="006F5AD1">
        <w:rPr>
          <w:color w:val="000000" w:themeColor="text1"/>
        </w:rPr>
        <w:t xml:space="preserve"> used to explain the response of CO</w:t>
      </w:r>
      <w:r w:rsidRPr="006F5AD1">
        <w:rPr>
          <w:color w:val="000000" w:themeColor="text1"/>
          <w:vertAlign w:val="subscript"/>
        </w:rPr>
        <w:t>2</w:t>
      </w:r>
      <w:r w:rsidRPr="006F5AD1">
        <w:rPr>
          <w:color w:val="000000" w:themeColor="text1"/>
        </w:rPr>
        <w:t xml:space="preserve"> production (Table 3-1).</w:t>
      </w:r>
    </w:p>
    <w:p w14:paraId="31FCB752"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w:t>
      </w:r>
      <w:proofErr w:type="spellStart"/>
      <w:r w:rsidRPr="006F5AD1">
        <w:rPr>
          <w:color w:val="000000" w:themeColor="text1"/>
        </w:rPr>
        <w:t>eclosion</w:t>
      </w:r>
      <w:proofErr w:type="spellEnd"/>
      <w:r w:rsidRPr="006F5AD1">
        <w:rPr>
          <w:color w:val="000000" w:themeColor="text1"/>
        </w:rPr>
        <w:t xml:space="preserve"> into the final larval instar and the day </w:t>
      </w:r>
      <w:proofErr w:type="spellStart"/>
      <w:r w:rsidRPr="006F5AD1">
        <w:rPr>
          <w:color w:val="000000" w:themeColor="text1"/>
        </w:rPr>
        <w:t>frass</w:t>
      </w:r>
      <w:proofErr w:type="spellEnd"/>
      <w:r w:rsidRPr="006F5AD1">
        <w:rPr>
          <w:color w:val="000000" w:themeColor="text1"/>
        </w:rPr>
        <w:t xml:space="preserve">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(Table 3-2). Lipid stores were measured in 266 individuals and analyzed using a generalized linear mixed effects model. The statistical model to explain lipid mass prior to the onset of diapause included: diapause genotype and photoperiod as fixed effects, diapause genotype and photoperiod as interacting fixed effects, and lean mass </w:t>
      </w:r>
      <w:r w:rsidRPr="006F5AD1">
        <w:rPr>
          <w:color w:val="000000" w:themeColor="text1"/>
        </w:rPr>
        <w:lastRenderedPageBreak/>
        <w:t>was a covariate (Table 3-3). The model to explain lipid mass depletion during diapause included: diapause genotype and sample day as fixed effects, diapause genotype and sample day as interacting fixed effects, and lean mass was a covariate (Table 3-4).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3-5). The model to explain lean mass depletion during diapause included: diapause genotype and sample day as fixed effects and diapause genotype and sample day as interacting fixed effects (Table 3-6).  Biological cohort was also included in each generalized linear model as nested within extraction cohort, and extraction cohort was used as a random factor.</w:t>
      </w:r>
    </w:p>
    <w:p w14:paraId="47119842" w14:textId="77777777" w:rsidR="000C1702" w:rsidRPr="006F5AD1" w:rsidRDefault="000C1702">
      <w:pPr>
        <w:spacing w:line="480" w:lineRule="auto"/>
        <w:ind w:left="-15" w:right="90" w:firstLine="468"/>
        <w:rPr>
          <w:color w:val="000000" w:themeColor="text1"/>
        </w:rPr>
        <w:pPrChange w:id="20" w:author="Brown,James T" w:date="2019-02-19T13:13:00Z">
          <w:pPr>
            <w:ind w:left="-15" w:right="90" w:firstLine="468"/>
          </w:pPr>
        </w:pPrChange>
      </w:pPr>
    </w:p>
    <w:p w14:paraId="090B0328" w14:textId="77777777" w:rsidR="000C1702" w:rsidRPr="006F5AD1" w:rsidRDefault="000C1702">
      <w:pPr>
        <w:tabs>
          <w:tab w:val="center" w:pos="4145"/>
          <w:tab w:val="center" w:pos="4986"/>
        </w:tabs>
        <w:spacing w:after="206" w:line="480" w:lineRule="auto"/>
        <w:ind w:left="0" w:firstLine="0"/>
        <w:rPr>
          <w:color w:val="000000" w:themeColor="text1"/>
        </w:rPr>
        <w:pPrChange w:id="21" w:author="Brown,James T" w:date="2019-02-19T13:13:00Z">
          <w:pPr>
            <w:tabs>
              <w:tab w:val="center" w:pos="4145"/>
              <w:tab w:val="center" w:pos="4986"/>
            </w:tabs>
            <w:spacing w:after="206" w:line="259" w:lineRule="auto"/>
            <w:ind w:left="0" w:firstLine="0"/>
          </w:pPr>
        </w:pPrChange>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pPr>
        <w:tabs>
          <w:tab w:val="left" w:pos="1080"/>
          <w:tab w:val="center" w:pos="2694"/>
        </w:tabs>
        <w:spacing w:after="187" w:line="480" w:lineRule="auto"/>
        <w:ind w:left="-15" w:firstLine="0"/>
        <w:rPr>
          <w:color w:val="000000" w:themeColor="text1"/>
        </w:rPr>
        <w:pPrChange w:id="22" w:author="Brown,James T" w:date="2019-02-19T13:13:00Z">
          <w:pPr>
            <w:tabs>
              <w:tab w:val="left" w:pos="1080"/>
              <w:tab w:val="center" w:pos="2694"/>
            </w:tabs>
            <w:spacing w:after="187" w:line="253" w:lineRule="auto"/>
            <w:ind w:left="-15" w:firstLine="0"/>
          </w:pPr>
        </w:pPrChange>
      </w:pPr>
      <w:r w:rsidRPr="006F5AD1">
        <w:rPr>
          <w:color w:val="000000" w:themeColor="text1"/>
        </w:rPr>
        <w:t>3.3.1</w:t>
      </w:r>
      <w:r w:rsidRPr="006F5AD1">
        <w:rPr>
          <w:color w:val="000000" w:themeColor="text1"/>
        </w:rPr>
        <w:tab/>
        <w:t>Experiment 1: Metabolic Activity</w:t>
      </w:r>
    </w:p>
    <w:p w14:paraId="2FCF7B83" w14:textId="77777777" w:rsidR="000C1702" w:rsidRDefault="000C1702">
      <w:pPr>
        <w:spacing w:line="480" w:lineRule="auto"/>
        <w:ind w:left="0" w:firstLine="720"/>
        <w:rPr>
          <w:color w:val="000000" w:themeColor="text1"/>
        </w:rPr>
        <w:pPrChange w:id="23" w:author="Brown,James T" w:date="2019-02-19T13:13:00Z">
          <w:pPr>
            <w:ind w:left="0" w:firstLine="720"/>
          </w:pPr>
        </w:pPrChange>
      </w:pPr>
      <w:r>
        <w:rPr>
          <w:color w:val="000000" w:themeColor="text1"/>
        </w:rPr>
        <w:t>Wet mass was measured throughout the metabolic assay and t</w:t>
      </w:r>
      <w:r w:rsidRPr="00647871">
        <w:rPr>
          <w:color w:val="000000" w:themeColor="text1"/>
        </w:rPr>
        <w:t xml:space="preserve">he day wet mass peaked </w:t>
      </w:r>
      <w:commentRangeStart w:id="24"/>
      <w:r w:rsidRPr="00647871">
        <w:rPr>
          <w:color w:val="000000" w:themeColor="text1"/>
        </w:rPr>
        <w:t>(Fig. 3-</w:t>
      </w:r>
      <w:r>
        <w:rPr>
          <w:color w:val="000000" w:themeColor="text1"/>
        </w:rPr>
        <w:t>1</w:t>
      </w:r>
      <w:commentRangeEnd w:id="24"/>
      <w:r w:rsidR="002B19B4">
        <w:rPr>
          <w:rStyle w:val="CommentReference"/>
        </w:rPr>
        <w:commentReference w:id="24"/>
      </w:r>
      <w:r w:rsidRPr="00647871">
        <w:rPr>
          <w:color w:val="000000" w:themeColor="text1"/>
        </w:rPr>
        <w:t xml:space="preserve">)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(Fig. 3-</w:t>
      </w:r>
      <w:r>
        <w:rPr>
          <w:color w:val="000000" w:themeColor="text1"/>
        </w:rPr>
        <w:t>2</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(Fig. 3-</w:t>
      </w:r>
      <w:r>
        <w:rPr>
          <w:color w:val="000000" w:themeColor="text1"/>
        </w:rPr>
        <w:t>2</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(Fig. 3-</w:t>
      </w:r>
      <w:r>
        <w:rPr>
          <w:color w:val="000000" w:themeColor="text1"/>
        </w:rPr>
        <w:t>3</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(Fig. 3-4A) </w:t>
      </w:r>
      <w:r w:rsidRPr="006775CF">
        <w:rPr>
          <w:color w:val="000000" w:themeColor="text1"/>
        </w:rPr>
        <w:t xml:space="preserve">diapause-programmed </w:t>
      </w:r>
      <w:r w:rsidRPr="006775CF">
        <w:rPr>
          <w:color w:val="000000" w:themeColor="text1"/>
        </w:rPr>
        <w:lastRenderedPageBreak/>
        <w:t>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Df=43, p-value&lt;0.000) </w:t>
      </w:r>
      <w:r>
        <w:rPr>
          <w:color w:val="000000" w:themeColor="text1"/>
        </w:rPr>
        <w:t xml:space="preserve">(Fig. 3-4B) </w:t>
      </w:r>
      <w:r w:rsidRPr="00647871">
        <w:rPr>
          <w:color w:val="000000" w:themeColor="text1"/>
        </w:rPr>
        <w:t>(Tables 3-1</w:t>
      </w:r>
      <w:r>
        <w:rPr>
          <w:color w:val="000000" w:themeColor="text1"/>
        </w:rPr>
        <w:t>A</w:t>
      </w:r>
      <w:r w:rsidRPr="00647871">
        <w:rPr>
          <w:color w:val="000000" w:themeColor="text1"/>
        </w:rPr>
        <w:t xml:space="preserve"> and 3-1</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Df=47, p-value&lt;0.001) (Table 3-1</w:t>
      </w:r>
      <w:r>
        <w:rPr>
          <w:color w:val="000000" w:themeColor="text1"/>
        </w:rPr>
        <w:t>C</w:t>
      </w:r>
      <w:r w:rsidRPr="006F5AD1">
        <w:rPr>
          <w:color w:val="000000" w:themeColor="text1"/>
        </w:rPr>
        <w:t xml:space="preserve"> and 3-1</w:t>
      </w:r>
      <w:r>
        <w:rPr>
          <w:color w:val="000000" w:themeColor="text1"/>
        </w:rPr>
        <w:t>D</w:t>
      </w:r>
      <w:r w:rsidRPr="006F5AD1">
        <w:rPr>
          <w:color w:val="000000" w:themeColor="text1"/>
        </w:rPr>
        <w:t xml:space="preserve">). </w:t>
      </w:r>
    </w:p>
    <w:p w14:paraId="45C214C6" w14:textId="77777777" w:rsidR="000C1702" w:rsidRDefault="000C1702">
      <w:pPr>
        <w:spacing w:line="480" w:lineRule="auto"/>
        <w:ind w:left="0" w:firstLine="720"/>
        <w:rPr>
          <w:color w:val="000000" w:themeColor="text1"/>
        </w:rPr>
        <w:pPrChange w:id="25" w:author="Brown,James T" w:date="2019-02-19T13:13:00Z">
          <w:pPr>
            <w:ind w:left="0" w:firstLine="720"/>
          </w:pPr>
        </w:pPrChange>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(Fig. 3-</w:t>
      </w:r>
      <w:r>
        <w:rPr>
          <w:color w:val="000000" w:themeColor="text1"/>
        </w:rPr>
        <w:t>6</w:t>
      </w:r>
      <w:r w:rsidRPr="006F5AD1">
        <w:rPr>
          <w:color w:val="000000" w:themeColor="text1"/>
        </w:rPr>
        <w:t xml:space="preserve">). </w:t>
      </w:r>
      <w:r>
        <w:rPr>
          <w:color w:val="000000" w:themeColor="text1"/>
        </w:rPr>
        <w:t xml:space="preserve">Carbon dioxide production on the day wet mass peaked (Fig. 3-5B)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(Fig. 3-7A),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between the two phenotypes </w:t>
      </w:r>
      <w:r w:rsidRPr="006F5AD1">
        <w:rPr>
          <w:color w:val="000000" w:themeColor="text1"/>
        </w:rPr>
        <w:t xml:space="preserve">(t-value=-1.03, Df=14, p-value=0.319) </w:t>
      </w:r>
      <w:r>
        <w:rPr>
          <w:color w:val="000000" w:themeColor="text1"/>
        </w:rPr>
        <w:t xml:space="preserve">(Fig. 3-7B) </w:t>
      </w:r>
      <w:r w:rsidRPr="006F5AD1">
        <w:rPr>
          <w:color w:val="000000" w:themeColor="text1"/>
        </w:rPr>
        <w:t xml:space="preserve">(Table 3-1E).  </w:t>
      </w:r>
    </w:p>
    <w:p w14:paraId="41A3D502" w14:textId="77777777" w:rsidR="000C1702" w:rsidRPr="006F5AD1" w:rsidRDefault="000C1702">
      <w:pPr>
        <w:spacing w:line="480" w:lineRule="auto"/>
        <w:ind w:left="0" w:firstLine="720"/>
        <w:rPr>
          <w:color w:val="000000" w:themeColor="text1"/>
        </w:rPr>
        <w:pPrChange w:id="26" w:author="Brown,James T" w:date="2019-02-19T13:13:00Z">
          <w:pPr>
            <w:ind w:left="0" w:firstLine="720"/>
          </w:pPr>
        </w:pPrChange>
      </w:pPr>
      <w:r w:rsidRPr="006775CF">
        <w:rPr>
          <w:color w:val="000000" w:themeColor="text1"/>
        </w:rPr>
        <w:lastRenderedPageBreak/>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Df=26, p-value&lt;0.000).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Df=26, p-value=0.369).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 xml:space="preserve">).  </w:t>
      </w:r>
    </w:p>
    <w:p w14:paraId="452F88D7" w14:textId="77777777" w:rsidR="000C1702" w:rsidRPr="006F5AD1" w:rsidRDefault="000C1702">
      <w:pPr>
        <w:spacing w:line="480" w:lineRule="auto"/>
        <w:ind w:left="-5" w:firstLine="725"/>
        <w:rPr>
          <w:color w:val="000000" w:themeColor="text1"/>
        </w:rPr>
        <w:pPrChange w:id="27" w:author="Brown,James T" w:date="2019-02-19T13:13:00Z">
          <w:pPr>
            <w:ind w:left="-5" w:firstLine="725"/>
          </w:pPr>
        </w:pPrChange>
      </w:pPr>
    </w:p>
    <w:p w14:paraId="4BA17526" w14:textId="77777777" w:rsidR="000C1702" w:rsidRPr="006F5AD1" w:rsidRDefault="000C1702">
      <w:pPr>
        <w:tabs>
          <w:tab w:val="left" w:pos="1080"/>
          <w:tab w:val="center" w:pos="2404"/>
        </w:tabs>
        <w:spacing w:after="187" w:line="480" w:lineRule="auto"/>
        <w:ind w:left="0" w:firstLine="0"/>
        <w:rPr>
          <w:color w:val="000000" w:themeColor="text1"/>
        </w:rPr>
        <w:pPrChange w:id="28" w:author="Brown,James T" w:date="2019-02-19T13:13:00Z">
          <w:pPr>
            <w:tabs>
              <w:tab w:val="left" w:pos="1080"/>
              <w:tab w:val="center" w:pos="2404"/>
            </w:tabs>
            <w:spacing w:after="187" w:line="253" w:lineRule="auto"/>
            <w:ind w:left="0" w:firstLine="0"/>
          </w:pPr>
        </w:pPrChange>
      </w:pPr>
      <w:r w:rsidRPr="006F5AD1">
        <w:rPr>
          <w:color w:val="000000" w:themeColor="text1"/>
        </w:rPr>
        <w:t xml:space="preserve">3.3.2     </w:t>
      </w:r>
      <w:proofErr w:type="gramStart"/>
      <w:r w:rsidRPr="006F5AD1">
        <w:rPr>
          <w:color w:val="000000" w:themeColor="text1"/>
        </w:rPr>
        <w:tab/>
        <w:t xml:space="preserve">  Experiment</w:t>
      </w:r>
      <w:proofErr w:type="gramEnd"/>
      <w:r w:rsidRPr="006F5AD1">
        <w:rPr>
          <w:color w:val="000000" w:themeColor="text1"/>
        </w:rPr>
        <w:t xml:space="preserve"> 2: Stored Lipids and Lean Mass</w:t>
      </w:r>
    </w:p>
    <w:p w14:paraId="0C1812DE" w14:textId="77777777" w:rsidR="000C1702" w:rsidRPr="006F5AD1" w:rsidRDefault="000C1702" w:rsidP="004861D9">
      <w:pPr>
        <w:spacing w:line="480" w:lineRule="auto"/>
        <w:ind w:left="-15" w:right="90" w:firstLine="468"/>
        <w:rPr>
          <w:color w:val="000000" w:themeColor="text1"/>
        </w:rPr>
      </w:pPr>
      <w:r w:rsidRPr="006F5AD1">
        <w:rPr>
          <w:color w:val="000000" w:themeColor="text1"/>
        </w:rPr>
        <w:lastRenderedPageBreak/>
        <w:t xml:space="preserve">The termination of feeding in European corn borers occurs at the end of the final larval instar and signifies the onset of the wandering stage. Wandering was calculated as the number of days needed to terminate feeding after </w:t>
      </w:r>
      <w:proofErr w:type="spellStart"/>
      <w:r w:rsidRPr="006F5AD1">
        <w:rPr>
          <w:color w:val="000000" w:themeColor="text1"/>
        </w:rPr>
        <w:t>eclosion</w:t>
      </w:r>
      <w:proofErr w:type="spellEnd"/>
      <w:r w:rsidRPr="006F5AD1">
        <w:rPr>
          <w:color w:val="000000" w:themeColor="text1"/>
        </w:rPr>
        <w:t xml:space="preserve"> into the final larval instar in non-diapause conditions (Fig. 3-</w:t>
      </w:r>
      <w:r>
        <w:rPr>
          <w:color w:val="000000" w:themeColor="text1"/>
        </w:rPr>
        <w:t>8</w:t>
      </w:r>
      <w:r w:rsidRPr="006F5AD1">
        <w:rPr>
          <w:color w:val="000000" w:themeColor="text1"/>
        </w:rPr>
        <w:t>A) and diapause conditions (Fig. 3-</w:t>
      </w:r>
      <w:r>
        <w:rPr>
          <w:color w:val="000000" w:themeColor="text1"/>
        </w:rPr>
        <w:t>8</w:t>
      </w:r>
      <w:r w:rsidRPr="006F5AD1">
        <w:rPr>
          <w:color w:val="000000" w:themeColor="text1"/>
        </w:rPr>
        <w:t>B)</w:t>
      </w:r>
      <w:r>
        <w:rPr>
          <w:color w:val="000000" w:themeColor="text1"/>
        </w:rPr>
        <w:t xml:space="preserve"> respectively</w:t>
      </w:r>
      <w:r w:rsidRPr="00436603">
        <w:rPr>
          <w:color w:val="000000" w:themeColor="text1"/>
        </w:rPr>
        <w:t xml:space="preserve">. </w:t>
      </w:r>
      <w:r>
        <w:rPr>
          <w:color w:val="000000" w:themeColor="text1"/>
        </w:rPr>
        <w:t xml:space="preserve">Short-diapause genotype and long-diapause genotype larvae in long-day conditions </w:t>
      </w:r>
      <w:ins w:id="29" w:author="Dan Hahn" w:date="2019-02-20T14:39:00Z">
        <w:r w:rsidR="000F2684">
          <w:rPr>
            <w:color w:val="000000" w:themeColor="text1"/>
          </w:rPr>
          <w:t xml:space="preserve">both </w:t>
        </w:r>
      </w:ins>
      <w:r>
        <w:rPr>
          <w:color w:val="000000" w:themeColor="text1"/>
        </w:rPr>
        <w:t xml:space="preserve">wandered 6 days after entering the final larval instar </w:t>
      </w:r>
      <w:r w:rsidRPr="00436603">
        <w:rPr>
          <w:color w:val="000000" w:themeColor="text1"/>
        </w:rPr>
        <w:t>(mean=5.89 days, SE=0.60 days, p-value=0.663) (Table 3-</w:t>
      </w:r>
      <w:r>
        <w:rPr>
          <w:color w:val="000000" w:themeColor="text1"/>
        </w:rPr>
        <w:t>2</w:t>
      </w:r>
      <w:r w:rsidRPr="00436603">
        <w:rPr>
          <w:color w:val="000000" w:themeColor="text1"/>
        </w:rPr>
        <w:t>A)</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 (Table 3-</w:t>
      </w:r>
      <w:r>
        <w:rPr>
          <w:color w:val="000000" w:themeColor="text1"/>
        </w:rPr>
        <w:t>2</w:t>
      </w:r>
      <w:r w:rsidRPr="00436603">
        <w:rPr>
          <w:color w:val="000000" w:themeColor="text1"/>
        </w:rPr>
        <w:t>B</w:t>
      </w:r>
      <w:r w:rsidRPr="006F5AD1">
        <w:rPr>
          <w:color w:val="000000" w:themeColor="text1"/>
        </w:rPr>
        <w:t>).</w:t>
      </w:r>
    </w:p>
    <w:p w14:paraId="12987CE2"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 Table 3-</w:t>
      </w:r>
      <w:r>
        <w:rPr>
          <w:color w:val="000000" w:themeColor="text1"/>
        </w:rPr>
        <w:t>3</w:t>
      </w:r>
      <w:r w:rsidRPr="006F5AD1">
        <w:rPr>
          <w:color w:val="000000" w:themeColor="text1"/>
        </w:rPr>
        <w:t xml:space="preserve">A).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3-3</w:t>
      </w:r>
      <w:r>
        <w:rPr>
          <w:color w:val="000000" w:themeColor="text1"/>
        </w:rPr>
        <w:t>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77777777" w:rsidR="000C1702" w:rsidRPr="006F5AD1" w:rsidRDefault="000C1702" w:rsidP="004861D9">
      <w:pPr>
        <w:spacing w:line="480" w:lineRule="auto"/>
        <w:ind w:left="-15" w:right="90" w:firstLine="468"/>
        <w:rPr>
          <w:color w:val="000000" w:themeColor="text1"/>
        </w:rPr>
      </w:pPr>
      <w:r w:rsidRPr="006F5AD1">
        <w:rPr>
          <w:color w:val="000000" w:themeColor="text1"/>
        </w:rPr>
        <w:t>Once larvae reached the wandering stage, increases in lean mass accumulation and lipid stores were both clearly associated with diapause programming and diapause genotype. On the 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(Fig 3-</w:t>
      </w:r>
      <w:r>
        <w:rPr>
          <w:color w:val="000000" w:themeColor="text1"/>
        </w:rPr>
        <w:t>9</w:t>
      </w:r>
      <w:r w:rsidRPr="006F5AD1">
        <w:rPr>
          <w:color w:val="000000" w:themeColor="text1"/>
        </w:rPr>
        <w:t>) (Table 3-</w:t>
      </w:r>
      <w:r>
        <w:rPr>
          <w:color w:val="000000" w:themeColor="text1"/>
        </w:rPr>
        <w:t>4</w:t>
      </w:r>
      <w:r w:rsidRPr="006F5AD1">
        <w:rPr>
          <w:color w:val="000000" w:themeColor="text1"/>
        </w:rPr>
        <w:t>B and 3-</w:t>
      </w:r>
      <w:r>
        <w:rPr>
          <w:color w:val="000000" w:themeColor="text1"/>
        </w:rPr>
        <w:t>4</w:t>
      </w:r>
      <w:r w:rsidRPr="006F5AD1">
        <w:rPr>
          <w:color w:val="000000" w:themeColor="text1"/>
        </w:rPr>
        <w:t xml:space="preserve">B). </w:t>
      </w:r>
      <w:r w:rsidRPr="006F5AD1">
        <w:rPr>
          <w:color w:val="000000" w:themeColor="text1"/>
        </w:rPr>
        <w:lastRenderedPageBreak/>
        <w:t xml:space="preserve">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w:t>
      </w:r>
      <w:proofErr w:type="gramStart"/>
      <w:r w:rsidRPr="006F5AD1">
        <w:rPr>
          <w:color w:val="000000" w:themeColor="text1"/>
        </w:rPr>
        <w:t>186.8,p</w:t>
      </w:r>
      <w:proofErr w:type="gramEnd"/>
      <w:r w:rsidRPr="006F5AD1">
        <w:rPr>
          <w:color w:val="000000" w:themeColor="text1"/>
        </w:rPr>
        <w:t>-value &lt;0.000) (Fig. 3-8) (Table 3-</w:t>
      </w:r>
      <w:r>
        <w:rPr>
          <w:color w:val="000000" w:themeColor="text1"/>
        </w:rPr>
        <w:t>5</w:t>
      </w:r>
      <w:r w:rsidRPr="006F5AD1">
        <w:rPr>
          <w:color w:val="000000" w:themeColor="text1"/>
        </w:rPr>
        <w:t>B and 3-</w:t>
      </w:r>
      <w:r>
        <w:rPr>
          <w:color w:val="000000" w:themeColor="text1"/>
        </w:rPr>
        <w:t>5</w:t>
      </w:r>
      <w:r w:rsidRPr="006F5AD1">
        <w:rPr>
          <w:color w:val="000000" w:themeColor="text1"/>
        </w:rPr>
        <w:t>B).</w:t>
      </w:r>
    </w:p>
    <w:p w14:paraId="164363A8" w14:textId="77777777" w:rsidR="000C1702" w:rsidRPr="006F5AD1" w:rsidRDefault="000C1702" w:rsidP="004861D9">
      <w:pPr>
        <w:spacing w:line="480" w:lineRule="auto"/>
        <w:ind w:left="-15" w:right="90" w:firstLine="468"/>
        <w:rPr>
          <w:color w:val="000000" w:themeColor="text1"/>
        </w:rPr>
      </w:pPr>
      <w:r w:rsidRPr="006F5AD1">
        <w:rPr>
          <w:color w:val="000000" w:themeColor="text1"/>
        </w:rPr>
        <w:t>To assess whether the long-diapause and short-diapause genotypes differed in utilization of their nutrient stores during diapause, fat stores and lean mass were also measured in diapause-programmed larvae 15, 20, and 30 days after the onset of diapause (Fig. 3-</w:t>
      </w:r>
      <w:r>
        <w:rPr>
          <w:color w:val="000000" w:themeColor="text1"/>
        </w:rPr>
        <w:t>10</w:t>
      </w:r>
      <w:r w:rsidRPr="006F5AD1">
        <w:rPr>
          <w:color w:val="000000" w:themeColor="text1"/>
        </w:rPr>
        <w:t xml:space="preserve">). Long-diapause </w:t>
      </w:r>
      <w:r>
        <w:rPr>
          <w:color w:val="000000" w:themeColor="text1"/>
        </w:rPr>
        <w:t xml:space="preserve">genotype </w:t>
      </w:r>
      <w:r w:rsidRPr="006F5AD1">
        <w:rPr>
          <w:color w:val="000000" w:themeColor="text1"/>
        </w:rPr>
        <w:t>individuals had significantly more lean mass at the onset of diapause than short-diapause larvae (t-value=2.45, Df=10.7, p- value=0.033) (Table 3-</w:t>
      </w:r>
      <w:r>
        <w:rPr>
          <w:color w:val="000000" w:themeColor="text1"/>
        </w:rPr>
        <w:t>6</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larvae (t-value=4.74, Df=16.7, p-value=0.0002) (Table 3-</w:t>
      </w:r>
      <w:r>
        <w:rPr>
          <w:color w:val="000000" w:themeColor="text1"/>
        </w:rPr>
        <w:t>7</w:t>
      </w:r>
      <w:r w:rsidRPr="006F5AD1">
        <w:rPr>
          <w:color w:val="000000" w:themeColor="text1"/>
        </w:rPr>
        <w:t>). However, within each diapause genotype, lean mass (Table 3-</w:t>
      </w:r>
      <w:r>
        <w:rPr>
          <w:color w:val="000000" w:themeColor="text1"/>
        </w:rPr>
        <w:t>8A</w:t>
      </w:r>
      <w:r w:rsidRPr="006F5AD1">
        <w:rPr>
          <w:color w:val="000000" w:themeColor="text1"/>
        </w:rPr>
        <w:t xml:space="preserve"> and 3-</w:t>
      </w:r>
      <w:r>
        <w:rPr>
          <w:color w:val="000000" w:themeColor="text1"/>
        </w:rPr>
        <w:t>8B</w:t>
      </w:r>
      <w:r w:rsidRPr="006F5AD1">
        <w:rPr>
          <w:color w:val="000000" w:themeColor="text1"/>
        </w:rPr>
        <w:t>) and fat stores (Table 3-</w:t>
      </w:r>
      <w:r>
        <w:rPr>
          <w:color w:val="000000" w:themeColor="text1"/>
        </w:rPr>
        <w:t>9A</w:t>
      </w:r>
      <w:r w:rsidRPr="006F5AD1">
        <w:rPr>
          <w:color w:val="000000" w:themeColor="text1"/>
        </w:rPr>
        <w:t xml:space="preserve"> and 3-</w:t>
      </w:r>
      <w:r>
        <w:rPr>
          <w:color w:val="000000" w:themeColor="text1"/>
        </w:rPr>
        <w:t>9B</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p-value&lt;0.000) (Table 3-9C).</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77777777" w:rsidR="006E4F43" w:rsidRPr="00AB6EF8" w:rsidRDefault="00D27C9E" w:rsidP="00CE5B15">
      <w:pPr>
        <w:spacing w:line="480" w:lineRule="auto"/>
        <w:ind w:left="-15" w:right="90" w:firstLine="468"/>
        <w:rPr>
          <w:color w:val="000000" w:themeColor="text1"/>
        </w:rPr>
      </w:pPr>
      <w:r w:rsidRPr="00AB6EF8">
        <w:rPr>
          <w:color w:val="000000" w:themeColor="text1"/>
        </w:rPr>
        <w:t xml:space="preserve">The induction of diapause protects insects from unfavorable environmental changes and for many insects, once diapause begins metabolic activity is fueled by stored </w:t>
      </w:r>
      <w:commentRangeStart w:id="30"/>
      <w:r w:rsidRPr="00AB6EF8">
        <w:rPr>
          <w:color w:val="000000" w:themeColor="text1"/>
        </w:rPr>
        <w:t>nutrition.</w:t>
      </w:r>
      <w:commentRangeEnd w:id="30"/>
      <w:r w:rsidR="000D17FB">
        <w:rPr>
          <w:rStyle w:val="CommentReference"/>
        </w:rPr>
        <w:commentReference w:id="30"/>
      </w:r>
      <w:r w:rsidRPr="00AB6EF8">
        <w:rPr>
          <w:color w:val="000000" w:themeColor="text1"/>
        </w:rPr>
        <w:t xml:space="preserve">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proofErr w:type="spellStart"/>
      <w:r w:rsidR="0017795F" w:rsidRPr="00AB6EF8">
        <w:rPr>
          <w:color w:val="000000" w:themeColor="text1"/>
        </w:rPr>
        <w:t>Dopman</w:t>
      </w:r>
      <w:proofErr w:type="spellEnd"/>
      <w:r w:rsidR="0017795F" w:rsidRPr="00AB6EF8">
        <w:rPr>
          <w:color w:val="000000" w:themeColor="text1"/>
        </w:rPr>
        <w:t xml:space="preserve">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w:t>
      </w:r>
      <w:proofErr w:type="spellStart"/>
      <w:r w:rsidRPr="001A3D3B">
        <w:rPr>
          <w:i/>
          <w:color w:val="000000" w:themeColor="text1"/>
        </w:rPr>
        <w:t>nubilalis</w:t>
      </w:r>
      <w:proofErr w:type="spellEnd"/>
      <w:r w:rsidRPr="001A3D3B">
        <w:rPr>
          <w:i/>
          <w:color w:val="000000" w:themeColor="text1"/>
        </w:rPr>
        <w:t xml:space="preserve"> </w:t>
      </w:r>
      <w:r w:rsidRPr="001A3D3B">
        <w:rPr>
          <w:color w:val="000000" w:themeColor="text1"/>
        </w:rPr>
        <w:t xml:space="preserve">to test the </w:t>
      </w:r>
      <w:r w:rsidR="00FD72A7" w:rsidRPr="001A3D3B">
        <w:rPr>
          <w:color w:val="000000" w:themeColor="text1"/>
        </w:rPr>
        <w:t xml:space="preserve">relationship </w:t>
      </w:r>
      <w:r w:rsidR="00FD72A7" w:rsidRPr="001A3D3B">
        <w:rPr>
          <w:color w:val="000000" w:themeColor="text1"/>
        </w:rPr>
        <w:lastRenderedPageBreak/>
        <w:t xml:space="preserve">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commentRangeStart w:id="31"/>
      <w:r w:rsidR="00FD72A7" w:rsidRPr="00AB6EF8">
        <w:rPr>
          <w:color w:val="000000" w:themeColor="text1"/>
        </w:rPr>
        <w:t xml:space="preserve">I predicted </w:t>
      </w:r>
      <w:r w:rsidR="00FD72A7" w:rsidRPr="00AB6EF8">
        <w:rPr>
          <w:rFonts w:asciiTheme="minorHAnsi" w:hAnsiTheme="minorHAnsi"/>
          <w:color w:val="auto"/>
        </w:rPr>
        <w:t>that the quantity of nutrition stored by European corn borers</w:t>
      </w:r>
      <w:del w:id="32" w:author="Dan Hahn" w:date="2019-02-20T14:53:00Z">
        <w:r w:rsidR="00FD72A7" w:rsidRPr="00AB6EF8" w:rsidDel="001D418B">
          <w:rPr>
            <w:rFonts w:asciiTheme="minorHAnsi" w:hAnsiTheme="minorHAnsi"/>
            <w:color w:val="auto"/>
          </w:rPr>
          <w:delText>,</w:delText>
        </w:r>
      </w:del>
      <w:r w:rsidR="00FD72A7" w:rsidRPr="00AB6EF8">
        <w:rPr>
          <w:rFonts w:asciiTheme="minorHAnsi" w:hAnsiTheme="minorHAnsi"/>
          <w:color w:val="auto"/>
        </w:rPr>
        <w:t xml:space="preserve"> in preparation for the additional stress of diapause</w:t>
      </w:r>
      <w:del w:id="33" w:author="Dan Hahn" w:date="2019-02-20T14:53:00Z">
        <w:r w:rsidR="00FD72A7" w:rsidRPr="00AB6EF8" w:rsidDel="001D418B">
          <w:rPr>
            <w:rFonts w:asciiTheme="minorHAnsi" w:hAnsiTheme="minorHAnsi"/>
            <w:color w:val="auto"/>
          </w:rPr>
          <w:delText>,</w:delText>
        </w:r>
      </w:del>
      <w:r w:rsidR="00FD72A7" w:rsidRPr="00AB6EF8">
        <w:rPr>
          <w:rFonts w:asciiTheme="minorHAnsi" w:hAnsiTheme="minorHAnsi"/>
          <w:color w:val="auto"/>
        </w:rPr>
        <w:t xml:space="preserv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commentRangeEnd w:id="31"/>
      <w:r w:rsidR="001D418B">
        <w:rPr>
          <w:rStyle w:val="CommentReference"/>
        </w:rPr>
        <w:commentReference w:id="31"/>
      </w:r>
    </w:p>
    <w:p w14:paraId="5CB182C3" w14:textId="77777777" w:rsidR="00AE4FA4" w:rsidRDefault="00D27C9E" w:rsidP="00AE4FA4">
      <w:pPr>
        <w:spacing w:line="480" w:lineRule="auto"/>
        <w:ind w:left="-15" w:right="90" w:firstLine="468"/>
        <w:rPr>
          <w:ins w:id="34" w:author="Brown,James T" w:date="2019-02-20T00:20:00Z"/>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proofErr w:type="spellStart"/>
      <w:r w:rsidR="00D06134" w:rsidRPr="001A3D3B">
        <w:rPr>
          <w:color w:val="000000" w:themeColor="text1"/>
        </w:rPr>
        <w:t>Adkisson</w:t>
      </w:r>
      <w:proofErr w:type="spellEnd"/>
      <w:r w:rsidR="00D06134" w:rsidRPr="001A3D3B">
        <w:rPr>
          <w:color w:val="000000" w:themeColor="text1"/>
        </w:rPr>
        <w:t xml:space="preserve"> et al. 1963; </w:t>
      </w:r>
      <w:r w:rsidR="00AF74AF" w:rsidRPr="001A3D3B">
        <w:rPr>
          <w:color w:val="000000" w:themeColor="text1"/>
        </w:rPr>
        <w:t xml:space="preserve">Williams et al., 2012; </w:t>
      </w:r>
      <w:proofErr w:type="spellStart"/>
      <w:r w:rsidR="00AF74AF" w:rsidRPr="001A3D3B">
        <w:rPr>
          <w:color w:val="000000" w:themeColor="text1"/>
        </w:rPr>
        <w:t>Wipking</w:t>
      </w:r>
      <w:proofErr w:type="spellEnd"/>
      <w:r w:rsidR="00AF74AF" w:rsidRPr="001A3D3B">
        <w:rPr>
          <w:color w:val="000000" w:themeColor="text1"/>
        </w:rPr>
        <w:t xml:space="preserve"> et al., 1995)</w:t>
      </w:r>
      <w:r w:rsidRPr="001A3D3B">
        <w:rPr>
          <w:color w:val="000000" w:themeColor="text1"/>
        </w:rPr>
        <w:t xml:space="preserve">. </w:t>
      </w:r>
      <w:commentRangeStart w:id="35"/>
      <w:commentRangeStart w:id="36"/>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35"/>
      <w:r w:rsidR="001A3D3B">
        <w:rPr>
          <w:rStyle w:val="CommentReference"/>
        </w:rPr>
        <w:commentReference w:id="35"/>
      </w:r>
      <w:commentRangeEnd w:id="36"/>
      <w:r w:rsidR="00AE4FA4">
        <w:rPr>
          <w:rStyle w:val="CommentReference"/>
        </w:rPr>
        <w:commentReference w:id="36"/>
      </w:r>
      <w:ins w:id="37" w:author="Brown,James T" w:date="2019-02-20T00:15:00Z">
        <w:r w:rsidR="00AE4FA4" w:rsidRPr="00AE4FA4">
          <w:rPr>
            <w:color w:val="000000" w:themeColor="text1"/>
          </w:rPr>
          <w:t xml:space="preserve"> </w:t>
        </w:r>
      </w:ins>
    </w:p>
    <w:p w14:paraId="20F248C9" w14:textId="77777777" w:rsidR="00062423" w:rsidRDefault="00AE4FA4" w:rsidP="00AE4FA4">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w:t>
      </w:r>
      <w:proofErr w:type="gramStart"/>
      <w:r w:rsidRPr="009963D9">
        <w:rPr>
          <w:color w:val="000000" w:themeColor="text1"/>
        </w:rPr>
        <w:t>a number of</w:t>
      </w:r>
      <w:proofErr w:type="gramEnd"/>
      <w:r w:rsidRPr="009963D9">
        <w:rPr>
          <w:color w:val="000000" w:themeColor="text1"/>
        </w:rPr>
        <w:t xml:space="preserve">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w:t>
      </w:r>
      <w:r w:rsidR="00062423" w:rsidRPr="001A3D3B">
        <w:rPr>
          <w:color w:val="000000" w:themeColor="text1"/>
        </w:rPr>
        <w:lastRenderedPageBreak/>
        <w:t>(2013)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ins w:id="38" w:author="Dan Hahn" w:date="2019-02-20T14:55:00Z">
        <w:r w:rsidR="00676EC3">
          <w:rPr>
            <w:color w:val="000000" w:themeColor="text1"/>
          </w:rPr>
          <w:t>, as I have shown here</w:t>
        </w:r>
      </w:ins>
      <w:r w:rsidR="00062423" w:rsidRPr="00365AF1">
        <w:rPr>
          <w:color w:val="000000" w:themeColor="text1"/>
        </w:rPr>
        <w:t>.</w:t>
      </w:r>
      <w:r w:rsidR="00BE155D" w:rsidRPr="00365AF1">
        <w:rPr>
          <w:color w:val="000000" w:themeColor="text1"/>
        </w:rPr>
        <w:t xml:space="preserve"> </w:t>
      </w:r>
    </w:p>
    <w:p w14:paraId="09DF079D" w14:textId="77777777" w:rsidR="006F58EA" w:rsidRPr="004F09C9" w:rsidRDefault="00D27C9E" w:rsidP="00AE4FA4">
      <w:pPr>
        <w:spacing w:line="480" w:lineRule="auto"/>
        <w:ind w:left="-15" w:right="90" w:firstLine="468"/>
        <w:rPr>
          <w:color w:val="000000" w:themeColor="text1"/>
        </w:rPr>
      </w:pPr>
      <w:r w:rsidRPr="004F09C9">
        <w:rPr>
          <w:color w:val="000000" w:themeColor="text1"/>
        </w:rPr>
        <w:t xml:space="preserve">As fall temperatures increase, the degree to which these stores are accumulated in preparation for diapause may be compromised by </w:t>
      </w:r>
      <w:commentRangeStart w:id="39"/>
      <w:r w:rsidRPr="004F09C9">
        <w:rPr>
          <w:color w:val="000000" w:themeColor="text1"/>
        </w:rPr>
        <w:t>the higher metabolic rates</w:t>
      </w:r>
      <w:commentRangeEnd w:id="39"/>
      <w:r w:rsidR="00676EC3">
        <w:rPr>
          <w:rStyle w:val="CommentReference"/>
        </w:rPr>
        <w:commentReference w:id="39"/>
      </w:r>
      <w:r w:rsidRPr="004F09C9">
        <w:rPr>
          <w:color w:val="000000" w:themeColor="text1"/>
        </w:rPr>
        <w:t xml:space="preserve">. Similarly, warmer temperatures during diapause in winter could prematurely drain stored energy causing insects to die during diapause or come out of diapause the next spring without </w:t>
      </w:r>
      <w:proofErr w:type="gramStart"/>
      <w:r w:rsidRPr="004F09C9">
        <w:rPr>
          <w:color w:val="000000" w:themeColor="text1"/>
        </w:rPr>
        <w:t>sufficient</w:t>
      </w:r>
      <w:proofErr w:type="gramEnd"/>
      <w:r w:rsidRPr="004F09C9">
        <w:rPr>
          <w:color w:val="000000" w:themeColor="text1"/>
        </w:rPr>
        <w:t xml:space="preserve"> reserves to restart their lifecycle, including </w:t>
      </w:r>
      <w:ins w:id="40" w:author="Dan Hahn" w:date="2019-02-20T14:58:00Z">
        <w:r w:rsidR="00676EC3">
          <w:rPr>
            <w:color w:val="000000" w:themeColor="text1"/>
          </w:rPr>
          <w:t xml:space="preserve">enough to support </w:t>
        </w:r>
      </w:ins>
      <w:r w:rsidRPr="004F09C9">
        <w:rPr>
          <w:color w:val="000000" w:themeColor="text1"/>
        </w:rPr>
        <w:t>dispersing, mating, and reproducing.</w:t>
      </w:r>
    </w:p>
    <w:p w14:paraId="4C33B52D"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del w:id="41" w:author="Dan Hahn" w:date="2019-02-20T14:58:00Z">
        <w:r w:rsidR="00FF3FA4" w:rsidDel="00676EC3">
          <w:rPr>
            <w:color w:val="000000" w:themeColor="text1"/>
          </w:rPr>
          <w:delText xml:space="preserve">also </w:delText>
        </w:r>
      </w:del>
      <w:r w:rsidRPr="004F09C9">
        <w:rPr>
          <w:color w:val="000000" w:themeColor="text1"/>
        </w:rPr>
        <w:t xml:space="preserve">stored significantly more lipids and entered dormancy 3-4 weeks later </w:t>
      </w:r>
      <w:r w:rsidRPr="004F09C9">
        <w:rPr>
          <w:color w:val="000000" w:themeColor="text1"/>
        </w:rPr>
        <w:lastRenderedPageBreak/>
        <w:t xml:space="preserve">compared to their counterparts reared in thermally variable environments (Williams et al., 2012). </w:t>
      </w:r>
    </w:p>
    <w:p w14:paraId="76BA6074" w14:textId="77777777" w:rsidR="006F58EA" w:rsidRPr="004F09C9" w:rsidRDefault="00D27C9E" w:rsidP="00BE155D">
      <w:pPr>
        <w:spacing w:line="480" w:lineRule="auto"/>
        <w:ind w:left="-15" w:right="90" w:firstLine="468"/>
        <w:rPr>
          <w:color w:val="000000" w:themeColor="text1"/>
        </w:rPr>
      </w:pPr>
      <w:commentRangeStart w:id="42"/>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commentRangeEnd w:id="42"/>
      <w:r w:rsidR="00676EC3">
        <w:rPr>
          <w:rStyle w:val="CommentReference"/>
        </w:rPr>
        <w:commentReference w:id="42"/>
      </w:r>
    </w:p>
    <w:p w14:paraId="67132B90" w14:textId="77777777" w:rsidR="006F58EA"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ins w:id="43" w:author="Brown,James T" w:date="2019-02-20T01:06:00Z">
        <w:r w:rsidR="00AE4FA4">
          <w:rPr>
            <w:color w:val="000000" w:themeColor="text1"/>
          </w:rPr>
          <w:t xml:space="preserve"> (IPCC, 2013</w:t>
        </w:r>
      </w:ins>
      <w:ins w:id="44" w:author="Brown,James T" w:date="2019-02-20T01:08:00Z">
        <w:r w:rsidR="00AE4FA4">
          <w:rPr>
            <w:color w:val="000000" w:themeColor="text1"/>
          </w:rPr>
          <w:t>; NOAA, 201</w:t>
        </w:r>
      </w:ins>
      <w:ins w:id="45" w:author="Brown,James T" w:date="2019-02-20T01:09:00Z">
        <w:r w:rsidR="00AE4FA4">
          <w:rPr>
            <w:color w:val="000000" w:themeColor="text1"/>
          </w:rPr>
          <w:t>7</w:t>
        </w:r>
      </w:ins>
      <w:ins w:id="46" w:author="Brown,James T" w:date="2019-02-20T01:06:00Z">
        <w:r w:rsidR="00AE4FA4">
          <w:rPr>
            <w:color w:val="000000" w:themeColor="text1"/>
          </w:rPr>
          <w:t>)</w:t>
        </w:r>
      </w:ins>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w:t>
      </w:r>
      <w:proofErr w:type="spellStart"/>
      <w:r w:rsidRPr="004F09C9">
        <w:rPr>
          <w:i/>
          <w:color w:val="000000" w:themeColor="text1"/>
        </w:rPr>
        <w:t>smithii</w:t>
      </w:r>
      <w:proofErr w:type="spellEnd"/>
      <w:r w:rsidRPr="004F09C9">
        <w:rPr>
          <w:i/>
          <w:color w:val="000000" w:themeColor="text1"/>
        </w:rPr>
        <w:t xml:space="preserve">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 xml:space="preserve">access to longer growing </w:t>
      </w:r>
      <w:proofErr w:type="gramStart"/>
      <w:r w:rsidRPr="004F09C9">
        <w:rPr>
          <w:color w:val="000000" w:themeColor="text1"/>
        </w:rPr>
        <w:t>seasons</w:t>
      </w:r>
      <w:r w:rsidR="00AE4FA4">
        <w:rPr>
          <w:color w:val="000000" w:themeColor="text1"/>
        </w:rPr>
        <w:t xml:space="preserve"> </w:t>
      </w:r>
      <w:r w:rsidRPr="004F09C9">
        <w:rPr>
          <w:color w:val="000000" w:themeColor="text1"/>
        </w:rPr>
        <w:t>.</w:t>
      </w:r>
      <w:proofErr w:type="gramEnd"/>
      <w:r w:rsidRPr="004F09C9">
        <w:rPr>
          <w:color w:val="000000" w:themeColor="text1"/>
        </w:rPr>
        <w:t xml:space="preserve">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p>
    <w:p w14:paraId="657B2307" w14:textId="77777777" w:rsidR="006F58EA" w:rsidRPr="004F09C9" w:rsidRDefault="00D27C9E" w:rsidP="00CE5B15">
      <w:pPr>
        <w:spacing w:after="162" w:line="480" w:lineRule="auto"/>
        <w:ind w:right="51"/>
        <w:jc w:val="center"/>
        <w:rPr>
          <w:color w:val="000000" w:themeColor="text1"/>
        </w:rPr>
      </w:pPr>
      <w:commentRangeStart w:id="47"/>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3FFBBD14"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7917392" w14:textId="77777777" w:rsidR="006F58EA" w:rsidRPr="004F09C9" w:rsidRDefault="00D27C9E" w:rsidP="00CE5B15">
      <w:pPr>
        <w:spacing w:line="480" w:lineRule="auto"/>
        <w:ind w:left="-5" w:right="90"/>
        <w:rPr>
          <w:color w:val="000000" w:themeColor="text1"/>
        </w:rPr>
      </w:pPr>
      <w:r w:rsidRPr="004F09C9">
        <w:rPr>
          <w:color w:val="000000" w:themeColor="text1"/>
        </w:rPr>
        <w:lastRenderedPageBreak/>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w:t>
      </w:r>
      <w:ins w:id="48" w:author="Dan Hahn" w:date="2019-02-20T15:05:00Z">
        <w:r w:rsidR="00CD4C44">
          <w:rPr>
            <w:color w:val="000000" w:themeColor="text1"/>
          </w:rPr>
          <w:t>s</w:t>
        </w:r>
      </w:ins>
      <w:r w:rsidRPr="004F09C9">
        <w:rPr>
          <w:color w:val="000000" w:themeColor="text1"/>
        </w:rPr>
        <w:t xml:space="preserve"> between 14L:10D to 14.5L:9.5D. The photoperiod that induced diapause among larvae collected in 2002 </w:t>
      </w:r>
      <w:commentRangeEnd w:id="47"/>
      <w:r w:rsidR="00CD4C44">
        <w:rPr>
          <w:rStyle w:val="CommentReference"/>
        </w:rPr>
        <w:commentReference w:id="47"/>
      </w:r>
      <w:r w:rsidRPr="004F09C9">
        <w:rPr>
          <w:color w:val="000000" w:themeColor="text1"/>
        </w:rPr>
        <w:t xml:space="preserve">was shorted by </w:t>
      </w:r>
      <w:commentRangeStart w:id="49"/>
      <w:r w:rsidRPr="004F09C9">
        <w:rPr>
          <w:color w:val="000000" w:themeColor="text1"/>
        </w:rPr>
        <w:t xml:space="preserve">8 minutes compared to larvae collected in 1988 </w:t>
      </w:r>
      <w:commentRangeEnd w:id="49"/>
      <w:r w:rsidR="00CD4C44">
        <w:rPr>
          <w:rStyle w:val="CommentReference"/>
        </w:rPr>
        <w:commentReference w:id="49"/>
      </w:r>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w:t>
      </w:r>
      <w:proofErr w:type="spellStart"/>
      <w:r w:rsidRPr="004F09C9">
        <w:rPr>
          <w:color w:val="000000" w:themeColor="text1"/>
        </w:rPr>
        <w:t>voltinism</w:t>
      </w:r>
      <w:proofErr w:type="spellEnd"/>
      <w:r w:rsidRPr="004F09C9">
        <w:rPr>
          <w:color w:val="000000" w:themeColor="text1"/>
        </w:rPr>
        <w:t xml:space="preserve">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w:t>
      </w:r>
      <w:proofErr w:type="spellStart"/>
      <w:r w:rsidRPr="004F09C9">
        <w:rPr>
          <w:color w:val="000000" w:themeColor="text1"/>
        </w:rPr>
        <w:t>voltinism</w:t>
      </w:r>
      <w:proofErr w:type="spellEnd"/>
      <w:r w:rsidRPr="004F09C9">
        <w:rPr>
          <w:color w:val="000000" w:themeColor="text1"/>
        </w:rPr>
        <w:t xml:space="preserve">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BE155D">
        <w:rPr>
          <w:color w:val="000000" w:themeColor="text1"/>
        </w:rPr>
        <w:t xml:space="preserve">Fig.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77777777"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commentRangeStart w:id="50"/>
      <w:r w:rsidR="00DA52FB">
        <w:rPr>
          <w:color w:val="000000" w:themeColor="text1"/>
        </w:rPr>
        <w:t>deep-diapause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w:t>
      </w:r>
      <w:commentRangeEnd w:id="50"/>
      <w:r w:rsidR="00FA1A13">
        <w:rPr>
          <w:rStyle w:val="CommentReference"/>
        </w:rPr>
        <w:lastRenderedPageBreak/>
        <w:commentReference w:id="50"/>
      </w:r>
      <w:r w:rsidR="00D27C9E" w:rsidRPr="004F09C9">
        <w:rPr>
          <w:color w:val="000000" w:themeColor="text1"/>
        </w:rPr>
        <w:t xml:space="preserve">phenotype </w:t>
      </w:r>
      <w:r w:rsidR="00D27C9E" w:rsidRPr="00BE155D">
        <w:rPr>
          <w:color w:val="000000" w:themeColor="text1"/>
        </w:rPr>
        <w:t>(</w:t>
      </w:r>
      <w:r w:rsidR="00BE155D">
        <w:rPr>
          <w:color w:val="000000" w:themeColor="text1"/>
        </w:rPr>
        <w:t xml:space="preserve">Fig. </w:t>
      </w:r>
      <w:r w:rsidR="00D27C9E" w:rsidRPr="00BE155D">
        <w:rPr>
          <w:color w:val="000000" w:themeColor="text1"/>
        </w:rPr>
        <w:t xml:space="preserve">3-1).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w:t>
      </w:r>
      <w:proofErr w:type="gramStart"/>
      <w:r w:rsidRPr="004F09C9">
        <w:rPr>
          <w:color w:val="000000" w:themeColor="text1"/>
        </w:rPr>
        <w:t>one way</w:t>
      </w:r>
      <w:proofErr w:type="gramEnd"/>
      <w:r w:rsidRPr="004F09C9">
        <w:rPr>
          <w:color w:val="000000" w:themeColor="text1"/>
        </w:rPr>
        <w:t xml:space="preserve">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77777777"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ins w:id="51" w:author="Dan Hahn" w:date="2019-02-20T15:10:00Z">
        <w:r w:rsidR="00FA1A13">
          <w:rPr>
            <w:color w:val="000000" w:themeColor="text1"/>
          </w:rPr>
          <w:t>,</w:t>
        </w:r>
      </w:ins>
      <w:r w:rsidRPr="004F09C9">
        <w:rPr>
          <w:color w:val="000000" w:themeColor="text1"/>
        </w:rPr>
        <w:t xml:space="preserve"> and once these environmental factors reach critical thresholds </w:t>
      </w:r>
      <w:del w:id="52" w:author="Dan Hahn" w:date="2019-02-20T15:10:00Z">
        <w:r w:rsidRPr="004F09C9" w:rsidDel="00FA1A13">
          <w:rPr>
            <w:color w:val="000000" w:themeColor="text1"/>
          </w:rPr>
          <w:delText xml:space="preserve">the </w:delText>
        </w:r>
      </w:del>
      <w:r w:rsidRPr="004F09C9">
        <w:rPr>
          <w:color w:val="000000" w:themeColor="text1"/>
        </w:rPr>
        <w:t>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w:t>
      </w:r>
      <w:proofErr w:type="spellStart"/>
      <w:r w:rsidR="00AE4FA4" w:rsidRPr="004F09C9">
        <w:rPr>
          <w:color w:val="000000" w:themeColor="text1"/>
        </w:rPr>
        <w:t>voltinism</w:t>
      </w:r>
      <w:proofErr w:type="spellEnd"/>
      <w:r w:rsidR="00AE4FA4" w:rsidRPr="004F09C9">
        <w:rPr>
          <w:color w:val="000000" w:themeColor="text1"/>
        </w:rPr>
        <w:t xml:space="preserve">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w:t>
      </w:r>
      <w:proofErr w:type="spellStart"/>
      <w:r w:rsidRPr="004F09C9">
        <w:rPr>
          <w:color w:val="000000" w:themeColor="text1"/>
        </w:rPr>
        <w:t>eclose</w:t>
      </w:r>
      <w:proofErr w:type="spellEnd"/>
      <w:r w:rsidRPr="004F09C9">
        <w:rPr>
          <w:color w:val="000000" w:themeColor="text1"/>
        </w:rPr>
        <w:t xml:space="preserve"> as adults and produce an additional generation of herbivorous larvae.</w:t>
      </w:r>
    </w:p>
    <w:p w14:paraId="1A1616CB" w14:textId="77777777" w:rsidR="009D38F1"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w:t>
      </w:r>
      <w:proofErr w:type="spellStart"/>
      <w:r w:rsidRPr="00B134B2">
        <w:rPr>
          <w:color w:val="000000" w:themeColor="text1"/>
        </w:rPr>
        <w:t>voltinism</w:t>
      </w:r>
      <w:proofErr w:type="spellEnd"/>
      <w:r w:rsidRPr="00B134B2">
        <w:rPr>
          <w:color w:val="000000" w:themeColor="text1"/>
        </w:rPr>
        <w:t xml:space="preserve">. Climate change will affect insect populations, and how insects respond to climate change will determine which insects are losers and which are winners, ECB 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w:t>
      </w:r>
      <w:commentRangeStart w:id="53"/>
      <w:r w:rsidRPr="00B134B2">
        <w:rPr>
          <w:color w:val="000000" w:themeColor="text1"/>
        </w:rPr>
        <w:t>is imperative.</w:t>
      </w:r>
      <w:commentRangeEnd w:id="53"/>
      <w:r w:rsidR="00B16CAF">
        <w:rPr>
          <w:rStyle w:val="CommentReference"/>
        </w:rPr>
        <w:commentReference w:id="53"/>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553DC3F1" w14:textId="77777777" w:rsidR="008262F8" w:rsidRDefault="008262F8" w:rsidP="00CE5B15">
      <w:pPr>
        <w:spacing w:line="480" w:lineRule="auto"/>
        <w:ind w:left="-15" w:right="90" w:firstLine="468"/>
        <w:rPr>
          <w:color w:val="000000" w:themeColor="text1"/>
        </w:rPr>
      </w:pPr>
    </w:p>
    <w:p w14:paraId="3D92E95D" w14:textId="77777777" w:rsidR="008262F8" w:rsidRDefault="008262F8" w:rsidP="00CE5B15">
      <w:pPr>
        <w:spacing w:line="480" w:lineRule="auto"/>
        <w:ind w:left="-15" w:right="90" w:firstLine="468"/>
        <w:rPr>
          <w:color w:val="000000" w:themeColor="text1"/>
        </w:rPr>
      </w:pPr>
    </w:p>
    <w:p w14:paraId="480F7571" w14:textId="77777777" w:rsidR="008262F8" w:rsidRPr="004F09C9" w:rsidRDefault="008262F8" w:rsidP="00CE5B15">
      <w:pPr>
        <w:spacing w:line="480" w:lineRule="auto"/>
        <w:ind w:left="-15" w:right="90" w:firstLine="468"/>
        <w:rPr>
          <w:color w:val="000000" w:themeColor="text1"/>
        </w:rPr>
      </w:pPr>
    </w:p>
    <w:p w14:paraId="1419560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CCBA07D" wp14:editId="7AD88AFD">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2B062C8D" w14:textId="77777777" w:rsidR="006F58EA" w:rsidRDefault="00D27C9E" w:rsidP="00DA52FB">
      <w:pPr>
        <w:spacing w:line="238" w:lineRule="auto"/>
        <w:ind w:left="1153" w:right="90" w:hanging="1168"/>
        <w:rPr>
          <w:ins w:id="54"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 xml:space="preserve">programmed larvae in diapause across a 40-day trial starting on the first day of the final instar. Among long-diapause </w:t>
      </w:r>
      <w:del w:id="55" w:author="Dan Hahn" w:date="2019-02-20T14:42:00Z">
        <w:r w:rsidRPr="004F09C9" w:rsidDel="00980C2D">
          <w:rPr>
            <w:color w:val="000000" w:themeColor="text1"/>
          </w:rPr>
          <w:delText xml:space="preserve">(purple) </w:delText>
        </w:r>
      </w:del>
      <w:r w:rsidRPr="004F09C9">
        <w:rPr>
          <w:color w:val="000000" w:themeColor="text1"/>
        </w:rPr>
        <w:t>genotype individuals</w:t>
      </w:r>
      <w:ins w:id="56" w:author="Dan Hahn" w:date="2019-02-20T14:42:00Z">
        <w:r w:rsidR="00980C2D">
          <w:rPr>
            <w:color w:val="000000" w:themeColor="text1"/>
          </w:rPr>
          <w:t xml:space="preserve"> </w:t>
        </w:r>
        <w:r w:rsidR="00980C2D" w:rsidRPr="004F09C9">
          <w:rPr>
            <w:color w:val="000000" w:themeColor="text1"/>
          </w:rPr>
          <w:t>(purple</w:t>
        </w:r>
        <w:r w:rsidR="00980C2D">
          <w:rPr>
            <w:color w:val="000000" w:themeColor="text1"/>
          </w:rPr>
          <w:t xml:space="preserve"> symbols</w:t>
        </w:r>
        <w:r w:rsidR="00980C2D" w:rsidRPr="004F09C9">
          <w:rPr>
            <w:color w:val="000000" w:themeColor="text1"/>
          </w:rPr>
          <w:t>)</w:t>
        </w:r>
      </w:ins>
      <w:r w:rsidRPr="004F09C9">
        <w:rPr>
          <w:color w:val="000000" w:themeColor="text1"/>
        </w:rPr>
        <w:t>,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w:t>
      </w:r>
      <w:ins w:id="57" w:author="Dan Hahn" w:date="2019-02-20T14:43:00Z">
        <w:r w:rsidR="00980C2D">
          <w:rPr>
            <w:color w:val="000000" w:themeColor="text1"/>
          </w:rPr>
          <w:t xml:space="preserve"> symbols</w:t>
        </w:r>
      </w:ins>
      <w:r w:rsidRPr="004F09C9">
        <w:rPr>
          <w:color w:val="000000" w:themeColor="text1"/>
        </w:rPr>
        <w:t xml:space="preserve">), 66.6% exited diapause before the end of the trial and classified as </w:t>
      </w:r>
      <w:commentRangeStart w:id="58"/>
      <w:r w:rsidR="00DA52FB">
        <w:rPr>
          <w:color w:val="000000" w:themeColor="text1"/>
        </w:rPr>
        <w:t>deep-diapause</w:t>
      </w:r>
      <w:r w:rsidRPr="004F09C9">
        <w:rPr>
          <w:color w:val="000000" w:themeColor="text1"/>
        </w:rPr>
        <w:t xml:space="preserve"> individuals </w:t>
      </w:r>
      <w:commentRangeEnd w:id="58"/>
      <w:r w:rsidR="00980C2D">
        <w:rPr>
          <w:rStyle w:val="CommentReference"/>
        </w:rPr>
        <w:commentReference w:id="58"/>
      </w:r>
      <w:r w:rsidRPr="004F09C9">
        <w:rPr>
          <w:color w:val="000000" w:themeColor="text1"/>
        </w:rPr>
        <w:t xml:space="preserve">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6E7E72E" w14:textId="77777777" w:rsidR="00F87FE4" w:rsidRPr="004F09C9" w:rsidRDefault="00F87FE4" w:rsidP="00DA52FB">
      <w:pPr>
        <w:spacing w:line="238" w:lineRule="auto"/>
        <w:ind w:left="1153" w:right="90" w:hanging="1168"/>
        <w:rPr>
          <w:color w:val="000000" w:themeColor="text1"/>
        </w:rPr>
      </w:pPr>
    </w:p>
    <w:p w14:paraId="299C8DE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058F2DC" wp14:editId="4F69D1F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75FCA79D"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78B723EC"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9A7D33C" wp14:editId="265F5F9E">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4EA1889"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59" w:author="Brown,James T" w:date="2019-02-13T22:16:00Z">
        <w:r w:rsidRPr="004F09C9" w:rsidDel="00B71FB5">
          <w:rPr>
            <w:color w:val="000000" w:themeColor="text1"/>
          </w:rPr>
          <w:delText>day</w:delText>
        </w:r>
      </w:del>
      <w:ins w:id="60" w:author="Brown,James T" w:date="2019-02-13T22:16:00Z">
        <w:r w:rsidR="00B71FB5" w:rsidRPr="004F09C9">
          <w:rPr>
            <w:color w:val="000000" w:themeColor="text1"/>
          </w:rPr>
          <w:t>days</w:t>
        </w:r>
      </w:ins>
      <w:r w:rsidRPr="004F09C9">
        <w:rPr>
          <w:color w:val="000000" w:themeColor="text1"/>
        </w:rPr>
        <w:t xml:space="preserve"> after</w:t>
      </w:r>
    </w:p>
    <w:p w14:paraId="43BC06BA" w14:textId="77777777" w:rsidR="006F58EA" w:rsidRPr="004F09C9" w:rsidRDefault="00D27C9E">
      <w:pPr>
        <w:spacing w:line="238" w:lineRule="auto"/>
        <w:ind w:left="1178" w:right="90"/>
        <w:rPr>
          <w:color w:val="000000" w:themeColor="text1"/>
        </w:rPr>
      </w:pPr>
      <w:proofErr w:type="spellStart"/>
      <w:r w:rsidRPr="004F09C9">
        <w:rPr>
          <w:color w:val="000000" w:themeColor="text1"/>
        </w:rPr>
        <w:t>eclosion</w:t>
      </w:r>
      <w:proofErr w:type="spellEnd"/>
      <w:r w:rsidRPr="004F09C9">
        <w:rPr>
          <w:color w:val="000000" w:themeColor="text1"/>
        </w:rPr>
        <w:t xml:space="preserve"> into the final larval instar required to reach the wandering stage when reared in non-diapause conditions and diapause programming conditions. Most short-diapause and long-diapause genotype larvae in non-diapause (A) conditions reached the wandering stage 6 days after </w:t>
      </w:r>
      <w:proofErr w:type="spellStart"/>
      <w:r w:rsidRPr="004F09C9">
        <w:rPr>
          <w:color w:val="000000" w:themeColor="text1"/>
        </w:rPr>
        <w:t>eclosing</w:t>
      </w:r>
      <w:proofErr w:type="spellEnd"/>
      <w:r w:rsidRPr="004F09C9">
        <w:rPr>
          <w:color w:val="000000" w:themeColor="text1"/>
        </w:rPr>
        <w:t xml:space="preserve"> into the final larval instar. When reared in diapause programming conditions (B), most short-diapause and long-diapause genotype larvae reached the wandering stage 10 days after </w:t>
      </w:r>
      <w:proofErr w:type="spellStart"/>
      <w:r w:rsidRPr="004F09C9">
        <w:rPr>
          <w:color w:val="000000" w:themeColor="text1"/>
        </w:rPr>
        <w:t>eclosing</w:t>
      </w:r>
      <w:proofErr w:type="spellEnd"/>
      <w:r w:rsidRPr="004F09C9">
        <w:rPr>
          <w:color w:val="000000" w:themeColor="text1"/>
        </w:rPr>
        <w:t xml:space="preserve"> into </w:t>
      </w:r>
      <w:commentRangeStart w:id="61"/>
      <w:r w:rsidRPr="004F09C9">
        <w:rPr>
          <w:color w:val="000000" w:themeColor="text1"/>
        </w:rPr>
        <w:t>the final larval instar.</w:t>
      </w:r>
      <w:commentRangeEnd w:id="61"/>
      <w:r w:rsidR="00980C2D">
        <w:rPr>
          <w:rStyle w:val="CommentReference"/>
        </w:rPr>
        <w:commentReference w:id="61"/>
      </w:r>
    </w:p>
    <w:p w14:paraId="1F5AE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33E3FA6E" wp14:editId="4C0B131F">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7D8097E8"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3-4. </w:t>
      </w:r>
      <w:commentRangeStart w:id="62"/>
      <w:r w:rsidRPr="004F09C9">
        <w:rPr>
          <w:color w:val="000000" w:themeColor="text1"/>
        </w:rPr>
        <w:t xml:space="preserve">The rate of wet mass accumulation among larvae in diapause programming and non-diapause conditions. </w:t>
      </w:r>
      <w:commentRangeEnd w:id="62"/>
      <w:r w:rsidR="000D17FB">
        <w:rPr>
          <w:rStyle w:val="CommentReference"/>
        </w:rPr>
        <w:commentReference w:id="62"/>
      </w:r>
      <w:r w:rsidRPr="004F09C9">
        <w:rPr>
          <w:color w:val="000000" w:themeColor="text1"/>
        </w:rPr>
        <w:t xml:space="preserve">When reared in non-diapause conditions (A), wet mass peaked in short-diapause genotype larvae (red) 3 days after </w:t>
      </w:r>
      <w:proofErr w:type="spellStart"/>
      <w:r w:rsidRPr="004F09C9">
        <w:rPr>
          <w:color w:val="000000" w:themeColor="text1"/>
        </w:rPr>
        <w:t>eclosing</w:t>
      </w:r>
      <w:proofErr w:type="spellEnd"/>
      <w:r w:rsidRPr="004F09C9">
        <w:rPr>
          <w:color w:val="000000" w:themeColor="text1"/>
        </w:rPr>
        <w:t xml:space="preserve"> into the last larval instar and long-diapause genotype larvae (blue) reached their peak in wet mass 5 days after </w:t>
      </w:r>
      <w:proofErr w:type="spellStart"/>
      <w:r w:rsidRPr="004F09C9">
        <w:rPr>
          <w:color w:val="000000" w:themeColor="text1"/>
        </w:rPr>
        <w:t>eclosing</w:t>
      </w:r>
      <w:proofErr w:type="spellEnd"/>
      <w:r w:rsidRPr="004F09C9">
        <w:rPr>
          <w:color w:val="000000" w:themeColor="text1"/>
        </w:rPr>
        <w:t xml:space="preserve"> into the last larval instar. Among larvae reared in diapause programming condition (B), short-diapause genotype larvae (red) reached their peak in wet mass 6 days after entering the last larval instar while long-diapause genotype larvae (blue) reached their peak in wet mass 9 days after </w:t>
      </w:r>
      <w:proofErr w:type="spellStart"/>
      <w:r w:rsidRPr="004F09C9">
        <w:rPr>
          <w:color w:val="000000" w:themeColor="text1"/>
        </w:rPr>
        <w:t>eclosion</w:t>
      </w:r>
      <w:proofErr w:type="spellEnd"/>
      <w:r w:rsidRPr="004F09C9">
        <w:rPr>
          <w:color w:val="000000" w:themeColor="text1"/>
        </w:rPr>
        <w:t xml:space="preserve"> into the last larval instar.</w:t>
      </w:r>
    </w:p>
    <w:p w14:paraId="4950A88D"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FE958D6" wp14:editId="1601FC0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65EFA12"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74AC5E0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652DB2A3" wp14:editId="252B1638">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139F218F"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63"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64"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5AD732A7"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CBF2A5B"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65"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66" w:author="Brown, James T." w:date="2019-02-07T10:15:00Z">
        <w:r w:rsidR="004B74F2">
          <w:rPr>
            <w:color w:val="000000" w:themeColor="text1"/>
          </w:rPr>
          <w:t>shallow-diapause</w:t>
        </w:r>
      </w:ins>
      <w:r w:rsidRPr="004F09C9">
        <w:rPr>
          <w:color w:val="000000" w:themeColor="text1"/>
        </w:rPr>
        <w:t xml:space="preserve"> phenotype (orange) and a </w:t>
      </w:r>
      <w:ins w:id="67" w:author="Brown, James T." w:date="2019-02-07T10:14:00Z">
        <w:r w:rsidR="004B74F2">
          <w:rPr>
            <w:color w:val="000000" w:themeColor="text1"/>
          </w:rPr>
          <w:t>deep-diapause</w:t>
        </w:r>
      </w:ins>
      <w:r w:rsidRPr="004F09C9">
        <w:rPr>
          <w:color w:val="000000" w:themeColor="text1"/>
        </w:rPr>
        <w:t xml:space="preserve"> phenotype (blue). Mass peak days: day-6 for </w:t>
      </w:r>
      <w:ins w:id="68" w:author="Brown, James T." w:date="2019-02-07T10:15:00Z">
        <w:r w:rsidR="004B74F2">
          <w:rPr>
            <w:color w:val="000000" w:themeColor="text1"/>
          </w:rPr>
          <w:t>shallow-diapause</w:t>
        </w:r>
      </w:ins>
      <w:r w:rsidRPr="004F09C9">
        <w:rPr>
          <w:color w:val="000000" w:themeColor="text1"/>
        </w:rPr>
        <w:t xml:space="preserve"> larvae and day-6 for </w:t>
      </w:r>
      <w:ins w:id="69"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70" w:author="Brown, James T." w:date="2019-02-07T10:14:00Z">
        <w:r w:rsidR="004B74F2">
          <w:rPr>
            <w:color w:val="000000" w:themeColor="text1"/>
          </w:rPr>
          <w:t>deep-diapause</w:t>
        </w:r>
      </w:ins>
      <w:r w:rsidRPr="004F09C9">
        <w:rPr>
          <w:color w:val="000000" w:themeColor="text1"/>
        </w:rPr>
        <w:t xml:space="preserve"> (black) </w:t>
      </w:r>
      <w:ins w:id="71"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72" w:author="Brown, James T." w:date="2019-02-07T10:15:00Z">
        <w:r w:rsidR="004B74F2">
          <w:rPr>
            <w:color w:val="000000" w:themeColor="text1"/>
          </w:rPr>
          <w:t>shallow-diapause</w:t>
        </w:r>
      </w:ins>
      <w:r w:rsidRPr="004F09C9">
        <w:rPr>
          <w:color w:val="000000" w:themeColor="text1"/>
        </w:rPr>
        <w:t xml:space="preserve"> and </w:t>
      </w:r>
      <w:ins w:id="73" w:author="Brown, James T." w:date="2019-02-07T10:14:00Z">
        <w:r w:rsidR="004B74F2">
          <w:rPr>
            <w:color w:val="000000" w:themeColor="text1"/>
          </w:rPr>
          <w:t>deep-diapause</w:t>
        </w:r>
      </w:ins>
      <w:r w:rsidRPr="004F09C9">
        <w:rPr>
          <w:color w:val="000000" w:themeColor="text1"/>
        </w:rPr>
        <w:t xml:space="preserve"> larvae (F-statistic=1.068, DF=14, p-value=0.319).</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5679927A"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74" w:author="Brown, James T." w:date="2019-02-12T11:02:00Z">
        <w:del w:id="75"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76" w:author="Brown, James T." w:date="2019-02-12T11:01:00Z">
        <w:r w:rsidR="00E872D5">
          <w:rPr>
            <w:color w:val="000000" w:themeColor="text1"/>
          </w:rPr>
          <w:t>a</w:t>
        </w:r>
      </w:ins>
      <w:r w:rsidRPr="004F09C9">
        <w:rPr>
          <w:color w:val="000000" w:themeColor="text1"/>
        </w:rPr>
        <w:t>ffected by diapause genotype (t-value=6.</w:t>
      </w:r>
      <w:del w:id="77" w:author="Brown,James T" w:date="2019-02-13T22:17:00Z">
        <w:r w:rsidRPr="004F09C9" w:rsidDel="00B71FB5">
          <w:rPr>
            <w:color w:val="000000" w:themeColor="text1"/>
          </w:rPr>
          <w:delText>85,Df</w:delText>
        </w:r>
      </w:del>
      <w:ins w:id="78"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79"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27CBBCA8"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80" w:author="Brown,James T" w:date="2019-02-13T22:17:00Z">
        <w:r w:rsidRPr="004F09C9" w:rsidDel="00B71FB5">
          <w:rPr>
            <w:color w:val="000000" w:themeColor="text1"/>
          </w:rPr>
          <w:delText>7,p</w:delText>
        </w:r>
      </w:del>
      <w:ins w:id="81" w:author="Brown,James T" w:date="2019-02-13T22:17:00Z">
        <w:r w:rsidR="00B71FB5" w:rsidRPr="004F09C9">
          <w:rPr>
            <w:color w:val="000000" w:themeColor="text1"/>
          </w:rPr>
          <w:t>7, p</w:t>
        </w:r>
      </w:ins>
      <w:r w:rsidRPr="004F09C9">
        <w:rPr>
          <w:color w:val="000000" w:themeColor="text1"/>
        </w:rPr>
        <w:t>-value=0.033). Lean mass did not significantly change among larvae within a single diapause genotype during diapause (3-7</w:t>
      </w:r>
      <w:proofErr w:type="gramStart"/>
      <w:r w:rsidRPr="004F09C9">
        <w:rPr>
          <w:color w:val="000000" w:themeColor="text1"/>
        </w:rPr>
        <w:t>A,B</w:t>
      </w:r>
      <w:proofErr w:type="gramEnd"/>
      <w:r w:rsidRPr="004F09C9">
        <w:rPr>
          <w:color w:val="000000" w:themeColor="text1"/>
        </w:rPr>
        <w:t xml:space="preserve">). (B) Comparing lipid mass depletion between the long-diapause genotype (purple) and the short-diapause genotype (orange). Lipid mass depletion during diapause was significantly </w:t>
      </w:r>
      <w:ins w:id="82" w:author="Brown, James T." w:date="2019-02-12T11:02:00Z">
        <w:r w:rsidR="00E872D5">
          <w:rPr>
            <w:color w:val="000000" w:themeColor="text1"/>
          </w:rPr>
          <w:t>a</w:t>
        </w:r>
      </w:ins>
      <w:r w:rsidRPr="004F09C9">
        <w:rPr>
          <w:color w:val="000000" w:themeColor="text1"/>
        </w:rPr>
        <w:t>ffected by diapause genotype (t-value=4.74, Df=16.7,</w:t>
      </w:r>
    </w:p>
    <w:p w14:paraId="4E113A98"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83" w:author="Brown,James T" w:date="2019-02-13T22:17:00Z">
        <w:r w:rsidRPr="004F09C9" w:rsidDel="00B71FB5">
          <w:rPr>
            <w:color w:val="000000" w:themeColor="text1"/>
          </w:rPr>
          <w:delText>effected</w:delText>
        </w:r>
      </w:del>
      <w:ins w:id="84" w:author="Brown,James T" w:date="2019-02-13T22:17:00Z">
        <w:r w:rsidR="00B71FB5" w:rsidRPr="004F09C9">
          <w:rPr>
            <w:color w:val="000000" w:themeColor="text1"/>
          </w:rPr>
          <w:t>affected</w:t>
        </w:r>
      </w:ins>
      <w:r w:rsidRPr="004F09C9">
        <w:rPr>
          <w:color w:val="000000" w:themeColor="text1"/>
        </w:rPr>
        <w:t xml:space="preserve"> lipid mass depletion (t-value=-2.38, Df=14.</w:t>
      </w:r>
      <w:del w:id="85" w:author="Brown,James T" w:date="2019-02-13T22:17:00Z">
        <w:r w:rsidRPr="004F09C9" w:rsidDel="00B71FB5">
          <w:rPr>
            <w:color w:val="000000" w:themeColor="text1"/>
          </w:rPr>
          <w:delText>1,p</w:delText>
        </w:r>
      </w:del>
      <w:ins w:id="86"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87" w:author="Brown,James T" w:date="2019-02-13T22:17:00Z">
        <w:r w:rsidRPr="004F09C9" w:rsidDel="00B71FB5">
          <w:rPr>
            <w:color w:val="000000" w:themeColor="text1"/>
          </w:rPr>
          <w:delText>4,p</w:delText>
        </w:r>
      </w:del>
      <w:ins w:id="88"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0601B097"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89" w:author="Brown,James T" w:date="2019-02-03T13:29:00Z">
        <w:r w:rsidR="00A21756">
          <w:rPr>
            <w:color w:val="000000" w:themeColor="text1"/>
          </w:rPr>
          <w:t>Linear model</w:t>
        </w:r>
      </w:ins>
      <w:ins w:id="90" w:author="Brown,James T" w:date="2019-02-03T13:31:00Z">
        <w:r w:rsidR="00D9566E">
          <w:rPr>
            <w:color w:val="000000" w:themeColor="text1"/>
          </w:rPr>
          <w:t>s</w:t>
        </w:r>
      </w:ins>
      <w:ins w:id="91"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5A73FDD9" w14:textId="77777777">
        <w:trPr>
          <w:trHeight w:val="451"/>
        </w:trPr>
        <w:tc>
          <w:tcPr>
            <w:tcW w:w="6899" w:type="dxa"/>
            <w:tcBorders>
              <w:top w:val="double" w:sz="3" w:space="0" w:color="000000"/>
              <w:left w:val="nil"/>
              <w:bottom w:val="double" w:sz="3" w:space="0" w:color="000000"/>
              <w:right w:val="nil"/>
            </w:tcBorders>
          </w:tcPr>
          <w:p w14:paraId="09E03C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A799042"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24A01C3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2D66C3D8"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FC0D2F9" w14:textId="77777777">
        <w:trPr>
          <w:trHeight w:val="716"/>
        </w:trPr>
        <w:tc>
          <w:tcPr>
            <w:tcW w:w="6899" w:type="dxa"/>
            <w:tcBorders>
              <w:top w:val="double" w:sz="3" w:space="0" w:color="000000"/>
              <w:left w:val="nil"/>
              <w:bottom w:val="single" w:sz="3" w:space="0" w:color="000000"/>
              <w:right w:val="nil"/>
            </w:tcBorders>
          </w:tcPr>
          <w:p w14:paraId="2EDE5981"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231C846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180F40E7"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1C399238"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7AB3FF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4DB69E" w14:textId="77777777">
        <w:trPr>
          <w:trHeight w:val="692"/>
        </w:trPr>
        <w:tc>
          <w:tcPr>
            <w:tcW w:w="6899" w:type="dxa"/>
            <w:tcBorders>
              <w:top w:val="single" w:sz="3" w:space="0" w:color="000000"/>
              <w:left w:val="nil"/>
              <w:bottom w:val="single" w:sz="3" w:space="0" w:color="000000"/>
              <w:right w:val="nil"/>
            </w:tcBorders>
          </w:tcPr>
          <w:p w14:paraId="136A6CCE"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4DCE63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9789B7A"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02F18CE3"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07B693B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265D498" w14:textId="77777777">
        <w:trPr>
          <w:trHeight w:val="692"/>
        </w:trPr>
        <w:tc>
          <w:tcPr>
            <w:tcW w:w="6899" w:type="dxa"/>
            <w:tcBorders>
              <w:top w:val="single" w:sz="3" w:space="0" w:color="000000"/>
              <w:left w:val="nil"/>
              <w:bottom w:val="single" w:sz="3" w:space="0" w:color="000000"/>
              <w:right w:val="nil"/>
            </w:tcBorders>
          </w:tcPr>
          <w:p w14:paraId="7A637B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55829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D4ECD8F"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233096E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1A19FF5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6261B9" w14:textId="77777777">
        <w:trPr>
          <w:trHeight w:val="692"/>
        </w:trPr>
        <w:tc>
          <w:tcPr>
            <w:tcW w:w="6899" w:type="dxa"/>
            <w:tcBorders>
              <w:top w:val="single" w:sz="3" w:space="0" w:color="000000"/>
              <w:left w:val="nil"/>
              <w:bottom w:val="single" w:sz="3" w:space="0" w:color="000000"/>
              <w:right w:val="nil"/>
            </w:tcBorders>
          </w:tcPr>
          <w:p w14:paraId="4799AE3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6DBCB2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B158F2E"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0522CF86"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3800C3E"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C6B5068" w14:textId="77777777">
        <w:trPr>
          <w:trHeight w:val="692"/>
        </w:trPr>
        <w:tc>
          <w:tcPr>
            <w:tcW w:w="6899" w:type="dxa"/>
            <w:tcBorders>
              <w:top w:val="single" w:sz="3" w:space="0" w:color="000000"/>
              <w:left w:val="nil"/>
              <w:bottom w:val="single" w:sz="3" w:space="0" w:color="000000"/>
              <w:right w:val="nil"/>
            </w:tcBorders>
          </w:tcPr>
          <w:p w14:paraId="134B965B"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92" w:author="Brown, James T." w:date="2019-02-07T10:14:00Z">
              <w:r w:rsidR="004B74F2">
                <w:rPr>
                  <w:color w:val="000000" w:themeColor="text1"/>
                </w:rPr>
                <w:t>deep-diapause</w:t>
              </w:r>
            </w:ins>
            <w:r w:rsidRPr="004F09C9">
              <w:rPr>
                <w:color w:val="000000" w:themeColor="text1"/>
              </w:rPr>
              <w:t xml:space="preserve"> individuals</w:t>
            </w:r>
          </w:p>
          <w:p w14:paraId="55D3D19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3A1D597D"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12FEE801"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58172ECD"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BF868C5" w14:textId="77777777" w:rsidR="006F58EA" w:rsidRPr="004F09C9" w:rsidRDefault="00D27C9E">
      <w:pPr>
        <w:rPr>
          <w:color w:val="000000" w:themeColor="text1"/>
        </w:rPr>
      </w:pPr>
      <w:r w:rsidRPr="004F09C9">
        <w:rPr>
          <w:color w:val="000000" w:themeColor="text1"/>
        </w:rPr>
        <w:br w:type="page"/>
      </w:r>
    </w:p>
    <w:p w14:paraId="53D80FE1"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3"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94"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ins w:id="95" w:author="Brown,James T" w:date="2019-02-03T14:12:00Z"/>
          <w:color w:val="000000" w:themeColor="text1"/>
        </w:rPr>
      </w:pPr>
    </w:p>
    <w:p w14:paraId="780201D5" w14:textId="77777777" w:rsidR="00206B10" w:rsidRDefault="00206B10">
      <w:pPr>
        <w:spacing w:line="259" w:lineRule="auto"/>
        <w:ind w:left="1076" w:right="90" w:hanging="1091"/>
        <w:rPr>
          <w:ins w:id="96" w:author="Brown,James T" w:date="2019-02-03T14:12:00Z"/>
          <w:color w:val="000000" w:themeColor="text1"/>
        </w:rPr>
      </w:pPr>
    </w:p>
    <w:p w14:paraId="000D3B9F" w14:textId="77777777" w:rsidR="00206B10" w:rsidRDefault="00206B10">
      <w:pPr>
        <w:spacing w:line="259" w:lineRule="auto"/>
        <w:ind w:left="1076" w:right="90" w:hanging="1091"/>
        <w:rPr>
          <w:ins w:id="97" w:author="Brown,James T" w:date="2019-02-03T14:12:00Z"/>
          <w:color w:val="000000" w:themeColor="text1"/>
        </w:rPr>
      </w:pPr>
    </w:p>
    <w:p w14:paraId="16B50454" w14:textId="77777777" w:rsidR="00206B10" w:rsidRDefault="00206B10">
      <w:pPr>
        <w:spacing w:line="259" w:lineRule="auto"/>
        <w:ind w:left="1076" w:right="90" w:hanging="1091"/>
        <w:rPr>
          <w:ins w:id="98" w:author="Brown,James T" w:date="2019-02-03T14:12:00Z"/>
          <w:color w:val="000000" w:themeColor="text1"/>
        </w:rPr>
      </w:pPr>
    </w:p>
    <w:p w14:paraId="3973BB85" w14:textId="77777777" w:rsidR="00206B10" w:rsidRDefault="00206B10">
      <w:pPr>
        <w:spacing w:line="259" w:lineRule="auto"/>
        <w:ind w:left="1076" w:right="90" w:hanging="1091"/>
        <w:rPr>
          <w:ins w:id="99" w:author="Brown,James T" w:date="2019-02-03T14:12:00Z"/>
          <w:color w:val="000000" w:themeColor="text1"/>
        </w:rPr>
      </w:pPr>
    </w:p>
    <w:p w14:paraId="27EDBCDF" w14:textId="77777777" w:rsidR="00206B10" w:rsidRDefault="00206B10">
      <w:pPr>
        <w:spacing w:line="259" w:lineRule="auto"/>
        <w:ind w:left="1076" w:right="90" w:hanging="1091"/>
        <w:rPr>
          <w:ins w:id="100" w:author="Brown,James T" w:date="2019-02-03T14:12:00Z"/>
          <w:color w:val="000000" w:themeColor="text1"/>
        </w:rPr>
      </w:pPr>
    </w:p>
    <w:p w14:paraId="66737952" w14:textId="77777777" w:rsidR="00206B10" w:rsidRDefault="00206B10">
      <w:pPr>
        <w:spacing w:line="259" w:lineRule="auto"/>
        <w:ind w:left="1076" w:right="90" w:hanging="1091"/>
        <w:rPr>
          <w:ins w:id="101" w:author="Brown,James T" w:date="2019-02-03T14:12:00Z"/>
          <w:color w:val="000000" w:themeColor="text1"/>
        </w:rPr>
      </w:pPr>
    </w:p>
    <w:p w14:paraId="77023579" w14:textId="77777777" w:rsidR="00206B10" w:rsidRDefault="00206B10">
      <w:pPr>
        <w:spacing w:line="259" w:lineRule="auto"/>
        <w:ind w:left="1076" w:right="90" w:hanging="1091"/>
        <w:rPr>
          <w:ins w:id="102" w:author="Brown,James T" w:date="2019-02-03T14:12:00Z"/>
          <w:color w:val="000000" w:themeColor="text1"/>
        </w:rPr>
      </w:pPr>
    </w:p>
    <w:p w14:paraId="2ACA585F" w14:textId="77777777" w:rsidR="00206B10" w:rsidRDefault="00206B10">
      <w:pPr>
        <w:spacing w:line="259" w:lineRule="auto"/>
        <w:ind w:left="1076" w:right="90" w:hanging="1091"/>
        <w:rPr>
          <w:ins w:id="103" w:author="Brown,James T" w:date="2019-02-03T14:12:00Z"/>
          <w:color w:val="000000" w:themeColor="text1"/>
        </w:rPr>
      </w:pPr>
    </w:p>
    <w:p w14:paraId="2FAD0044" w14:textId="77777777" w:rsidR="00206B10" w:rsidRDefault="00206B10">
      <w:pPr>
        <w:spacing w:line="259" w:lineRule="auto"/>
        <w:ind w:left="1076" w:right="90" w:hanging="1091"/>
        <w:rPr>
          <w:ins w:id="104" w:author="Brown,James T" w:date="2019-02-03T14:12:00Z"/>
          <w:color w:val="000000" w:themeColor="text1"/>
        </w:rPr>
      </w:pPr>
    </w:p>
    <w:p w14:paraId="1AEFFCAF" w14:textId="77777777" w:rsidR="00206B10" w:rsidRDefault="00206B10">
      <w:pPr>
        <w:spacing w:line="259" w:lineRule="auto"/>
        <w:ind w:left="1076" w:right="90" w:hanging="1091"/>
        <w:rPr>
          <w:ins w:id="105" w:author="Brown,James T" w:date="2019-02-03T14:12:00Z"/>
          <w:color w:val="000000" w:themeColor="text1"/>
        </w:rPr>
      </w:pPr>
    </w:p>
    <w:p w14:paraId="03BD8019" w14:textId="77777777" w:rsidR="00206B10" w:rsidRDefault="00206B10">
      <w:pPr>
        <w:spacing w:line="259" w:lineRule="auto"/>
        <w:ind w:left="1076" w:right="90" w:hanging="1091"/>
        <w:rPr>
          <w:ins w:id="106" w:author="Brown,James T" w:date="2019-02-03T14:12:00Z"/>
          <w:color w:val="000000" w:themeColor="text1"/>
        </w:rPr>
      </w:pPr>
    </w:p>
    <w:p w14:paraId="17E7ED3E" w14:textId="77777777" w:rsidR="00206B10" w:rsidRDefault="00206B10">
      <w:pPr>
        <w:spacing w:line="259" w:lineRule="auto"/>
        <w:ind w:left="1076" w:right="90" w:hanging="1091"/>
        <w:rPr>
          <w:ins w:id="107" w:author="Brown,James T" w:date="2019-02-03T14:12:00Z"/>
          <w:color w:val="000000" w:themeColor="text1"/>
        </w:rPr>
      </w:pPr>
    </w:p>
    <w:p w14:paraId="378512CE" w14:textId="77777777" w:rsidR="00206B10" w:rsidRDefault="00206B10">
      <w:pPr>
        <w:spacing w:line="259" w:lineRule="auto"/>
        <w:ind w:left="1076" w:right="90" w:hanging="1091"/>
        <w:rPr>
          <w:ins w:id="108" w:author="Brown,James T" w:date="2019-02-03T14:12:00Z"/>
          <w:color w:val="000000" w:themeColor="text1"/>
        </w:rPr>
      </w:pPr>
    </w:p>
    <w:p w14:paraId="072F33EB" w14:textId="77777777" w:rsidR="00206B10" w:rsidRDefault="00206B10">
      <w:pPr>
        <w:spacing w:line="259" w:lineRule="auto"/>
        <w:ind w:left="1076" w:right="90" w:hanging="1091"/>
        <w:rPr>
          <w:ins w:id="109" w:author="Brown,James T" w:date="2019-02-03T14:12:00Z"/>
          <w:color w:val="000000" w:themeColor="text1"/>
        </w:rPr>
      </w:pPr>
    </w:p>
    <w:p w14:paraId="38E771FF" w14:textId="77777777" w:rsidR="00206B10" w:rsidRDefault="00206B10">
      <w:pPr>
        <w:spacing w:line="259" w:lineRule="auto"/>
        <w:ind w:left="1076" w:right="90" w:hanging="1091"/>
        <w:rPr>
          <w:ins w:id="110" w:author="Brown,James T" w:date="2019-02-03T14:12:00Z"/>
          <w:color w:val="000000" w:themeColor="text1"/>
        </w:rPr>
      </w:pPr>
    </w:p>
    <w:p w14:paraId="220D233F" w14:textId="77777777" w:rsidR="00206B10" w:rsidRDefault="00206B10">
      <w:pPr>
        <w:spacing w:line="259" w:lineRule="auto"/>
        <w:ind w:left="1076" w:right="90" w:hanging="1091"/>
        <w:rPr>
          <w:ins w:id="111" w:author="Brown,James T" w:date="2019-02-03T14:12:00Z"/>
          <w:color w:val="000000" w:themeColor="text1"/>
        </w:rPr>
      </w:pPr>
    </w:p>
    <w:p w14:paraId="6D0DF908" w14:textId="77777777" w:rsidR="00206B10" w:rsidRDefault="00206B10">
      <w:pPr>
        <w:spacing w:line="259" w:lineRule="auto"/>
        <w:ind w:left="1076" w:right="90" w:hanging="1091"/>
        <w:rPr>
          <w:ins w:id="112" w:author="Brown,James T" w:date="2019-02-03T14:12:00Z"/>
          <w:color w:val="000000" w:themeColor="text1"/>
        </w:rPr>
      </w:pPr>
    </w:p>
    <w:p w14:paraId="4C179D3E" w14:textId="77777777" w:rsidR="00206B10" w:rsidRDefault="00206B10">
      <w:pPr>
        <w:spacing w:line="259" w:lineRule="auto"/>
        <w:ind w:left="1076" w:right="90" w:hanging="1091"/>
        <w:rPr>
          <w:ins w:id="113" w:author="Brown,James T" w:date="2019-02-03T14:12:00Z"/>
          <w:color w:val="000000" w:themeColor="text1"/>
        </w:rPr>
      </w:pPr>
    </w:p>
    <w:p w14:paraId="40F83EBF" w14:textId="77777777" w:rsidR="00206B10" w:rsidRDefault="00206B10">
      <w:pPr>
        <w:spacing w:line="259" w:lineRule="auto"/>
        <w:ind w:left="1076" w:right="90" w:hanging="1091"/>
        <w:rPr>
          <w:ins w:id="114" w:author="Brown,James T" w:date="2019-02-03T14:12:00Z"/>
          <w:color w:val="000000" w:themeColor="text1"/>
        </w:rPr>
      </w:pPr>
    </w:p>
    <w:p w14:paraId="0E8BFC75" w14:textId="77777777" w:rsidR="00206B10" w:rsidRDefault="00206B10">
      <w:pPr>
        <w:spacing w:line="259" w:lineRule="auto"/>
        <w:ind w:left="1076" w:right="90" w:hanging="1091"/>
        <w:rPr>
          <w:ins w:id="115" w:author="Brown,James T" w:date="2019-02-03T14:12:00Z"/>
          <w:color w:val="000000" w:themeColor="text1"/>
        </w:rPr>
      </w:pPr>
    </w:p>
    <w:p w14:paraId="2B60CA87" w14:textId="77777777" w:rsidR="00206B10" w:rsidRDefault="00206B10">
      <w:pPr>
        <w:spacing w:line="259" w:lineRule="auto"/>
        <w:ind w:left="1076" w:right="90" w:hanging="1091"/>
        <w:rPr>
          <w:ins w:id="116" w:author="Brown,James T" w:date="2019-02-03T14:11:00Z"/>
          <w:color w:val="000000" w:themeColor="text1"/>
        </w:rPr>
      </w:pPr>
    </w:p>
    <w:p w14:paraId="3B467575" w14:textId="77777777" w:rsidR="00206B10" w:rsidRDefault="00206B10">
      <w:pPr>
        <w:spacing w:line="259" w:lineRule="auto"/>
        <w:ind w:left="1076" w:right="90" w:hanging="1091"/>
        <w:rPr>
          <w:ins w:id="117" w:author="Brown,James T" w:date="2019-02-03T14:12:00Z"/>
          <w:color w:val="000000" w:themeColor="text1"/>
        </w:rPr>
      </w:pPr>
    </w:p>
    <w:p w14:paraId="1914F03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8"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19"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ins w:id="120" w:author="Brown,James T" w:date="2019-02-03T14:12:00Z"/>
          <w:color w:val="000000" w:themeColor="text1"/>
        </w:rPr>
      </w:pPr>
    </w:p>
    <w:p w14:paraId="0A9DA288" w14:textId="77777777" w:rsidR="00206B10" w:rsidRDefault="00206B10">
      <w:pPr>
        <w:spacing w:line="259" w:lineRule="auto"/>
        <w:ind w:left="1076" w:right="90" w:hanging="1091"/>
        <w:rPr>
          <w:ins w:id="121" w:author="Brown,James T" w:date="2019-02-03T14:13:00Z"/>
          <w:color w:val="000000" w:themeColor="text1"/>
        </w:rPr>
      </w:pPr>
    </w:p>
    <w:p w14:paraId="5C70F147" w14:textId="77777777" w:rsidR="00206B10" w:rsidRDefault="00206B10">
      <w:pPr>
        <w:spacing w:line="259" w:lineRule="auto"/>
        <w:ind w:left="1076" w:right="90" w:hanging="1091"/>
        <w:rPr>
          <w:ins w:id="122" w:author="Brown,James T" w:date="2019-02-03T14:13:00Z"/>
          <w:color w:val="000000" w:themeColor="text1"/>
        </w:rPr>
      </w:pPr>
    </w:p>
    <w:p w14:paraId="73E521A2" w14:textId="77777777" w:rsidR="00206B10" w:rsidRDefault="00206B10">
      <w:pPr>
        <w:spacing w:line="259" w:lineRule="auto"/>
        <w:ind w:left="1076" w:right="90" w:hanging="1091"/>
        <w:rPr>
          <w:ins w:id="123" w:author="Brown,James T" w:date="2019-02-03T14:13:00Z"/>
          <w:color w:val="000000" w:themeColor="text1"/>
        </w:rPr>
      </w:pPr>
    </w:p>
    <w:p w14:paraId="384832D2" w14:textId="77777777" w:rsidR="00206B10" w:rsidRDefault="00206B10">
      <w:pPr>
        <w:spacing w:line="259" w:lineRule="auto"/>
        <w:ind w:left="1076" w:right="90" w:hanging="1091"/>
        <w:rPr>
          <w:ins w:id="124" w:author="Brown,James T" w:date="2019-02-03T14:13:00Z"/>
          <w:color w:val="000000" w:themeColor="text1"/>
        </w:rPr>
      </w:pPr>
    </w:p>
    <w:p w14:paraId="44D27C94" w14:textId="77777777" w:rsidR="00206B10" w:rsidRDefault="00206B10">
      <w:pPr>
        <w:spacing w:line="259" w:lineRule="auto"/>
        <w:ind w:left="1076" w:right="90" w:hanging="1091"/>
        <w:rPr>
          <w:ins w:id="125" w:author="Brown,James T" w:date="2019-02-03T14:13:00Z"/>
          <w:color w:val="000000" w:themeColor="text1"/>
        </w:rPr>
      </w:pPr>
    </w:p>
    <w:p w14:paraId="5A020EE2" w14:textId="77777777" w:rsidR="00206B10" w:rsidRDefault="00206B10">
      <w:pPr>
        <w:spacing w:line="259" w:lineRule="auto"/>
        <w:ind w:left="1076" w:right="90" w:hanging="1091"/>
        <w:rPr>
          <w:ins w:id="126" w:author="Brown,James T" w:date="2019-02-03T14:13:00Z"/>
          <w:color w:val="000000" w:themeColor="text1"/>
        </w:rPr>
      </w:pPr>
    </w:p>
    <w:p w14:paraId="1C01DB21" w14:textId="77777777" w:rsidR="00206B10" w:rsidRDefault="00206B10">
      <w:pPr>
        <w:spacing w:line="259" w:lineRule="auto"/>
        <w:ind w:left="1076" w:right="90" w:hanging="1091"/>
        <w:rPr>
          <w:ins w:id="127" w:author="Brown,James T" w:date="2019-02-03T14:13:00Z"/>
          <w:color w:val="000000" w:themeColor="text1"/>
        </w:rPr>
      </w:pPr>
    </w:p>
    <w:p w14:paraId="0E405177" w14:textId="77777777" w:rsidR="00206B10" w:rsidRDefault="00206B10">
      <w:pPr>
        <w:spacing w:line="259" w:lineRule="auto"/>
        <w:ind w:left="1076" w:right="90" w:hanging="1091"/>
        <w:rPr>
          <w:ins w:id="128" w:author="Brown,James T" w:date="2019-02-03T14:13:00Z"/>
          <w:color w:val="000000" w:themeColor="text1"/>
        </w:rPr>
      </w:pPr>
    </w:p>
    <w:p w14:paraId="5481F8DA" w14:textId="77777777" w:rsidR="00206B10" w:rsidRDefault="00206B10">
      <w:pPr>
        <w:spacing w:line="259" w:lineRule="auto"/>
        <w:ind w:left="1076" w:right="90" w:hanging="1091"/>
        <w:rPr>
          <w:ins w:id="129" w:author="Brown,James T" w:date="2019-02-03T14:13:00Z"/>
          <w:color w:val="000000" w:themeColor="text1"/>
        </w:rPr>
      </w:pPr>
    </w:p>
    <w:p w14:paraId="1934ACFF" w14:textId="77777777" w:rsidR="00206B10" w:rsidRDefault="00206B10">
      <w:pPr>
        <w:spacing w:line="259" w:lineRule="auto"/>
        <w:ind w:left="1076" w:right="90" w:hanging="1091"/>
        <w:rPr>
          <w:ins w:id="130" w:author="Brown,James T" w:date="2019-02-03T14:13:00Z"/>
          <w:color w:val="000000" w:themeColor="text1"/>
        </w:rPr>
      </w:pPr>
    </w:p>
    <w:p w14:paraId="14DD7866" w14:textId="77777777" w:rsidR="00206B10" w:rsidRDefault="00206B10">
      <w:pPr>
        <w:spacing w:line="259" w:lineRule="auto"/>
        <w:ind w:left="1076" w:right="90" w:hanging="1091"/>
        <w:rPr>
          <w:ins w:id="131" w:author="Brown,James T" w:date="2019-02-03T14:13:00Z"/>
          <w:color w:val="000000" w:themeColor="text1"/>
        </w:rPr>
      </w:pPr>
    </w:p>
    <w:p w14:paraId="0F6098A8" w14:textId="77777777" w:rsidR="00206B10" w:rsidRDefault="00206B10">
      <w:pPr>
        <w:spacing w:line="259" w:lineRule="auto"/>
        <w:ind w:left="1076" w:right="90" w:hanging="1091"/>
        <w:rPr>
          <w:ins w:id="132" w:author="Brown,James T" w:date="2019-02-03T14:13:00Z"/>
          <w:color w:val="000000" w:themeColor="text1"/>
        </w:rPr>
      </w:pPr>
    </w:p>
    <w:p w14:paraId="07CD0FF8" w14:textId="77777777" w:rsidR="00206B10" w:rsidRDefault="00206B10">
      <w:pPr>
        <w:spacing w:line="259" w:lineRule="auto"/>
        <w:ind w:left="1076" w:right="90" w:hanging="1091"/>
        <w:rPr>
          <w:ins w:id="133" w:author="Brown,James T" w:date="2019-02-03T14:13:00Z"/>
          <w:color w:val="000000" w:themeColor="text1"/>
        </w:rPr>
      </w:pPr>
    </w:p>
    <w:p w14:paraId="60EA53A4" w14:textId="77777777" w:rsidR="00206B10" w:rsidRDefault="00206B10">
      <w:pPr>
        <w:spacing w:line="259" w:lineRule="auto"/>
        <w:ind w:left="1076" w:right="90" w:hanging="1091"/>
        <w:rPr>
          <w:ins w:id="134" w:author="Brown,James T" w:date="2019-02-03T14:13:00Z"/>
          <w:color w:val="000000" w:themeColor="text1"/>
        </w:rPr>
      </w:pPr>
    </w:p>
    <w:p w14:paraId="18979D69" w14:textId="77777777" w:rsidR="00206B10" w:rsidRDefault="00206B10">
      <w:pPr>
        <w:spacing w:line="259" w:lineRule="auto"/>
        <w:ind w:left="1076" w:right="90" w:hanging="1091"/>
        <w:rPr>
          <w:ins w:id="135" w:author="Brown,James T" w:date="2019-02-03T14:13:00Z"/>
          <w:color w:val="000000" w:themeColor="text1"/>
        </w:rPr>
      </w:pPr>
    </w:p>
    <w:p w14:paraId="0B7E8F07" w14:textId="77777777" w:rsidR="00206B10" w:rsidRDefault="00206B10">
      <w:pPr>
        <w:spacing w:line="259" w:lineRule="auto"/>
        <w:ind w:left="1076" w:right="90" w:hanging="1091"/>
        <w:rPr>
          <w:ins w:id="136" w:author="Brown,James T" w:date="2019-02-03T14:13:00Z"/>
          <w:color w:val="000000" w:themeColor="text1"/>
        </w:rPr>
      </w:pPr>
    </w:p>
    <w:p w14:paraId="1141B6C5" w14:textId="77777777" w:rsidR="00206B10" w:rsidRDefault="00206B10">
      <w:pPr>
        <w:spacing w:line="259" w:lineRule="auto"/>
        <w:ind w:left="1076" w:right="90" w:hanging="1091"/>
        <w:rPr>
          <w:ins w:id="137" w:author="Brown,James T" w:date="2019-02-03T14:13:00Z"/>
          <w:color w:val="000000" w:themeColor="text1"/>
        </w:rPr>
      </w:pPr>
    </w:p>
    <w:p w14:paraId="210D5206" w14:textId="77777777" w:rsidR="00206B10" w:rsidRDefault="00206B10">
      <w:pPr>
        <w:spacing w:line="259" w:lineRule="auto"/>
        <w:ind w:left="1076" w:right="90" w:hanging="1091"/>
        <w:rPr>
          <w:ins w:id="138" w:author="Brown,James T" w:date="2019-02-03T14:13:00Z"/>
          <w:color w:val="000000" w:themeColor="text1"/>
        </w:rPr>
      </w:pPr>
    </w:p>
    <w:p w14:paraId="17107B56" w14:textId="77777777" w:rsidR="00206B10" w:rsidRDefault="00206B10">
      <w:pPr>
        <w:spacing w:line="259" w:lineRule="auto"/>
        <w:ind w:left="1076" w:right="90" w:hanging="1091"/>
        <w:rPr>
          <w:ins w:id="139" w:author="Brown,James T" w:date="2019-02-03T14:13:00Z"/>
          <w:color w:val="000000" w:themeColor="text1"/>
        </w:rPr>
      </w:pPr>
    </w:p>
    <w:p w14:paraId="6E584CD5" w14:textId="77777777" w:rsidR="00206B10" w:rsidRDefault="00206B10">
      <w:pPr>
        <w:spacing w:line="259" w:lineRule="auto"/>
        <w:ind w:left="1076" w:right="90" w:hanging="1091"/>
        <w:rPr>
          <w:ins w:id="140" w:author="Brown,James T" w:date="2019-02-03T14:13:00Z"/>
          <w:color w:val="000000" w:themeColor="text1"/>
        </w:rPr>
      </w:pPr>
    </w:p>
    <w:p w14:paraId="4C88893B" w14:textId="77777777" w:rsidR="00206B10" w:rsidRDefault="00206B10">
      <w:pPr>
        <w:spacing w:line="259" w:lineRule="auto"/>
        <w:ind w:left="1076" w:right="90" w:hanging="1091"/>
        <w:rPr>
          <w:ins w:id="141" w:author="Brown,James T" w:date="2019-02-03T14:13:00Z"/>
          <w:color w:val="000000" w:themeColor="text1"/>
        </w:rPr>
      </w:pPr>
    </w:p>
    <w:p w14:paraId="2D056E08" w14:textId="77777777" w:rsidR="00206B10" w:rsidRDefault="00206B10">
      <w:pPr>
        <w:spacing w:line="259" w:lineRule="auto"/>
        <w:ind w:left="1076" w:right="90" w:hanging="1091"/>
        <w:rPr>
          <w:ins w:id="142" w:author="Brown,James T" w:date="2019-02-03T14:13:00Z"/>
          <w:color w:val="000000" w:themeColor="text1"/>
        </w:rPr>
      </w:pPr>
    </w:p>
    <w:p w14:paraId="445AFB54" w14:textId="77777777" w:rsidR="00206B10" w:rsidRDefault="00206B10">
      <w:pPr>
        <w:spacing w:line="259" w:lineRule="auto"/>
        <w:ind w:left="1076" w:right="90" w:hanging="1091"/>
        <w:rPr>
          <w:ins w:id="143" w:author="Brown,James T" w:date="2019-02-03T14:13:00Z"/>
          <w:color w:val="000000" w:themeColor="text1"/>
        </w:rPr>
      </w:pPr>
    </w:p>
    <w:p w14:paraId="716897DC" w14:textId="77777777" w:rsidR="00206B10" w:rsidRDefault="00206B10">
      <w:pPr>
        <w:spacing w:line="259" w:lineRule="auto"/>
        <w:ind w:left="1076" w:right="90" w:hanging="1091"/>
        <w:rPr>
          <w:ins w:id="144" w:author="Brown,James T" w:date="2019-02-03T14:13:00Z"/>
          <w:color w:val="000000" w:themeColor="text1"/>
        </w:rPr>
      </w:pPr>
    </w:p>
    <w:p w14:paraId="5496C4A9" w14:textId="77777777" w:rsidR="00206B10" w:rsidRDefault="00206B10">
      <w:pPr>
        <w:spacing w:line="259" w:lineRule="auto"/>
        <w:ind w:left="1076" w:right="90" w:hanging="1091"/>
        <w:rPr>
          <w:ins w:id="145" w:author="Brown,James T" w:date="2019-02-03T14:13:00Z"/>
          <w:color w:val="000000" w:themeColor="text1"/>
        </w:rPr>
      </w:pPr>
    </w:p>
    <w:p w14:paraId="37037D68" w14:textId="77777777" w:rsidR="00206B10" w:rsidRDefault="00206B10">
      <w:pPr>
        <w:spacing w:line="259" w:lineRule="auto"/>
        <w:ind w:left="1076" w:right="90" w:hanging="1091"/>
        <w:rPr>
          <w:ins w:id="146" w:author="Brown,James T" w:date="2019-02-03T14:13:00Z"/>
          <w:color w:val="000000" w:themeColor="text1"/>
        </w:rPr>
      </w:pPr>
    </w:p>
    <w:p w14:paraId="1BEEDBD8" w14:textId="77777777" w:rsidR="00206B10" w:rsidRDefault="00206B10">
      <w:pPr>
        <w:spacing w:line="259" w:lineRule="auto"/>
        <w:ind w:left="1076" w:right="90" w:hanging="1091"/>
        <w:rPr>
          <w:ins w:id="147" w:author="Brown,James T" w:date="2019-02-03T14:13:00Z"/>
          <w:color w:val="000000" w:themeColor="text1"/>
        </w:rPr>
      </w:pPr>
    </w:p>
    <w:p w14:paraId="3574B7E0" w14:textId="77777777" w:rsidR="00206B10" w:rsidRDefault="00206B10">
      <w:pPr>
        <w:spacing w:line="259" w:lineRule="auto"/>
        <w:ind w:left="1076" w:right="90" w:hanging="1091"/>
        <w:rPr>
          <w:ins w:id="148" w:author="Brown,James T" w:date="2019-02-03T14:13:00Z"/>
          <w:color w:val="000000" w:themeColor="text1"/>
        </w:rPr>
      </w:pPr>
    </w:p>
    <w:p w14:paraId="59BECE03" w14:textId="77777777" w:rsidR="00206B10" w:rsidRDefault="00206B10">
      <w:pPr>
        <w:spacing w:line="259" w:lineRule="auto"/>
        <w:ind w:left="1076" w:right="90" w:hanging="1091"/>
        <w:rPr>
          <w:ins w:id="149" w:author="Brown,James T" w:date="2019-02-03T14:11:00Z"/>
          <w:color w:val="000000" w:themeColor="text1"/>
        </w:rPr>
      </w:pPr>
    </w:p>
    <w:p w14:paraId="07F2276E"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50"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51"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ins w:id="152" w:author="Brown,James T" w:date="2019-02-03T14:13:00Z"/>
          <w:color w:val="000000" w:themeColor="text1"/>
        </w:rPr>
      </w:pPr>
    </w:p>
    <w:p w14:paraId="6F94A10C" w14:textId="77777777" w:rsidR="00206B10" w:rsidRDefault="00206B10">
      <w:pPr>
        <w:spacing w:line="259" w:lineRule="auto"/>
        <w:ind w:left="1076" w:right="90" w:hanging="1091"/>
        <w:rPr>
          <w:ins w:id="153" w:author="Brown,James T" w:date="2019-02-03T14:14:00Z"/>
          <w:color w:val="000000" w:themeColor="text1"/>
        </w:rPr>
      </w:pPr>
    </w:p>
    <w:p w14:paraId="33F3340F" w14:textId="77777777" w:rsidR="00206B10" w:rsidRDefault="00206B10">
      <w:pPr>
        <w:spacing w:line="259" w:lineRule="auto"/>
        <w:ind w:left="1076" w:right="90" w:hanging="1091"/>
        <w:rPr>
          <w:ins w:id="154" w:author="Brown,James T" w:date="2019-02-03T14:14:00Z"/>
          <w:color w:val="000000" w:themeColor="text1"/>
        </w:rPr>
      </w:pPr>
    </w:p>
    <w:p w14:paraId="1420F01B" w14:textId="77777777" w:rsidR="00206B10" w:rsidRDefault="00206B10">
      <w:pPr>
        <w:spacing w:line="259" w:lineRule="auto"/>
        <w:ind w:left="1076" w:right="90" w:hanging="1091"/>
        <w:rPr>
          <w:ins w:id="155" w:author="Brown,James T" w:date="2019-02-03T14:14:00Z"/>
          <w:color w:val="000000" w:themeColor="text1"/>
        </w:rPr>
      </w:pPr>
    </w:p>
    <w:p w14:paraId="4EA7E851" w14:textId="77777777" w:rsidR="00206B10" w:rsidRDefault="00206B10">
      <w:pPr>
        <w:spacing w:line="259" w:lineRule="auto"/>
        <w:ind w:left="1076" w:right="90" w:hanging="1091"/>
        <w:rPr>
          <w:ins w:id="156" w:author="Brown,James T" w:date="2019-02-03T14:14:00Z"/>
          <w:color w:val="000000" w:themeColor="text1"/>
        </w:rPr>
      </w:pPr>
    </w:p>
    <w:p w14:paraId="1A884139" w14:textId="77777777" w:rsidR="00206B10" w:rsidRDefault="00206B10">
      <w:pPr>
        <w:spacing w:line="259" w:lineRule="auto"/>
        <w:ind w:left="1076" w:right="90" w:hanging="1091"/>
        <w:rPr>
          <w:ins w:id="157" w:author="Brown,James T" w:date="2019-02-03T14:14:00Z"/>
          <w:color w:val="000000" w:themeColor="text1"/>
        </w:rPr>
      </w:pPr>
    </w:p>
    <w:p w14:paraId="783ADA5B" w14:textId="77777777" w:rsidR="00206B10" w:rsidRDefault="00206B10">
      <w:pPr>
        <w:spacing w:line="259" w:lineRule="auto"/>
        <w:ind w:left="1076" w:right="90" w:hanging="1091"/>
        <w:rPr>
          <w:ins w:id="158" w:author="Brown,James T" w:date="2019-02-03T14:14:00Z"/>
          <w:color w:val="000000" w:themeColor="text1"/>
        </w:rPr>
      </w:pPr>
    </w:p>
    <w:p w14:paraId="04D7CD2C" w14:textId="77777777" w:rsidR="00206B10" w:rsidRDefault="00206B10">
      <w:pPr>
        <w:spacing w:line="259" w:lineRule="auto"/>
        <w:ind w:left="1076" w:right="90" w:hanging="1091"/>
        <w:rPr>
          <w:ins w:id="159" w:author="Brown,James T" w:date="2019-02-03T14:14:00Z"/>
          <w:color w:val="000000" w:themeColor="text1"/>
        </w:rPr>
      </w:pPr>
    </w:p>
    <w:p w14:paraId="65E6CB0D" w14:textId="77777777" w:rsidR="00206B10" w:rsidRDefault="00206B10">
      <w:pPr>
        <w:spacing w:line="259" w:lineRule="auto"/>
        <w:ind w:left="1076" w:right="90" w:hanging="1091"/>
        <w:rPr>
          <w:ins w:id="160" w:author="Brown,James T" w:date="2019-02-03T14:14:00Z"/>
          <w:color w:val="000000" w:themeColor="text1"/>
        </w:rPr>
      </w:pPr>
    </w:p>
    <w:p w14:paraId="6208A928" w14:textId="77777777" w:rsidR="00206B10" w:rsidRDefault="00206B10">
      <w:pPr>
        <w:spacing w:line="259" w:lineRule="auto"/>
        <w:ind w:left="1076" w:right="90" w:hanging="1091"/>
        <w:rPr>
          <w:ins w:id="161" w:author="Brown,James T" w:date="2019-02-03T14:14:00Z"/>
          <w:color w:val="000000" w:themeColor="text1"/>
        </w:rPr>
      </w:pPr>
    </w:p>
    <w:p w14:paraId="014E51E8" w14:textId="77777777" w:rsidR="00206B10" w:rsidRDefault="00206B10">
      <w:pPr>
        <w:spacing w:line="259" w:lineRule="auto"/>
        <w:ind w:left="1076" w:right="90" w:hanging="1091"/>
        <w:rPr>
          <w:ins w:id="162" w:author="Brown,James T" w:date="2019-02-03T14:14:00Z"/>
          <w:color w:val="000000" w:themeColor="text1"/>
        </w:rPr>
      </w:pPr>
    </w:p>
    <w:p w14:paraId="34A8D3C0" w14:textId="77777777" w:rsidR="00206B10" w:rsidRDefault="00206B10">
      <w:pPr>
        <w:spacing w:line="259" w:lineRule="auto"/>
        <w:ind w:left="1076" w:right="90" w:hanging="1091"/>
        <w:rPr>
          <w:ins w:id="163" w:author="Brown,James T" w:date="2019-02-03T14:14:00Z"/>
          <w:color w:val="000000" w:themeColor="text1"/>
        </w:rPr>
      </w:pPr>
    </w:p>
    <w:p w14:paraId="4BD03582" w14:textId="77777777" w:rsidR="00206B10" w:rsidRDefault="00206B10">
      <w:pPr>
        <w:spacing w:line="259" w:lineRule="auto"/>
        <w:ind w:left="1076" w:right="90" w:hanging="1091"/>
        <w:rPr>
          <w:ins w:id="164" w:author="Brown,James T" w:date="2019-02-03T14:14:00Z"/>
          <w:color w:val="000000" w:themeColor="text1"/>
        </w:rPr>
      </w:pPr>
    </w:p>
    <w:p w14:paraId="0DA18985" w14:textId="77777777" w:rsidR="00206B10" w:rsidRDefault="00206B10">
      <w:pPr>
        <w:spacing w:line="259" w:lineRule="auto"/>
        <w:ind w:left="1076" w:right="90" w:hanging="1091"/>
        <w:rPr>
          <w:ins w:id="165" w:author="Brown,James T" w:date="2019-02-03T14:14:00Z"/>
          <w:color w:val="000000" w:themeColor="text1"/>
        </w:rPr>
      </w:pPr>
    </w:p>
    <w:p w14:paraId="0925617A" w14:textId="77777777" w:rsidR="00206B10" w:rsidRDefault="00206B10">
      <w:pPr>
        <w:spacing w:line="259" w:lineRule="auto"/>
        <w:ind w:left="1076" w:right="90" w:hanging="1091"/>
        <w:rPr>
          <w:ins w:id="166" w:author="Brown,James T" w:date="2019-02-03T14:14:00Z"/>
          <w:color w:val="000000" w:themeColor="text1"/>
        </w:rPr>
      </w:pPr>
    </w:p>
    <w:p w14:paraId="7A193499" w14:textId="77777777" w:rsidR="00206B10" w:rsidRDefault="00206B10">
      <w:pPr>
        <w:spacing w:line="259" w:lineRule="auto"/>
        <w:ind w:left="1076" w:right="90" w:hanging="1091"/>
        <w:rPr>
          <w:ins w:id="167" w:author="Brown,James T" w:date="2019-02-03T14:14:00Z"/>
          <w:color w:val="000000" w:themeColor="text1"/>
        </w:rPr>
      </w:pPr>
    </w:p>
    <w:p w14:paraId="3403C306" w14:textId="77777777" w:rsidR="00206B10" w:rsidRDefault="00206B10">
      <w:pPr>
        <w:spacing w:line="259" w:lineRule="auto"/>
        <w:ind w:left="1076" w:right="90" w:hanging="1091"/>
        <w:rPr>
          <w:ins w:id="168" w:author="Brown,James T" w:date="2019-02-03T14:14:00Z"/>
          <w:color w:val="000000" w:themeColor="text1"/>
        </w:rPr>
      </w:pPr>
    </w:p>
    <w:p w14:paraId="0F5D9752" w14:textId="77777777" w:rsidR="00206B10" w:rsidRDefault="00206B10">
      <w:pPr>
        <w:spacing w:line="259" w:lineRule="auto"/>
        <w:ind w:left="1076" w:right="90" w:hanging="1091"/>
        <w:rPr>
          <w:ins w:id="169" w:author="Brown,James T" w:date="2019-02-03T14:14:00Z"/>
          <w:color w:val="000000" w:themeColor="text1"/>
        </w:rPr>
      </w:pPr>
    </w:p>
    <w:p w14:paraId="1482EBF9" w14:textId="77777777" w:rsidR="00206B10" w:rsidRDefault="00206B10">
      <w:pPr>
        <w:spacing w:line="259" w:lineRule="auto"/>
        <w:ind w:left="1076" w:right="90" w:hanging="1091"/>
        <w:rPr>
          <w:ins w:id="170" w:author="Brown,James T" w:date="2019-02-03T14:14:00Z"/>
          <w:color w:val="000000" w:themeColor="text1"/>
        </w:rPr>
      </w:pPr>
    </w:p>
    <w:p w14:paraId="7DA3785C" w14:textId="77777777" w:rsidR="00206B10" w:rsidRDefault="00206B10">
      <w:pPr>
        <w:spacing w:line="259" w:lineRule="auto"/>
        <w:ind w:left="1076" w:right="90" w:hanging="1091"/>
        <w:rPr>
          <w:ins w:id="171" w:author="Brown,James T" w:date="2019-02-03T14:14:00Z"/>
          <w:color w:val="000000" w:themeColor="text1"/>
        </w:rPr>
      </w:pPr>
    </w:p>
    <w:p w14:paraId="034D5783" w14:textId="77777777" w:rsidR="00206B10" w:rsidRDefault="00206B10">
      <w:pPr>
        <w:spacing w:line="259" w:lineRule="auto"/>
        <w:ind w:left="1076" w:right="90" w:hanging="1091"/>
        <w:rPr>
          <w:ins w:id="172" w:author="Brown,James T" w:date="2019-02-03T14:14:00Z"/>
          <w:color w:val="000000" w:themeColor="text1"/>
        </w:rPr>
      </w:pPr>
    </w:p>
    <w:p w14:paraId="4922FA41" w14:textId="77777777" w:rsidR="00206B10" w:rsidRDefault="00206B10">
      <w:pPr>
        <w:spacing w:line="259" w:lineRule="auto"/>
        <w:ind w:left="1076" w:right="90" w:hanging="1091"/>
        <w:rPr>
          <w:ins w:id="173" w:author="Brown,James T" w:date="2019-02-03T14:14:00Z"/>
          <w:color w:val="000000" w:themeColor="text1"/>
        </w:rPr>
      </w:pPr>
    </w:p>
    <w:p w14:paraId="5DE77C43" w14:textId="77777777" w:rsidR="00206B10" w:rsidRDefault="00206B10">
      <w:pPr>
        <w:spacing w:line="259" w:lineRule="auto"/>
        <w:ind w:left="1076" w:right="90" w:hanging="1091"/>
        <w:rPr>
          <w:ins w:id="174" w:author="Brown,James T" w:date="2019-02-03T14:14:00Z"/>
          <w:color w:val="000000" w:themeColor="text1"/>
        </w:rPr>
      </w:pPr>
    </w:p>
    <w:p w14:paraId="1496EF5C" w14:textId="77777777" w:rsidR="00206B10" w:rsidRDefault="00206B10">
      <w:pPr>
        <w:spacing w:line="259" w:lineRule="auto"/>
        <w:ind w:left="1076" w:right="90" w:hanging="1091"/>
        <w:rPr>
          <w:ins w:id="175" w:author="Brown,James T" w:date="2019-02-03T14:14:00Z"/>
          <w:color w:val="000000" w:themeColor="text1"/>
        </w:rPr>
      </w:pPr>
    </w:p>
    <w:p w14:paraId="7D6947CD" w14:textId="77777777" w:rsidR="00206B10" w:rsidRDefault="00206B10">
      <w:pPr>
        <w:spacing w:line="259" w:lineRule="auto"/>
        <w:ind w:left="1076" w:right="90" w:hanging="1091"/>
        <w:rPr>
          <w:ins w:id="176" w:author="Brown,James T" w:date="2019-02-03T14:14:00Z"/>
          <w:color w:val="000000" w:themeColor="text1"/>
        </w:rPr>
      </w:pPr>
    </w:p>
    <w:p w14:paraId="4AF48A32" w14:textId="77777777" w:rsidR="00206B10" w:rsidRDefault="00206B10">
      <w:pPr>
        <w:spacing w:line="259" w:lineRule="auto"/>
        <w:ind w:left="1076" w:right="90" w:hanging="1091"/>
        <w:rPr>
          <w:ins w:id="177" w:author="Brown,James T" w:date="2019-02-03T14:13:00Z"/>
          <w:color w:val="000000" w:themeColor="text1"/>
        </w:rPr>
      </w:pPr>
    </w:p>
    <w:p w14:paraId="22666A6C" w14:textId="77777777" w:rsidR="00206B10" w:rsidRDefault="00206B10">
      <w:pPr>
        <w:spacing w:line="259" w:lineRule="auto"/>
        <w:ind w:left="1076" w:right="90" w:hanging="1091"/>
        <w:rPr>
          <w:ins w:id="178" w:author="Brown,James T" w:date="2019-02-03T14:14:00Z"/>
          <w:color w:val="000000" w:themeColor="text1"/>
        </w:rPr>
      </w:pPr>
    </w:p>
    <w:p w14:paraId="4E0D64E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79" w:author="Brown,James T" w:date="2019-02-03T14:14:00Z">
        <w:r>
          <w:rPr>
            <w:color w:val="000000" w:themeColor="text1"/>
          </w:rPr>
          <w:t>5</w:t>
        </w:r>
      </w:ins>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80"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ins w:id="181" w:author="Brown,James T" w:date="2019-02-03T14:14:00Z"/>
          <w:color w:val="000000" w:themeColor="text1"/>
        </w:rPr>
      </w:pPr>
    </w:p>
    <w:p w14:paraId="5CCFD587" w14:textId="77777777" w:rsidR="00206B10" w:rsidRDefault="00206B10">
      <w:pPr>
        <w:spacing w:line="259" w:lineRule="auto"/>
        <w:ind w:left="1076" w:right="90" w:hanging="1091"/>
        <w:rPr>
          <w:ins w:id="182" w:author="Brown,James T" w:date="2019-02-03T14:14:00Z"/>
          <w:color w:val="000000" w:themeColor="text1"/>
        </w:rPr>
      </w:pPr>
    </w:p>
    <w:p w14:paraId="2C3F7356" w14:textId="77777777" w:rsidR="00206B10" w:rsidRDefault="00206B10">
      <w:pPr>
        <w:spacing w:line="259" w:lineRule="auto"/>
        <w:ind w:left="1076" w:right="90" w:hanging="1091"/>
        <w:rPr>
          <w:ins w:id="183" w:author="Brown,James T" w:date="2019-02-03T14:14:00Z"/>
          <w:color w:val="000000" w:themeColor="text1"/>
        </w:rPr>
      </w:pPr>
    </w:p>
    <w:p w14:paraId="1938752C" w14:textId="77777777" w:rsidR="00206B10" w:rsidRDefault="00206B10">
      <w:pPr>
        <w:spacing w:line="259" w:lineRule="auto"/>
        <w:ind w:left="1076" w:right="90" w:hanging="1091"/>
        <w:rPr>
          <w:ins w:id="184" w:author="Brown,James T" w:date="2019-02-03T14:14:00Z"/>
          <w:color w:val="000000" w:themeColor="text1"/>
        </w:rPr>
      </w:pPr>
    </w:p>
    <w:p w14:paraId="25F3E50A" w14:textId="77777777" w:rsidR="00206B10" w:rsidRDefault="00206B10">
      <w:pPr>
        <w:spacing w:line="259" w:lineRule="auto"/>
        <w:ind w:left="1076" w:right="90" w:hanging="1091"/>
        <w:rPr>
          <w:ins w:id="185" w:author="Brown,James T" w:date="2019-02-03T14:14:00Z"/>
          <w:color w:val="000000" w:themeColor="text1"/>
        </w:rPr>
      </w:pPr>
    </w:p>
    <w:p w14:paraId="18A6721F" w14:textId="77777777" w:rsidR="00206B10" w:rsidRDefault="00206B10">
      <w:pPr>
        <w:spacing w:line="259" w:lineRule="auto"/>
        <w:ind w:left="1076" w:right="90" w:hanging="1091"/>
        <w:rPr>
          <w:ins w:id="186" w:author="Brown,James T" w:date="2019-02-03T14:14:00Z"/>
          <w:color w:val="000000" w:themeColor="text1"/>
        </w:rPr>
      </w:pPr>
    </w:p>
    <w:p w14:paraId="4474DFA9" w14:textId="77777777" w:rsidR="00206B10" w:rsidRDefault="00206B10">
      <w:pPr>
        <w:spacing w:line="259" w:lineRule="auto"/>
        <w:ind w:left="1076" w:right="90" w:hanging="1091"/>
        <w:rPr>
          <w:ins w:id="187" w:author="Brown,James T" w:date="2019-02-03T14:14:00Z"/>
          <w:color w:val="000000" w:themeColor="text1"/>
        </w:rPr>
      </w:pPr>
    </w:p>
    <w:p w14:paraId="52B52C69" w14:textId="77777777" w:rsidR="00206B10" w:rsidRDefault="00206B10">
      <w:pPr>
        <w:spacing w:line="259" w:lineRule="auto"/>
        <w:ind w:left="1076" w:right="90" w:hanging="1091"/>
        <w:rPr>
          <w:ins w:id="188" w:author="Brown,James T" w:date="2019-02-03T14:14:00Z"/>
          <w:color w:val="000000" w:themeColor="text1"/>
        </w:rPr>
      </w:pPr>
    </w:p>
    <w:p w14:paraId="0B75A611" w14:textId="77777777" w:rsidR="00206B10" w:rsidRDefault="00206B10">
      <w:pPr>
        <w:spacing w:line="259" w:lineRule="auto"/>
        <w:ind w:left="1076" w:right="90" w:hanging="1091"/>
        <w:rPr>
          <w:ins w:id="189" w:author="Brown,James T" w:date="2019-02-03T14:14:00Z"/>
          <w:color w:val="000000" w:themeColor="text1"/>
        </w:rPr>
      </w:pPr>
    </w:p>
    <w:p w14:paraId="3B709F8F" w14:textId="77777777" w:rsidR="00206B10" w:rsidRDefault="00206B10">
      <w:pPr>
        <w:spacing w:line="259" w:lineRule="auto"/>
        <w:ind w:left="1076" w:right="90" w:hanging="1091"/>
        <w:rPr>
          <w:ins w:id="190" w:author="Brown,James T" w:date="2019-02-03T14:14:00Z"/>
          <w:color w:val="000000" w:themeColor="text1"/>
        </w:rPr>
      </w:pPr>
    </w:p>
    <w:p w14:paraId="6AA6126E" w14:textId="77777777" w:rsidR="00206B10" w:rsidRDefault="00206B10">
      <w:pPr>
        <w:spacing w:line="259" w:lineRule="auto"/>
        <w:ind w:left="1076" w:right="90" w:hanging="1091"/>
        <w:rPr>
          <w:ins w:id="191" w:author="Brown,James T" w:date="2019-02-03T14:14:00Z"/>
          <w:color w:val="000000" w:themeColor="text1"/>
        </w:rPr>
      </w:pPr>
    </w:p>
    <w:p w14:paraId="001DEBDE" w14:textId="77777777" w:rsidR="00206B10" w:rsidRDefault="00206B10">
      <w:pPr>
        <w:spacing w:line="259" w:lineRule="auto"/>
        <w:ind w:left="1076" w:right="90" w:hanging="1091"/>
        <w:rPr>
          <w:ins w:id="192" w:author="Brown,James T" w:date="2019-02-03T14:14:00Z"/>
          <w:color w:val="000000" w:themeColor="text1"/>
        </w:rPr>
      </w:pPr>
    </w:p>
    <w:p w14:paraId="16EE5853" w14:textId="77777777" w:rsidR="00206B10" w:rsidRDefault="00206B10">
      <w:pPr>
        <w:spacing w:line="259" w:lineRule="auto"/>
        <w:ind w:left="1076" w:right="90" w:hanging="1091"/>
        <w:rPr>
          <w:ins w:id="193" w:author="Brown,James T" w:date="2019-02-03T14:14:00Z"/>
          <w:color w:val="000000" w:themeColor="text1"/>
        </w:rPr>
      </w:pPr>
    </w:p>
    <w:p w14:paraId="50BF363A" w14:textId="77777777" w:rsidR="00206B10" w:rsidRDefault="00206B10">
      <w:pPr>
        <w:spacing w:line="259" w:lineRule="auto"/>
        <w:ind w:left="1076" w:right="90" w:hanging="1091"/>
        <w:rPr>
          <w:ins w:id="194" w:author="Brown,James T" w:date="2019-02-03T14:14:00Z"/>
          <w:color w:val="000000" w:themeColor="text1"/>
        </w:rPr>
      </w:pPr>
    </w:p>
    <w:p w14:paraId="5290419E" w14:textId="77777777" w:rsidR="00206B10" w:rsidRDefault="00206B10">
      <w:pPr>
        <w:spacing w:line="259" w:lineRule="auto"/>
        <w:ind w:left="1076" w:right="90" w:hanging="1091"/>
        <w:rPr>
          <w:ins w:id="195" w:author="Brown,James T" w:date="2019-02-03T14:14:00Z"/>
          <w:color w:val="000000" w:themeColor="text1"/>
        </w:rPr>
      </w:pPr>
    </w:p>
    <w:p w14:paraId="033221B2" w14:textId="77777777" w:rsidR="00206B10" w:rsidRDefault="00206B10">
      <w:pPr>
        <w:spacing w:line="259" w:lineRule="auto"/>
        <w:ind w:left="1076" w:right="90" w:hanging="1091"/>
        <w:rPr>
          <w:ins w:id="196" w:author="Brown,James T" w:date="2019-02-03T14:14:00Z"/>
          <w:color w:val="000000" w:themeColor="text1"/>
        </w:rPr>
      </w:pPr>
    </w:p>
    <w:p w14:paraId="35434E3B" w14:textId="77777777" w:rsidR="00206B10" w:rsidRDefault="00206B10">
      <w:pPr>
        <w:spacing w:line="259" w:lineRule="auto"/>
        <w:ind w:left="1076" w:right="90" w:hanging="1091"/>
        <w:rPr>
          <w:ins w:id="197" w:author="Brown,James T" w:date="2019-02-03T14:14:00Z"/>
          <w:color w:val="000000" w:themeColor="text1"/>
        </w:rPr>
      </w:pPr>
    </w:p>
    <w:p w14:paraId="721CF97C" w14:textId="77777777" w:rsidR="00206B10" w:rsidRDefault="00206B10">
      <w:pPr>
        <w:spacing w:line="259" w:lineRule="auto"/>
        <w:ind w:left="1076" w:right="90" w:hanging="1091"/>
        <w:rPr>
          <w:ins w:id="198" w:author="Brown,James T" w:date="2019-02-03T14:14:00Z"/>
          <w:color w:val="000000" w:themeColor="text1"/>
        </w:rPr>
      </w:pPr>
    </w:p>
    <w:p w14:paraId="5C9C08E6" w14:textId="77777777" w:rsidR="00206B10" w:rsidRDefault="00206B10">
      <w:pPr>
        <w:spacing w:line="259" w:lineRule="auto"/>
        <w:ind w:left="1076" w:right="90" w:hanging="1091"/>
        <w:rPr>
          <w:ins w:id="199" w:author="Brown,James T" w:date="2019-02-03T14:14:00Z"/>
          <w:color w:val="000000" w:themeColor="text1"/>
        </w:rPr>
      </w:pPr>
    </w:p>
    <w:p w14:paraId="690E4D53" w14:textId="77777777" w:rsidR="00206B10" w:rsidRDefault="00206B10">
      <w:pPr>
        <w:spacing w:line="259" w:lineRule="auto"/>
        <w:ind w:left="1076" w:right="90" w:hanging="1091"/>
        <w:rPr>
          <w:ins w:id="200" w:author="Brown,James T" w:date="2019-02-03T14:14:00Z"/>
          <w:color w:val="000000" w:themeColor="text1"/>
        </w:rPr>
      </w:pPr>
    </w:p>
    <w:p w14:paraId="64B946F6" w14:textId="77777777" w:rsidR="00206B10" w:rsidRDefault="00206B10">
      <w:pPr>
        <w:spacing w:line="259" w:lineRule="auto"/>
        <w:ind w:left="1076" w:right="90" w:hanging="1091"/>
        <w:rPr>
          <w:ins w:id="201" w:author="Brown,James T" w:date="2019-02-03T14:14:00Z"/>
          <w:color w:val="000000" w:themeColor="text1"/>
        </w:rPr>
      </w:pPr>
    </w:p>
    <w:p w14:paraId="32E43518" w14:textId="77777777" w:rsidR="00206B10" w:rsidRDefault="00206B10">
      <w:pPr>
        <w:spacing w:line="259" w:lineRule="auto"/>
        <w:ind w:left="1076" w:right="90" w:hanging="1091"/>
        <w:rPr>
          <w:ins w:id="202" w:author="Brown,James T" w:date="2019-02-03T14:14:00Z"/>
          <w:color w:val="000000" w:themeColor="text1"/>
        </w:rPr>
      </w:pPr>
    </w:p>
    <w:p w14:paraId="77D59881" w14:textId="77777777" w:rsidR="00206B10" w:rsidRDefault="00206B10">
      <w:pPr>
        <w:spacing w:line="259" w:lineRule="auto"/>
        <w:ind w:left="1076" w:right="90" w:hanging="1091"/>
        <w:rPr>
          <w:ins w:id="203" w:author="Brown,James T" w:date="2019-02-03T14:14:00Z"/>
          <w:color w:val="000000" w:themeColor="text1"/>
        </w:rPr>
      </w:pPr>
    </w:p>
    <w:p w14:paraId="5848954E" w14:textId="77777777" w:rsidR="00206B10" w:rsidRDefault="00206B10">
      <w:pPr>
        <w:spacing w:line="259" w:lineRule="auto"/>
        <w:ind w:left="1076" w:right="90" w:hanging="1091"/>
        <w:rPr>
          <w:ins w:id="204" w:author="Brown,James T" w:date="2019-02-03T14:14:00Z"/>
          <w:color w:val="000000" w:themeColor="text1"/>
        </w:rPr>
      </w:pPr>
    </w:p>
    <w:p w14:paraId="7394C8B2" w14:textId="77777777" w:rsidR="00206B10" w:rsidRDefault="00206B10">
      <w:pPr>
        <w:spacing w:line="259" w:lineRule="auto"/>
        <w:ind w:left="1076" w:right="90" w:hanging="1091"/>
        <w:rPr>
          <w:ins w:id="205" w:author="Brown,James T" w:date="2019-02-03T14:14:00Z"/>
          <w:color w:val="000000" w:themeColor="text1"/>
        </w:rPr>
      </w:pPr>
    </w:p>
    <w:p w14:paraId="2DE43C11" w14:textId="77777777" w:rsidR="00206B10" w:rsidRDefault="00206B10">
      <w:pPr>
        <w:spacing w:line="259" w:lineRule="auto"/>
        <w:ind w:left="1076" w:right="90" w:hanging="1091"/>
        <w:rPr>
          <w:ins w:id="206" w:author="Brown,James T" w:date="2019-02-03T14:14:00Z"/>
          <w:color w:val="000000" w:themeColor="text1"/>
        </w:rPr>
      </w:pPr>
    </w:p>
    <w:p w14:paraId="27E12521" w14:textId="77777777" w:rsidR="00206B10" w:rsidRDefault="00206B10">
      <w:pPr>
        <w:spacing w:line="259" w:lineRule="auto"/>
        <w:ind w:left="1076" w:right="90" w:hanging="1091"/>
        <w:rPr>
          <w:ins w:id="207" w:author="Brown,James T" w:date="2019-02-03T14:14:00Z"/>
          <w:color w:val="000000" w:themeColor="text1"/>
        </w:rPr>
      </w:pPr>
    </w:p>
    <w:p w14:paraId="035A2B5F" w14:textId="77777777" w:rsidR="00206B10" w:rsidRDefault="00206B10">
      <w:pPr>
        <w:spacing w:line="259" w:lineRule="auto"/>
        <w:ind w:left="1076" w:right="90" w:hanging="1091"/>
        <w:rPr>
          <w:ins w:id="208" w:author="Brown,James T" w:date="2019-02-03T14:14:00Z"/>
          <w:color w:val="000000" w:themeColor="text1"/>
        </w:rPr>
      </w:pPr>
    </w:p>
    <w:p w14:paraId="353EA0D2" w14:textId="77777777" w:rsidR="00206B10" w:rsidRDefault="00206B10">
      <w:pPr>
        <w:spacing w:line="259" w:lineRule="auto"/>
        <w:ind w:left="1076" w:right="90" w:hanging="1091"/>
        <w:rPr>
          <w:ins w:id="209" w:author="Brown,James T" w:date="2019-02-03T14:14:00Z"/>
          <w:color w:val="000000" w:themeColor="text1"/>
        </w:rPr>
      </w:pPr>
    </w:p>
    <w:p w14:paraId="3EAC72CE" w14:textId="77777777" w:rsidR="00206B10" w:rsidRDefault="00206B10">
      <w:pPr>
        <w:spacing w:line="259" w:lineRule="auto"/>
        <w:ind w:left="1076" w:right="90" w:hanging="1091"/>
        <w:rPr>
          <w:ins w:id="210" w:author="Brown,James T" w:date="2019-02-03T14:14:00Z"/>
          <w:color w:val="000000" w:themeColor="text1"/>
        </w:rPr>
      </w:pPr>
    </w:p>
    <w:p w14:paraId="78BD0C7E" w14:textId="77777777" w:rsidR="00206B10" w:rsidRDefault="00206B10">
      <w:pPr>
        <w:spacing w:line="259" w:lineRule="auto"/>
        <w:ind w:left="1076" w:right="90" w:hanging="1091"/>
        <w:rPr>
          <w:ins w:id="211" w:author="Brown,James T" w:date="2019-02-03T14:14:00Z"/>
          <w:color w:val="000000" w:themeColor="text1"/>
        </w:rPr>
      </w:pPr>
    </w:p>
    <w:p w14:paraId="07953EC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12"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13"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3F9C7C29" w14:textId="77777777">
        <w:trPr>
          <w:trHeight w:val="374"/>
        </w:trPr>
        <w:tc>
          <w:tcPr>
            <w:tcW w:w="4909" w:type="dxa"/>
            <w:tcBorders>
              <w:top w:val="double" w:sz="3" w:space="0" w:color="000000"/>
              <w:left w:val="nil"/>
              <w:bottom w:val="single" w:sz="3" w:space="0" w:color="000000"/>
              <w:right w:val="nil"/>
            </w:tcBorders>
          </w:tcPr>
          <w:p w14:paraId="0397103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55614B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265077E"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8DD5F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A50DA4A" w14:textId="77777777">
        <w:trPr>
          <w:trHeight w:val="297"/>
        </w:trPr>
        <w:tc>
          <w:tcPr>
            <w:tcW w:w="4909" w:type="dxa"/>
            <w:tcBorders>
              <w:top w:val="single" w:sz="3" w:space="0" w:color="000000"/>
              <w:left w:val="nil"/>
              <w:bottom w:val="single" w:sz="3" w:space="0" w:color="000000"/>
              <w:right w:val="nil"/>
            </w:tcBorders>
          </w:tcPr>
          <w:p w14:paraId="7153FD2B"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3E2457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1338E85A"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9367C72" w14:textId="77777777" w:rsidR="006F58EA" w:rsidRPr="004F09C9" w:rsidRDefault="006F58EA">
            <w:pPr>
              <w:spacing w:after="160" w:line="259" w:lineRule="auto"/>
              <w:ind w:left="0" w:firstLine="0"/>
              <w:rPr>
                <w:color w:val="000000" w:themeColor="text1"/>
              </w:rPr>
            </w:pPr>
          </w:p>
        </w:tc>
      </w:tr>
      <w:tr w:rsidR="006F58EA" w:rsidRPr="004F09C9" w14:paraId="3A434D59" w14:textId="77777777">
        <w:trPr>
          <w:trHeight w:val="328"/>
        </w:trPr>
        <w:tc>
          <w:tcPr>
            <w:tcW w:w="4909" w:type="dxa"/>
            <w:tcBorders>
              <w:top w:val="single" w:sz="3" w:space="0" w:color="000000"/>
              <w:left w:val="nil"/>
              <w:bottom w:val="nil"/>
              <w:right w:val="nil"/>
            </w:tcBorders>
          </w:tcPr>
          <w:p w14:paraId="5AD2F7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A61D004"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457612A7"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DB66B68"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3BB010CC" w14:textId="77777777">
        <w:trPr>
          <w:trHeight w:val="494"/>
        </w:trPr>
        <w:tc>
          <w:tcPr>
            <w:tcW w:w="4909" w:type="dxa"/>
            <w:tcBorders>
              <w:top w:val="nil"/>
              <w:left w:val="nil"/>
              <w:bottom w:val="double" w:sz="3" w:space="0" w:color="000000"/>
              <w:right w:val="nil"/>
            </w:tcBorders>
          </w:tcPr>
          <w:p w14:paraId="42FB1DA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6ACA293"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17E5A943"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09B2A3B"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124F7D6" w14:textId="77777777">
        <w:trPr>
          <w:trHeight w:val="321"/>
        </w:trPr>
        <w:tc>
          <w:tcPr>
            <w:tcW w:w="4909" w:type="dxa"/>
            <w:tcBorders>
              <w:top w:val="double" w:sz="3" w:space="0" w:color="000000"/>
              <w:left w:val="nil"/>
              <w:bottom w:val="single" w:sz="3" w:space="0" w:color="000000"/>
              <w:right w:val="nil"/>
            </w:tcBorders>
          </w:tcPr>
          <w:p w14:paraId="6C81232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12E35C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4D11BE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5296C19" w14:textId="77777777" w:rsidR="006F58EA" w:rsidRPr="004F09C9" w:rsidRDefault="006F58EA">
            <w:pPr>
              <w:spacing w:after="160" w:line="259" w:lineRule="auto"/>
              <w:ind w:left="0" w:firstLine="0"/>
              <w:rPr>
                <w:color w:val="000000" w:themeColor="text1"/>
              </w:rPr>
            </w:pPr>
          </w:p>
        </w:tc>
      </w:tr>
      <w:tr w:rsidR="006F58EA" w:rsidRPr="004F09C9" w14:paraId="7E03E520" w14:textId="77777777">
        <w:trPr>
          <w:trHeight w:val="340"/>
        </w:trPr>
        <w:tc>
          <w:tcPr>
            <w:tcW w:w="4909" w:type="dxa"/>
            <w:tcBorders>
              <w:top w:val="single" w:sz="3" w:space="0" w:color="000000"/>
              <w:left w:val="nil"/>
              <w:bottom w:val="nil"/>
              <w:right w:val="nil"/>
            </w:tcBorders>
          </w:tcPr>
          <w:p w14:paraId="1244B73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1359716"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2FF22C97"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78A571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4379DF5" w14:textId="77777777">
        <w:trPr>
          <w:trHeight w:val="458"/>
        </w:trPr>
        <w:tc>
          <w:tcPr>
            <w:tcW w:w="4909" w:type="dxa"/>
            <w:tcBorders>
              <w:top w:val="nil"/>
              <w:left w:val="nil"/>
              <w:bottom w:val="single" w:sz="3" w:space="0" w:color="000000"/>
              <w:right w:val="nil"/>
            </w:tcBorders>
          </w:tcPr>
          <w:p w14:paraId="767A083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29A0F1B"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B4252A8"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A69B45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54B3969F" w14:textId="77777777" w:rsidR="00D27C9E" w:rsidRPr="004F09C9" w:rsidRDefault="00D27C9E">
      <w:pPr>
        <w:spacing w:line="259" w:lineRule="auto"/>
        <w:ind w:left="1076" w:right="90" w:hanging="1091"/>
        <w:rPr>
          <w:color w:val="000000" w:themeColor="text1"/>
        </w:rPr>
      </w:pPr>
    </w:p>
    <w:p w14:paraId="08A62AB5" w14:textId="77777777" w:rsidR="00D27C9E" w:rsidRDefault="00D27C9E">
      <w:pPr>
        <w:spacing w:line="259" w:lineRule="auto"/>
        <w:ind w:left="1076" w:right="90" w:hanging="1091"/>
        <w:rPr>
          <w:ins w:id="214" w:author="Brown,James T" w:date="2019-02-03T14:15:00Z"/>
          <w:color w:val="000000" w:themeColor="text1"/>
        </w:rPr>
      </w:pPr>
    </w:p>
    <w:p w14:paraId="69C1062B" w14:textId="77777777" w:rsidR="00206B10" w:rsidRDefault="00206B10">
      <w:pPr>
        <w:spacing w:line="259" w:lineRule="auto"/>
        <w:ind w:left="1076" w:right="90" w:hanging="1091"/>
        <w:rPr>
          <w:ins w:id="215" w:author="Brown,James T" w:date="2019-02-03T14:15:00Z"/>
          <w:color w:val="000000" w:themeColor="text1"/>
        </w:rPr>
      </w:pPr>
    </w:p>
    <w:p w14:paraId="2D16841A" w14:textId="77777777" w:rsidR="00206B10" w:rsidRDefault="00206B10">
      <w:pPr>
        <w:spacing w:line="259" w:lineRule="auto"/>
        <w:ind w:left="1076" w:right="90" w:hanging="1091"/>
        <w:rPr>
          <w:ins w:id="216" w:author="Brown,James T" w:date="2019-02-03T14:15:00Z"/>
          <w:color w:val="000000" w:themeColor="text1"/>
        </w:rPr>
      </w:pPr>
    </w:p>
    <w:p w14:paraId="53D6A32D" w14:textId="77777777" w:rsidR="00206B10" w:rsidRDefault="00206B10">
      <w:pPr>
        <w:spacing w:line="259" w:lineRule="auto"/>
        <w:ind w:left="1076" w:right="90" w:hanging="1091"/>
        <w:rPr>
          <w:ins w:id="217" w:author="Brown,James T" w:date="2019-02-03T14:15:00Z"/>
          <w:color w:val="000000" w:themeColor="text1"/>
        </w:rPr>
      </w:pPr>
    </w:p>
    <w:p w14:paraId="6C3EC4FE" w14:textId="77777777" w:rsidR="00206B10" w:rsidRDefault="00206B10">
      <w:pPr>
        <w:spacing w:line="259" w:lineRule="auto"/>
        <w:ind w:left="1076" w:right="90" w:hanging="1091"/>
        <w:rPr>
          <w:ins w:id="218" w:author="Brown,James T" w:date="2019-02-03T14:15:00Z"/>
          <w:color w:val="000000" w:themeColor="text1"/>
        </w:rPr>
      </w:pPr>
    </w:p>
    <w:p w14:paraId="3F1847B3" w14:textId="77777777" w:rsidR="00206B10" w:rsidRDefault="00206B10">
      <w:pPr>
        <w:spacing w:line="259" w:lineRule="auto"/>
        <w:ind w:left="1076" w:right="90" w:hanging="1091"/>
        <w:rPr>
          <w:ins w:id="219" w:author="Brown,James T" w:date="2019-02-03T14:15:00Z"/>
          <w:color w:val="000000" w:themeColor="text1"/>
        </w:rPr>
      </w:pPr>
    </w:p>
    <w:p w14:paraId="21836895" w14:textId="77777777" w:rsidR="00206B10" w:rsidRDefault="00206B10">
      <w:pPr>
        <w:spacing w:line="259" w:lineRule="auto"/>
        <w:ind w:left="1076" w:right="90" w:hanging="1091"/>
        <w:rPr>
          <w:ins w:id="220" w:author="Brown,James T" w:date="2019-02-03T14:15:00Z"/>
          <w:color w:val="000000" w:themeColor="text1"/>
        </w:rPr>
      </w:pPr>
    </w:p>
    <w:p w14:paraId="494FEBB4" w14:textId="77777777" w:rsidR="00206B10" w:rsidRDefault="00206B10">
      <w:pPr>
        <w:spacing w:line="259" w:lineRule="auto"/>
        <w:ind w:left="1076" w:right="90" w:hanging="1091"/>
        <w:rPr>
          <w:ins w:id="221" w:author="Brown,James T" w:date="2019-02-03T14:15:00Z"/>
          <w:color w:val="000000" w:themeColor="text1"/>
        </w:rPr>
      </w:pPr>
    </w:p>
    <w:p w14:paraId="1A122E7C" w14:textId="77777777" w:rsidR="00206B10" w:rsidRPr="004F09C9" w:rsidRDefault="00206B10">
      <w:pPr>
        <w:spacing w:line="259" w:lineRule="auto"/>
        <w:ind w:left="1076" w:right="90" w:hanging="1091"/>
        <w:rPr>
          <w:color w:val="000000" w:themeColor="text1"/>
        </w:rPr>
      </w:pPr>
    </w:p>
    <w:p w14:paraId="468E1992"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22"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23"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1303584A" w14:textId="77777777">
        <w:trPr>
          <w:trHeight w:val="374"/>
        </w:trPr>
        <w:tc>
          <w:tcPr>
            <w:tcW w:w="4923" w:type="dxa"/>
            <w:tcBorders>
              <w:top w:val="double" w:sz="3" w:space="0" w:color="000000"/>
              <w:left w:val="nil"/>
              <w:bottom w:val="single" w:sz="3" w:space="0" w:color="000000"/>
              <w:right w:val="nil"/>
            </w:tcBorders>
          </w:tcPr>
          <w:p w14:paraId="5477DDA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157FA49E"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CDAFD6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838B8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9E48156" w14:textId="77777777">
        <w:trPr>
          <w:trHeight w:val="297"/>
        </w:trPr>
        <w:tc>
          <w:tcPr>
            <w:tcW w:w="4923" w:type="dxa"/>
            <w:tcBorders>
              <w:top w:val="single" w:sz="3" w:space="0" w:color="000000"/>
              <w:left w:val="nil"/>
              <w:bottom w:val="single" w:sz="3" w:space="0" w:color="000000"/>
              <w:right w:val="nil"/>
            </w:tcBorders>
          </w:tcPr>
          <w:p w14:paraId="025EBB18"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073C41A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DAEF3B8"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BC89AB9" w14:textId="77777777" w:rsidR="006F58EA" w:rsidRPr="004F09C9" w:rsidRDefault="006F58EA">
            <w:pPr>
              <w:spacing w:after="160" w:line="259" w:lineRule="auto"/>
              <w:ind w:left="0" w:firstLine="0"/>
              <w:rPr>
                <w:color w:val="000000" w:themeColor="text1"/>
              </w:rPr>
            </w:pPr>
          </w:p>
        </w:tc>
      </w:tr>
      <w:tr w:rsidR="006F58EA" w:rsidRPr="004F09C9" w14:paraId="53A82958" w14:textId="77777777">
        <w:trPr>
          <w:trHeight w:val="340"/>
        </w:trPr>
        <w:tc>
          <w:tcPr>
            <w:tcW w:w="4923" w:type="dxa"/>
            <w:tcBorders>
              <w:top w:val="single" w:sz="3" w:space="0" w:color="000000"/>
              <w:left w:val="nil"/>
              <w:bottom w:val="nil"/>
              <w:right w:val="nil"/>
            </w:tcBorders>
          </w:tcPr>
          <w:p w14:paraId="5E42A56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DD165BF"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253922BC"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1BF651AD"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0ECF67E6" w14:textId="77777777">
        <w:trPr>
          <w:trHeight w:val="482"/>
        </w:trPr>
        <w:tc>
          <w:tcPr>
            <w:tcW w:w="4923" w:type="dxa"/>
            <w:tcBorders>
              <w:top w:val="nil"/>
              <w:left w:val="nil"/>
              <w:bottom w:val="double" w:sz="3" w:space="0" w:color="000000"/>
              <w:right w:val="nil"/>
            </w:tcBorders>
          </w:tcPr>
          <w:p w14:paraId="75470A7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168FD26"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73C48221"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4C11855"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05EC5FE" w14:textId="77777777">
        <w:trPr>
          <w:trHeight w:val="321"/>
        </w:trPr>
        <w:tc>
          <w:tcPr>
            <w:tcW w:w="4923" w:type="dxa"/>
            <w:tcBorders>
              <w:top w:val="double" w:sz="3" w:space="0" w:color="000000"/>
              <w:left w:val="nil"/>
              <w:bottom w:val="single" w:sz="3" w:space="0" w:color="000000"/>
              <w:right w:val="nil"/>
            </w:tcBorders>
          </w:tcPr>
          <w:p w14:paraId="45D18F1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136A2E9C"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AC952"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65A46E6" w14:textId="77777777" w:rsidR="006F58EA" w:rsidRPr="004F09C9" w:rsidRDefault="006F58EA">
            <w:pPr>
              <w:spacing w:after="160" w:line="259" w:lineRule="auto"/>
              <w:ind w:left="0" w:firstLine="0"/>
              <w:rPr>
                <w:color w:val="000000" w:themeColor="text1"/>
              </w:rPr>
            </w:pPr>
          </w:p>
        </w:tc>
      </w:tr>
      <w:tr w:rsidR="006F58EA" w:rsidRPr="004F09C9" w14:paraId="386E5147" w14:textId="77777777">
        <w:trPr>
          <w:trHeight w:val="340"/>
        </w:trPr>
        <w:tc>
          <w:tcPr>
            <w:tcW w:w="4923" w:type="dxa"/>
            <w:tcBorders>
              <w:top w:val="single" w:sz="3" w:space="0" w:color="000000"/>
              <w:left w:val="nil"/>
              <w:bottom w:val="nil"/>
              <w:right w:val="nil"/>
            </w:tcBorders>
          </w:tcPr>
          <w:p w14:paraId="1EDE4BF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115CA8D"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C08726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7B1A3BA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D99C553" w14:textId="77777777">
        <w:trPr>
          <w:trHeight w:val="458"/>
        </w:trPr>
        <w:tc>
          <w:tcPr>
            <w:tcW w:w="4923" w:type="dxa"/>
            <w:tcBorders>
              <w:top w:val="nil"/>
              <w:left w:val="nil"/>
              <w:bottom w:val="single" w:sz="3" w:space="0" w:color="000000"/>
              <w:right w:val="nil"/>
            </w:tcBorders>
          </w:tcPr>
          <w:p w14:paraId="7B30D6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BAF3CAB"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CB72D16"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0A496AF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F33C616" w14:textId="77777777" w:rsidR="00D27C9E" w:rsidRPr="004F09C9" w:rsidRDefault="00D27C9E">
      <w:pPr>
        <w:spacing w:line="259" w:lineRule="auto"/>
        <w:ind w:left="-5" w:right="90"/>
        <w:rPr>
          <w:color w:val="000000" w:themeColor="text1"/>
        </w:rPr>
      </w:pPr>
    </w:p>
    <w:p w14:paraId="10431808" w14:textId="77777777" w:rsidR="00D27C9E" w:rsidRPr="004F09C9" w:rsidRDefault="00D27C9E">
      <w:pPr>
        <w:spacing w:line="259" w:lineRule="auto"/>
        <w:ind w:left="-5" w:right="90"/>
        <w:rPr>
          <w:color w:val="000000" w:themeColor="text1"/>
        </w:rPr>
      </w:pPr>
    </w:p>
    <w:p w14:paraId="78FD9CCE" w14:textId="77777777" w:rsidR="00D27C9E" w:rsidRPr="004F09C9" w:rsidRDefault="00D27C9E">
      <w:pPr>
        <w:spacing w:line="259" w:lineRule="auto"/>
        <w:ind w:left="-5" w:right="90"/>
        <w:rPr>
          <w:color w:val="000000" w:themeColor="text1"/>
        </w:rPr>
      </w:pPr>
    </w:p>
    <w:p w14:paraId="347589FE" w14:textId="77777777" w:rsidR="00D27C9E" w:rsidRPr="004F09C9" w:rsidRDefault="00D27C9E">
      <w:pPr>
        <w:spacing w:line="259" w:lineRule="auto"/>
        <w:ind w:left="-5" w:right="90"/>
        <w:rPr>
          <w:color w:val="000000" w:themeColor="text1"/>
        </w:rPr>
      </w:pPr>
    </w:p>
    <w:p w14:paraId="1C3B9231" w14:textId="77777777" w:rsidR="00D27C9E" w:rsidRPr="004F09C9" w:rsidRDefault="00D27C9E">
      <w:pPr>
        <w:spacing w:line="259" w:lineRule="auto"/>
        <w:ind w:left="-5" w:right="90"/>
        <w:rPr>
          <w:color w:val="000000" w:themeColor="text1"/>
        </w:rPr>
      </w:pPr>
    </w:p>
    <w:p w14:paraId="34642F21" w14:textId="77777777" w:rsidR="00D27C9E" w:rsidRPr="004F09C9" w:rsidRDefault="00D27C9E">
      <w:pPr>
        <w:spacing w:line="259" w:lineRule="auto"/>
        <w:ind w:left="-5" w:right="90"/>
        <w:rPr>
          <w:color w:val="000000" w:themeColor="text1"/>
        </w:rPr>
      </w:pPr>
    </w:p>
    <w:p w14:paraId="0270C9DA" w14:textId="77777777" w:rsidR="00D27C9E" w:rsidRPr="004F09C9" w:rsidRDefault="00D27C9E">
      <w:pPr>
        <w:spacing w:line="259" w:lineRule="auto"/>
        <w:ind w:left="-5" w:right="90"/>
        <w:rPr>
          <w:color w:val="000000" w:themeColor="text1"/>
        </w:rPr>
      </w:pPr>
    </w:p>
    <w:p w14:paraId="3BFC60E6" w14:textId="77777777" w:rsidR="00D27C9E" w:rsidRPr="004F09C9" w:rsidRDefault="00D27C9E">
      <w:pPr>
        <w:spacing w:line="259" w:lineRule="auto"/>
        <w:ind w:left="-5" w:right="90"/>
        <w:rPr>
          <w:color w:val="000000" w:themeColor="text1"/>
        </w:rPr>
      </w:pPr>
    </w:p>
    <w:p w14:paraId="5C1E33F1" w14:textId="77777777" w:rsidR="00D27C9E" w:rsidRPr="004F09C9" w:rsidRDefault="00D27C9E">
      <w:pPr>
        <w:spacing w:line="259" w:lineRule="auto"/>
        <w:ind w:left="-5" w:right="90"/>
        <w:rPr>
          <w:color w:val="000000" w:themeColor="text1"/>
        </w:rPr>
      </w:pPr>
    </w:p>
    <w:p w14:paraId="0DBB93F9" w14:textId="77777777" w:rsidR="00D27C9E" w:rsidRPr="004F09C9" w:rsidRDefault="00D27C9E">
      <w:pPr>
        <w:spacing w:line="259" w:lineRule="auto"/>
        <w:ind w:left="-5" w:right="90"/>
        <w:rPr>
          <w:color w:val="000000" w:themeColor="text1"/>
        </w:rPr>
      </w:pPr>
    </w:p>
    <w:p w14:paraId="70286EC0"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24"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25"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2E6C1CB3" w14:textId="77777777">
        <w:trPr>
          <w:trHeight w:val="374"/>
        </w:trPr>
        <w:tc>
          <w:tcPr>
            <w:tcW w:w="5274" w:type="dxa"/>
            <w:tcBorders>
              <w:top w:val="double" w:sz="3" w:space="0" w:color="000000"/>
              <w:left w:val="nil"/>
              <w:bottom w:val="single" w:sz="3" w:space="0" w:color="000000"/>
              <w:right w:val="nil"/>
            </w:tcBorders>
          </w:tcPr>
          <w:p w14:paraId="5A2DBD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7DB0E07"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9B5E47C"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20B1687"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795F2E" w14:textId="77777777">
        <w:trPr>
          <w:trHeight w:val="297"/>
        </w:trPr>
        <w:tc>
          <w:tcPr>
            <w:tcW w:w="5274" w:type="dxa"/>
            <w:tcBorders>
              <w:top w:val="single" w:sz="3" w:space="0" w:color="000000"/>
              <w:left w:val="nil"/>
              <w:bottom w:val="single" w:sz="3" w:space="0" w:color="000000"/>
              <w:right w:val="nil"/>
            </w:tcBorders>
          </w:tcPr>
          <w:p w14:paraId="0495C8FC"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014C29BE"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1EA085B"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A4F7CF3" w14:textId="77777777" w:rsidR="006F58EA" w:rsidRPr="004F09C9" w:rsidRDefault="006F58EA">
            <w:pPr>
              <w:spacing w:after="160" w:line="259" w:lineRule="auto"/>
              <w:ind w:left="0" w:firstLine="0"/>
              <w:rPr>
                <w:color w:val="000000" w:themeColor="text1"/>
              </w:rPr>
            </w:pPr>
          </w:p>
        </w:tc>
      </w:tr>
      <w:tr w:rsidR="006F58EA" w:rsidRPr="004F09C9" w14:paraId="39BF64A0" w14:textId="77777777">
        <w:trPr>
          <w:trHeight w:val="328"/>
        </w:trPr>
        <w:tc>
          <w:tcPr>
            <w:tcW w:w="5274" w:type="dxa"/>
            <w:tcBorders>
              <w:top w:val="single" w:sz="3" w:space="0" w:color="000000"/>
              <w:left w:val="nil"/>
              <w:bottom w:val="nil"/>
              <w:right w:val="nil"/>
            </w:tcBorders>
          </w:tcPr>
          <w:p w14:paraId="7945269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6CE5BE73"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44C83518"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FA9A22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07C69D61" w14:textId="77777777">
        <w:trPr>
          <w:trHeight w:val="395"/>
        </w:trPr>
        <w:tc>
          <w:tcPr>
            <w:tcW w:w="5274" w:type="dxa"/>
            <w:tcBorders>
              <w:top w:val="nil"/>
              <w:left w:val="nil"/>
              <w:bottom w:val="nil"/>
              <w:right w:val="nil"/>
            </w:tcBorders>
          </w:tcPr>
          <w:p w14:paraId="7E84248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2E79C65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10BB41D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7AD99218"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15F99EF" w14:textId="77777777">
        <w:trPr>
          <w:trHeight w:val="395"/>
        </w:trPr>
        <w:tc>
          <w:tcPr>
            <w:tcW w:w="5274" w:type="dxa"/>
            <w:tcBorders>
              <w:top w:val="nil"/>
              <w:left w:val="nil"/>
              <w:bottom w:val="nil"/>
              <w:right w:val="nil"/>
            </w:tcBorders>
          </w:tcPr>
          <w:p w14:paraId="6990530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CEF821"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7F120518"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715A5444"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705390D5" w14:textId="77777777">
        <w:trPr>
          <w:trHeight w:val="494"/>
        </w:trPr>
        <w:tc>
          <w:tcPr>
            <w:tcW w:w="5274" w:type="dxa"/>
            <w:tcBorders>
              <w:top w:val="nil"/>
              <w:left w:val="nil"/>
              <w:bottom w:val="double" w:sz="3" w:space="0" w:color="000000"/>
              <w:right w:val="nil"/>
            </w:tcBorders>
          </w:tcPr>
          <w:p w14:paraId="3BA128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09ED643"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588EA506"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735DCB7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44F63F92" w14:textId="77777777">
        <w:trPr>
          <w:trHeight w:val="72"/>
        </w:trPr>
        <w:tc>
          <w:tcPr>
            <w:tcW w:w="5274" w:type="dxa"/>
            <w:tcBorders>
              <w:top w:val="double" w:sz="3" w:space="0" w:color="000000"/>
              <w:left w:val="nil"/>
              <w:bottom w:val="single" w:sz="3" w:space="0" w:color="000000"/>
              <w:right w:val="nil"/>
            </w:tcBorders>
          </w:tcPr>
          <w:p w14:paraId="50E83E47"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78AA103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F3D19C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6137ED9" w14:textId="77777777" w:rsidR="006F58EA" w:rsidRPr="004F09C9" w:rsidRDefault="006F58EA">
            <w:pPr>
              <w:spacing w:after="160" w:line="259" w:lineRule="auto"/>
              <w:ind w:left="0" w:firstLine="0"/>
              <w:rPr>
                <w:color w:val="000000" w:themeColor="text1"/>
              </w:rPr>
            </w:pPr>
          </w:p>
        </w:tc>
      </w:tr>
      <w:tr w:rsidR="006F58EA" w:rsidRPr="004F09C9" w14:paraId="187A0BA7" w14:textId="77777777">
        <w:trPr>
          <w:trHeight w:val="297"/>
        </w:trPr>
        <w:tc>
          <w:tcPr>
            <w:tcW w:w="5274" w:type="dxa"/>
            <w:tcBorders>
              <w:top w:val="single" w:sz="3" w:space="0" w:color="000000"/>
              <w:left w:val="nil"/>
              <w:bottom w:val="single" w:sz="3" w:space="0" w:color="000000"/>
              <w:right w:val="nil"/>
            </w:tcBorders>
          </w:tcPr>
          <w:p w14:paraId="35F19DB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13CD2A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6ACBC0"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D177897" w14:textId="77777777" w:rsidR="006F58EA" w:rsidRPr="004F09C9" w:rsidRDefault="006F58EA">
            <w:pPr>
              <w:spacing w:after="160" w:line="259" w:lineRule="auto"/>
              <w:ind w:left="0" w:firstLine="0"/>
              <w:rPr>
                <w:color w:val="000000" w:themeColor="text1"/>
              </w:rPr>
            </w:pPr>
          </w:p>
        </w:tc>
      </w:tr>
      <w:tr w:rsidR="006F58EA" w:rsidRPr="004F09C9" w14:paraId="7D896A96" w14:textId="77777777">
        <w:trPr>
          <w:trHeight w:val="328"/>
        </w:trPr>
        <w:tc>
          <w:tcPr>
            <w:tcW w:w="5274" w:type="dxa"/>
            <w:tcBorders>
              <w:top w:val="single" w:sz="3" w:space="0" w:color="000000"/>
              <w:left w:val="nil"/>
              <w:bottom w:val="nil"/>
              <w:right w:val="nil"/>
            </w:tcBorders>
          </w:tcPr>
          <w:p w14:paraId="1D1DD47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1C6DC2E9"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39DB3604"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29B41B56"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3C958D8C" w14:textId="77777777">
        <w:trPr>
          <w:trHeight w:val="395"/>
        </w:trPr>
        <w:tc>
          <w:tcPr>
            <w:tcW w:w="5274" w:type="dxa"/>
            <w:tcBorders>
              <w:top w:val="nil"/>
              <w:left w:val="nil"/>
              <w:bottom w:val="nil"/>
              <w:right w:val="nil"/>
            </w:tcBorders>
          </w:tcPr>
          <w:p w14:paraId="1BCAE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2F7254F"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6E5F353E"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558A7ACA"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07986D6A" w14:textId="77777777">
        <w:trPr>
          <w:trHeight w:val="494"/>
        </w:trPr>
        <w:tc>
          <w:tcPr>
            <w:tcW w:w="5274" w:type="dxa"/>
            <w:tcBorders>
              <w:top w:val="nil"/>
              <w:left w:val="nil"/>
              <w:bottom w:val="double" w:sz="3" w:space="0" w:color="000000"/>
              <w:right w:val="nil"/>
            </w:tcBorders>
          </w:tcPr>
          <w:p w14:paraId="5063F87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2640E24D"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2236665C"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C01AEB7"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479E2D52" w14:textId="77777777">
        <w:trPr>
          <w:trHeight w:val="321"/>
        </w:trPr>
        <w:tc>
          <w:tcPr>
            <w:tcW w:w="5274" w:type="dxa"/>
            <w:tcBorders>
              <w:top w:val="double" w:sz="3" w:space="0" w:color="000000"/>
              <w:left w:val="nil"/>
              <w:bottom w:val="single" w:sz="3" w:space="0" w:color="000000"/>
              <w:right w:val="nil"/>
            </w:tcBorders>
          </w:tcPr>
          <w:p w14:paraId="7DAA2131"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02C86305"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C8B6100"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A1520F4" w14:textId="77777777" w:rsidR="006F58EA" w:rsidRPr="004F09C9" w:rsidRDefault="006F58EA">
            <w:pPr>
              <w:spacing w:after="160" w:line="259" w:lineRule="auto"/>
              <w:ind w:left="0" w:firstLine="0"/>
              <w:rPr>
                <w:color w:val="000000" w:themeColor="text1"/>
              </w:rPr>
            </w:pPr>
          </w:p>
        </w:tc>
      </w:tr>
      <w:tr w:rsidR="006F58EA" w:rsidRPr="004F09C9" w14:paraId="16B78460" w14:textId="77777777">
        <w:trPr>
          <w:trHeight w:val="328"/>
        </w:trPr>
        <w:tc>
          <w:tcPr>
            <w:tcW w:w="5274" w:type="dxa"/>
            <w:tcBorders>
              <w:top w:val="single" w:sz="3" w:space="0" w:color="000000"/>
              <w:left w:val="nil"/>
              <w:bottom w:val="nil"/>
              <w:right w:val="nil"/>
            </w:tcBorders>
          </w:tcPr>
          <w:p w14:paraId="1A3D863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552ED9B"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1972364B"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998CB3"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AB50425" w14:textId="77777777">
        <w:trPr>
          <w:trHeight w:val="395"/>
        </w:trPr>
        <w:tc>
          <w:tcPr>
            <w:tcW w:w="5274" w:type="dxa"/>
            <w:tcBorders>
              <w:top w:val="nil"/>
              <w:left w:val="nil"/>
              <w:bottom w:val="nil"/>
              <w:right w:val="nil"/>
            </w:tcBorders>
          </w:tcPr>
          <w:p w14:paraId="195E06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71C17BD"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1BC78BC6"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5149E3CD"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2A9C4B86" w14:textId="77777777">
        <w:trPr>
          <w:trHeight w:val="470"/>
        </w:trPr>
        <w:tc>
          <w:tcPr>
            <w:tcW w:w="5274" w:type="dxa"/>
            <w:tcBorders>
              <w:top w:val="nil"/>
              <w:left w:val="nil"/>
              <w:bottom w:val="single" w:sz="3" w:space="0" w:color="000000"/>
              <w:right w:val="nil"/>
            </w:tcBorders>
          </w:tcPr>
          <w:p w14:paraId="2D6CBCA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3F8E623B"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45B4C2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4D860C8D"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ins w:id="226" w:author="Brown,James T" w:date="2019-02-10T17:35:00Z"/>
          <w:color w:val="000000" w:themeColor="text1"/>
        </w:rPr>
      </w:pPr>
    </w:p>
    <w:p w14:paraId="3E3D43EF" w14:textId="77777777" w:rsidR="00C34FA8" w:rsidRDefault="00C34FA8">
      <w:pPr>
        <w:spacing w:line="259" w:lineRule="auto"/>
        <w:ind w:left="1076" w:right="90" w:hanging="1091"/>
        <w:rPr>
          <w:ins w:id="227" w:author="Brown,James T" w:date="2019-02-10T17:35:00Z"/>
          <w:color w:val="000000" w:themeColor="text1"/>
        </w:rPr>
      </w:pPr>
    </w:p>
    <w:p w14:paraId="4F640F3A" w14:textId="77777777" w:rsidR="00C34FA8" w:rsidRDefault="00C34FA8">
      <w:pPr>
        <w:spacing w:line="259" w:lineRule="auto"/>
        <w:ind w:left="1076" w:right="90" w:hanging="1091"/>
        <w:rPr>
          <w:ins w:id="228" w:author="Brown,James T" w:date="2019-02-10T17:35:00Z"/>
          <w:color w:val="000000" w:themeColor="text1"/>
        </w:rPr>
      </w:pPr>
    </w:p>
    <w:p w14:paraId="4CA8F105" w14:textId="77777777" w:rsidR="00C34FA8" w:rsidRDefault="00C34FA8">
      <w:pPr>
        <w:spacing w:line="259" w:lineRule="auto"/>
        <w:ind w:left="1076" w:right="90" w:hanging="1091"/>
        <w:rPr>
          <w:ins w:id="229" w:author="Brown,James T" w:date="2019-02-10T17:35:00Z"/>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579D5646" w14:textId="77777777" w:rsidR="00D27C9E" w:rsidRPr="004F09C9" w:rsidRDefault="00D27C9E">
      <w:pPr>
        <w:spacing w:line="259" w:lineRule="auto"/>
        <w:ind w:left="1076" w:right="90" w:hanging="1091"/>
        <w:rPr>
          <w:color w:val="000000" w:themeColor="text1"/>
        </w:rPr>
      </w:pPr>
    </w:p>
    <w:p w14:paraId="4A03A574" w14:textId="77777777" w:rsidR="00D27C9E" w:rsidRPr="004F09C9" w:rsidRDefault="00D27C9E">
      <w:pPr>
        <w:spacing w:line="259" w:lineRule="auto"/>
        <w:ind w:left="1076" w:right="90" w:hanging="1091"/>
        <w:rPr>
          <w:color w:val="000000" w:themeColor="text1"/>
        </w:rPr>
      </w:pPr>
    </w:p>
    <w:p w14:paraId="08EF2DC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30"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31CFCD59" w14:textId="77777777">
        <w:trPr>
          <w:trHeight w:val="398"/>
        </w:trPr>
        <w:tc>
          <w:tcPr>
            <w:tcW w:w="5274" w:type="dxa"/>
            <w:tcBorders>
              <w:top w:val="double" w:sz="3" w:space="0" w:color="000000"/>
              <w:left w:val="nil"/>
              <w:bottom w:val="double" w:sz="3" w:space="0" w:color="000000"/>
              <w:right w:val="nil"/>
            </w:tcBorders>
          </w:tcPr>
          <w:p w14:paraId="5ABD096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11FB9B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5925A6B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147A45A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FABD1ED" w14:textId="77777777">
        <w:trPr>
          <w:trHeight w:val="321"/>
        </w:trPr>
        <w:tc>
          <w:tcPr>
            <w:tcW w:w="5274" w:type="dxa"/>
            <w:tcBorders>
              <w:top w:val="double" w:sz="3" w:space="0" w:color="000000"/>
              <w:left w:val="nil"/>
              <w:bottom w:val="single" w:sz="3" w:space="0" w:color="000000"/>
              <w:right w:val="nil"/>
            </w:tcBorders>
          </w:tcPr>
          <w:p w14:paraId="0C059E76"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4E9CC126"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EAAB60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171C77" w14:textId="77777777" w:rsidR="006F58EA" w:rsidRPr="004F09C9" w:rsidRDefault="006F58EA">
            <w:pPr>
              <w:spacing w:after="160" w:line="259" w:lineRule="auto"/>
              <w:ind w:left="0" w:firstLine="0"/>
              <w:rPr>
                <w:color w:val="000000" w:themeColor="text1"/>
              </w:rPr>
            </w:pPr>
          </w:p>
        </w:tc>
      </w:tr>
      <w:tr w:rsidR="006F58EA" w:rsidRPr="004F09C9" w14:paraId="1BD71A16" w14:textId="77777777">
        <w:trPr>
          <w:trHeight w:val="340"/>
        </w:trPr>
        <w:tc>
          <w:tcPr>
            <w:tcW w:w="5274" w:type="dxa"/>
            <w:tcBorders>
              <w:top w:val="single" w:sz="3" w:space="0" w:color="000000"/>
              <w:left w:val="nil"/>
              <w:bottom w:val="nil"/>
              <w:right w:val="nil"/>
            </w:tcBorders>
          </w:tcPr>
          <w:p w14:paraId="5DA162F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5F6159"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4D265A37"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535FC36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D49D077" w14:textId="77777777">
        <w:trPr>
          <w:trHeight w:val="384"/>
        </w:trPr>
        <w:tc>
          <w:tcPr>
            <w:tcW w:w="5274" w:type="dxa"/>
            <w:tcBorders>
              <w:top w:val="nil"/>
              <w:left w:val="nil"/>
              <w:bottom w:val="nil"/>
              <w:right w:val="nil"/>
            </w:tcBorders>
          </w:tcPr>
          <w:p w14:paraId="26107A2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612B4B43"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4F33769"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11A18A78"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7FDE43D2" w14:textId="77777777">
        <w:trPr>
          <w:trHeight w:val="395"/>
        </w:trPr>
        <w:tc>
          <w:tcPr>
            <w:tcW w:w="5274" w:type="dxa"/>
            <w:tcBorders>
              <w:top w:val="nil"/>
              <w:left w:val="nil"/>
              <w:bottom w:val="nil"/>
              <w:right w:val="nil"/>
            </w:tcBorders>
          </w:tcPr>
          <w:p w14:paraId="13CF72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185EAF09"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36D9F13"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F7C553A"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4C7974F8" w14:textId="77777777">
        <w:trPr>
          <w:trHeight w:val="494"/>
        </w:trPr>
        <w:tc>
          <w:tcPr>
            <w:tcW w:w="5274" w:type="dxa"/>
            <w:tcBorders>
              <w:top w:val="nil"/>
              <w:left w:val="nil"/>
              <w:bottom w:val="double" w:sz="3" w:space="0" w:color="000000"/>
              <w:right w:val="nil"/>
            </w:tcBorders>
          </w:tcPr>
          <w:p w14:paraId="0CDCC08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BD20064"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1265A28B"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60197A66"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3CB19BEA" w14:textId="77777777">
        <w:trPr>
          <w:trHeight w:val="321"/>
        </w:trPr>
        <w:tc>
          <w:tcPr>
            <w:tcW w:w="5274" w:type="dxa"/>
            <w:tcBorders>
              <w:top w:val="double" w:sz="3" w:space="0" w:color="000000"/>
              <w:left w:val="nil"/>
              <w:bottom w:val="single" w:sz="3" w:space="0" w:color="000000"/>
              <w:right w:val="nil"/>
            </w:tcBorders>
          </w:tcPr>
          <w:p w14:paraId="6A8926BB"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A9FCF9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FEABC46"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B45B805" w14:textId="77777777" w:rsidR="006F58EA" w:rsidRPr="004F09C9" w:rsidRDefault="006F58EA">
            <w:pPr>
              <w:spacing w:after="160" w:line="259" w:lineRule="auto"/>
              <w:ind w:left="0" w:firstLine="0"/>
              <w:rPr>
                <w:color w:val="000000" w:themeColor="text1"/>
              </w:rPr>
            </w:pPr>
          </w:p>
        </w:tc>
      </w:tr>
      <w:tr w:rsidR="006F58EA" w:rsidRPr="004F09C9" w14:paraId="4D35CC23" w14:textId="77777777">
        <w:trPr>
          <w:trHeight w:val="328"/>
        </w:trPr>
        <w:tc>
          <w:tcPr>
            <w:tcW w:w="5274" w:type="dxa"/>
            <w:tcBorders>
              <w:top w:val="single" w:sz="3" w:space="0" w:color="000000"/>
              <w:left w:val="nil"/>
              <w:bottom w:val="nil"/>
              <w:right w:val="nil"/>
            </w:tcBorders>
          </w:tcPr>
          <w:p w14:paraId="04B742D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58BFBFD"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664ED021"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78937D2B"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4BAA1C0D" w14:textId="77777777">
        <w:trPr>
          <w:trHeight w:val="395"/>
        </w:trPr>
        <w:tc>
          <w:tcPr>
            <w:tcW w:w="5274" w:type="dxa"/>
            <w:tcBorders>
              <w:top w:val="nil"/>
              <w:left w:val="nil"/>
              <w:bottom w:val="nil"/>
              <w:right w:val="nil"/>
            </w:tcBorders>
          </w:tcPr>
          <w:p w14:paraId="23E53B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C31F0D8"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12F15BD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05E45D7"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943FBA8" w14:textId="77777777">
        <w:trPr>
          <w:trHeight w:val="494"/>
        </w:trPr>
        <w:tc>
          <w:tcPr>
            <w:tcW w:w="5274" w:type="dxa"/>
            <w:tcBorders>
              <w:top w:val="nil"/>
              <w:left w:val="nil"/>
              <w:bottom w:val="double" w:sz="3" w:space="0" w:color="000000"/>
              <w:right w:val="nil"/>
            </w:tcBorders>
          </w:tcPr>
          <w:p w14:paraId="5802FB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57698F2"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31D627A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7FBCCE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9150845" w14:textId="77777777">
        <w:trPr>
          <w:trHeight w:val="321"/>
        </w:trPr>
        <w:tc>
          <w:tcPr>
            <w:tcW w:w="5274" w:type="dxa"/>
            <w:tcBorders>
              <w:top w:val="double" w:sz="3" w:space="0" w:color="000000"/>
              <w:left w:val="nil"/>
              <w:bottom w:val="single" w:sz="3" w:space="0" w:color="000000"/>
              <w:right w:val="nil"/>
            </w:tcBorders>
          </w:tcPr>
          <w:p w14:paraId="101A03D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5111541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0D32D0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0723982" w14:textId="77777777" w:rsidR="006F58EA" w:rsidRPr="004F09C9" w:rsidRDefault="006F58EA">
            <w:pPr>
              <w:spacing w:after="160" w:line="259" w:lineRule="auto"/>
              <w:ind w:left="0" w:firstLine="0"/>
              <w:rPr>
                <w:color w:val="000000" w:themeColor="text1"/>
              </w:rPr>
            </w:pPr>
          </w:p>
        </w:tc>
      </w:tr>
      <w:tr w:rsidR="006F58EA" w:rsidRPr="004F09C9" w14:paraId="68327CFC" w14:textId="77777777">
        <w:trPr>
          <w:trHeight w:val="340"/>
        </w:trPr>
        <w:tc>
          <w:tcPr>
            <w:tcW w:w="5274" w:type="dxa"/>
            <w:tcBorders>
              <w:top w:val="single" w:sz="3" w:space="0" w:color="000000"/>
              <w:left w:val="nil"/>
              <w:bottom w:val="nil"/>
              <w:right w:val="nil"/>
            </w:tcBorders>
          </w:tcPr>
          <w:p w14:paraId="56EB02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0DD13D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0C4F3112"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51A2C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31A36AA" w14:textId="77777777">
        <w:trPr>
          <w:trHeight w:val="395"/>
        </w:trPr>
        <w:tc>
          <w:tcPr>
            <w:tcW w:w="5274" w:type="dxa"/>
            <w:tcBorders>
              <w:top w:val="nil"/>
              <w:left w:val="nil"/>
              <w:bottom w:val="nil"/>
              <w:right w:val="nil"/>
            </w:tcBorders>
          </w:tcPr>
          <w:p w14:paraId="73F1D03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1ECD09A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3AF7E5F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533E2B91"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2137FA2C" w14:textId="77777777">
        <w:trPr>
          <w:trHeight w:val="458"/>
        </w:trPr>
        <w:tc>
          <w:tcPr>
            <w:tcW w:w="5274" w:type="dxa"/>
            <w:tcBorders>
              <w:top w:val="nil"/>
              <w:left w:val="nil"/>
              <w:bottom w:val="single" w:sz="3" w:space="0" w:color="000000"/>
              <w:right w:val="nil"/>
            </w:tcBorders>
          </w:tcPr>
          <w:p w14:paraId="6FAFDB3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878D2E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5E4085C5"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C58AED4"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B8526E6" w14:textId="77777777" w:rsidR="00D27C9E" w:rsidRPr="004F09C9" w:rsidRDefault="00D27C9E">
      <w:pPr>
        <w:spacing w:after="174" w:line="259" w:lineRule="auto"/>
        <w:ind w:right="80"/>
        <w:jc w:val="center"/>
        <w:rPr>
          <w:color w:val="000000" w:themeColor="text1"/>
        </w:rPr>
      </w:pPr>
    </w:p>
    <w:p w14:paraId="3E32393F" w14:textId="77777777" w:rsidR="00D27C9E" w:rsidRPr="004F09C9" w:rsidRDefault="00D27C9E">
      <w:pPr>
        <w:spacing w:after="174" w:line="259" w:lineRule="auto"/>
        <w:ind w:right="80"/>
        <w:jc w:val="center"/>
        <w:rPr>
          <w:color w:val="000000" w:themeColor="text1"/>
        </w:rPr>
      </w:pPr>
    </w:p>
    <w:p w14:paraId="27CAEABF" w14:textId="77777777" w:rsidR="00D27C9E" w:rsidRPr="004F09C9" w:rsidRDefault="00D27C9E">
      <w:pPr>
        <w:spacing w:after="174" w:line="259" w:lineRule="auto"/>
        <w:ind w:right="80"/>
        <w:jc w:val="center"/>
        <w:rPr>
          <w:color w:val="000000" w:themeColor="text1"/>
        </w:rPr>
      </w:pPr>
    </w:p>
    <w:p w14:paraId="2E9C7874" w14:textId="77777777" w:rsidR="00D27C9E" w:rsidRDefault="00D27C9E">
      <w:pPr>
        <w:spacing w:after="174" w:line="259" w:lineRule="auto"/>
        <w:ind w:right="80"/>
        <w:jc w:val="center"/>
        <w:rPr>
          <w:ins w:id="231" w:author="Brown,James T" w:date="2019-02-10T17:35:00Z"/>
          <w:color w:val="000000" w:themeColor="text1"/>
        </w:rPr>
      </w:pPr>
    </w:p>
    <w:p w14:paraId="43C5D687" w14:textId="77777777" w:rsidR="00C34FA8" w:rsidRDefault="00C34FA8">
      <w:pPr>
        <w:spacing w:after="174" w:line="259" w:lineRule="auto"/>
        <w:ind w:right="80"/>
        <w:jc w:val="center"/>
        <w:rPr>
          <w:ins w:id="232" w:author="Brown,James T" w:date="2019-02-10T17:35:00Z"/>
          <w:color w:val="000000" w:themeColor="text1"/>
        </w:rPr>
      </w:pPr>
    </w:p>
    <w:p w14:paraId="17C3D176" w14:textId="77777777" w:rsidR="00C34FA8" w:rsidRDefault="00C34FA8">
      <w:pPr>
        <w:spacing w:after="174" w:line="259" w:lineRule="auto"/>
        <w:ind w:right="80"/>
        <w:jc w:val="center"/>
        <w:rPr>
          <w:ins w:id="233" w:author="Brown,James T" w:date="2019-02-10T17:35:00Z"/>
          <w:color w:val="000000" w:themeColor="text1"/>
        </w:rPr>
      </w:pPr>
    </w:p>
    <w:p w14:paraId="4E475C3B" w14:textId="77777777" w:rsidR="00C34FA8" w:rsidRDefault="00C34FA8">
      <w:pPr>
        <w:spacing w:after="174" w:line="259" w:lineRule="auto"/>
        <w:ind w:right="80"/>
        <w:jc w:val="center"/>
        <w:rPr>
          <w:ins w:id="234" w:author="Brown,James T" w:date="2019-02-10T17:35:00Z"/>
          <w:color w:val="000000" w:themeColor="text1"/>
        </w:rPr>
      </w:pPr>
    </w:p>
    <w:p w14:paraId="22AA1E66" w14:textId="77777777" w:rsidR="00C34FA8" w:rsidRDefault="00C34FA8">
      <w:pPr>
        <w:spacing w:after="174" w:line="259" w:lineRule="auto"/>
        <w:ind w:right="80"/>
        <w:jc w:val="center"/>
        <w:rPr>
          <w:ins w:id="235" w:author="Brown,James T" w:date="2019-02-10T17:35:00Z"/>
          <w:color w:val="000000" w:themeColor="text1"/>
        </w:rPr>
      </w:pPr>
    </w:p>
    <w:p w14:paraId="735CF629" w14:textId="77777777" w:rsidR="00C34FA8" w:rsidRDefault="00C34FA8">
      <w:pPr>
        <w:spacing w:after="174" w:line="259" w:lineRule="auto"/>
        <w:ind w:right="80"/>
        <w:jc w:val="center"/>
        <w:rPr>
          <w:ins w:id="236" w:author="Brown,James T" w:date="2019-02-10T17:35:00Z"/>
          <w:color w:val="000000" w:themeColor="text1"/>
        </w:rPr>
      </w:pPr>
    </w:p>
    <w:p w14:paraId="505C6B32" w14:textId="77777777" w:rsidR="00C34FA8" w:rsidRDefault="00C34FA8">
      <w:pPr>
        <w:spacing w:after="174" w:line="259" w:lineRule="auto"/>
        <w:ind w:right="80"/>
        <w:jc w:val="center"/>
        <w:rPr>
          <w:ins w:id="237" w:author="Brown,James T" w:date="2019-02-10T17:35:00Z"/>
          <w:color w:val="000000" w:themeColor="text1"/>
        </w:rPr>
      </w:pPr>
    </w:p>
    <w:p w14:paraId="04893103" w14:textId="77777777" w:rsidR="00C34FA8" w:rsidRDefault="00C34FA8">
      <w:pPr>
        <w:spacing w:after="174" w:line="259" w:lineRule="auto"/>
        <w:ind w:right="80"/>
        <w:jc w:val="center"/>
        <w:rPr>
          <w:ins w:id="238" w:author="Brown,James T" w:date="2019-02-10T17:35:00Z"/>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w:t>
      </w:r>
      <w:proofErr w:type="spellStart"/>
      <w:r w:rsidRPr="004F09C9">
        <w:rPr>
          <w:color w:val="000000" w:themeColor="text1"/>
        </w:rPr>
        <w:t>voltinism</w:t>
      </w:r>
      <w:proofErr w:type="spellEnd"/>
      <w:r w:rsidRPr="004F09C9">
        <w:rPr>
          <w:color w:val="000000" w:themeColor="text1"/>
        </w:rPr>
        <w:t xml:space="preserve">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w:t>
      </w:r>
      <w:proofErr w:type="spellStart"/>
      <w:r w:rsidRPr="001B2751">
        <w:rPr>
          <w:i/>
          <w:color w:val="000000" w:themeColor="text1"/>
        </w:rPr>
        <w:t>nubilalis</w:t>
      </w:r>
      <w:proofErr w:type="spellEnd"/>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nubilalis</w:t>
      </w:r>
      <w:proofErr w:type="spellEnd"/>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w:t>
      </w:r>
      <w:proofErr w:type="spellStart"/>
      <w:r w:rsidRPr="004F09C9">
        <w:rPr>
          <w:color w:val="000000" w:themeColor="text1"/>
        </w:rPr>
        <w:t>Insecta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Dopman</w:t>
      </w:r>
      <w:proofErr w:type="spellEnd"/>
      <w:r w:rsidRPr="004F09C9">
        <w:rPr>
          <w:color w:val="000000" w:themeColor="text1"/>
        </w:rPr>
        <w:t xml:space="preserve">,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proofErr w:type="spellStart"/>
      <w:r w:rsidRPr="00FE68A9">
        <w:rPr>
          <w:color w:val="000000" w:themeColor="text1"/>
        </w:rPr>
        <w:t>Folch</w:t>
      </w:r>
      <w:proofErr w:type="spellEnd"/>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proofErr w:type="spellStart"/>
      <w:r w:rsidRPr="00344E94">
        <w:rPr>
          <w:i/>
          <w:color w:val="000000" w:themeColor="text1"/>
        </w:rPr>
        <w:t>Ostrinia</w:t>
      </w:r>
      <w:proofErr w:type="spellEnd"/>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nubilalis</w:t>
      </w:r>
      <w:proofErr w:type="spellEnd"/>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 xml:space="preserve">The economics of </w:t>
      </w:r>
      <w:proofErr w:type="spellStart"/>
      <w:r w:rsidRPr="004F09C9">
        <w:rPr>
          <w:color w:val="000000" w:themeColor="text1"/>
        </w:rPr>
        <w:t>Bt</w:t>
      </w:r>
      <w:proofErr w:type="spellEnd"/>
      <w:r w:rsidRPr="004F09C9">
        <w:rPr>
          <w:color w:val="000000" w:themeColor="text1"/>
        </w:rPr>
        <w:t xml:space="preserve">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proofErr w:type="spellStart"/>
      <w:r w:rsidRPr="001B2751">
        <w:rPr>
          <w:i/>
          <w:color w:val="000000" w:themeColor="text1"/>
        </w:rPr>
        <w:t>Ostrinia</w:t>
      </w:r>
      <w:proofErr w:type="spellEnd"/>
      <w:r w:rsidRPr="001B2751">
        <w:rPr>
          <w:i/>
          <w:color w:val="000000" w:themeColor="text1"/>
        </w:rPr>
        <w:t xml:space="preserve"> </w:t>
      </w:r>
      <w:proofErr w:type="spellStart"/>
      <w:r w:rsidRPr="001B2751">
        <w:rPr>
          <w:i/>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Levy, R. C., G. M. Kozak, C. B. Wadsworth, B. S. Coates, and E. B. </w:t>
      </w:r>
      <w:proofErr w:type="spellStart"/>
      <w:r w:rsidRPr="004F09C9">
        <w:rPr>
          <w:color w:val="000000" w:themeColor="text1"/>
        </w:rPr>
        <w:t>Dopman</w:t>
      </w:r>
      <w:proofErr w:type="spellEnd"/>
      <w:r w:rsidRPr="004F09C9">
        <w:rPr>
          <w:color w:val="000000" w:themeColor="text1"/>
        </w:rPr>
        <w:t>.</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w:t>
      </w:r>
      <w:proofErr w:type="spellStart"/>
      <w:r w:rsidRPr="004F09C9">
        <w:rPr>
          <w:color w:val="000000" w:themeColor="text1"/>
        </w:rPr>
        <w:t>Diptera</w:t>
      </w:r>
      <w:proofErr w:type="spellEnd"/>
      <w:r w:rsidRPr="004F09C9">
        <w:rPr>
          <w:color w:val="000000" w:themeColor="text1"/>
        </w:rPr>
        <w:t xml:space="preserve">: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proofErr w:type="spellStart"/>
      <w:r w:rsidRPr="00344E94">
        <w:rPr>
          <w:i/>
          <w:color w:val="000000" w:themeColor="text1"/>
        </w:rPr>
        <w:t>Ostrinia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 xml:space="preserve">European corn borer populations in New York based on sex pheromones and </w:t>
      </w:r>
      <w:proofErr w:type="spellStart"/>
      <w:r w:rsidRPr="004F09C9">
        <w:rPr>
          <w:color w:val="000000" w:themeColor="text1"/>
        </w:rPr>
        <w:t>voltinism</w:t>
      </w:r>
      <w:proofErr w:type="spellEnd"/>
      <w:r w:rsidRPr="004F09C9">
        <w:rPr>
          <w:color w:val="000000" w:themeColor="text1"/>
        </w:rPr>
        <w:t>.</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239"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39"/>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lastRenderedPageBreak/>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proofErr w:type="spellStart"/>
      <w:r w:rsidRPr="009C60B3">
        <w:rPr>
          <w:i/>
          <w:color w:val="000000" w:themeColor="text1"/>
        </w:rPr>
        <w:t>Ostrinia</w:t>
      </w:r>
      <w:proofErr w:type="spellEnd"/>
      <w:r w:rsidRPr="009C60B3">
        <w:rPr>
          <w:i/>
          <w:color w:val="000000" w:themeColor="text1"/>
        </w:rPr>
        <w:t xml:space="preserve"> </w:t>
      </w:r>
      <w:proofErr w:type="spellStart"/>
      <w:r w:rsidRPr="009C60B3">
        <w:rPr>
          <w:i/>
          <w:color w:val="000000" w:themeColor="text1"/>
        </w:rPr>
        <w:t>nubilalis</w:t>
      </w:r>
      <w:proofErr w:type="spellEnd"/>
      <w:r w:rsidRPr="009C60B3">
        <w:rPr>
          <w:i/>
          <w:color w:val="000000" w:themeColor="text1"/>
        </w:rPr>
        <w:t xml:space="preserve">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w:t>
      </w:r>
      <w:proofErr w:type="spellStart"/>
      <w:r w:rsidRPr="004F09C9">
        <w:rPr>
          <w:color w:val="000000" w:themeColor="text1"/>
        </w:rPr>
        <w:t>Dopman</w:t>
      </w:r>
      <w:proofErr w:type="spellEnd"/>
      <w:r w:rsidRPr="004F09C9">
        <w:rPr>
          <w:color w:val="000000" w:themeColor="text1"/>
        </w:rPr>
        <w:t xml:space="preserve">. 2015. A recombination suppressor contributes to ecological speciation in </w:t>
      </w:r>
      <w:proofErr w:type="spellStart"/>
      <w:r w:rsidRPr="009C60B3">
        <w:rPr>
          <w:i/>
          <w:color w:val="000000" w:themeColor="text1"/>
        </w:rPr>
        <w:t>Ostrinia</w:t>
      </w:r>
      <w:proofErr w:type="spellEnd"/>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240"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w:t>
      </w:r>
      <w:proofErr w:type="gramStart"/>
      <w:r w:rsidRPr="004F09C9">
        <w:rPr>
          <w:color w:val="000000" w:themeColor="text1"/>
        </w:rPr>
        <w:t>7:e</w:t>
      </w:r>
      <w:proofErr w:type="gramEnd"/>
      <w:r w:rsidRPr="004F09C9">
        <w:rPr>
          <w:color w:val="000000" w:themeColor="text1"/>
        </w:rPr>
        <w:t>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240"/>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77777777"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an" w:date="2019-02-15T09:25:00Z" w:initials="D">
    <w:p w14:paraId="6BA056E5" w14:textId="77777777" w:rsidR="00FA1A13" w:rsidRDefault="00FA1A13">
      <w:pPr>
        <w:pStyle w:val="CommentText"/>
      </w:pPr>
      <w:r>
        <w:rPr>
          <w:rStyle w:val="CommentReference"/>
        </w:rPr>
        <w:annotationRef/>
      </w:r>
      <w:r>
        <w:t xml:space="preserve">Please think about the logic of what you wrote and let’s revisit. </w:t>
      </w:r>
    </w:p>
  </w:comment>
  <w:comment w:id="3" w:author="Brown,James T" w:date="2019-02-15T14:07:00Z" w:initials="BT">
    <w:p w14:paraId="01326EA7" w14:textId="77777777" w:rsidR="00FA1A13" w:rsidRDefault="00FA1A13">
      <w:pPr>
        <w:pStyle w:val="CommentText"/>
      </w:pPr>
      <w:r>
        <w:rPr>
          <w:rStyle w:val="CommentReference"/>
        </w:rPr>
        <w:annotationRef/>
      </w:r>
      <w:r>
        <w:t>Witty is fine but make sure you are being accurate</w:t>
      </w:r>
    </w:p>
  </w:comment>
  <w:comment w:id="6" w:author="Brown,James T" w:date="2019-02-05T18:29:00Z" w:initials="BT">
    <w:p w14:paraId="06CBC008" w14:textId="77777777" w:rsidR="00FA1A13" w:rsidRDefault="00FA1A13">
      <w:pPr>
        <w:pStyle w:val="CommentText"/>
      </w:pPr>
      <w:r>
        <w:rPr>
          <w:rStyle w:val="CommentReference"/>
        </w:rPr>
        <w:annotationRef/>
      </w:r>
      <w:r>
        <w:t xml:space="preserve">The page numbers and labels are no longer connected and there may be some discrepancies  </w:t>
      </w:r>
    </w:p>
  </w:comment>
  <w:comment w:id="7" w:author="Brown,James T" w:date="2019-02-05T19:04:00Z" w:initials="BT">
    <w:p w14:paraId="5192B1B2" w14:textId="77777777" w:rsidR="00FA1A13" w:rsidRDefault="00FA1A13">
      <w:pPr>
        <w:pStyle w:val="CommentText"/>
      </w:pPr>
      <w:r>
        <w:rPr>
          <w:rStyle w:val="CommentReference"/>
        </w:rPr>
        <w:annotationRef/>
      </w:r>
      <w:r>
        <w:t>This list does not match text</w:t>
      </w:r>
    </w:p>
  </w:comment>
  <w:comment w:id="9" w:author="reviewer" w:date="2019-02-20T13:52:00Z" w:initials="a">
    <w:p w14:paraId="1D32AAAB" w14:textId="77777777" w:rsidR="00F71873" w:rsidRDefault="00F71873" w:rsidP="00F71873">
      <w:pPr>
        <w:pStyle w:val="CommentText"/>
      </w:pPr>
      <w:r>
        <w:rPr>
          <w:rStyle w:val="CommentReference"/>
        </w:rPr>
        <w:annotationRef/>
      </w:r>
      <w:r>
        <w:t>Where is this information from?</w:t>
      </w:r>
    </w:p>
  </w:comment>
  <w:comment w:id="10" w:author="Chemistry Group Computer" w:date="2019-02-21T15:40:00Z" w:initials="CGC">
    <w:p w14:paraId="3BCA2EB3" w14:textId="77777777" w:rsidR="00F71873" w:rsidRDefault="00F71873" w:rsidP="00F71873">
      <w:pPr>
        <w:pStyle w:val="CommentText"/>
        <w:ind w:left="0" w:firstLine="0"/>
      </w:pPr>
      <w:r>
        <w:rPr>
          <w:rStyle w:val="CommentReference"/>
        </w:rPr>
        <w:annotationRef/>
      </w:r>
      <w:r>
        <w:t>I added some more context to the statement to better get my point across about the affect climate change could have on the cues that predict seasonal changes.</w:t>
      </w:r>
    </w:p>
  </w:comment>
  <w:comment w:id="24" w:author="Dan Hahn" w:date="2019-02-20T14:31:00Z" w:initials="DH">
    <w:p w14:paraId="4C0A4849" w14:textId="77777777" w:rsidR="00FA1A13" w:rsidRDefault="00FA1A13">
      <w:pPr>
        <w:pStyle w:val="CommentText"/>
      </w:pPr>
      <w:r>
        <w:rPr>
          <w:rStyle w:val="CommentReference"/>
        </w:rPr>
        <w:annotationRef/>
      </w:r>
      <w:r>
        <w:t xml:space="preserve">Why do the figures not match? Why is this mentioned in the middle of a sentence? This kind of detail is tiresome. </w:t>
      </w:r>
    </w:p>
  </w:comment>
  <w:comment w:id="30" w:author="Dan Hahn" w:date="2019-02-20T14:53:00Z" w:initials="DH">
    <w:p w14:paraId="4183E77F" w14:textId="77777777" w:rsidR="00FA1A13" w:rsidRDefault="00FA1A13">
      <w:pPr>
        <w:pStyle w:val="CommentText"/>
      </w:pPr>
      <w:r>
        <w:rPr>
          <w:rStyle w:val="CommentReference"/>
        </w:rPr>
        <w:annotationRef/>
      </w:r>
      <w:r>
        <w:t xml:space="preserve">cite my reviews on diapause energetics here and/or </w:t>
      </w:r>
      <w:proofErr w:type="spellStart"/>
      <w:r>
        <w:t>sinclair</w:t>
      </w:r>
      <w:proofErr w:type="spellEnd"/>
      <w:r>
        <w:t xml:space="preserve"> 2015 review</w:t>
      </w:r>
    </w:p>
  </w:comment>
  <w:comment w:id="31" w:author="Dan Hahn" w:date="2019-02-20T14:54:00Z" w:initials="DH">
    <w:p w14:paraId="7C54B7D8" w14:textId="77777777" w:rsidR="00FA1A13" w:rsidRDefault="00FA1A13">
      <w:pPr>
        <w:pStyle w:val="CommentText"/>
      </w:pPr>
      <w:r>
        <w:rPr>
          <w:rStyle w:val="CommentReference"/>
        </w:rPr>
        <w:annotationRef/>
      </w:r>
      <w:r>
        <w:t xml:space="preserve">Here I want to see a summary of your results, not your predictions. </w:t>
      </w:r>
    </w:p>
  </w:comment>
  <w:comment w:id="35" w:author="Dan" w:date="2019-02-15T13:12:00Z" w:initials="D">
    <w:p w14:paraId="591DC8F6" w14:textId="77777777" w:rsidR="00FA1A13" w:rsidRDefault="00FA1A13">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36" w:author="Brown,James T" w:date="2019-02-20T01:09:00Z" w:initials="BT">
    <w:p w14:paraId="66B369FE" w14:textId="77777777" w:rsidR="00FA1A13" w:rsidRDefault="00FA1A13">
      <w:pPr>
        <w:pStyle w:val="CommentText"/>
      </w:pPr>
      <w:r>
        <w:rPr>
          <w:rStyle w:val="CommentReference"/>
        </w:rPr>
        <w:annotationRef/>
      </w:r>
      <w:r>
        <w:t xml:space="preserve">This comment has not been addressed yet </w:t>
      </w:r>
    </w:p>
  </w:comment>
  <w:comment w:id="39" w:author="Dan Hahn" w:date="2019-02-20T14:55:00Z" w:initials="DH">
    <w:p w14:paraId="0BF6334E" w14:textId="77777777" w:rsidR="00FA1A13" w:rsidRDefault="00FA1A13">
      <w:pPr>
        <w:pStyle w:val="CommentText"/>
      </w:pPr>
      <w:r>
        <w:rPr>
          <w:rStyle w:val="CommentReference"/>
        </w:rPr>
        <w:annotationRef/>
      </w:r>
      <w:r>
        <w:t xml:space="preserve">What higher metabolic rates? Be specific. </w:t>
      </w:r>
    </w:p>
  </w:comment>
  <w:comment w:id="42" w:author="Dan Hahn" w:date="2019-02-20T14:59:00Z" w:initials="DH">
    <w:p w14:paraId="7F1AFEBD" w14:textId="77777777" w:rsidR="00FA1A13" w:rsidRDefault="00FA1A13">
      <w:pPr>
        <w:pStyle w:val="CommentText"/>
      </w:pPr>
      <w:r>
        <w:rPr>
          <w:rStyle w:val="CommentReference"/>
        </w:rPr>
        <w:annotationRef/>
      </w:r>
      <w:r>
        <w:t>Why does this appear as a paragraph on it's own?</w:t>
      </w:r>
    </w:p>
  </w:comment>
  <w:comment w:id="47" w:author="Dan Hahn" w:date="2019-02-20T15:05:00Z" w:initials="DH">
    <w:p w14:paraId="49AB9CD5" w14:textId="77777777" w:rsidR="00FA1A13" w:rsidRDefault="00FA1A13">
      <w:pPr>
        <w:pStyle w:val="CommentText"/>
      </w:pPr>
      <w:r>
        <w:rPr>
          <w:rStyle w:val="CommentReference"/>
        </w:rPr>
        <w:annotationRef/>
      </w:r>
      <w:r>
        <w:t xml:space="preserve">What's with the spacing here? </w:t>
      </w:r>
    </w:p>
  </w:comment>
  <w:comment w:id="49" w:author="Dan Hahn" w:date="2019-02-20T15:07:00Z" w:initials="DH">
    <w:p w14:paraId="57AC811A" w14:textId="77777777" w:rsidR="00FA1A13" w:rsidRDefault="00FA1A13">
      <w:pPr>
        <w:pStyle w:val="CommentText"/>
      </w:pPr>
      <w:r>
        <w:rPr>
          <w:rStyle w:val="CommentReference"/>
        </w:rPr>
        <w:annotationRef/>
      </w:r>
      <w:r>
        <w:t xml:space="preserve">How much longer was their effective growing season? Was it long enough to get another generation in? If so, mention that in it's own sentence, not just sandwiched in below. </w:t>
      </w:r>
    </w:p>
  </w:comment>
  <w:comment w:id="50" w:author="Dan Hahn" w:date="2019-02-20T15:09:00Z" w:initials="DH">
    <w:p w14:paraId="0FE1A79A" w14:textId="77777777" w:rsidR="00FA1A13" w:rsidRDefault="00FA1A13">
      <w:pPr>
        <w:pStyle w:val="CommentText"/>
      </w:pPr>
      <w:r>
        <w:rPr>
          <w:rStyle w:val="CommentReference"/>
        </w:rPr>
        <w:annotationRef/>
      </w:r>
      <w:r>
        <w:t>really!</w:t>
      </w:r>
    </w:p>
  </w:comment>
  <w:comment w:id="53" w:author="Dan Hahn" w:date="2019-02-20T15:11:00Z" w:initials="DH">
    <w:p w14:paraId="5EE77AA9" w14:textId="77777777" w:rsidR="00B16CAF" w:rsidRDefault="00B16CAF">
      <w:pPr>
        <w:pStyle w:val="CommentText"/>
      </w:pPr>
      <w:r>
        <w:rPr>
          <w:rStyle w:val="CommentReference"/>
        </w:rPr>
        <w:annotationRef/>
      </w:r>
      <w:r>
        <w:t xml:space="preserve">Your discussion is still a bit slimmer than it could be, but let's move ahead knowing that Rob and John may demand more. </w:t>
      </w:r>
    </w:p>
  </w:comment>
  <w:comment w:id="58" w:author="Dan Hahn" w:date="2019-02-20T14:43:00Z" w:initials="DH">
    <w:p w14:paraId="71599CAD" w14:textId="77777777" w:rsidR="00FA1A13" w:rsidRDefault="00FA1A13">
      <w:pPr>
        <w:pStyle w:val="CommentText"/>
      </w:pPr>
      <w:r>
        <w:rPr>
          <w:rStyle w:val="CommentReference"/>
        </w:rPr>
        <w:annotationRef/>
      </w:r>
      <w:r>
        <w:t>Check yourself!</w:t>
      </w:r>
    </w:p>
  </w:comment>
  <w:comment w:id="61" w:author="Dan Hahn" w:date="2019-02-20T14:45:00Z" w:initials="DH">
    <w:p w14:paraId="15DC9FA6" w14:textId="77777777" w:rsidR="00FA1A13" w:rsidRDefault="00FA1A13">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 w:id="62" w:author="Dan Hahn" w:date="2019-02-20T14:46:00Z" w:initials="DH">
    <w:p w14:paraId="4BE54E17" w14:textId="77777777" w:rsidR="00FA1A13" w:rsidRDefault="00FA1A13">
      <w:pPr>
        <w:pStyle w:val="CommentText"/>
      </w:pPr>
      <w:r>
        <w:rPr>
          <w:rStyle w:val="CommentReference"/>
        </w:rPr>
        <w:annotationRef/>
      </w:r>
      <w:r>
        <w:t xml:space="preserve">This is really boring. Start your caption with the take-home point of the figure for all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4C0A4849" w15:done="0"/>
  <w15:commentEx w15:paraId="4183E77F" w15:done="0"/>
  <w15:commentEx w15:paraId="7C54B7D8" w15:done="0"/>
  <w15:commentEx w15:paraId="591DC8F6" w15:done="0"/>
  <w15:commentEx w15:paraId="66B369FE" w15:done="0"/>
  <w15:commentEx w15:paraId="0BF6334E" w15:done="0"/>
  <w15:commentEx w15:paraId="7F1AFEBD" w15:done="0"/>
  <w15:commentEx w15:paraId="49AB9CD5" w15:done="0"/>
  <w15:commentEx w15:paraId="57AC811A" w15:done="0"/>
  <w15:commentEx w15:paraId="0FE1A79A" w15:done="0"/>
  <w15:commentEx w15:paraId="5EE77AA9" w15:done="0"/>
  <w15:commentEx w15:paraId="71599CAD" w15:done="0"/>
  <w15:commentEx w15:paraId="15DC9FA6" w15:done="0"/>
  <w15:commentEx w15:paraId="4BE54E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4C0A4849" w16cid:durableId="20194D77"/>
  <w16cid:commentId w16cid:paraId="4183E77F" w16cid:durableId="20194D78"/>
  <w16cid:commentId w16cid:paraId="7C54B7D8" w16cid:durableId="20194D79"/>
  <w16cid:commentId w16cid:paraId="591DC8F6" w16cid:durableId="20194D7A"/>
  <w16cid:commentId w16cid:paraId="66B369FE" w16cid:durableId="20194D7B"/>
  <w16cid:commentId w16cid:paraId="0BF6334E" w16cid:durableId="20194D7C"/>
  <w16cid:commentId w16cid:paraId="7F1AFEBD" w16cid:durableId="20194D7D"/>
  <w16cid:commentId w16cid:paraId="49AB9CD5" w16cid:durableId="20194D7E"/>
  <w16cid:commentId w16cid:paraId="57AC811A" w16cid:durableId="20194D7F"/>
  <w16cid:commentId w16cid:paraId="0FE1A79A" w16cid:durableId="20194D80"/>
  <w16cid:commentId w16cid:paraId="5EE77AA9" w16cid:durableId="20194D81"/>
  <w16cid:commentId w16cid:paraId="71599CAD" w16cid:durableId="20194D82"/>
  <w16cid:commentId w16cid:paraId="15DC9FA6" w16cid:durableId="20194D83"/>
  <w16cid:commentId w16cid:paraId="4BE54E17" w16cid:durableId="20194D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EFDD" w14:textId="77777777" w:rsidR="00FA1A13" w:rsidRDefault="00FA1A13">
      <w:pPr>
        <w:spacing w:after="0" w:line="240" w:lineRule="auto"/>
      </w:pPr>
      <w:r>
        <w:separator/>
      </w:r>
    </w:p>
  </w:endnote>
  <w:endnote w:type="continuationSeparator" w:id="0">
    <w:p w14:paraId="03EF0EAA" w14:textId="77777777" w:rsidR="00FA1A13" w:rsidRDefault="00FA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FA1A13" w:rsidRDefault="00FA1A13">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FA1A13" w:rsidRDefault="00FA1A13">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FA1A13" w:rsidRDefault="00FA1A13">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FA1A13" w:rsidRDefault="00FA1A13">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FA1A13" w:rsidRDefault="00FA1A13">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FA1A13" w:rsidRDefault="00FA1A13">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FA1A13" w:rsidRDefault="00FA1A13">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FA1A13" w:rsidRDefault="00FA1A13">
    <w:pPr>
      <w:spacing w:after="0" w:line="259" w:lineRule="auto"/>
      <w:ind w:left="0" w:right="80" w:firstLine="0"/>
      <w:jc w:val="center"/>
    </w:pPr>
    <w:r>
      <w:fldChar w:fldCharType="begin"/>
    </w:r>
    <w:r>
      <w:instrText xml:space="preserve"> PAGE   \* MERGEFORMAT </w:instrText>
    </w:r>
    <w:r>
      <w:fldChar w:fldCharType="separate"/>
    </w:r>
    <w:r w:rsidR="00B16CAF">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FA1A13" w:rsidRDefault="00FA1A13">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75C96" w14:textId="77777777" w:rsidR="00FA1A13" w:rsidRDefault="00FA1A13">
      <w:pPr>
        <w:spacing w:after="0" w:line="240" w:lineRule="auto"/>
      </w:pPr>
      <w:r>
        <w:separator/>
      </w:r>
    </w:p>
  </w:footnote>
  <w:footnote w:type="continuationSeparator" w:id="0">
    <w:p w14:paraId="5899092D" w14:textId="77777777" w:rsidR="00FA1A13" w:rsidRDefault="00FA1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FA1A13" w:rsidRDefault="00FA1A1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FA1A13" w:rsidRDefault="00FA1A1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FA1A13" w:rsidRDefault="00FA1A1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FA1A13" w:rsidRDefault="00FA1A13">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FA1A13" w:rsidRDefault="00FA1A13">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FA1A13" w:rsidRDefault="00FA1A13">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FA1A13" w:rsidRDefault="00FA1A13">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FA1A13" w:rsidRDefault="00FA1A13">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FA1A13" w:rsidRDefault="00FA1A1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1pt;height:47.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8EA"/>
    <w:rsid w:val="000241BD"/>
    <w:rsid w:val="00025945"/>
    <w:rsid w:val="00047032"/>
    <w:rsid w:val="000472C3"/>
    <w:rsid w:val="00054F53"/>
    <w:rsid w:val="00062423"/>
    <w:rsid w:val="0006372C"/>
    <w:rsid w:val="0007129A"/>
    <w:rsid w:val="000978A9"/>
    <w:rsid w:val="000A008B"/>
    <w:rsid w:val="000A3338"/>
    <w:rsid w:val="000B42BD"/>
    <w:rsid w:val="000C1702"/>
    <w:rsid w:val="000D17FB"/>
    <w:rsid w:val="000D6E6E"/>
    <w:rsid w:val="000E1D1C"/>
    <w:rsid w:val="000E69EC"/>
    <w:rsid w:val="000F2684"/>
    <w:rsid w:val="000F7BF5"/>
    <w:rsid w:val="001011C2"/>
    <w:rsid w:val="00101994"/>
    <w:rsid w:val="00115239"/>
    <w:rsid w:val="0014256A"/>
    <w:rsid w:val="00147FCB"/>
    <w:rsid w:val="001545B6"/>
    <w:rsid w:val="001600C3"/>
    <w:rsid w:val="00172C25"/>
    <w:rsid w:val="0017795F"/>
    <w:rsid w:val="00182BD7"/>
    <w:rsid w:val="001906B7"/>
    <w:rsid w:val="001945C9"/>
    <w:rsid w:val="001A3D3B"/>
    <w:rsid w:val="001B1721"/>
    <w:rsid w:val="001B2751"/>
    <w:rsid w:val="001B705E"/>
    <w:rsid w:val="001C527C"/>
    <w:rsid w:val="001C689C"/>
    <w:rsid w:val="001C6E15"/>
    <w:rsid w:val="001D418B"/>
    <w:rsid w:val="001E7880"/>
    <w:rsid w:val="001F72E0"/>
    <w:rsid w:val="001F744C"/>
    <w:rsid w:val="00206B10"/>
    <w:rsid w:val="00210119"/>
    <w:rsid w:val="00213597"/>
    <w:rsid w:val="0023404A"/>
    <w:rsid w:val="00236194"/>
    <w:rsid w:val="002407FE"/>
    <w:rsid w:val="00246FC2"/>
    <w:rsid w:val="00247503"/>
    <w:rsid w:val="00251EBA"/>
    <w:rsid w:val="00271B96"/>
    <w:rsid w:val="00274996"/>
    <w:rsid w:val="00276582"/>
    <w:rsid w:val="002852DB"/>
    <w:rsid w:val="002959D9"/>
    <w:rsid w:val="002960D2"/>
    <w:rsid w:val="002B19B4"/>
    <w:rsid w:val="002B1BE1"/>
    <w:rsid w:val="002C384F"/>
    <w:rsid w:val="002C7438"/>
    <w:rsid w:val="002D0CB1"/>
    <w:rsid w:val="002D7BCE"/>
    <w:rsid w:val="002E1D44"/>
    <w:rsid w:val="002E45AE"/>
    <w:rsid w:val="002E461C"/>
    <w:rsid w:val="002F0CE8"/>
    <w:rsid w:val="00303713"/>
    <w:rsid w:val="00313940"/>
    <w:rsid w:val="00315D8F"/>
    <w:rsid w:val="00316A0E"/>
    <w:rsid w:val="00323875"/>
    <w:rsid w:val="003240C8"/>
    <w:rsid w:val="00333DE5"/>
    <w:rsid w:val="00336675"/>
    <w:rsid w:val="00345E06"/>
    <w:rsid w:val="0035668A"/>
    <w:rsid w:val="00356F97"/>
    <w:rsid w:val="003571AB"/>
    <w:rsid w:val="00362A5A"/>
    <w:rsid w:val="00362E05"/>
    <w:rsid w:val="003657F6"/>
    <w:rsid w:val="00365AF1"/>
    <w:rsid w:val="00385FDC"/>
    <w:rsid w:val="00387E32"/>
    <w:rsid w:val="003B2371"/>
    <w:rsid w:val="003B73A4"/>
    <w:rsid w:val="003C04C1"/>
    <w:rsid w:val="003C3E0E"/>
    <w:rsid w:val="003E7766"/>
    <w:rsid w:val="003F4583"/>
    <w:rsid w:val="004143C8"/>
    <w:rsid w:val="00415A22"/>
    <w:rsid w:val="0041772E"/>
    <w:rsid w:val="004179BB"/>
    <w:rsid w:val="00422199"/>
    <w:rsid w:val="00436603"/>
    <w:rsid w:val="004370E5"/>
    <w:rsid w:val="00445BE1"/>
    <w:rsid w:val="0045069E"/>
    <w:rsid w:val="00451DDE"/>
    <w:rsid w:val="004817D3"/>
    <w:rsid w:val="00483A1B"/>
    <w:rsid w:val="004861D9"/>
    <w:rsid w:val="0048650B"/>
    <w:rsid w:val="00490123"/>
    <w:rsid w:val="004917BE"/>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460F9"/>
    <w:rsid w:val="005509FF"/>
    <w:rsid w:val="00560914"/>
    <w:rsid w:val="0056454F"/>
    <w:rsid w:val="0057015C"/>
    <w:rsid w:val="00577533"/>
    <w:rsid w:val="0058403E"/>
    <w:rsid w:val="005877E3"/>
    <w:rsid w:val="00590864"/>
    <w:rsid w:val="00597966"/>
    <w:rsid w:val="005A5F4B"/>
    <w:rsid w:val="005B0AE8"/>
    <w:rsid w:val="005B2DDE"/>
    <w:rsid w:val="005B3839"/>
    <w:rsid w:val="005B385A"/>
    <w:rsid w:val="005C0337"/>
    <w:rsid w:val="005D0A52"/>
    <w:rsid w:val="005D279F"/>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1300"/>
    <w:rsid w:val="006736AE"/>
    <w:rsid w:val="006746F1"/>
    <w:rsid w:val="00676EC3"/>
    <w:rsid w:val="006775CF"/>
    <w:rsid w:val="00684AFF"/>
    <w:rsid w:val="00690360"/>
    <w:rsid w:val="00695B9E"/>
    <w:rsid w:val="00697C07"/>
    <w:rsid w:val="006B3D7A"/>
    <w:rsid w:val="006B6BE0"/>
    <w:rsid w:val="006D2398"/>
    <w:rsid w:val="006D5CC4"/>
    <w:rsid w:val="006E4F43"/>
    <w:rsid w:val="006F58EA"/>
    <w:rsid w:val="006F5AD1"/>
    <w:rsid w:val="006F5EF4"/>
    <w:rsid w:val="007014B5"/>
    <w:rsid w:val="00702570"/>
    <w:rsid w:val="00706B3A"/>
    <w:rsid w:val="00706DE6"/>
    <w:rsid w:val="007078CF"/>
    <w:rsid w:val="007217F9"/>
    <w:rsid w:val="00725EDF"/>
    <w:rsid w:val="007379D9"/>
    <w:rsid w:val="00754F0B"/>
    <w:rsid w:val="00771B0C"/>
    <w:rsid w:val="00774337"/>
    <w:rsid w:val="007B2067"/>
    <w:rsid w:val="007B4027"/>
    <w:rsid w:val="007B6F1F"/>
    <w:rsid w:val="007C1A3D"/>
    <w:rsid w:val="007C3B04"/>
    <w:rsid w:val="007F477F"/>
    <w:rsid w:val="007F6A28"/>
    <w:rsid w:val="007F71BB"/>
    <w:rsid w:val="00802C2B"/>
    <w:rsid w:val="00803A00"/>
    <w:rsid w:val="00815CA8"/>
    <w:rsid w:val="00815FCF"/>
    <w:rsid w:val="008179E2"/>
    <w:rsid w:val="008208FB"/>
    <w:rsid w:val="008225B1"/>
    <w:rsid w:val="008262F8"/>
    <w:rsid w:val="00827493"/>
    <w:rsid w:val="008364BC"/>
    <w:rsid w:val="00836E2F"/>
    <w:rsid w:val="00844C2B"/>
    <w:rsid w:val="008512BD"/>
    <w:rsid w:val="008853EC"/>
    <w:rsid w:val="008A020F"/>
    <w:rsid w:val="008C1CBB"/>
    <w:rsid w:val="008C20D0"/>
    <w:rsid w:val="008D03F4"/>
    <w:rsid w:val="008D7A38"/>
    <w:rsid w:val="008E5D13"/>
    <w:rsid w:val="008E6E23"/>
    <w:rsid w:val="008E70F7"/>
    <w:rsid w:val="008F5C7F"/>
    <w:rsid w:val="008F69F1"/>
    <w:rsid w:val="00901907"/>
    <w:rsid w:val="00901C16"/>
    <w:rsid w:val="00914942"/>
    <w:rsid w:val="0094006B"/>
    <w:rsid w:val="00941D82"/>
    <w:rsid w:val="0094291C"/>
    <w:rsid w:val="009514F6"/>
    <w:rsid w:val="00952DBE"/>
    <w:rsid w:val="0097178C"/>
    <w:rsid w:val="00973830"/>
    <w:rsid w:val="00980C2D"/>
    <w:rsid w:val="00983588"/>
    <w:rsid w:val="00983C43"/>
    <w:rsid w:val="00990B2E"/>
    <w:rsid w:val="00993EDE"/>
    <w:rsid w:val="009963D9"/>
    <w:rsid w:val="009972D1"/>
    <w:rsid w:val="00997F25"/>
    <w:rsid w:val="009B7A17"/>
    <w:rsid w:val="009C1240"/>
    <w:rsid w:val="009C22D2"/>
    <w:rsid w:val="009D38F1"/>
    <w:rsid w:val="009E5A7B"/>
    <w:rsid w:val="009E654B"/>
    <w:rsid w:val="009F6006"/>
    <w:rsid w:val="009F77D8"/>
    <w:rsid w:val="00A1298B"/>
    <w:rsid w:val="00A13F24"/>
    <w:rsid w:val="00A21756"/>
    <w:rsid w:val="00A221E4"/>
    <w:rsid w:val="00A32000"/>
    <w:rsid w:val="00A33568"/>
    <w:rsid w:val="00A37F0F"/>
    <w:rsid w:val="00A618CD"/>
    <w:rsid w:val="00A75D96"/>
    <w:rsid w:val="00A80103"/>
    <w:rsid w:val="00A87CB6"/>
    <w:rsid w:val="00AA1215"/>
    <w:rsid w:val="00AA5659"/>
    <w:rsid w:val="00AA6878"/>
    <w:rsid w:val="00AB6EF8"/>
    <w:rsid w:val="00AC10D3"/>
    <w:rsid w:val="00AC406C"/>
    <w:rsid w:val="00AD07F1"/>
    <w:rsid w:val="00AE4FA4"/>
    <w:rsid w:val="00AF74AF"/>
    <w:rsid w:val="00B04401"/>
    <w:rsid w:val="00B134B2"/>
    <w:rsid w:val="00B155A8"/>
    <w:rsid w:val="00B16CAF"/>
    <w:rsid w:val="00B2050F"/>
    <w:rsid w:val="00B211B5"/>
    <w:rsid w:val="00B22515"/>
    <w:rsid w:val="00B30EA8"/>
    <w:rsid w:val="00B47FF0"/>
    <w:rsid w:val="00B662AB"/>
    <w:rsid w:val="00B71FB5"/>
    <w:rsid w:val="00B97FE1"/>
    <w:rsid w:val="00BC1BD3"/>
    <w:rsid w:val="00BC2E50"/>
    <w:rsid w:val="00BD12C4"/>
    <w:rsid w:val="00BD276A"/>
    <w:rsid w:val="00BD5589"/>
    <w:rsid w:val="00BD7F7C"/>
    <w:rsid w:val="00BE155D"/>
    <w:rsid w:val="00BF1B56"/>
    <w:rsid w:val="00BF2F90"/>
    <w:rsid w:val="00BF42BE"/>
    <w:rsid w:val="00BF7588"/>
    <w:rsid w:val="00BF7E6C"/>
    <w:rsid w:val="00C01CC2"/>
    <w:rsid w:val="00C040FA"/>
    <w:rsid w:val="00C0546D"/>
    <w:rsid w:val="00C056A1"/>
    <w:rsid w:val="00C11ECF"/>
    <w:rsid w:val="00C136E2"/>
    <w:rsid w:val="00C34FA8"/>
    <w:rsid w:val="00C41DB6"/>
    <w:rsid w:val="00C66C78"/>
    <w:rsid w:val="00C66D59"/>
    <w:rsid w:val="00C76997"/>
    <w:rsid w:val="00C82911"/>
    <w:rsid w:val="00C82E8F"/>
    <w:rsid w:val="00C87443"/>
    <w:rsid w:val="00C87785"/>
    <w:rsid w:val="00C96BC2"/>
    <w:rsid w:val="00CA7658"/>
    <w:rsid w:val="00CB11F9"/>
    <w:rsid w:val="00CC258C"/>
    <w:rsid w:val="00CC4ED7"/>
    <w:rsid w:val="00CD2223"/>
    <w:rsid w:val="00CD4C44"/>
    <w:rsid w:val="00CE2926"/>
    <w:rsid w:val="00CE5B15"/>
    <w:rsid w:val="00CE6CA8"/>
    <w:rsid w:val="00CF1B1E"/>
    <w:rsid w:val="00CF55C9"/>
    <w:rsid w:val="00CF6A55"/>
    <w:rsid w:val="00D00400"/>
    <w:rsid w:val="00D00CC9"/>
    <w:rsid w:val="00D06134"/>
    <w:rsid w:val="00D158A8"/>
    <w:rsid w:val="00D24788"/>
    <w:rsid w:val="00D27C9E"/>
    <w:rsid w:val="00D46D38"/>
    <w:rsid w:val="00D6319F"/>
    <w:rsid w:val="00D66BA6"/>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21FFA"/>
    <w:rsid w:val="00E26727"/>
    <w:rsid w:val="00E3506E"/>
    <w:rsid w:val="00E3519C"/>
    <w:rsid w:val="00E3698F"/>
    <w:rsid w:val="00E36B65"/>
    <w:rsid w:val="00E371DB"/>
    <w:rsid w:val="00E50ACD"/>
    <w:rsid w:val="00E5235D"/>
    <w:rsid w:val="00E52F17"/>
    <w:rsid w:val="00E66393"/>
    <w:rsid w:val="00E72777"/>
    <w:rsid w:val="00E819EC"/>
    <w:rsid w:val="00E872D5"/>
    <w:rsid w:val="00E93C90"/>
    <w:rsid w:val="00EA0CCB"/>
    <w:rsid w:val="00EB1638"/>
    <w:rsid w:val="00EC3B40"/>
    <w:rsid w:val="00EE093B"/>
    <w:rsid w:val="00EF16C4"/>
    <w:rsid w:val="00EF3DED"/>
    <w:rsid w:val="00F06552"/>
    <w:rsid w:val="00F1002A"/>
    <w:rsid w:val="00F12617"/>
    <w:rsid w:val="00F2538A"/>
    <w:rsid w:val="00F30860"/>
    <w:rsid w:val="00F416C8"/>
    <w:rsid w:val="00F60F18"/>
    <w:rsid w:val="00F61314"/>
    <w:rsid w:val="00F62B02"/>
    <w:rsid w:val="00F62F69"/>
    <w:rsid w:val="00F67582"/>
    <w:rsid w:val="00F71873"/>
    <w:rsid w:val="00F7755A"/>
    <w:rsid w:val="00F87FE4"/>
    <w:rsid w:val="00F92B3D"/>
    <w:rsid w:val="00FA1A13"/>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E8283-7B42-4C1E-9469-2EB1C9083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77</Pages>
  <Words>40121</Words>
  <Characters>228694</Characters>
  <Application>Microsoft Office Word</Application>
  <DocSecurity>0</DocSecurity>
  <Lines>1905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Chemistry Group Computer</cp:lastModifiedBy>
  <cp:revision>2</cp:revision>
  <cp:lastPrinted>2019-02-12T17:16:00Z</cp:lastPrinted>
  <dcterms:created xsi:type="dcterms:W3CDTF">2019-02-21T21:23:00Z</dcterms:created>
  <dcterms:modified xsi:type="dcterms:W3CDTF">2019-02-21T21:23:00Z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