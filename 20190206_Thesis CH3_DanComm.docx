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48443" w14:textId="77777777" w:rsidR="006F58EA" w:rsidRPr="004F09C9" w:rsidRDefault="009B7A17" w:rsidP="00FB53D1">
      <w:pPr>
        <w:spacing w:line="259" w:lineRule="auto"/>
        <w:ind w:left="-5"/>
        <w:jc w:val="center"/>
        <w:rPr>
          <w:color w:val="000000" w:themeColor="text1"/>
        </w:rPr>
      </w:pPr>
      <w:commentRangeStart w:id="0"/>
      <w:r>
        <w:rPr>
          <w:color w:val="000000" w:themeColor="text1"/>
        </w:rPr>
        <w:t xml:space="preserve">ONLY THE FATTEST </w:t>
      </w:r>
      <w:r w:rsidR="00B662AB">
        <w:rPr>
          <w:color w:val="000000" w:themeColor="text1"/>
        </w:rPr>
        <w:t xml:space="preserve">MAY </w:t>
      </w:r>
      <w:r>
        <w:rPr>
          <w:color w:val="000000" w:themeColor="text1"/>
        </w:rPr>
        <w:t>SURVIVE</w:t>
      </w:r>
      <w:r w:rsidR="00333DE5">
        <w:rPr>
          <w:color w:val="000000" w:themeColor="text1"/>
        </w:rPr>
        <w:t xml:space="preserve">: </w:t>
      </w:r>
      <w:r>
        <w:rPr>
          <w:color w:val="000000" w:themeColor="text1"/>
        </w:rPr>
        <w:t xml:space="preserve">HOW </w:t>
      </w:r>
      <w:r w:rsidR="000978A9">
        <w:rPr>
          <w:color w:val="000000" w:themeColor="text1"/>
        </w:rPr>
        <w:t>GENOTYPE AFFECTS</w:t>
      </w:r>
      <w:r w:rsidR="00754F0B">
        <w:rPr>
          <w:color w:val="000000" w:themeColor="text1"/>
        </w:rPr>
        <w:t xml:space="preserve"> DIAPAUSE </w:t>
      </w:r>
      <w:r w:rsidR="000978A9">
        <w:rPr>
          <w:color w:val="000000" w:themeColor="text1"/>
        </w:rPr>
        <w:t xml:space="preserve">STRATEGY </w:t>
      </w:r>
      <w:commentRangeStart w:id="1"/>
      <w:r w:rsidR="000978A9">
        <w:rPr>
          <w:color w:val="000000" w:themeColor="text1"/>
        </w:rPr>
        <w:t xml:space="preserve">OF </w:t>
      </w:r>
      <w:commentRangeEnd w:id="1"/>
      <w:r w:rsidR="00C96BC2">
        <w:rPr>
          <w:rStyle w:val="CommentReference"/>
        </w:rPr>
        <w:commentReference w:id="1"/>
      </w:r>
      <w:r w:rsidR="00D27C9E" w:rsidRPr="004F09C9">
        <w:rPr>
          <w:color w:val="000000" w:themeColor="text1"/>
        </w:rPr>
        <w:t>EUROPEAN CORN BORER,</w:t>
      </w:r>
      <w:r w:rsidR="00754F0B">
        <w:rPr>
          <w:i/>
          <w:color w:val="000000" w:themeColor="text1"/>
        </w:rPr>
        <w:t xml:space="preserve"> </w:t>
      </w:r>
      <w:r w:rsidR="00D27C9E" w:rsidRPr="004F09C9">
        <w:rPr>
          <w:i/>
          <w:color w:val="000000" w:themeColor="text1"/>
        </w:rPr>
        <w:t xml:space="preserve">Ostrinia nubilalis </w:t>
      </w:r>
      <w:r w:rsidR="00D27C9E" w:rsidRPr="004F09C9">
        <w:rPr>
          <w:color w:val="000000" w:themeColor="text1"/>
        </w:rPr>
        <w:t>(LEPIDOPTERA: CRAMBIDAE)</w:t>
      </w:r>
      <w:commentRangeEnd w:id="0"/>
      <w:r w:rsidR="001600C3">
        <w:rPr>
          <w:rStyle w:val="CommentReference"/>
        </w:rPr>
        <w:commentReference w:id="0"/>
      </w:r>
    </w:p>
    <w:p w14:paraId="1D62CB5E" w14:textId="77777777" w:rsidR="00754F0B" w:rsidRDefault="00754F0B">
      <w:pPr>
        <w:spacing w:after="162" w:line="263" w:lineRule="auto"/>
        <w:jc w:val="center"/>
        <w:rPr>
          <w:color w:val="000000" w:themeColor="text1"/>
        </w:rPr>
      </w:pPr>
    </w:p>
    <w:p w14:paraId="7220A47F" w14:textId="77777777" w:rsidR="00754F0B" w:rsidRDefault="00754F0B">
      <w:pPr>
        <w:spacing w:after="162" w:line="263" w:lineRule="auto"/>
        <w:jc w:val="center"/>
        <w:rPr>
          <w:color w:val="000000" w:themeColor="text1"/>
        </w:rPr>
      </w:pPr>
    </w:p>
    <w:p w14:paraId="695383AF" w14:textId="77777777" w:rsidR="00754F0B" w:rsidRDefault="00754F0B">
      <w:pPr>
        <w:spacing w:after="162" w:line="263" w:lineRule="auto"/>
        <w:jc w:val="center"/>
        <w:rPr>
          <w:color w:val="000000" w:themeColor="text1"/>
        </w:rPr>
      </w:pPr>
    </w:p>
    <w:p w14:paraId="43EFD1FA" w14:textId="77777777" w:rsidR="00754F0B" w:rsidRDefault="00754F0B">
      <w:pPr>
        <w:spacing w:after="162" w:line="263" w:lineRule="auto"/>
        <w:jc w:val="center"/>
        <w:rPr>
          <w:color w:val="000000" w:themeColor="text1"/>
        </w:rPr>
      </w:pPr>
    </w:p>
    <w:p w14:paraId="625731E5" w14:textId="77777777" w:rsidR="00754F0B" w:rsidRDefault="00754F0B">
      <w:pPr>
        <w:spacing w:after="162" w:line="263" w:lineRule="auto"/>
        <w:jc w:val="center"/>
        <w:rPr>
          <w:color w:val="000000" w:themeColor="text1"/>
        </w:rPr>
      </w:pPr>
    </w:p>
    <w:p w14:paraId="4622025F" w14:textId="77777777" w:rsidR="00754F0B" w:rsidRDefault="00754F0B">
      <w:pPr>
        <w:spacing w:after="162" w:line="263" w:lineRule="auto"/>
        <w:jc w:val="center"/>
        <w:rPr>
          <w:color w:val="000000" w:themeColor="text1"/>
        </w:rPr>
      </w:pPr>
    </w:p>
    <w:p w14:paraId="21C1CABC" w14:textId="77777777" w:rsidR="00754F0B" w:rsidRDefault="00754F0B">
      <w:pPr>
        <w:spacing w:after="162" w:line="263" w:lineRule="auto"/>
        <w:jc w:val="center"/>
        <w:rPr>
          <w:color w:val="000000" w:themeColor="text1"/>
        </w:rPr>
      </w:pPr>
    </w:p>
    <w:p w14:paraId="228B4812" w14:textId="77777777" w:rsidR="00754F0B" w:rsidRDefault="00754F0B">
      <w:pPr>
        <w:spacing w:after="162" w:line="263" w:lineRule="auto"/>
        <w:jc w:val="center"/>
        <w:rPr>
          <w:color w:val="000000" w:themeColor="text1"/>
        </w:rPr>
      </w:pPr>
    </w:p>
    <w:p w14:paraId="54588FBD" w14:textId="77777777" w:rsidR="009B7A17" w:rsidRDefault="009B7A17" w:rsidP="001600C3">
      <w:pPr>
        <w:spacing w:after="162" w:line="263" w:lineRule="auto"/>
        <w:ind w:left="0" w:firstLine="0"/>
        <w:rPr>
          <w:color w:val="000000" w:themeColor="text1"/>
        </w:rPr>
      </w:pPr>
    </w:p>
    <w:p w14:paraId="648F1E26" w14:textId="77777777" w:rsidR="006F58EA" w:rsidRPr="004F09C9" w:rsidRDefault="00D27C9E">
      <w:pPr>
        <w:spacing w:after="162" w:line="263" w:lineRule="auto"/>
        <w:jc w:val="center"/>
        <w:rPr>
          <w:color w:val="000000" w:themeColor="text1"/>
        </w:rPr>
      </w:pPr>
      <w:r w:rsidRPr="004F09C9">
        <w:rPr>
          <w:color w:val="000000" w:themeColor="text1"/>
        </w:rPr>
        <w:t>By</w:t>
      </w:r>
    </w:p>
    <w:p w14:paraId="6184857F"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34025658" w14:textId="77777777" w:rsidR="006D2398" w:rsidRDefault="006D2398">
      <w:pPr>
        <w:spacing w:after="0" w:line="263" w:lineRule="auto"/>
        <w:jc w:val="center"/>
        <w:rPr>
          <w:ins w:id="2" w:author="Brown,James T" w:date="2019-02-03T13:07:00Z"/>
          <w:color w:val="000000" w:themeColor="text1"/>
        </w:rPr>
      </w:pPr>
    </w:p>
    <w:p w14:paraId="58B73573"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078A618F"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62CD6A30"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7D6F98F6"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3D4C1A4A"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2B996BB7" w14:textId="77777777" w:rsidR="00D27C9E" w:rsidRPr="004F09C9" w:rsidRDefault="00D27C9E" w:rsidP="00D27C9E">
      <w:pPr>
        <w:spacing w:after="162" w:line="263" w:lineRule="auto"/>
        <w:jc w:val="center"/>
        <w:rPr>
          <w:color w:val="000000" w:themeColor="text1"/>
        </w:rPr>
      </w:pPr>
    </w:p>
    <w:p w14:paraId="37C6155C" w14:textId="77777777" w:rsidR="00D27C9E" w:rsidRPr="004F09C9" w:rsidRDefault="00D27C9E" w:rsidP="00D27C9E">
      <w:pPr>
        <w:spacing w:after="162" w:line="263" w:lineRule="auto"/>
        <w:jc w:val="center"/>
        <w:rPr>
          <w:color w:val="000000" w:themeColor="text1"/>
        </w:rPr>
      </w:pPr>
    </w:p>
    <w:p w14:paraId="452E4802" w14:textId="77777777" w:rsidR="00D27C9E" w:rsidRPr="004F09C9" w:rsidRDefault="00D27C9E" w:rsidP="00D27C9E">
      <w:pPr>
        <w:spacing w:after="162" w:line="263" w:lineRule="auto"/>
        <w:jc w:val="center"/>
        <w:rPr>
          <w:color w:val="000000" w:themeColor="text1"/>
        </w:rPr>
      </w:pPr>
    </w:p>
    <w:p w14:paraId="1B8D498C" w14:textId="77777777" w:rsidR="00D27C9E" w:rsidRPr="004F09C9" w:rsidRDefault="00D27C9E" w:rsidP="00D27C9E">
      <w:pPr>
        <w:spacing w:after="162" w:line="263" w:lineRule="auto"/>
        <w:jc w:val="center"/>
        <w:rPr>
          <w:color w:val="000000" w:themeColor="text1"/>
        </w:rPr>
      </w:pPr>
    </w:p>
    <w:p w14:paraId="164B4B04" w14:textId="77777777" w:rsidR="00D27C9E" w:rsidRPr="004F09C9" w:rsidRDefault="00D27C9E" w:rsidP="00D27C9E">
      <w:pPr>
        <w:spacing w:after="162" w:line="263" w:lineRule="auto"/>
        <w:jc w:val="center"/>
        <w:rPr>
          <w:color w:val="000000" w:themeColor="text1"/>
        </w:rPr>
      </w:pPr>
    </w:p>
    <w:p w14:paraId="6189930C" w14:textId="77777777" w:rsidR="00D27C9E" w:rsidRPr="004F09C9" w:rsidRDefault="00D27C9E" w:rsidP="00D27C9E">
      <w:pPr>
        <w:spacing w:after="162" w:line="263" w:lineRule="auto"/>
        <w:jc w:val="center"/>
        <w:rPr>
          <w:color w:val="000000" w:themeColor="text1"/>
        </w:rPr>
      </w:pPr>
    </w:p>
    <w:p w14:paraId="75DB0ED8" w14:textId="77777777" w:rsidR="00D27C9E" w:rsidRPr="004F09C9" w:rsidRDefault="00D27C9E" w:rsidP="00D27C9E">
      <w:pPr>
        <w:spacing w:after="162" w:line="263" w:lineRule="auto"/>
        <w:jc w:val="center"/>
        <w:rPr>
          <w:color w:val="000000" w:themeColor="text1"/>
        </w:rPr>
      </w:pPr>
    </w:p>
    <w:p w14:paraId="6FD56C5A" w14:textId="77777777" w:rsidR="00D27C9E" w:rsidRPr="004F09C9" w:rsidRDefault="00D27C9E" w:rsidP="00D27C9E">
      <w:pPr>
        <w:spacing w:after="162" w:line="263" w:lineRule="auto"/>
        <w:jc w:val="center"/>
        <w:rPr>
          <w:color w:val="000000" w:themeColor="text1"/>
        </w:rPr>
      </w:pPr>
    </w:p>
    <w:p w14:paraId="69AAAA82" w14:textId="77777777" w:rsidR="00D27C9E" w:rsidRPr="004F09C9" w:rsidRDefault="00D27C9E" w:rsidP="00D27C9E">
      <w:pPr>
        <w:spacing w:after="162" w:line="263" w:lineRule="auto"/>
        <w:jc w:val="center"/>
        <w:rPr>
          <w:color w:val="000000" w:themeColor="text1"/>
        </w:rPr>
      </w:pPr>
    </w:p>
    <w:p w14:paraId="535C3A22" w14:textId="77777777" w:rsidR="00D27C9E" w:rsidRPr="004F09C9" w:rsidRDefault="00D27C9E" w:rsidP="00D27C9E">
      <w:pPr>
        <w:spacing w:after="162" w:line="263" w:lineRule="auto"/>
        <w:jc w:val="center"/>
        <w:rPr>
          <w:color w:val="000000" w:themeColor="text1"/>
        </w:rPr>
      </w:pPr>
    </w:p>
    <w:p w14:paraId="142EFC53" w14:textId="77777777" w:rsidR="00D27C9E" w:rsidRPr="004F09C9" w:rsidRDefault="00D27C9E" w:rsidP="00D27C9E">
      <w:pPr>
        <w:spacing w:after="162" w:line="263" w:lineRule="auto"/>
        <w:jc w:val="center"/>
        <w:rPr>
          <w:color w:val="000000" w:themeColor="text1"/>
        </w:rPr>
      </w:pPr>
    </w:p>
    <w:p w14:paraId="6992CB0D" w14:textId="77777777" w:rsidR="00D27C9E" w:rsidRPr="004F09C9" w:rsidRDefault="00D27C9E" w:rsidP="00D27C9E">
      <w:pPr>
        <w:spacing w:after="162" w:line="263" w:lineRule="auto"/>
        <w:jc w:val="center"/>
        <w:rPr>
          <w:color w:val="000000" w:themeColor="text1"/>
        </w:rPr>
      </w:pPr>
    </w:p>
    <w:p w14:paraId="3F8495D4" w14:textId="77777777" w:rsidR="00D27C9E" w:rsidRPr="004F09C9" w:rsidRDefault="00D27C9E" w:rsidP="00D27C9E">
      <w:pPr>
        <w:spacing w:after="162" w:line="263" w:lineRule="auto"/>
        <w:jc w:val="center"/>
        <w:rPr>
          <w:color w:val="000000" w:themeColor="text1"/>
        </w:rPr>
      </w:pPr>
    </w:p>
    <w:p w14:paraId="5C74B344"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547AC8D0" wp14:editId="0576B7BF">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040E1BF6" w14:textId="77777777" w:rsidR="00D27C9E" w:rsidRPr="004F09C9" w:rsidRDefault="00D27C9E">
      <w:pPr>
        <w:spacing w:line="259" w:lineRule="auto"/>
        <w:ind w:left="3226" w:right="90"/>
        <w:rPr>
          <w:color w:val="000000" w:themeColor="text1"/>
        </w:rPr>
      </w:pPr>
    </w:p>
    <w:p w14:paraId="2C536131" w14:textId="77777777" w:rsidR="00D27C9E" w:rsidRPr="004F09C9" w:rsidRDefault="00D27C9E">
      <w:pPr>
        <w:spacing w:line="259" w:lineRule="auto"/>
        <w:ind w:left="3226" w:right="90"/>
        <w:rPr>
          <w:color w:val="000000" w:themeColor="text1"/>
        </w:rPr>
      </w:pPr>
    </w:p>
    <w:p w14:paraId="15C470D1" w14:textId="77777777" w:rsidR="00D27C9E" w:rsidRPr="004F09C9" w:rsidRDefault="00D27C9E">
      <w:pPr>
        <w:spacing w:line="259" w:lineRule="auto"/>
        <w:ind w:left="3226" w:right="90"/>
        <w:rPr>
          <w:color w:val="000000" w:themeColor="text1"/>
        </w:rPr>
      </w:pPr>
    </w:p>
    <w:p w14:paraId="2C28B780" w14:textId="77777777" w:rsidR="00D27C9E" w:rsidRPr="004F09C9" w:rsidRDefault="00D27C9E">
      <w:pPr>
        <w:spacing w:line="259" w:lineRule="auto"/>
        <w:ind w:left="3226" w:right="90"/>
        <w:rPr>
          <w:color w:val="000000" w:themeColor="text1"/>
        </w:rPr>
      </w:pPr>
    </w:p>
    <w:p w14:paraId="31147E78" w14:textId="77777777" w:rsidR="00D27C9E" w:rsidRPr="004F09C9" w:rsidRDefault="00D27C9E">
      <w:pPr>
        <w:spacing w:line="259" w:lineRule="auto"/>
        <w:ind w:left="3226" w:right="90"/>
        <w:rPr>
          <w:color w:val="000000" w:themeColor="text1"/>
        </w:rPr>
      </w:pPr>
    </w:p>
    <w:p w14:paraId="7A449AAE" w14:textId="77777777" w:rsidR="00D27C9E" w:rsidRPr="004F09C9" w:rsidRDefault="00D27C9E">
      <w:pPr>
        <w:spacing w:line="259" w:lineRule="auto"/>
        <w:ind w:left="3226" w:right="90"/>
        <w:rPr>
          <w:color w:val="000000" w:themeColor="text1"/>
        </w:rPr>
      </w:pPr>
    </w:p>
    <w:p w14:paraId="34EF044A" w14:textId="77777777" w:rsidR="00D27C9E" w:rsidRPr="004F09C9" w:rsidRDefault="00D27C9E">
      <w:pPr>
        <w:spacing w:line="259" w:lineRule="auto"/>
        <w:ind w:left="3226" w:right="90"/>
        <w:rPr>
          <w:color w:val="000000" w:themeColor="text1"/>
        </w:rPr>
      </w:pPr>
    </w:p>
    <w:p w14:paraId="5084671E" w14:textId="77777777" w:rsidR="00D27C9E" w:rsidRPr="004F09C9" w:rsidRDefault="00D27C9E">
      <w:pPr>
        <w:spacing w:line="259" w:lineRule="auto"/>
        <w:ind w:left="3226" w:right="90"/>
        <w:rPr>
          <w:color w:val="000000" w:themeColor="text1"/>
        </w:rPr>
      </w:pPr>
    </w:p>
    <w:p w14:paraId="0274DABF" w14:textId="77777777" w:rsidR="00D27C9E" w:rsidRPr="004F09C9" w:rsidRDefault="00D27C9E">
      <w:pPr>
        <w:spacing w:line="259" w:lineRule="auto"/>
        <w:ind w:left="3226" w:right="90"/>
        <w:rPr>
          <w:color w:val="000000" w:themeColor="text1"/>
        </w:rPr>
      </w:pPr>
    </w:p>
    <w:p w14:paraId="57F873A1" w14:textId="77777777" w:rsidR="00D27C9E" w:rsidRPr="004F09C9" w:rsidRDefault="00D27C9E">
      <w:pPr>
        <w:spacing w:line="259" w:lineRule="auto"/>
        <w:ind w:left="3226" w:right="90"/>
        <w:rPr>
          <w:color w:val="000000" w:themeColor="text1"/>
        </w:rPr>
      </w:pPr>
    </w:p>
    <w:p w14:paraId="7178C1B4" w14:textId="77777777" w:rsidR="00D27C9E" w:rsidRPr="004F09C9" w:rsidRDefault="00D27C9E">
      <w:pPr>
        <w:spacing w:line="259" w:lineRule="auto"/>
        <w:ind w:left="3226" w:right="90"/>
        <w:rPr>
          <w:color w:val="000000" w:themeColor="text1"/>
        </w:rPr>
      </w:pPr>
    </w:p>
    <w:p w14:paraId="40ABFB8B" w14:textId="77777777" w:rsidR="00D27C9E" w:rsidRPr="004F09C9" w:rsidRDefault="00D27C9E">
      <w:pPr>
        <w:spacing w:line="259" w:lineRule="auto"/>
        <w:ind w:left="3226" w:right="90"/>
        <w:rPr>
          <w:color w:val="000000" w:themeColor="text1"/>
        </w:rPr>
      </w:pPr>
    </w:p>
    <w:p w14:paraId="20DDE5BB" w14:textId="77777777" w:rsidR="00D27C9E" w:rsidRPr="004F09C9" w:rsidRDefault="00D27C9E">
      <w:pPr>
        <w:spacing w:line="259" w:lineRule="auto"/>
        <w:ind w:left="3226" w:right="90"/>
        <w:rPr>
          <w:color w:val="000000" w:themeColor="text1"/>
        </w:rPr>
      </w:pPr>
    </w:p>
    <w:p w14:paraId="7BC2EF6D" w14:textId="77777777" w:rsidR="00D27C9E" w:rsidRPr="004F09C9" w:rsidRDefault="00D27C9E">
      <w:pPr>
        <w:spacing w:line="259" w:lineRule="auto"/>
        <w:ind w:left="3226" w:right="90"/>
        <w:rPr>
          <w:color w:val="000000" w:themeColor="text1"/>
        </w:rPr>
      </w:pPr>
    </w:p>
    <w:p w14:paraId="00682728" w14:textId="77777777" w:rsidR="00D27C9E" w:rsidRPr="004F09C9" w:rsidRDefault="00D27C9E">
      <w:pPr>
        <w:spacing w:line="259" w:lineRule="auto"/>
        <w:ind w:left="3226" w:right="90"/>
        <w:rPr>
          <w:color w:val="000000" w:themeColor="text1"/>
        </w:rPr>
      </w:pPr>
    </w:p>
    <w:p w14:paraId="36B2D511" w14:textId="77777777" w:rsidR="00D27C9E" w:rsidRPr="004F09C9" w:rsidRDefault="00D27C9E">
      <w:pPr>
        <w:spacing w:line="259" w:lineRule="auto"/>
        <w:ind w:left="3226" w:right="90"/>
        <w:rPr>
          <w:color w:val="000000" w:themeColor="text1"/>
        </w:rPr>
      </w:pPr>
    </w:p>
    <w:p w14:paraId="05A4B51D" w14:textId="77777777" w:rsidR="00D27C9E" w:rsidRPr="004F09C9" w:rsidRDefault="00D27C9E">
      <w:pPr>
        <w:spacing w:line="259" w:lineRule="auto"/>
        <w:ind w:left="3226" w:right="90"/>
        <w:rPr>
          <w:color w:val="000000" w:themeColor="text1"/>
        </w:rPr>
      </w:pPr>
    </w:p>
    <w:p w14:paraId="1AC4C36C" w14:textId="77777777" w:rsidR="00D27C9E" w:rsidRPr="004F09C9" w:rsidRDefault="00D27C9E">
      <w:pPr>
        <w:spacing w:line="259" w:lineRule="auto"/>
        <w:ind w:left="3226" w:right="90"/>
        <w:rPr>
          <w:color w:val="000000" w:themeColor="text1"/>
        </w:rPr>
      </w:pPr>
    </w:p>
    <w:p w14:paraId="0989CE52" w14:textId="77777777" w:rsidR="00D27C9E" w:rsidRPr="004F09C9" w:rsidRDefault="00D27C9E">
      <w:pPr>
        <w:spacing w:line="259" w:lineRule="auto"/>
        <w:ind w:left="3226" w:right="90"/>
        <w:rPr>
          <w:color w:val="000000" w:themeColor="text1"/>
        </w:rPr>
      </w:pPr>
    </w:p>
    <w:p w14:paraId="06BCC93A" w14:textId="77777777" w:rsidR="00D27C9E" w:rsidRPr="004F09C9" w:rsidRDefault="00D27C9E">
      <w:pPr>
        <w:spacing w:line="259" w:lineRule="auto"/>
        <w:ind w:left="3226" w:right="90"/>
        <w:rPr>
          <w:color w:val="000000" w:themeColor="text1"/>
        </w:rPr>
      </w:pPr>
    </w:p>
    <w:p w14:paraId="13807AB5" w14:textId="77777777" w:rsidR="00D27C9E" w:rsidRPr="004F09C9" w:rsidRDefault="00D27C9E">
      <w:pPr>
        <w:spacing w:line="259" w:lineRule="auto"/>
        <w:ind w:left="3226" w:right="90"/>
        <w:rPr>
          <w:color w:val="000000" w:themeColor="text1"/>
        </w:rPr>
      </w:pPr>
    </w:p>
    <w:p w14:paraId="42F033EA" w14:textId="77777777" w:rsidR="00D27C9E" w:rsidRPr="004F09C9" w:rsidRDefault="00D27C9E">
      <w:pPr>
        <w:spacing w:line="259" w:lineRule="auto"/>
        <w:ind w:left="3226" w:right="90"/>
        <w:rPr>
          <w:color w:val="000000" w:themeColor="text1"/>
        </w:rPr>
      </w:pPr>
    </w:p>
    <w:p w14:paraId="140480C3" w14:textId="77777777" w:rsidR="00D27C9E" w:rsidRPr="004F09C9" w:rsidRDefault="00D27C9E">
      <w:pPr>
        <w:spacing w:line="259" w:lineRule="auto"/>
        <w:ind w:left="3226" w:right="90"/>
        <w:rPr>
          <w:color w:val="000000" w:themeColor="text1"/>
        </w:rPr>
      </w:pPr>
    </w:p>
    <w:p w14:paraId="0BCC69C6" w14:textId="77777777" w:rsidR="00D27C9E" w:rsidRPr="004F09C9" w:rsidRDefault="00D27C9E">
      <w:pPr>
        <w:spacing w:line="259" w:lineRule="auto"/>
        <w:ind w:left="3226" w:right="90"/>
        <w:rPr>
          <w:color w:val="000000" w:themeColor="text1"/>
        </w:rPr>
      </w:pPr>
    </w:p>
    <w:p w14:paraId="3C02757F" w14:textId="77777777" w:rsidR="00D27C9E" w:rsidRPr="004F09C9" w:rsidRDefault="00D27C9E">
      <w:pPr>
        <w:spacing w:line="259" w:lineRule="auto"/>
        <w:ind w:left="3226" w:right="90"/>
        <w:rPr>
          <w:color w:val="000000" w:themeColor="text1"/>
        </w:rPr>
      </w:pPr>
    </w:p>
    <w:p w14:paraId="45625530" w14:textId="77777777" w:rsidR="00D27C9E" w:rsidRPr="004F09C9" w:rsidRDefault="00D27C9E">
      <w:pPr>
        <w:spacing w:line="259" w:lineRule="auto"/>
        <w:ind w:left="3226" w:right="90"/>
        <w:rPr>
          <w:color w:val="000000" w:themeColor="text1"/>
        </w:rPr>
      </w:pPr>
    </w:p>
    <w:p w14:paraId="686AFA49" w14:textId="77777777" w:rsidR="00D27C9E" w:rsidRPr="004F09C9" w:rsidRDefault="00D27C9E">
      <w:pPr>
        <w:spacing w:line="259" w:lineRule="auto"/>
        <w:ind w:left="3226" w:right="90"/>
        <w:rPr>
          <w:color w:val="000000" w:themeColor="text1"/>
        </w:rPr>
      </w:pPr>
    </w:p>
    <w:p w14:paraId="6B10B947" w14:textId="77777777" w:rsidR="00D27C9E" w:rsidRPr="004F09C9" w:rsidRDefault="00D27C9E">
      <w:pPr>
        <w:spacing w:line="259" w:lineRule="auto"/>
        <w:ind w:left="3226" w:right="90"/>
        <w:rPr>
          <w:color w:val="000000" w:themeColor="text1"/>
        </w:rPr>
      </w:pPr>
    </w:p>
    <w:p w14:paraId="7BA0D52C" w14:textId="77777777" w:rsidR="00D27C9E" w:rsidRPr="004F09C9" w:rsidRDefault="00D27C9E">
      <w:pPr>
        <w:spacing w:line="259" w:lineRule="auto"/>
        <w:ind w:left="3226" w:right="90"/>
        <w:rPr>
          <w:color w:val="000000" w:themeColor="text1"/>
        </w:rPr>
      </w:pPr>
    </w:p>
    <w:p w14:paraId="641EE6E7" w14:textId="77777777" w:rsidR="00D27C9E" w:rsidRPr="004F09C9" w:rsidRDefault="00D27C9E">
      <w:pPr>
        <w:spacing w:line="259" w:lineRule="auto"/>
        <w:ind w:left="3226" w:right="90"/>
        <w:rPr>
          <w:color w:val="000000" w:themeColor="text1"/>
        </w:rPr>
      </w:pPr>
    </w:p>
    <w:p w14:paraId="108D17BE" w14:textId="77777777" w:rsidR="00D27C9E" w:rsidRPr="004F09C9" w:rsidRDefault="00D27C9E">
      <w:pPr>
        <w:spacing w:line="259" w:lineRule="auto"/>
        <w:ind w:left="3226" w:right="90"/>
        <w:rPr>
          <w:color w:val="000000" w:themeColor="text1"/>
        </w:rPr>
      </w:pPr>
    </w:p>
    <w:p w14:paraId="0FD4961D" w14:textId="77777777" w:rsidR="00D27C9E" w:rsidRPr="004F09C9" w:rsidRDefault="00D27C9E">
      <w:pPr>
        <w:spacing w:line="259" w:lineRule="auto"/>
        <w:ind w:left="3226" w:right="90"/>
        <w:rPr>
          <w:color w:val="000000" w:themeColor="text1"/>
        </w:rPr>
      </w:pPr>
    </w:p>
    <w:p w14:paraId="698F91F3" w14:textId="77777777" w:rsidR="00D27C9E" w:rsidRPr="004F09C9" w:rsidRDefault="00D27C9E">
      <w:pPr>
        <w:spacing w:line="259" w:lineRule="auto"/>
        <w:ind w:left="3226" w:right="90"/>
        <w:rPr>
          <w:color w:val="000000" w:themeColor="text1"/>
        </w:rPr>
      </w:pPr>
    </w:p>
    <w:p w14:paraId="43DF190E" w14:textId="77777777" w:rsidR="00D27C9E" w:rsidRPr="004F09C9" w:rsidRDefault="00D27C9E">
      <w:pPr>
        <w:spacing w:line="259" w:lineRule="auto"/>
        <w:ind w:left="3226" w:right="90"/>
        <w:rPr>
          <w:color w:val="000000" w:themeColor="text1"/>
        </w:rPr>
      </w:pPr>
    </w:p>
    <w:p w14:paraId="60D0F8A3" w14:textId="77777777" w:rsidR="00D27C9E" w:rsidRPr="004F09C9" w:rsidRDefault="00D27C9E">
      <w:pPr>
        <w:spacing w:line="259" w:lineRule="auto"/>
        <w:ind w:left="3226" w:right="90"/>
        <w:rPr>
          <w:color w:val="000000" w:themeColor="text1"/>
        </w:rPr>
      </w:pPr>
    </w:p>
    <w:p w14:paraId="4BDF7B27"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57845D42"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0BFAA1DE"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292082EA"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5F4B0680" w14:textId="77777777" w:rsidR="006F58EA" w:rsidRPr="004F09C9" w:rsidRDefault="00D27C9E">
      <w:pPr>
        <w:spacing w:after="163" w:line="259" w:lineRule="auto"/>
        <w:ind w:left="-5" w:right="90"/>
        <w:rPr>
          <w:color w:val="000000" w:themeColor="text1"/>
        </w:rPr>
      </w:pPr>
      <w:r w:rsidRPr="004F09C9">
        <w:rPr>
          <w:color w:val="000000" w:themeColor="text1"/>
        </w:rPr>
        <w:t>Chen, Nausheena Baig, and Dr. Caitlin Rering for their assistance with experimental design,</w:t>
      </w:r>
    </w:p>
    <w:p w14:paraId="5C453EE1" w14:textId="77777777" w:rsidR="006F58EA" w:rsidRPr="004F09C9" w:rsidRDefault="00D27C9E">
      <w:pPr>
        <w:ind w:left="-5" w:right="90"/>
        <w:rPr>
          <w:color w:val="000000" w:themeColor="text1"/>
        </w:rPr>
      </w:pP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p>
    <w:p w14:paraId="678A2A88"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3A8E99B8"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0BABFA6B" w14:textId="77777777" w:rsidR="006F58EA" w:rsidRPr="004F09C9" w:rsidRDefault="00D27C9E">
      <w:pPr>
        <w:spacing w:after="559" w:line="263" w:lineRule="auto"/>
        <w:jc w:val="center"/>
        <w:rPr>
          <w:color w:val="000000" w:themeColor="text1"/>
        </w:rPr>
      </w:pPr>
      <w:commentRangeStart w:id="3"/>
      <w:r w:rsidRPr="004F09C9">
        <w:rPr>
          <w:color w:val="000000" w:themeColor="text1"/>
        </w:rPr>
        <w:lastRenderedPageBreak/>
        <w:t>TABLE OF CONTENTS</w:t>
      </w:r>
      <w:commentRangeEnd w:id="3"/>
      <w:r w:rsidR="005D0A52">
        <w:rPr>
          <w:rStyle w:val="CommentReference"/>
        </w:rPr>
        <w:commentReference w:id="3"/>
      </w:r>
    </w:p>
    <w:p w14:paraId="5FB294CA"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6102F2E1"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492C9859"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xml:space="preserve">. . . . . . . . .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4EDD7CC7"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w:t>
      </w:r>
      <w:proofErr w:type="gramStart"/>
      <w:r w:rsidRPr="004F09C9">
        <w:rPr>
          <w:color w:val="000000" w:themeColor="text1"/>
        </w:rPr>
        <w:t>. . . .</w:t>
      </w:r>
      <w:proofErr w:type="gramEnd"/>
      <w:r w:rsidRPr="004F09C9">
        <w:rPr>
          <w:color w:val="000000" w:themeColor="text1"/>
        </w:rPr>
        <w:t xml:space="preserve">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2208AE18"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420B935A"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5120CC38"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72476917"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xml:space="preserve">.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38979503"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xml:space="preserve">.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2A3C5F18"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6918EEBD"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7C8BAC63"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xml:space="preserve">. . . . . . . . .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1561491B"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503E3D17" w14:textId="66482380"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ins w:id="4" w:author="Brown, James T." w:date="2019-02-07T10:14:00Z">
        <w:r w:rsidR="004B74F2">
          <w:rPr>
            <w:color w:val="000000" w:themeColor="text1"/>
          </w:rPr>
          <w:t>-</w:t>
        </w:r>
      </w:ins>
      <w:del w:id="5" w:author="Brown, James T." w:date="2019-02-07T10:14:00Z">
        <w:r w:rsidRPr="004F09C9" w:rsidDel="004B74F2">
          <w:rPr>
            <w:color w:val="000000" w:themeColor="text1"/>
          </w:rPr>
          <w:delText xml:space="preserve"> </w:delText>
        </w:r>
      </w:del>
      <w:r w:rsidRPr="004F09C9">
        <w:rPr>
          <w:color w:val="000000" w:themeColor="text1"/>
        </w:rPr>
        <w:t xml:space="preserve">Programmed Larvae Using Metabolic Activity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Pr="004F09C9">
        <w:rPr>
          <w:color w:val="000000" w:themeColor="text1"/>
        </w:rPr>
        <w:t>23</w:t>
      </w:r>
    </w:p>
    <w:p w14:paraId="7EBA829A"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543159B0"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044A85A4"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9F589BE"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xml:space="preserve">.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Pr="004F09C9">
        <w:rPr>
          <w:color w:val="000000" w:themeColor="text1"/>
        </w:rPr>
        <w:t>28</w:t>
      </w:r>
    </w:p>
    <w:p w14:paraId="1BB21B76"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 xml:space="preserve">Experiment 2: Stored Lipids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1AD444C0"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5C5E4D25"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28C264A7"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449C16D6" w14:textId="77777777" w:rsidR="007F6A28" w:rsidRPr="004F09C9" w:rsidRDefault="007F6A28">
      <w:pPr>
        <w:spacing w:after="60" w:line="263" w:lineRule="auto"/>
        <w:jc w:val="center"/>
        <w:rPr>
          <w:color w:val="000000" w:themeColor="text1"/>
        </w:rPr>
      </w:pPr>
    </w:p>
    <w:p w14:paraId="3324E41D" w14:textId="77777777" w:rsidR="006F58EA" w:rsidRPr="004F09C9" w:rsidRDefault="00D27C9E">
      <w:pPr>
        <w:spacing w:after="60" w:line="263" w:lineRule="auto"/>
        <w:jc w:val="center"/>
        <w:rPr>
          <w:color w:val="000000" w:themeColor="text1"/>
        </w:rPr>
      </w:pPr>
      <w:commentRangeStart w:id="6"/>
      <w:r w:rsidRPr="004F09C9">
        <w:rPr>
          <w:color w:val="000000" w:themeColor="text1"/>
        </w:rPr>
        <w:lastRenderedPageBreak/>
        <w:t>LIST OF TABLES</w:t>
      </w:r>
      <w:commentRangeEnd w:id="6"/>
      <w:r w:rsidR="001E7880">
        <w:rPr>
          <w:rStyle w:val="CommentReference"/>
        </w:rPr>
        <w:commentReference w:id="6"/>
      </w:r>
    </w:p>
    <w:p w14:paraId="294FF43E" w14:textId="77777777" w:rsidR="006F58EA" w:rsidRPr="004F09C9" w:rsidRDefault="00D27C9E">
      <w:pPr>
        <w:pStyle w:val="Heading1"/>
        <w:ind w:left="-5"/>
        <w:rPr>
          <w:color w:val="000000" w:themeColor="text1"/>
        </w:rPr>
      </w:pPr>
      <w:r w:rsidRPr="004F09C9">
        <w:rPr>
          <w:color w:val="000000" w:themeColor="text1"/>
        </w:rPr>
        <w:t>Table</w:t>
      </w:r>
    </w:p>
    <w:p w14:paraId="7B59C1D7"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3D6E54B5"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4CB48A7B"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45316BA6"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13FB866A"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33605272"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1147B34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06B4CEA3"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6167E6A7"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6A0891A5"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65C8663E"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540749AA"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 xml:space="preserve">Model selection by factor elimination for lean mass depletion during diapause </w:t>
      </w:r>
      <w:proofErr w:type="gramStart"/>
      <w:r w:rsidRPr="004F09C9">
        <w:rPr>
          <w:color w:val="000000" w:themeColor="text1"/>
        </w:rPr>
        <w:t>. . . .</w:t>
      </w:r>
      <w:proofErr w:type="gramEnd"/>
      <w:r w:rsidRPr="004F09C9">
        <w:rPr>
          <w:color w:val="000000" w:themeColor="text1"/>
        </w:rPr>
        <w:tab/>
        <w:t>49</w:t>
      </w:r>
    </w:p>
    <w:p w14:paraId="36A1E33D"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r>
      <w:proofErr w:type="gramStart"/>
      <w:r w:rsidRPr="004F09C9">
        <w:rPr>
          <w:color w:val="000000" w:themeColor="text1"/>
        </w:rPr>
        <w:t>. . . .</w:t>
      </w:r>
      <w:proofErr w:type="gramEnd"/>
      <w:r w:rsidRPr="004F09C9">
        <w:rPr>
          <w:color w:val="000000" w:themeColor="text1"/>
        </w:rPr>
        <w:tab/>
        <w:t>49</w:t>
      </w:r>
    </w:p>
    <w:p w14:paraId="7B9764E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 xml:space="preserve">Model selection by factor elimination for lipid mass depletion during diapause </w:t>
      </w:r>
      <w:proofErr w:type="gramStart"/>
      <w:r w:rsidRPr="004F09C9">
        <w:rPr>
          <w:color w:val="000000" w:themeColor="text1"/>
        </w:rPr>
        <w:t>. . . .</w:t>
      </w:r>
      <w:proofErr w:type="gramEnd"/>
      <w:r w:rsidRPr="004F09C9">
        <w:rPr>
          <w:color w:val="000000" w:themeColor="text1"/>
        </w:rPr>
        <w:tab/>
        <w:t>50</w:t>
      </w:r>
    </w:p>
    <w:p w14:paraId="7A064E79"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r>
      <w:proofErr w:type="gramStart"/>
      <w:r w:rsidRPr="004F09C9">
        <w:rPr>
          <w:color w:val="000000" w:themeColor="text1"/>
        </w:rPr>
        <w:t>. . . .</w:t>
      </w:r>
      <w:proofErr w:type="gramEnd"/>
      <w:r w:rsidRPr="004F09C9">
        <w:rPr>
          <w:color w:val="000000" w:themeColor="text1"/>
        </w:rPr>
        <w:tab/>
        <w:t>50</w:t>
      </w:r>
    </w:p>
    <w:p w14:paraId="5EFD7B74" w14:textId="77777777" w:rsidR="007F6A28" w:rsidRPr="004F09C9" w:rsidRDefault="007F6A28">
      <w:pPr>
        <w:spacing w:after="60" w:line="263" w:lineRule="auto"/>
        <w:jc w:val="center"/>
        <w:rPr>
          <w:color w:val="000000" w:themeColor="text1"/>
        </w:rPr>
      </w:pPr>
    </w:p>
    <w:p w14:paraId="3D7608F4" w14:textId="77777777" w:rsidR="007F6A28" w:rsidRPr="004F09C9" w:rsidRDefault="007F6A28">
      <w:pPr>
        <w:spacing w:after="60" w:line="263" w:lineRule="auto"/>
        <w:jc w:val="center"/>
        <w:rPr>
          <w:color w:val="000000" w:themeColor="text1"/>
        </w:rPr>
      </w:pPr>
    </w:p>
    <w:p w14:paraId="74423D1F" w14:textId="77777777" w:rsidR="007F6A28" w:rsidRPr="004F09C9" w:rsidRDefault="007F6A28">
      <w:pPr>
        <w:spacing w:after="60" w:line="263" w:lineRule="auto"/>
        <w:jc w:val="center"/>
        <w:rPr>
          <w:color w:val="000000" w:themeColor="text1"/>
        </w:rPr>
      </w:pPr>
    </w:p>
    <w:p w14:paraId="2C2FCF37" w14:textId="77777777" w:rsidR="007F6A28" w:rsidRPr="004F09C9" w:rsidRDefault="007F6A28">
      <w:pPr>
        <w:spacing w:after="60" w:line="263" w:lineRule="auto"/>
        <w:jc w:val="center"/>
        <w:rPr>
          <w:color w:val="000000" w:themeColor="text1"/>
        </w:rPr>
      </w:pPr>
    </w:p>
    <w:p w14:paraId="412D3BAF" w14:textId="77777777" w:rsidR="007F6A28" w:rsidRPr="004F09C9" w:rsidRDefault="007F6A28">
      <w:pPr>
        <w:spacing w:after="60" w:line="263" w:lineRule="auto"/>
        <w:jc w:val="center"/>
        <w:rPr>
          <w:color w:val="000000" w:themeColor="text1"/>
        </w:rPr>
      </w:pPr>
    </w:p>
    <w:p w14:paraId="7F578615" w14:textId="77777777" w:rsidR="007F6A28" w:rsidRPr="004F09C9" w:rsidRDefault="007F6A28">
      <w:pPr>
        <w:spacing w:after="60" w:line="263" w:lineRule="auto"/>
        <w:jc w:val="center"/>
        <w:rPr>
          <w:color w:val="000000" w:themeColor="text1"/>
        </w:rPr>
      </w:pPr>
    </w:p>
    <w:p w14:paraId="5BBFC7D7" w14:textId="77777777" w:rsidR="007F6A28" w:rsidRPr="004F09C9" w:rsidRDefault="007F6A28">
      <w:pPr>
        <w:spacing w:after="60" w:line="263" w:lineRule="auto"/>
        <w:jc w:val="center"/>
        <w:rPr>
          <w:color w:val="000000" w:themeColor="text1"/>
        </w:rPr>
      </w:pPr>
    </w:p>
    <w:p w14:paraId="676278D1" w14:textId="77777777" w:rsidR="007F6A28" w:rsidRPr="004F09C9" w:rsidRDefault="007F6A28">
      <w:pPr>
        <w:spacing w:after="60" w:line="263" w:lineRule="auto"/>
        <w:jc w:val="center"/>
        <w:rPr>
          <w:color w:val="000000" w:themeColor="text1"/>
        </w:rPr>
      </w:pPr>
    </w:p>
    <w:p w14:paraId="47C1D17A" w14:textId="77777777" w:rsidR="007F6A28" w:rsidRPr="004F09C9" w:rsidRDefault="007F6A28">
      <w:pPr>
        <w:spacing w:after="60" w:line="263" w:lineRule="auto"/>
        <w:jc w:val="center"/>
        <w:rPr>
          <w:color w:val="000000" w:themeColor="text1"/>
        </w:rPr>
      </w:pPr>
    </w:p>
    <w:p w14:paraId="718E1035" w14:textId="77777777" w:rsidR="007F6A28" w:rsidRPr="004F09C9" w:rsidRDefault="007F6A28">
      <w:pPr>
        <w:spacing w:after="60" w:line="263" w:lineRule="auto"/>
        <w:jc w:val="center"/>
        <w:rPr>
          <w:color w:val="000000" w:themeColor="text1"/>
        </w:rPr>
      </w:pPr>
    </w:p>
    <w:p w14:paraId="7210A7C1" w14:textId="77777777" w:rsidR="007F6A28" w:rsidRPr="004F09C9" w:rsidRDefault="007F6A28">
      <w:pPr>
        <w:spacing w:after="60" w:line="263" w:lineRule="auto"/>
        <w:jc w:val="center"/>
        <w:rPr>
          <w:color w:val="000000" w:themeColor="text1"/>
        </w:rPr>
      </w:pPr>
    </w:p>
    <w:p w14:paraId="0400838A" w14:textId="77777777" w:rsidR="007F6A28" w:rsidRPr="004F09C9" w:rsidRDefault="007F6A28">
      <w:pPr>
        <w:spacing w:after="60" w:line="263" w:lineRule="auto"/>
        <w:jc w:val="center"/>
        <w:rPr>
          <w:color w:val="000000" w:themeColor="text1"/>
        </w:rPr>
      </w:pPr>
    </w:p>
    <w:p w14:paraId="22C2F251" w14:textId="77777777" w:rsidR="007F6A28" w:rsidRPr="004F09C9" w:rsidRDefault="007F6A28">
      <w:pPr>
        <w:spacing w:after="60" w:line="263" w:lineRule="auto"/>
        <w:jc w:val="center"/>
        <w:rPr>
          <w:color w:val="000000" w:themeColor="text1"/>
        </w:rPr>
      </w:pPr>
    </w:p>
    <w:p w14:paraId="2BD6D535"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6BBE2C8A"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0EE8B95D" w14:textId="77777777">
        <w:trPr>
          <w:trHeight w:val="349"/>
        </w:trPr>
        <w:tc>
          <w:tcPr>
            <w:tcW w:w="9126" w:type="dxa"/>
            <w:tcBorders>
              <w:top w:val="nil"/>
              <w:left w:val="nil"/>
              <w:bottom w:val="nil"/>
              <w:right w:val="nil"/>
            </w:tcBorders>
          </w:tcPr>
          <w:p w14:paraId="79BFA59D"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48415F10"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2379A7B9" w14:textId="77777777">
        <w:trPr>
          <w:trHeight w:val="478"/>
        </w:trPr>
        <w:tc>
          <w:tcPr>
            <w:tcW w:w="9126" w:type="dxa"/>
            <w:tcBorders>
              <w:top w:val="nil"/>
              <w:left w:val="nil"/>
              <w:bottom w:val="nil"/>
              <w:right w:val="nil"/>
            </w:tcBorders>
            <w:vAlign w:val="center"/>
          </w:tcPr>
          <w:p w14:paraId="111BE261"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75C8628D"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556BA767" w14:textId="77777777">
        <w:trPr>
          <w:trHeight w:val="478"/>
        </w:trPr>
        <w:tc>
          <w:tcPr>
            <w:tcW w:w="9126" w:type="dxa"/>
            <w:tcBorders>
              <w:top w:val="nil"/>
              <w:left w:val="nil"/>
              <w:bottom w:val="nil"/>
              <w:right w:val="nil"/>
            </w:tcBorders>
            <w:vAlign w:val="center"/>
          </w:tcPr>
          <w:p w14:paraId="0D241849"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xml:space="preserve">. . . . . . . . . </w:t>
            </w:r>
            <w:proofErr w:type="gramStart"/>
            <w:r w:rsidRPr="004F09C9">
              <w:rPr>
                <w:color w:val="000000" w:themeColor="text1"/>
              </w:rPr>
              <w:t>. . . .</w:t>
            </w:r>
            <w:proofErr w:type="gramEnd"/>
          </w:p>
        </w:tc>
        <w:tc>
          <w:tcPr>
            <w:tcW w:w="234" w:type="dxa"/>
            <w:tcBorders>
              <w:top w:val="nil"/>
              <w:left w:val="nil"/>
              <w:bottom w:val="nil"/>
              <w:right w:val="nil"/>
            </w:tcBorders>
            <w:vAlign w:val="center"/>
          </w:tcPr>
          <w:p w14:paraId="3CC46536"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544E7D44" w14:textId="77777777">
        <w:trPr>
          <w:trHeight w:val="478"/>
        </w:trPr>
        <w:tc>
          <w:tcPr>
            <w:tcW w:w="9126" w:type="dxa"/>
            <w:tcBorders>
              <w:top w:val="nil"/>
              <w:left w:val="nil"/>
              <w:bottom w:val="nil"/>
              <w:right w:val="nil"/>
            </w:tcBorders>
            <w:vAlign w:val="center"/>
          </w:tcPr>
          <w:p w14:paraId="1E01EBA5"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4AB9C885"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647130ED" w14:textId="77777777">
        <w:trPr>
          <w:trHeight w:val="862"/>
        </w:trPr>
        <w:tc>
          <w:tcPr>
            <w:tcW w:w="9126" w:type="dxa"/>
            <w:tcBorders>
              <w:top w:val="nil"/>
              <w:left w:val="nil"/>
              <w:bottom w:val="nil"/>
              <w:right w:val="nil"/>
            </w:tcBorders>
          </w:tcPr>
          <w:p w14:paraId="62288992"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48328725"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55777FDD"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1F6A2434" w14:textId="77777777">
        <w:trPr>
          <w:trHeight w:val="775"/>
        </w:trPr>
        <w:tc>
          <w:tcPr>
            <w:tcW w:w="9126" w:type="dxa"/>
            <w:tcBorders>
              <w:top w:val="nil"/>
              <w:left w:val="nil"/>
              <w:bottom w:val="nil"/>
              <w:right w:val="nil"/>
            </w:tcBorders>
          </w:tcPr>
          <w:p w14:paraId="656EE6A9" w14:textId="77777777" w:rsidR="006F58EA" w:rsidRPr="004F09C9" w:rsidRDefault="00D27C9E">
            <w:pPr>
              <w:spacing w:after="208" w:line="259" w:lineRule="auto"/>
              <w:ind w:left="538" w:firstLine="0"/>
              <w:rPr>
                <w:color w:val="000000" w:themeColor="text1"/>
              </w:rPr>
            </w:pPr>
            <w:r w:rsidRPr="004F09C9">
              <w:rPr>
                <w:color w:val="000000" w:themeColor="text1"/>
              </w:rPr>
              <w:t xml:space="preserve">conditions. . . . . . . . . . . . . . . . . . . . . . . . . . . . . . . . . . . . </w:t>
            </w:r>
            <w:proofErr w:type="gramStart"/>
            <w:r w:rsidRPr="004F09C9">
              <w:rPr>
                <w:color w:val="000000" w:themeColor="text1"/>
              </w:rPr>
              <w:t>. . . .</w:t>
            </w:r>
            <w:proofErr w:type="gramEnd"/>
          </w:p>
          <w:p w14:paraId="6A93D72E"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44B2EE3B"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07C90AB9" w14:textId="77777777">
        <w:trPr>
          <w:trHeight w:val="767"/>
        </w:trPr>
        <w:tc>
          <w:tcPr>
            <w:tcW w:w="9126" w:type="dxa"/>
            <w:tcBorders>
              <w:top w:val="nil"/>
              <w:left w:val="nil"/>
              <w:bottom w:val="nil"/>
              <w:right w:val="nil"/>
            </w:tcBorders>
          </w:tcPr>
          <w:p w14:paraId="45FB9F67"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xml:space="preserve">. . . . . . . . . . . . . . . . . . . . . </w:t>
            </w:r>
            <w:proofErr w:type="gramStart"/>
            <w:r w:rsidRPr="004F09C9">
              <w:rPr>
                <w:color w:val="000000" w:themeColor="text1"/>
              </w:rPr>
              <w:t>. . . .</w:t>
            </w:r>
            <w:proofErr w:type="gramEnd"/>
            <w:r w:rsidRPr="004F09C9">
              <w:rPr>
                <w:color w:val="000000" w:themeColor="text1"/>
              </w:rPr>
              <w:t xml:space="preserve"> .</w:t>
            </w:r>
          </w:p>
          <w:p w14:paraId="611F1B51"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0167D7A8"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1A9CC82C" w14:textId="77777777">
        <w:trPr>
          <w:trHeight w:val="767"/>
        </w:trPr>
        <w:tc>
          <w:tcPr>
            <w:tcW w:w="9126" w:type="dxa"/>
            <w:tcBorders>
              <w:top w:val="nil"/>
              <w:left w:val="nil"/>
              <w:bottom w:val="nil"/>
              <w:right w:val="nil"/>
            </w:tcBorders>
          </w:tcPr>
          <w:p w14:paraId="46AD01A5" w14:textId="77777777" w:rsidR="006F58EA" w:rsidRPr="004F09C9" w:rsidRDefault="00D27C9E">
            <w:pPr>
              <w:spacing w:after="208" w:line="259" w:lineRule="auto"/>
              <w:ind w:left="538" w:firstLine="0"/>
              <w:rPr>
                <w:color w:val="000000" w:themeColor="text1"/>
              </w:rPr>
            </w:pPr>
            <w:r w:rsidRPr="004F09C9">
              <w:rPr>
                <w:color w:val="000000" w:themeColor="text1"/>
              </w:rPr>
              <w:t xml:space="preserve">reared in different photoperiods . . . . . . . . . . . . . . . . . . . . . . . . </w:t>
            </w:r>
            <w:proofErr w:type="gramStart"/>
            <w:r w:rsidRPr="004F09C9">
              <w:rPr>
                <w:color w:val="000000" w:themeColor="text1"/>
              </w:rPr>
              <w:t>. . . .</w:t>
            </w:r>
            <w:proofErr w:type="gramEnd"/>
          </w:p>
          <w:p w14:paraId="7625033F" w14:textId="3AF89BCB"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del w:id="7" w:author="Brown, James T." w:date="2019-02-07T10:15:00Z">
              <w:r w:rsidRPr="004F09C9" w:rsidDel="004B74F2">
                <w:rPr>
                  <w:color w:val="000000" w:themeColor="text1"/>
                </w:rPr>
                <w:delText>shallow diapause</w:delText>
              </w:r>
            </w:del>
            <w:ins w:id="8" w:author="Brown, James T." w:date="2019-02-07T10:15:00Z">
              <w:r w:rsidR="004B74F2">
                <w:rPr>
                  <w:color w:val="000000" w:themeColor="text1"/>
                </w:rPr>
                <w:t>shallow-diapause</w:t>
              </w:r>
            </w:ins>
          </w:p>
        </w:tc>
        <w:tc>
          <w:tcPr>
            <w:tcW w:w="234" w:type="dxa"/>
            <w:tcBorders>
              <w:top w:val="nil"/>
              <w:left w:val="nil"/>
              <w:bottom w:val="nil"/>
              <w:right w:val="nil"/>
            </w:tcBorders>
          </w:tcPr>
          <w:p w14:paraId="04FA8A6A"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1D829F23" w14:textId="77777777">
        <w:trPr>
          <w:trHeight w:val="759"/>
        </w:trPr>
        <w:tc>
          <w:tcPr>
            <w:tcW w:w="9126" w:type="dxa"/>
            <w:tcBorders>
              <w:top w:val="nil"/>
              <w:left w:val="nil"/>
              <w:bottom w:val="nil"/>
              <w:right w:val="nil"/>
            </w:tcBorders>
          </w:tcPr>
          <w:p w14:paraId="0BB7F44A" w14:textId="1795C89F"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del w:id="9" w:author="Brown, James T." w:date="2019-02-07T10:14:00Z">
              <w:r w:rsidRPr="004F09C9" w:rsidDel="004B74F2">
                <w:rPr>
                  <w:color w:val="000000" w:themeColor="text1"/>
                </w:rPr>
                <w:delText>deep diapause</w:delText>
              </w:r>
            </w:del>
            <w:ins w:id="10" w:author="Brown, James T." w:date="2019-02-07T10:14:00Z">
              <w:r w:rsidR="004B74F2">
                <w:rPr>
                  <w:color w:val="000000" w:themeColor="text1"/>
                </w:rPr>
                <w:t>deep-diapause</w:t>
              </w:r>
            </w:ins>
            <w:r w:rsidRPr="004F09C9">
              <w:rPr>
                <w:color w:val="000000" w:themeColor="text1"/>
              </w:rPr>
              <w:t xml:space="preserve"> larvae with the short-diapause genotype</w:t>
            </w:r>
            <w:r w:rsidRPr="004F09C9">
              <w:rPr>
                <w:color w:val="000000" w:themeColor="text1"/>
              </w:rPr>
              <w:tab/>
              <w:t xml:space="preserve">. . . . . . . . . </w:t>
            </w:r>
            <w:proofErr w:type="gramStart"/>
            <w:r w:rsidRPr="004F09C9">
              <w:rPr>
                <w:color w:val="000000" w:themeColor="text1"/>
              </w:rPr>
              <w:t>. . . .</w:t>
            </w:r>
            <w:proofErr w:type="gramEnd"/>
          </w:p>
          <w:p w14:paraId="2B23661E"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08115F53"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6ED4FE3D" w14:textId="77777777">
        <w:trPr>
          <w:trHeight w:val="767"/>
        </w:trPr>
        <w:tc>
          <w:tcPr>
            <w:tcW w:w="9126" w:type="dxa"/>
            <w:tcBorders>
              <w:top w:val="nil"/>
              <w:left w:val="nil"/>
              <w:bottom w:val="nil"/>
              <w:right w:val="nil"/>
            </w:tcBorders>
          </w:tcPr>
          <w:p w14:paraId="371FCD18" w14:textId="77777777" w:rsidR="006F58EA" w:rsidRPr="004F09C9" w:rsidRDefault="00D27C9E">
            <w:pPr>
              <w:spacing w:after="195" w:line="259" w:lineRule="auto"/>
              <w:ind w:left="538" w:firstLine="0"/>
              <w:rPr>
                <w:color w:val="000000" w:themeColor="text1"/>
              </w:rPr>
            </w:pPr>
            <w:r w:rsidRPr="004F09C9">
              <w:rPr>
                <w:color w:val="000000" w:themeColor="text1"/>
              </w:rPr>
              <w:t xml:space="preserve">to the onset of diapause . . . . . . . . . . . . . . . . . . . . . . . . . . . </w:t>
            </w:r>
            <w:proofErr w:type="gramStart"/>
            <w:r w:rsidRPr="004F09C9">
              <w:rPr>
                <w:color w:val="000000" w:themeColor="text1"/>
              </w:rPr>
              <w:t>. . . .</w:t>
            </w:r>
            <w:proofErr w:type="gramEnd"/>
            <w:r w:rsidRPr="004F09C9">
              <w:rPr>
                <w:color w:val="000000" w:themeColor="text1"/>
              </w:rPr>
              <w:t xml:space="preserve"> .</w:t>
            </w:r>
          </w:p>
          <w:p w14:paraId="5A0BE137"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14CBF079"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5E79BB1E" w14:textId="77777777">
        <w:trPr>
          <w:trHeight w:val="255"/>
        </w:trPr>
        <w:tc>
          <w:tcPr>
            <w:tcW w:w="9126" w:type="dxa"/>
            <w:tcBorders>
              <w:top w:val="nil"/>
              <w:left w:val="nil"/>
              <w:bottom w:val="nil"/>
              <w:right w:val="nil"/>
            </w:tcBorders>
          </w:tcPr>
          <w:p w14:paraId="7C2A5168" w14:textId="77777777" w:rsidR="006F58EA" w:rsidRPr="004F09C9" w:rsidRDefault="00D27C9E">
            <w:pPr>
              <w:spacing w:after="0" w:line="259" w:lineRule="auto"/>
              <w:ind w:left="538" w:firstLine="0"/>
              <w:rPr>
                <w:color w:val="000000" w:themeColor="text1"/>
              </w:rPr>
            </w:pPr>
            <w:r w:rsidRPr="004F09C9">
              <w:rPr>
                <w:color w:val="000000" w:themeColor="text1"/>
              </w:rPr>
              <w:t xml:space="preserve">diapause . . . . . . . . . . . . . . . . . . . . . . . . . . . . . . . . . . . . </w:t>
            </w:r>
            <w:proofErr w:type="gramStart"/>
            <w:r w:rsidRPr="004F09C9">
              <w:rPr>
                <w:color w:val="000000" w:themeColor="text1"/>
              </w:rPr>
              <w:t>. . . .</w:t>
            </w:r>
            <w:proofErr w:type="gramEnd"/>
          </w:p>
        </w:tc>
        <w:tc>
          <w:tcPr>
            <w:tcW w:w="234" w:type="dxa"/>
            <w:tcBorders>
              <w:top w:val="nil"/>
              <w:left w:val="nil"/>
              <w:bottom w:val="nil"/>
              <w:right w:val="nil"/>
            </w:tcBorders>
          </w:tcPr>
          <w:p w14:paraId="7E820EAB"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7F0C579E"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178A53EB"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30C21A3D"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21757506"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32171902"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3B27338D"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69F1692F"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D5D1C6B"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281827BD" w14:textId="77777777"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ins w:id="11" w:author="Dan Hahn" w:date="2019-02-06T05:52:00Z">
        <w:r w:rsidR="00246FC2">
          <w:rPr>
            <w:color w:val="000000" w:themeColor="text1"/>
          </w:rPr>
          <w:t>,</w:t>
        </w:r>
      </w:ins>
      <w:r w:rsidR="008F5C7F">
        <w:rPr>
          <w:color w:val="000000" w:themeColor="text1"/>
        </w:rPr>
        <w:t xml:space="preserve"> insects conserve energy by decreasing metabolic activity </w:t>
      </w:r>
      <w:ins w:id="12" w:author="Dan Hahn" w:date="2019-02-06T05:52:00Z">
        <w:r w:rsidR="00246FC2">
          <w:rPr>
            <w:color w:val="000000" w:themeColor="text1"/>
          </w:rPr>
          <w:t xml:space="preserve">and </w:t>
        </w:r>
      </w:ins>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ins w:id="13" w:author="Dan Hahn" w:date="2019-02-06T05:53:00Z">
        <w:r w:rsidR="00246FC2">
          <w:rPr>
            <w:color w:val="000000" w:themeColor="text1"/>
          </w:rPr>
          <w:t>,</w:t>
        </w:r>
      </w:ins>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(Hubüner)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ins w:id="14" w:author="Dan Hahn" w:date="2019-02-06T05:54:00Z">
        <w:r w:rsidR="00246FC2">
          <w:rPr>
            <w:color w:val="000000" w:themeColor="text1"/>
          </w:rPr>
          <w:t xml:space="preserve">I did not detect a difference in </w:t>
        </w:r>
      </w:ins>
      <w:r w:rsidRPr="004F09C9">
        <w:rPr>
          <w:color w:val="000000" w:themeColor="text1"/>
        </w:rPr>
        <w:t xml:space="preserve">lipid depletion during diapause </w:t>
      </w:r>
      <w:del w:id="15" w:author="Dan Hahn" w:date="2019-02-06T05:54:00Z">
        <w:r w:rsidRPr="004F09C9" w:rsidDel="00246FC2">
          <w:rPr>
            <w:color w:val="000000" w:themeColor="text1"/>
          </w:rPr>
          <w:delText>does not appear to be affected by diapause genotype</w:delText>
        </w:r>
      </w:del>
      <w:ins w:id="16" w:author="Dan Hahn" w:date="2019-02-06T05:54:00Z">
        <w:r w:rsidR="00246FC2">
          <w:rPr>
            <w:color w:val="000000" w:themeColor="text1"/>
          </w:rPr>
          <w:t>between the long-diapause and short-diapause genotypes</w:t>
        </w:r>
      </w:ins>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41B942AB" w14:textId="77777777" w:rsidR="007F6A28" w:rsidRDefault="007F6A28">
      <w:pPr>
        <w:spacing w:after="0" w:line="263" w:lineRule="auto"/>
        <w:ind w:right="80"/>
        <w:jc w:val="center"/>
        <w:rPr>
          <w:color w:val="000000" w:themeColor="text1"/>
        </w:rPr>
      </w:pPr>
    </w:p>
    <w:p w14:paraId="7B3F7F1F" w14:textId="77777777" w:rsidR="006229D9" w:rsidRDefault="006229D9">
      <w:pPr>
        <w:spacing w:after="0" w:line="263" w:lineRule="auto"/>
        <w:ind w:right="80"/>
        <w:jc w:val="center"/>
        <w:rPr>
          <w:color w:val="000000" w:themeColor="text1"/>
        </w:rPr>
      </w:pPr>
    </w:p>
    <w:p w14:paraId="4DFCC2C5" w14:textId="77777777" w:rsidR="006229D9" w:rsidRDefault="006229D9">
      <w:pPr>
        <w:spacing w:after="0" w:line="263" w:lineRule="auto"/>
        <w:ind w:right="80"/>
        <w:jc w:val="center"/>
        <w:rPr>
          <w:color w:val="000000" w:themeColor="text1"/>
        </w:rPr>
      </w:pPr>
    </w:p>
    <w:p w14:paraId="74C8D8CE" w14:textId="77777777" w:rsidR="006229D9" w:rsidRDefault="006229D9">
      <w:pPr>
        <w:spacing w:after="0" w:line="263" w:lineRule="auto"/>
        <w:ind w:right="80"/>
        <w:jc w:val="center"/>
        <w:rPr>
          <w:color w:val="000000" w:themeColor="text1"/>
        </w:rPr>
      </w:pPr>
    </w:p>
    <w:p w14:paraId="58323D7D" w14:textId="77777777" w:rsidR="006229D9" w:rsidRDefault="006229D9">
      <w:pPr>
        <w:spacing w:after="0" w:line="263" w:lineRule="auto"/>
        <w:ind w:right="80"/>
        <w:jc w:val="center"/>
        <w:rPr>
          <w:color w:val="000000" w:themeColor="text1"/>
        </w:rPr>
      </w:pPr>
    </w:p>
    <w:p w14:paraId="1A6DB88F" w14:textId="77777777" w:rsidR="006229D9" w:rsidRDefault="006229D9">
      <w:pPr>
        <w:spacing w:after="0" w:line="263" w:lineRule="auto"/>
        <w:ind w:right="80"/>
        <w:jc w:val="center"/>
        <w:rPr>
          <w:color w:val="000000" w:themeColor="text1"/>
        </w:rPr>
      </w:pPr>
    </w:p>
    <w:p w14:paraId="7E4DF8BF" w14:textId="77777777" w:rsidR="006229D9" w:rsidRDefault="006229D9">
      <w:pPr>
        <w:spacing w:after="0" w:line="263" w:lineRule="auto"/>
        <w:ind w:right="80"/>
        <w:jc w:val="center"/>
        <w:rPr>
          <w:color w:val="000000" w:themeColor="text1"/>
        </w:rPr>
      </w:pPr>
    </w:p>
    <w:p w14:paraId="104CBD70" w14:textId="77777777" w:rsidR="006229D9" w:rsidRDefault="006229D9">
      <w:pPr>
        <w:spacing w:after="0" w:line="263" w:lineRule="auto"/>
        <w:ind w:right="80"/>
        <w:jc w:val="center"/>
        <w:rPr>
          <w:color w:val="000000" w:themeColor="text1"/>
        </w:rPr>
      </w:pPr>
    </w:p>
    <w:p w14:paraId="6B0C2383" w14:textId="77777777" w:rsidR="006229D9" w:rsidRDefault="006229D9">
      <w:pPr>
        <w:spacing w:after="0" w:line="263" w:lineRule="auto"/>
        <w:ind w:right="80"/>
        <w:jc w:val="center"/>
        <w:rPr>
          <w:color w:val="000000" w:themeColor="text1"/>
        </w:rPr>
      </w:pPr>
    </w:p>
    <w:p w14:paraId="4BBB50C6" w14:textId="77777777" w:rsidR="006229D9" w:rsidRDefault="006229D9">
      <w:pPr>
        <w:spacing w:after="0" w:line="263" w:lineRule="auto"/>
        <w:ind w:right="80"/>
        <w:jc w:val="center"/>
        <w:rPr>
          <w:color w:val="000000" w:themeColor="text1"/>
        </w:rPr>
      </w:pPr>
    </w:p>
    <w:p w14:paraId="6C16A341" w14:textId="77777777" w:rsidR="006229D9" w:rsidRDefault="006229D9">
      <w:pPr>
        <w:spacing w:after="0" w:line="263" w:lineRule="auto"/>
        <w:ind w:right="80"/>
        <w:jc w:val="center"/>
        <w:rPr>
          <w:color w:val="000000" w:themeColor="text1"/>
        </w:rPr>
      </w:pPr>
    </w:p>
    <w:p w14:paraId="3B81E0F6" w14:textId="77777777" w:rsidR="006229D9" w:rsidRDefault="006229D9">
      <w:pPr>
        <w:spacing w:after="0" w:line="263" w:lineRule="auto"/>
        <w:ind w:right="80"/>
        <w:jc w:val="center"/>
        <w:rPr>
          <w:color w:val="000000" w:themeColor="text1"/>
        </w:rPr>
      </w:pPr>
    </w:p>
    <w:p w14:paraId="00A00A06" w14:textId="77777777" w:rsidR="006229D9" w:rsidRDefault="006229D9">
      <w:pPr>
        <w:spacing w:after="0" w:line="263" w:lineRule="auto"/>
        <w:ind w:right="80"/>
        <w:jc w:val="center"/>
        <w:rPr>
          <w:color w:val="000000" w:themeColor="text1"/>
        </w:rPr>
      </w:pPr>
    </w:p>
    <w:p w14:paraId="16AD34B1" w14:textId="77777777" w:rsidR="006229D9" w:rsidRDefault="006229D9">
      <w:pPr>
        <w:spacing w:after="0" w:line="263" w:lineRule="auto"/>
        <w:ind w:right="80"/>
        <w:jc w:val="center"/>
        <w:rPr>
          <w:color w:val="000000" w:themeColor="text1"/>
        </w:rPr>
      </w:pPr>
    </w:p>
    <w:p w14:paraId="0DCB19BC" w14:textId="77777777" w:rsidR="006229D9" w:rsidRDefault="006229D9">
      <w:pPr>
        <w:spacing w:after="0" w:line="263" w:lineRule="auto"/>
        <w:ind w:right="80"/>
        <w:jc w:val="center"/>
        <w:rPr>
          <w:color w:val="000000" w:themeColor="text1"/>
        </w:rPr>
      </w:pPr>
    </w:p>
    <w:p w14:paraId="43A6FF73" w14:textId="77777777" w:rsidR="006229D9" w:rsidRDefault="006229D9">
      <w:pPr>
        <w:spacing w:after="0" w:line="263" w:lineRule="auto"/>
        <w:ind w:right="80"/>
        <w:jc w:val="center"/>
        <w:rPr>
          <w:color w:val="000000" w:themeColor="text1"/>
        </w:rPr>
      </w:pPr>
    </w:p>
    <w:p w14:paraId="78A2BF2B" w14:textId="77777777" w:rsidR="006229D9" w:rsidRDefault="006229D9">
      <w:pPr>
        <w:spacing w:after="0" w:line="263" w:lineRule="auto"/>
        <w:ind w:right="80"/>
        <w:jc w:val="center"/>
        <w:rPr>
          <w:color w:val="000000" w:themeColor="text1"/>
        </w:rPr>
      </w:pPr>
    </w:p>
    <w:p w14:paraId="168CDBCB" w14:textId="77777777" w:rsidR="006229D9" w:rsidRDefault="006229D9">
      <w:pPr>
        <w:spacing w:after="0" w:line="263" w:lineRule="auto"/>
        <w:ind w:right="80"/>
        <w:jc w:val="center"/>
        <w:rPr>
          <w:color w:val="000000" w:themeColor="text1"/>
        </w:rPr>
      </w:pPr>
    </w:p>
    <w:p w14:paraId="34D8C84C" w14:textId="77777777" w:rsidR="006229D9" w:rsidRDefault="006229D9">
      <w:pPr>
        <w:spacing w:after="0" w:line="263" w:lineRule="auto"/>
        <w:ind w:right="80"/>
        <w:jc w:val="center"/>
        <w:rPr>
          <w:color w:val="000000" w:themeColor="text1"/>
        </w:rPr>
      </w:pPr>
    </w:p>
    <w:p w14:paraId="7B88E55F" w14:textId="77777777" w:rsidR="006229D9" w:rsidRDefault="006229D9">
      <w:pPr>
        <w:spacing w:after="0" w:line="263" w:lineRule="auto"/>
        <w:ind w:right="80"/>
        <w:jc w:val="center"/>
        <w:rPr>
          <w:color w:val="000000" w:themeColor="text1"/>
        </w:rPr>
      </w:pPr>
    </w:p>
    <w:p w14:paraId="4DD45E94" w14:textId="77777777" w:rsidR="006229D9" w:rsidRDefault="006229D9">
      <w:pPr>
        <w:spacing w:after="0" w:line="263" w:lineRule="auto"/>
        <w:ind w:right="80"/>
        <w:jc w:val="center"/>
        <w:rPr>
          <w:color w:val="000000" w:themeColor="text1"/>
        </w:rPr>
      </w:pPr>
    </w:p>
    <w:p w14:paraId="673D3159" w14:textId="77777777" w:rsidR="006229D9" w:rsidRDefault="006229D9">
      <w:pPr>
        <w:spacing w:after="0" w:line="263" w:lineRule="auto"/>
        <w:ind w:right="80"/>
        <w:jc w:val="center"/>
        <w:rPr>
          <w:color w:val="000000" w:themeColor="text1"/>
        </w:rPr>
      </w:pPr>
    </w:p>
    <w:p w14:paraId="319B1E84" w14:textId="77777777" w:rsidR="006229D9" w:rsidRDefault="006229D9">
      <w:pPr>
        <w:spacing w:after="0" w:line="263" w:lineRule="auto"/>
        <w:ind w:right="80"/>
        <w:jc w:val="center"/>
        <w:rPr>
          <w:color w:val="000000" w:themeColor="text1"/>
        </w:rPr>
      </w:pPr>
    </w:p>
    <w:p w14:paraId="26EE791C" w14:textId="77777777" w:rsidR="006229D9" w:rsidRDefault="006229D9">
      <w:pPr>
        <w:spacing w:after="0" w:line="263" w:lineRule="auto"/>
        <w:ind w:right="80"/>
        <w:jc w:val="center"/>
        <w:rPr>
          <w:color w:val="000000" w:themeColor="text1"/>
        </w:rPr>
      </w:pPr>
    </w:p>
    <w:p w14:paraId="25A8E1C5" w14:textId="77777777" w:rsidR="006229D9" w:rsidRDefault="006229D9">
      <w:pPr>
        <w:spacing w:after="0" w:line="263" w:lineRule="auto"/>
        <w:ind w:right="80"/>
        <w:jc w:val="center"/>
        <w:rPr>
          <w:color w:val="000000" w:themeColor="text1"/>
        </w:rPr>
      </w:pPr>
    </w:p>
    <w:p w14:paraId="5AE9F7B0" w14:textId="77777777" w:rsidR="006229D9" w:rsidRDefault="006229D9">
      <w:pPr>
        <w:spacing w:after="0" w:line="263" w:lineRule="auto"/>
        <w:ind w:right="80"/>
        <w:jc w:val="center"/>
        <w:rPr>
          <w:color w:val="000000" w:themeColor="text1"/>
        </w:rPr>
      </w:pPr>
    </w:p>
    <w:p w14:paraId="5CD012D2" w14:textId="77777777" w:rsidR="006229D9" w:rsidRDefault="006229D9">
      <w:pPr>
        <w:spacing w:after="0" w:line="263" w:lineRule="auto"/>
        <w:ind w:right="80"/>
        <w:jc w:val="center"/>
        <w:rPr>
          <w:color w:val="000000" w:themeColor="text1"/>
        </w:rPr>
      </w:pPr>
    </w:p>
    <w:p w14:paraId="356EF41B" w14:textId="77777777" w:rsidR="006229D9" w:rsidRDefault="006229D9">
      <w:pPr>
        <w:spacing w:after="0" w:line="263" w:lineRule="auto"/>
        <w:ind w:right="80"/>
        <w:jc w:val="center"/>
        <w:rPr>
          <w:color w:val="000000" w:themeColor="text1"/>
        </w:rPr>
      </w:pPr>
    </w:p>
    <w:p w14:paraId="7C978646" w14:textId="77777777" w:rsidR="006229D9" w:rsidRDefault="006229D9">
      <w:pPr>
        <w:spacing w:after="0" w:line="263" w:lineRule="auto"/>
        <w:ind w:right="80"/>
        <w:jc w:val="center"/>
        <w:rPr>
          <w:color w:val="000000" w:themeColor="text1"/>
        </w:rPr>
      </w:pPr>
    </w:p>
    <w:p w14:paraId="5C071CCB" w14:textId="77777777" w:rsidR="006229D9" w:rsidRDefault="006229D9">
      <w:pPr>
        <w:spacing w:after="0" w:line="263" w:lineRule="auto"/>
        <w:ind w:right="80"/>
        <w:jc w:val="center"/>
        <w:rPr>
          <w:color w:val="000000" w:themeColor="text1"/>
        </w:rPr>
      </w:pPr>
    </w:p>
    <w:p w14:paraId="17E89135" w14:textId="77777777" w:rsidR="006229D9" w:rsidRDefault="006229D9">
      <w:pPr>
        <w:spacing w:after="0" w:line="263" w:lineRule="auto"/>
        <w:ind w:right="80"/>
        <w:jc w:val="center"/>
        <w:rPr>
          <w:color w:val="000000" w:themeColor="text1"/>
        </w:rPr>
      </w:pPr>
    </w:p>
    <w:p w14:paraId="50176296" w14:textId="77777777" w:rsidR="006229D9" w:rsidRDefault="006229D9">
      <w:pPr>
        <w:spacing w:after="0" w:line="263" w:lineRule="auto"/>
        <w:ind w:right="80"/>
        <w:jc w:val="center"/>
        <w:rPr>
          <w:color w:val="000000" w:themeColor="text1"/>
        </w:rPr>
      </w:pPr>
    </w:p>
    <w:p w14:paraId="2C2E0782" w14:textId="77777777" w:rsidR="006229D9" w:rsidRDefault="006229D9">
      <w:pPr>
        <w:spacing w:after="0" w:line="263" w:lineRule="auto"/>
        <w:ind w:right="80"/>
        <w:jc w:val="center"/>
        <w:rPr>
          <w:color w:val="000000" w:themeColor="text1"/>
        </w:rPr>
      </w:pPr>
    </w:p>
    <w:p w14:paraId="7CE2D918" w14:textId="77777777" w:rsidR="006229D9" w:rsidRDefault="006229D9">
      <w:pPr>
        <w:spacing w:after="0" w:line="263" w:lineRule="auto"/>
        <w:ind w:right="80"/>
        <w:jc w:val="center"/>
        <w:rPr>
          <w:color w:val="000000" w:themeColor="text1"/>
        </w:rPr>
      </w:pPr>
    </w:p>
    <w:p w14:paraId="25AF69E0" w14:textId="77777777" w:rsidR="006229D9" w:rsidDel="00246FC2" w:rsidRDefault="006229D9">
      <w:pPr>
        <w:spacing w:after="0" w:line="263" w:lineRule="auto"/>
        <w:ind w:right="80"/>
        <w:jc w:val="center"/>
        <w:rPr>
          <w:del w:id="17" w:author="Dan Hahn" w:date="2019-02-06T05:55:00Z"/>
          <w:color w:val="000000" w:themeColor="text1"/>
        </w:rPr>
      </w:pPr>
    </w:p>
    <w:p w14:paraId="557D8F77" w14:textId="77777777" w:rsidR="006229D9" w:rsidDel="00246FC2" w:rsidRDefault="006229D9">
      <w:pPr>
        <w:spacing w:after="0" w:line="263" w:lineRule="auto"/>
        <w:ind w:right="80"/>
        <w:jc w:val="center"/>
        <w:rPr>
          <w:del w:id="18" w:author="Dan Hahn" w:date="2019-02-06T05:55:00Z"/>
          <w:color w:val="000000" w:themeColor="text1"/>
        </w:rPr>
      </w:pPr>
    </w:p>
    <w:p w14:paraId="4CF5A0F2" w14:textId="77777777" w:rsidR="00DD0E72" w:rsidDel="00246FC2" w:rsidRDefault="00DD0E72">
      <w:pPr>
        <w:spacing w:after="0" w:line="263" w:lineRule="auto"/>
        <w:ind w:right="80"/>
        <w:jc w:val="center"/>
        <w:rPr>
          <w:del w:id="19" w:author="Dan Hahn" w:date="2019-02-06T05:55:00Z"/>
          <w:color w:val="000000" w:themeColor="text1"/>
        </w:rPr>
      </w:pPr>
    </w:p>
    <w:p w14:paraId="062C4028" w14:textId="77777777" w:rsidR="006229D9" w:rsidRPr="004F09C9" w:rsidDel="00246FC2" w:rsidRDefault="006229D9">
      <w:pPr>
        <w:spacing w:after="0" w:line="263" w:lineRule="auto"/>
        <w:ind w:right="80"/>
        <w:jc w:val="center"/>
        <w:rPr>
          <w:del w:id="20" w:author="Dan Hahn" w:date="2019-02-06T05:55:00Z"/>
          <w:color w:val="000000" w:themeColor="text1"/>
        </w:rPr>
      </w:pPr>
    </w:p>
    <w:p w14:paraId="6AA5E2A5" w14:textId="77777777" w:rsidR="007F6A28" w:rsidRPr="004F09C9" w:rsidRDefault="007F6A28">
      <w:pPr>
        <w:spacing w:after="0" w:line="263" w:lineRule="auto"/>
        <w:ind w:left="0" w:right="80" w:firstLine="0"/>
        <w:rPr>
          <w:color w:val="000000" w:themeColor="text1"/>
        </w:rPr>
        <w:pPrChange w:id="21" w:author="Dan Hahn" w:date="2019-02-06T05:55:00Z">
          <w:pPr>
            <w:spacing w:after="0" w:line="263" w:lineRule="auto"/>
            <w:ind w:right="80"/>
            <w:jc w:val="center"/>
          </w:pPr>
        </w:pPrChange>
      </w:pPr>
    </w:p>
    <w:p w14:paraId="78F4C2E8" w14:textId="77777777" w:rsidR="006F58EA" w:rsidRPr="004F09C9" w:rsidRDefault="00D27C9E">
      <w:pPr>
        <w:spacing w:after="0" w:line="263" w:lineRule="auto"/>
        <w:ind w:right="80"/>
        <w:jc w:val="center"/>
        <w:rPr>
          <w:color w:val="000000" w:themeColor="text1"/>
        </w:rPr>
      </w:pPr>
      <w:r w:rsidRPr="004F09C9">
        <w:rPr>
          <w:color w:val="000000" w:themeColor="text1"/>
        </w:rPr>
        <w:lastRenderedPageBreak/>
        <w:t>CHAPTER 1</w:t>
      </w:r>
    </w:p>
    <w:p w14:paraId="60E63EDB" w14:textId="77777777" w:rsidR="006F58EA" w:rsidRPr="004F09C9" w:rsidRDefault="00D27C9E">
      <w:pPr>
        <w:spacing w:after="162" w:line="263" w:lineRule="auto"/>
        <w:ind w:right="80"/>
        <w:jc w:val="center"/>
        <w:rPr>
          <w:color w:val="000000" w:themeColor="text1"/>
        </w:rPr>
      </w:pPr>
      <w:r w:rsidRPr="004F09C9">
        <w:rPr>
          <w:color w:val="000000" w:themeColor="text1"/>
        </w:rPr>
        <w:t>INTRODUCTION</w:t>
      </w:r>
    </w:p>
    <w:p w14:paraId="7C064C12" w14:textId="77777777" w:rsidR="006F58EA" w:rsidRPr="004F09C9" w:rsidRDefault="00D27C9E">
      <w:pPr>
        <w:ind w:left="-15" w:right="90" w:firstLine="468"/>
        <w:rPr>
          <w:color w:val="000000" w:themeColor="text1"/>
        </w:rPr>
      </w:pPr>
      <w:r w:rsidRPr="004F09C9">
        <w:rPr>
          <w:color w:val="000000" w:themeColor="text1"/>
        </w:rPr>
        <w:t>What are the factors that affect dormancy and life history timing? How do animals synchronize their life history with seasonal variation? To what degree does environmental variation alter phenotypes? In temperate regions, seasons cycle predictably between favorable spring and summer and unfavorable fall and winter. Winters in temperate regions are cold, dry, and nutrition is unavailable. Some insects in these regions have evolved seasonal dormancy (diapause) as a strategy to protect themselves from the unfavorable winter environment. Diapause is an alternative life history trajectory that is induced before the start of unfavorable conditions that leads to major physiological changes. There is substantial genetic variation in diapause-associated life history traits both within and among species. Variation in diapause traits may serve to synchronize insect life histories with predictable seasonal change. Genetic variation in diapause is also critical for diapause to evolve by natural selection. Climate change can lead to disruptions in diapause-mediated life history synchrony between insects and their environments as seasons become less predictable. Insects that are successful or are positively impacted by the warmer temperatures and longer growing seasons associated with climate change could be termed "winners" and insects that are negatively impacted by warming temperatures and shifting seasons could be termed "losers". Genetic variation in diapause traits could prove to be beneficial as climate changes and seasonality becomes less predictable.</w:t>
      </w:r>
    </w:p>
    <w:p w14:paraId="18A139B0" w14:textId="77777777" w:rsidR="006F58EA" w:rsidRPr="004F09C9" w:rsidRDefault="00D27C9E">
      <w:pPr>
        <w:ind w:left="-15" w:right="399" w:firstLine="468"/>
        <w:rPr>
          <w:color w:val="000000" w:themeColor="text1"/>
        </w:rPr>
      </w:pPr>
      <w:r w:rsidRPr="004F09C9">
        <w:rPr>
          <w:color w:val="000000" w:themeColor="text1"/>
        </w:rPr>
        <w:t>In temperate regions, warm temperatures persist in the spring and summer. During the warm season, insects use available food and water to grow, develop, and reproduce. As temperatures decline in the fall and winter, resources become scarce. For insects in temperate regions, low temperatures can greatly reduce metabolic activity making continued activity challenging or even impossible. To overcome the challenges faced during winter, many temperate dwelling insects use diapause. Diapause is a genetically regulated and environmentally influenced alternative developmental trajectory initiated before the onset of winter and during a species-specific life stage (</w:t>
      </w:r>
      <w:proofErr w:type="spellStart"/>
      <w:r w:rsidRPr="004F09C9">
        <w:rPr>
          <w:color w:val="000000" w:themeColor="text1"/>
        </w:rPr>
        <w:t>Koštál</w:t>
      </w:r>
      <w:proofErr w:type="spellEnd"/>
      <w:r w:rsidRPr="004F09C9">
        <w:rPr>
          <w:color w:val="000000" w:themeColor="text1"/>
        </w:rPr>
        <w:t xml:space="preserve">, 2006). By monitoring environmentally consistent cues that cycle with seasonality, insects can reliably predict, </w:t>
      </w:r>
      <w:r w:rsidRPr="004F09C9">
        <w:rPr>
          <w:color w:val="000000" w:themeColor="text1"/>
        </w:rPr>
        <w:lastRenderedPageBreak/>
        <w:t>prepare for, and protect themselves from unfavorable changes in seasonal temperature and resource availability by initiating diapause. To predict seasonal change, temperate insects generally use photoperiod alone or in concert with other environmental cues, like temperature or host-plant quality, to induce diapause before arrival of prolonged seasonal stress.</w:t>
      </w:r>
    </w:p>
    <w:p w14:paraId="7C2EE52F" w14:textId="77777777" w:rsidR="006F58EA" w:rsidRPr="004F09C9" w:rsidRDefault="00D27C9E">
      <w:pPr>
        <w:ind w:left="-15" w:right="90" w:firstLine="468"/>
        <w:rPr>
          <w:color w:val="000000" w:themeColor="text1"/>
        </w:rPr>
      </w:pPr>
      <w:r w:rsidRPr="004F09C9">
        <w:rPr>
          <w:color w:val="000000" w:themeColor="text1"/>
        </w:rPr>
        <w:t xml:space="preserve">The onset of diapause is generally marked by the suspension of development, a reduction in metabolic activity, and during diapause many insects do not feed (Hahn and Denlinger, 2007; </w:t>
      </w:r>
      <w:proofErr w:type="spellStart"/>
      <w:r w:rsidRPr="004F09C9">
        <w:rPr>
          <w:color w:val="000000" w:themeColor="text1"/>
        </w:rPr>
        <w:t>Koštál</w:t>
      </w:r>
      <w:proofErr w:type="spellEnd"/>
      <w:r w:rsidRPr="004F09C9">
        <w:rPr>
          <w:color w:val="000000" w:themeColor="text1"/>
        </w:rPr>
        <w:t>, 2006; Sinclair, 2015; Tauber and Tauber, 1981). However, diapausing insects must continue to meet the energetic demands of their metabolism during diapause. In addition to the added energy cost incurred by surviving winter in diapause, insects exiting diapause must also have enough energetic and anabolic resources left to resume development.</w:t>
      </w:r>
    </w:p>
    <w:p w14:paraId="2E1B2A85" w14:textId="77777777" w:rsidR="006F58EA" w:rsidRPr="004F09C9" w:rsidRDefault="00D27C9E">
      <w:pPr>
        <w:ind w:left="-15" w:right="220" w:firstLine="468"/>
        <w:rPr>
          <w:color w:val="000000" w:themeColor="text1"/>
        </w:rPr>
      </w:pPr>
      <w:r w:rsidRPr="004F09C9">
        <w:rPr>
          <w:color w:val="000000" w:themeColor="text1"/>
        </w:rPr>
        <w:t>In preparation for diapause many insects store additional lipids to use as fuel during diapause, however nutrition is also stored in the form of carbohydrates and proteins (</w:t>
      </w:r>
      <w:proofErr w:type="spellStart"/>
      <w:r w:rsidRPr="004F09C9">
        <w:rPr>
          <w:color w:val="000000" w:themeColor="text1"/>
        </w:rPr>
        <w:t>Arrese</w:t>
      </w:r>
      <w:proofErr w:type="spellEnd"/>
      <w:r w:rsidRPr="004F09C9">
        <w:rPr>
          <w:color w:val="000000" w:themeColor="text1"/>
        </w:rPr>
        <w:t xml:space="preserve"> and </w:t>
      </w:r>
      <w:proofErr w:type="spellStart"/>
      <w:r w:rsidRPr="004F09C9">
        <w:rPr>
          <w:color w:val="000000" w:themeColor="text1"/>
        </w:rPr>
        <w:t>Soulages</w:t>
      </w:r>
      <w:proofErr w:type="spellEnd"/>
      <w:r w:rsidRPr="004F09C9">
        <w:rPr>
          <w:color w:val="000000" w:themeColor="text1"/>
        </w:rPr>
        <w:t>, 2010; Hahn and Denlinger, 2007). For insects that use diapause, the decision to switch developmental trajectories, the timing of diapause induction, accumulating enough nutrition during diapause preparation, and the rate stored energy is depleted during diapause are each crucial to its survival. If the onset of diapause occurs before the favorable season ends it will limit an insects ability to take advantage of available resources. 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p>
    <w:p w14:paraId="633B0043" w14:textId="77777777" w:rsidR="006F58EA" w:rsidRPr="004F09C9" w:rsidRDefault="00D27C9E">
      <w:pPr>
        <w:ind w:left="-15" w:right="90" w:firstLine="468"/>
        <w:rPr>
          <w:color w:val="000000" w:themeColor="text1"/>
        </w:rPr>
      </w:pPr>
      <w:r w:rsidRPr="004F09C9">
        <w:rPr>
          <w:color w:val="000000" w:themeColor="text1"/>
        </w:rPr>
        <w:t xml:space="preserve">The goal of this study is to characterize the relationship between nutrition storage and diapause genotype. Using two strains of </w:t>
      </w:r>
      <w:r w:rsidRPr="004F09C9">
        <w:rPr>
          <w:i/>
          <w:color w:val="000000" w:themeColor="text1"/>
        </w:rPr>
        <w:t xml:space="preserve">Ostrinia nubilalis </w:t>
      </w:r>
      <w:r w:rsidRPr="004F09C9">
        <w:rPr>
          <w:color w:val="000000" w:themeColor="text1"/>
        </w:rPr>
        <w:t xml:space="preserve">(European corn borer) with different diapause genotypes, I tested the degree to which diapause genotype affects nutrition storage. Specifically, I tested the degree to which diapause genotype could be associated with lipid storage during diapause preparation in European corn borer. I expected insects with a longer diapause genotype to store more lipids than insects with a shorter diapause genotype in </w:t>
      </w:r>
      <w:r w:rsidRPr="004F09C9">
        <w:rPr>
          <w:color w:val="000000" w:themeColor="text1"/>
        </w:rPr>
        <w:lastRenderedPageBreak/>
        <w:t>preparation for diapause (1-1A,B). When I programmed larvae for diapause and compared each diapause genotype I found that larvae with a longer diapause genotype showed an increase in lipid storage in relation to individuals with the short-diapause genotype. I also sampled larvae during diapause, expecting no difference in lipid depletion between the longer diapausing genotype and the shorter diapausing genotype. I found similar lipid depletion rates between each diapause genotype but my data are too sparse thoroughly assess this pattern. Whether the accumulation of other nutrient macromolecules, specifically proteins and carbohydrates, follows the same pattern as lipid stores remains to be tested.</w:t>
      </w:r>
      <w:r w:rsidRPr="004F09C9">
        <w:rPr>
          <w:color w:val="000000" w:themeColor="text1"/>
        </w:rPr>
        <w:br w:type="page"/>
      </w:r>
    </w:p>
    <w:p w14:paraId="6986034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3673C83E" wp14:editId="12D5D2A9">
            <wp:extent cx="5943633" cy="7691759"/>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4"/>
                    <a:stretch>
                      <a:fillRect/>
                    </a:stretch>
                  </pic:blipFill>
                  <pic:spPr>
                    <a:xfrm>
                      <a:off x="0" y="0"/>
                      <a:ext cx="5943633" cy="7691759"/>
                    </a:xfrm>
                    <a:prstGeom prst="rect">
                      <a:avLst/>
                    </a:prstGeom>
                  </pic:spPr>
                </pic:pic>
              </a:graphicData>
            </a:graphic>
          </wp:inline>
        </w:drawing>
      </w:r>
    </w:p>
    <w:p w14:paraId="553874B6" w14:textId="77777777" w:rsidR="006F58EA" w:rsidRPr="004F09C9" w:rsidRDefault="00D27C9E">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71E2539D" w14:textId="77777777" w:rsidR="007F6A28" w:rsidRPr="004F09C9" w:rsidRDefault="007F6A28">
      <w:pPr>
        <w:spacing w:after="0" w:line="263" w:lineRule="auto"/>
        <w:ind w:right="80"/>
        <w:jc w:val="center"/>
        <w:rPr>
          <w:color w:val="000000" w:themeColor="text1"/>
        </w:rPr>
      </w:pPr>
    </w:p>
    <w:p w14:paraId="12AEA4A6" w14:textId="77777777" w:rsidR="007F6A28" w:rsidRPr="004F09C9" w:rsidRDefault="007F6A28">
      <w:pPr>
        <w:spacing w:after="0" w:line="263" w:lineRule="auto"/>
        <w:ind w:right="80"/>
        <w:jc w:val="center"/>
        <w:rPr>
          <w:color w:val="000000" w:themeColor="text1"/>
        </w:rPr>
      </w:pPr>
    </w:p>
    <w:p w14:paraId="50EF3C76" w14:textId="77777777" w:rsidR="006F58EA" w:rsidRPr="004F09C9" w:rsidRDefault="00D27C9E">
      <w:pPr>
        <w:spacing w:after="0" w:line="263" w:lineRule="auto"/>
        <w:ind w:right="80"/>
        <w:jc w:val="center"/>
        <w:rPr>
          <w:color w:val="000000" w:themeColor="text1"/>
        </w:rPr>
      </w:pPr>
      <w:r w:rsidRPr="004F09C9">
        <w:rPr>
          <w:color w:val="000000" w:themeColor="text1"/>
        </w:rPr>
        <w:lastRenderedPageBreak/>
        <w:t>CHAPTER 2</w:t>
      </w:r>
    </w:p>
    <w:p w14:paraId="04EF51A3" w14:textId="77777777" w:rsidR="006F58EA" w:rsidRPr="004F09C9" w:rsidRDefault="00D27C9E">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6C1B9ABA" w14:textId="77777777" w:rsidR="006F58EA" w:rsidRPr="004F09C9" w:rsidRDefault="00D27C9E">
      <w:pPr>
        <w:ind w:left="-15" w:right="90" w:firstLine="468"/>
        <w:rPr>
          <w:color w:val="000000" w:themeColor="text1"/>
        </w:rPr>
      </w:pPr>
      <w:r w:rsidRPr="004F09C9">
        <w:rPr>
          <w:i/>
          <w:color w:val="000000" w:themeColor="text1"/>
        </w:rPr>
        <w:t>Ostrinia nubilalis</w:t>
      </w:r>
      <w:r w:rsidRPr="004F09C9">
        <w:rPr>
          <w:color w:val="000000" w:themeColor="text1"/>
        </w:rPr>
        <w:t xml:space="preserve">, the European corn borer (ECB), is a phytophagous moth in the family </w:t>
      </w:r>
      <w:proofErr w:type="spellStart"/>
      <w:r w:rsidRPr="004F09C9">
        <w:rPr>
          <w:color w:val="000000" w:themeColor="text1"/>
        </w:rPr>
        <w:t>Crambidae</w:t>
      </w:r>
      <w:proofErr w:type="spellEnd"/>
      <w:r w:rsidRPr="004F09C9">
        <w:rPr>
          <w:color w:val="000000" w:themeColor="text1"/>
        </w:rPr>
        <w:t xml:space="preserve">. </w:t>
      </w:r>
      <w:r w:rsidRPr="004F09C9">
        <w:rPr>
          <w:i/>
          <w:color w:val="000000" w:themeColor="text1"/>
        </w:rPr>
        <w:t xml:space="preserve">O. nubilalis </w:t>
      </w:r>
      <w:r w:rsidRPr="004F09C9">
        <w:rPr>
          <w:color w:val="000000" w:themeColor="text1"/>
        </w:rPr>
        <w:t xml:space="preserve">and it occurs in most states east of the Rocky Mountains from Canada to the Gulf of Mexico (Beck and Apple, 1961;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 </w:t>
      </w:r>
      <w:proofErr w:type="spellStart"/>
      <w:r w:rsidRPr="004F09C9">
        <w:rPr>
          <w:color w:val="000000" w:themeColor="text1"/>
        </w:rPr>
        <w:t>Capinera</w:t>
      </w:r>
      <w:proofErr w:type="spellEnd"/>
      <w:r w:rsidRPr="004F09C9">
        <w:rPr>
          <w:color w:val="000000" w:themeColor="text1"/>
        </w:rPr>
        <w:t xml:space="preserve"> and Department), 2000). The host range of the European corn borer is particularly wide and includes grasses, vegetables, and other herbaceous plants with a stem large enough for the larvae to enter (</w:t>
      </w:r>
      <w:proofErr w:type="spellStart"/>
      <w:r w:rsidRPr="004F09C9">
        <w:rPr>
          <w:color w:val="000000" w:themeColor="text1"/>
        </w:rPr>
        <w:t>Capinera</w:t>
      </w:r>
      <w:proofErr w:type="spellEnd"/>
      <w:r w:rsidRPr="004F09C9">
        <w:rPr>
          <w:color w:val="000000" w:themeColor="text1"/>
        </w:rPr>
        <w:t xml:space="preserve"> and Department), 2000). In the mid-Atlantic and Midwestern regions of the United States, the European corn borer remains the primary insect pest of corn. The cost of controlling this corn pest has been approximated at $1-$2 billion dollars, annually (Hyde et al., 1999). These pests use programmed seasonal dormancy (diapause) to synchronize their life histories with favorable seasons and take advantage of available resources, like corn. At least two diapause genotypes (strains) of European corn borer populations occur in the United States. One strain has a diapause genotype that produces a relatively short diapause length and the other has a diapause genotype that produces a relatively long diapause length. Those insects with the shorter diapause length exit diapause earlier in the spring and the longer diapausing insects exit diapause later in the spring (Levy et al., 2015; Showers et al., 1975).</w:t>
      </w:r>
    </w:p>
    <w:p w14:paraId="7A0BBA77" w14:textId="77777777" w:rsidR="006F58EA" w:rsidRPr="004F09C9" w:rsidRDefault="00D27C9E">
      <w:pPr>
        <w:ind w:left="-15" w:right="90" w:firstLine="468"/>
        <w:rPr>
          <w:color w:val="000000" w:themeColor="text1"/>
        </w:rPr>
      </w:pP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can complete only one generation per year. As latitude decreases the warm growing season gradually becomes longer. In studying a seasonal cline from north to south, Levy et al. (2015) found 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t>
      </w:r>
      <w:r w:rsidRPr="004F09C9">
        <w:rPr>
          <w:color w:val="000000" w:themeColor="text1"/>
        </w:rPr>
        <w:lastRenderedPageBreak/>
        <w:t>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produces at each latitude each year contributing to this pest’s continued success.</w:t>
      </w:r>
    </w:p>
    <w:p w14:paraId="2EFD72D3" w14:textId="77777777" w:rsidR="006F58EA" w:rsidRPr="004F09C9" w:rsidRDefault="00D27C9E">
      <w:pPr>
        <w:ind w:left="-15" w:right="90" w:firstLine="468"/>
        <w:rPr>
          <w:color w:val="000000" w:themeColor="text1"/>
        </w:rPr>
      </w:pPr>
      <w:r w:rsidRPr="004F09C9">
        <w:rPr>
          <w:color w:val="000000" w:themeColor="text1"/>
        </w:rPr>
        <w:t>The effects of anthropogenic climate change will lead to longer growing seasons and as poleward regions will become warmer more geography will be thermally favorable to ECB, thus both the geographic range and voltinism at each point in the range may be increased. Research into the relationship between diapause phenology, nutrition management in preparation for diapause, and how these pests could respond to changing climate could provide possible targets for future pest management.</w:t>
      </w:r>
    </w:p>
    <w:p w14:paraId="4C2ACB6A" w14:textId="77777777" w:rsidR="007F6A28" w:rsidRPr="004F09C9" w:rsidRDefault="007F6A28">
      <w:pPr>
        <w:ind w:left="-15" w:right="90" w:firstLine="468"/>
        <w:rPr>
          <w:color w:val="000000" w:themeColor="text1"/>
        </w:rPr>
      </w:pPr>
    </w:p>
    <w:p w14:paraId="20CA7548" w14:textId="77777777" w:rsidR="006F58EA" w:rsidRPr="004F09C9" w:rsidRDefault="00D27C9E">
      <w:pPr>
        <w:tabs>
          <w:tab w:val="center" w:pos="2826"/>
          <w:tab w:val="center" w:pos="4977"/>
        </w:tabs>
        <w:spacing w:after="185" w:line="259" w:lineRule="auto"/>
        <w:ind w:left="0" w:firstLine="0"/>
        <w:rPr>
          <w:color w:val="000000" w:themeColor="text1"/>
        </w:rPr>
      </w:pPr>
      <w:r w:rsidRPr="004F09C9">
        <w:rPr>
          <w:color w:val="000000" w:themeColor="text1"/>
          <w:sz w:val="22"/>
        </w:rPr>
        <w:tab/>
      </w:r>
      <w:r w:rsidRPr="004F09C9">
        <w:rPr>
          <w:color w:val="000000" w:themeColor="text1"/>
        </w:rPr>
        <w:t>2.1</w:t>
      </w:r>
      <w:r w:rsidRPr="004F09C9">
        <w:rPr>
          <w:color w:val="000000" w:themeColor="text1"/>
        </w:rPr>
        <w:tab/>
        <w:t xml:space="preserve">Phylogeny of </w:t>
      </w:r>
      <w:r w:rsidRPr="004F09C9">
        <w:rPr>
          <w:i/>
          <w:color w:val="000000" w:themeColor="text1"/>
        </w:rPr>
        <w:t>Ostrinia nubilalis</w:t>
      </w:r>
    </w:p>
    <w:p w14:paraId="1202017B" w14:textId="77777777" w:rsidR="006F58EA" w:rsidRPr="004F09C9" w:rsidRDefault="00D27C9E">
      <w:pPr>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 Wahlberg et al., 2013). Since its divergence, </w:t>
      </w:r>
      <w:proofErr w:type="spellStart"/>
      <w:r w:rsidRPr="004F09C9">
        <w:rPr>
          <w:color w:val="000000" w:themeColor="text1"/>
        </w:rPr>
        <w:t>Pyraloidea</w:t>
      </w:r>
      <w:proofErr w:type="spellEnd"/>
      <w:r w:rsidRPr="004F09C9">
        <w:rPr>
          <w:color w:val="000000" w:themeColor="text1"/>
        </w:rPr>
        <w:t xml:space="preserve"> represent one of the most diverse </w:t>
      </w:r>
      <w:proofErr w:type="spellStart"/>
      <w:r w:rsidRPr="004F09C9">
        <w:rPr>
          <w:color w:val="000000" w:themeColor="text1"/>
        </w:rPr>
        <w:t>superfamilies</w:t>
      </w:r>
      <w:proofErr w:type="spellEnd"/>
      <w:r w:rsidRPr="004F09C9">
        <w:rPr>
          <w:color w:val="000000" w:themeColor="text1"/>
        </w:rPr>
        <w:t xml:space="preserve"> of Lepidoptera. These lepidopterans feed on almost every major plant group and occupy an enormous diversity of ecological habitat.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w:t>
      </w:r>
      <w:r w:rsidRPr="004F09C9">
        <w:rPr>
          <w:color w:val="000000" w:themeColor="text1"/>
        </w:rPr>
        <w:lastRenderedPageBreak/>
        <w:t>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families </w:t>
      </w:r>
      <w:proofErr w:type="spellStart"/>
      <w:r w:rsidRPr="004F09C9">
        <w:rPr>
          <w:color w:val="000000" w:themeColor="text1"/>
        </w:rPr>
        <w:t>Crambidae</w:t>
      </w:r>
      <w:proofErr w:type="spellEnd"/>
      <w:r w:rsidRPr="004F09C9">
        <w:rPr>
          <w:color w:val="000000" w:themeColor="text1"/>
        </w:rPr>
        <w:t xml:space="preserve"> with approximately 10,000 described species and </w:t>
      </w:r>
      <w:proofErr w:type="spellStart"/>
      <w:r w:rsidRPr="004F09C9">
        <w:rPr>
          <w:color w:val="000000" w:themeColor="text1"/>
        </w:rPr>
        <w:t>Pyralidae</w:t>
      </w:r>
      <w:proofErr w:type="spellEnd"/>
      <w:r w:rsidRPr="004F09C9">
        <w:rPr>
          <w:color w:val="000000" w:themeColor="text1"/>
        </w:rPr>
        <w:t xml:space="preserve"> with approximately 5,000 described species (Solis, 2007). Differences in tympanal structures, wing venation, and male </w:t>
      </w:r>
      <w:proofErr w:type="spellStart"/>
      <w:r w:rsidRPr="004F09C9">
        <w:rPr>
          <w:color w:val="000000" w:themeColor="text1"/>
        </w:rPr>
        <w:t>genetalia</w:t>
      </w:r>
      <w:proofErr w:type="spellEnd"/>
      <w:r w:rsidRPr="004F09C9">
        <w:rPr>
          <w:color w:val="000000" w:themeColor="text1"/>
        </w:rPr>
        <w:t xml:space="preserve"> differentiate these two families (Solis, 2007). Species in the family </w:t>
      </w:r>
      <w:proofErr w:type="spellStart"/>
      <w:r w:rsidRPr="004F09C9">
        <w:rPr>
          <w:color w:val="000000" w:themeColor="text1"/>
        </w:rPr>
        <w:t>Crambidae</w:t>
      </w:r>
      <w:proofErr w:type="spellEnd"/>
      <w:r w:rsidRPr="004F09C9">
        <w:rPr>
          <w:color w:val="000000" w:themeColor="text1"/>
        </w:rPr>
        <w:t xml:space="preserve"> occupy most every ecological niche, this family is polyphagous, and many species are important agricultural pests.</w:t>
      </w:r>
    </w:p>
    <w:p w14:paraId="71FF999B" w14:textId="77777777" w:rsidR="006F58EA" w:rsidRPr="004F09C9" w:rsidRDefault="00D27C9E" w:rsidP="004370E5">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the family </w:t>
      </w:r>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Group I includes a single member, the American species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sacculus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group II have a simple or bifid uncus. There are ten species in the trilobed uncus group (group III), all of which are morphologically similar with one clear distinction; male mid-tibia length (2-1). The mid-tibiae and associated structures participate in pheromone emission and are used to subdivide the members of group III with "small", "medium", and "massive" mid-tibiae lengths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The distinction of group III species extends to ecological preferences, including two important agricultural pests,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xml:space="preserve">), the Asian corn borer and </w:t>
      </w:r>
      <w:r w:rsidRPr="004F09C9">
        <w:rPr>
          <w:i/>
          <w:color w:val="000000" w:themeColor="text1"/>
        </w:rPr>
        <w:t>Ostrinia nubilalis</w:t>
      </w:r>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Kim et al., 1999). The Asian corn borer and the European corn borer population ranges do not overlap with one another, however each species does live in sympatry its ancestral species, the adzuki bean borer,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scapulalis</w:t>
      </w:r>
      <w:proofErr w:type="spellEnd"/>
      <w:r w:rsidRPr="004F09C9">
        <w:rPr>
          <w:i/>
          <w:color w:val="000000" w:themeColor="text1"/>
        </w:rPr>
        <w:t xml:space="preserve"> </w:t>
      </w:r>
      <w:r w:rsidRPr="004F09C9">
        <w:rPr>
          <w:color w:val="000000" w:themeColor="text1"/>
        </w:rPr>
        <w:t>(Walker) (</w:t>
      </w:r>
      <w:proofErr w:type="spellStart"/>
      <w:r w:rsidRPr="004F09C9">
        <w:rPr>
          <w:color w:val="000000" w:themeColor="text1"/>
        </w:rPr>
        <w:t>Frolov</w:t>
      </w:r>
      <w:proofErr w:type="spellEnd"/>
      <w:r w:rsidRPr="004F09C9">
        <w:rPr>
          <w:color w:val="000000" w:themeColor="text1"/>
        </w:rPr>
        <w:t xml:space="preserve"> et al., 2007). Across group III specific isomers of tetradecyl-acetate (14:OAc) are produced at species-specific concentrations and drive male </w:t>
      </w:r>
      <w:r w:rsidRPr="004F09C9">
        <w:rPr>
          <w:color w:val="000000" w:themeColor="text1"/>
        </w:rPr>
        <w:lastRenderedPageBreak/>
        <w:t>attraction to females (</w:t>
      </w:r>
      <w:proofErr w:type="spellStart"/>
      <w:r w:rsidRPr="004F09C9">
        <w:rPr>
          <w:color w:val="000000" w:themeColor="text1"/>
        </w:rPr>
        <w:t>Frolov</w:t>
      </w:r>
      <w:proofErr w:type="spellEnd"/>
      <w:r w:rsidRPr="004F09C9">
        <w:rPr>
          <w:color w:val="000000" w:themeColor="text1"/>
        </w:rPr>
        <w:t xml:space="preserve"> et al., 2007). Differences in pheromone component concentrations is thought to be a strong driver maintaining isolation between these different</w:t>
      </w:r>
    </w:p>
    <w:p w14:paraId="75B4CBE9" w14:textId="77777777" w:rsidR="006F58EA" w:rsidRPr="004F09C9" w:rsidRDefault="00D27C9E" w:rsidP="004370E5">
      <w:pPr>
        <w:spacing w:line="480" w:lineRule="auto"/>
        <w:ind w:left="-5" w:right="90"/>
        <w:rPr>
          <w:color w:val="000000" w:themeColor="text1"/>
        </w:rPr>
      </w:pP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33FFAC8C" w14:textId="77777777" w:rsidR="006F58EA" w:rsidRPr="004F09C9" w:rsidRDefault="00D27C9E">
      <w:pPr>
        <w:ind w:left="-15" w:right="90" w:firstLine="468"/>
        <w:rPr>
          <w:color w:val="000000" w:themeColor="text1"/>
        </w:rPr>
      </w:pPr>
      <w:r w:rsidRPr="004F09C9">
        <w:rPr>
          <w:color w:val="000000" w:themeColor="text1"/>
        </w:rPr>
        <w:t xml:space="preserve">Sex pheromone biosynthesis in European corn borer females involves the </w:t>
      </w:r>
      <w:r w:rsidRPr="004F09C9">
        <w:rPr>
          <w:rFonts w:ascii="Cambria" w:eastAsia="Cambria" w:hAnsi="Cambria" w:cs="Cambria"/>
          <w:i/>
          <w:color w:val="000000" w:themeColor="text1"/>
        </w:rPr>
        <w:t>β</w:t>
      </w:r>
      <w:r w:rsidRPr="004F09C9">
        <w:rPr>
          <w:color w:val="000000" w:themeColor="text1"/>
        </w:rPr>
        <w:t>-oxidation of palmitic acid into (Z)-11-tetradecenoyl and (E)-11-tetradecenoyl precursors that can be reduced into their corresponding fatty alcohols then acylated into a pheromone molecule (</w:t>
      </w:r>
      <w:proofErr w:type="spellStart"/>
      <w:r w:rsidRPr="004F09C9">
        <w:rPr>
          <w:color w:val="000000" w:themeColor="text1"/>
        </w:rPr>
        <w:t>Lassance</w:t>
      </w:r>
      <w:proofErr w:type="spellEnd"/>
      <w:r w:rsidRPr="004F09C9">
        <w:rPr>
          <w:color w:val="000000" w:themeColor="text1"/>
        </w:rPr>
        <w:t xml:space="preserve"> et al., 2010). The specific ratio of precursor molecules converted into pheromone differs between two naturally segregating z-chromosome genotypes (</w:t>
      </w:r>
      <w:proofErr w:type="spellStart"/>
      <w:r w:rsidRPr="004F09C9">
        <w:rPr>
          <w:color w:val="000000" w:themeColor="text1"/>
        </w:rPr>
        <w:t>Lassance</w:t>
      </w:r>
      <w:proofErr w:type="spellEnd"/>
      <w:r w:rsidRPr="004F09C9">
        <w:rPr>
          <w:color w:val="000000" w:themeColor="text1"/>
        </w:rPr>
        <w:t xml:space="preserve"> et al., 2010). The gene responsible for pheromone synthesis has two different alleles. Higher concentrations of (Z)-11-tetradecenyl acetate (2-1A) in the Z strain sex pheromone blend is due to affinity of (Z)-11-tetradecenoyl precursors to the fatty acid reductase enzyme produced from the </w:t>
      </w:r>
      <w:proofErr w:type="spellStart"/>
      <w:r w:rsidRPr="004F09C9">
        <w:rPr>
          <w:color w:val="000000" w:themeColor="text1"/>
        </w:rPr>
        <w:t>pgFAR</w:t>
      </w:r>
      <w:proofErr w:type="spellEnd"/>
      <w:r w:rsidRPr="004F09C9">
        <w:rPr>
          <w:color w:val="000000" w:themeColor="text1"/>
        </w:rPr>
        <w:t>-Z allele (</w:t>
      </w:r>
      <w:proofErr w:type="spellStart"/>
      <w:r w:rsidRPr="004F09C9">
        <w:rPr>
          <w:color w:val="000000" w:themeColor="text1"/>
        </w:rPr>
        <w:t>Lassance</w:t>
      </w:r>
      <w:proofErr w:type="spellEnd"/>
      <w:r w:rsidRPr="004F09C9">
        <w:rPr>
          <w:color w:val="000000" w:themeColor="text1"/>
        </w:rPr>
        <w:t xml:space="preserve"> et al., 2010). Alternatively, the high concentration of (E)-11-tetradecenyl acetate (2-1B) characteristic of the E strain is due to the increased affinity of (E)- 11-tetradecenoyl precursors to the fatty acid reductase produced from the </w:t>
      </w:r>
      <w:proofErr w:type="spellStart"/>
      <w:r w:rsidRPr="004F09C9">
        <w:rPr>
          <w:color w:val="000000" w:themeColor="text1"/>
        </w:rPr>
        <w:t>pgFAR</w:t>
      </w:r>
      <w:proofErr w:type="spellEnd"/>
      <w:r w:rsidRPr="004F09C9">
        <w:rPr>
          <w:color w:val="000000" w:themeColor="text1"/>
        </w:rPr>
        <w:t>-E allele (</w:t>
      </w:r>
      <w:proofErr w:type="spellStart"/>
      <w:r w:rsidRPr="004F09C9">
        <w:rPr>
          <w:color w:val="000000" w:themeColor="text1"/>
        </w:rPr>
        <w:t>Lassance</w:t>
      </w:r>
      <w:proofErr w:type="spellEnd"/>
      <w:r w:rsidRPr="004F09C9">
        <w:rPr>
          <w:color w:val="000000" w:themeColor="text1"/>
        </w:rPr>
        <w:t xml:space="preserve"> et al., 2010). In addition to the sex pheromone barrier between the two strains of European corn borer, reproductive isolation is also supported by temporal isolation of each species through the timing of diapause.</w:t>
      </w:r>
    </w:p>
    <w:p w14:paraId="728B36EC" w14:textId="77777777" w:rsidR="006F58EA" w:rsidRPr="004F09C9" w:rsidRDefault="00D27C9E">
      <w:pPr>
        <w:ind w:left="-15" w:right="90" w:firstLine="468"/>
        <w:rPr>
          <w:color w:val="000000" w:themeColor="text1"/>
        </w:rPr>
      </w:pPr>
      <w:r w:rsidRPr="004F09C9">
        <w:rPr>
          <w:color w:val="000000" w:themeColor="text1"/>
        </w:rPr>
        <w:t xml:space="preserve">The onset of diapause in European corn borer is environmentally programmed by photoperiod and temperature but the length of diapause varies between strains. The </w:t>
      </w:r>
      <w:proofErr w:type="spellStart"/>
      <w:r w:rsidRPr="004F09C9">
        <w:rPr>
          <w:color w:val="000000" w:themeColor="text1"/>
        </w:rPr>
        <w:t>Pdd</w:t>
      </w:r>
      <w:proofErr w:type="spellEnd"/>
      <w:r w:rsidRPr="004F09C9">
        <w:rPr>
          <w:color w:val="000000" w:themeColor="text1"/>
        </w:rPr>
        <w:t xml:space="preserve"> region of the Z-chromosome is a major factor associated with diapause length and is partially responsible for determining voltinism during the growing season (Dopman et al., 2005). The univoltine and bivoltine genotypes express longer and shorter diapause phenology respectively, as well as differences in their pheromone blend. Univoltine Z strain larvae (UZ) enter diapause earlier in the fall and exit diapause later in the spring compared to the bivoltine E strain genotype (BE). Longer diapausing individuals are sexually mature later during the growing season than individuals with </w:t>
      </w:r>
      <w:proofErr w:type="gramStart"/>
      <w:r w:rsidRPr="004F09C9">
        <w:rPr>
          <w:color w:val="000000" w:themeColor="text1"/>
        </w:rPr>
        <w:t>a the</w:t>
      </w:r>
      <w:proofErr w:type="gramEnd"/>
      <w:r w:rsidRPr="004F09C9">
        <w:rPr>
          <w:color w:val="000000" w:themeColor="text1"/>
        </w:rPr>
        <w:t xml:space="preserve"> shorter diapause. The different strains of European corn </w:t>
      </w:r>
      <w:r w:rsidRPr="004F09C9">
        <w:rPr>
          <w:color w:val="000000" w:themeColor="text1"/>
        </w:rPr>
        <w:lastRenderedPageBreak/>
        <w:t>borer are suitable model to investigate the causes and consequences of speciation, especially as environmental conditions become less stable due to climate change.</w:t>
      </w:r>
    </w:p>
    <w:p w14:paraId="61C6E130" w14:textId="77777777" w:rsidR="007F6A28" w:rsidRPr="004F09C9" w:rsidRDefault="007F6A28">
      <w:pPr>
        <w:ind w:left="-15" w:right="90" w:firstLine="468"/>
        <w:rPr>
          <w:color w:val="000000" w:themeColor="text1"/>
        </w:rPr>
      </w:pPr>
    </w:p>
    <w:p w14:paraId="25B9C62E" w14:textId="77777777" w:rsidR="006F58EA" w:rsidRPr="004F09C9" w:rsidRDefault="00D27C9E">
      <w:pPr>
        <w:tabs>
          <w:tab w:val="center" w:pos="2752"/>
          <w:tab w:val="center" w:pos="4977"/>
        </w:tabs>
        <w:spacing w:after="206" w:line="259" w:lineRule="auto"/>
        <w:ind w:left="0" w:firstLine="0"/>
        <w:rPr>
          <w:color w:val="000000" w:themeColor="text1"/>
        </w:rPr>
      </w:pPr>
      <w:r w:rsidRPr="004F09C9">
        <w:rPr>
          <w:color w:val="000000" w:themeColor="text1"/>
          <w:sz w:val="22"/>
        </w:rPr>
        <w:tab/>
      </w:r>
      <w:r w:rsidRPr="004F09C9">
        <w:rPr>
          <w:color w:val="000000" w:themeColor="text1"/>
        </w:rPr>
        <w:t>2.2</w:t>
      </w:r>
      <w:r w:rsidRPr="004F09C9">
        <w:rPr>
          <w:color w:val="000000" w:themeColor="text1"/>
        </w:rPr>
        <w:tab/>
        <w:t xml:space="preserve">Life History of </w:t>
      </w:r>
      <w:r w:rsidRPr="004F09C9">
        <w:rPr>
          <w:i/>
          <w:color w:val="000000" w:themeColor="text1"/>
        </w:rPr>
        <w:t>Ostrinia nubilalis</w:t>
      </w:r>
    </w:p>
    <w:p w14:paraId="62F4A116" w14:textId="77777777" w:rsidR="006F58EA" w:rsidRPr="004F09C9" w:rsidRDefault="00D27C9E">
      <w:pPr>
        <w:ind w:left="-15" w:right="422" w:firstLine="468"/>
        <w:rPr>
          <w:color w:val="000000" w:themeColor="text1"/>
        </w:rPr>
      </w:pPr>
      <w:r w:rsidRPr="004F09C9">
        <w:rPr>
          <w:i/>
          <w:color w:val="000000" w:themeColor="text1"/>
        </w:rPr>
        <w:t xml:space="preserve">Ostrinia nubilalis </w:t>
      </w:r>
      <w:r w:rsidRPr="004F09C9">
        <w:rPr>
          <w:color w:val="000000" w:themeColor="text1"/>
        </w:rPr>
        <w:t>(European corn borer, ECB) have evolved in the temperate regions where it encounters favorable and unfavorable seasonal changes. During spring and summer, long day lengths (photoperiod) and warm temperatures favor continuous growth and development and the life cycle of ECB can be completed in fifty days. Beginning in the spring and under field conditions, diapausing larvae exit diapause, develop into pupae, and approximately 12 days later those pupae eclose as adults and eventually begin mating</w:t>
      </w:r>
    </w:p>
    <w:p w14:paraId="5DD4A2AE" w14:textId="77777777" w:rsidR="006F58EA" w:rsidRPr="004F09C9" w:rsidRDefault="00D27C9E">
      <w:pPr>
        <w:ind w:left="-5" w:right="250"/>
        <w:rPr>
          <w:color w:val="000000" w:themeColor="text1"/>
        </w:rPr>
      </w:pPr>
      <w:r w:rsidRPr="004F09C9">
        <w:rPr>
          <w:color w:val="000000" w:themeColor="text1"/>
        </w:rPr>
        <w:t>(</w:t>
      </w:r>
      <w:proofErr w:type="spellStart"/>
      <w:r w:rsidRPr="004F09C9">
        <w:rPr>
          <w:color w:val="000000" w:themeColor="text1"/>
        </w:rPr>
        <w:t>Capinera</w:t>
      </w:r>
      <w:proofErr w:type="spellEnd"/>
      <w:del w:id="22" w:author="Brown,James T" w:date="2019-02-03T13:00:00Z">
        <w:r w:rsidRPr="004F09C9" w:rsidDel="004370E5">
          <w:rPr>
            <w:color w:val="000000" w:themeColor="text1"/>
          </w:rPr>
          <w:delText xml:space="preserve"> and Department)</w:delText>
        </w:r>
      </w:del>
      <w:r w:rsidRPr="004F09C9">
        <w:rPr>
          <w:color w:val="000000" w:themeColor="text1"/>
        </w:rPr>
        <w:t>, 2000). Oviposition in sexually mature adults lasts approximately 14 days with females laying between 20 and 50 eggs each day and 400 to 600 eggs across its lifetime (</w:t>
      </w:r>
      <w:proofErr w:type="spellStart"/>
      <w:r w:rsidRPr="004F09C9">
        <w:rPr>
          <w:color w:val="000000" w:themeColor="text1"/>
        </w:rPr>
        <w:t>Capinera</w:t>
      </w:r>
      <w:proofErr w:type="spellEnd"/>
      <w:del w:id="23" w:author="Brown,James T" w:date="2019-02-03T13:00:00Z">
        <w:r w:rsidRPr="004F09C9" w:rsidDel="004370E5">
          <w:rPr>
            <w:color w:val="000000" w:themeColor="text1"/>
          </w:rPr>
          <w:delText xml:space="preserve"> and Department)</w:delText>
        </w:r>
      </w:del>
      <w:r w:rsidRPr="004F09C9">
        <w:rPr>
          <w:color w:val="000000" w:themeColor="text1"/>
        </w:rPr>
        <w:t xml:space="preserve">, 2000). The flattened, scale like eggs are usually deposited on the underside of leaves and hatch four to nine days after being laid. In the field, larvae proceed through six larval instars. </w:t>
      </w:r>
      <w:proofErr w:type="gramStart"/>
      <w:r w:rsidRPr="004F09C9">
        <w:rPr>
          <w:color w:val="000000" w:themeColor="text1"/>
        </w:rPr>
        <w:t>Similar to</w:t>
      </w:r>
      <w:proofErr w:type="gramEnd"/>
      <w:r w:rsidRPr="004F09C9">
        <w:rPr>
          <w:color w:val="000000" w:themeColor="text1"/>
        </w:rPr>
        <w:t xml:space="preserve"> many lepidopterans. Once larval growth is completed </w:t>
      </w:r>
      <w:r w:rsidRPr="004F09C9">
        <w:rPr>
          <w:i/>
          <w:color w:val="000000" w:themeColor="text1"/>
        </w:rPr>
        <w:t xml:space="preserve">O. nubilalis </w:t>
      </w:r>
      <w:r w:rsidRPr="004F09C9">
        <w:rPr>
          <w:color w:val="000000" w:themeColor="text1"/>
        </w:rPr>
        <w:t>larvae enter the wandering stage (</w:t>
      </w:r>
      <w:proofErr w:type="spellStart"/>
      <w:r w:rsidRPr="004F09C9">
        <w:rPr>
          <w:color w:val="000000" w:themeColor="text1"/>
        </w:rPr>
        <w:t>Capinera</w:t>
      </w:r>
      <w:proofErr w:type="spellEnd"/>
      <w:del w:id="24" w:author="Brown,James T" w:date="2019-02-03T13:00:00Z">
        <w:r w:rsidRPr="004F09C9" w:rsidDel="004370E5">
          <w:rPr>
            <w:color w:val="000000" w:themeColor="text1"/>
          </w:rPr>
          <w:delText xml:space="preserve"> and Department)</w:delText>
        </w:r>
      </w:del>
      <w:r w:rsidRPr="004F09C9">
        <w:rPr>
          <w:color w:val="000000" w:themeColor="text1"/>
        </w:rPr>
        <w:t>,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 and enter diapause.</w:t>
      </w:r>
    </w:p>
    <w:p w14:paraId="4171D74F" w14:textId="77777777" w:rsidR="006F58EA" w:rsidRPr="004F09C9" w:rsidRDefault="00D27C9E">
      <w:pPr>
        <w:ind w:left="-15" w:right="160" w:firstLine="468"/>
        <w:rPr>
          <w:color w:val="000000" w:themeColor="text1"/>
        </w:rPr>
      </w:pPr>
      <w:r w:rsidRPr="004F09C9">
        <w:rPr>
          <w:color w:val="000000" w:themeColor="text1"/>
        </w:rPr>
        <w:t xml:space="preserve">Diapause is a state of increased stress tolerance, marked by developmental arrest and suppressed metabolic activity (Hahn and Denlinger, 2007; Tauber and Tauber, 1981). 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ECB become sensitive to photoperiod. When photoperiod reaches a critical threshold it initiates the diapause genotype and programs ECB larvae for diapause. </w:t>
      </w:r>
      <w:r w:rsidRPr="004F09C9">
        <w:rPr>
          <w:color w:val="000000" w:themeColor="text1"/>
        </w:rPr>
        <w:lastRenderedPageBreak/>
        <w:t xml:space="preserve">Within </w:t>
      </w:r>
      <w:r w:rsidRPr="004F09C9">
        <w:rPr>
          <w:i/>
          <w:color w:val="000000" w:themeColor="text1"/>
        </w:rPr>
        <w:t xml:space="preserve">O. nubilalis </w:t>
      </w:r>
      <w:r w:rsidRPr="004F09C9">
        <w:rPr>
          <w:color w:val="000000" w:themeColor="text1"/>
        </w:rPr>
        <w:t xml:space="preserve">at least two different diapause genotypes exist with genetically different diapause lengths (Levy et al., 2015; </w:t>
      </w:r>
      <w:proofErr w:type="spellStart"/>
      <w:r w:rsidRPr="004F09C9">
        <w:rPr>
          <w:color w:val="000000" w:themeColor="text1"/>
        </w:rPr>
        <w:t>Roelofs</w:t>
      </w:r>
      <w:proofErr w:type="spellEnd"/>
      <w:r w:rsidRPr="004F09C9">
        <w:rPr>
          <w:color w:val="000000" w:themeColor="text1"/>
        </w:rPr>
        <w:t xml:space="preserve"> et al., 1985; Showers et al., 1975). The initiation of diapause leads to major physiological changes and alters the life history trajectory of European corn borer larvae. Diapausing larvae depend on predictable cues to initiate and terminate diapause. Climate change and warmer temperatures could affect the synchrony between European corn borer life history and its environment, and understanding these effects may be crucial to how we manage this pest.</w:t>
      </w:r>
      <w:r w:rsidRPr="004F09C9">
        <w:rPr>
          <w:color w:val="000000" w:themeColor="text1"/>
        </w:rPr>
        <w:br w:type="page"/>
      </w:r>
    </w:p>
    <w:p w14:paraId="475DD355"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6F58EA" w:rsidRPr="004F09C9" w14:paraId="13C49A76" w14:textId="77777777">
        <w:trPr>
          <w:trHeight w:val="451"/>
        </w:trPr>
        <w:tc>
          <w:tcPr>
            <w:tcW w:w="1380" w:type="dxa"/>
            <w:tcBorders>
              <w:top w:val="double" w:sz="3" w:space="0" w:color="000000"/>
              <w:left w:val="nil"/>
              <w:bottom w:val="double" w:sz="3" w:space="0" w:color="000000"/>
              <w:right w:val="nil"/>
            </w:tcBorders>
          </w:tcPr>
          <w:p w14:paraId="7581315A" w14:textId="77777777" w:rsidR="006F58EA" w:rsidRPr="004F09C9" w:rsidRDefault="00D27C9E">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784F42D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Species</w:t>
            </w:r>
          </w:p>
        </w:tc>
      </w:tr>
      <w:tr w:rsidR="006F58EA" w:rsidRPr="004F09C9" w14:paraId="020ED2E2" w14:textId="77777777">
        <w:trPr>
          <w:trHeight w:val="427"/>
        </w:trPr>
        <w:tc>
          <w:tcPr>
            <w:tcW w:w="1380" w:type="dxa"/>
            <w:tcBorders>
              <w:top w:val="double" w:sz="3" w:space="0" w:color="000000"/>
              <w:left w:val="nil"/>
              <w:bottom w:val="single" w:sz="3" w:space="0" w:color="000000"/>
              <w:right w:val="nil"/>
            </w:tcBorders>
          </w:tcPr>
          <w:p w14:paraId="78665EAE" w14:textId="77777777" w:rsidR="006F58EA" w:rsidRPr="004F09C9" w:rsidRDefault="00D27C9E">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0A4B33CC" w14:textId="77777777" w:rsidR="006F58EA" w:rsidRPr="004F09C9" w:rsidRDefault="006F58EA">
            <w:pPr>
              <w:spacing w:after="160" w:line="259" w:lineRule="auto"/>
              <w:ind w:left="0" w:firstLine="0"/>
              <w:rPr>
                <w:color w:val="000000" w:themeColor="text1"/>
              </w:rPr>
            </w:pPr>
          </w:p>
        </w:tc>
      </w:tr>
      <w:tr w:rsidR="006F58EA" w:rsidRPr="004F09C9" w14:paraId="0EC01E1F" w14:textId="77777777">
        <w:trPr>
          <w:trHeight w:val="1589"/>
        </w:trPr>
        <w:tc>
          <w:tcPr>
            <w:tcW w:w="1380" w:type="dxa"/>
            <w:tcBorders>
              <w:top w:val="single" w:sz="3" w:space="0" w:color="000000"/>
              <w:left w:val="nil"/>
              <w:bottom w:val="single" w:sz="3" w:space="0" w:color="000000"/>
              <w:right w:val="nil"/>
            </w:tcBorders>
          </w:tcPr>
          <w:p w14:paraId="0DBCDD4E"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2182AB78" w14:textId="77777777" w:rsidR="006F58EA" w:rsidRPr="004F09C9" w:rsidRDefault="00D27C9E">
            <w:pPr>
              <w:spacing w:after="80" w:line="259" w:lineRule="auto"/>
              <w:ind w:left="322" w:firstLine="0"/>
              <w:rPr>
                <w:color w:val="000000" w:themeColor="text1"/>
              </w:rPr>
            </w:pPr>
            <w:r w:rsidRPr="004F09C9">
              <w:rPr>
                <w:i/>
                <w:color w:val="000000" w:themeColor="text1"/>
              </w:rPr>
              <w:t>O. nubilalis</w:t>
            </w:r>
          </w:p>
          <w:p w14:paraId="2CF8D291" w14:textId="77777777" w:rsidR="006F58EA" w:rsidRPr="004F09C9" w:rsidRDefault="00D27C9E">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60B2D273" w14:textId="77777777" w:rsidR="006F58EA" w:rsidRPr="004F09C9" w:rsidRDefault="00D27C9E">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47407472" w14:textId="77777777" w:rsidR="006F58EA" w:rsidRPr="004F09C9" w:rsidRDefault="00D27C9E">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6F58EA" w:rsidRPr="004F09C9" w14:paraId="77C4D16B" w14:textId="77777777">
        <w:trPr>
          <w:trHeight w:val="403"/>
        </w:trPr>
        <w:tc>
          <w:tcPr>
            <w:tcW w:w="1380" w:type="dxa"/>
            <w:tcBorders>
              <w:top w:val="single" w:sz="3" w:space="0" w:color="000000"/>
              <w:left w:val="nil"/>
              <w:bottom w:val="single" w:sz="3" w:space="0" w:color="000000"/>
              <w:right w:val="nil"/>
            </w:tcBorders>
          </w:tcPr>
          <w:p w14:paraId="7B504388" w14:textId="77777777" w:rsidR="006F58EA" w:rsidRPr="004F09C9" w:rsidRDefault="00D27C9E">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513BA20E" w14:textId="77777777" w:rsidR="006F58EA" w:rsidRPr="004F09C9" w:rsidRDefault="006F58EA">
            <w:pPr>
              <w:spacing w:after="160" w:line="259" w:lineRule="auto"/>
              <w:ind w:left="0" w:firstLine="0"/>
              <w:rPr>
                <w:color w:val="000000" w:themeColor="text1"/>
              </w:rPr>
            </w:pPr>
          </w:p>
        </w:tc>
      </w:tr>
      <w:tr w:rsidR="006F58EA" w:rsidRPr="004F09C9" w14:paraId="4CD2451B" w14:textId="77777777">
        <w:trPr>
          <w:trHeight w:val="798"/>
        </w:trPr>
        <w:tc>
          <w:tcPr>
            <w:tcW w:w="1380" w:type="dxa"/>
            <w:tcBorders>
              <w:top w:val="single" w:sz="3" w:space="0" w:color="000000"/>
              <w:left w:val="nil"/>
              <w:bottom w:val="single" w:sz="3" w:space="0" w:color="000000"/>
              <w:right w:val="nil"/>
            </w:tcBorders>
          </w:tcPr>
          <w:p w14:paraId="54A2EA02"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8F83D8D" w14:textId="77777777" w:rsidR="006F58EA" w:rsidRPr="004F09C9" w:rsidRDefault="00D27C9E">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365DF023" w14:textId="77777777" w:rsidR="006F58EA" w:rsidRPr="004F09C9" w:rsidRDefault="00D27C9E">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6F58EA" w:rsidRPr="004F09C9" w14:paraId="7C4B2D0B" w14:textId="77777777">
        <w:trPr>
          <w:trHeight w:val="403"/>
        </w:trPr>
        <w:tc>
          <w:tcPr>
            <w:tcW w:w="1380" w:type="dxa"/>
            <w:tcBorders>
              <w:top w:val="single" w:sz="3" w:space="0" w:color="000000"/>
              <w:left w:val="nil"/>
              <w:bottom w:val="single" w:sz="3" w:space="0" w:color="000000"/>
              <w:right w:val="nil"/>
            </w:tcBorders>
          </w:tcPr>
          <w:p w14:paraId="39B20735" w14:textId="77777777" w:rsidR="006F58EA" w:rsidRPr="004F09C9" w:rsidRDefault="00D27C9E">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7DCB5364" w14:textId="77777777" w:rsidR="006F58EA" w:rsidRPr="004F09C9" w:rsidRDefault="006F58EA">
            <w:pPr>
              <w:spacing w:after="160" w:line="259" w:lineRule="auto"/>
              <w:ind w:left="0" w:firstLine="0"/>
              <w:rPr>
                <w:color w:val="000000" w:themeColor="text1"/>
              </w:rPr>
            </w:pPr>
          </w:p>
        </w:tc>
      </w:tr>
      <w:tr w:rsidR="006F58EA" w:rsidRPr="004F09C9" w14:paraId="350353DC" w14:textId="77777777">
        <w:trPr>
          <w:trHeight w:val="1589"/>
        </w:trPr>
        <w:tc>
          <w:tcPr>
            <w:tcW w:w="1380" w:type="dxa"/>
            <w:tcBorders>
              <w:top w:val="single" w:sz="3" w:space="0" w:color="000000"/>
              <w:left w:val="nil"/>
              <w:bottom w:val="single" w:sz="3" w:space="0" w:color="000000"/>
              <w:right w:val="nil"/>
            </w:tcBorders>
          </w:tcPr>
          <w:p w14:paraId="6B0BF9CD"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57B2296" w14:textId="77777777" w:rsidR="006F58EA" w:rsidRPr="004F09C9" w:rsidRDefault="00D27C9E">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1FEAAABD" w14:textId="77777777" w:rsidR="006F58EA" w:rsidRPr="004F09C9" w:rsidRDefault="00D27C9E">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08A4CAC3" w14:textId="77777777" w:rsidR="006F58EA" w:rsidRPr="004F09C9" w:rsidRDefault="00D27C9E">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5BB50187" w14:textId="77777777" w:rsidR="006F58EA" w:rsidRPr="004F09C9" w:rsidRDefault="00D27C9E">
      <w:pPr>
        <w:rPr>
          <w:color w:val="000000" w:themeColor="text1"/>
        </w:rPr>
      </w:pPr>
      <w:r w:rsidRPr="004F09C9">
        <w:rPr>
          <w:color w:val="000000" w:themeColor="text1"/>
        </w:rPr>
        <w:br w:type="page"/>
      </w:r>
    </w:p>
    <w:p w14:paraId="4A08736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2FFF5298" wp14:editId="711069B5">
            <wp:extent cx="5349359" cy="4133596"/>
            <wp:effectExtent l="0" t="0" r="0" b="0"/>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5"/>
                    <a:stretch>
                      <a:fillRect/>
                    </a:stretch>
                  </pic:blipFill>
                  <pic:spPr>
                    <a:xfrm>
                      <a:off x="0" y="0"/>
                      <a:ext cx="5349359" cy="4133596"/>
                    </a:xfrm>
                    <a:prstGeom prst="rect">
                      <a:avLst/>
                    </a:prstGeom>
                  </pic:spPr>
                </pic:pic>
              </a:graphicData>
            </a:graphic>
          </wp:inline>
        </w:drawing>
      </w:r>
    </w:p>
    <w:p w14:paraId="413F3A30" w14:textId="77777777" w:rsidR="006F58EA" w:rsidRPr="004F09C9" w:rsidRDefault="00D27C9E">
      <w:pPr>
        <w:spacing w:after="3" w:line="238" w:lineRule="auto"/>
        <w:ind w:left="1163" w:right="98" w:hanging="1178"/>
        <w:jc w:val="both"/>
        <w:rPr>
          <w:color w:val="000000" w:themeColor="text1"/>
        </w:rPr>
      </w:pPr>
      <w:r w:rsidRPr="004F09C9">
        <w:rPr>
          <w:color w:val="000000" w:themeColor="text1"/>
        </w:rPr>
        <w:t xml:space="preserve">Figure 2-1. (A) Chemical structure of (Z)-11-tetradecenyl acetate, the major sex pheromone molecule produced primarily by Z strain females. National Center for Biotechnology Information. Source: PubChem Compound Database; CID=5367692. Reprinted with permission from </w:t>
      </w:r>
      <w:proofErr w:type="spellStart"/>
      <w:r w:rsidRPr="004F09C9">
        <w:rPr>
          <w:color w:val="000000" w:themeColor="text1"/>
        </w:rPr>
        <w:t>Pubchem</w:t>
      </w:r>
      <w:proofErr w:type="spellEnd"/>
      <w:r w:rsidRPr="004F09C9">
        <w:rPr>
          <w:color w:val="000000" w:themeColor="text1"/>
        </w:rPr>
        <w:t xml:space="preserve"> Open Chemistry Database</w:t>
      </w:r>
    </w:p>
    <w:p w14:paraId="31A81722" w14:textId="77777777" w:rsidR="006F58EA" w:rsidRPr="004F09C9" w:rsidRDefault="00D27C9E">
      <w:pPr>
        <w:spacing w:after="3" w:line="238" w:lineRule="auto"/>
        <w:ind w:left="1168" w:right="315" w:firstLine="0"/>
        <w:jc w:val="both"/>
        <w:rPr>
          <w:color w:val="000000" w:themeColor="text1"/>
        </w:rPr>
      </w:pPr>
      <w:r w:rsidRPr="004F09C9">
        <w:rPr>
          <w:color w:val="000000" w:themeColor="text1"/>
        </w:rPr>
        <w:t xml:space="preserve">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w:t>
      </w:r>
      <w:proofErr w:type="spellStart"/>
      <w:r w:rsidRPr="004F09C9">
        <w:rPr>
          <w:color w:val="000000" w:themeColor="text1"/>
        </w:rPr>
        <w:t>Pubchem</w:t>
      </w:r>
      <w:proofErr w:type="spellEnd"/>
      <w:r w:rsidRPr="004F09C9">
        <w:rPr>
          <w:color w:val="000000" w:themeColor="text1"/>
        </w:rPr>
        <w:t xml:space="preserve"> Open Chemistry Database https://pubchem.ncbi.nlm.nih.gov/compound/5367650 (November 6, 2018).</w:t>
      </w:r>
    </w:p>
    <w:p w14:paraId="188C4912" w14:textId="77777777" w:rsidR="00D27C9E" w:rsidRPr="004F09C9" w:rsidRDefault="00D27C9E">
      <w:pPr>
        <w:spacing w:after="3" w:line="238" w:lineRule="auto"/>
        <w:ind w:left="1168" w:right="315" w:firstLine="0"/>
        <w:jc w:val="both"/>
        <w:rPr>
          <w:color w:val="000000" w:themeColor="text1"/>
        </w:rPr>
      </w:pPr>
    </w:p>
    <w:p w14:paraId="58DC0996" w14:textId="77777777" w:rsidR="00D27C9E" w:rsidRPr="004F09C9" w:rsidRDefault="00D27C9E">
      <w:pPr>
        <w:spacing w:after="3" w:line="238" w:lineRule="auto"/>
        <w:ind w:left="1168" w:right="315" w:firstLine="0"/>
        <w:jc w:val="both"/>
        <w:rPr>
          <w:color w:val="000000" w:themeColor="text1"/>
        </w:rPr>
      </w:pPr>
    </w:p>
    <w:p w14:paraId="0C68955D" w14:textId="77777777" w:rsidR="00D27C9E" w:rsidRPr="004F09C9" w:rsidRDefault="00D27C9E">
      <w:pPr>
        <w:spacing w:after="3" w:line="238" w:lineRule="auto"/>
        <w:ind w:left="1168" w:right="315" w:firstLine="0"/>
        <w:jc w:val="both"/>
        <w:rPr>
          <w:color w:val="000000" w:themeColor="text1"/>
        </w:rPr>
      </w:pPr>
    </w:p>
    <w:p w14:paraId="2336CA68" w14:textId="77777777" w:rsidR="00D27C9E" w:rsidRPr="004F09C9" w:rsidRDefault="00D27C9E">
      <w:pPr>
        <w:spacing w:after="3" w:line="238" w:lineRule="auto"/>
        <w:ind w:left="1168" w:right="315" w:firstLine="0"/>
        <w:jc w:val="both"/>
        <w:rPr>
          <w:color w:val="000000" w:themeColor="text1"/>
        </w:rPr>
      </w:pPr>
    </w:p>
    <w:p w14:paraId="07FFC569" w14:textId="77777777" w:rsidR="00D27C9E" w:rsidRPr="004F09C9" w:rsidRDefault="00D27C9E">
      <w:pPr>
        <w:spacing w:after="3" w:line="238" w:lineRule="auto"/>
        <w:ind w:left="1168" w:right="315" w:firstLine="0"/>
        <w:jc w:val="both"/>
        <w:rPr>
          <w:color w:val="000000" w:themeColor="text1"/>
        </w:rPr>
      </w:pPr>
    </w:p>
    <w:p w14:paraId="7A450783" w14:textId="77777777" w:rsidR="00D27C9E" w:rsidRPr="004F09C9" w:rsidRDefault="00D27C9E">
      <w:pPr>
        <w:spacing w:after="3" w:line="238" w:lineRule="auto"/>
        <w:ind w:left="1168" w:right="315" w:firstLine="0"/>
        <w:jc w:val="both"/>
        <w:rPr>
          <w:color w:val="000000" w:themeColor="text1"/>
        </w:rPr>
      </w:pPr>
    </w:p>
    <w:p w14:paraId="453E1989" w14:textId="77777777" w:rsidR="00D27C9E" w:rsidRPr="004F09C9" w:rsidRDefault="00D27C9E">
      <w:pPr>
        <w:spacing w:after="3" w:line="238" w:lineRule="auto"/>
        <w:ind w:left="1168" w:right="315" w:firstLine="0"/>
        <w:jc w:val="both"/>
        <w:rPr>
          <w:color w:val="000000" w:themeColor="text1"/>
        </w:rPr>
      </w:pPr>
    </w:p>
    <w:p w14:paraId="7A667ACD" w14:textId="77777777" w:rsidR="00D27C9E" w:rsidRPr="004F09C9" w:rsidRDefault="00D27C9E">
      <w:pPr>
        <w:spacing w:after="3" w:line="238" w:lineRule="auto"/>
        <w:ind w:left="1168" w:right="315" w:firstLine="0"/>
        <w:jc w:val="both"/>
        <w:rPr>
          <w:color w:val="000000" w:themeColor="text1"/>
        </w:rPr>
      </w:pPr>
    </w:p>
    <w:p w14:paraId="4882091A" w14:textId="77777777" w:rsidR="00D27C9E" w:rsidRPr="004F09C9" w:rsidRDefault="00D27C9E">
      <w:pPr>
        <w:spacing w:after="3" w:line="238" w:lineRule="auto"/>
        <w:ind w:left="1168" w:right="315" w:firstLine="0"/>
        <w:jc w:val="both"/>
        <w:rPr>
          <w:color w:val="000000" w:themeColor="text1"/>
        </w:rPr>
      </w:pPr>
    </w:p>
    <w:p w14:paraId="3FA40363" w14:textId="77777777" w:rsidR="00D27C9E" w:rsidRPr="004F09C9" w:rsidRDefault="00D27C9E">
      <w:pPr>
        <w:spacing w:after="3" w:line="238" w:lineRule="auto"/>
        <w:ind w:left="1168" w:right="315" w:firstLine="0"/>
        <w:jc w:val="both"/>
        <w:rPr>
          <w:color w:val="000000" w:themeColor="text1"/>
        </w:rPr>
      </w:pPr>
    </w:p>
    <w:p w14:paraId="1222B7BF" w14:textId="77777777" w:rsidR="00D27C9E" w:rsidRPr="004F09C9" w:rsidRDefault="00D27C9E">
      <w:pPr>
        <w:spacing w:after="3" w:line="238" w:lineRule="auto"/>
        <w:ind w:left="1168" w:right="315" w:firstLine="0"/>
        <w:jc w:val="both"/>
        <w:rPr>
          <w:color w:val="000000" w:themeColor="text1"/>
        </w:rPr>
      </w:pPr>
    </w:p>
    <w:p w14:paraId="58EFD880" w14:textId="77777777" w:rsidR="00D27C9E" w:rsidRPr="004F09C9" w:rsidRDefault="00D27C9E">
      <w:pPr>
        <w:spacing w:after="3" w:line="238" w:lineRule="auto"/>
        <w:ind w:left="1168" w:right="315" w:firstLine="0"/>
        <w:jc w:val="both"/>
        <w:rPr>
          <w:color w:val="000000" w:themeColor="text1"/>
        </w:rPr>
      </w:pPr>
    </w:p>
    <w:p w14:paraId="04519699" w14:textId="77777777" w:rsidR="00D27C9E" w:rsidRPr="004F09C9" w:rsidRDefault="00D27C9E">
      <w:pPr>
        <w:spacing w:after="3" w:line="238" w:lineRule="auto"/>
        <w:ind w:left="1168" w:right="315" w:firstLine="0"/>
        <w:jc w:val="both"/>
        <w:rPr>
          <w:color w:val="000000" w:themeColor="text1"/>
        </w:rPr>
      </w:pPr>
    </w:p>
    <w:p w14:paraId="490B14DE" w14:textId="77777777" w:rsidR="006F58EA" w:rsidRPr="004F09C9" w:rsidRDefault="00D27C9E" w:rsidP="00DD43B4">
      <w:pPr>
        <w:spacing w:after="0" w:line="263" w:lineRule="auto"/>
        <w:ind w:right="80"/>
        <w:jc w:val="center"/>
        <w:rPr>
          <w:color w:val="000000" w:themeColor="text1"/>
        </w:rPr>
      </w:pPr>
      <w:r w:rsidRPr="004F09C9">
        <w:rPr>
          <w:color w:val="000000" w:themeColor="text1"/>
        </w:rPr>
        <w:lastRenderedPageBreak/>
        <w:t>CHAPTER 3</w:t>
      </w:r>
    </w:p>
    <w:p w14:paraId="492C65B6" w14:textId="77777777" w:rsidR="006F58EA" w:rsidRPr="004F09C9" w:rsidRDefault="00D27C9E" w:rsidP="00DD43B4">
      <w:pPr>
        <w:spacing w:line="259" w:lineRule="auto"/>
        <w:ind w:left="-5" w:right="90"/>
        <w:jc w:val="center"/>
        <w:rPr>
          <w:color w:val="000000" w:themeColor="text1"/>
        </w:rPr>
      </w:pPr>
      <w:r w:rsidRPr="004F09C9">
        <w:rPr>
          <w:color w:val="000000" w:themeColor="text1"/>
        </w:rPr>
        <w:t>EUROPEAN CORN BORER: THE RELATIONSHIP BETWEEN STORED RESOURCES AND</w:t>
      </w:r>
    </w:p>
    <w:p w14:paraId="4746C185" w14:textId="77777777" w:rsidR="006F58EA" w:rsidRDefault="00D27C9E">
      <w:pPr>
        <w:spacing w:after="162" w:line="263" w:lineRule="auto"/>
        <w:ind w:right="80"/>
        <w:jc w:val="center"/>
        <w:rPr>
          <w:color w:val="000000" w:themeColor="text1"/>
        </w:rPr>
      </w:pPr>
      <w:r w:rsidRPr="004F09C9">
        <w:rPr>
          <w:color w:val="000000" w:themeColor="text1"/>
        </w:rPr>
        <w:t>DIAPAUSE TIMING</w:t>
      </w:r>
    </w:p>
    <w:p w14:paraId="007AF352" w14:textId="77777777" w:rsidR="006023CB" w:rsidRPr="004F09C9" w:rsidRDefault="006023CB">
      <w:pPr>
        <w:spacing w:after="162" w:line="263" w:lineRule="auto"/>
        <w:ind w:right="80"/>
        <w:jc w:val="center"/>
        <w:rPr>
          <w:color w:val="000000" w:themeColor="text1"/>
        </w:rPr>
      </w:pPr>
    </w:p>
    <w:p w14:paraId="07D548C4" w14:textId="77777777" w:rsidR="006F58EA" w:rsidRPr="004F09C9" w:rsidRDefault="00D27C9E" w:rsidP="00DD43B4">
      <w:pPr>
        <w:tabs>
          <w:tab w:val="center" w:pos="3879"/>
          <w:tab w:val="center" w:pos="4986"/>
        </w:tabs>
        <w:spacing w:after="206" w:line="259" w:lineRule="auto"/>
        <w:ind w:left="0" w:firstLine="0"/>
        <w:jc w:val="center"/>
        <w:rPr>
          <w:color w:val="000000" w:themeColor="text1"/>
        </w:rPr>
      </w:pPr>
      <w:r w:rsidRPr="004F09C9">
        <w:rPr>
          <w:color w:val="000000" w:themeColor="text1"/>
        </w:rPr>
        <w:t>3.1</w:t>
      </w:r>
      <w:r w:rsidR="00DD43B4">
        <w:rPr>
          <w:color w:val="000000" w:themeColor="text1"/>
        </w:rPr>
        <w:t xml:space="preserve">     </w:t>
      </w:r>
      <w:r w:rsidRPr="004F09C9">
        <w:rPr>
          <w:color w:val="000000" w:themeColor="text1"/>
        </w:rPr>
        <w:t>Background</w:t>
      </w:r>
    </w:p>
    <w:p w14:paraId="1C552E9E" w14:textId="77777777" w:rsidR="004F09C9" w:rsidRPr="004F09C9" w:rsidRDefault="004F09C9" w:rsidP="00DD43B4">
      <w:pPr>
        <w:spacing w:line="480" w:lineRule="auto"/>
        <w:ind w:left="-15" w:right="165" w:firstLine="468"/>
        <w:rPr>
          <w:color w:val="000000" w:themeColor="text1"/>
        </w:rPr>
      </w:pPr>
      <w:r w:rsidRPr="004F09C9">
        <w:rPr>
          <w:color w:val="000000" w:themeColor="text1"/>
        </w:rPr>
        <w:t xml:space="preserve">According to the National Oceanic and Atmospheric Administration, 2016 was the warmest year on record and temperature increases are expected to continue through the year 2100 </w:t>
      </w:r>
      <w:r w:rsidR="00CE5B15">
        <w:rPr>
          <w:color w:val="000000" w:themeColor="text1"/>
        </w:rPr>
        <w:t>(</w:t>
      </w:r>
      <w:r w:rsidR="00DA3145">
        <w:rPr>
          <w:color w:val="000000" w:themeColor="text1"/>
        </w:rPr>
        <w:t>NOAA</w:t>
      </w:r>
      <w:r w:rsidR="001600C3">
        <w:rPr>
          <w:color w:val="000000" w:themeColor="text1"/>
        </w:rPr>
        <w:t>,</w:t>
      </w:r>
      <w:r w:rsidR="00DA3145">
        <w:rPr>
          <w:color w:val="000000" w:themeColor="text1"/>
        </w:rPr>
        <w:t xml:space="preserve"> 2017</w:t>
      </w:r>
      <w:r w:rsidR="001600C3">
        <w:rPr>
          <w:color w:val="000000" w:themeColor="text1"/>
        </w:rPr>
        <w:t>;</w:t>
      </w:r>
      <w:r w:rsidR="00CE5B15">
        <w:rPr>
          <w:color w:val="000000" w:themeColor="text1"/>
        </w:rPr>
        <w:t xml:space="preserve"> </w:t>
      </w:r>
      <w:proofErr w:type="spellStart"/>
      <w:r w:rsidR="00DA3145">
        <w:rPr>
          <w:color w:val="000000" w:themeColor="text1"/>
        </w:rPr>
        <w:t>DeLucia</w:t>
      </w:r>
      <w:proofErr w:type="spellEnd"/>
      <w:r w:rsidR="001600C3">
        <w:rPr>
          <w:color w:val="000000" w:themeColor="text1"/>
        </w:rPr>
        <w:t xml:space="preserve">, </w:t>
      </w:r>
      <w:r w:rsidR="00DA3145">
        <w:rPr>
          <w:color w:val="000000" w:themeColor="text1"/>
        </w:rPr>
        <w:t>2008</w:t>
      </w:r>
      <w:r w:rsidR="001600C3">
        <w:rPr>
          <w:color w:val="000000" w:themeColor="text1"/>
        </w:rPr>
        <w:t>;</w:t>
      </w:r>
      <w:r w:rsidR="00CE5B15">
        <w:rPr>
          <w:color w:val="000000" w:themeColor="text1"/>
        </w:rPr>
        <w:t xml:space="preserve"> </w:t>
      </w:r>
      <w:r w:rsidR="00DA3145">
        <w:rPr>
          <w:color w:val="000000" w:themeColor="text1"/>
        </w:rPr>
        <w:t>IPCC</w:t>
      </w:r>
      <w:r w:rsidR="001600C3">
        <w:rPr>
          <w:color w:val="000000" w:themeColor="text1"/>
        </w:rPr>
        <w:t>,</w:t>
      </w:r>
      <w:r w:rsidR="00DA3145">
        <w:rPr>
          <w:color w:val="000000" w:themeColor="text1"/>
        </w:rPr>
        <w:t xml:space="preserve"> 2013</w:t>
      </w:r>
      <w:r w:rsidR="00CE5B15">
        <w:rPr>
          <w:color w:val="000000" w:themeColor="text1"/>
        </w:rPr>
        <w:t>)</w:t>
      </w:r>
      <w:r w:rsidRPr="004F09C9">
        <w:rPr>
          <w:color w:val="000000" w:themeColor="text1"/>
        </w:rPr>
        <w:t xml:space="preserve">. As seasonal temperatures increase, the duration of warm summers will expand, cool winters will contract, and temperatures during the spring and fall will become less predictable </w:t>
      </w:r>
      <w:r w:rsidR="00CE5B15">
        <w:rPr>
          <w:color w:val="000000" w:themeColor="text1"/>
        </w:rPr>
        <w:t>(NOAA 2016</w:t>
      </w:r>
      <w:r w:rsidR="001600C3">
        <w:rPr>
          <w:color w:val="000000" w:themeColor="text1"/>
        </w:rPr>
        <w:t>;</w:t>
      </w:r>
      <w:r w:rsidR="00CE5B15">
        <w:rPr>
          <w:color w:val="000000" w:themeColor="text1"/>
        </w:rPr>
        <w:t xml:space="preserve"> </w:t>
      </w:r>
      <w:proofErr w:type="spellStart"/>
      <w:r w:rsidR="00CE5B15">
        <w:rPr>
          <w:color w:val="000000" w:themeColor="text1"/>
        </w:rPr>
        <w:t>DeLucia</w:t>
      </w:r>
      <w:proofErr w:type="spellEnd"/>
      <w:r w:rsidR="00CE5B15">
        <w:rPr>
          <w:color w:val="000000" w:themeColor="text1"/>
        </w:rPr>
        <w:t xml:space="preserve"> et al.</w:t>
      </w:r>
      <w:r w:rsidR="001600C3">
        <w:rPr>
          <w:color w:val="000000" w:themeColor="text1"/>
        </w:rPr>
        <w:t>,</w:t>
      </w:r>
      <w:r w:rsidR="00CE5B15">
        <w:rPr>
          <w:color w:val="000000" w:themeColor="text1"/>
        </w:rPr>
        <w:t xml:space="preserve"> 2008)</w:t>
      </w:r>
      <w:r w:rsidRPr="004F09C9">
        <w:rPr>
          <w:color w:val="000000" w:themeColor="text1"/>
        </w:rPr>
        <w:t xml:space="preserve">.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w:t>
      </w:r>
      <w:r w:rsidR="00CE5B15">
        <w:rPr>
          <w:color w:val="000000" w:themeColor="text1"/>
        </w:rPr>
        <w:t>(</w:t>
      </w:r>
      <w:proofErr w:type="spellStart"/>
      <w:r w:rsidR="00CE5B15" w:rsidRPr="00CE5B15">
        <w:rPr>
          <w:color w:val="000000" w:themeColor="text1"/>
        </w:rPr>
        <w:t>Koštál</w:t>
      </w:r>
      <w:proofErr w:type="spellEnd"/>
      <w:r w:rsidR="001600C3">
        <w:rPr>
          <w:color w:val="000000" w:themeColor="text1"/>
        </w:rPr>
        <w:t>,</w:t>
      </w:r>
      <w:r w:rsidR="00CE5B15">
        <w:rPr>
          <w:color w:val="000000" w:themeColor="text1"/>
        </w:rPr>
        <w:t xml:space="preserve"> 2006)</w:t>
      </w:r>
      <w:r w:rsidRPr="004F09C9">
        <w:rPr>
          <w:color w:val="000000" w:themeColor="text1"/>
        </w:rPr>
        <w:t xml:space="preserve">. </w:t>
      </w:r>
    </w:p>
    <w:p w14:paraId="0AEA3736" w14:textId="79427455" w:rsidR="004F09C9" w:rsidRPr="004F09C9" w:rsidRDefault="004F09C9" w:rsidP="00DD43B4">
      <w:pPr>
        <w:spacing w:line="480" w:lineRule="auto"/>
        <w:ind w:left="-15" w:right="165" w:firstLine="468"/>
        <w:rPr>
          <w:color w:val="000000" w:themeColor="text1"/>
        </w:rPr>
      </w:pPr>
      <w:r w:rsidRPr="004F09C9">
        <w:rPr>
          <w:color w:val="000000" w:themeColor="text1"/>
        </w:rPr>
        <w:t xml:space="preserve">Insects in diapause can survive for months exposed to harsh conditions and typically do so without access to nutrition by lowering their metabolic activity and suspending their development </w:t>
      </w:r>
      <w:r w:rsidR="00CE5B15">
        <w:rPr>
          <w:color w:val="000000" w:themeColor="text1"/>
        </w:rPr>
        <w:t>(</w:t>
      </w:r>
      <w:proofErr w:type="spellStart"/>
      <w:r w:rsidR="00DA3145">
        <w:rPr>
          <w:color w:val="000000" w:themeColor="text1"/>
        </w:rPr>
        <w:t>Nechols</w:t>
      </w:r>
      <w:ins w:id="25" w:author="Brown, James T." w:date="2019-02-07T10:20:00Z">
        <w:r w:rsidR="004B74F2">
          <w:rPr>
            <w:color w:val="000000" w:themeColor="text1"/>
          </w:rPr>
          <w:t>et</w:t>
        </w:r>
        <w:proofErr w:type="spellEnd"/>
        <w:r w:rsidR="004B74F2">
          <w:rPr>
            <w:color w:val="000000" w:themeColor="text1"/>
          </w:rPr>
          <w:t xml:space="preserve"> al.</w:t>
        </w:r>
      </w:ins>
      <w:r w:rsidR="001600C3">
        <w:rPr>
          <w:color w:val="000000" w:themeColor="text1"/>
        </w:rPr>
        <w:t>,</w:t>
      </w:r>
      <w:r w:rsidR="00DA3145">
        <w:rPr>
          <w:color w:val="000000" w:themeColor="text1"/>
        </w:rPr>
        <w:t xml:space="preserve"> 1999</w:t>
      </w:r>
      <w:r w:rsidR="001600C3">
        <w:rPr>
          <w:color w:val="000000" w:themeColor="text1"/>
        </w:rPr>
        <w:t>;</w:t>
      </w:r>
      <w:r w:rsidR="00CE5B15">
        <w:rPr>
          <w:color w:val="000000" w:themeColor="text1"/>
        </w:rPr>
        <w:t xml:space="preserve"> Hahn and Denlinger</w:t>
      </w:r>
      <w:r w:rsidR="001600C3">
        <w:rPr>
          <w:color w:val="000000" w:themeColor="text1"/>
        </w:rPr>
        <w:t>,</w:t>
      </w:r>
      <w:r w:rsidR="00CE5B15">
        <w:rPr>
          <w:color w:val="000000" w:themeColor="text1"/>
        </w:rPr>
        <w:t xml:space="preserve"> 2007)</w:t>
      </w:r>
      <w:r w:rsidRPr="004F09C9">
        <w:rPr>
          <w:color w:val="000000" w:themeColor="text1"/>
        </w:rPr>
        <w:t xml:space="preserve">. Before the environment becomes unfavorable, insects prepare for diapause by accumulating and storing nutrients in the form of lipids, proteins, and carbohydrates </w:t>
      </w:r>
      <w:r w:rsidR="004A056B">
        <w:rPr>
          <w:color w:val="000000" w:themeColor="text1"/>
        </w:rPr>
        <w:t>(</w:t>
      </w:r>
      <w:r w:rsidR="006229D9">
        <w:rPr>
          <w:color w:val="000000" w:themeColor="text1"/>
        </w:rPr>
        <w:t>Hahn and Denlinger</w:t>
      </w:r>
      <w:r w:rsidR="001600C3">
        <w:rPr>
          <w:color w:val="000000" w:themeColor="text1"/>
        </w:rPr>
        <w:t>,</w:t>
      </w:r>
      <w:r w:rsidR="006229D9">
        <w:rPr>
          <w:color w:val="000000" w:themeColor="text1"/>
        </w:rPr>
        <w:t xml:space="preserve"> 2007</w:t>
      </w:r>
      <w:r w:rsidR="001600C3">
        <w:rPr>
          <w:color w:val="000000" w:themeColor="text1"/>
        </w:rPr>
        <w:t>;</w:t>
      </w:r>
      <w:r w:rsidR="006229D9">
        <w:rPr>
          <w:color w:val="000000" w:themeColor="text1"/>
        </w:rPr>
        <w:t xml:space="preserve"> Hahn and Denlinger</w:t>
      </w:r>
      <w:r w:rsidR="001600C3">
        <w:rPr>
          <w:color w:val="000000" w:themeColor="text1"/>
        </w:rPr>
        <w:t>,</w:t>
      </w:r>
      <w:r w:rsidR="006229D9">
        <w:rPr>
          <w:color w:val="000000" w:themeColor="text1"/>
        </w:rPr>
        <w:t xml:space="preserve"> 2011</w:t>
      </w:r>
      <w:r w:rsidR="004A056B">
        <w:rPr>
          <w:color w:val="000000" w:themeColor="text1"/>
        </w:rPr>
        <w:t>)</w:t>
      </w:r>
      <w:r w:rsidRPr="004F09C9">
        <w:rPr>
          <w:color w:val="000000" w:themeColor="text1"/>
        </w:rPr>
        <w:t xml:space="preserve">. </w:t>
      </w:r>
      <w:commentRangeStart w:id="26"/>
      <w:commentRangeStart w:id="27"/>
      <w:r w:rsidR="0051573D">
        <w:rPr>
          <w:color w:val="000000" w:themeColor="text1"/>
        </w:rPr>
        <w:t>Increased protein storage</w:t>
      </w:r>
      <w:r w:rsidRPr="004F09C9">
        <w:rPr>
          <w:color w:val="000000" w:themeColor="text1"/>
        </w:rPr>
        <w:t xml:space="preserve"> has been reported in </w:t>
      </w:r>
      <w:commentRangeEnd w:id="26"/>
      <w:r w:rsidR="00BC1BD3">
        <w:rPr>
          <w:rStyle w:val="CommentReference"/>
        </w:rPr>
        <w:commentReference w:id="26"/>
      </w:r>
      <w:commentRangeEnd w:id="27"/>
      <w:r w:rsidR="001545B6">
        <w:rPr>
          <w:rStyle w:val="CommentReference"/>
        </w:rPr>
        <w:commentReference w:id="27"/>
      </w:r>
      <w:r w:rsidRPr="004F09C9">
        <w:rPr>
          <w:color w:val="000000" w:themeColor="text1"/>
        </w:rPr>
        <w:t>Colorado potato beetles (</w:t>
      </w:r>
      <w:proofErr w:type="spellStart"/>
      <w:proofErr w:type="gramStart"/>
      <w:r w:rsidRPr="004F09C9">
        <w:rPr>
          <w:i/>
          <w:iCs/>
          <w:color w:val="000000" w:themeColor="text1"/>
        </w:rPr>
        <w:t>L</w:t>
      </w:r>
      <w:r w:rsidR="00323875">
        <w:rPr>
          <w:i/>
          <w:iCs/>
          <w:color w:val="000000" w:themeColor="text1"/>
        </w:rPr>
        <w:t>eptinotars</w:t>
      </w:r>
      <w:r w:rsidR="001600C3">
        <w:rPr>
          <w:i/>
          <w:iCs/>
          <w:color w:val="000000" w:themeColor="text1"/>
        </w:rPr>
        <w:t>a</w:t>
      </w:r>
      <w:proofErr w:type="spellEnd"/>
      <w:r w:rsidR="001600C3">
        <w:rPr>
          <w:i/>
          <w:iCs/>
          <w:color w:val="000000" w:themeColor="text1"/>
        </w:rPr>
        <w:t xml:space="preserve"> </w:t>
      </w:r>
      <w:r w:rsidRPr="004F09C9">
        <w:rPr>
          <w:i/>
          <w:iCs/>
          <w:color w:val="000000" w:themeColor="text1"/>
        </w:rPr>
        <w:t xml:space="preserve"> </w:t>
      </w:r>
      <w:proofErr w:type="spellStart"/>
      <w:r w:rsidRPr="004F09C9">
        <w:rPr>
          <w:i/>
          <w:iCs/>
          <w:color w:val="000000" w:themeColor="text1"/>
        </w:rPr>
        <w:t>decemlineata</w:t>
      </w:r>
      <w:proofErr w:type="spellEnd"/>
      <w:proofErr w:type="gramEnd"/>
      <w:r w:rsidRPr="004F09C9">
        <w:rPr>
          <w:color w:val="000000" w:themeColor="text1"/>
        </w:rPr>
        <w:t>) (</w:t>
      </w:r>
      <w:proofErr w:type="spellStart"/>
      <w:r w:rsidRPr="004F09C9">
        <w:rPr>
          <w:color w:val="000000" w:themeColor="text1"/>
        </w:rPr>
        <w:t>Kort</w:t>
      </w:r>
      <w:proofErr w:type="spellEnd"/>
      <w:r w:rsidRPr="004F09C9">
        <w:rPr>
          <w:color w:val="000000" w:themeColor="text1"/>
        </w:rPr>
        <w:t xml:space="preserve"> and </w:t>
      </w:r>
      <w:proofErr w:type="spellStart"/>
      <w:r w:rsidRPr="004F09C9">
        <w:rPr>
          <w:color w:val="000000" w:themeColor="text1"/>
        </w:rPr>
        <w:t>Koopmanschap</w:t>
      </w:r>
      <w:proofErr w:type="spellEnd"/>
      <w:ins w:id="28" w:author="Brown, James T. [3]" w:date="2019-02-07T10:21:00Z">
        <w:r w:rsidR="004B74F2">
          <w:rPr>
            <w:color w:val="000000" w:themeColor="text1"/>
          </w:rPr>
          <w:t>,</w:t>
        </w:r>
      </w:ins>
      <w:r w:rsidRPr="004F09C9">
        <w:rPr>
          <w:color w:val="000000" w:themeColor="text1"/>
        </w:rPr>
        <w:t xml:space="preserve"> 1994) and southwestern corn borers (</w:t>
      </w:r>
      <w:proofErr w:type="spellStart"/>
      <w:r w:rsidRPr="004F09C9">
        <w:rPr>
          <w:i/>
          <w:color w:val="000000" w:themeColor="text1"/>
        </w:rPr>
        <w:t>D</w:t>
      </w:r>
      <w:r w:rsidR="00323875">
        <w:rPr>
          <w:i/>
          <w:color w:val="000000" w:themeColor="text1"/>
        </w:rPr>
        <w:t>iatrea</w:t>
      </w:r>
      <w:proofErr w:type="spellEnd"/>
      <w:r w:rsidRPr="004F09C9">
        <w:rPr>
          <w:i/>
          <w:color w:val="000000" w:themeColor="text1"/>
        </w:rPr>
        <w:t xml:space="preserve"> </w:t>
      </w:r>
      <w:proofErr w:type="spellStart"/>
      <w:r w:rsidRPr="004F09C9">
        <w:rPr>
          <w:i/>
          <w:color w:val="000000" w:themeColor="text1"/>
        </w:rPr>
        <w:t>grandiosella</w:t>
      </w:r>
      <w:proofErr w:type="spellEnd"/>
      <w:r w:rsidRPr="004F09C9">
        <w:rPr>
          <w:color w:val="000000" w:themeColor="text1"/>
        </w:rPr>
        <w:t xml:space="preserve">) (Brown and Chippendale 1978), </w:t>
      </w:r>
      <w:r w:rsidR="0051573D">
        <w:rPr>
          <w:color w:val="000000" w:themeColor="text1"/>
        </w:rPr>
        <w:t>and</w:t>
      </w:r>
      <w:r w:rsidR="0051573D" w:rsidRPr="004F09C9">
        <w:rPr>
          <w:color w:val="000000" w:themeColor="text1"/>
        </w:rPr>
        <w:t xml:space="preserve"> </w:t>
      </w:r>
      <w:r w:rsidRPr="004F09C9">
        <w:rPr>
          <w:color w:val="000000" w:themeColor="text1"/>
        </w:rPr>
        <w:t>increased lipid storage has been reported for the pink bollworm (</w:t>
      </w:r>
      <w:proofErr w:type="spellStart"/>
      <w:r w:rsidRPr="004F09C9">
        <w:rPr>
          <w:i/>
          <w:iCs/>
          <w:color w:val="000000" w:themeColor="text1"/>
        </w:rPr>
        <w:t>P</w:t>
      </w:r>
      <w:r w:rsidR="00323875">
        <w:rPr>
          <w:i/>
          <w:iCs/>
          <w:color w:val="000000" w:themeColor="text1"/>
        </w:rPr>
        <w:t>ectinophora</w:t>
      </w:r>
      <w:proofErr w:type="spellEnd"/>
      <w:r w:rsidRPr="004F09C9">
        <w:rPr>
          <w:i/>
          <w:iCs/>
          <w:color w:val="000000" w:themeColor="text1"/>
        </w:rPr>
        <w:t xml:space="preserve"> </w:t>
      </w:r>
      <w:proofErr w:type="spellStart"/>
      <w:r w:rsidRPr="004F09C9">
        <w:rPr>
          <w:i/>
          <w:iCs/>
          <w:color w:val="000000" w:themeColor="text1"/>
        </w:rPr>
        <w:t>gossypiella</w:t>
      </w:r>
      <w:proofErr w:type="spellEnd"/>
      <w:r w:rsidRPr="004F09C9">
        <w:rPr>
          <w:color w:val="000000" w:themeColor="text1"/>
        </w:rPr>
        <w:t>) (</w:t>
      </w:r>
      <w:proofErr w:type="spellStart"/>
      <w:r w:rsidRPr="004F09C9">
        <w:rPr>
          <w:color w:val="000000" w:themeColor="text1"/>
        </w:rPr>
        <w:t>Adkisson</w:t>
      </w:r>
      <w:proofErr w:type="spellEnd"/>
      <w:r w:rsidRPr="004F09C9">
        <w:rPr>
          <w:color w:val="000000" w:themeColor="text1"/>
        </w:rPr>
        <w:t xml:space="preserve"> et al.</w:t>
      </w:r>
      <w:r w:rsidR="001600C3">
        <w:rPr>
          <w:color w:val="000000" w:themeColor="text1"/>
        </w:rPr>
        <w:t>,</w:t>
      </w:r>
      <w:r w:rsidRPr="004F09C9">
        <w:rPr>
          <w:color w:val="000000" w:themeColor="text1"/>
        </w:rPr>
        <w:t xml:space="preserve"> 1963) and </w:t>
      </w:r>
      <w:r w:rsidRPr="004F09C9">
        <w:rPr>
          <w:i/>
          <w:iCs/>
          <w:color w:val="000000" w:themeColor="text1"/>
        </w:rPr>
        <w:t xml:space="preserve">Culex </w:t>
      </w:r>
      <w:proofErr w:type="spellStart"/>
      <w:r w:rsidRPr="004F09C9">
        <w:rPr>
          <w:i/>
          <w:iCs/>
          <w:color w:val="000000" w:themeColor="text1"/>
        </w:rPr>
        <w:lastRenderedPageBreak/>
        <w:t>pipens</w:t>
      </w:r>
      <w:proofErr w:type="spellEnd"/>
      <w:r w:rsidRPr="004F09C9">
        <w:rPr>
          <w:iCs/>
          <w:color w:val="000000" w:themeColor="text1"/>
        </w:rPr>
        <w:t xml:space="preserve"> </w:t>
      </w:r>
      <w:r w:rsidRPr="004F09C9">
        <w:rPr>
          <w:color w:val="000000" w:themeColor="text1"/>
        </w:rPr>
        <w:t xml:space="preserve">mosquitoes (Mitchell and </w:t>
      </w:r>
      <w:proofErr w:type="spellStart"/>
      <w:r w:rsidRPr="004F09C9">
        <w:rPr>
          <w:color w:val="000000" w:themeColor="text1"/>
        </w:rPr>
        <w:t>Briegel</w:t>
      </w:r>
      <w:proofErr w:type="spellEnd"/>
      <w:r w:rsidR="001600C3">
        <w:rPr>
          <w:color w:val="000000" w:themeColor="text1"/>
        </w:rPr>
        <w:t>,</w:t>
      </w:r>
      <w:r w:rsidRPr="004F09C9">
        <w:rPr>
          <w:color w:val="000000" w:themeColor="text1"/>
        </w:rPr>
        <w:t xml:space="preserve"> 1989), among others</w:t>
      </w:r>
      <w:ins w:id="29" w:author="Brown, James T. - ARS" w:date="2019-02-07T14:03:00Z">
        <w:r w:rsidR="001545B6">
          <w:rPr>
            <w:color w:val="000000" w:themeColor="text1"/>
          </w:rPr>
          <w:t xml:space="preserve"> ahead of diapause</w:t>
        </w:r>
      </w:ins>
      <w:r w:rsidRPr="004F09C9">
        <w:rPr>
          <w:color w:val="000000" w:themeColor="text1"/>
        </w:rPr>
        <w:t xml:space="preserve">. </w:t>
      </w:r>
      <w:ins w:id="30" w:author="Brown, James T. [3]" w:date="2019-02-07T10:22:00Z">
        <w:r w:rsidR="004B74F2">
          <w:rPr>
            <w:color w:val="000000" w:themeColor="text1"/>
          </w:rPr>
          <w:t>The e</w:t>
        </w:r>
      </w:ins>
      <w:r w:rsidRPr="004F09C9">
        <w:rPr>
          <w:color w:val="000000" w:themeColor="text1"/>
        </w:rPr>
        <w:t>nergy</w:t>
      </w:r>
      <w:ins w:id="31" w:author="Brown, James T. [3]" w:date="2019-02-07T10:22:00Z">
        <w:r w:rsidR="004B74F2">
          <w:rPr>
            <w:color w:val="000000" w:themeColor="text1"/>
          </w:rPr>
          <w:t xml:space="preserve"> insects</w:t>
        </w:r>
      </w:ins>
      <w:r w:rsidRPr="004F09C9">
        <w:rPr>
          <w:color w:val="000000" w:themeColor="text1"/>
        </w:rPr>
        <w:t xml:space="preserve"> store</w:t>
      </w:r>
      <w:ins w:id="32" w:author="Brown, James T. [3]" w:date="2019-02-07T10:22:00Z">
        <w:r w:rsidR="004B74F2">
          <w:rPr>
            <w:color w:val="000000" w:themeColor="text1"/>
          </w:rPr>
          <w:t xml:space="preserve"> during diapause preparation</w:t>
        </w:r>
      </w:ins>
      <w:r w:rsidRPr="004F09C9">
        <w:rPr>
          <w:color w:val="000000" w:themeColor="text1"/>
        </w:rPr>
        <w:t xml:space="preserve"> fuel insect metabolism during diapause</w:t>
      </w:r>
      <w:ins w:id="33" w:author="Brown, James T. [3]" w:date="2019-02-07T10:23:00Z">
        <w:r w:rsidR="002407FE">
          <w:rPr>
            <w:color w:val="000000" w:themeColor="text1"/>
          </w:rPr>
          <w:t>,</w:t>
        </w:r>
      </w:ins>
      <w:r w:rsidRPr="004F09C9">
        <w:rPr>
          <w:color w:val="000000" w:themeColor="text1"/>
        </w:rPr>
        <w:t xml:space="preserve"> and after diapause these stored resources are redirected to accomplish post-diapause functions. However, metabolic activity for many insects is temperature dependent</w:t>
      </w:r>
      <w:ins w:id="34" w:author="Dan Hahn" w:date="2019-02-06T06:00:00Z">
        <w:r w:rsidR="00BC1BD3">
          <w:rPr>
            <w:color w:val="000000" w:themeColor="text1"/>
          </w:rPr>
          <w:t>. Thus,</w:t>
        </w:r>
      </w:ins>
      <w:r w:rsidRPr="004F09C9">
        <w:rPr>
          <w:color w:val="000000" w:themeColor="text1"/>
        </w:rPr>
        <w:t xml:space="preserve"> insects preparing for diapause in warmer environments may struggle to meet the energy demands of increased metabolism and possibly divert resources away from storage. </w:t>
      </w:r>
    </w:p>
    <w:p w14:paraId="5654B93E" w14:textId="77777777" w:rsidR="004F09C9" w:rsidRPr="004F09C9" w:rsidRDefault="004F09C9" w:rsidP="00DD43B4">
      <w:pPr>
        <w:spacing w:line="480" w:lineRule="auto"/>
        <w:ind w:left="-15" w:right="165" w:firstLine="468"/>
        <w:rPr>
          <w:color w:val="000000" w:themeColor="text1"/>
        </w:rPr>
      </w:pPr>
      <w:r w:rsidRPr="004F09C9">
        <w:rPr>
          <w:color w:val="000000" w:themeColor="text1"/>
        </w:rPr>
        <w:t>Insects entering diapause without adequate nutrition stores may exit diapause before winter ends</w:t>
      </w:r>
      <w:ins w:id="35" w:author="Dan Hahn" w:date="2019-02-06T06:00:00Z">
        <w:r w:rsidR="00BC1BD3">
          <w:rPr>
            <w:color w:val="000000" w:themeColor="text1"/>
          </w:rPr>
          <w:t>,</w:t>
        </w:r>
      </w:ins>
      <w:r w:rsidRPr="004F09C9">
        <w:rPr>
          <w:color w:val="000000" w:themeColor="text1"/>
        </w:rPr>
        <w:t xml:space="preserve"> leaving them exposed to an unfavorable environment and thereby increasing mortality. A study using </w:t>
      </w:r>
      <w:ins w:id="36" w:author="Dan Hahn" w:date="2019-02-06T06:00:00Z">
        <w:r w:rsidR="00BC1BD3">
          <w:rPr>
            <w:color w:val="000000" w:themeColor="text1"/>
          </w:rPr>
          <w:t xml:space="preserve">the blowfly </w:t>
        </w:r>
      </w:ins>
      <w:proofErr w:type="spellStart"/>
      <w:r w:rsidRPr="004F09C9">
        <w:rPr>
          <w:i/>
          <w:iCs/>
          <w:color w:val="000000" w:themeColor="text1"/>
        </w:rPr>
        <w:t>Calliphora</w:t>
      </w:r>
      <w:proofErr w:type="spellEnd"/>
      <w:r w:rsidRPr="004F09C9">
        <w:rPr>
          <w:i/>
          <w:iCs/>
          <w:color w:val="000000" w:themeColor="text1"/>
        </w:rPr>
        <w:t xml:space="preserve"> </w:t>
      </w:r>
      <w:proofErr w:type="spellStart"/>
      <w:r w:rsidRPr="004F09C9">
        <w:rPr>
          <w:i/>
          <w:iCs/>
          <w:color w:val="000000" w:themeColor="text1"/>
        </w:rPr>
        <w:t>vicina</w:t>
      </w:r>
      <w:proofErr w:type="spellEnd"/>
      <w:r w:rsidRPr="004F09C9">
        <w:rPr>
          <w:iCs/>
          <w:color w:val="000000" w:themeColor="text1"/>
        </w:rPr>
        <w:t xml:space="preserve"> (</w:t>
      </w:r>
      <w:proofErr w:type="spellStart"/>
      <w:r w:rsidRPr="004F09C9">
        <w:rPr>
          <w:iCs/>
          <w:color w:val="000000" w:themeColor="text1"/>
        </w:rPr>
        <w:t>Robineau-Desvoidy</w:t>
      </w:r>
      <w:proofErr w:type="spellEnd"/>
      <w:r w:rsidRPr="004F09C9">
        <w:rPr>
          <w:iCs/>
          <w:color w:val="000000" w:themeColor="text1"/>
        </w:rPr>
        <w:t>)</w:t>
      </w:r>
      <w:r w:rsidRPr="004F09C9">
        <w:rPr>
          <w:color w:val="000000" w:themeColor="text1"/>
        </w:rPr>
        <w:t xml:space="preserve"> as a model explored the effect of nutrition on the duration of diapause </w:t>
      </w:r>
      <w:r w:rsidR="00CE5B15">
        <w:rPr>
          <w:color w:val="000000" w:themeColor="text1"/>
        </w:rPr>
        <w:t>(Saunders</w:t>
      </w:r>
      <w:r w:rsidR="001600C3">
        <w:rPr>
          <w:color w:val="000000" w:themeColor="text1"/>
        </w:rPr>
        <w:t>,</w:t>
      </w:r>
      <w:r w:rsidR="00CE5B15">
        <w:rPr>
          <w:color w:val="000000" w:themeColor="text1"/>
        </w:rPr>
        <w:t xml:space="preserve"> 1997).</w:t>
      </w:r>
      <w:r w:rsidRPr="004F09C9">
        <w:rPr>
          <w:color w:val="000000" w:themeColor="text1"/>
        </w:rPr>
        <w:t xml:space="preserve"> The authors found that when diet was restricted</w:t>
      </w:r>
      <w:r w:rsidR="000E1D1C">
        <w:rPr>
          <w:color w:val="000000" w:themeColor="text1"/>
        </w:rPr>
        <w:t>,</w:t>
      </w:r>
      <w:r w:rsidRPr="004F09C9">
        <w:rPr>
          <w:color w:val="000000" w:themeColor="text1"/>
        </w:rPr>
        <w:t xml:space="preserve"> larvae entered diapause with less mass and remained in diapause for a shorter period </w:t>
      </w:r>
      <w:r w:rsidR="001B705E">
        <w:rPr>
          <w:color w:val="000000" w:themeColor="text1"/>
        </w:rPr>
        <w:t>compared to</w:t>
      </w:r>
      <w:r w:rsidR="001B705E" w:rsidRPr="004F09C9">
        <w:rPr>
          <w:color w:val="000000" w:themeColor="text1"/>
        </w:rPr>
        <w:t xml:space="preserve"> </w:t>
      </w:r>
      <w:r w:rsidRPr="004F09C9">
        <w:rPr>
          <w:color w:val="000000" w:themeColor="text1"/>
        </w:rPr>
        <w:t xml:space="preserve">larvae given an unrestricted diet </w:t>
      </w:r>
      <w:r w:rsidR="00CE5B15">
        <w:rPr>
          <w:color w:val="000000" w:themeColor="text1"/>
        </w:rPr>
        <w:t>(Saunders</w:t>
      </w:r>
      <w:r w:rsidR="001600C3">
        <w:rPr>
          <w:color w:val="000000" w:themeColor="text1"/>
        </w:rPr>
        <w:t>,</w:t>
      </w:r>
      <w:r w:rsidR="00CE5B15">
        <w:rPr>
          <w:color w:val="000000" w:themeColor="text1"/>
        </w:rPr>
        <w:t xml:space="preserve"> 1997)</w:t>
      </w:r>
      <w:r w:rsidRPr="004F09C9">
        <w:rPr>
          <w:color w:val="000000" w:themeColor="text1"/>
        </w:rPr>
        <w:t xml:space="preserve">.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w:t>
      </w:r>
      <w:r w:rsidR="00643F52">
        <w:rPr>
          <w:color w:val="000000" w:themeColor="text1"/>
        </w:rPr>
        <w:t>(</w:t>
      </w:r>
      <w:r w:rsidR="00CE5B15">
        <w:rPr>
          <w:color w:val="000000" w:themeColor="text1"/>
        </w:rPr>
        <w:t>Hahn and Denlinger</w:t>
      </w:r>
      <w:r w:rsidR="001600C3">
        <w:rPr>
          <w:color w:val="000000" w:themeColor="text1"/>
        </w:rPr>
        <w:t>,</w:t>
      </w:r>
      <w:r w:rsidR="00CE5B15">
        <w:rPr>
          <w:color w:val="000000" w:themeColor="text1"/>
        </w:rPr>
        <w:t xml:space="preserve"> 2007</w:t>
      </w:r>
      <w:r w:rsidR="001600C3">
        <w:rPr>
          <w:color w:val="000000" w:themeColor="text1"/>
        </w:rPr>
        <w:t>;</w:t>
      </w:r>
      <w:r w:rsidR="00CE5B15">
        <w:rPr>
          <w:color w:val="000000" w:themeColor="text1"/>
        </w:rPr>
        <w:t xml:space="preserve"> Sinclair</w:t>
      </w:r>
      <w:r w:rsidR="001600C3">
        <w:rPr>
          <w:color w:val="000000" w:themeColor="text1"/>
        </w:rPr>
        <w:t>,</w:t>
      </w:r>
      <w:r w:rsidR="00CE5B15">
        <w:rPr>
          <w:color w:val="000000" w:themeColor="text1"/>
        </w:rPr>
        <w:t xml:space="preserve"> </w:t>
      </w:r>
      <w:r w:rsidR="00643F52">
        <w:rPr>
          <w:color w:val="000000" w:themeColor="text1"/>
        </w:rPr>
        <w:t>2015)</w:t>
      </w:r>
      <w:r w:rsidRPr="004F09C9">
        <w:rPr>
          <w:color w:val="000000" w:themeColor="text1"/>
        </w:rPr>
        <w:t>.</w:t>
      </w:r>
    </w:p>
    <w:p w14:paraId="0B535E93" w14:textId="7DAEA5AA" w:rsidR="00101994" w:rsidRPr="009E5A7B" w:rsidRDefault="00101994" w:rsidP="00101994">
      <w:pPr>
        <w:spacing w:line="480" w:lineRule="auto"/>
        <w:ind w:left="-15" w:right="165" w:firstLine="468"/>
        <w:rPr>
          <w:color w:val="000000" w:themeColor="text1"/>
        </w:rPr>
      </w:pPr>
      <w:r w:rsidRPr="009E5A7B">
        <w:rPr>
          <w:color w:val="000000" w:themeColor="text1"/>
        </w:rPr>
        <w:t>Warmer and more variable fall and winter temperatures will increase insect metabolic activity and could deplete nutrition stores because insect metabolism</w:t>
      </w:r>
      <w:r w:rsidR="000E1D1C">
        <w:rPr>
          <w:color w:val="000000" w:themeColor="text1"/>
        </w:rPr>
        <w:t xml:space="preserve"> is</w:t>
      </w:r>
      <w:r w:rsidRPr="009E5A7B">
        <w:rPr>
          <w:color w:val="000000" w:themeColor="text1"/>
        </w:rPr>
        <w:t xml:space="preserve"> proportional to </w:t>
      </w:r>
      <w:r w:rsidR="000E1D1C">
        <w:rPr>
          <w:color w:val="000000" w:themeColor="text1"/>
        </w:rPr>
        <w:t xml:space="preserve">the </w:t>
      </w:r>
      <w:r w:rsidRPr="009E5A7B">
        <w:rPr>
          <w:color w:val="000000" w:themeColor="text1"/>
        </w:rPr>
        <w:t>environmental temperatures they experience (Bradshaw and Holzapfel</w:t>
      </w:r>
      <w:r w:rsidR="001600C3">
        <w:rPr>
          <w:color w:val="000000" w:themeColor="text1"/>
        </w:rPr>
        <w:t>,</w:t>
      </w:r>
      <w:r w:rsidRPr="009E5A7B">
        <w:rPr>
          <w:color w:val="000000" w:themeColor="text1"/>
        </w:rPr>
        <w:t xml:space="preserve"> 2006</w:t>
      </w:r>
      <w:r w:rsidR="001600C3">
        <w:rPr>
          <w:color w:val="000000" w:themeColor="text1"/>
        </w:rPr>
        <w:t>;</w:t>
      </w:r>
      <w:r w:rsidRPr="009E5A7B">
        <w:rPr>
          <w:color w:val="000000" w:themeColor="text1"/>
        </w:rPr>
        <w:t xml:space="preserve"> Hahn and Denlinger</w:t>
      </w:r>
      <w:r w:rsidR="001600C3">
        <w:rPr>
          <w:color w:val="000000" w:themeColor="text1"/>
        </w:rPr>
        <w:t>,</w:t>
      </w:r>
      <w:r w:rsidRPr="009E5A7B">
        <w:rPr>
          <w:color w:val="000000" w:themeColor="text1"/>
        </w:rPr>
        <w:t xml:space="preserve"> 2011</w:t>
      </w:r>
      <w:r w:rsidR="001600C3">
        <w:rPr>
          <w:color w:val="000000" w:themeColor="text1"/>
        </w:rPr>
        <w:t>;</w:t>
      </w:r>
      <w:r w:rsidRPr="009E5A7B">
        <w:rPr>
          <w:color w:val="000000" w:themeColor="text1"/>
        </w:rPr>
        <w:t xml:space="preserve"> Scriber 2014, Sinclair</w:t>
      </w:r>
      <w:r w:rsidR="001600C3">
        <w:rPr>
          <w:color w:val="000000" w:themeColor="text1"/>
        </w:rPr>
        <w:t>,</w:t>
      </w:r>
      <w:r w:rsidRPr="009E5A7B">
        <w:rPr>
          <w:color w:val="000000" w:themeColor="text1"/>
        </w:rPr>
        <w:t xml:space="preserve"> 2018). </w:t>
      </w:r>
      <w:r w:rsidR="000E1D1C">
        <w:rPr>
          <w:color w:val="000000" w:themeColor="text1"/>
        </w:rPr>
        <w:t xml:space="preserve">For example, </w:t>
      </w:r>
      <w:r w:rsidR="001B705E">
        <w:rPr>
          <w:color w:val="000000" w:themeColor="text1"/>
        </w:rPr>
        <w:t>Thompson and Davis (1981)</w:t>
      </w:r>
      <w:r w:rsidRPr="00E2045B">
        <w:rPr>
          <w:color w:val="000000" w:themeColor="text1"/>
        </w:rPr>
        <w:t xml:space="preserve"> reared </w:t>
      </w:r>
      <w:proofErr w:type="spellStart"/>
      <w:r w:rsidRPr="00E2045B">
        <w:rPr>
          <w:i/>
          <w:color w:val="000000" w:themeColor="text1"/>
        </w:rPr>
        <w:t>Diatrea</w:t>
      </w:r>
      <w:proofErr w:type="spellEnd"/>
      <w:r w:rsidRPr="00E2045B">
        <w:rPr>
          <w:i/>
          <w:color w:val="000000" w:themeColor="text1"/>
        </w:rPr>
        <w:t xml:space="preserve"> </w:t>
      </w:r>
      <w:proofErr w:type="spellStart"/>
      <w:r w:rsidRPr="00E2045B">
        <w:rPr>
          <w:i/>
          <w:color w:val="000000" w:themeColor="text1"/>
        </w:rPr>
        <w:t>grandiosella</w:t>
      </w:r>
      <w:proofErr w:type="spellEnd"/>
      <w:r w:rsidR="001B705E">
        <w:rPr>
          <w:color w:val="000000" w:themeColor="text1"/>
        </w:rPr>
        <w:t xml:space="preserve"> </w:t>
      </w:r>
      <w:proofErr w:type="spellStart"/>
      <w:r w:rsidRPr="00E2045B">
        <w:rPr>
          <w:color w:val="000000" w:themeColor="text1"/>
        </w:rPr>
        <w:t>Dyar</w:t>
      </w:r>
      <w:proofErr w:type="spellEnd"/>
      <w:r w:rsidR="001B705E">
        <w:rPr>
          <w:color w:val="000000" w:themeColor="text1"/>
        </w:rPr>
        <w:t xml:space="preserve"> moths</w:t>
      </w:r>
      <w:r w:rsidRPr="00E2045B">
        <w:rPr>
          <w:color w:val="000000" w:themeColor="text1"/>
        </w:rPr>
        <w:t xml:space="preserve"> at stable temperatures during </w:t>
      </w:r>
      <w:r w:rsidR="000E1D1C">
        <w:rPr>
          <w:color w:val="000000" w:themeColor="text1"/>
        </w:rPr>
        <w:t xml:space="preserve">larval feeding and </w:t>
      </w:r>
      <w:r w:rsidRPr="00E2045B">
        <w:rPr>
          <w:color w:val="000000" w:themeColor="text1"/>
        </w:rPr>
        <w:t xml:space="preserve">diapause preparation. </w:t>
      </w:r>
      <w:r w:rsidR="001B705E">
        <w:rPr>
          <w:color w:val="000000" w:themeColor="text1"/>
        </w:rPr>
        <w:t>Then at</w:t>
      </w:r>
      <w:r w:rsidRPr="00E2045B">
        <w:rPr>
          <w:color w:val="000000" w:themeColor="text1"/>
        </w:rPr>
        <w:t xml:space="preserve"> the onset of</w:t>
      </w:r>
      <w:r w:rsidR="00054F53">
        <w:rPr>
          <w:color w:val="000000" w:themeColor="text1"/>
        </w:rPr>
        <w:t xml:space="preserve"> larval</w:t>
      </w:r>
      <w:r w:rsidRPr="00E2045B">
        <w:rPr>
          <w:color w:val="000000" w:themeColor="text1"/>
        </w:rPr>
        <w:t xml:space="preserve"> diapause, some moths were held at warmer and more variable temperatures while others were held in cooler and more stable temperatures. </w:t>
      </w:r>
      <w:r w:rsidRPr="00E2045B">
        <w:rPr>
          <w:color w:val="000000" w:themeColor="text1"/>
        </w:rPr>
        <w:lastRenderedPageBreak/>
        <w:t xml:space="preserve">Between the two groups, the moths held in warmer and more variable conditions depleted significantly more lipids by the end of </w:t>
      </w:r>
      <w:ins w:id="37" w:author="Dan Hahn" w:date="2019-02-06T06:02:00Z">
        <w:r w:rsidR="007F477F">
          <w:rPr>
            <w:color w:val="000000" w:themeColor="text1"/>
          </w:rPr>
          <w:t xml:space="preserve">larval </w:t>
        </w:r>
      </w:ins>
      <w:r w:rsidRPr="00E2045B">
        <w:rPr>
          <w:color w:val="000000" w:themeColor="text1"/>
        </w:rPr>
        <w:t>diapause (Thompson and Davis</w:t>
      </w:r>
      <w:r w:rsidR="001600C3">
        <w:rPr>
          <w:color w:val="000000" w:themeColor="text1"/>
        </w:rPr>
        <w:t>,</w:t>
      </w:r>
      <w:r w:rsidRPr="00E2045B">
        <w:rPr>
          <w:color w:val="000000" w:themeColor="text1"/>
        </w:rPr>
        <w:t xml:space="preserve"> 1981).</w:t>
      </w:r>
      <w:r w:rsidR="001B705E">
        <w:rPr>
          <w:color w:val="000000" w:themeColor="text1"/>
        </w:rPr>
        <w:t xml:space="preserve"> </w:t>
      </w:r>
      <w:r w:rsidR="00702570">
        <w:rPr>
          <w:color w:val="000000" w:themeColor="text1"/>
        </w:rPr>
        <w:t>They</w:t>
      </w:r>
      <w:r w:rsidR="001B705E" w:rsidRPr="00E2045B">
        <w:rPr>
          <w:color w:val="000000" w:themeColor="text1"/>
        </w:rPr>
        <w:t xml:space="preserve"> showed that insects </w:t>
      </w:r>
      <w:r w:rsidR="000E1D1C">
        <w:rPr>
          <w:color w:val="000000" w:themeColor="text1"/>
        </w:rPr>
        <w:t>will</w:t>
      </w:r>
      <w:r w:rsidR="000D6E6E">
        <w:rPr>
          <w:color w:val="000000" w:themeColor="text1"/>
        </w:rPr>
        <w:t xml:space="preserve"> deplete</w:t>
      </w:r>
      <w:r w:rsidR="001B705E">
        <w:rPr>
          <w:color w:val="000000" w:themeColor="text1"/>
        </w:rPr>
        <w:t xml:space="preserve"> their</w:t>
      </w:r>
      <w:r w:rsidR="001B705E" w:rsidRPr="00E2045B">
        <w:rPr>
          <w:color w:val="000000" w:themeColor="text1"/>
        </w:rPr>
        <w:t xml:space="preserve"> nutrition stores differently based on the temperatures they experience </w:t>
      </w:r>
      <w:ins w:id="38" w:author="Dan Hahn" w:date="2019-02-06T06:02:00Z">
        <w:r w:rsidR="007F477F">
          <w:rPr>
            <w:color w:val="000000" w:themeColor="text1"/>
          </w:rPr>
          <w:t>during</w:t>
        </w:r>
      </w:ins>
      <w:r w:rsidR="00054F53">
        <w:rPr>
          <w:color w:val="000000" w:themeColor="text1"/>
        </w:rPr>
        <w:t xml:space="preserve"> the diapause period</w:t>
      </w:r>
      <w:r w:rsidR="001B705E" w:rsidRPr="00E2045B">
        <w:rPr>
          <w:color w:val="000000" w:themeColor="text1"/>
        </w:rPr>
        <w:t xml:space="preserve"> (Thompson and Davis</w:t>
      </w:r>
      <w:r w:rsidR="001600C3">
        <w:rPr>
          <w:color w:val="000000" w:themeColor="text1"/>
        </w:rPr>
        <w:t>,</w:t>
      </w:r>
      <w:r w:rsidR="001B705E" w:rsidRPr="00E2045B">
        <w:rPr>
          <w:color w:val="000000" w:themeColor="text1"/>
        </w:rPr>
        <w:t xml:space="preserve"> 1981).</w:t>
      </w:r>
    </w:p>
    <w:p w14:paraId="185FDD82" w14:textId="295E8307" w:rsidR="004F09C9" w:rsidRPr="004F09C9" w:rsidRDefault="004F09C9" w:rsidP="00DD43B4">
      <w:pPr>
        <w:spacing w:line="480" w:lineRule="auto"/>
        <w:ind w:left="-15" w:right="165" w:firstLine="468"/>
        <w:rPr>
          <w:color w:val="000000" w:themeColor="text1"/>
        </w:rPr>
      </w:pPr>
      <w:r w:rsidRPr="004F09C9">
        <w:rPr>
          <w:color w:val="000000" w:themeColor="text1"/>
        </w:rPr>
        <w:t>Warmer</w:t>
      </w:r>
      <w:r w:rsidR="00101994">
        <w:rPr>
          <w:color w:val="000000" w:themeColor="text1"/>
        </w:rPr>
        <w:t xml:space="preserve"> fall</w:t>
      </w:r>
      <w:r w:rsidRPr="004F09C9">
        <w:rPr>
          <w:color w:val="000000" w:themeColor="text1"/>
        </w:rPr>
        <w:t xml:space="preserve"> temperatures during diapause preparation could increase metabolic rates and redirect resources away from nutrient storage. </w:t>
      </w:r>
      <w:r w:rsidR="009E5A7B">
        <w:rPr>
          <w:color w:val="000000" w:themeColor="text1"/>
        </w:rPr>
        <w:t>Insects</w:t>
      </w:r>
      <w:r w:rsidRPr="004F09C9">
        <w:rPr>
          <w:color w:val="000000" w:themeColor="text1"/>
        </w:rPr>
        <w:t xml:space="preserve"> unable to build up enough stored energy before the onset of </w:t>
      </w:r>
      <w:r w:rsidR="00101994">
        <w:rPr>
          <w:color w:val="000000" w:themeColor="text1"/>
        </w:rPr>
        <w:t xml:space="preserve">winter may be unable to </w:t>
      </w:r>
      <w:r w:rsidRPr="004F09C9">
        <w:rPr>
          <w:color w:val="000000" w:themeColor="text1"/>
        </w:rPr>
        <w:t xml:space="preserve">enter diapause. Similarly, warmer winter temperatures could increase the </w:t>
      </w:r>
      <w:r w:rsidR="00702570">
        <w:rPr>
          <w:color w:val="000000" w:themeColor="text1"/>
        </w:rPr>
        <w:t>metabolic rate</w:t>
      </w:r>
      <w:r w:rsidR="00702570" w:rsidRPr="004F09C9">
        <w:rPr>
          <w:color w:val="000000" w:themeColor="text1"/>
        </w:rPr>
        <w:t xml:space="preserve"> </w:t>
      </w:r>
      <w:r w:rsidRPr="004F09C9">
        <w:rPr>
          <w:color w:val="000000" w:themeColor="text1"/>
        </w:rPr>
        <w:t>of diapausing insects, causing them to deplete stored energy before environmental conditions become favorable</w:t>
      </w:r>
      <w:r w:rsidR="000E1D1C">
        <w:rPr>
          <w:color w:val="000000" w:themeColor="text1"/>
        </w:rPr>
        <w:t xml:space="preserve">, </w:t>
      </w:r>
      <w:r w:rsidR="00702570">
        <w:rPr>
          <w:color w:val="000000" w:themeColor="text1"/>
        </w:rPr>
        <w:t>and this could lead to</w:t>
      </w:r>
      <w:r w:rsidRPr="004F09C9">
        <w:rPr>
          <w:color w:val="000000" w:themeColor="text1"/>
        </w:rPr>
        <w:t xml:space="preserve"> mortality. Surviving diapause with reduced resources could </w:t>
      </w:r>
      <w:ins w:id="39" w:author="Dan Hahn" w:date="2019-02-06T06:03:00Z">
        <w:r w:rsidR="007F477F">
          <w:rPr>
            <w:color w:val="000000" w:themeColor="text1"/>
          </w:rPr>
          <w:t xml:space="preserve">also </w:t>
        </w:r>
      </w:ins>
      <w:r w:rsidR="00101994">
        <w:rPr>
          <w:color w:val="000000" w:themeColor="text1"/>
        </w:rPr>
        <w:t>a</w:t>
      </w:r>
      <w:r w:rsidR="00101994" w:rsidRPr="004F09C9">
        <w:rPr>
          <w:color w:val="000000" w:themeColor="text1"/>
        </w:rPr>
        <w:t>ffect</w:t>
      </w:r>
      <w:r w:rsidRPr="004F09C9">
        <w:rPr>
          <w:color w:val="000000" w:themeColor="text1"/>
        </w:rPr>
        <w:t xml:space="preserve"> </w:t>
      </w:r>
      <w:ins w:id="40" w:author="Dan Hahn" w:date="2019-02-06T06:03:00Z">
        <w:r w:rsidR="007F477F">
          <w:rPr>
            <w:color w:val="000000" w:themeColor="text1"/>
          </w:rPr>
          <w:t xml:space="preserve">the performance of </w:t>
        </w:r>
      </w:ins>
      <w:r w:rsidR="00101994">
        <w:rPr>
          <w:color w:val="000000" w:themeColor="text1"/>
        </w:rPr>
        <w:t>insects</w:t>
      </w:r>
      <w:r w:rsidR="000E1D1C">
        <w:rPr>
          <w:color w:val="000000" w:themeColor="text1"/>
        </w:rPr>
        <w:t xml:space="preserve"> after </w:t>
      </w:r>
      <w:r w:rsidRPr="004F09C9">
        <w:rPr>
          <w:color w:val="000000" w:themeColor="text1"/>
        </w:rPr>
        <w:t>diapause</w:t>
      </w:r>
      <w:r w:rsidR="00101994">
        <w:rPr>
          <w:color w:val="000000" w:themeColor="text1"/>
        </w:rPr>
        <w:t xml:space="preserve">, </w:t>
      </w:r>
      <w:r w:rsidRPr="004F09C9">
        <w:rPr>
          <w:color w:val="000000" w:themeColor="text1"/>
        </w:rPr>
        <w:t>limit</w:t>
      </w:r>
      <w:r w:rsidR="00101994">
        <w:rPr>
          <w:color w:val="000000" w:themeColor="text1"/>
        </w:rPr>
        <w:t>ing</w:t>
      </w:r>
      <w:r w:rsidRPr="004F09C9">
        <w:rPr>
          <w:color w:val="000000" w:themeColor="text1"/>
        </w:rPr>
        <w:t xml:space="preserve"> critical functions like dispersal, mating, and </w:t>
      </w:r>
      <w:r w:rsidR="00702570">
        <w:rPr>
          <w:color w:val="000000" w:themeColor="text1"/>
        </w:rPr>
        <w:t>fecundity</w:t>
      </w:r>
      <w:r w:rsidRPr="004F09C9">
        <w:rPr>
          <w:color w:val="000000" w:themeColor="text1"/>
        </w:rPr>
        <w:t xml:space="preserve">. </w:t>
      </w:r>
    </w:p>
    <w:p w14:paraId="30C18F3B" w14:textId="77777777" w:rsidR="004F09C9" w:rsidRPr="004F09C9" w:rsidRDefault="004F09C9" w:rsidP="00DD43B4">
      <w:pPr>
        <w:spacing w:line="480" w:lineRule="auto"/>
        <w:ind w:left="-15" w:right="165" w:firstLine="468"/>
        <w:rPr>
          <w:color w:val="000000" w:themeColor="text1"/>
        </w:rPr>
      </w:pPr>
      <w:r w:rsidRPr="004F09C9">
        <w:rPr>
          <w:i/>
          <w:color w:val="000000" w:themeColor="text1"/>
        </w:rPr>
        <w:t>Ostrinia nubilalis</w:t>
      </w:r>
      <w:r w:rsidRPr="004F09C9">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w:t>
      </w:r>
      <w:r w:rsidR="000E1D1C">
        <w:rPr>
          <w:color w:val="000000" w:themeColor="text1"/>
        </w:rPr>
        <w:t xml:space="preserve"> conditions in some sites</w:t>
      </w:r>
      <w:r w:rsidRPr="004F09C9">
        <w:rPr>
          <w:color w:val="000000" w:themeColor="text1"/>
        </w:rPr>
        <w:t xml:space="preserve">, however each strain expresses a </w:t>
      </w:r>
      <w:r w:rsidR="000E1D1C">
        <w:rPr>
          <w:color w:val="000000" w:themeColor="text1"/>
        </w:rPr>
        <w:t>different</w:t>
      </w:r>
      <w:r w:rsidR="000E1D1C" w:rsidRPr="004F09C9">
        <w:rPr>
          <w:color w:val="000000" w:themeColor="text1"/>
        </w:rPr>
        <w:t xml:space="preserve"> </w:t>
      </w:r>
      <w:r w:rsidRPr="004F09C9">
        <w:rPr>
          <w:color w:val="000000" w:themeColor="text1"/>
        </w:rPr>
        <w:t xml:space="preserve">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4F09C9">
        <w:rPr>
          <w:color w:val="000000" w:themeColor="text1"/>
        </w:rPr>
        <w:lastRenderedPageBreak/>
        <w:t xml:space="preserve">understanding of how insects might adjust to warming winter temperatures as Earth’s climate changes. </w:t>
      </w:r>
    </w:p>
    <w:p w14:paraId="0CA09D75" w14:textId="29D574D8" w:rsidR="004F09C9" w:rsidRPr="004F09C9" w:rsidRDefault="004F09C9" w:rsidP="00DD43B4">
      <w:pPr>
        <w:spacing w:line="480" w:lineRule="auto"/>
        <w:ind w:left="-15" w:right="165" w:firstLine="468"/>
        <w:rPr>
          <w:color w:val="000000" w:themeColor="text1"/>
        </w:rPr>
      </w:pPr>
      <w:r w:rsidRPr="004F09C9">
        <w:rPr>
          <w:color w:val="000000" w:themeColor="text1"/>
        </w:rPr>
        <w:t>European corn borers with the short-diapause genotype could provide an example of how climate</w:t>
      </w:r>
      <w:r w:rsidR="000D6E6E">
        <w:rPr>
          <w:color w:val="000000" w:themeColor="text1"/>
        </w:rPr>
        <w:t xml:space="preserve"> change</w:t>
      </w:r>
      <w:r w:rsidRPr="004F09C9">
        <w:rPr>
          <w:color w:val="000000" w:themeColor="text1"/>
        </w:rPr>
        <w:t xml:space="preserve"> might negatively impact insect populations</w:t>
      </w:r>
      <w:r w:rsidR="000D6E6E">
        <w:rPr>
          <w:color w:val="000000" w:themeColor="text1"/>
        </w:rPr>
        <w:t xml:space="preserve">. </w:t>
      </w:r>
      <w:r w:rsidR="00DC6259">
        <w:rPr>
          <w:color w:val="000000" w:themeColor="text1"/>
        </w:rPr>
        <w:t>Because warmer temperatures are increase metabolic activity in insects, climate change for larvae with the</w:t>
      </w:r>
      <w:r w:rsidR="000D6E6E">
        <w:rPr>
          <w:color w:val="000000" w:themeColor="text1"/>
        </w:rPr>
        <w:t xml:space="preserve"> short-diapause genotype </w:t>
      </w:r>
      <w:r w:rsidR="00DC6259">
        <w:rPr>
          <w:color w:val="000000" w:themeColor="text1"/>
        </w:rPr>
        <w:t xml:space="preserve">may deplete </w:t>
      </w:r>
      <w:r w:rsidR="000D6E6E">
        <w:rPr>
          <w:color w:val="000000" w:themeColor="text1"/>
        </w:rPr>
        <w:t>their</w:t>
      </w:r>
      <w:r w:rsidRPr="004F09C9">
        <w:rPr>
          <w:color w:val="000000" w:themeColor="text1"/>
        </w:rPr>
        <w:t xml:space="preserve"> nutrient stores prematurely</w:t>
      </w:r>
      <w:r w:rsidR="000E1D1C">
        <w:rPr>
          <w:color w:val="000000" w:themeColor="text1"/>
        </w:rPr>
        <w:t>,</w:t>
      </w:r>
      <w:r w:rsidR="000D6E6E">
        <w:rPr>
          <w:color w:val="000000" w:themeColor="text1"/>
        </w:rPr>
        <w:t xml:space="preserve"> </w:t>
      </w:r>
      <w:ins w:id="41" w:author="Dan Hahn" w:date="2019-02-06T06:04:00Z">
        <w:r w:rsidR="007F477F">
          <w:rPr>
            <w:color w:val="000000" w:themeColor="text1"/>
          </w:rPr>
          <w:t xml:space="preserve">causing diapausing larvae to </w:t>
        </w:r>
      </w:ins>
      <w:r w:rsidR="000D6E6E">
        <w:rPr>
          <w:color w:val="000000" w:themeColor="text1"/>
        </w:rPr>
        <w:t>exit diapause early and be exposed to unfavorable seasonal stress</w:t>
      </w:r>
      <w:r w:rsidRPr="004F09C9">
        <w:rPr>
          <w:color w:val="000000" w:themeColor="text1"/>
        </w:rPr>
        <w:t xml:space="preserve">. </w:t>
      </w:r>
      <w:r w:rsidR="00702570">
        <w:rPr>
          <w:color w:val="000000" w:themeColor="text1"/>
        </w:rPr>
        <w:t>T</w:t>
      </w:r>
      <w:r w:rsidRPr="004F09C9">
        <w:rPr>
          <w:color w:val="000000" w:themeColor="text1"/>
        </w:rPr>
        <w:t xml:space="preserve">he effects of climate change could also be positive for some insects. If the effects of warmer diapause temperatures can be mitigated by larger nutrient stores, then insects that utilize </w:t>
      </w:r>
      <w:r w:rsidR="00101994">
        <w:rPr>
          <w:color w:val="000000" w:themeColor="text1"/>
        </w:rPr>
        <w:t>a</w:t>
      </w:r>
      <w:r w:rsidR="00101994" w:rsidRPr="004F09C9">
        <w:rPr>
          <w:color w:val="000000" w:themeColor="text1"/>
        </w:rPr>
        <w:t xml:space="preserve"> </w:t>
      </w:r>
      <w:r w:rsidRPr="004F09C9">
        <w:rPr>
          <w:color w:val="000000" w:themeColor="text1"/>
        </w:rPr>
        <w:t>strategy</w:t>
      </w:r>
      <w:r w:rsidR="00101994">
        <w:rPr>
          <w:color w:val="000000" w:themeColor="text1"/>
        </w:rPr>
        <w:t xml:space="preserve"> of storing more nutrients </w:t>
      </w:r>
      <w:r w:rsidR="00725EDF">
        <w:rPr>
          <w:color w:val="000000" w:themeColor="text1"/>
        </w:rPr>
        <w:t xml:space="preserve">ahead of </w:t>
      </w:r>
      <w:r w:rsidR="00101994">
        <w:rPr>
          <w:color w:val="000000" w:themeColor="text1"/>
        </w:rPr>
        <w:t>diapause</w:t>
      </w:r>
      <w:ins w:id="42" w:author="Dan Hahn" w:date="2019-02-06T06:05:00Z">
        <w:r w:rsidR="007F477F">
          <w:rPr>
            <w:color w:val="000000" w:themeColor="text1"/>
          </w:rPr>
          <w:t xml:space="preserve"> may</w:t>
        </w:r>
        <w:r w:rsidR="007F477F" w:rsidRPr="004F09C9">
          <w:rPr>
            <w:color w:val="000000" w:themeColor="text1"/>
          </w:rPr>
          <w:t xml:space="preserve"> thrive</w:t>
        </w:r>
      </w:ins>
      <w:r w:rsidR="00101994">
        <w:rPr>
          <w:color w:val="000000" w:themeColor="text1"/>
        </w:rPr>
        <w:t>,</w:t>
      </w:r>
      <w:r w:rsidRPr="004F09C9">
        <w:rPr>
          <w:color w:val="000000" w:themeColor="text1"/>
        </w:rPr>
        <w:t xml:space="preserve"> like long-diapause </w:t>
      </w:r>
      <w:ins w:id="43" w:author="Dan Hahn" w:date="2019-02-06T06:04:00Z">
        <w:r w:rsidR="007F477F">
          <w:rPr>
            <w:color w:val="000000" w:themeColor="text1"/>
          </w:rPr>
          <w:t xml:space="preserve">genotype </w:t>
        </w:r>
      </w:ins>
      <w:r w:rsidRPr="004F09C9">
        <w:rPr>
          <w:color w:val="000000" w:themeColor="text1"/>
        </w:rPr>
        <w:t xml:space="preserve">European corn borers. </w:t>
      </w:r>
    </w:p>
    <w:p w14:paraId="08C54EE0" w14:textId="77777777" w:rsidR="004F09C9" w:rsidRDefault="004F09C9" w:rsidP="00DD43B4">
      <w:pPr>
        <w:spacing w:line="480" w:lineRule="auto"/>
        <w:ind w:left="-15" w:right="165" w:firstLine="468"/>
        <w:rPr>
          <w:color w:val="000000" w:themeColor="text1"/>
        </w:rPr>
      </w:pPr>
      <w:r w:rsidRPr="004F09C9">
        <w:rPr>
          <w:color w:val="000000" w:themeColor="text1"/>
        </w:rPr>
        <w:t>Warmer fall temperatures experienced by the two strains of European corn</w:t>
      </w:r>
      <w:r w:rsidR="00DC6259">
        <w:rPr>
          <w:color w:val="000000" w:themeColor="text1"/>
        </w:rPr>
        <w:t xml:space="preserve"> borers</w:t>
      </w:r>
      <w:r w:rsidRPr="004F09C9">
        <w:rPr>
          <w:color w:val="000000" w:themeColor="text1"/>
        </w:rPr>
        <w:t xml:space="preserve">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4F09C9">
        <w:rPr>
          <w:color w:val="000000" w:themeColor="text1"/>
        </w:rPr>
        <w:lastRenderedPageBreak/>
        <w:t xml:space="preserve">of diapause compared to larvae with the short-diapause genotype. </w:t>
      </w:r>
      <w:r w:rsidR="000E1D1C">
        <w:rPr>
          <w:color w:val="000000" w:themeColor="text1"/>
        </w:rPr>
        <w:t xml:space="preserve">I did not detect a difference between the two strains in </w:t>
      </w:r>
      <w:r w:rsidRPr="004F09C9">
        <w:rPr>
          <w:color w:val="000000" w:themeColor="text1"/>
        </w:rPr>
        <w:t>the rate of lipid depletion during diapause.</w:t>
      </w:r>
    </w:p>
    <w:p w14:paraId="146F91CA" w14:textId="77777777" w:rsidR="00643F52" w:rsidRPr="004F09C9" w:rsidRDefault="00643F52" w:rsidP="00DD43B4">
      <w:pPr>
        <w:spacing w:line="480" w:lineRule="auto"/>
        <w:ind w:left="-15" w:right="165" w:firstLine="468"/>
        <w:rPr>
          <w:color w:val="000000" w:themeColor="text1"/>
        </w:rPr>
      </w:pPr>
    </w:p>
    <w:p w14:paraId="17389E85" w14:textId="77777777" w:rsidR="007F6A28" w:rsidRPr="004F09C9" w:rsidRDefault="007F6A28">
      <w:pPr>
        <w:ind w:left="-15" w:right="165" w:firstLine="468"/>
        <w:rPr>
          <w:color w:val="000000" w:themeColor="text1"/>
        </w:rPr>
      </w:pPr>
    </w:p>
    <w:p w14:paraId="72260744" w14:textId="77777777" w:rsidR="006F58EA" w:rsidRPr="004F09C9" w:rsidRDefault="00D27C9E">
      <w:pPr>
        <w:tabs>
          <w:tab w:val="center" w:pos="4059"/>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3.2</w:t>
      </w:r>
      <w:r w:rsidRPr="004F09C9">
        <w:rPr>
          <w:color w:val="000000" w:themeColor="text1"/>
        </w:rPr>
        <w:tab/>
        <w:t>Methods</w:t>
      </w:r>
    </w:p>
    <w:p w14:paraId="37F1A953" w14:textId="77777777" w:rsidR="006F58EA" w:rsidRPr="004F09C9" w:rsidRDefault="00D27C9E">
      <w:pPr>
        <w:tabs>
          <w:tab w:val="center" w:pos="1712"/>
        </w:tabs>
        <w:spacing w:after="212" w:line="253" w:lineRule="auto"/>
        <w:ind w:left="-15" w:firstLine="0"/>
        <w:rPr>
          <w:color w:val="000000" w:themeColor="text1"/>
        </w:rPr>
      </w:pPr>
      <w:r w:rsidRPr="004F09C9">
        <w:rPr>
          <w:color w:val="000000" w:themeColor="text1"/>
        </w:rPr>
        <w:t>3.2.1</w:t>
      </w:r>
      <w:r w:rsidRPr="004F09C9">
        <w:rPr>
          <w:color w:val="000000" w:themeColor="text1"/>
        </w:rPr>
        <w:tab/>
        <w:t>General Rearing</w:t>
      </w:r>
    </w:p>
    <w:p w14:paraId="4CF9A51A" w14:textId="77777777" w:rsidR="00DD43B4" w:rsidRPr="00DD43B4" w:rsidRDefault="00DD43B4" w:rsidP="00DD43B4">
      <w:pPr>
        <w:spacing w:after="160" w:line="480" w:lineRule="auto"/>
        <w:ind w:firstLine="720"/>
        <w:rPr>
          <w:rFonts w:asciiTheme="minorHAnsi" w:eastAsiaTheme="minorEastAsia" w:hAnsiTheme="minorHAnsi" w:cstheme="minorHAnsi"/>
          <w:bCs/>
          <w:szCs w:val="24"/>
        </w:rPr>
      </w:pPr>
      <w:r w:rsidRPr="00DD43B4">
        <w:rPr>
          <w:rFonts w:asciiTheme="minorHAnsi" w:eastAsiaTheme="minorEastAsia" w:hAnsiTheme="minorHAnsi" w:cstheme="minorHAnsi"/>
          <w:bCs/>
          <w:i/>
          <w:szCs w:val="24"/>
        </w:rPr>
        <w:t>Ostrinia nubilalis</w:t>
      </w:r>
      <w:r w:rsidRPr="00DD43B4">
        <w:rPr>
          <w:rFonts w:asciiTheme="minorHAnsi" w:eastAsiaTheme="minorEastAsia" w:hAnsiTheme="minorHAnsi" w:cstheme="minorHAnsi"/>
          <w:bCs/>
          <w:szCs w:val="24"/>
        </w:rPr>
        <w:t xml:space="preserve"> eggs were provided as a courtesy from Dr. Erik </w:t>
      </w:r>
      <w:proofErr w:type="spellStart"/>
      <w:r w:rsidRPr="00DD43B4">
        <w:rPr>
          <w:rFonts w:asciiTheme="minorHAnsi" w:eastAsiaTheme="minorEastAsia" w:hAnsiTheme="minorHAnsi" w:cstheme="minorHAnsi"/>
          <w:bCs/>
          <w:szCs w:val="24"/>
        </w:rPr>
        <w:t>Dopman's</w:t>
      </w:r>
      <w:proofErr w:type="spellEnd"/>
      <w:r w:rsidRPr="00DD43B4">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w:t>
      </w:r>
      <w:r w:rsidR="00A13F24">
        <w:rPr>
          <w:rFonts w:asciiTheme="minorHAnsi" w:eastAsiaTheme="minorEastAsia" w:hAnsiTheme="minorHAnsi" w:cstheme="minorHAnsi"/>
          <w:bCs/>
          <w:szCs w:val="24"/>
        </w:rPr>
        <w:t>State</w:t>
      </w:r>
      <w:r w:rsidR="00A13F24" w:rsidRPr="00DD43B4">
        <w:rPr>
          <w:rFonts w:asciiTheme="minorHAnsi" w:eastAsiaTheme="minorEastAsia" w:hAnsiTheme="minorHAnsi" w:cstheme="minorHAnsi"/>
          <w:bCs/>
          <w:szCs w:val="24"/>
        </w:rPr>
        <w:t xml:space="preserve"> </w:t>
      </w:r>
      <w:r w:rsidRPr="00DD43B4">
        <w:rPr>
          <w:rFonts w:asciiTheme="minorHAnsi" w:eastAsiaTheme="minorEastAsia" w:hAnsiTheme="minorHAnsi" w:cstheme="minorHAnsi"/>
          <w:bCs/>
          <w:szCs w:val="24"/>
        </w:rPr>
        <w:t>prior to 2015 and kept as separate colonies</w:t>
      </w:r>
      <w:r w:rsidR="00DA3145">
        <w:rPr>
          <w:rFonts w:asciiTheme="minorHAnsi" w:eastAsiaTheme="minorEastAsia" w:hAnsiTheme="minorHAnsi" w:cstheme="minorHAnsi"/>
          <w:bCs/>
          <w:szCs w:val="24"/>
        </w:rPr>
        <w:t xml:space="preserve"> (Wadsworth et al.</w:t>
      </w:r>
      <w:r w:rsidR="001600C3">
        <w:rPr>
          <w:rFonts w:asciiTheme="minorHAnsi" w:eastAsiaTheme="minorEastAsia" w:hAnsiTheme="minorHAnsi" w:cstheme="minorHAnsi"/>
          <w:bCs/>
          <w:szCs w:val="24"/>
        </w:rPr>
        <w:t xml:space="preserve">, </w:t>
      </w:r>
      <w:r w:rsidR="00DA3145">
        <w:rPr>
          <w:rFonts w:asciiTheme="minorHAnsi" w:eastAsiaTheme="minorEastAsia" w:hAnsiTheme="minorHAnsi" w:cstheme="minorHAnsi"/>
          <w:bCs/>
          <w:szCs w:val="24"/>
        </w:rPr>
        <w:t>2005)</w:t>
      </w:r>
      <w:r w:rsidRPr="00DD43B4">
        <w:rPr>
          <w:rFonts w:asciiTheme="minorHAnsi" w:eastAsiaTheme="minorEastAsia" w:hAnsiTheme="minorHAnsi" w:cstheme="minorHAnsi"/>
          <w:bCs/>
          <w:szCs w:val="24"/>
        </w:rPr>
        <w:t xml:space="preserve">. Strain identity was determined genotypically using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szCs w:val="24"/>
        </w:rPr>
        <w:t xml:space="preserve"> autosomal gene</w:t>
      </w:r>
      <w:r w:rsidR="00DA3145">
        <w:rPr>
          <w:rFonts w:asciiTheme="minorHAnsi" w:eastAsiaTheme="minorEastAsia" w:hAnsiTheme="minorHAnsi" w:cstheme="minorHAnsi"/>
          <w:bCs/>
          <w:szCs w:val="24"/>
        </w:rPr>
        <w:t xml:space="preserve"> (</w:t>
      </w:r>
      <w:proofErr w:type="spellStart"/>
      <w:r w:rsidR="00DA3145">
        <w:rPr>
          <w:rFonts w:asciiTheme="minorHAnsi" w:eastAsiaTheme="minorEastAsia" w:hAnsiTheme="minorHAnsi" w:cstheme="minorHAnsi"/>
          <w:bCs/>
          <w:szCs w:val="24"/>
        </w:rPr>
        <w:t>Lassance</w:t>
      </w:r>
      <w:proofErr w:type="spellEnd"/>
      <w:r w:rsidR="00DA3145">
        <w:rPr>
          <w:rFonts w:asciiTheme="minorHAnsi" w:eastAsiaTheme="minorEastAsia" w:hAnsiTheme="minorHAnsi" w:cstheme="minorHAnsi"/>
          <w:bCs/>
          <w:szCs w:val="24"/>
        </w:rPr>
        <w:t xml:space="preserve"> et al.</w:t>
      </w:r>
      <w:r w:rsidR="001600C3">
        <w:rPr>
          <w:rFonts w:asciiTheme="minorHAnsi" w:eastAsiaTheme="minorEastAsia" w:hAnsiTheme="minorHAnsi" w:cstheme="minorHAnsi"/>
          <w:bCs/>
          <w:szCs w:val="24"/>
        </w:rPr>
        <w:t>,</w:t>
      </w:r>
      <w:r w:rsidR="00DA3145">
        <w:rPr>
          <w:rFonts w:asciiTheme="minorHAnsi" w:eastAsiaTheme="minorEastAsia" w:hAnsiTheme="minorHAnsi" w:cstheme="minorHAnsi"/>
          <w:bCs/>
          <w:szCs w:val="24"/>
        </w:rPr>
        <w:t xml:space="preserve"> 2010)</w:t>
      </w:r>
      <w:r w:rsidRPr="00DD43B4">
        <w:rPr>
          <w:rFonts w:asciiTheme="minorHAnsi" w:eastAsiaTheme="minorEastAsia" w:hAnsiTheme="minorHAnsi" w:cstheme="minorHAnsi"/>
          <w:bCs/>
          <w:szCs w:val="24"/>
        </w:rPr>
        <w:t xml:space="preserve">. This gene codes for an important enzyme involved in determining the female sex-pheromone </w:t>
      </w:r>
      <w:r w:rsidR="00A13F24" w:rsidRPr="00DD43B4">
        <w:rPr>
          <w:rFonts w:asciiTheme="minorHAnsi" w:eastAsiaTheme="minorEastAsia" w:hAnsiTheme="minorHAnsi" w:cstheme="minorHAnsi"/>
          <w:bCs/>
          <w:szCs w:val="24"/>
        </w:rPr>
        <w:t>blend and</w:t>
      </w:r>
      <w:r w:rsidRPr="00DD43B4">
        <w:rPr>
          <w:rFonts w:asciiTheme="minorHAnsi" w:eastAsiaTheme="minorEastAsia" w:hAnsiTheme="minorHAnsi" w:cstheme="minorHAnsi"/>
          <w:bCs/>
          <w:szCs w:val="24"/>
        </w:rPr>
        <w:t xml:space="preserve"> is partly responsible for maintaining strain differences.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i/>
          <w:szCs w:val="24"/>
        </w:rPr>
        <w:t>-Z</w:t>
      </w:r>
      <w:r w:rsidRPr="00DD43B4">
        <w:rPr>
          <w:rFonts w:asciiTheme="minorHAnsi" w:eastAsiaTheme="minorEastAsia" w:hAnsiTheme="minorHAnsi" w:cstheme="minorHAnsi"/>
          <w:bCs/>
          <w:szCs w:val="24"/>
        </w:rPr>
        <w:t xml:space="preserve"> allele is carried by the </w:t>
      </w:r>
      <w:r w:rsidR="00101994">
        <w:rPr>
          <w:rFonts w:asciiTheme="minorHAnsi" w:eastAsiaTheme="minorEastAsia" w:hAnsiTheme="minorHAnsi" w:cstheme="minorHAnsi"/>
          <w:bCs/>
          <w:szCs w:val="24"/>
        </w:rPr>
        <w:t>Z-</w:t>
      </w:r>
      <w:r w:rsidRPr="00DD43B4">
        <w:rPr>
          <w:rFonts w:asciiTheme="minorHAnsi" w:eastAsiaTheme="minorEastAsia" w:hAnsiTheme="minorHAnsi" w:cstheme="minorHAnsi"/>
          <w:bCs/>
          <w:szCs w:val="24"/>
        </w:rPr>
        <w:t>strain</w:t>
      </w:r>
      <w:r w:rsidR="00A13F24">
        <w:rPr>
          <w:rFonts w:asciiTheme="minorHAnsi" w:eastAsiaTheme="minorEastAsia" w:hAnsiTheme="minorHAnsi" w:cstheme="minorHAnsi"/>
          <w:bCs/>
          <w:szCs w:val="24"/>
        </w:rPr>
        <w:t xml:space="preserve"> larvae</w:t>
      </w:r>
      <w:r w:rsidRPr="00DD43B4">
        <w:rPr>
          <w:rFonts w:asciiTheme="minorHAnsi" w:eastAsiaTheme="minorEastAsia" w:hAnsiTheme="minorHAnsi" w:cstheme="minorHAnsi"/>
          <w:bCs/>
          <w:szCs w:val="24"/>
        </w:rPr>
        <w:t xml:space="preserve"> and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i/>
          <w:szCs w:val="24"/>
        </w:rPr>
        <w:t>-E</w:t>
      </w:r>
      <w:r w:rsidRPr="00DD43B4">
        <w:rPr>
          <w:rFonts w:asciiTheme="minorHAnsi" w:eastAsiaTheme="minorEastAsia" w:hAnsiTheme="minorHAnsi" w:cstheme="minorHAnsi"/>
          <w:bCs/>
          <w:szCs w:val="24"/>
        </w:rPr>
        <w:t xml:space="preserve"> allele is carried by</w:t>
      </w:r>
      <w:r w:rsidR="00725EDF">
        <w:rPr>
          <w:rFonts w:asciiTheme="minorHAnsi" w:eastAsiaTheme="minorEastAsia" w:hAnsiTheme="minorHAnsi" w:cstheme="minorHAnsi"/>
          <w:bCs/>
          <w:szCs w:val="24"/>
        </w:rPr>
        <w:t xml:space="preserve"> the</w:t>
      </w:r>
      <w:r w:rsidRPr="00DD43B4">
        <w:rPr>
          <w:rFonts w:asciiTheme="minorHAnsi" w:eastAsiaTheme="minorEastAsia" w:hAnsiTheme="minorHAnsi" w:cstheme="minorHAnsi"/>
          <w:bCs/>
          <w:szCs w:val="24"/>
        </w:rPr>
        <w:t xml:space="preserve"> E</w:t>
      </w:r>
      <w:r w:rsidR="00A13F24">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strain larvae, and each allele produces a distinct pheromone blend</w:t>
      </w:r>
      <w:r w:rsidR="00DA3145">
        <w:rPr>
          <w:rFonts w:asciiTheme="minorHAnsi" w:eastAsiaTheme="minorEastAsia" w:hAnsiTheme="minorHAnsi" w:cstheme="minorHAnsi"/>
          <w:bCs/>
          <w:szCs w:val="24"/>
        </w:rPr>
        <w:t xml:space="preserve"> (</w:t>
      </w:r>
      <w:proofErr w:type="spellStart"/>
      <w:r w:rsidR="00DA3145">
        <w:rPr>
          <w:rFonts w:asciiTheme="minorHAnsi" w:eastAsiaTheme="minorEastAsia" w:hAnsiTheme="minorHAnsi" w:cstheme="minorHAnsi"/>
          <w:bCs/>
          <w:szCs w:val="24"/>
        </w:rPr>
        <w:t>Lassance</w:t>
      </w:r>
      <w:proofErr w:type="spellEnd"/>
      <w:r w:rsidR="00DA3145">
        <w:rPr>
          <w:rFonts w:asciiTheme="minorHAnsi" w:eastAsiaTheme="minorEastAsia" w:hAnsiTheme="minorHAnsi" w:cstheme="minorHAnsi"/>
          <w:bCs/>
          <w:szCs w:val="24"/>
        </w:rPr>
        <w:t xml:space="preserve"> et al.</w:t>
      </w:r>
      <w:r w:rsidR="001600C3">
        <w:rPr>
          <w:rFonts w:asciiTheme="minorHAnsi" w:eastAsiaTheme="minorEastAsia" w:hAnsiTheme="minorHAnsi" w:cstheme="minorHAnsi"/>
          <w:bCs/>
          <w:szCs w:val="24"/>
        </w:rPr>
        <w:t>,</w:t>
      </w:r>
      <w:r w:rsidR="00DA3145">
        <w:rPr>
          <w:rFonts w:asciiTheme="minorHAnsi" w:eastAsiaTheme="minorEastAsia" w:hAnsiTheme="minorHAnsi" w:cstheme="minorHAnsi"/>
          <w:bCs/>
          <w:szCs w:val="24"/>
        </w:rPr>
        <w:t xml:space="preserve"> 2010)</w:t>
      </w:r>
      <w:r w:rsidR="00DA3145" w:rsidRPr="00DD43B4">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 xml:space="preserve"> For the duration of the experiment, colonies of each genotype were reared at 26</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under a 16L:8D photoperiod to promote continuous development. </w:t>
      </w:r>
    </w:p>
    <w:p w14:paraId="203FA905" w14:textId="77777777" w:rsidR="007F6A28" w:rsidRDefault="00DD43B4" w:rsidP="00643F52">
      <w:pPr>
        <w:spacing w:after="160" w:line="480" w:lineRule="auto"/>
        <w:ind w:firstLine="720"/>
        <w:rPr>
          <w:rFonts w:asciiTheme="minorHAnsi" w:eastAsiaTheme="minorEastAsia" w:hAnsiTheme="minorHAnsi" w:cstheme="minorHAnsi"/>
          <w:bCs/>
          <w:szCs w:val="24"/>
        </w:rPr>
      </w:pPr>
      <w:r w:rsidRPr="00DD43B4">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C and 65% rH until they hatched. Upon hatching</w:t>
      </w:r>
      <w:r w:rsidR="000E1D1C">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 xml:space="preserve"> each biological cohort was divided and reared in either the diapause-inducing treatment (12L:12D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and 65% rH) or the non-diapause treatment (16L:8D </w:t>
      </w:r>
      <w:r w:rsidRPr="00DD43B4">
        <w:rPr>
          <w:rFonts w:asciiTheme="minorHAnsi" w:eastAsiaTheme="minorEastAsia" w:hAnsiTheme="minorHAnsi" w:cstheme="minorHAnsi"/>
          <w:bCs/>
          <w:szCs w:val="24"/>
        </w:rPr>
        <w:lastRenderedPageBreak/>
        <w:t>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and 65% rH). Larvae from each biological cohort were reared together in groups and provided artificial European corn borer (ECB) diet ad libitum (Frontier Agricultural Sciences, Newark, DE, Product F9478B). </w:t>
      </w:r>
      <w:r w:rsidR="000E1D1C">
        <w:rPr>
          <w:rFonts w:asciiTheme="minorHAnsi" w:eastAsiaTheme="minorEastAsia" w:hAnsiTheme="minorHAnsi" w:cstheme="minorHAnsi"/>
          <w:bCs/>
          <w:szCs w:val="24"/>
        </w:rPr>
        <w:t>When</w:t>
      </w:r>
      <w:r w:rsidR="000E1D1C" w:rsidRPr="00DD43B4">
        <w:rPr>
          <w:rFonts w:asciiTheme="minorHAnsi" w:eastAsiaTheme="minorEastAsia" w:hAnsiTheme="minorHAnsi" w:cstheme="minorHAnsi"/>
          <w:bCs/>
          <w:szCs w:val="24"/>
        </w:rPr>
        <w:t xml:space="preserve"> </w:t>
      </w:r>
      <w:r w:rsidRPr="00DD43B4">
        <w:rPr>
          <w:rFonts w:asciiTheme="minorHAnsi" w:eastAsiaTheme="minorEastAsia" w:hAnsiTheme="minorHAnsi" w:cstheme="minorHAnsi"/>
          <w:bCs/>
          <w:szCs w:val="24"/>
        </w:rPr>
        <w:t>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4543DEBC" w14:textId="77777777" w:rsidR="00643F52" w:rsidRPr="00643F52" w:rsidRDefault="00643F52" w:rsidP="00643F52">
      <w:pPr>
        <w:spacing w:after="160" w:line="480" w:lineRule="auto"/>
        <w:ind w:firstLine="720"/>
        <w:rPr>
          <w:rFonts w:asciiTheme="minorHAnsi" w:eastAsiaTheme="minorEastAsia" w:hAnsiTheme="minorHAnsi" w:cstheme="minorHAnsi"/>
          <w:bCs/>
          <w:szCs w:val="24"/>
        </w:rPr>
      </w:pPr>
    </w:p>
    <w:p w14:paraId="57C4BBCB" w14:textId="291C92C7" w:rsidR="006F58EA" w:rsidRPr="004F09C9" w:rsidRDefault="00D27C9E">
      <w:pPr>
        <w:spacing w:after="187" w:line="253" w:lineRule="auto"/>
        <w:ind w:left="807" w:hanging="822"/>
        <w:rPr>
          <w:color w:val="000000" w:themeColor="text1"/>
        </w:rPr>
      </w:pPr>
      <w:r w:rsidRPr="004F09C9">
        <w:rPr>
          <w:color w:val="000000" w:themeColor="text1"/>
        </w:rPr>
        <w:t>3.2.2</w:t>
      </w:r>
      <w:r w:rsidRPr="004F09C9">
        <w:rPr>
          <w:color w:val="000000" w:themeColor="text1"/>
        </w:rPr>
        <w:tab/>
        <w:t xml:space="preserve">Experiment 1: </w:t>
      </w:r>
      <w:r w:rsidR="00DD43B4" w:rsidRPr="00DD43B4">
        <w:rPr>
          <w:iCs/>
          <w:color w:val="000000" w:themeColor="text1"/>
          <w:lang w:val="en"/>
        </w:rPr>
        <w:t>Estimating the Onset of Diapause and Using Metabolic Activity to Classify the Intensity of Diapause</w:t>
      </w:r>
      <w:ins w:id="44" w:author="Dan Hahn" w:date="2019-02-06T06:07:00Z">
        <w:r w:rsidR="007F477F">
          <w:rPr>
            <w:iCs/>
            <w:color w:val="000000" w:themeColor="text1"/>
            <w:lang w:val="en"/>
          </w:rPr>
          <w:t>-</w:t>
        </w:r>
      </w:ins>
      <w:r w:rsidR="00DD43B4" w:rsidRPr="00DD43B4">
        <w:rPr>
          <w:iCs/>
          <w:color w:val="000000" w:themeColor="text1"/>
          <w:lang w:val="en"/>
        </w:rPr>
        <w:t>Programmed Larvae</w:t>
      </w:r>
    </w:p>
    <w:p w14:paraId="3165515C" w14:textId="6DEE1A35"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I tracked the developmental stages of individuals exposed to diapause-</w:t>
      </w:r>
      <w:r w:rsidR="00C82911">
        <w:rPr>
          <w:color w:val="000000" w:themeColor="text1"/>
          <w:lang w:val="en"/>
        </w:rPr>
        <w:t>inducing</w:t>
      </w:r>
      <w:r w:rsidRPr="00DD43B4">
        <w:rPr>
          <w:color w:val="000000" w:themeColor="text1"/>
          <w:lang w:val="en"/>
        </w:rPr>
        <w:t xml:space="preserve"> and non-diapause treatments for forty days starting on day one of the last larval instar. </w:t>
      </w:r>
      <w:commentRangeStart w:id="45"/>
      <w:commentRangeStart w:id="46"/>
      <w:commentRangeEnd w:id="45"/>
      <w:commentRangeEnd w:id="46"/>
      <w:r w:rsidRPr="00DD43B4">
        <w:rPr>
          <w:color w:val="000000" w:themeColor="text1"/>
          <w:lang w:val="en"/>
        </w:rPr>
        <w:t>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w:t>
      </w:r>
      <w:r w:rsidR="00C82911">
        <w:rPr>
          <w:color w:val="000000" w:themeColor="text1"/>
          <w:lang w:val="en"/>
        </w:rPr>
        <w:t>-</w:t>
      </w:r>
      <w:r w:rsidRPr="00DD43B4">
        <w:rPr>
          <w:color w:val="000000" w:themeColor="text1"/>
          <w:lang w:val="en"/>
        </w:rPr>
        <w:t>programmed larvae that pupated after the estimated onset of diapause but before the end of the 40-day trial were classified as shallow</w:t>
      </w:r>
      <w:ins w:id="47" w:author="Dan Hahn" w:date="2019-02-06T06:08:00Z">
        <w:r w:rsidR="007F477F">
          <w:rPr>
            <w:color w:val="000000" w:themeColor="text1"/>
            <w:lang w:val="en"/>
          </w:rPr>
          <w:t>-</w:t>
        </w:r>
      </w:ins>
      <w:r w:rsidRPr="00DD43B4">
        <w:rPr>
          <w:color w:val="000000" w:themeColor="text1"/>
          <w:lang w:val="en"/>
        </w:rPr>
        <w:t xml:space="preserve">diapause </w:t>
      </w:r>
      <w:ins w:id="48" w:author="Dan Hahn" w:date="2019-02-06T06:08:00Z">
        <w:r w:rsidR="007F477F">
          <w:rPr>
            <w:color w:val="000000" w:themeColor="text1"/>
            <w:lang w:val="en"/>
          </w:rPr>
          <w:t>larvae</w:t>
        </w:r>
      </w:ins>
      <w:r w:rsidRPr="00DD43B4">
        <w:rPr>
          <w:color w:val="000000" w:themeColor="text1"/>
          <w:lang w:val="en"/>
        </w:rPr>
        <w:t>, and larvae that did not pupate during the 40-day trial were classified as deep</w:t>
      </w:r>
      <w:ins w:id="49" w:author="Dan Hahn" w:date="2019-02-06T06:08:00Z">
        <w:r w:rsidR="007F477F">
          <w:rPr>
            <w:color w:val="000000" w:themeColor="text1"/>
            <w:lang w:val="en"/>
          </w:rPr>
          <w:t>-</w:t>
        </w:r>
      </w:ins>
      <w:r w:rsidRPr="00DD43B4">
        <w:rPr>
          <w:color w:val="000000" w:themeColor="text1"/>
          <w:lang w:val="en"/>
        </w:rPr>
        <w:t xml:space="preserve">diapause larvae. </w:t>
      </w:r>
      <w:r w:rsidRPr="00DD43B4">
        <w:rPr>
          <w:color w:val="000000" w:themeColor="text1"/>
        </w:rPr>
        <w:t xml:space="preserve"> </w:t>
      </w:r>
    </w:p>
    <w:p w14:paraId="16EEFE81" w14:textId="62704C00"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Carbon dioxide production and wet mass were measured starting on the first day of the last larval instar. To measure CO</w:t>
      </w:r>
      <w:r w:rsidRPr="00DD43B4">
        <w:rPr>
          <w:color w:val="000000" w:themeColor="text1"/>
          <w:vertAlign w:val="subscript"/>
          <w:lang w:val="en"/>
        </w:rPr>
        <w:t>2</w:t>
      </w:r>
      <w:r w:rsidRPr="00DD43B4">
        <w:rPr>
          <w:color w:val="000000" w:themeColor="text1"/>
          <w:lang w:val="en"/>
        </w:rPr>
        <w:t xml:space="preserve"> production, larvae were first isolated into airtight respirometry chambers (Air-Tite, Virginia Beach, VA., product AL5) fitted with a three</w:t>
      </w:r>
      <w:r w:rsidR="00725EDF">
        <w:rPr>
          <w:color w:val="000000" w:themeColor="text1"/>
          <w:lang w:val="en"/>
        </w:rPr>
        <w:t>-</w:t>
      </w:r>
      <w:r w:rsidRPr="00DD43B4">
        <w:rPr>
          <w:color w:val="000000" w:themeColor="text1"/>
          <w:lang w:val="en"/>
        </w:rPr>
        <w:t>position stopcock. A single larva was placed into a chamber</w:t>
      </w:r>
      <w:r w:rsidR="00A13F24">
        <w:rPr>
          <w:color w:val="000000" w:themeColor="text1"/>
          <w:lang w:val="en"/>
        </w:rPr>
        <w:t xml:space="preserve"> filled with CO</w:t>
      </w:r>
      <w:r w:rsidR="00A13F24" w:rsidRPr="001011C2">
        <w:rPr>
          <w:color w:val="000000" w:themeColor="text1"/>
          <w:vertAlign w:val="subscript"/>
          <w:lang w:val="en"/>
        </w:rPr>
        <w:t>2</w:t>
      </w:r>
      <w:r w:rsidR="00A13F24">
        <w:rPr>
          <w:color w:val="000000" w:themeColor="text1"/>
          <w:vertAlign w:val="subscript"/>
          <w:lang w:val="en"/>
        </w:rPr>
        <w:t xml:space="preserve"> </w:t>
      </w:r>
      <w:r w:rsidR="00A13F24">
        <w:rPr>
          <w:color w:val="000000" w:themeColor="text1"/>
          <w:lang w:val="en"/>
        </w:rPr>
        <w:t>-free air. To remove CO</w:t>
      </w:r>
      <w:r w:rsidR="00A13F24" w:rsidRPr="001011C2">
        <w:rPr>
          <w:color w:val="000000" w:themeColor="text1"/>
          <w:vertAlign w:val="subscript"/>
          <w:lang w:val="en"/>
        </w:rPr>
        <w:t>2</w:t>
      </w:r>
      <w:r w:rsidR="00A13F24">
        <w:rPr>
          <w:color w:val="000000" w:themeColor="text1"/>
          <w:lang w:val="en"/>
        </w:rPr>
        <w:t xml:space="preserve">, </w:t>
      </w:r>
      <w:r w:rsidR="00A13F24">
        <w:rPr>
          <w:color w:val="000000" w:themeColor="text1"/>
          <w:lang w:val="en"/>
        </w:rPr>
        <w:lastRenderedPageBreak/>
        <w:t>a</w:t>
      </w:r>
      <w:r w:rsidRPr="00DD43B4">
        <w:rPr>
          <w:color w:val="000000" w:themeColor="text1"/>
          <w:lang w:val="en"/>
        </w:rPr>
        <w:t>tmospheric air was</w:t>
      </w:r>
      <w:r w:rsidR="00A13F24">
        <w:rPr>
          <w:color w:val="000000" w:themeColor="text1"/>
          <w:lang w:val="en"/>
        </w:rPr>
        <w:t xml:space="preserve"> pumped through a column of </w:t>
      </w:r>
      <w:r w:rsidR="001011C2">
        <w:rPr>
          <w:color w:val="000000" w:themeColor="text1"/>
          <w:lang w:val="en"/>
        </w:rPr>
        <w:t>D</w:t>
      </w:r>
      <w:r w:rsidR="00A13F24">
        <w:rPr>
          <w:color w:val="000000" w:themeColor="text1"/>
          <w:lang w:val="en"/>
        </w:rPr>
        <w:t>rierite</w:t>
      </w:r>
      <w:r w:rsidR="001011C2">
        <w:rPr>
          <w:color w:val="000000" w:themeColor="text1"/>
          <w:lang w:val="en"/>
        </w:rPr>
        <w:t xml:space="preserve"> (W.A. Hammond Drierite, Xena, OH., stock 24025)</w:t>
      </w:r>
      <w:r w:rsidR="00A13F24">
        <w:rPr>
          <w:color w:val="000000" w:themeColor="text1"/>
          <w:lang w:val="en"/>
        </w:rPr>
        <w:t xml:space="preserve"> to absorb moisture from the airstream and a column of </w:t>
      </w:r>
      <w:r w:rsidR="001011C2">
        <w:rPr>
          <w:color w:val="000000" w:themeColor="text1"/>
          <w:lang w:val="en"/>
        </w:rPr>
        <w:t>A</w:t>
      </w:r>
      <w:r w:rsidR="00A13F24">
        <w:rPr>
          <w:color w:val="000000" w:themeColor="text1"/>
          <w:lang w:val="en"/>
        </w:rPr>
        <w:t>scarite</w:t>
      </w:r>
      <w:r w:rsidR="001011C2">
        <w:rPr>
          <w:color w:val="000000" w:themeColor="text1"/>
          <w:lang w:val="en"/>
        </w:rPr>
        <w:t xml:space="preserve"> (</w:t>
      </w:r>
      <w:r w:rsidR="000472C3">
        <w:rPr>
          <w:color w:val="000000" w:themeColor="text1"/>
          <w:lang w:val="en"/>
        </w:rPr>
        <w:t>Fisher Scientific</w:t>
      </w:r>
      <w:r w:rsidR="001011C2">
        <w:rPr>
          <w:color w:val="000000" w:themeColor="text1"/>
          <w:lang w:val="en"/>
        </w:rPr>
        <w:t xml:space="preserve">, </w:t>
      </w:r>
      <w:r w:rsidR="000472C3">
        <w:rPr>
          <w:color w:val="000000" w:themeColor="text1"/>
          <w:lang w:val="en"/>
        </w:rPr>
        <w:t xml:space="preserve">Waltman, WA., </w:t>
      </w:r>
      <w:r w:rsidR="000472C3" w:rsidRPr="00DD0E72">
        <w:t>catalog AC208081000</w:t>
      </w:r>
      <w:r w:rsidR="001011C2">
        <w:rPr>
          <w:color w:val="000000" w:themeColor="text1"/>
          <w:lang w:val="en"/>
        </w:rPr>
        <w:t>)</w:t>
      </w:r>
      <w:r w:rsidR="00A13F24">
        <w:rPr>
          <w:color w:val="000000" w:themeColor="text1"/>
          <w:lang w:val="en"/>
        </w:rPr>
        <w:t xml:space="preserve"> to remove CO</w:t>
      </w:r>
      <w:r w:rsidR="00A13F24" w:rsidRPr="001011C2">
        <w:rPr>
          <w:color w:val="000000" w:themeColor="text1"/>
          <w:vertAlign w:val="subscript"/>
          <w:lang w:val="en"/>
        </w:rPr>
        <w:t>2</w:t>
      </w:r>
      <w:r w:rsidR="00A13F24">
        <w:rPr>
          <w:color w:val="000000" w:themeColor="text1"/>
          <w:lang w:val="en"/>
        </w:rPr>
        <w:t>. The airstream was then</w:t>
      </w:r>
      <w:r w:rsidRPr="00DD43B4">
        <w:rPr>
          <w:color w:val="000000" w:themeColor="text1"/>
          <w:lang w:val="en"/>
        </w:rPr>
        <w:t xml:space="preserve"> bubbled through water with a pH of 4 to humidify the air. This CO</w:t>
      </w:r>
      <w:r w:rsidRPr="00DD43B4">
        <w:rPr>
          <w:color w:val="000000" w:themeColor="text1"/>
          <w:vertAlign w:val="subscript"/>
          <w:lang w:val="en"/>
        </w:rPr>
        <w:t>2</w:t>
      </w:r>
      <w:r w:rsidRPr="00DD43B4">
        <w:rPr>
          <w:color w:val="000000" w:themeColor="text1"/>
          <w:lang w:val="en"/>
        </w:rPr>
        <w:t>–free air was then pumped into the respirometry chamber to replace the atmospheric air in the chamber</w:t>
      </w:r>
      <w:ins w:id="50" w:author="Dan Hahn" w:date="2019-02-06T06:10:00Z">
        <w:r w:rsidR="007F477F">
          <w:rPr>
            <w:color w:val="000000" w:themeColor="text1"/>
            <w:lang w:val="en"/>
          </w:rPr>
          <w:t>,</w:t>
        </w:r>
      </w:ins>
      <w:r w:rsidRPr="00DD43B4">
        <w:rPr>
          <w:color w:val="000000" w:themeColor="text1"/>
          <w:lang w:val="en"/>
        </w:rPr>
        <w:t xml:space="preserve"> and finally larvae </w:t>
      </w:r>
      <w:r w:rsidR="00725EDF">
        <w:rPr>
          <w:color w:val="000000" w:themeColor="text1"/>
          <w:lang w:val="en"/>
        </w:rPr>
        <w:t>were</w:t>
      </w:r>
      <w:r w:rsidR="00725EDF" w:rsidRPr="00DD43B4">
        <w:rPr>
          <w:color w:val="000000" w:themeColor="text1"/>
          <w:lang w:val="en"/>
        </w:rPr>
        <w:t xml:space="preserve"> </w:t>
      </w:r>
      <w:r w:rsidRPr="00DD43B4">
        <w:rPr>
          <w:color w:val="000000" w:themeColor="text1"/>
          <w:lang w:val="en"/>
        </w:rPr>
        <w:t>sealed into</w:t>
      </w:r>
      <w:r w:rsidR="00725EDF">
        <w:rPr>
          <w:color w:val="000000" w:themeColor="text1"/>
          <w:lang w:val="en"/>
        </w:rPr>
        <w:t xml:space="preserve"> the</w:t>
      </w:r>
      <w:r w:rsidRPr="00DD43B4">
        <w:rPr>
          <w:color w:val="000000" w:themeColor="text1"/>
          <w:lang w:val="en"/>
        </w:rPr>
        <w:t xml:space="preserve"> CO</w:t>
      </w:r>
      <w:r w:rsidRPr="00DD43B4">
        <w:rPr>
          <w:color w:val="000000" w:themeColor="text1"/>
          <w:vertAlign w:val="subscript"/>
          <w:lang w:val="en"/>
        </w:rPr>
        <w:t xml:space="preserve">2 </w:t>
      </w:r>
      <w:r w:rsidRPr="00DD43B4">
        <w:rPr>
          <w:color w:val="000000" w:themeColor="text1"/>
          <w:lang w:val="en"/>
        </w:rPr>
        <w:t>–free</w:t>
      </w:r>
      <w:r w:rsidRPr="00DD43B4">
        <w:rPr>
          <w:color w:val="000000" w:themeColor="text1"/>
          <w:vertAlign w:val="subscript"/>
          <w:lang w:val="en"/>
        </w:rPr>
        <w:t xml:space="preserve"> </w:t>
      </w:r>
      <w:r w:rsidRPr="00DD43B4">
        <w:rPr>
          <w:color w:val="000000" w:themeColor="text1"/>
          <w:lang w:val="en"/>
        </w:rPr>
        <w:t xml:space="preserve">chamber. Larvae were then held in these chambers for approximately 1 hour </w:t>
      </w:r>
      <w:r w:rsidR="000472C3">
        <w:rPr>
          <w:color w:val="000000" w:themeColor="text1"/>
          <w:lang w:val="en"/>
        </w:rPr>
        <w:t>and</w:t>
      </w:r>
      <w:r w:rsidR="000472C3" w:rsidRPr="00DD43B4">
        <w:rPr>
          <w:color w:val="000000" w:themeColor="text1"/>
          <w:lang w:val="en"/>
        </w:rPr>
        <w:t xml:space="preserve"> </w:t>
      </w:r>
      <w:r w:rsidRPr="00DD43B4">
        <w:rPr>
          <w:color w:val="000000" w:themeColor="text1"/>
          <w:lang w:val="en"/>
        </w:rPr>
        <w:t>the exact hold time</w:t>
      </w:r>
      <w:r w:rsidR="000472C3">
        <w:rPr>
          <w:color w:val="000000" w:themeColor="text1"/>
          <w:lang w:val="en"/>
        </w:rPr>
        <w:t xml:space="preserve"> of</w:t>
      </w:r>
      <w:r w:rsidRPr="00DD43B4">
        <w:rPr>
          <w:color w:val="000000" w:themeColor="text1"/>
          <w:lang w:val="en"/>
        </w:rPr>
        <w:t xml:space="preserve"> each individual larvae </w:t>
      </w:r>
      <w:r w:rsidR="00C82911">
        <w:rPr>
          <w:color w:val="000000" w:themeColor="text1"/>
          <w:lang w:val="en"/>
        </w:rPr>
        <w:t xml:space="preserve">was </w:t>
      </w:r>
      <w:r w:rsidRPr="00DD43B4">
        <w:rPr>
          <w:color w:val="000000" w:themeColor="text1"/>
          <w:lang w:val="en"/>
        </w:rPr>
        <w:t>recorded. After the hold time elapsed, each sealed chamber was attached to a gas analyzer (Li-cor, Lincoln, NE., model LI-6262) to quantify the CO</w:t>
      </w:r>
      <w:r w:rsidRPr="00DD43B4">
        <w:rPr>
          <w:color w:val="000000" w:themeColor="text1"/>
          <w:vertAlign w:val="subscript"/>
          <w:lang w:val="en"/>
        </w:rPr>
        <w:t>2</w:t>
      </w:r>
      <w:r w:rsidRPr="00DD43B4">
        <w:rPr>
          <w:color w:val="000000" w:themeColor="text1"/>
          <w:lang w:val="en"/>
        </w:rPr>
        <w:t xml:space="preserve"> produced by each larva. These data were visualized using Expedata software (Sable Systems International, Las Vegas, NV.).</w:t>
      </w:r>
      <w:r w:rsidRPr="00DD43B4">
        <w:rPr>
          <w:color w:val="000000" w:themeColor="text1"/>
        </w:rPr>
        <w:t xml:space="preserve"> </w:t>
      </w:r>
      <w:r w:rsidRPr="00DD43B4">
        <w:rPr>
          <w:color w:val="000000" w:themeColor="text1"/>
          <w:lang w:val="en"/>
        </w:rPr>
        <w:t>The day wet mass peaked was used as a clearly identifiable developmental timepoint to compare CO</w:t>
      </w:r>
      <w:r w:rsidRPr="00DD43B4">
        <w:rPr>
          <w:color w:val="000000" w:themeColor="text1"/>
          <w:vertAlign w:val="subscript"/>
          <w:lang w:val="en"/>
        </w:rPr>
        <w:t>2</w:t>
      </w:r>
      <w:r w:rsidRPr="00DD43B4">
        <w:rPr>
          <w:color w:val="000000" w:themeColor="text1"/>
          <w:lang w:val="en"/>
        </w:rPr>
        <w:t xml:space="preserve"> production between genotypes and treatments.</w:t>
      </w:r>
    </w:p>
    <w:p w14:paraId="69A66AA9" w14:textId="77777777" w:rsidR="007F6A28" w:rsidRPr="004F09C9" w:rsidRDefault="007F6A28">
      <w:pPr>
        <w:ind w:left="-15" w:right="90" w:firstLine="468"/>
        <w:rPr>
          <w:color w:val="000000" w:themeColor="text1"/>
        </w:rPr>
      </w:pPr>
    </w:p>
    <w:p w14:paraId="3056C065" w14:textId="77777777" w:rsidR="006F58EA" w:rsidRPr="004F09C9" w:rsidRDefault="00D27C9E" w:rsidP="00941D82">
      <w:pPr>
        <w:tabs>
          <w:tab w:val="left" w:pos="540"/>
          <w:tab w:val="left" w:pos="990"/>
          <w:tab w:val="center" w:pos="4712"/>
        </w:tabs>
        <w:spacing w:after="187" w:line="253" w:lineRule="auto"/>
        <w:ind w:left="-15" w:firstLine="0"/>
        <w:rPr>
          <w:color w:val="000000" w:themeColor="text1"/>
        </w:rPr>
      </w:pPr>
      <w:r w:rsidRPr="004F09C9">
        <w:rPr>
          <w:color w:val="000000" w:themeColor="text1"/>
        </w:rPr>
        <w:t>3.2.3</w:t>
      </w:r>
      <w:r w:rsidRPr="004F09C9">
        <w:rPr>
          <w:color w:val="000000" w:themeColor="text1"/>
        </w:rPr>
        <w:tab/>
      </w:r>
      <w:r w:rsidR="00E3519C">
        <w:rPr>
          <w:color w:val="000000" w:themeColor="text1"/>
        </w:rPr>
        <w:tab/>
      </w:r>
      <w:r w:rsidRPr="004F09C9">
        <w:rPr>
          <w:color w:val="000000" w:themeColor="text1"/>
        </w:rPr>
        <w:t xml:space="preserve">Experiment 2: </w:t>
      </w:r>
      <w:r w:rsidR="00DD43B4">
        <w:rPr>
          <w:color w:val="000000" w:themeColor="text1"/>
        </w:rPr>
        <w:t xml:space="preserve">Estimating the Onset </w:t>
      </w:r>
      <w:r w:rsidR="000472C3">
        <w:rPr>
          <w:color w:val="000000" w:themeColor="text1"/>
        </w:rPr>
        <w:t>o</w:t>
      </w:r>
      <w:r w:rsidR="00DD43B4">
        <w:rPr>
          <w:color w:val="000000" w:themeColor="text1"/>
        </w:rPr>
        <w:t>f Wandering and Sampling Larvae for Lean Mass and Lipid Mass</w:t>
      </w:r>
    </w:p>
    <w:p w14:paraId="0B1FA4DB" w14:textId="42B94CB3"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w:t>
      </w:r>
      <w:r w:rsidR="00DA3145">
        <w:rPr>
          <w:color w:val="000000" w:themeColor="text1"/>
          <w:lang w:val="en"/>
        </w:rPr>
        <w:t xml:space="preserve"> </w:t>
      </w:r>
      <w:r w:rsidR="001B705E">
        <w:rPr>
          <w:color w:val="000000" w:themeColor="text1"/>
          <w:lang w:val="en"/>
        </w:rPr>
        <w:t>(</w:t>
      </w:r>
      <w:r w:rsidR="00DA3145">
        <w:rPr>
          <w:color w:val="000000" w:themeColor="text1"/>
          <w:lang w:val="en"/>
        </w:rPr>
        <w:t>Sakurai</w:t>
      </w:r>
      <w:r w:rsidR="001B705E">
        <w:rPr>
          <w:color w:val="000000" w:themeColor="text1"/>
          <w:lang w:val="en"/>
        </w:rPr>
        <w:t xml:space="preserve"> et al.</w:t>
      </w:r>
      <w:r w:rsidR="001600C3">
        <w:rPr>
          <w:color w:val="000000" w:themeColor="text1"/>
          <w:lang w:val="en"/>
        </w:rPr>
        <w:t>,</w:t>
      </w:r>
      <w:r w:rsidR="00DA3145">
        <w:rPr>
          <w:color w:val="000000" w:themeColor="text1"/>
          <w:lang w:val="en"/>
        </w:rPr>
        <w:t xml:space="preserve"> 1998</w:t>
      </w:r>
      <w:r w:rsidR="001B705E">
        <w:rPr>
          <w:color w:val="000000" w:themeColor="text1"/>
          <w:lang w:val="en"/>
        </w:rPr>
        <w:t>)</w:t>
      </w:r>
      <w:r w:rsidRPr="00DD43B4">
        <w:rPr>
          <w:color w:val="000000" w:themeColor="text1"/>
          <w:lang w:val="en"/>
        </w:rPr>
        <w:t xml:space="preserve">. </w:t>
      </w:r>
      <w:ins w:id="51" w:author="Dan Hahn" w:date="2019-02-06T06:12:00Z">
        <w:r w:rsidR="00C82E8F">
          <w:rPr>
            <w:color w:val="000000" w:themeColor="text1"/>
            <w:lang w:val="en"/>
          </w:rPr>
          <w:t>L</w:t>
        </w:r>
      </w:ins>
      <w:r w:rsidRPr="00DD43B4">
        <w:rPr>
          <w:color w:val="000000" w:themeColor="text1"/>
          <w:lang w:val="en"/>
        </w:rPr>
        <w:t xml:space="preserve">arvae were removed from artificial diet and held in isolation for thirty minutes. After thirty minutes of isolation, larvae that did not produce frass were recorded as wandering. Using this wandering assay, I tracked the population of larvae for up to forty days and recorded </w:t>
      </w:r>
      <w:r w:rsidR="00C82911">
        <w:rPr>
          <w:color w:val="000000" w:themeColor="text1"/>
          <w:lang w:val="en"/>
        </w:rPr>
        <w:t xml:space="preserve">the </w:t>
      </w:r>
      <w:r w:rsidRPr="00DD43B4">
        <w:rPr>
          <w:color w:val="000000" w:themeColor="text1"/>
          <w:lang w:val="en"/>
        </w:rPr>
        <w:t xml:space="preserve">following developmental events: 1) the day that larvae eclose into the final instar, 2) the </w:t>
      </w:r>
      <w:r w:rsidRPr="00DD43B4">
        <w:rPr>
          <w:color w:val="000000" w:themeColor="text1"/>
          <w:lang w:val="en"/>
        </w:rPr>
        <w:lastRenderedPageBreak/>
        <w:t>wandering day, and 3) pupation. All larval samples intended for lean mass and lipid measurements were assayed for wandering only once and larvae determined not to be wandering were removed from the experiment.</w:t>
      </w:r>
      <w:r w:rsidRPr="00DD43B4">
        <w:rPr>
          <w:color w:val="000000" w:themeColor="text1"/>
        </w:rPr>
        <w:t xml:space="preserve"> </w:t>
      </w:r>
    </w:p>
    <w:p w14:paraId="580427F2" w14:textId="5B2A7044" w:rsidR="00DD43B4" w:rsidRPr="00DD43B4" w:rsidRDefault="00DD43B4" w:rsidP="00DD43B4">
      <w:pPr>
        <w:spacing w:line="480" w:lineRule="auto"/>
        <w:ind w:left="-15" w:right="90" w:firstLine="468"/>
        <w:rPr>
          <w:color w:val="000000" w:themeColor="text1"/>
        </w:rPr>
      </w:pPr>
      <w:r w:rsidRPr="00DD43B4">
        <w:rPr>
          <w:color w:val="000000" w:themeColor="text1"/>
          <w:lang w:val="en"/>
        </w:rPr>
        <w:t>To investigate the relationship between nutritio</w:t>
      </w:r>
      <w:r w:rsidR="00DA3145">
        <w:rPr>
          <w:color w:val="000000" w:themeColor="text1"/>
          <w:lang w:val="en"/>
        </w:rPr>
        <w:t>n</w:t>
      </w:r>
      <w:r w:rsidRPr="00DD43B4">
        <w:rPr>
          <w:color w:val="000000" w:themeColor="text1"/>
          <w:lang w:val="en"/>
        </w:rPr>
        <w:t xml:space="preserve"> stores and diapause length genotype, lean mass and lipid mass were measured in larvae from each treatment</w:t>
      </w:r>
      <w:r w:rsidR="00B2050F">
        <w:rPr>
          <w:color w:val="000000" w:themeColor="text1"/>
          <w:lang w:val="en"/>
        </w:rPr>
        <w:t xml:space="preserve"> </w:t>
      </w:r>
      <w:r w:rsidR="00C82911">
        <w:rPr>
          <w:color w:val="000000" w:themeColor="text1"/>
          <w:lang w:val="en"/>
        </w:rPr>
        <w:t xml:space="preserve">at the onset of the last instar, at the onset of diapasue, </w:t>
      </w:r>
      <w:r w:rsidR="00B2050F">
        <w:rPr>
          <w:color w:val="000000" w:themeColor="text1"/>
          <w:lang w:val="en"/>
        </w:rPr>
        <w:t xml:space="preserve">and </w:t>
      </w:r>
      <w:r w:rsidR="00C82911">
        <w:rPr>
          <w:color w:val="000000" w:themeColor="text1"/>
          <w:lang w:val="en"/>
        </w:rPr>
        <w:t xml:space="preserve">at several points </w:t>
      </w:r>
      <w:r w:rsidR="00B2050F">
        <w:rPr>
          <w:color w:val="000000" w:themeColor="text1"/>
          <w:lang w:val="en"/>
        </w:rPr>
        <w:t>during diapause</w:t>
      </w:r>
      <w:r w:rsidRPr="00DD43B4">
        <w:rPr>
          <w:color w:val="000000" w:themeColor="text1"/>
          <w:lang w:val="en"/>
        </w:rPr>
        <w:t xml:space="preserve">. </w:t>
      </w:r>
      <w:ins w:id="52" w:author="Dan Hahn" w:date="2019-02-06T06:13:00Z">
        <w:r w:rsidR="00C82E8F">
          <w:rPr>
            <w:color w:val="000000" w:themeColor="text1"/>
            <w:lang w:val="en"/>
          </w:rPr>
          <w:t>A</w:t>
        </w:r>
      </w:ins>
      <w:r w:rsidR="000472C3">
        <w:rPr>
          <w:color w:val="000000" w:themeColor="text1"/>
          <w:lang w:val="en"/>
        </w:rPr>
        <w:t xml:space="preserve"> subset of larvae</w:t>
      </w:r>
      <w:r w:rsidR="000472C3" w:rsidRPr="00DD43B4">
        <w:rPr>
          <w:color w:val="000000" w:themeColor="text1"/>
          <w:lang w:val="en"/>
        </w:rPr>
        <w:t xml:space="preserve"> </w:t>
      </w:r>
      <w:proofErr w:type="gramStart"/>
      <w:r w:rsidR="00DE7786">
        <w:rPr>
          <w:color w:val="000000" w:themeColor="text1"/>
          <w:lang w:val="en"/>
        </w:rPr>
        <w:t>were</w:t>
      </w:r>
      <w:proofErr w:type="gramEnd"/>
      <w:r w:rsidR="00DE7786">
        <w:rPr>
          <w:color w:val="000000" w:themeColor="text1"/>
          <w:lang w:val="en"/>
        </w:rPr>
        <w:t xml:space="preserve"> sampled</w:t>
      </w:r>
      <w:r w:rsidRPr="00DD43B4">
        <w:rPr>
          <w:color w:val="000000" w:themeColor="text1"/>
          <w:lang w:val="en"/>
        </w:rPr>
        <w:t xml:space="preserve"> on the first day of the final larval instar</w:t>
      </w:r>
      <w:r w:rsidR="00B2050F">
        <w:rPr>
          <w:color w:val="000000" w:themeColor="text1"/>
          <w:lang w:val="en"/>
        </w:rPr>
        <w:t xml:space="preserve"> to measure the amount of lipid and lean mass stored at the beginning of the final larval instar</w:t>
      </w:r>
      <w:r w:rsidR="00DE7786">
        <w:rPr>
          <w:color w:val="000000" w:themeColor="text1"/>
          <w:lang w:val="en"/>
        </w:rPr>
        <w:t xml:space="preserve"> growth stage, a critical lifestage for most holometabolous insects</w:t>
      </w:r>
      <w:r w:rsidR="00B2050F">
        <w:rPr>
          <w:color w:val="000000" w:themeColor="text1"/>
          <w:lang w:val="en"/>
        </w:rPr>
        <w:t>.</w:t>
      </w:r>
      <w:r w:rsidRPr="00DD43B4">
        <w:rPr>
          <w:color w:val="000000" w:themeColor="text1"/>
          <w:lang w:val="en"/>
        </w:rPr>
        <w:t xml:space="preserve"> </w:t>
      </w:r>
      <w:r w:rsidR="00B2050F">
        <w:rPr>
          <w:color w:val="000000" w:themeColor="text1"/>
          <w:lang w:val="en"/>
        </w:rPr>
        <w:t>Then, a</w:t>
      </w:r>
      <w:r w:rsidR="000472C3">
        <w:rPr>
          <w:color w:val="000000" w:themeColor="text1"/>
          <w:lang w:val="en"/>
        </w:rPr>
        <w:t xml:space="preserve">nother subset of larvae </w:t>
      </w:r>
      <w:r w:rsidR="00B2050F">
        <w:rPr>
          <w:color w:val="000000" w:themeColor="text1"/>
          <w:lang w:val="en"/>
        </w:rPr>
        <w:t>was</w:t>
      </w:r>
      <w:r w:rsidR="000472C3">
        <w:rPr>
          <w:color w:val="000000" w:themeColor="text1"/>
          <w:lang w:val="en"/>
        </w:rPr>
        <w:t xml:space="preserve"> sampled</w:t>
      </w:r>
      <w:r w:rsidRPr="00DD43B4">
        <w:rPr>
          <w:color w:val="000000" w:themeColor="text1"/>
          <w:lang w:val="en"/>
        </w:rPr>
        <w:t xml:space="preserve"> on the wandering day of the final larval instar to capture the peak of lipid mass and lean mass</w:t>
      </w:r>
      <w:r w:rsidR="00B2050F">
        <w:rPr>
          <w:color w:val="000000" w:themeColor="text1"/>
          <w:lang w:val="en"/>
        </w:rPr>
        <w:t xml:space="preserve"> at the onset of diapause</w:t>
      </w:r>
      <w:r w:rsidR="00DE7786">
        <w:rPr>
          <w:color w:val="000000" w:themeColor="text1"/>
          <w:lang w:val="en"/>
        </w:rPr>
        <w:t xml:space="preserve"> or non-diapause development</w:t>
      </w:r>
      <w:r w:rsidRPr="00DD43B4">
        <w:rPr>
          <w:color w:val="000000" w:themeColor="text1"/>
          <w:lang w:val="en"/>
        </w:rPr>
        <w:t xml:space="preserve">. </w:t>
      </w:r>
      <w:r w:rsidR="00B2050F">
        <w:rPr>
          <w:color w:val="000000" w:themeColor="text1"/>
          <w:lang w:val="en"/>
        </w:rPr>
        <w:t>Finally, to</w:t>
      </w:r>
      <w:r w:rsidRPr="00DD43B4">
        <w:rPr>
          <w:color w:val="000000" w:themeColor="text1"/>
          <w:lang w:val="en"/>
        </w:rPr>
        <w:t xml:space="preserve"> capture the rate of nutrition depletion during diapause, diapause</w:t>
      </w:r>
      <w:ins w:id="53" w:author="Brown, James T." w:date="2019-02-07T10:14:00Z">
        <w:r w:rsidR="004B74F2">
          <w:rPr>
            <w:color w:val="000000" w:themeColor="text1"/>
            <w:lang w:val="en"/>
          </w:rPr>
          <w:t>-</w:t>
        </w:r>
      </w:ins>
      <w:r w:rsidRPr="00DD43B4">
        <w:rPr>
          <w:color w:val="000000" w:themeColor="text1"/>
          <w:lang w:val="en"/>
        </w:rPr>
        <w:t xml:space="preserve">programmed larvae were sampled 15, 20, </w:t>
      </w:r>
      <w:r w:rsidR="00DE7786">
        <w:rPr>
          <w:color w:val="000000" w:themeColor="text1"/>
          <w:lang w:val="en"/>
        </w:rPr>
        <w:t>or</w:t>
      </w:r>
      <w:r w:rsidR="00DE7786" w:rsidRPr="00DD43B4">
        <w:rPr>
          <w:color w:val="000000" w:themeColor="text1"/>
          <w:lang w:val="en"/>
        </w:rPr>
        <w:t xml:space="preserve"> </w:t>
      </w:r>
      <w:r w:rsidRPr="00DD43B4">
        <w:rPr>
          <w:color w:val="000000" w:themeColor="text1"/>
          <w:lang w:val="en"/>
        </w:rPr>
        <w:t xml:space="preserve">30 days after </w:t>
      </w:r>
      <w:r w:rsidR="00B2050F">
        <w:rPr>
          <w:color w:val="000000" w:themeColor="text1"/>
          <w:lang w:val="en"/>
        </w:rPr>
        <w:t>the onset of diapause</w:t>
      </w:r>
      <w:r w:rsidRPr="00DD43B4">
        <w:rPr>
          <w:color w:val="000000" w:themeColor="text1"/>
          <w:lang w:val="en"/>
        </w:rPr>
        <w:t>.</w:t>
      </w:r>
      <w:r w:rsidRPr="00DD43B4">
        <w:rPr>
          <w:color w:val="000000" w:themeColor="text1"/>
        </w:rPr>
        <w:t xml:space="preserve"> </w:t>
      </w:r>
    </w:p>
    <w:p w14:paraId="327D4635" w14:textId="77777777" w:rsidR="006F58EA" w:rsidRPr="00DD43B4" w:rsidRDefault="00DD43B4" w:rsidP="00DD43B4">
      <w:pPr>
        <w:spacing w:line="480" w:lineRule="auto"/>
        <w:ind w:left="-15" w:right="90" w:firstLine="468"/>
        <w:rPr>
          <w:color w:val="000000" w:themeColor="text1"/>
          <w:lang w:val="en"/>
        </w:rPr>
      </w:pPr>
      <w:r w:rsidRPr="00DD43B4">
        <w:rPr>
          <w:color w:val="000000" w:themeColor="text1"/>
          <w:lang w:val="en"/>
        </w:rPr>
        <w:t xml:space="preserve">Sampled larvae were assigned a unique identifier and freeze-dried under vacuum to remove water. When the mass of each freeze-dried larvae varied by less than 1% over a 24-hour period, </w:t>
      </w:r>
      <w:r w:rsidR="00DE7786">
        <w:rPr>
          <w:color w:val="000000" w:themeColor="text1"/>
          <w:lang w:val="en"/>
        </w:rPr>
        <w:t>the final</w:t>
      </w:r>
      <w:r w:rsidR="00EB1638">
        <w:rPr>
          <w:color w:val="000000" w:themeColor="text1"/>
          <w:lang w:val="en"/>
        </w:rPr>
        <w:t xml:space="preserve"> </w:t>
      </w:r>
      <w:r w:rsidRPr="00DD43B4">
        <w:rPr>
          <w:color w:val="000000" w:themeColor="text1"/>
          <w:lang w:val="en"/>
        </w:rPr>
        <w:t xml:space="preserve">dry mass </w:t>
      </w:r>
      <w:r w:rsidR="00EB1638">
        <w:rPr>
          <w:color w:val="000000" w:themeColor="text1"/>
          <w:lang w:val="en"/>
        </w:rPr>
        <w:t xml:space="preserve">measurement </w:t>
      </w:r>
      <w:r w:rsidRPr="00DD43B4">
        <w:rPr>
          <w:color w:val="000000" w:themeColor="text1"/>
          <w:lang w:val="en"/>
        </w:rPr>
        <w:t>was recorded. After drying, 657 larval samples were then assigned to one of the 43 extraction cohorts and stored in a -80</w:t>
      </w:r>
      <w:r w:rsidRPr="00DD43B4">
        <w:rPr>
          <w:color w:val="000000" w:themeColor="text1"/>
          <w:lang w:val="en"/>
        </w:rPr>
        <w:sym w:font="Symbol" w:char="F0B0"/>
      </w:r>
      <w:r w:rsidRPr="00DD43B4">
        <w:rPr>
          <w:color w:val="000000" w:themeColor="text1"/>
          <w:lang w:val="en"/>
        </w:rPr>
        <w:t xml:space="preserve">C freezer. Each extraction cohort consisted of larvae from each biological cohort. </w:t>
      </w:r>
      <w:r w:rsidR="00CE2926">
        <w:rPr>
          <w:color w:val="000000" w:themeColor="text1"/>
          <w:lang w:val="en"/>
        </w:rPr>
        <w:t xml:space="preserve">Lean mass and lipid mass were measured for each larva sampled. </w:t>
      </w:r>
      <w:r w:rsidR="00EB1638">
        <w:rPr>
          <w:color w:val="000000" w:themeColor="text1"/>
          <w:lang w:val="en"/>
        </w:rPr>
        <w:t>First, l</w:t>
      </w:r>
      <w:r w:rsidR="009C1240">
        <w:rPr>
          <w:color w:val="000000" w:themeColor="text1"/>
          <w:lang w:val="en"/>
        </w:rPr>
        <w:t xml:space="preserve">ean mass was separated from </w:t>
      </w:r>
      <w:r w:rsidRPr="00DD43B4">
        <w:rPr>
          <w:color w:val="000000" w:themeColor="text1"/>
          <w:lang w:val="en"/>
        </w:rPr>
        <w:t>lipid mass using a slightly modified Folch liquid-liquid extraction method (Gossert et al.</w:t>
      </w:r>
      <w:r w:rsidR="001600C3">
        <w:rPr>
          <w:color w:val="000000" w:themeColor="text1"/>
          <w:lang w:val="en"/>
        </w:rPr>
        <w:t>,</w:t>
      </w:r>
      <w:r w:rsidRPr="00DD43B4">
        <w:rPr>
          <w:color w:val="000000" w:themeColor="text1"/>
          <w:lang w:val="en"/>
        </w:rPr>
        <w:t xml:space="preserve"> 2011). </w:t>
      </w:r>
      <w:r w:rsidR="00EB1638">
        <w:rPr>
          <w:color w:val="000000" w:themeColor="text1"/>
          <w:lang w:val="en"/>
        </w:rPr>
        <w:t>L</w:t>
      </w:r>
      <w:r w:rsidRPr="00DD43B4">
        <w:rPr>
          <w:color w:val="000000" w:themeColor="text1"/>
          <w:lang w:val="en"/>
        </w:rPr>
        <w:t>arva</w:t>
      </w:r>
      <w:r w:rsidR="00DE7786">
        <w:rPr>
          <w:color w:val="000000" w:themeColor="text1"/>
          <w:lang w:val="en"/>
        </w:rPr>
        <w:t>l</w:t>
      </w:r>
      <w:r w:rsidRPr="00DD43B4">
        <w:rPr>
          <w:color w:val="000000" w:themeColor="text1"/>
          <w:lang w:val="en"/>
        </w:rPr>
        <w:t xml:space="preserve"> samples </w:t>
      </w:r>
      <w:r w:rsidR="00DE7786">
        <w:rPr>
          <w:color w:val="000000" w:themeColor="text1"/>
          <w:lang w:val="en"/>
        </w:rPr>
        <w:t xml:space="preserve">were </w:t>
      </w:r>
      <w:r w:rsidRPr="00DD43B4">
        <w:rPr>
          <w:color w:val="000000" w:themeColor="text1"/>
          <w:lang w:val="en"/>
        </w:rPr>
        <w:t>solubilized</w:t>
      </w:r>
      <w:r w:rsidR="00941D82">
        <w:rPr>
          <w:color w:val="000000" w:themeColor="text1"/>
          <w:lang w:val="en"/>
        </w:rPr>
        <w:t xml:space="preserve"> in pre-weighed </w:t>
      </w:r>
      <w:r w:rsidR="00D24788">
        <w:rPr>
          <w:color w:val="000000" w:themeColor="text1"/>
          <w:lang w:val="en"/>
        </w:rPr>
        <w:t>microcentrifuge tubes (company, location, product)</w:t>
      </w:r>
      <w:r w:rsidRPr="00DD43B4">
        <w:rPr>
          <w:color w:val="000000" w:themeColor="text1"/>
          <w:lang w:val="en"/>
        </w:rPr>
        <w:t xml:space="preserve"> </w:t>
      </w:r>
      <w:r w:rsidR="00941D82">
        <w:rPr>
          <w:color w:val="000000" w:themeColor="text1"/>
          <w:lang w:val="en"/>
        </w:rPr>
        <w:t>using</w:t>
      </w:r>
      <w:r w:rsidR="00941D82" w:rsidRPr="00DD43B4">
        <w:rPr>
          <w:color w:val="000000" w:themeColor="text1"/>
          <w:lang w:val="en"/>
        </w:rPr>
        <w:t xml:space="preserve"> </w:t>
      </w:r>
      <w:r w:rsidRPr="00DD43B4">
        <w:rPr>
          <w:color w:val="000000" w:themeColor="text1"/>
          <w:lang w:val="en"/>
        </w:rPr>
        <w:t>a 3:1 solvent mixture of hexanes and methanol</w:t>
      </w:r>
      <w:r w:rsidR="00D24788">
        <w:rPr>
          <w:color w:val="000000" w:themeColor="text1"/>
          <w:lang w:val="en"/>
        </w:rPr>
        <w:t>.</w:t>
      </w:r>
      <w:r w:rsidR="00CE2926">
        <w:rPr>
          <w:color w:val="000000" w:themeColor="text1"/>
          <w:lang w:val="en"/>
        </w:rPr>
        <w:t xml:space="preserve"> </w:t>
      </w:r>
      <w:r w:rsidR="00D24788">
        <w:rPr>
          <w:color w:val="000000" w:themeColor="text1"/>
          <w:lang w:val="en"/>
        </w:rPr>
        <w:t>T</w:t>
      </w:r>
      <w:r w:rsidR="009C1240">
        <w:rPr>
          <w:color w:val="000000" w:themeColor="text1"/>
          <w:lang w:val="en"/>
        </w:rPr>
        <w:t>he</w:t>
      </w:r>
      <w:r w:rsidR="00CE2926">
        <w:rPr>
          <w:color w:val="000000" w:themeColor="text1"/>
          <w:lang w:val="en"/>
        </w:rPr>
        <w:t xml:space="preserve"> hexanes layer </w:t>
      </w:r>
      <w:r w:rsidR="009C1240">
        <w:rPr>
          <w:color w:val="000000" w:themeColor="text1"/>
          <w:lang w:val="en"/>
        </w:rPr>
        <w:t xml:space="preserve">containing lipids </w:t>
      </w:r>
      <w:r w:rsidR="00DE7786">
        <w:rPr>
          <w:color w:val="000000" w:themeColor="text1"/>
          <w:lang w:val="en"/>
        </w:rPr>
        <w:t>was</w:t>
      </w:r>
      <w:r w:rsidR="00CE2926">
        <w:rPr>
          <w:color w:val="000000" w:themeColor="text1"/>
          <w:lang w:val="en"/>
        </w:rPr>
        <w:t xml:space="preserve"> siphoned away from the methanol layer</w:t>
      </w:r>
      <w:r w:rsidR="00D24788">
        <w:rPr>
          <w:color w:val="000000" w:themeColor="text1"/>
          <w:lang w:val="en"/>
        </w:rPr>
        <w:t xml:space="preserve"> and collected in pre</w:t>
      </w:r>
      <w:r w:rsidR="00D00CC9">
        <w:rPr>
          <w:color w:val="000000" w:themeColor="text1"/>
          <w:lang w:val="en"/>
        </w:rPr>
        <w:t>-</w:t>
      </w:r>
      <w:r w:rsidR="00D24788">
        <w:rPr>
          <w:color w:val="000000" w:themeColor="text1"/>
          <w:lang w:val="en"/>
        </w:rPr>
        <w:t xml:space="preserve">weighed 15-mL glass vials (company, location, product) and </w:t>
      </w:r>
      <w:r w:rsidR="009C1240">
        <w:rPr>
          <w:color w:val="000000" w:themeColor="text1"/>
          <w:lang w:val="en"/>
        </w:rPr>
        <w:t xml:space="preserve">both layers </w:t>
      </w:r>
      <w:r w:rsidR="00DE7786">
        <w:rPr>
          <w:color w:val="000000" w:themeColor="text1"/>
          <w:lang w:val="en"/>
        </w:rPr>
        <w:t>were</w:t>
      </w:r>
      <w:r w:rsidR="009C1240">
        <w:rPr>
          <w:color w:val="000000" w:themeColor="text1"/>
          <w:lang w:val="en"/>
        </w:rPr>
        <w:t xml:space="preserve"> saved</w:t>
      </w:r>
      <w:r w:rsidR="00CE2926">
        <w:rPr>
          <w:color w:val="000000" w:themeColor="text1"/>
          <w:lang w:val="en"/>
        </w:rPr>
        <w:t>.</w:t>
      </w:r>
      <w:r w:rsidR="009C1240">
        <w:rPr>
          <w:color w:val="000000" w:themeColor="text1"/>
          <w:lang w:val="en"/>
        </w:rPr>
        <w:t xml:space="preserve"> L</w:t>
      </w:r>
      <w:r w:rsidR="00CE2926">
        <w:rPr>
          <w:color w:val="000000" w:themeColor="text1"/>
          <w:lang w:val="en"/>
        </w:rPr>
        <w:t>ean mass</w:t>
      </w:r>
      <w:r w:rsidR="009C1240">
        <w:rPr>
          <w:color w:val="000000" w:themeColor="text1"/>
          <w:lang w:val="en"/>
        </w:rPr>
        <w:t xml:space="preserve"> </w:t>
      </w:r>
      <w:r w:rsidR="00CE2926">
        <w:rPr>
          <w:color w:val="000000" w:themeColor="text1"/>
          <w:lang w:val="en"/>
        </w:rPr>
        <w:t>was</w:t>
      </w:r>
      <w:r w:rsidR="009C1240">
        <w:rPr>
          <w:color w:val="000000" w:themeColor="text1"/>
          <w:lang w:val="en"/>
        </w:rPr>
        <w:t xml:space="preserve"> </w:t>
      </w:r>
      <w:r w:rsidR="00CE2926">
        <w:rPr>
          <w:color w:val="000000" w:themeColor="text1"/>
          <w:lang w:val="en"/>
        </w:rPr>
        <w:t xml:space="preserve">estimated by drying away the </w:t>
      </w:r>
      <w:r w:rsidR="00CE2926">
        <w:rPr>
          <w:color w:val="000000" w:themeColor="text1"/>
          <w:lang w:val="en"/>
        </w:rPr>
        <w:lastRenderedPageBreak/>
        <w:t xml:space="preserve">methanol from the </w:t>
      </w:r>
      <w:r w:rsidR="009C1240">
        <w:rPr>
          <w:color w:val="000000" w:themeColor="text1"/>
          <w:lang w:val="en"/>
        </w:rPr>
        <w:t>solubilized</w:t>
      </w:r>
      <w:r w:rsidR="00CE2926">
        <w:rPr>
          <w:color w:val="000000" w:themeColor="text1"/>
          <w:lang w:val="en"/>
        </w:rPr>
        <w:t xml:space="preserve"> insect tissue </w:t>
      </w:r>
      <w:r w:rsidR="009C1240">
        <w:rPr>
          <w:color w:val="000000" w:themeColor="text1"/>
          <w:lang w:val="en"/>
        </w:rPr>
        <w:t>and weighing the dry tissue</w:t>
      </w:r>
      <w:r w:rsidR="00DE7786">
        <w:rPr>
          <w:color w:val="000000" w:themeColor="text1"/>
          <w:lang w:val="en"/>
        </w:rPr>
        <w:t xml:space="preserve"> powder</w:t>
      </w:r>
      <w:r w:rsidR="00CE2926">
        <w:rPr>
          <w:color w:val="000000" w:themeColor="text1"/>
          <w:lang w:val="en"/>
        </w:rPr>
        <w:t>. To estimate lipid mass</w:t>
      </w:r>
      <w:r w:rsidR="009C1240">
        <w:rPr>
          <w:color w:val="000000" w:themeColor="text1"/>
          <w:lang w:val="en"/>
        </w:rPr>
        <w:t xml:space="preserve">, </w:t>
      </w:r>
      <w:r w:rsidRPr="00DD43B4">
        <w:rPr>
          <w:color w:val="000000" w:themeColor="text1"/>
          <w:lang w:val="en"/>
        </w:rPr>
        <w:t xml:space="preserve">the hexanes </w:t>
      </w:r>
      <w:r w:rsidR="009C1240">
        <w:rPr>
          <w:color w:val="000000" w:themeColor="text1"/>
          <w:lang w:val="en"/>
        </w:rPr>
        <w:t xml:space="preserve">were dried away from the lipids </w:t>
      </w:r>
      <w:ins w:id="54" w:author="Dan Hahn" w:date="2019-02-06T06:14:00Z">
        <w:r w:rsidR="00C82E8F">
          <w:rPr>
            <w:color w:val="000000" w:themeColor="text1"/>
            <w:lang w:val="en"/>
          </w:rPr>
          <w:t xml:space="preserve">and </w:t>
        </w:r>
      </w:ins>
      <w:r w:rsidR="009C1240">
        <w:rPr>
          <w:color w:val="000000" w:themeColor="text1"/>
          <w:lang w:val="en"/>
        </w:rPr>
        <w:t>the dry lipids were weighed</w:t>
      </w:r>
      <w:r w:rsidRPr="00DD43B4">
        <w:rPr>
          <w:color w:val="000000" w:themeColor="text1"/>
          <w:lang w:val="en"/>
        </w:rPr>
        <w:t xml:space="preserve">. </w:t>
      </w:r>
    </w:p>
    <w:p w14:paraId="0AFB2A30" w14:textId="77777777" w:rsidR="007F6A28" w:rsidRPr="004F09C9" w:rsidRDefault="007F6A28">
      <w:pPr>
        <w:ind w:left="-15" w:right="90" w:firstLine="468"/>
        <w:rPr>
          <w:color w:val="000000" w:themeColor="text1"/>
        </w:rPr>
      </w:pPr>
    </w:p>
    <w:p w14:paraId="608E1920" w14:textId="77777777" w:rsidR="006F58EA" w:rsidRPr="004F09C9" w:rsidRDefault="00D27C9E">
      <w:pPr>
        <w:tabs>
          <w:tab w:val="center" w:pos="1903"/>
        </w:tabs>
        <w:spacing w:after="187" w:line="253" w:lineRule="auto"/>
        <w:ind w:left="-15" w:firstLine="0"/>
        <w:rPr>
          <w:color w:val="000000" w:themeColor="text1"/>
        </w:rPr>
      </w:pPr>
      <w:r w:rsidRPr="004F09C9">
        <w:rPr>
          <w:color w:val="000000" w:themeColor="text1"/>
        </w:rPr>
        <w:t>3.2.4</w:t>
      </w:r>
      <w:r w:rsidRPr="004F09C9">
        <w:rPr>
          <w:color w:val="000000" w:themeColor="text1"/>
        </w:rPr>
        <w:tab/>
        <w:t>Statistical Analyses</w:t>
      </w:r>
    </w:p>
    <w:p w14:paraId="4666C87A" w14:textId="77777777" w:rsidR="00DD43B4" w:rsidRPr="0014256A" w:rsidRDefault="00DD43B4" w:rsidP="00DD43B4">
      <w:pPr>
        <w:spacing w:line="480" w:lineRule="auto"/>
        <w:ind w:left="-15" w:right="90" w:firstLine="468"/>
        <w:rPr>
          <w:color w:val="000000" w:themeColor="text1"/>
        </w:rPr>
      </w:pPr>
      <w:r w:rsidRPr="00DD43B4">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w:t>
      </w:r>
      <w:r w:rsidR="00EB1638">
        <w:rPr>
          <w:color w:val="000000" w:themeColor="text1"/>
        </w:rPr>
        <w:t xml:space="preserve"> remained</w:t>
      </w:r>
      <w:r w:rsidRPr="00DD43B4">
        <w:rPr>
          <w:color w:val="000000" w:themeColor="text1"/>
        </w:rPr>
        <w:t xml:space="preserve"> larva divided by the total number of individuals alive (larvae and pupa). </w:t>
      </w:r>
      <w:r w:rsidR="00B30EA8">
        <w:rPr>
          <w:color w:val="000000" w:themeColor="text1"/>
        </w:rPr>
        <w:t>M</w:t>
      </w:r>
      <w:r w:rsidRPr="00DD43B4">
        <w:rPr>
          <w:color w:val="000000" w:themeColor="text1"/>
        </w:rPr>
        <w:t>easurements</w:t>
      </w:r>
      <w:r w:rsidR="00B30EA8">
        <w:rPr>
          <w:color w:val="000000" w:themeColor="text1"/>
        </w:rPr>
        <w:t xml:space="preserve"> of</w:t>
      </w:r>
      <w:r w:rsidRPr="00DD43B4">
        <w:rPr>
          <w:color w:val="000000" w:themeColor="text1"/>
        </w:rPr>
        <w:t xml:space="preserve"> CO</w:t>
      </w:r>
      <w:r w:rsidRPr="00DD43B4">
        <w:rPr>
          <w:color w:val="000000" w:themeColor="text1"/>
          <w:vertAlign w:val="subscript"/>
        </w:rPr>
        <w:t>2</w:t>
      </w:r>
      <w:r w:rsidRPr="00DD43B4">
        <w:rPr>
          <w:color w:val="000000" w:themeColor="text1"/>
        </w:rPr>
        <w:t xml:space="preserve"> production</w:t>
      </w:r>
      <w:r w:rsidR="00B30EA8">
        <w:rPr>
          <w:color w:val="000000" w:themeColor="text1"/>
        </w:rPr>
        <w:t xml:space="preserve"> and wet mass</w:t>
      </w:r>
      <w:r w:rsidRPr="00DD43B4">
        <w:rPr>
          <w:color w:val="000000" w:themeColor="text1"/>
        </w:rPr>
        <w:t xml:space="preserve"> were taken for 100 individuals and analyzed using a</w:t>
      </w:r>
      <w:r w:rsidR="000472C3">
        <w:rPr>
          <w:color w:val="000000" w:themeColor="text1"/>
        </w:rPr>
        <w:t xml:space="preserve"> </w:t>
      </w:r>
      <w:r w:rsidRPr="00DD43B4">
        <w:rPr>
          <w:color w:val="000000" w:themeColor="text1"/>
        </w:rPr>
        <w:t>linea</w:t>
      </w:r>
      <w:r w:rsidR="0063279C">
        <w:rPr>
          <w:color w:val="000000" w:themeColor="text1"/>
        </w:rPr>
        <w:t>r</w:t>
      </w:r>
      <w:r w:rsidR="0063279C" w:rsidRPr="00DD43B4">
        <w:rPr>
          <w:color w:val="000000" w:themeColor="text1"/>
        </w:rPr>
        <w:t xml:space="preserve"> </w:t>
      </w:r>
      <w:r w:rsidRPr="00DD43B4">
        <w:rPr>
          <w:color w:val="000000" w:themeColor="text1"/>
        </w:rPr>
        <w:t xml:space="preserve">model. </w:t>
      </w:r>
      <w:r w:rsidR="00FD2921">
        <w:rPr>
          <w:color w:val="000000" w:themeColor="text1"/>
        </w:rPr>
        <w:t xml:space="preserve">The </w:t>
      </w:r>
      <w:r w:rsidR="003240C8">
        <w:rPr>
          <w:color w:val="000000" w:themeColor="text1"/>
        </w:rPr>
        <w:t xml:space="preserve">production of </w:t>
      </w:r>
      <w:r w:rsidR="00652767">
        <w:rPr>
          <w:color w:val="000000" w:themeColor="text1"/>
        </w:rPr>
        <w:t>CO</w:t>
      </w:r>
      <w:r w:rsidR="00652767" w:rsidRPr="0063279C">
        <w:rPr>
          <w:color w:val="000000" w:themeColor="text1"/>
          <w:vertAlign w:val="subscript"/>
        </w:rPr>
        <w:t>2</w:t>
      </w:r>
      <w:r w:rsidR="00FD2921">
        <w:rPr>
          <w:color w:val="000000" w:themeColor="text1"/>
        </w:rPr>
        <w:t xml:space="preserve"> </w:t>
      </w:r>
      <w:r w:rsidR="003240C8">
        <w:rPr>
          <w:color w:val="000000" w:themeColor="text1"/>
        </w:rPr>
        <w:t xml:space="preserve">was weighted by wet mass and photoperiod, diapause genotype, and diapause phenotype </w:t>
      </w:r>
      <w:r w:rsidR="0063279C">
        <w:rPr>
          <w:color w:val="000000" w:themeColor="text1"/>
        </w:rPr>
        <w:t>were each independent variables used to</w:t>
      </w:r>
      <w:r w:rsidR="003240C8">
        <w:rPr>
          <w:color w:val="000000" w:themeColor="text1"/>
        </w:rPr>
        <w:t xml:space="preserve"> explain the response of CO</w:t>
      </w:r>
      <w:r w:rsidR="003240C8" w:rsidRPr="0063279C">
        <w:rPr>
          <w:color w:val="000000" w:themeColor="text1"/>
          <w:vertAlign w:val="subscript"/>
        </w:rPr>
        <w:t>2</w:t>
      </w:r>
      <w:r w:rsidR="003240C8">
        <w:rPr>
          <w:color w:val="000000" w:themeColor="text1"/>
        </w:rPr>
        <w:t xml:space="preserve"> production</w:t>
      </w:r>
      <w:r w:rsidR="0063279C">
        <w:rPr>
          <w:color w:val="000000" w:themeColor="text1"/>
        </w:rPr>
        <w:t xml:space="preserve"> </w:t>
      </w:r>
      <w:r w:rsidR="0014256A">
        <w:rPr>
          <w:color w:val="000000" w:themeColor="text1"/>
        </w:rPr>
        <w:t xml:space="preserve">(Table </w:t>
      </w:r>
      <w:r w:rsidR="0063279C">
        <w:rPr>
          <w:color w:val="000000" w:themeColor="text1"/>
        </w:rPr>
        <w:t>3-1</w:t>
      </w:r>
      <w:r w:rsidR="0014256A">
        <w:rPr>
          <w:color w:val="000000" w:themeColor="text1"/>
        </w:rPr>
        <w:t>).</w:t>
      </w:r>
    </w:p>
    <w:p w14:paraId="7025C0B7" w14:textId="46D183DD" w:rsidR="005D29A0" w:rsidRPr="00DD43B4" w:rsidRDefault="00DD43B4" w:rsidP="005D29A0">
      <w:pPr>
        <w:spacing w:line="480" w:lineRule="auto"/>
        <w:ind w:left="-15" w:right="90" w:firstLine="468"/>
        <w:rPr>
          <w:color w:val="000000" w:themeColor="text1"/>
        </w:rPr>
      </w:pPr>
      <w:r w:rsidRPr="00DD43B4">
        <w:rPr>
          <w:color w:val="000000" w:themeColor="text1"/>
        </w:rPr>
        <w:t>In experiment 2,</w:t>
      </w:r>
      <w:r w:rsidR="006200F2">
        <w:rPr>
          <w:color w:val="000000" w:themeColor="text1"/>
        </w:rPr>
        <w:t xml:space="preserve"> wandering day</w:t>
      </w:r>
      <w:r w:rsidR="0057015C">
        <w:rPr>
          <w:color w:val="000000" w:themeColor="text1"/>
        </w:rPr>
        <w:t xml:space="preserve"> was </w:t>
      </w:r>
      <w:r w:rsidR="0057015C" w:rsidRPr="00DD43B4">
        <w:rPr>
          <w:color w:val="000000" w:themeColor="text1"/>
        </w:rPr>
        <w:t>calculated as the total number of days between eclosion into the final larval instar and the day frass production ended for each sampled larva.</w:t>
      </w:r>
      <w:r w:rsidR="006200F2">
        <w:rPr>
          <w:color w:val="000000" w:themeColor="text1"/>
        </w:rPr>
        <w:t xml:space="preserve"> </w:t>
      </w:r>
      <w:r w:rsidR="004817D3">
        <w:rPr>
          <w:color w:val="000000" w:themeColor="text1"/>
        </w:rPr>
        <w:t>W</w:t>
      </w:r>
      <w:r w:rsidR="0057015C">
        <w:rPr>
          <w:color w:val="000000" w:themeColor="text1"/>
        </w:rPr>
        <w:t>andering day</w:t>
      </w:r>
      <w:r w:rsidR="004817D3">
        <w:rPr>
          <w:color w:val="000000" w:themeColor="text1"/>
        </w:rPr>
        <w:t xml:space="preserve"> was measured</w:t>
      </w:r>
      <w:r w:rsidR="0057015C">
        <w:rPr>
          <w:color w:val="000000" w:themeColor="text1"/>
        </w:rPr>
        <w:t xml:space="preserve"> in </w:t>
      </w:r>
      <w:r w:rsidR="002E1D44">
        <w:rPr>
          <w:color w:val="000000" w:themeColor="text1"/>
        </w:rPr>
        <w:t>48</w:t>
      </w:r>
      <w:r w:rsidR="0057015C">
        <w:rPr>
          <w:color w:val="000000" w:themeColor="text1"/>
        </w:rPr>
        <w:t xml:space="preserve"> individuals and analyzed using a generalized linear mixed effects model. The statistical model to explain difference</w:t>
      </w:r>
      <w:r w:rsidR="004817D3">
        <w:rPr>
          <w:color w:val="000000" w:themeColor="text1"/>
        </w:rPr>
        <w:t>s</w:t>
      </w:r>
      <w:r w:rsidR="0057015C">
        <w:rPr>
          <w:color w:val="000000" w:themeColor="text1"/>
        </w:rPr>
        <w:t xml:space="preserve"> in wandering day included: diapause genotype and </w:t>
      </w:r>
      <w:del w:id="55" w:author="Brown, James T. - ARS" w:date="2019-02-07T14:05:00Z">
        <w:r w:rsidR="0057015C" w:rsidDel="001545B6">
          <w:rPr>
            <w:color w:val="000000" w:themeColor="text1"/>
          </w:rPr>
          <w:delText>treatment</w:delText>
        </w:r>
      </w:del>
      <w:ins w:id="56" w:author="Brown, James T. - ARS" w:date="2019-02-07T14:05:00Z">
        <w:r w:rsidR="001545B6">
          <w:rPr>
            <w:color w:val="000000" w:themeColor="text1"/>
          </w:rPr>
          <w:t>photoperiod</w:t>
        </w:r>
      </w:ins>
      <w:r w:rsidR="0057015C">
        <w:rPr>
          <w:color w:val="000000" w:themeColor="text1"/>
        </w:rPr>
        <w:t xml:space="preserve"> as fixed effects, diapause genotype and </w:t>
      </w:r>
      <w:ins w:id="57" w:author="Dan Hahn" w:date="2019-02-06T06:15:00Z">
        <w:r w:rsidR="00C82E8F">
          <w:rPr>
            <w:color w:val="000000" w:themeColor="text1"/>
          </w:rPr>
          <w:t xml:space="preserve">photoperiod </w:t>
        </w:r>
      </w:ins>
      <w:del w:id="58" w:author="Brown, James T. - ARS" w:date="2019-02-07T14:05:00Z">
        <w:r w:rsidR="0057015C" w:rsidDel="001545B6">
          <w:rPr>
            <w:color w:val="000000" w:themeColor="text1"/>
          </w:rPr>
          <w:delText xml:space="preserve">treatment </w:delText>
        </w:r>
      </w:del>
      <w:r w:rsidR="0057015C">
        <w:rPr>
          <w:color w:val="000000" w:themeColor="text1"/>
        </w:rPr>
        <w:t xml:space="preserve">as interacting effects, and biological cohort </w:t>
      </w:r>
      <w:r w:rsidR="004817D3">
        <w:rPr>
          <w:color w:val="000000" w:themeColor="text1"/>
        </w:rPr>
        <w:t>as</w:t>
      </w:r>
      <w:r w:rsidR="0057015C">
        <w:rPr>
          <w:color w:val="000000" w:themeColor="text1"/>
        </w:rPr>
        <w:t xml:space="preserve"> </w:t>
      </w:r>
      <w:r w:rsidR="002E1D44">
        <w:rPr>
          <w:color w:val="000000" w:themeColor="text1"/>
        </w:rPr>
        <w:t>a random factor</w:t>
      </w:r>
      <w:r w:rsidR="004817D3">
        <w:rPr>
          <w:color w:val="000000" w:themeColor="text1"/>
        </w:rPr>
        <w:t xml:space="preserve"> (Table 3-2)</w:t>
      </w:r>
      <w:r w:rsidR="002E1D44">
        <w:rPr>
          <w:color w:val="000000" w:themeColor="text1"/>
        </w:rPr>
        <w:t>.</w:t>
      </w:r>
      <w:r w:rsidRPr="00DD43B4">
        <w:rPr>
          <w:color w:val="000000" w:themeColor="text1"/>
        </w:rPr>
        <w:t xml:space="preserve"> Lipid stores were measured in 266 individuals and analyzed using a</w:t>
      </w:r>
      <w:r w:rsidR="000472C3">
        <w:rPr>
          <w:color w:val="000000" w:themeColor="text1"/>
        </w:rPr>
        <w:t xml:space="preserve"> generalized</w:t>
      </w:r>
      <w:r w:rsidRPr="00DD43B4">
        <w:rPr>
          <w:color w:val="000000" w:themeColor="text1"/>
        </w:rPr>
        <w:t xml:space="preserve"> linear mixed effects model. </w:t>
      </w:r>
      <w:r w:rsidR="005D29A0">
        <w:rPr>
          <w:color w:val="000000" w:themeColor="text1"/>
        </w:rPr>
        <w:t>The statistical model to explain lipid mass prior to the onset of diapause included:</w:t>
      </w:r>
      <w:r w:rsidRPr="00DD43B4">
        <w:rPr>
          <w:color w:val="000000" w:themeColor="text1"/>
        </w:rPr>
        <w:t xml:space="preserve"> diapause genotype</w:t>
      </w:r>
      <w:r w:rsidR="009972D1">
        <w:rPr>
          <w:color w:val="000000" w:themeColor="text1"/>
        </w:rPr>
        <w:t xml:space="preserve"> </w:t>
      </w:r>
      <w:r w:rsidRPr="00DD43B4">
        <w:rPr>
          <w:color w:val="000000" w:themeColor="text1"/>
        </w:rPr>
        <w:t>and</w:t>
      </w:r>
      <w:r w:rsidR="009972D1">
        <w:rPr>
          <w:color w:val="000000" w:themeColor="text1"/>
        </w:rPr>
        <w:t xml:space="preserve"> </w:t>
      </w:r>
      <w:del w:id="59" w:author="Brown, James T. - ARS" w:date="2019-02-07T14:05:00Z">
        <w:r w:rsidR="009972D1" w:rsidDel="001545B6">
          <w:rPr>
            <w:color w:val="000000" w:themeColor="text1"/>
          </w:rPr>
          <w:delText>treatment</w:delText>
        </w:r>
      </w:del>
      <w:ins w:id="60" w:author="Brown, James T. - ARS" w:date="2019-02-07T14:05:00Z">
        <w:r w:rsidR="001545B6">
          <w:rPr>
            <w:color w:val="000000" w:themeColor="text1"/>
          </w:rPr>
          <w:t>photoperiod</w:t>
        </w:r>
      </w:ins>
      <w:r w:rsidRPr="00DD43B4">
        <w:rPr>
          <w:color w:val="000000" w:themeColor="text1"/>
        </w:rPr>
        <w:t xml:space="preserve"> </w:t>
      </w:r>
      <w:r w:rsidR="00AA1215">
        <w:rPr>
          <w:color w:val="000000" w:themeColor="text1"/>
        </w:rPr>
        <w:t>as</w:t>
      </w:r>
      <w:r w:rsidRPr="00DD43B4">
        <w:rPr>
          <w:color w:val="000000" w:themeColor="text1"/>
        </w:rPr>
        <w:t xml:space="preserve"> fixed effects, diapause genotype and </w:t>
      </w:r>
      <w:del w:id="61" w:author="Brown, James T. - ARS" w:date="2019-02-07T14:05:00Z">
        <w:r w:rsidRPr="00DD43B4" w:rsidDel="001545B6">
          <w:rPr>
            <w:color w:val="000000" w:themeColor="text1"/>
          </w:rPr>
          <w:delText>treatment</w:delText>
        </w:r>
      </w:del>
      <w:ins w:id="62" w:author="Brown, James T. - ARS" w:date="2019-02-07T14:05:00Z">
        <w:r w:rsidR="001545B6">
          <w:rPr>
            <w:color w:val="000000" w:themeColor="text1"/>
          </w:rPr>
          <w:t>photoperiod</w:t>
        </w:r>
      </w:ins>
      <w:r w:rsidRPr="00DD43B4">
        <w:rPr>
          <w:color w:val="000000" w:themeColor="text1"/>
        </w:rPr>
        <w:t xml:space="preserve"> </w:t>
      </w:r>
      <w:r w:rsidR="00AA1215">
        <w:rPr>
          <w:color w:val="000000" w:themeColor="text1"/>
        </w:rPr>
        <w:t>as</w:t>
      </w:r>
      <w:r w:rsidR="00AA1215" w:rsidRPr="00DD43B4">
        <w:rPr>
          <w:color w:val="000000" w:themeColor="text1"/>
        </w:rPr>
        <w:t xml:space="preserve"> </w:t>
      </w:r>
      <w:r w:rsidRPr="00DD43B4">
        <w:rPr>
          <w:color w:val="000000" w:themeColor="text1"/>
        </w:rPr>
        <w:t>interacting fixed effects, and lean mass was a covariate</w:t>
      </w:r>
      <w:r w:rsidR="00652767">
        <w:rPr>
          <w:color w:val="000000" w:themeColor="text1"/>
        </w:rPr>
        <w:t xml:space="preserve"> (Table 3-</w:t>
      </w:r>
      <w:r w:rsidR="002407FE">
        <w:rPr>
          <w:color w:val="000000" w:themeColor="text1"/>
        </w:rPr>
        <w:t>3</w:t>
      </w:r>
      <w:r w:rsidR="00652767">
        <w:rPr>
          <w:color w:val="000000" w:themeColor="text1"/>
        </w:rPr>
        <w:t>)</w:t>
      </w:r>
      <w:r w:rsidR="005D29A0">
        <w:rPr>
          <w:color w:val="000000" w:themeColor="text1"/>
        </w:rPr>
        <w:t>.</w:t>
      </w:r>
      <w:r w:rsidR="009972D1">
        <w:rPr>
          <w:color w:val="000000" w:themeColor="text1"/>
        </w:rPr>
        <w:t xml:space="preserve"> </w:t>
      </w:r>
      <w:r w:rsidR="005D29A0">
        <w:rPr>
          <w:color w:val="000000" w:themeColor="text1"/>
        </w:rPr>
        <w:t>The model t</w:t>
      </w:r>
      <w:r w:rsidR="009972D1">
        <w:rPr>
          <w:color w:val="000000" w:themeColor="text1"/>
        </w:rPr>
        <w:t>o explain lipid mass depletion during diapause</w:t>
      </w:r>
      <w:r w:rsidR="005D29A0">
        <w:rPr>
          <w:color w:val="000000" w:themeColor="text1"/>
        </w:rPr>
        <w:t xml:space="preserve"> included:</w:t>
      </w:r>
      <w:r w:rsidR="009972D1">
        <w:rPr>
          <w:color w:val="000000" w:themeColor="text1"/>
        </w:rPr>
        <w:t xml:space="preserve"> </w:t>
      </w:r>
      <w:r w:rsidR="009972D1" w:rsidRPr="00DD43B4">
        <w:rPr>
          <w:color w:val="000000" w:themeColor="text1"/>
        </w:rPr>
        <w:t>diapause genotype</w:t>
      </w:r>
      <w:r w:rsidR="009972D1">
        <w:rPr>
          <w:color w:val="000000" w:themeColor="text1"/>
        </w:rPr>
        <w:t xml:space="preserve"> and sample day </w:t>
      </w:r>
      <w:r w:rsidR="00AA1215">
        <w:rPr>
          <w:color w:val="000000" w:themeColor="text1"/>
        </w:rPr>
        <w:t>as</w:t>
      </w:r>
      <w:r w:rsidR="009972D1" w:rsidRPr="00DD43B4">
        <w:rPr>
          <w:color w:val="000000" w:themeColor="text1"/>
        </w:rPr>
        <w:t xml:space="preserve"> fixed effects, diapause genotype and </w:t>
      </w:r>
      <w:r w:rsidR="009972D1">
        <w:rPr>
          <w:color w:val="000000" w:themeColor="text1"/>
        </w:rPr>
        <w:t>sample day</w:t>
      </w:r>
      <w:r w:rsidR="009972D1" w:rsidRPr="00DD43B4">
        <w:rPr>
          <w:color w:val="000000" w:themeColor="text1"/>
        </w:rPr>
        <w:t xml:space="preserve"> </w:t>
      </w:r>
      <w:r w:rsidR="00AA1215">
        <w:rPr>
          <w:color w:val="000000" w:themeColor="text1"/>
        </w:rPr>
        <w:t>as</w:t>
      </w:r>
      <w:r w:rsidR="009972D1" w:rsidRPr="00DD43B4">
        <w:rPr>
          <w:color w:val="000000" w:themeColor="text1"/>
        </w:rPr>
        <w:t xml:space="preserve"> interacting fixed effects, and lean mass was a covariate</w:t>
      </w:r>
      <w:r w:rsidR="00652767">
        <w:rPr>
          <w:color w:val="000000" w:themeColor="text1"/>
        </w:rPr>
        <w:t xml:space="preserve"> (Table 3-</w:t>
      </w:r>
      <w:r w:rsidR="002407FE">
        <w:rPr>
          <w:color w:val="000000" w:themeColor="text1"/>
        </w:rPr>
        <w:t>4</w:t>
      </w:r>
      <w:r w:rsidR="00652767">
        <w:rPr>
          <w:color w:val="000000" w:themeColor="text1"/>
        </w:rPr>
        <w:t>)</w:t>
      </w:r>
      <w:r w:rsidR="005D29A0">
        <w:rPr>
          <w:color w:val="000000" w:themeColor="text1"/>
        </w:rPr>
        <w:t>.</w:t>
      </w:r>
      <w:r w:rsidRPr="00DD43B4">
        <w:rPr>
          <w:color w:val="000000" w:themeColor="text1"/>
        </w:rPr>
        <w:t xml:space="preserve"> Lean mass was measured in </w:t>
      </w:r>
      <w:r w:rsidRPr="00DD43B4">
        <w:rPr>
          <w:color w:val="000000" w:themeColor="text1"/>
        </w:rPr>
        <w:lastRenderedPageBreak/>
        <w:t xml:space="preserve">338 individuals and analyzed using a </w:t>
      </w:r>
      <w:r w:rsidR="005D29A0">
        <w:rPr>
          <w:color w:val="000000" w:themeColor="text1"/>
        </w:rPr>
        <w:t xml:space="preserve">generalized </w:t>
      </w:r>
      <w:r w:rsidRPr="00DD43B4">
        <w:rPr>
          <w:color w:val="000000" w:themeColor="text1"/>
        </w:rPr>
        <w:t>linear mixed effects model. The statistical model</w:t>
      </w:r>
      <w:r w:rsidR="005D29A0">
        <w:rPr>
          <w:color w:val="000000" w:themeColor="text1"/>
        </w:rPr>
        <w:t xml:space="preserve"> to explain lean mass prior to the onset of diapause </w:t>
      </w:r>
      <w:r w:rsidRPr="00DD43B4">
        <w:rPr>
          <w:color w:val="000000" w:themeColor="text1"/>
        </w:rPr>
        <w:t xml:space="preserve">included: diapause genotype and </w:t>
      </w:r>
      <w:del w:id="63" w:author="Brown, James T. - ARS" w:date="2019-02-07T14:05:00Z">
        <w:r w:rsidR="00AA1215" w:rsidDel="001545B6">
          <w:rPr>
            <w:color w:val="000000" w:themeColor="text1"/>
          </w:rPr>
          <w:delText>treatment</w:delText>
        </w:r>
      </w:del>
      <w:ins w:id="64" w:author="Brown, James T. - ARS" w:date="2019-02-07T14:05:00Z">
        <w:r w:rsidR="001545B6">
          <w:rPr>
            <w:color w:val="000000" w:themeColor="text1"/>
          </w:rPr>
          <w:t>photoperiod</w:t>
        </w:r>
      </w:ins>
      <w:r w:rsidR="00AA1215" w:rsidRPr="00DD43B4">
        <w:rPr>
          <w:color w:val="000000" w:themeColor="text1"/>
        </w:rPr>
        <w:t xml:space="preserve"> </w:t>
      </w:r>
      <w:r w:rsidR="00AA1215">
        <w:rPr>
          <w:color w:val="000000" w:themeColor="text1"/>
        </w:rPr>
        <w:t>as</w:t>
      </w:r>
      <w:r w:rsidRPr="00DD43B4">
        <w:rPr>
          <w:color w:val="000000" w:themeColor="text1"/>
        </w:rPr>
        <w:t xml:space="preserve"> fixed effects</w:t>
      </w:r>
      <w:r w:rsidR="00AA1215">
        <w:rPr>
          <w:color w:val="000000" w:themeColor="text1"/>
        </w:rPr>
        <w:t xml:space="preserve"> and </w:t>
      </w:r>
      <w:r w:rsidRPr="00DD43B4">
        <w:rPr>
          <w:color w:val="000000" w:themeColor="text1"/>
        </w:rPr>
        <w:t xml:space="preserve">diapause genotype and </w:t>
      </w:r>
      <w:del w:id="65" w:author="Brown, James T. - ARS" w:date="2019-02-07T14:05:00Z">
        <w:r w:rsidR="00AA1215" w:rsidDel="001545B6">
          <w:rPr>
            <w:color w:val="000000" w:themeColor="text1"/>
          </w:rPr>
          <w:delText>treatment</w:delText>
        </w:r>
      </w:del>
      <w:ins w:id="66" w:author="Brown, James T. - ARS" w:date="2019-02-07T14:05:00Z">
        <w:r w:rsidR="001545B6">
          <w:rPr>
            <w:color w:val="000000" w:themeColor="text1"/>
          </w:rPr>
          <w:t>photoperiod</w:t>
        </w:r>
      </w:ins>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w:t>
      </w:r>
      <w:r w:rsidRPr="00DD43B4">
        <w:rPr>
          <w:color w:val="000000" w:themeColor="text1"/>
        </w:rPr>
        <w:t>interacting fixed effects</w:t>
      </w:r>
      <w:r w:rsidR="00652767">
        <w:rPr>
          <w:color w:val="000000" w:themeColor="text1"/>
        </w:rPr>
        <w:t xml:space="preserve"> (Table 3-</w:t>
      </w:r>
      <w:r w:rsidR="002407FE">
        <w:rPr>
          <w:color w:val="000000" w:themeColor="text1"/>
        </w:rPr>
        <w:t>5</w:t>
      </w:r>
      <w:r w:rsidR="00652767">
        <w:rPr>
          <w:color w:val="000000" w:themeColor="text1"/>
        </w:rPr>
        <w:t>)</w:t>
      </w:r>
      <w:r w:rsidR="00AA1215">
        <w:rPr>
          <w:color w:val="000000" w:themeColor="text1"/>
        </w:rPr>
        <w:t>.</w:t>
      </w:r>
      <w:r w:rsidRPr="00DD43B4">
        <w:rPr>
          <w:color w:val="000000" w:themeColor="text1"/>
        </w:rPr>
        <w:t xml:space="preserve"> </w:t>
      </w:r>
      <w:r w:rsidR="00AA1215">
        <w:rPr>
          <w:color w:val="000000" w:themeColor="text1"/>
        </w:rPr>
        <w:t>The model to explain</w:t>
      </w:r>
      <w:r w:rsidR="005D29A0">
        <w:rPr>
          <w:color w:val="000000" w:themeColor="text1"/>
        </w:rPr>
        <w:t xml:space="preserve"> lean mass</w:t>
      </w:r>
      <w:r w:rsidR="00AA1215">
        <w:rPr>
          <w:color w:val="000000" w:themeColor="text1"/>
        </w:rPr>
        <w:t xml:space="preserve"> depletion</w:t>
      </w:r>
      <w:r w:rsidR="005D29A0">
        <w:rPr>
          <w:color w:val="000000" w:themeColor="text1"/>
        </w:rPr>
        <w:t xml:space="preserve"> during diapause included</w:t>
      </w:r>
      <w:r w:rsidR="00AA1215">
        <w:rPr>
          <w:color w:val="000000" w:themeColor="text1"/>
        </w:rPr>
        <w:t xml:space="preserve">: </w:t>
      </w:r>
      <w:r w:rsidR="00AA1215" w:rsidRPr="00DD43B4">
        <w:rPr>
          <w:color w:val="000000" w:themeColor="text1"/>
        </w:rPr>
        <w:t xml:space="preserve">diapause genotype and </w:t>
      </w:r>
      <w:r w:rsidR="00AA1215">
        <w:rPr>
          <w:color w:val="000000" w:themeColor="text1"/>
        </w:rPr>
        <w:t>sample day</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fixed effects</w:t>
      </w:r>
      <w:r w:rsidR="00AA1215">
        <w:rPr>
          <w:color w:val="000000" w:themeColor="text1"/>
        </w:rPr>
        <w:t xml:space="preserve"> and </w:t>
      </w:r>
      <w:r w:rsidR="00AA1215" w:rsidRPr="00DD43B4">
        <w:rPr>
          <w:color w:val="000000" w:themeColor="text1"/>
        </w:rPr>
        <w:t xml:space="preserve">diapause genotype and </w:t>
      </w:r>
      <w:r w:rsidR="00AA1215">
        <w:rPr>
          <w:color w:val="000000" w:themeColor="text1"/>
        </w:rPr>
        <w:t>sample day</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interacting fixed effects</w:t>
      </w:r>
      <w:r w:rsidR="00652767">
        <w:rPr>
          <w:color w:val="000000" w:themeColor="text1"/>
        </w:rPr>
        <w:t xml:space="preserve"> (Table 3-</w:t>
      </w:r>
      <w:r w:rsidR="002407FE">
        <w:rPr>
          <w:color w:val="000000" w:themeColor="text1"/>
        </w:rPr>
        <w:t>6</w:t>
      </w:r>
      <w:r w:rsidR="00652767">
        <w:rPr>
          <w:color w:val="000000" w:themeColor="text1"/>
        </w:rPr>
        <w:t>)</w:t>
      </w:r>
      <w:r w:rsidR="00AA1215">
        <w:rPr>
          <w:color w:val="000000" w:themeColor="text1"/>
        </w:rPr>
        <w:t xml:space="preserve">. </w:t>
      </w:r>
      <w:r w:rsidR="005D29A0" w:rsidRPr="005D29A0">
        <w:rPr>
          <w:color w:val="000000" w:themeColor="text1"/>
        </w:rPr>
        <w:t xml:space="preserve"> </w:t>
      </w:r>
      <w:r w:rsidR="005D29A0" w:rsidRPr="00DD43B4">
        <w:rPr>
          <w:color w:val="000000" w:themeColor="text1"/>
        </w:rPr>
        <w:t xml:space="preserve">Biological cohort was also included in </w:t>
      </w:r>
      <w:r w:rsidR="005D29A0">
        <w:rPr>
          <w:color w:val="000000" w:themeColor="text1"/>
        </w:rPr>
        <w:t>each generalized</w:t>
      </w:r>
      <w:r w:rsidR="005D29A0" w:rsidRPr="00DD43B4">
        <w:rPr>
          <w:color w:val="000000" w:themeColor="text1"/>
        </w:rPr>
        <w:t xml:space="preserve"> linear model as nested within extraction cohort, and extraction cohort was used as a random factor.</w:t>
      </w:r>
    </w:p>
    <w:p w14:paraId="735F28DC" w14:textId="77777777" w:rsidR="007F6A28" w:rsidRPr="004F09C9" w:rsidRDefault="007F6A28">
      <w:pPr>
        <w:ind w:left="-15" w:right="90" w:firstLine="468"/>
        <w:rPr>
          <w:color w:val="000000" w:themeColor="text1"/>
        </w:rPr>
      </w:pPr>
    </w:p>
    <w:p w14:paraId="24AF6DD8" w14:textId="77777777" w:rsidR="006F58EA" w:rsidRPr="004F09C9" w:rsidRDefault="00D27C9E">
      <w:pPr>
        <w:tabs>
          <w:tab w:val="center" w:pos="4145"/>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3.3</w:t>
      </w:r>
      <w:r w:rsidRPr="004F09C9">
        <w:rPr>
          <w:color w:val="000000" w:themeColor="text1"/>
        </w:rPr>
        <w:tab/>
        <w:t>Results</w:t>
      </w:r>
    </w:p>
    <w:p w14:paraId="7915BCED" w14:textId="77777777" w:rsidR="006F58EA" w:rsidRPr="004F09C9" w:rsidRDefault="00D27C9E" w:rsidP="00CE5B15">
      <w:pPr>
        <w:tabs>
          <w:tab w:val="left" w:pos="1080"/>
          <w:tab w:val="center" w:pos="2694"/>
        </w:tabs>
        <w:spacing w:after="187" w:line="253" w:lineRule="auto"/>
        <w:ind w:left="-15" w:firstLine="0"/>
        <w:rPr>
          <w:color w:val="000000" w:themeColor="text1"/>
        </w:rPr>
      </w:pPr>
      <w:r w:rsidRPr="004F09C9">
        <w:rPr>
          <w:color w:val="000000" w:themeColor="text1"/>
        </w:rPr>
        <w:t>3.3.1</w:t>
      </w:r>
      <w:r w:rsidRPr="004F09C9">
        <w:rPr>
          <w:color w:val="000000" w:themeColor="text1"/>
        </w:rPr>
        <w:tab/>
        <w:t>Experiment 1: Metabolic Activity</w:t>
      </w:r>
    </w:p>
    <w:p w14:paraId="51FDB88C" w14:textId="040D1ABE" w:rsidR="00CE5B15" w:rsidRDefault="00DD43B4" w:rsidP="00CE5B15">
      <w:pPr>
        <w:ind w:left="-5" w:firstLine="725"/>
        <w:rPr>
          <w:color w:val="000000" w:themeColor="text1"/>
        </w:rPr>
      </w:pPr>
      <w:r w:rsidRPr="00DD43B4">
        <w:rPr>
          <w:color w:val="000000" w:themeColor="text1"/>
        </w:rPr>
        <w:t xml:space="preserve">Individuals in diapause programming conditions </w:t>
      </w:r>
      <w:proofErr w:type="gramStart"/>
      <w:r w:rsidRPr="00DD43B4">
        <w:rPr>
          <w:color w:val="000000" w:themeColor="text1"/>
        </w:rPr>
        <w:t>were considered to be</w:t>
      </w:r>
      <w:proofErr w:type="gramEnd"/>
      <w:r w:rsidRPr="00DD43B4">
        <w:rPr>
          <w:color w:val="000000" w:themeColor="text1"/>
        </w:rPr>
        <w:t xml:space="preserve"> in </w:t>
      </w:r>
      <w:ins w:id="67" w:author="Brown, James T." w:date="2019-02-07T10:14:00Z">
        <w:r w:rsidR="004B74F2">
          <w:rPr>
            <w:color w:val="000000" w:themeColor="text1"/>
          </w:rPr>
          <w:t>deep-diapause</w:t>
        </w:r>
      </w:ins>
      <w:r w:rsidRPr="00DD43B4">
        <w:rPr>
          <w:color w:val="000000" w:themeColor="text1"/>
        </w:rPr>
        <w:t xml:space="preserve"> if they remained in the larval stage throughout the 30-day post-feeding trial period. </w:t>
      </w:r>
      <w:ins w:id="68" w:author="Brown, James T. - ARS" w:date="2019-02-07T14:06:00Z">
        <w:r w:rsidR="001545B6">
          <w:rPr>
            <w:color w:val="000000" w:themeColor="text1"/>
          </w:rPr>
          <w:t xml:space="preserve">Diapause-programmed </w:t>
        </w:r>
      </w:ins>
      <w:del w:id="69" w:author="Brown, James T. - ARS" w:date="2019-02-07T14:06:00Z">
        <w:r w:rsidRPr="00DD43B4" w:rsidDel="001545B6">
          <w:rPr>
            <w:color w:val="000000" w:themeColor="text1"/>
          </w:rPr>
          <w:delText>L</w:delText>
        </w:r>
      </w:del>
      <w:ins w:id="70" w:author="Brown, James T. - ARS" w:date="2019-02-07T14:06:00Z">
        <w:r w:rsidR="001545B6">
          <w:rPr>
            <w:color w:val="000000" w:themeColor="text1"/>
          </w:rPr>
          <w:t>l</w:t>
        </w:r>
      </w:ins>
      <w:r w:rsidRPr="00DD43B4">
        <w:rPr>
          <w:color w:val="000000" w:themeColor="text1"/>
        </w:rPr>
        <w:t xml:space="preserve">arvae that pupated before the end of the 30-day trial period, but after </w:t>
      </w:r>
      <w:ins w:id="71" w:author="Brown, James T. [3]" w:date="2019-02-07T10:26:00Z">
        <w:r w:rsidR="002407FE">
          <w:rPr>
            <w:color w:val="000000" w:themeColor="text1"/>
          </w:rPr>
          <w:t>all</w:t>
        </w:r>
        <w:del w:id="72" w:author="Brown, James T. - ARS" w:date="2019-02-07T14:05:00Z">
          <w:r w:rsidR="002407FE" w:rsidDel="001545B6">
            <w:rPr>
              <w:color w:val="000000" w:themeColor="text1"/>
            </w:rPr>
            <w:delText xml:space="preserve"> of</w:delText>
          </w:r>
        </w:del>
        <w:r w:rsidR="002407FE">
          <w:rPr>
            <w:color w:val="000000" w:themeColor="text1"/>
          </w:rPr>
          <w:t xml:space="preserve"> the larvae in</w:t>
        </w:r>
      </w:ins>
      <w:r w:rsidRPr="00DD43B4">
        <w:rPr>
          <w:color w:val="000000" w:themeColor="text1"/>
        </w:rPr>
        <w:t xml:space="preserve"> the non-diapause treatment group</w:t>
      </w:r>
      <w:ins w:id="73" w:author="Brown, James T. - ARS" w:date="2019-02-07T14:06:00Z">
        <w:r w:rsidR="001545B6">
          <w:rPr>
            <w:color w:val="000000" w:themeColor="text1"/>
          </w:rPr>
          <w:t xml:space="preserve"> </w:t>
        </w:r>
      </w:ins>
      <w:ins w:id="74" w:author="Brown, James T. [3]" w:date="2019-02-07T10:26:00Z">
        <w:del w:id="75" w:author="Brown, James T. - ARS" w:date="2019-02-07T14:06:00Z">
          <w:r w:rsidR="002407FE" w:rsidDel="001545B6">
            <w:rPr>
              <w:color w:val="000000" w:themeColor="text1"/>
            </w:rPr>
            <w:delText xml:space="preserve"> </w:delText>
          </w:r>
        </w:del>
        <w:r w:rsidR="002407FE">
          <w:rPr>
            <w:color w:val="000000" w:themeColor="text1"/>
          </w:rPr>
          <w:t>pupated</w:t>
        </w:r>
      </w:ins>
      <w:r w:rsidRPr="00DD43B4">
        <w:rPr>
          <w:color w:val="000000" w:themeColor="text1"/>
        </w:rPr>
        <w:t xml:space="preserve">, were characterized </w:t>
      </w:r>
      <w:r w:rsidR="001F744C">
        <w:rPr>
          <w:color w:val="000000" w:themeColor="text1"/>
        </w:rPr>
        <w:t xml:space="preserve">being in </w:t>
      </w:r>
      <w:r w:rsidRPr="00DD43B4">
        <w:rPr>
          <w:color w:val="000000" w:themeColor="text1"/>
        </w:rPr>
        <w:t xml:space="preserve">as </w:t>
      </w:r>
      <w:ins w:id="76" w:author="Brown, James T." w:date="2019-02-07T10:15:00Z">
        <w:r w:rsidR="004B74F2">
          <w:rPr>
            <w:color w:val="000000" w:themeColor="text1"/>
          </w:rPr>
          <w:t>shallow-diapause</w:t>
        </w:r>
      </w:ins>
      <w:r w:rsidRPr="00DD43B4">
        <w:rPr>
          <w:color w:val="000000" w:themeColor="text1"/>
        </w:rPr>
        <w:t xml:space="preserve">. </w:t>
      </w:r>
      <w:r w:rsidR="004C310D">
        <w:rPr>
          <w:color w:val="000000" w:themeColor="text1"/>
        </w:rPr>
        <w:t>L</w:t>
      </w:r>
      <w:r w:rsidRPr="00DD43B4">
        <w:rPr>
          <w:color w:val="000000" w:themeColor="text1"/>
        </w:rPr>
        <w:t xml:space="preserve">ong-diapause genotype larvae responded to diapause programming as expected with </w:t>
      </w:r>
      <w:ins w:id="77" w:author="Brown, James T." w:date="2019-02-07T10:14:00Z">
        <w:r w:rsidR="004B74F2">
          <w:rPr>
            <w:color w:val="000000" w:themeColor="text1"/>
          </w:rPr>
          <w:t>deep-diapause</w:t>
        </w:r>
      </w:ins>
      <w:r w:rsidRPr="00DD43B4">
        <w:rPr>
          <w:color w:val="000000" w:themeColor="text1"/>
        </w:rPr>
        <w:t xml:space="preserve"> reported in 100% of individuals. Only 33% of short-diapause genotype larvae stayed in </w:t>
      </w:r>
      <w:ins w:id="78" w:author="Brown, James T." w:date="2019-02-07T10:14:00Z">
        <w:r w:rsidR="004B74F2">
          <w:rPr>
            <w:color w:val="000000" w:themeColor="text1"/>
          </w:rPr>
          <w:t>deep-diapause</w:t>
        </w:r>
      </w:ins>
      <w:r w:rsidRPr="00DD43B4">
        <w:rPr>
          <w:color w:val="000000" w:themeColor="text1"/>
        </w:rPr>
        <w:t xml:space="preserve"> while 66.6% showed a </w:t>
      </w:r>
      <w:ins w:id="79" w:author="Brown, James T." w:date="2019-02-07T10:15:00Z">
        <w:r w:rsidR="004B74F2">
          <w:rPr>
            <w:color w:val="000000" w:themeColor="text1"/>
          </w:rPr>
          <w:t>shallow-diapause</w:t>
        </w:r>
      </w:ins>
      <w:r w:rsidRPr="00DD43B4">
        <w:rPr>
          <w:color w:val="000000" w:themeColor="text1"/>
        </w:rPr>
        <w:t xml:space="preserve"> response by the end of the 30-day trial period, despite being reared in diapause programming conditions</w:t>
      </w:r>
      <w:r w:rsidR="001F744C">
        <w:rPr>
          <w:color w:val="000000" w:themeColor="text1"/>
        </w:rPr>
        <w:t xml:space="preserve"> (F</w:t>
      </w:r>
      <w:r w:rsidR="00490123">
        <w:rPr>
          <w:color w:val="000000" w:themeColor="text1"/>
        </w:rPr>
        <w:t>ig</w:t>
      </w:r>
      <w:r w:rsidR="001F744C">
        <w:rPr>
          <w:color w:val="000000" w:themeColor="text1"/>
        </w:rPr>
        <w:t>.</w:t>
      </w:r>
      <w:r w:rsidR="00490123">
        <w:rPr>
          <w:color w:val="000000" w:themeColor="text1"/>
        </w:rPr>
        <w:t xml:space="preserve"> </w:t>
      </w:r>
      <w:r w:rsidRPr="00DD43B4">
        <w:rPr>
          <w:color w:val="000000" w:themeColor="text1"/>
        </w:rPr>
        <w:t>3-1</w:t>
      </w:r>
      <w:r w:rsidR="001F744C">
        <w:rPr>
          <w:color w:val="000000" w:themeColor="text1"/>
        </w:rPr>
        <w:t>)</w:t>
      </w:r>
      <w:r w:rsidRPr="00DD43B4">
        <w:rPr>
          <w:color w:val="000000" w:themeColor="text1"/>
        </w:rPr>
        <w:t xml:space="preserve">. </w:t>
      </w:r>
    </w:p>
    <w:p w14:paraId="762D92BB" w14:textId="4F862CFF" w:rsidR="004C310D" w:rsidRDefault="00DD43B4" w:rsidP="002407FE">
      <w:pPr>
        <w:ind w:left="-5" w:firstLine="725"/>
        <w:rPr>
          <w:color w:val="000000" w:themeColor="text1"/>
        </w:rPr>
      </w:pPr>
      <w:r w:rsidRPr="00DD43B4">
        <w:rPr>
          <w:color w:val="000000" w:themeColor="text1"/>
        </w:rPr>
        <w:t>In an effort to separate shallow from deep diapausing individuals within the short-diapause strain</w:t>
      </w:r>
      <w:r w:rsidR="001F744C">
        <w:rPr>
          <w:color w:val="000000" w:themeColor="text1"/>
        </w:rPr>
        <w:t xml:space="preserve"> by size</w:t>
      </w:r>
      <w:r w:rsidRPr="00DD43B4">
        <w:rPr>
          <w:color w:val="000000" w:themeColor="text1"/>
        </w:rPr>
        <w:t xml:space="preserve">, wet mass was tracked in individuals from each diapause genotype and treatment starting on the day larvae eclosed into the final larval instar. On the day wet mass peaked, differences in the timing and the accumulation of wet mass between non-diapause larvae in the long-day treatment, as well as deep-diapause larvae and shallow-diapause larvae in the short-day treatment were compared.  In the non-diapause treatment, long-diapause genotype individuals peaked in mass on day 5 and short-diapause genotype larvae peaked in </w:t>
      </w:r>
      <w:r w:rsidRPr="00DD43B4">
        <w:rPr>
          <w:color w:val="000000" w:themeColor="text1"/>
        </w:rPr>
        <w:lastRenderedPageBreak/>
        <w:t>mass on day 3</w:t>
      </w:r>
      <w:r w:rsidR="001F744C">
        <w:rPr>
          <w:color w:val="000000" w:themeColor="text1"/>
        </w:rPr>
        <w:t xml:space="preserve"> (Fig. 3-4A)</w:t>
      </w:r>
      <w:r w:rsidRPr="00DD43B4">
        <w:rPr>
          <w:color w:val="000000" w:themeColor="text1"/>
        </w:rPr>
        <w:t>. In diapause-programming conditions, mass peaked in long-diapause genotype larvae on day 9 and short-diapause genotype larvae peaked in mass on day 6</w:t>
      </w:r>
      <w:r w:rsidR="0094006B">
        <w:rPr>
          <w:color w:val="000000" w:themeColor="text1"/>
        </w:rPr>
        <w:t xml:space="preserve"> (Fig. 3-4B)</w:t>
      </w:r>
      <w:r w:rsidRPr="00DD43B4">
        <w:rPr>
          <w:color w:val="000000" w:themeColor="text1"/>
        </w:rPr>
        <w:t xml:space="preserve">. </w:t>
      </w:r>
    </w:p>
    <w:p w14:paraId="4D62F89C" w14:textId="754FDB51" w:rsidR="00A221E4" w:rsidRDefault="00CF1B1E" w:rsidP="00182BD7">
      <w:pPr>
        <w:ind w:left="-5" w:firstLine="725"/>
        <w:rPr>
          <w:color w:val="000000" w:themeColor="text1"/>
        </w:rPr>
      </w:pPr>
      <w:r>
        <w:rPr>
          <w:color w:val="000000" w:themeColor="text1"/>
        </w:rPr>
        <w:t>Comparisons of CO</w:t>
      </w:r>
      <w:r w:rsidRPr="00DD34A5">
        <w:rPr>
          <w:color w:val="000000" w:themeColor="text1"/>
          <w:vertAlign w:val="subscript"/>
        </w:rPr>
        <w:t>2</w:t>
      </w:r>
      <w:r>
        <w:rPr>
          <w:color w:val="000000" w:themeColor="text1"/>
        </w:rPr>
        <w:t xml:space="preserve"> production occurred on the day wet mass peaked within each treatment and the CO</w:t>
      </w:r>
      <w:r w:rsidRPr="00DD34A5">
        <w:rPr>
          <w:color w:val="000000" w:themeColor="text1"/>
          <w:vertAlign w:val="subscript"/>
        </w:rPr>
        <w:t>2</w:t>
      </w:r>
      <w:r>
        <w:rPr>
          <w:color w:val="000000" w:themeColor="text1"/>
        </w:rPr>
        <w:t xml:space="preserve"> estimate for each larva was weighted by wet mass.</w:t>
      </w:r>
      <w:ins w:id="80" w:author="Brown,James T" w:date="2019-02-03T16:28:00Z">
        <w:r w:rsidR="00BF42BE">
          <w:rPr>
            <w:color w:val="000000" w:themeColor="text1"/>
          </w:rPr>
          <w:t xml:space="preserve"> </w:t>
        </w:r>
      </w:ins>
      <w:ins w:id="81" w:author="Brown,James T" w:date="2019-02-03T16:32:00Z">
        <w:r w:rsidR="003C04C1">
          <w:rPr>
            <w:color w:val="000000" w:themeColor="text1"/>
          </w:rPr>
          <w:t>L</w:t>
        </w:r>
      </w:ins>
      <w:ins w:id="82" w:author="Brown,James T" w:date="2019-02-03T16:30:00Z">
        <w:r w:rsidR="003C04C1">
          <w:rPr>
            <w:color w:val="000000" w:themeColor="text1"/>
          </w:rPr>
          <w:t>arvae in experiment 1 were not assayed for wandering day</w:t>
        </w:r>
      </w:ins>
      <w:ins w:id="83" w:author="Brown,James T" w:date="2019-02-03T16:33:00Z">
        <w:r w:rsidR="003C04C1">
          <w:rPr>
            <w:color w:val="000000" w:themeColor="text1"/>
          </w:rPr>
          <w:t>.</w:t>
        </w:r>
      </w:ins>
      <w:ins w:id="84" w:author="Brown,James T" w:date="2019-02-04T18:40:00Z">
        <w:r w:rsidR="00DD5FD6">
          <w:rPr>
            <w:color w:val="000000" w:themeColor="text1"/>
          </w:rPr>
          <w:t xml:space="preserve"> </w:t>
        </w:r>
      </w:ins>
      <w:r w:rsidR="00247503">
        <w:rPr>
          <w:color w:val="000000" w:themeColor="text1"/>
        </w:rPr>
        <w:t>Within each treatment</w:t>
      </w:r>
      <w:r w:rsidR="00DA0DAB">
        <w:rPr>
          <w:color w:val="000000" w:themeColor="text1"/>
        </w:rPr>
        <w:t xml:space="preserve">, </w:t>
      </w:r>
      <w:r w:rsidR="00EE093B">
        <w:rPr>
          <w:color w:val="000000" w:themeColor="text1"/>
        </w:rPr>
        <w:t>the day wet mass peaked (Fig. 3-5A) and CO</w:t>
      </w:r>
      <w:r w:rsidR="00EE093B" w:rsidRPr="00DD34A5">
        <w:rPr>
          <w:color w:val="000000" w:themeColor="text1"/>
          <w:vertAlign w:val="subscript"/>
        </w:rPr>
        <w:t>2</w:t>
      </w:r>
      <w:r w:rsidR="00EE093B">
        <w:rPr>
          <w:color w:val="000000" w:themeColor="text1"/>
        </w:rPr>
        <w:t xml:space="preserve"> production (</w:t>
      </w:r>
      <w:ins w:id="85" w:author="Brown, James T. [3]" w:date="2019-02-07T10:31:00Z">
        <w:r w:rsidR="002407FE">
          <w:rPr>
            <w:color w:val="000000" w:themeColor="text1"/>
          </w:rPr>
          <w:t xml:space="preserve">Fig. </w:t>
        </w:r>
      </w:ins>
      <w:r w:rsidR="00EE093B">
        <w:rPr>
          <w:color w:val="000000" w:themeColor="text1"/>
        </w:rPr>
        <w:t xml:space="preserve">3-5B) was compared </w:t>
      </w:r>
      <w:r w:rsidR="00DA0DAB">
        <w:rPr>
          <w:color w:val="000000" w:themeColor="text1"/>
        </w:rPr>
        <w:t xml:space="preserve">between </w:t>
      </w:r>
      <w:r w:rsidR="00247503">
        <w:rPr>
          <w:color w:val="000000" w:themeColor="text1"/>
        </w:rPr>
        <w:t>long-diapause genotype and short-diapause genotype individual</w:t>
      </w:r>
      <w:r w:rsidR="00EE093B">
        <w:rPr>
          <w:color w:val="000000" w:themeColor="text1"/>
        </w:rPr>
        <w:t xml:space="preserve">s to capture the </w:t>
      </w:r>
      <w:ins w:id="86" w:author="Brown,James T" w:date="2019-02-03T16:03:00Z">
        <w:r w:rsidR="00DD34A5">
          <w:rPr>
            <w:color w:val="000000" w:themeColor="text1"/>
          </w:rPr>
          <w:t>e</w:t>
        </w:r>
      </w:ins>
      <w:r w:rsidR="00EE093B">
        <w:rPr>
          <w:color w:val="000000" w:themeColor="text1"/>
        </w:rPr>
        <w:t>ffect of photoperiod on metabolic activity</w:t>
      </w:r>
      <w:r w:rsidR="00DA0DAB">
        <w:rPr>
          <w:color w:val="000000" w:themeColor="text1"/>
        </w:rPr>
        <w:t xml:space="preserve">. </w:t>
      </w:r>
      <w:r w:rsidR="00560914">
        <w:rPr>
          <w:color w:val="000000" w:themeColor="text1"/>
        </w:rPr>
        <w:t>I found long-diapause</w:t>
      </w:r>
      <w:r w:rsidR="00560914" w:rsidRPr="00DD43B4">
        <w:rPr>
          <w:color w:val="000000" w:themeColor="text1"/>
        </w:rPr>
        <w:t xml:space="preserve"> individuals </w:t>
      </w:r>
      <w:r w:rsidR="00560914">
        <w:rPr>
          <w:color w:val="000000" w:themeColor="text1"/>
        </w:rPr>
        <w:t>produced less</w:t>
      </w:r>
      <w:r w:rsidR="00560914" w:rsidRPr="00DD43B4">
        <w:rPr>
          <w:color w:val="000000" w:themeColor="text1"/>
        </w:rPr>
        <w:t xml:space="preserve"> CO</w:t>
      </w:r>
      <w:r w:rsidR="00560914" w:rsidRPr="00DD43B4">
        <w:rPr>
          <w:color w:val="000000" w:themeColor="text1"/>
          <w:vertAlign w:val="subscript"/>
        </w:rPr>
        <w:t>2</w:t>
      </w:r>
      <w:r w:rsidR="00560914" w:rsidRPr="00DD43B4">
        <w:rPr>
          <w:color w:val="000000" w:themeColor="text1"/>
        </w:rPr>
        <w:t xml:space="preserve"> than short-</w:t>
      </w:r>
      <w:commentRangeStart w:id="87"/>
      <w:r w:rsidR="00560914" w:rsidRPr="00DD43B4">
        <w:rPr>
          <w:color w:val="000000" w:themeColor="text1"/>
        </w:rPr>
        <w:t>diapause larva</w:t>
      </w:r>
      <w:r w:rsidR="00560914">
        <w:rPr>
          <w:color w:val="000000" w:themeColor="text1"/>
        </w:rPr>
        <w:t xml:space="preserve">e, </w:t>
      </w:r>
      <w:commentRangeStart w:id="88"/>
      <w:commentRangeEnd w:id="88"/>
      <w:r w:rsidR="00560914" w:rsidRPr="00DD43B4">
        <w:rPr>
          <w:color w:val="000000" w:themeColor="text1"/>
        </w:rPr>
        <w:t xml:space="preserve">regardless </w:t>
      </w:r>
      <w:commentRangeEnd w:id="87"/>
      <w:r w:rsidR="00F60F18">
        <w:rPr>
          <w:rStyle w:val="CommentReference"/>
        </w:rPr>
        <w:commentReference w:id="87"/>
      </w:r>
      <w:r w:rsidR="00560914" w:rsidRPr="00DD43B4">
        <w:rPr>
          <w:color w:val="000000" w:themeColor="text1"/>
        </w:rPr>
        <w:t>of rearing conditions</w:t>
      </w:r>
      <w:r w:rsidR="00560914">
        <w:rPr>
          <w:color w:val="000000" w:themeColor="text1"/>
        </w:rPr>
        <w:t xml:space="preserve"> </w:t>
      </w:r>
      <w:r w:rsidR="00560914" w:rsidRPr="00DD43B4">
        <w:rPr>
          <w:color w:val="000000" w:themeColor="text1"/>
        </w:rPr>
        <w:t>(diapause programming: t-value=-5.51, Df=26, p-value&lt;0.000; non-diapause: t-value=-3.74, Df=47,</w:t>
      </w:r>
      <w:r w:rsidR="00CC4ED7">
        <w:rPr>
          <w:color w:val="000000" w:themeColor="text1"/>
        </w:rPr>
        <w:t xml:space="preserve"> </w:t>
      </w:r>
      <w:r w:rsidR="00560914" w:rsidRPr="00DD43B4">
        <w:rPr>
          <w:color w:val="000000" w:themeColor="text1"/>
        </w:rPr>
        <w:t>p-value&lt;0.001)</w:t>
      </w:r>
      <w:r w:rsidR="00560914">
        <w:rPr>
          <w:color w:val="000000" w:themeColor="text1"/>
        </w:rPr>
        <w:t xml:space="preserve"> (Table 3-1A and 3-1B)</w:t>
      </w:r>
      <w:r w:rsidR="00560914" w:rsidRPr="00DD43B4">
        <w:rPr>
          <w:color w:val="000000" w:themeColor="text1"/>
        </w:rPr>
        <w:t xml:space="preserve">. </w:t>
      </w:r>
      <w:commentRangeStart w:id="89"/>
      <w:commentRangeStart w:id="90"/>
      <w:r w:rsidR="00CC4ED7">
        <w:rPr>
          <w:color w:val="000000" w:themeColor="text1"/>
        </w:rPr>
        <w:t>T</w:t>
      </w:r>
      <w:r w:rsidR="00A221E4" w:rsidRPr="00DD43B4">
        <w:rPr>
          <w:color w:val="000000" w:themeColor="text1"/>
        </w:rPr>
        <w:t>o capture the relationship between photoperiod and metabolic activity</w:t>
      </w:r>
      <w:r w:rsidR="00EE093B">
        <w:rPr>
          <w:color w:val="000000" w:themeColor="text1"/>
        </w:rPr>
        <w:t xml:space="preserve"> within each strain</w:t>
      </w:r>
      <w:commentRangeEnd w:id="89"/>
      <w:r w:rsidR="00F60F18">
        <w:rPr>
          <w:rStyle w:val="CommentReference"/>
        </w:rPr>
        <w:commentReference w:id="89"/>
      </w:r>
      <w:commentRangeEnd w:id="90"/>
      <w:r w:rsidR="001545B6">
        <w:rPr>
          <w:rStyle w:val="CommentReference"/>
        </w:rPr>
        <w:commentReference w:id="90"/>
      </w:r>
      <w:r w:rsidR="00CC4ED7">
        <w:rPr>
          <w:color w:val="000000" w:themeColor="text1"/>
        </w:rPr>
        <w:t xml:space="preserve">, </w:t>
      </w:r>
      <w:r w:rsidR="00CC4ED7">
        <w:rPr>
          <w:color w:val="000000" w:themeColor="text1"/>
        </w:rPr>
        <w:t>the day wet mass peaked (Fig. 3-6A) and</w:t>
      </w:r>
      <w:r w:rsidR="00CC4ED7" w:rsidRPr="00DD43B4">
        <w:rPr>
          <w:color w:val="000000" w:themeColor="text1"/>
        </w:rPr>
        <w:t xml:space="preserve"> CO</w:t>
      </w:r>
      <w:r w:rsidR="00CC4ED7" w:rsidRPr="00DD43B4">
        <w:rPr>
          <w:color w:val="000000" w:themeColor="text1"/>
          <w:vertAlign w:val="subscript"/>
        </w:rPr>
        <w:t>2</w:t>
      </w:r>
      <w:r w:rsidR="00CC4ED7" w:rsidRPr="00DD43B4">
        <w:rPr>
          <w:color w:val="000000" w:themeColor="text1"/>
        </w:rPr>
        <w:t xml:space="preserve"> production</w:t>
      </w:r>
      <w:r w:rsidR="00CC4ED7">
        <w:rPr>
          <w:color w:val="000000" w:themeColor="text1"/>
        </w:rPr>
        <w:t xml:space="preserve"> </w:t>
      </w:r>
      <w:r w:rsidR="00CC4ED7">
        <w:rPr>
          <w:color w:val="000000" w:themeColor="text1"/>
        </w:rPr>
        <w:t>(Fig. 3-6B)</w:t>
      </w:r>
      <w:r w:rsidR="00CC4ED7" w:rsidRPr="00DD43B4">
        <w:rPr>
          <w:color w:val="000000" w:themeColor="text1"/>
        </w:rPr>
        <w:t xml:space="preserve"> of diapause-programmed individuals </w:t>
      </w:r>
      <w:r w:rsidR="00CC4ED7">
        <w:rPr>
          <w:color w:val="000000" w:themeColor="text1"/>
        </w:rPr>
        <w:t xml:space="preserve">was compared </w:t>
      </w:r>
      <w:r w:rsidR="00CC4ED7" w:rsidRPr="00DD43B4">
        <w:rPr>
          <w:color w:val="000000" w:themeColor="text1"/>
        </w:rPr>
        <w:t>to non-diapause individuals</w:t>
      </w:r>
      <w:r w:rsidR="00A221E4" w:rsidRPr="00DD43B4">
        <w:rPr>
          <w:color w:val="000000" w:themeColor="text1"/>
        </w:rPr>
        <w:t>.</w:t>
      </w:r>
      <w:r w:rsidR="00A221E4">
        <w:rPr>
          <w:color w:val="000000" w:themeColor="text1"/>
        </w:rPr>
        <w:t xml:space="preserve"> </w:t>
      </w:r>
      <w:r w:rsidR="002C7438">
        <w:rPr>
          <w:color w:val="000000" w:themeColor="text1"/>
        </w:rPr>
        <w:t>Regardless of diapause genotype, d</w:t>
      </w:r>
      <w:r w:rsidR="00E36B65">
        <w:rPr>
          <w:color w:val="000000" w:themeColor="text1"/>
        </w:rPr>
        <w:t xml:space="preserve">iapause-programmed </w:t>
      </w:r>
      <w:r w:rsidR="00DD43B4" w:rsidRPr="00DD43B4">
        <w:rPr>
          <w:color w:val="000000" w:themeColor="text1"/>
        </w:rPr>
        <w:t>individuals produce</w:t>
      </w:r>
      <w:r w:rsidR="00E36B65">
        <w:rPr>
          <w:color w:val="000000" w:themeColor="text1"/>
        </w:rPr>
        <w:t>d</w:t>
      </w:r>
      <w:r w:rsidR="00DD43B4" w:rsidRPr="00DD43B4">
        <w:rPr>
          <w:color w:val="000000" w:themeColor="text1"/>
        </w:rPr>
        <w:t xml:space="preserve"> significantly less CO</w:t>
      </w:r>
      <w:r w:rsidR="00DD43B4" w:rsidRPr="00DD43B4">
        <w:rPr>
          <w:color w:val="000000" w:themeColor="text1"/>
          <w:vertAlign w:val="subscript"/>
        </w:rPr>
        <w:t>2</w:t>
      </w:r>
      <w:r w:rsidR="00DD43B4" w:rsidRPr="00DD43B4">
        <w:rPr>
          <w:color w:val="000000" w:themeColor="text1"/>
        </w:rPr>
        <w:t xml:space="preserve"> </w:t>
      </w:r>
      <w:r w:rsidR="00E36B65">
        <w:rPr>
          <w:color w:val="000000" w:themeColor="text1"/>
        </w:rPr>
        <w:t>than</w:t>
      </w:r>
      <w:r w:rsidR="00DD43B4" w:rsidRPr="00DD43B4">
        <w:rPr>
          <w:color w:val="000000" w:themeColor="text1"/>
        </w:rPr>
        <w:t xml:space="preserve"> their non-diapause counterparts</w:t>
      </w:r>
      <w:r w:rsidR="00E36B65">
        <w:rPr>
          <w:color w:val="000000" w:themeColor="text1"/>
        </w:rPr>
        <w:t xml:space="preserve"> </w:t>
      </w:r>
      <w:r w:rsidR="00DD43B4" w:rsidRPr="00DD43B4">
        <w:rPr>
          <w:color w:val="000000" w:themeColor="text1"/>
        </w:rPr>
        <w:t>(long-diapause genotype: t-value=4.50, Df=30, p-value&lt;0.000; short-diapause genotype: t-value=5.00, Df=43, p-value&lt;0.000)</w:t>
      </w:r>
      <w:r w:rsidR="00A32000">
        <w:rPr>
          <w:color w:val="000000" w:themeColor="text1"/>
        </w:rPr>
        <w:t xml:space="preserve"> </w:t>
      </w:r>
      <w:r w:rsidR="00DB113A">
        <w:rPr>
          <w:color w:val="000000" w:themeColor="text1"/>
        </w:rPr>
        <w:t>(T</w:t>
      </w:r>
      <w:r w:rsidR="00A32000">
        <w:rPr>
          <w:color w:val="000000" w:themeColor="text1"/>
        </w:rPr>
        <w:t xml:space="preserve">ables </w:t>
      </w:r>
      <w:r w:rsidR="00DD43B4" w:rsidRPr="00DD43B4">
        <w:rPr>
          <w:color w:val="000000" w:themeColor="text1"/>
        </w:rPr>
        <w:t>3-1C</w:t>
      </w:r>
      <w:r w:rsidR="00A32000">
        <w:rPr>
          <w:color w:val="000000" w:themeColor="text1"/>
        </w:rPr>
        <w:t xml:space="preserve"> and </w:t>
      </w:r>
      <w:r w:rsidR="00DD43B4" w:rsidRPr="00DD43B4">
        <w:rPr>
          <w:color w:val="000000" w:themeColor="text1"/>
        </w:rPr>
        <w:t>3-1D</w:t>
      </w:r>
      <w:r w:rsidR="00DB113A">
        <w:rPr>
          <w:color w:val="000000" w:themeColor="text1"/>
        </w:rPr>
        <w:t>)</w:t>
      </w:r>
      <w:r w:rsidR="00DD43B4" w:rsidRPr="00DD43B4">
        <w:rPr>
          <w:color w:val="000000" w:themeColor="text1"/>
        </w:rPr>
        <w:t xml:space="preserve">. </w:t>
      </w:r>
      <w:r w:rsidR="00A221E4" w:rsidRPr="00DD43B4">
        <w:rPr>
          <w:color w:val="000000" w:themeColor="text1"/>
        </w:rPr>
        <w:t>Finally,</w:t>
      </w:r>
      <w:r w:rsidR="00DA2BAF">
        <w:rPr>
          <w:color w:val="000000" w:themeColor="text1"/>
        </w:rPr>
        <w:t xml:space="preserve"> metabolic activity was compared between</w:t>
      </w:r>
      <w:r w:rsidR="00597966">
        <w:rPr>
          <w:color w:val="000000" w:themeColor="text1"/>
        </w:rPr>
        <w:t xml:space="preserve"> </w:t>
      </w:r>
      <w:r w:rsidR="00DA2BAF">
        <w:rPr>
          <w:color w:val="000000" w:themeColor="text1"/>
        </w:rPr>
        <w:t>larvae programmed for diapause with the short-diapause genotype</w:t>
      </w:r>
      <w:r w:rsidR="00BF2F90">
        <w:rPr>
          <w:color w:val="000000" w:themeColor="text1"/>
        </w:rPr>
        <w:t xml:space="preserve"> that expressed different diapause phenot</w:t>
      </w:r>
      <w:r w:rsidR="001B1721">
        <w:rPr>
          <w:color w:val="000000" w:themeColor="text1"/>
        </w:rPr>
        <w:t>y</w:t>
      </w:r>
      <w:r w:rsidR="00BF2F90">
        <w:rPr>
          <w:color w:val="000000" w:themeColor="text1"/>
        </w:rPr>
        <w:t>p</w:t>
      </w:r>
      <w:r w:rsidR="001B1721">
        <w:rPr>
          <w:color w:val="000000" w:themeColor="text1"/>
        </w:rPr>
        <w:t>es</w:t>
      </w:r>
      <w:r w:rsidR="00DA2BAF">
        <w:rPr>
          <w:color w:val="000000" w:themeColor="text1"/>
        </w:rPr>
        <w:t>.</w:t>
      </w:r>
      <w:r w:rsidR="00597966">
        <w:rPr>
          <w:color w:val="000000" w:themeColor="text1"/>
        </w:rPr>
        <w:t xml:space="preserve"> </w:t>
      </w:r>
      <w:r w:rsidR="00DA2BAF">
        <w:rPr>
          <w:color w:val="000000" w:themeColor="text1"/>
        </w:rPr>
        <w:t>The day wet mass peaked</w:t>
      </w:r>
      <w:r w:rsidR="005D47E5">
        <w:rPr>
          <w:color w:val="000000" w:themeColor="text1"/>
        </w:rPr>
        <w:t xml:space="preserve"> (Fig. 3-7A) and CO2 production (Fig. 3-7B) were measured</w:t>
      </w:r>
      <w:r w:rsidR="00DA2BAF">
        <w:rPr>
          <w:color w:val="000000" w:themeColor="text1"/>
        </w:rPr>
        <w:t xml:space="preserve"> for d</w:t>
      </w:r>
      <w:r w:rsidR="00597966">
        <w:rPr>
          <w:color w:val="000000" w:themeColor="text1"/>
        </w:rPr>
        <w:t>eep-diapause and shallow-diapause</w:t>
      </w:r>
      <w:r w:rsidR="005D47E5">
        <w:rPr>
          <w:color w:val="000000" w:themeColor="text1"/>
        </w:rPr>
        <w:t xml:space="preserve">. </w:t>
      </w:r>
      <w:r w:rsidR="0006372C">
        <w:rPr>
          <w:color w:val="000000" w:themeColor="text1"/>
        </w:rPr>
        <w:t>Wet</w:t>
      </w:r>
      <w:r w:rsidR="005D47E5">
        <w:rPr>
          <w:color w:val="000000" w:themeColor="text1"/>
        </w:rPr>
        <w:t xml:space="preserve"> mass</w:t>
      </w:r>
      <w:r w:rsidR="0006372C">
        <w:rPr>
          <w:color w:val="000000" w:themeColor="text1"/>
        </w:rPr>
        <w:t xml:space="preserve"> could not be used to differentiate between deep and shallow-diapause larvae because it peaked on day 6 in both</w:t>
      </w:r>
      <w:r w:rsidR="005D47E5">
        <w:rPr>
          <w:color w:val="000000" w:themeColor="text1"/>
        </w:rPr>
        <w:t xml:space="preserve"> </w:t>
      </w:r>
      <w:r w:rsidR="0006372C">
        <w:rPr>
          <w:color w:val="000000" w:themeColor="text1"/>
        </w:rPr>
        <w:t>groups</w:t>
      </w:r>
      <w:r w:rsidR="00422199">
        <w:rPr>
          <w:rStyle w:val="CommentReference"/>
        </w:rPr>
        <w:commentReference w:id="91"/>
      </w:r>
      <w:r w:rsidR="001545B6">
        <w:rPr>
          <w:rStyle w:val="CommentReference"/>
        </w:rPr>
        <w:commentReference w:id="92"/>
      </w:r>
      <w:r w:rsidR="00A221E4" w:rsidRPr="00DD43B4">
        <w:rPr>
          <w:color w:val="000000" w:themeColor="text1"/>
        </w:rPr>
        <w:t>.</w:t>
      </w:r>
      <w:r w:rsidR="00E66393">
        <w:rPr>
          <w:color w:val="000000" w:themeColor="text1"/>
        </w:rPr>
        <w:t xml:space="preserve"> Additionally, </w:t>
      </w:r>
      <w:r w:rsidR="005D47E5">
        <w:rPr>
          <w:color w:val="000000" w:themeColor="text1"/>
        </w:rPr>
        <w:t>I was unable to use</w:t>
      </w:r>
      <w:commentRangeStart w:id="93"/>
      <w:commentRangeStart w:id="94"/>
      <w:r w:rsidR="00E3506E">
        <w:rPr>
          <w:color w:val="000000" w:themeColor="text1"/>
        </w:rPr>
        <w:t xml:space="preserve"> discriminate between </w:t>
      </w:r>
      <w:r w:rsidR="00A221E4" w:rsidRPr="00DD43B4">
        <w:rPr>
          <w:color w:val="000000" w:themeColor="text1"/>
        </w:rPr>
        <w:t>shallow-diapause individuals and deep-diapause individuals</w:t>
      </w:r>
      <w:r w:rsidR="005D47E5">
        <w:rPr>
          <w:color w:val="000000" w:themeColor="text1"/>
        </w:rPr>
        <w:t xml:space="preserve"> using metabolic activity </w:t>
      </w:r>
      <w:r w:rsidR="00E3506E">
        <w:rPr>
          <w:color w:val="000000" w:themeColor="text1"/>
        </w:rPr>
        <w:t xml:space="preserve">because there was no significant </w:t>
      </w:r>
      <w:r w:rsidR="005D47E5">
        <w:rPr>
          <w:color w:val="000000" w:themeColor="text1"/>
        </w:rPr>
        <w:t>difference in CO</w:t>
      </w:r>
      <w:r w:rsidR="005D47E5" w:rsidRPr="00CC4ED7">
        <w:rPr>
          <w:color w:val="000000" w:themeColor="text1"/>
          <w:vertAlign w:val="subscript"/>
        </w:rPr>
        <w:t>2</w:t>
      </w:r>
      <w:r w:rsidR="005D47E5">
        <w:rPr>
          <w:color w:val="000000" w:themeColor="text1"/>
        </w:rPr>
        <w:t xml:space="preserve"> production </w:t>
      </w:r>
      <w:r w:rsidR="00E3506E">
        <w:rPr>
          <w:color w:val="000000" w:themeColor="text1"/>
        </w:rPr>
        <w:t>between the two phenotypes</w:t>
      </w:r>
      <w:r w:rsidR="00E5235D">
        <w:rPr>
          <w:color w:val="000000" w:themeColor="text1"/>
        </w:rPr>
        <w:t xml:space="preserve"> </w:t>
      </w:r>
      <w:commentRangeEnd w:id="93"/>
      <w:r w:rsidR="00422199">
        <w:rPr>
          <w:rStyle w:val="CommentReference"/>
        </w:rPr>
        <w:commentReference w:id="93"/>
      </w:r>
      <w:commentRangeEnd w:id="94"/>
      <w:r w:rsidR="001545B6">
        <w:rPr>
          <w:rStyle w:val="CommentReference"/>
        </w:rPr>
        <w:commentReference w:id="94"/>
      </w:r>
      <w:r w:rsidR="00E5235D" w:rsidRPr="00DD43B4">
        <w:rPr>
          <w:color w:val="000000" w:themeColor="text1"/>
        </w:rPr>
        <w:t>(t-value=-1.03, Df=14, p-value=0.319)</w:t>
      </w:r>
      <w:r w:rsidR="00E5235D">
        <w:rPr>
          <w:color w:val="000000" w:themeColor="text1"/>
        </w:rPr>
        <w:t xml:space="preserve"> (Table 3-1E). </w:t>
      </w:r>
      <w:r w:rsidR="00A221E4" w:rsidRPr="00345E06">
        <w:rPr>
          <w:color w:val="000000" w:themeColor="text1"/>
        </w:rPr>
        <w:t xml:space="preserve"> </w:t>
      </w:r>
    </w:p>
    <w:p w14:paraId="68E84911" w14:textId="77777777" w:rsidR="00AC406C" w:rsidRDefault="00AC406C" w:rsidP="00AC406C">
      <w:pPr>
        <w:ind w:left="-5" w:firstLine="0"/>
        <w:rPr>
          <w:color w:val="000000" w:themeColor="text1"/>
        </w:rPr>
      </w:pPr>
    </w:p>
    <w:p w14:paraId="32480D8F" w14:textId="77777777" w:rsidR="006F58EA" w:rsidRPr="004F09C9" w:rsidRDefault="00D27C9E" w:rsidP="00DD34A5">
      <w:pPr>
        <w:tabs>
          <w:tab w:val="left" w:pos="1080"/>
          <w:tab w:val="center" w:pos="2404"/>
        </w:tabs>
        <w:spacing w:after="187" w:line="253" w:lineRule="auto"/>
        <w:ind w:left="0" w:firstLine="0"/>
        <w:rPr>
          <w:color w:val="000000" w:themeColor="text1"/>
        </w:rPr>
      </w:pPr>
      <w:r w:rsidRPr="004F09C9">
        <w:rPr>
          <w:color w:val="000000" w:themeColor="text1"/>
        </w:rPr>
        <w:t>3.3.2</w:t>
      </w:r>
      <w:r w:rsidR="00CE5B15">
        <w:rPr>
          <w:color w:val="000000" w:themeColor="text1"/>
        </w:rPr>
        <w:t xml:space="preserve">     </w:t>
      </w:r>
      <w:r w:rsidRPr="004F09C9">
        <w:rPr>
          <w:color w:val="000000" w:themeColor="text1"/>
        </w:rPr>
        <w:tab/>
      </w:r>
      <w:r w:rsidR="00CE5B15">
        <w:rPr>
          <w:color w:val="000000" w:themeColor="text1"/>
        </w:rPr>
        <w:t xml:space="preserve">  </w:t>
      </w:r>
      <w:r w:rsidRPr="004F09C9">
        <w:rPr>
          <w:color w:val="000000" w:themeColor="text1"/>
        </w:rPr>
        <w:t>Experiment 2: Stored Lipids</w:t>
      </w:r>
      <w:r w:rsidR="00DD43B4">
        <w:rPr>
          <w:color w:val="000000" w:themeColor="text1"/>
        </w:rPr>
        <w:t xml:space="preserve"> and Lean Mass</w:t>
      </w:r>
    </w:p>
    <w:p w14:paraId="113CEE82" w14:textId="05C794E7" w:rsidR="00DD43B4" w:rsidRPr="00DD43B4" w:rsidRDefault="00DD43B4" w:rsidP="00CE5B15">
      <w:pPr>
        <w:spacing w:line="480" w:lineRule="auto"/>
        <w:ind w:left="-15" w:right="90" w:firstLine="468"/>
        <w:rPr>
          <w:color w:val="000000" w:themeColor="text1"/>
        </w:rPr>
      </w:pPr>
      <w:r w:rsidRPr="00DD43B4">
        <w:rPr>
          <w:color w:val="000000" w:themeColor="text1"/>
        </w:rPr>
        <w:t xml:space="preserve">The termination of feeding in European corn borers occurs at the end of the final larval instar and signifies the onset of the wandering stage. Wandering was calculated as the number </w:t>
      </w:r>
      <w:r w:rsidRPr="00DD43B4">
        <w:rPr>
          <w:color w:val="000000" w:themeColor="text1"/>
        </w:rPr>
        <w:lastRenderedPageBreak/>
        <w:t xml:space="preserve">of days needed to </w:t>
      </w:r>
      <w:r w:rsidR="009F6006">
        <w:rPr>
          <w:color w:val="000000" w:themeColor="text1"/>
        </w:rPr>
        <w:t>terminate feeding</w:t>
      </w:r>
      <w:r w:rsidRPr="00DD43B4">
        <w:rPr>
          <w:color w:val="000000" w:themeColor="text1"/>
        </w:rPr>
        <w:t xml:space="preserve"> after eclosion into the final larval instar</w:t>
      </w:r>
      <w:r w:rsidR="00C87785">
        <w:rPr>
          <w:color w:val="000000" w:themeColor="text1"/>
        </w:rPr>
        <w:t xml:space="preserve"> in non-diapause conditions (Fig. 3-3A) and diapause conditions (Fig. 3-3B).</w:t>
      </w:r>
      <w:r w:rsidRPr="00DD43B4">
        <w:rPr>
          <w:color w:val="000000" w:themeColor="text1"/>
        </w:rPr>
        <w:t xml:space="preserve"> </w:t>
      </w:r>
      <w:r w:rsidR="00AA6878">
        <w:rPr>
          <w:color w:val="000000" w:themeColor="text1"/>
        </w:rPr>
        <w:t>Larvae with the short diapause and the long diapause genotype</w:t>
      </w:r>
      <w:r w:rsidR="00C87785">
        <w:rPr>
          <w:color w:val="000000" w:themeColor="text1"/>
        </w:rPr>
        <w:t xml:space="preserve"> treated in</w:t>
      </w:r>
      <w:r w:rsidRPr="00DD43B4">
        <w:rPr>
          <w:color w:val="000000" w:themeColor="text1"/>
        </w:rPr>
        <w:t xml:space="preserve"> non-diapause conditions </w:t>
      </w:r>
      <w:r w:rsidR="00CD2223">
        <w:rPr>
          <w:color w:val="000000" w:themeColor="text1"/>
        </w:rPr>
        <w:t xml:space="preserve">both </w:t>
      </w:r>
      <w:r w:rsidR="00C87785">
        <w:rPr>
          <w:color w:val="000000" w:themeColor="text1"/>
        </w:rPr>
        <w:t>wandered on</w:t>
      </w:r>
      <w:r w:rsidRPr="00DD43B4">
        <w:rPr>
          <w:color w:val="000000" w:themeColor="text1"/>
        </w:rPr>
        <w:t xml:space="preserve"> day 6</w:t>
      </w:r>
      <w:r w:rsidR="00147FCB">
        <w:rPr>
          <w:color w:val="000000" w:themeColor="text1"/>
        </w:rPr>
        <w:t xml:space="preserve"> (mean=5.89</w:t>
      </w:r>
      <w:r w:rsidR="00CC4ED7">
        <w:rPr>
          <w:color w:val="000000" w:themeColor="text1"/>
        </w:rPr>
        <w:t xml:space="preserve"> days</w:t>
      </w:r>
      <w:r w:rsidR="00147FCB">
        <w:rPr>
          <w:color w:val="000000" w:themeColor="text1"/>
        </w:rPr>
        <w:t>, SE=0.60</w:t>
      </w:r>
      <w:r w:rsidR="00CC4ED7" w:rsidRPr="00CC4ED7">
        <w:rPr>
          <w:color w:val="000000" w:themeColor="text1"/>
        </w:rPr>
        <w:t xml:space="preserve"> </w:t>
      </w:r>
      <w:r w:rsidR="00CC4ED7">
        <w:rPr>
          <w:color w:val="000000" w:themeColor="text1"/>
        </w:rPr>
        <w:t>days</w:t>
      </w:r>
      <w:r w:rsidR="00147FCB">
        <w:rPr>
          <w:color w:val="000000" w:themeColor="text1"/>
        </w:rPr>
        <w:t xml:space="preserve">, </w:t>
      </w:r>
      <w:r w:rsidR="00C87785">
        <w:rPr>
          <w:color w:val="000000" w:themeColor="text1"/>
        </w:rPr>
        <w:t>p</w:t>
      </w:r>
      <w:r w:rsidR="001B1721">
        <w:rPr>
          <w:color w:val="000000" w:themeColor="text1"/>
        </w:rPr>
        <w:t>-value</w:t>
      </w:r>
      <w:r w:rsidR="00C87785">
        <w:rPr>
          <w:color w:val="000000" w:themeColor="text1"/>
        </w:rPr>
        <w:t>=0.663</w:t>
      </w:r>
      <w:r w:rsidR="00147FCB">
        <w:rPr>
          <w:color w:val="000000" w:themeColor="text1"/>
        </w:rPr>
        <w:t>)</w:t>
      </w:r>
      <w:r w:rsidR="00AA6878">
        <w:rPr>
          <w:color w:val="000000" w:themeColor="text1"/>
        </w:rPr>
        <w:t xml:space="preserve"> (Table </w:t>
      </w:r>
      <w:r w:rsidR="002407FE">
        <w:rPr>
          <w:color w:val="000000" w:themeColor="text1"/>
        </w:rPr>
        <w:t>3-1A</w:t>
      </w:r>
      <w:r w:rsidR="00AA6878">
        <w:rPr>
          <w:color w:val="000000" w:themeColor="text1"/>
        </w:rPr>
        <w:t>).</w:t>
      </w:r>
      <w:r w:rsidRPr="00DD43B4">
        <w:rPr>
          <w:color w:val="000000" w:themeColor="text1"/>
        </w:rPr>
        <w:t xml:space="preserve"> </w:t>
      </w:r>
      <w:r w:rsidR="00CD2223">
        <w:rPr>
          <w:color w:val="000000" w:themeColor="text1"/>
        </w:rPr>
        <w:t xml:space="preserve">Similarly, the </w:t>
      </w:r>
      <w:r w:rsidR="00AA6878">
        <w:rPr>
          <w:color w:val="000000" w:themeColor="text1"/>
        </w:rPr>
        <w:t>average day of wandering for larvae with the short-diapause and long-diapause genotype</w:t>
      </w:r>
      <w:r w:rsidR="00C0546D">
        <w:rPr>
          <w:color w:val="000000" w:themeColor="text1"/>
        </w:rPr>
        <w:t xml:space="preserve"> in diapause-programming conditions</w:t>
      </w:r>
      <w:r w:rsidR="00AA6878">
        <w:rPr>
          <w:color w:val="000000" w:themeColor="text1"/>
        </w:rPr>
        <w:t xml:space="preserve"> was day 10 (mean=10.46</w:t>
      </w:r>
      <w:r w:rsidR="00CC4ED7">
        <w:rPr>
          <w:color w:val="000000" w:themeColor="text1"/>
        </w:rPr>
        <w:t xml:space="preserve"> days</w:t>
      </w:r>
      <w:r w:rsidR="00AA6878">
        <w:rPr>
          <w:color w:val="000000" w:themeColor="text1"/>
        </w:rPr>
        <w:t>, SE=1.98</w:t>
      </w:r>
      <w:r w:rsidR="00CC4ED7" w:rsidRPr="00CC4ED7">
        <w:rPr>
          <w:color w:val="000000" w:themeColor="text1"/>
        </w:rPr>
        <w:t xml:space="preserve"> </w:t>
      </w:r>
      <w:r w:rsidR="00CC4ED7">
        <w:rPr>
          <w:color w:val="000000" w:themeColor="text1"/>
        </w:rPr>
        <w:t>days</w:t>
      </w:r>
      <w:r w:rsidR="00AA6878">
        <w:rPr>
          <w:color w:val="000000" w:themeColor="text1"/>
        </w:rPr>
        <w:t>, p</w:t>
      </w:r>
      <w:r w:rsidR="001B1721">
        <w:rPr>
          <w:color w:val="000000" w:themeColor="text1"/>
        </w:rPr>
        <w:t>-value</w:t>
      </w:r>
      <w:r w:rsidR="00AA6878">
        <w:rPr>
          <w:color w:val="000000" w:themeColor="text1"/>
        </w:rPr>
        <w:t>=0.401</w:t>
      </w:r>
      <w:del w:id="95" w:author="Brown, James T. - ARS" w:date="2019-02-07T14:07:00Z">
        <w:r w:rsidR="00AA6878" w:rsidDel="001545B6">
          <w:rPr>
            <w:color w:val="000000" w:themeColor="text1"/>
          </w:rPr>
          <w:delText xml:space="preserve"> </w:delText>
        </w:r>
      </w:del>
      <w:bookmarkStart w:id="96" w:name="_GoBack"/>
      <w:bookmarkEnd w:id="96"/>
      <w:r w:rsidR="00AA6878">
        <w:rPr>
          <w:color w:val="000000" w:themeColor="text1"/>
        </w:rPr>
        <w:t xml:space="preserve">) (Table </w:t>
      </w:r>
      <w:r w:rsidR="002407FE">
        <w:rPr>
          <w:color w:val="000000" w:themeColor="text1"/>
        </w:rPr>
        <w:t>3-1B</w:t>
      </w:r>
      <w:r w:rsidR="00AA6878">
        <w:rPr>
          <w:color w:val="000000" w:themeColor="text1"/>
        </w:rPr>
        <w:t>)</w:t>
      </w:r>
      <w:r w:rsidR="00C0546D">
        <w:rPr>
          <w:color w:val="000000" w:themeColor="text1"/>
        </w:rPr>
        <w:t>.</w:t>
      </w:r>
    </w:p>
    <w:p w14:paraId="6996B69C" w14:textId="329C43D6" w:rsidR="00DD43B4" w:rsidRPr="00DD43B4" w:rsidRDefault="00DD43B4" w:rsidP="00CE5B15">
      <w:pPr>
        <w:spacing w:line="480" w:lineRule="auto"/>
        <w:ind w:left="-15" w:right="90" w:firstLine="468"/>
        <w:rPr>
          <w:color w:val="000000" w:themeColor="text1"/>
        </w:rPr>
      </w:pPr>
      <w:r w:rsidRPr="00DD43B4">
        <w:rPr>
          <w:color w:val="000000" w:themeColor="text1"/>
        </w:rPr>
        <w:t xml:space="preserve">On the first day of the last larval instar, diapause-programmed larvae had accumulated larger lipid stores compared to their non-diapausing counterparts </w:t>
      </w:r>
      <w:r w:rsidR="00952DBE">
        <w:rPr>
          <w:color w:val="000000" w:themeColor="text1"/>
        </w:rPr>
        <w:t xml:space="preserve">in both genotypes, but there was no genotype-specific difference on day one </w:t>
      </w:r>
      <w:r w:rsidRPr="00DD43B4">
        <w:rPr>
          <w:color w:val="000000" w:themeColor="text1"/>
        </w:rPr>
        <w:t>(t value=</w:t>
      </w:r>
      <w:r w:rsidR="00047032">
        <w:rPr>
          <w:color w:val="000000" w:themeColor="text1"/>
        </w:rPr>
        <w:t xml:space="preserve"> </w:t>
      </w:r>
      <w:r w:rsidRPr="00DD43B4">
        <w:rPr>
          <w:color w:val="000000" w:themeColor="text1"/>
        </w:rPr>
        <w:t>-2.73, Df=</w:t>
      </w:r>
      <w:r w:rsidR="00047032">
        <w:rPr>
          <w:color w:val="000000" w:themeColor="text1"/>
        </w:rPr>
        <w:t xml:space="preserve"> </w:t>
      </w:r>
      <w:r w:rsidRPr="00DD43B4">
        <w:rPr>
          <w:color w:val="000000" w:themeColor="text1"/>
        </w:rPr>
        <w:t>75.9, p-value=</w:t>
      </w:r>
      <w:r w:rsidR="00047032">
        <w:rPr>
          <w:color w:val="000000" w:themeColor="text1"/>
        </w:rPr>
        <w:t xml:space="preserve"> </w:t>
      </w:r>
      <w:r w:rsidRPr="00DD43B4">
        <w:rPr>
          <w:color w:val="000000" w:themeColor="text1"/>
        </w:rPr>
        <w:t>0.008</w:t>
      </w:r>
      <w:r w:rsidR="009F6006">
        <w:rPr>
          <w:color w:val="000000" w:themeColor="text1"/>
        </w:rPr>
        <w:t>,</w:t>
      </w:r>
      <w:r w:rsidR="00A32000">
        <w:rPr>
          <w:color w:val="000000" w:themeColor="text1"/>
        </w:rPr>
        <w:t xml:space="preserve"> </w:t>
      </w:r>
      <w:r w:rsidR="00DB113A">
        <w:rPr>
          <w:color w:val="000000" w:themeColor="text1"/>
        </w:rPr>
        <w:t>(T</w:t>
      </w:r>
      <w:r w:rsidR="00A32000">
        <w:rPr>
          <w:color w:val="000000" w:themeColor="text1"/>
        </w:rPr>
        <w:t>able 3-5A</w:t>
      </w:r>
      <w:r w:rsidR="009F6006">
        <w:rPr>
          <w:color w:val="000000" w:themeColor="text1"/>
        </w:rPr>
        <w:t>)</w:t>
      </w:r>
      <w:r w:rsidRPr="00DD43B4">
        <w:rPr>
          <w:color w:val="000000" w:themeColor="text1"/>
        </w:rPr>
        <w:t xml:space="preserve">. Lean mass on the first day of the final larval instar was not different between the two genotypes regardless of </w:t>
      </w:r>
      <w:ins w:id="97" w:author="Dan" w:date="2019-02-07T07:34:00Z">
        <w:r w:rsidR="00A87CB6">
          <w:rPr>
            <w:color w:val="000000" w:themeColor="text1"/>
          </w:rPr>
          <w:t xml:space="preserve">photoperiodic </w:t>
        </w:r>
      </w:ins>
      <w:r w:rsidRPr="00DD43B4">
        <w:rPr>
          <w:color w:val="000000" w:themeColor="text1"/>
        </w:rPr>
        <w:t>rearing conditions (t-value=</w:t>
      </w:r>
      <w:r w:rsidR="006B3D7A">
        <w:rPr>
          <w:color w:val="000000" w:themeColor="text1"/>
        </w:rPr>
        <w:t xml:space="preserve"> </w:t>
      </w:r>
      <w:r w:rsidRPr="00DD43B4">
        <w:rPr>
          <w:color w:val="000000" w:themeColor="text1"/>
        </w:rPr>
        <w:t>2.03, Df=</w:t>
      </w:r>
      <w:r w:rsidR="006B3D7A">
        <w:rPr>
          <w:color w:val="000000" w:themeColor="text1"/>
        </w:rPr>
        <w:t xml:space="preserve"> </w:t>
      </w:r>
      <w:r w:rsidRPr="00DD43B4">
        <w:rPr>
          <w:color w:val="000000" w:themeColor="text1"/>
        </w:rPr>
        <w:t>5.9, p-value=</w:t>
      </w:r>
      <w:r w:rsidR="006B3D7A">
        <w:rPr>
          <w:color w:val="000000" w:themeColor="text1"/>
        </w:rPr>
        <w:t xml:space="preserve"> </w:t>
      </w:r>
      <w:r w:rsidRPr="00DD43B4">
        <w:rPr>
          <w:color w:val="000000" w:themeColor="text1"/>
        </w:rPr>
        <w:t>0.089)</w:t>
      </w:r>
      <w:r w:rsidR="006B3D7A">
        <w:rPr>
          <w:color w:val="000000" w:themeColor="text1"/>
        </w:rPr>
        <w:t xml:space="preserve"> </w:t>
      </w:r>
      <w:r w:rsidR="00DB113A">
        <w:rPr>
          <w:color w:val="000000" w:themeColor="text1"/>
        </w:rPr>
        <w:t>(T</w:t>
      </w:r>
      <w:r w:rsidR="006B3D7A">
        <w:rPr>
          <w:color w:val="000000" w:themeColor="text1"/>
        </w:rPr>
        <w:t xml:space="preserve">able </w:t>
      </w:r>
      <w:r w:rsidRPr="00DD43B4">
        <w:rPr>
          <w:color w:val="000000" w:themeColor="text1"/>
        </w:rPr>
        <w:t>3-3A</w:t>
      </w:r>
      <w:r w:rsidR="00DB113A">
        <w:rPr>
          <w:color w:val="000000" w:themeColor="text1"/>
        </w:rPr>
        <w:t>)</w:t>
      </w:r>
      <w:r w:rsidRPr="00DD43B4">
        <w:rPr>
          <w:color w:val="000000" w:themeColor="text1"/>
        </w:rPr>
        <w:t>. Similarities in lean mass and lipid mass accumulation at the start of the final larval instar suggest that the two contrasting diapause genotypes begin th</w:t>
      </w:r>
      <w:r w:rsidR="00952DBE">
        <w:rPr>
          <w:color w:val="000000" w:themeColor="text1"/>
        </w:rPr>
        <w:t>e</w:t>
      </w:r>
      <w:r w:rsidRPr="00DD43B4">
        <w:rPr>
          <w:color w:val="000000" w:themeColor="text1"/>
        </w:rPr>
        <w:t xml:space="preserve"> final larval instar with the same amount of stored nutrition.</w:t>
      </w:r>
    </w:p>
    <w:p w14:paraId="55E86027" w14:textId="43588462" w:rsidR="00DD43B4" w:rsidRPr="00DD43B4" w:rsidRDefault="00DD43B4" w:rsidP="00CE5B15">
      <w:pPr>
        <w:spacing w:line="480" w:lineRule="auto"/>
        <w:ind w:left="-15" w:right="90" w:firstLine="468"/>
        <w:rPr>
          <w:color w:val="000000" w:themeColor="text1"/>
        </w:rPr>
      </w:pPr>
      <w:r w:rsidRPr="00DD43B4">
        <w:rPr>
          <w:color w:val="000000" w:themeColor="text1"/>
        </w:rPr>
        <w:t xml:space="preserve">Once larvae reached the wandering stage, increases in lean mass accumulation and lipid stores were both clearly associated with diapause programming and diapause genotype. </w:t>
      </w:r>
      <w:r w:rsidR="006B3D7A">
        <w:rPr>
          <w:color w:val="000000" w:themeColor="text1"/>
        </w:rPr>
        <w:t>On the wandering day, l</w:t>
      </w:r>
      <w:r w:rsidRPr="00DD43B4">
        <w:rPr>
          <w:color w:val="000000" w:themeColor="text1"/>
        </w:rPr>
        <w:t>arvae</w:t>
      </w:r>
      <w:r w:rsidR="006B3D7A">
        <w:rPr>
          <w:color w:val="000000" w:themeColor="text1"/>
        </w:rPr>
        <w:t xml:space="preserve"> with </w:t>
      </w:r>
      <w:ins w:id="98" w:author="Dan" w:date="2019-02-07T07:35:00Z">
        <w:r w:rsidR="00A87CB6">
          <w:rPr>
            <w:color w:val="000000" w:themeColor="text1"/>
          </w:rPr>
          <w:t xml:space="preserve">both </w:t>
        </w:r>
      </w:ins>
      <w:r w:rsidR="006B3D7A">
        <w:rPr>
          <w:color w:val="000000" w:themeColor="text1"/>
        </w:rPr>
        <w:t>the long-diapause genotype and the short-diapause genotype</w:t>
      </w:r>
      <w:r w:rsidRPr="00DD43B4">
        <w:rPr>
          <w:color w:val="000000" w:themeColor="text1"/>
        </w:rPr>
        <w:t xml:space="preserve"> in diapause-programming conditions accumulated more lean mass and stored more fat than their counterparts in non-diapause conditions</w:t>
      </w:r>
      <w:r w:rsidR="006B3D7A">
        <w:rPr>
          <w:color w:val="000000" w:themeColor="text1"/>
        </w:rPr>
        <w:t xml:space="preserve"> </w:t>
      </w:r>
      <w:r w:rsidRPr="00DD43B4">
        <w:rPr>
          <w:color w:val="000000" w:themeColor="text1"/>
        </w:rPr>
        <w:t>(lean mass: t-value=</w:t>
      </w:r>
      <w:r w:rsidR="006B3D7A">
        <w:rPr>
          <w:color w:val="000000" w:themeColor="text1"/>
        </w:rPr>
        <w:t xml:space="preserve"> </w:t>
      </w:r>
      <w:r w:rsidRPr="00DD43B4">
        <w:rPr>
          <w:color w:val="000000" w:themeColor="text1"/>
        </w:rPr>
        <w:t>-9.70, Df=133.3, p-value&lt;</w:t>
      </w:r>
      <w:r w:rsidR="006B3D7A">
        <w:rPr>
          <w:color w:val="000000" w:themeColor="text1"/>
        </w:rPr>
        <w:t xml:space="preserve"> </w:t>
      </w:r>
      <w:r w:rsidRPr="00DD43B4">
        <w:rPr>
          <w:color w:val="000000" w:themeColor="text1"/>
        </w:rPr>
        <w:t>0.000; lipid mass: t-value=</w:t>
      </w:r>
      <w:r w:rsidR="006B3D7A">
        <w:rPr>
          <w:color w:val="000000" w:themeColor="text1"/>
        </w:rPr>
        <w:t xml:space="preserve"> </w:t>
      </w:r>
      <w:r w:rsidRPr="00DD43B4">
        <w:rPr>
          <w:color w:val="000000" w:themeColor="text1"/>
        </w:rPr>
        <w:t>-10.23, Df=</w:t>
      </w:r>
      <w:r w:rsidR="006B3D7A">
        <w:rPr>
          <w:color w:val="000000" w:themeColor="text1"/>
        </w:rPr>
        <w:t xml:space="preserve"> </w:t>
      </w:r>
      <w:r w:rsidRPr="00DD43B4">
        <w:rPr>
          <w:color w:val="000000" w:themeColor="text1"/>
        </w:rPr>
        <w:t>191.6, p-value&lt;</w:t>
      </w:r>
      <w:r w:rsidR="006B3D7A">
        <w:rPr>
          <w:color w:val="000000" w:themeColor="text1"/>
        </w:rPr>
        <w:t xml:space="preserve"> </w:t>
      </w:r>
      <w:r w:rsidRPr="00DD43B4">
        <w:rPr>
          <w:color w:val="000000" w:themeColor="text1"/>
        </w:rPr>
        <w:t>0.000)</w:t>
      </w:r>
      <w:r w:rsidR="006B3D7A">
        <w:rPr>
          <w:color w:val="000000" w:themeColor="text1"/>
        </w:rPr>
        <w:t xml:space="preserve"> </w:t>
      </w:r>
      <w:r w:rsidR="00DB113A">
        <w:rPr>
          <w:color w:val="000000" w:themeColor="text1"/>
        </w:rPr>
        <w:t>(F</w:t>
      </w:r>
      <w:r w:rsidR="00047032">
        <w:rPr>
          <w:color w:val="000000" w:themeColor="text1"/>
        </w:rPr>
        <w:t>ig 3-8</w:t>
      </w:r>
      <w:r w:rsidR="00DB113A">
        <w:rPr>
          <w:color w:val="000000" w:themeColor="text1"/>
        </w:rPr>
        <w:t>) (T</w:t>
      </w:r>
      <w:r w:rsidR="006B3D7A">
        <w:rPr>
          <w:color w:val="000000" w:themeColor="text1"/>
        </w:rPr>
        <w:t>able</w:t>
      </w:r>
      <w:r w:rsidRPr="00DD43B4">
        <w:rPr>
          <w:color w:val="000000" w:themeColor="text1"/>
        </w:rPr>
        <w:t xml:space="preserve"> 3-3B</w:t>
      </w:r>
      <w:r w:rsidR="00A32000">
        <w:rPr>
          <w:color w:val="000000" w:themeColor="text1"/>
        </w:rPr>
        <w:t xml:space="preserve"> and </w:t>
      </w:r>
      <w:r w:rsidRPr="00DD43B4">
        <w:rPr>
          <w:color w:val="000000" w:themeColor="text1"/>
        </w:rPr>
        <w:t>3-5B</w:t>
      </w:r>
      <w:r w:rsidR="00DB113A">
        <w:rPr>
          <w:color w:val="000000" w:themeColor="text1"/>
        </w:rPr>
        <w:t>)</w:t>
      </w:r>
      <w:r w:rsidRPr="00DD43B4">
        <w:rPr>
          <w:color w:val="000000" w:themeColor="text1"/>
        </w:rPr>
        <w:t xml:space="preserve">. Additionally, long-diapause </w:t>
      </w:r>
      <w:ins w:id="99" w:author="Dan" w:date="2019-02-07T07:36:00Z">
        <w:r w:rsidR="00A87CB6">
          <w:rPr>
            <w:color w:val="000000" w:themeColor="text1"/>
          </w:rPr>
          <w:t xml:space="preserve">genotype </w:t>
        </w:r>
      </w:ins>
      <w:r w:rsidRPr="00DD43B4">
        <w:rPr>
          <w:color w:val="000000" w:themeColor="text1"/>
        </w:rPr>
        <w:t>individuals in diapause-programming and</w:t>
      </w:r>
      <w:r w:rsidR="00047032">
        <w:rPr>
          <w:color w:val="000000" w:themeColor="text1"/>
        </w:rPr>
        <w:t xml:space="preserve"> </w:t>
      </w:r>
      <w:r w:rsidRPr="00DD43B4">
        <w:rPr>
          <w:color w:val="000000" w:themeColor="text1"/>
        </w:rPr>
        <w:t xml:space="preserve">non-diapause conditions had greater lean mass and bigger fat stores compared to short-diapause genotype </w:t>
      </w:r>
      <w:r w:rsidRPr="00DD43B4">
        <w:rPr>
          <w:color w:val="000000" w:themeColor="text1"/>
        </w:rPr>
        <w:lastRenderedPageBreak/>
        <w:t>individuals</w:t>
      </w:r>
      <w:r w:rsidR="00047032">
        <w:rPr>
          <w:color w:val="000000" w:themeColor="text1"/>
        </w:rPr>
        <w:t xml:space="preserve"> in those same conditions</w:t>
      </w:r>
      <w:r w:rsidRPr="00DD43B4">
        <w:rPr>
          <w:color w:val="000000" w:themeColor="text1"/>
        </w:rPr>
        <w:t xml:space="preserve"> (lean mass:</w:t>
      </w:r>
      <w:r w:rsidR="00047032">
        <w:rPr>
          <w:color w:val="000000" w:themeColor="text1"/>
        </w:rPr>
        <w:t xml:space="preserve"> </w:t>
      </w:r>
      <w:r w:rsidRPr="00DD43B4">
        <w:rPr>
          <w:color w:val="000000" w:themeColor="text1"/>
        </w:rPr>
        <w:t>t-value=</w:t>
      </w:r>
      <w:r w:rsidR="00047032">
        <w:rPr>
          <w:color w:val="000000" w:themeColor="text1"/>
        </w:rPr>
        <w:t xml:space="preserve"> </w:t>
      </w:r>
      <w:r w:rsidRPr="00DD43B4">
        <w:rPr>
          <w:color w:val="000000" w:themeColor="text1"/>
        </w:rPr>
        <w:t>6.85,Df=</w:t>
      </w:r>
      <w:r w:rsidR="00047032">
        <w:rPr>
          <w:color w:val="000000" w:themeColor="text1"/>
        </w:rPr>
        <w:t xml:space="preserve"> </w:t>
      </w:r>
      <w:r w:rsidRPr="00DD43B4">
        <w:rPr>
          <w:color w:val="000000" w:themeColor="text1"/>
        </w:rPr>
        <w:t>10.9, p-value&lt;</w:t>
      </w:r>
      <w:r w:rsidR="00047032">
        <w:rPr>
          <w:color w:val="000000" w:themeColor="text1"/>
        </w:rPr>
        <w:t xml:space="preserve"> </w:t>
      </w:r>
      <w:r w:rsidRPr="00DD43B4">
        <w:rPr>
          <w:color w:val="000000" w:themeColor="text1"/>
        </w:rPr>
        <w:t>0.000; lipid mass: t-value=</w:t>
      </w:r>
      <w:r w:rsidR="00047032">
        <w:rPr>
          <w:color w:val="000000" w:themeColor="text1"/>
        </w:rPr>
        <w:t xml:space="preserve"> </w:t>
      </w:r>
      <w:r w:rsidRPr="00DD43B4">
        <w:rPr>
          <w:color w:val="000000" w:themeColor="text1"/>
        </w:rPr>
        <w:t>4.08, DF=</w:t>
      </w:r>
      <w:r w:rsidR="00047032">
        <w:rPr>
          <w:color w:val="000000" w:themeColor="text1"/>
        </w:rPr>
        <w:t xml:space="preserve"> </w:t>
      </w:r>
      <w:r w:rsidRPr="00DD43B4">
        <w:rPr>
          <w:color w:val="000000" w:themeColor="text1"/>
        </w:rPr>
        <w:t>186.8,p-value</w:t>
      </w:r>
      <w:r w:rsidR="00047032">
        <w:rPr>
          <w:color w:val="000000" w:themeColor="text1"/>
        </w:rPr>
        <w:t xml:space="preserve"> </w:t>
      </w:r>
      <w:r w:rsidRPr="00DD43B4">
        <w:rPr>
          <w:color w:val="000000" w:themeColor="text1"/>
        </w:rPr>
        <w:t xml:space="preserve">&lt;0.000) </w:t>
      </w:r>
      <w:r w:rsidR="00DB113A">
        <w:rPr>
          <w:color w:val="000000" w:themeColor="text1"/>
        </w:rPr>
        <w:t>(Fig.</w:t>
      </w:r>
      <w:r w:rsidR="00047032">
        <w:rPr>
          <w:color w:val="000000" w:themeColor="text1"/>
        </w:rPr>
        <w:t xml:space="preserve"> </w:t>
      </w:r>
      <w:r w:rsidRPr="00DD43B4">
        <w:rPr>
          <w:color w:val="000000" w:themeColor="text1"/>
        </w:rPr>
        <w:t>3-8</w:t>
      </w:r>
      <w:r w:rsidR="00DB113A">
        <w:rPr>
          <w:color w:val="000000" w:themeColor="text1"/>
        </w:rPr>
        <w:t>)</w:t>
      </w:r>
      <w:r w:rsidR="00047032">
        <w:rPr>
          <w:color w:val="000000" w:themeColor="text1"/>
        </w:rPr>
        <w:t xml:space="preserve"> </w:t>
      </w:r>
      <w:r w:rsidR="00DB113A">
        <w:rPr>
          <w:color w:val="000000" w:themeColor="text1"/>
        </w:rPr>
        <w:t>(T</w:t>
      </w:r>
      <w:r w:rsidR="00047032">
        <w:rPr>
          <w:color w:val="000000" w:themeColor="text1"/>
        </w:rPr>
        <w:t xml:space="preserve">able </w:t>
      </w:r>
      <w:r w:rsidRPr="00DD43B4">
        <w:rPr>
          <w:color w:val="000000" w:themeColor="text1"/>
        </w:rPr>
        <w:t>3-3</w:t>
      </w:r>
      <w:r w:rsidR="00DB113A">
        <w:rPr>
          <w:color w:val="000000" w:themeColor="text1"/>
        </w:rPr>
        <w:t xml:space="preserve">B </w:t>
      </w:r>
      <w:r w:rsidR="00A32000">
        <w:rPr>
          <w:color w:val="000000" w:themeColor="text1"/>
        </w:rPr>
        <w:t xml:space="preserve">and </w:t>
      </w:r>
      <w:r w:rsidRPr="00DD43B4">
        <w:rPr>
          <w:color w:val="000000" w:themeColor="text1"/>
        </w:rPr>
        <w:t>3-5B</w:t>
      </w:r>
      <w:r w:rsidR="00DB113A">
        <w:rPr>
          <w:color w:val="000000" w:themeColor="text1"/>
        </w:rPr>
        <w:t>)</w:t>
      </w:r>
      <w:r w:rsidRPr="00DD43B4">
        <w:rPr>
          <w:color w:val="000000" w:themeColor="text1"/>
        </w:rPr>
        <w:t>.</w:t>
      </w:r>
    </w:p>
    <w:p w14:paraId="4EBD9E12" w14:textId="77777777" w:rsidR="007F6A28" w:rsidRDefault="00DD43B4" w:rsidP="00CE5B15">
      <w:pPr>
        <w:spacing w:line="480" w:lineRule="auto"/>
        <w:ind w:left="-15" w:right="90" w:firstLine="468"/>
        <w:rPr>
          <w:color w:val="000000" w:themeColor="text1"/>
        </w:rPr>
      </w:pPr>
      <w:r w:rsidRPr="00DD43B4">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w:t>
      </w:r>
      <w:r w:rsidR="00DB113A">
        <w:rPr>
          <w:color w:val="000000" w:themeColor="text1"/>
        </w:rPr>
        <w:t xml:space="preserve">(Fig. </w:t>
      </w:r>
      <w:r w:rsidRPr="00DD43B4">
        <w:rPr>
          <w:color w:val="000000" w:themeColor="text1"/>
        </w:rPr>
        <w:t>3-9</w:t>
      </w:r>
      <w:r w:rsidR="00DB113A">
        <w:rPr>
          <w:color w:val="000000" w:themeColor="text1"/>
        </w:rPr>
        <w:t>)</w:t>
      </w:r>
      <w:r w:rsidRPr="00DD43B4">
        <w:rPr>
          <w:color w:val="000000" w:themeColor="text1"/>
        </w:rPr>
        <w:t xml:space="preserve">. Long-diapause individuals had significantly more lean mass at the onset of diapause than short-diapause larvae (t-value=2.45, Df=10.7, p- value=0.033) </w:t>
      </w:r>
      <w:r w:rsidR="00DB113A">
        <w:rPr>
          <w:color w:val="000000" w:themeColor="text1"/>
        </w:rPr>
        <w:t xml:space="preserve">(Table </w:t>
      </w:r>
      <w:r w:rsidRPr="00DD43B4">
        <w:rPr>
          <w:color w:val="000000" w:themeColor="text1"/>
        </w:rPr>
        <w:t>3-7A</w:t>
      </w:r>
      <w:r w:rsidR="00DB113A">
        <w:rPr>
          <w:color w:val="000000" w:themeColor="text1"/>
        </w:rPr>
        <w:t>)</w:t>
      </w:r>
      <w:r w:rsidRPr="00DD43B4">
        <w:rPr>
          <w:color w:val="000000" w:themeColor="text1"/>
        </w:rPr>
        <w:t xml:space="preserve">. Long-diapause genotype individuals also had larger fat stores at the onset of diapause than short-diapause larvae (t-value=4.74, Df=16.7, p-value=0.0002) </w:t>
      </w:r>
      <w:r w:rsidR="00DB113A">
        <w:rPr>
          <w:color w:val="000000" w:themeColor="text1"/>
        </w:rPr>
        <w:t xml:space="preserve">(Table </w:t>
      </w:r>
      <w:r w:rsidRPr="00DD43B4">
        <w:rPr>
          <w:color w:val="000000" w:themeColor="text1"/>
        </w:rPr>
        <w:t>3-9A</w:t>
      </w:r>
      <w:r w:rsidR="00DB113A">
        <w:rPr>
          <w:color w:val="000000" w:themeColor="text1"/>
        </w:rPr>
        <w:t>)</w:t>
      </w:r>
      <w:r w:rsidRPr="00DD43B4">
        <w:rPr>
          <w:color w:val="000000" w:themeColor="text1"/>
        </w:rPr>
        <w:t>. However, within each diapause genotype</w:t>
      </w:r>
      <w:r w:rsidR="00952DBE">
        <w:rPr>
          <w:color w:val="000000" w:themeColor="text1"/>
        </w:rPr>
        <w:t>,</w:t>
      </w:r>
      <w:r w:rsidRPr="00DD43B4">
        <w:rPr>
          <w:color w:val="000000" w:themeColor="text1"/>
        </w:rPr>
        <w:t xml:space="preserve"> lean mass</w:t>
      </w:r>
      <w:r w:rsidR="00A32000">
        <w:rPr>
          <w:color w:val="000000" w:themeColor="text1"/>
        </w:rPr>
        <w:t xml:space="preserve"> (</w:t>
      </w:r>
      <w:r w:rsidR="0094006B">
        <w:rPr>
          <w:color w:val="000000" w:themeColor="text1"/>
        </w:rPr>
        <w:t>T</w:t>
      </w:r>
      <w:r w:rsidR="00A32000">
        <w:rPr>
          <w:color w:val="000000" w:themeColor="text1"/>
        </w:rPr>
        <w:t>able 3-7B</w:t>
      </w:r>
      <w:r w:rsidR="008E6E23">
        <w:rPr>
          <w:color w:val="000000" w:themeColor="text1"/>
        </w:rPr>
        <w:t xml:space="preserve"> and 3-7C</w:t>
      </w:r>
      <w:r w:rsidR="00A32000">
        <w:rPr>
          <w:color w:val="000000" w:themeColor="text1"/>
        </w:rPr>
        <w:t>)</w:t>
      </w:r>
      <w:r w:rsidRPr="00DD43B4">
        <w:rPr>
          <w:color w:val="000000" w:themeColor="text1"/>
        </w:rPr>
        <w:t xml:space="preserve"> and fat stores</w:t>
      </w:r>
      <w:r w:rsidR="00A32000">
        <w:rPr>
          <w:color w:val="000000" w:themeColor="text1"/>
        </w:rPr>
        <w:t xml:space="preserve"> (</w:t>
      </w:r>
      <w:r w:rsidR="0094006B">
        <w:rPr>
          <w:color w:val="000000" w:themeColor="text1"/>
        </w:rPr>
        <w:t>T</w:t>
      </w:r>
      <w:r w:rsidR="00A32000">
        <w:rPr>
          <w:color w:val="000000" w:themeColor="text1"/>
        </w:rPr>
        <w:t>able 3-9B</w:t>
      </w:r>
      <w:r w:rsidR="008E6E23">
        <w:rPr>
          <w:color w:val="000000" w:themeColor="text1"/>
        </w:rPr>
        <w:t xml:space="preserve"> and 3-9C</w:t>
      </w:r>
      <w:r w:rsidR="00A32000">
        <w:rPr>
          <w:color w:val="000000" w:themeColor="text1"/>
        </w:rPr>
        <w:t>)</w:t>
      </w:r>
      <w:r w:rsidRPr="00DD43B4">
        <w:rPr>
          <w:color w:val="000000" w:themeColor="text1"/>
        </w:rPr>
        <w:t xml:space="preserve"> did not significantly decline during diapause</w:t>
      </w:r>
      <w:r w:rsidR="008E6E23">
        <w:rPr>
          <w:color w:val="000000" w:themeColor="text1"/>
        </w:rPr>
        <w:t xml:space="preserve">, </w:t>
      </w:r>
      <w:r w:rsidRPr="00DD43B4">
        <w:rPr>
          <w:color w:val="000000" w:themeColor="text1"/>
        </w:rPr>
        <w:t>with one notable exception. Fat stores among short-diapause individuals were significantly lower when sampled 15 days after wandering in comparison to other sample days (t-value=-3.90, Df=111.4, p-value&lt;0.000)</w:t>
      </w:r>
      <w:r w:rsidR="008E6E23">
        <w:rPr>
          <w:color w:val="000000" w:themeColor="text1"/>
        </w:rPr>
        <w:t xml:space="preserve"> </w:t>
      </w:r>
      <w:r w:rsidR="0094006B">
        <w:rPr>
          <w:color w:val="000000" w:themeColor="text1"/>
        </w:rPr>
        <w:t>(Table</w:t>
      </w:r>
      <w:r w:rsidRPr="00DD43B4">
        <w:rPr>
          <w:color w:val="000000" w:themeColor="text1"/>
        </w:rPr>
        <w:t xml:space="preserve"> 3-9C</w:t>
      </w:r>
      <w:r w:rsidR="0094006B">
        <w:rPr>
          <w:color w:val="000000" w:themeColor="text1"/>
        </w:rPr>
        <w:t>)</w:t>
      </w:r>
      <w:r w:rsidRPr="00DD43B4">
        <w:rPr>
          <w:color w:val="000000" w:themeColor="text1"/>
        </w:rPr>
        <w:t>.</w:t>
      </w:r>
    </w:p>
    <w:p w14:paraId="5B65F393" w14:textId="77777777" w:rsidR="00047032" w:rsidRPr="004F09C9" w:rsidRDefault="001E7880" w:rsidP="00CE5B15">
      <w:pPr>
        <w:spacing w:line="480" w:lineRule="auto"/>
        <w:ind w:left="-15" w:right="90" w:firstLine="468"/>
        <w:rPr>
          <w:color w:val="000000" w:themeColor="text1"/>
        </w:rPr>
      </w:pPr>
      <w:ins w:id="100" w:author="Brown,James T" w:date="2019-02-05T19:06:00Z">
        <w:r>
          <w:rPr>
            <w:color w:val="000000" w:themeColor="text1"/>
          </w:rPr>
          <w:t>******************</w:t>
        </w:r>
      </w:ins>
      <w:ins w:id="101" w:author="Brown,James T" w:date="2019-02-05T19:07:00Z">
        <w:r>
          <w:rPr>
            <w:color w:val="000000" w:themeColor="text1"/>
          </w:rPr>
          <w:t>Text below</w:t>
        </w:r>
      </w:ins>
      <w:ins w:id="102" w:author="Brown,James T" w:date="2019-02-05T19:06:00Z">
        <w:r>
          <w:rPr>
            <w:color w:val="000000" w:themeColor="text1"/>
          </w:rPr>
          <w:t xml:space="preserve"> is still being revised*********************</w:t>
        </w:r>
      </w:ins>
    </w:p>
    <w:p w14:paraId="713E42D7" w14:textId="77777777" w:rsidR="006F58EA" w:rsidRPr="004F09C9" w:rsidRDefault="00D27C9E">
      <w:pPr>
        <w:tabs>
          <w:tab w:val="center" w:pos="3018"/>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3.4</w:t>
      </w:r>
      <w:r w:rsidRPr="004F09C9">
        <w:rPr>
          <w:color w:val="000000" w:themeColor="text1"/>
        </w:rPr>
        <w:tab/>
        <w:t>Discussion and Conclusions</w:t>
      </w:r>
    </w:p>
    <w:p w14:paraId="7C971648" w14:textId="77777777" w:rsidR="006F58EA" w:rsidRPr="004F09C9" w:rsidRDefault="00D27C9E" w:rsidP="00CE5B15">
      <w:pPr>
        <w:spacing w:line="480" w:lineRule="auto"/>
        <w:ind w:left="-15" w:right="90" w:firstLine="468"/>
        <w:rPr>
          <w:color w:val="000000" w:themeColor="text1"/>
        </w:rPr>
      </w:pPr>
      <w:r w:rsidRPr="004F09C9">
        <w:rPr>
          <w:color w:val="000000" w:themeColor="text1"/>
        </w:rPr>
        <w:t xml:space="preserve">The induction of diapause protects insects from unfavorable environmental changes and for many insects, once diapause begins metabolic activity is fueled by stored nutrition. In European corn borer, there exists at least two different diapause genotypes, each with differences in regulating the response to the environmental cues used to trigger diapause, the physiological changes associated with induction of diapause, and most notably the duration of </w:t>
      </w:r>
      <w:commentRangeStart w:id="103"/>
      <w:r w:rsidRPr="004F09C9">
        <w:rPr>
          <w:color w:val="000000" w:themeColor="text1"/>
        </w:rPr>
        <w:t>diapause</w:t>
      </w:r>
      <w:commentRangeEnd w:id="103"/>
      <w:r w:rsidR="00C41DB6">
        <w:rPr>
          <w:rStyle w:val="CommentReference"/>
        </w:rPr>
        <w:commentReference w:id="103"/>
      </w:r>
      <w:r w:rsidRPr="004F09C9">
        <w:rPr>
          <w:color w:val="000000" w:themeColor="text1"/>
        </w:rPr>
        <w:t xml:space="preserve">. My research leverages between-strain genetic variation in diapause duration </w:t>
      </w:r>
      <w:ins w:id="104" w:author="Dan" w:date="2019-01-29T10:00:00Z">
        <w:r w:rsidR="00FF3FA4">
          <w:rPr>
            <w:color w:val="000000" w:themeColor="text1"/>
          </w:rPr>
          <w:t xml:space="preserve">in </w:t>
        </w:r>
      </w:ins>
      <w:r w:rsidRPr="004F09C9">
        <w:rPr>
          <w:i/>
          <w:color w:val="000000" w:themeColor="text1"/>
        </w:rPr>
        <w:t xml:space="preserve">O. nubilalis </w:t>
      </w:r>
      <w:r w:rsidRPr="004F09C9">
        <w:rPr>
          <w:color w:val="000000" w:themeColor="text1"/>
        </w:rPr>
        <w:t xml:space="preserve">to test the hypothesis that diapause length is indirectly associated with nutrition </w:t>
      </w:r>
      <w:commentRangeStart w:id="105"/>
      <w:r w:rsidRPr="004F09C9">
        <w:rPr>
          <w:color w:val="000000" w:themeColor="text1"/>
        </w:rPr>
        <w:t>stores</w:t>
      </w:r>
      <w:commentRangeEnd w:id="105"/>
      <w:r w:rsidR="00FF3FA4">
        <w:rPr>
          <w:rStyle w:val="CommentReference"/>
        </w:rPr>
        <w:commentReference w:id="105"/>
      </w:r>
      <w:r w:rsidRPr="004F09C9">
        <w:rPr>
          <w:color w:val="000000" w:themeColor="text1"/>
        </w:rPr>
        <w:t xml:space="preserve">. Eventually, climate change is expected to cause summer temperatures to expand and fall and winter temperatures to rise. Warmer fall temperatures could increase metabolic </w:t>
      </w:r>
      <w:r w:rsidRPr="004F09C9">
        <w:rPr>
          <w:color w:val="000000" w:themeColor="text1"/>
        </w:rPr>
        <w:lastRenderedPageBreak/>
        <w:t xml:space="preserve">activity and possibly reduce lipid stores during diapause preparations and/or drain lipid stores during diapause before the onset of </w:t>
      </w:r>
      <w:commentRangeStart w:id="106"/>
      <w:r w:rsidRPr="004F09C9">
        <w:rPr>
          <w:color w:val="000000" w:themeColor="text1"/>
        </w:rPr>
        <w:t xml:space="preserve">winter. </w:t>
      </w:r>
      <w:commentRangeEnd w:id="106"/>
      <w:r w:rsidR="00FF3FA4">
        <w:rPr>
          <w:rStyle w:val="CommentReference"/>
        </w:rPr>
        <w:commentReference w:id="106"/>
      </w:r>
      <w:commentRangeStart w:id="107"/>
      <w:r w:rsidRPr="004F09C9">
        <w:rPr>
          <w:color w:val="000000" w:themeColor="text1"/>
        </w:rPr>
        <w:t>Pr</w:t>
      </w:r>
      <w:ins w:id="108" w:author="Dan" w:date="2019-01-29T10:01:00Z">
        <w:r w:rsidR="00FF3FA4">
          <w:rPr>
            <w:color w:val="000000" w:themeColor="text1"/>
          </w:rPr>
          <w:t>ior</w:t>
        </w:r>
      </w:ins>
      <w:del w:id="109" w:author="Dan" w:date="2019-01-29T10:01:00Z">
        <w:r w:rsidRPr="004F09C9" w:rsidDel="00FF3FA4">
          <w:rPr>
            <w:color w:val="000000" w:themeColor="text1"/>
          </w:rPr>
          <w:delText>evious</w:delText>
        </w:r>
      </w:del>
      <w:r w:rsidRPr="004F09C9">
        <w:rPr>
          <w:color w:val="000000" w:themeColor="text1"/>
        </w:rPr>
        <w:t xml:space="preserve"> to my current study, diapause programming among European corn borers collected from maize fields in October has been correlated with increased lipid accumulation (</w:t>
      </w:r>
      <w:proofErr w:type="spellStart"/>
      <w:r w:rsidRPr="004F09C9">
        <w:rPr>
          <w:color w:val="000000" w:themeColor="text1"/>
        </w:rPr>
        <w:t>Vukašinović</w:t>
      </w:r>
      <w:proofErr w:type="spellEnd"/>
      <w:r w:rsidRPr="004F09C9">
        <w:rPr>
          <w:color w:val="000000" w:themeColor="text1"/>
        </w:rPr>
        <w:t xml:space="preserve"> et al., 2013). Measurements of lipid stores from the fat body and hemolymph showed larvae preparing for diapause accumulated more lipids compared to non-diapause larvae (</w:t>
      </w:r>
      <w:proofErr w:type="spellStart"/>
      <w:r w:rsidRPr="004F09C9">
        <w:rPr>
          <w:color w:val="000000" w:themeColor="text1"/>
        </w:rPr>
        <w:t>Vukašinović</w:t>
      </w:r>
      <w:proofErr w:type="spellEnd"/>
      <w:r w:rsidRPr="004F09C9">
        <w:rPr>
          <w:color w:val="000000" w:themeColor="text1"/>
        </w:rPr>
        <w:t xml:space="preserve"> et al., 2013). </w:t>
      </w:r>
      <w:commentRangeEnd w:id="107"/>
      <w:r w:rsidR="00FF3FA4">
        <w:rPr>
          <w:rStyle w:val="CommentReference"/>
        </w:rPr>
        <w:commentReference w:id="107"/>
      </w:r>
      <w:r w:rsidRPr="004F09C9">
        <w:rPr>
          <w:color w:val="000000" w:themeColor="text1"/>
        </w:rPr>
        <w:t xml:space="preserve">These results show a clear </w:t>
      </w:r>
      <w:commentRangeStart w:id="110"/>
      <w:r w:rsidRPr="004F09C9">
        <w:rPr>
          <w:color w:val="000000" w:themeColor="text1"/>
        </w:rPr>
        <w:t xml:space="preserve">association between </w:t>
      </w:r>
      <w:commentRangeEnd w:id="110"/>
      <w:r w:rsidR="00FF3FA4">
        <w:rPr>
          <w:rStyle w:val="CommentReference"/>
        </w:rPr>
        <w:commentReference w:id="110"/>
      </w:r>
      <w:r w:rsidRPr="004F09C9">
        <w:rPr>
          <w:color w:val="000000" w:themeColor="text1"/>
        </w:rPr>
        <w:t xml:space="preserve">nutrition accumulation ahead of diapause however, </w:t>
      </w:r>
      <w:commentRangeStart w:id="111"/>
      <w:r w:rsidRPr="004F09C9">
        <w:rPr>
          <w:color w:val="000000" w:themeColor="text1"/>
        </w:rPr>
        <w:t>they do not account data do not the relationship between diapause length and lipid accumulation</w:t>
      </w:r>
      <w:commentRangeEnd w:id="111"/>
      <w:r w:rsidR="00FF3FA4">
        <w:rPr>
          <w:rStyle w:val="CommentReference"/>
        </w:rPr>
        <w:commentReference w:id="111"/>
      </w:r>
    </w:p>
    <w:p w14:paraId="4B3EC2D0" w14:textId="77777777" w:rsidR="006F58EA" w:rsidRPr="004F09C9" w:rsidRDefault="00D27C9E" w:rsidP="00CE5B15">
      <w:pPr>
        <w:spacing w:line="480" w:lineRule="auto"/>
        <w:ind w:left="-15" w:right="90" w:firstLine="468"/>
        <w:rPr>
          <w:color w:val="000000" w:themeColor="text1"/>
        </w:rPr>
      </w:pPr>
      <w:commentRangeStart w:id="112"/>
      <w:del w:id="113" w:author="Dan" w:date="2019-01-29T10:03:00Z">
        <w:r w:rsidRPr="004F09C9" w:rsidDel="00FF3FA4">
          <w:rPr>
            <w:color w:val="000000" w:themeColor="text1"/>
          </w:rPr>
          <w:delText xml:space="preserve">In my study, diapause programming and diapause length were tested to determine the degree to which diapause length could be associated with increases in lipid accumulation. </w:delText>
        </w:r>
      </w:del>
      <w:r w:rsidRPr="004F09C9">
        <w:rPr>
          <w:color w:val="000000" w:themeColor="text1"/>
        </w:rPr>
        <w:t>I found that when long-diapause genotype larvae are programmed for diapause lipid storage increases store more lipids than short-diapause genotype larvae and non-diapause larvae.</w:t>
      </w:r>
      <w:commentRangeEnd w:id="112"/>
      <w:r w:rsidR="00FF3FA4">
        <w:rPr>
          <w:rStyle w:val="CommentReference"/>
        </w:rPr>
        <w:commentReference w:id="112"/>
      </w:r>
    </w:p>
    <w:p w14:paraId="41C48CBD" w14:textId="47C5C5FA" w:rsidR="006F58EA" w:rsidRPr="004F09C9" w:rsidRDefault="00D27C9E" w:rsidP="00CE5B15">
      <w:pPr>
        <w:spacing w:line="480" w:lineRule="auto"/>
        <w:ind w:left="-5" w:right="90"/>
        <w:rPr>
          <w:color w:val="000000" w:themeColor="text1"/>
        </w:rPr>
      </w:pPr>
      <w:r w:rsidRPr="004F09C9">
        <w:rPr>
          <w:color w:val="000000" w:themeColor="text1"/>
        </w:rPr>
        <w:t>Similar results were recorded in the Burnet moth (</w:t>
      </w:r>
      <w:proofErr w:type="spellStart"/>
      <w:r w:rsidRPr="004F09C9">
        <w:rPr>
          <w:i/>
          <w:color w:val="000000" w:themeColor="text1"/>
        </w:rPr>
        <w:t>Zygaena</w:t>
      </w:r>
      <w:proofErr w:type="spellEnd"/>
      <w:r w:rsidRPr="004F09C9">
        <w:rPr>
          <w:i/>
          <w:color w:val="000000" w:themeColor="text1"/>
        </w:rPr>
        <w:t xml:space="preserve"> </w:t>
      </w:r>
      <w:proofErr w:type="spellStart"/>
      <w:r w:rsidRPr="004F09C9">
        <w:rPr>
          <w:i/>
          <w:color w:val="000000" w:themeColor="text1"/>
        </w:rPr>
        <w:t>trifolii</w:t>
      </w:r>
      <w:proofErr w:type="spellEnd"/>
      <w:r w:rsidRPr="004F09C9">
        <w:rPr>
          <w:i/>
          <w:color w:val="000000" w:themeColor="text1"/>
        </w:rPr>
        <w:t xml:space="preserve"> </w:t>
      </w:r>
      <w:r w:rsidRPr="004F09C9">
        <w:rPr>
          <w:color w:val="000000" w:themeColor="text1"/>
        </w:rPr>
        <w:t xml:space="preserve">(Esper)) by </w:t>
      </w:r>
      <w:proofErr w:type="spellStart"/>
      <w:r w:rsidRPr="004F09C9">
        <w:rPr>
          <w:color w:val="000000" w:themeColor="text1"/>
        </w:rPr>
        <w:t>Wipking</w:t>
      </w:r>
      <w:proofErr w:type="spellEnd"/>
      <w:r w:rsidRPr="004F09C9">
        <w:rPr>
          <w:color w:val="000000" w:themeColor="text1"/>
        </w:rPr>
        <w:t xml:space="preserve"> et al. (1995). These researchers reared larvae in diapause programming conditions and non-diapause conditions at 4 different temperatures then compared lipid stores between non-diapause and diapause</w:t>
      </w:r>
      <w:ins w:id="114" w:author="Brown, James T." w:date="2019-02-07T10:13:00Z">
        <w:r w:rsidR="004B74F2">
          <w:rPr>
            <w:color w:val="000000" w:themeColor="text1"/>
          </w:rPr>
          <w:t>-</w:t>
        </w:r>
      </w:ins>
      <w:del w:id="115" w:author="Brown, James T." w:date="2019-02-07T10:13:00Z">
        <w:r w:rsidRPr="004F09C9" w:rsidDel="004B74F2">
          <w:rPr>
            <w:color w:val="000000" w:themeColor="text1"/>
          </w:rPr>
          <w:delText xml:space="preserve"> </w:delText>
        </w:r>
      </w:del>
      <w:r w:rsidRPr="004F09C9">
        <w:rPr>
          <w:color w:val="000000" w:themeColor="text1"/>
        </w:rPr>
        <w:t xml:space="preserve">programmed larvae. Larvae programmed for diapause were observed to have a </w:t>
      </w:r>
      <w:ins w:id="116" w:author="Brown, James T. [6]" w:date="2019-01-28T15:17:00Z">
        <w:r w:rsidR="00EB1638" w:rsidRPr="004F09C9">
          <w:rPr>
            <w:color w:val="000000" w:themeColor="text1"/>
          </w:rPr>
          <w:t>2.5-fold</w:t>
        </w:r>
      </w:ins>
      <w:r w:rsidRPr="004F09C9">
        <w:rPr>
          <w:color w:val="000000" w:themeColor="text1"/>
        </w:rPr>
        <w:t xml:space="preserve"> increase </w:t>
      </w:r>
      <w:commentRangeStart w:id="117"/>
      <w:r w:rsidRPr="004F09C9">
        <w:rPr>
          <w:color w:val="000000" w:themeColor="text1"/>
        </w:rPr>
        <w:t xml:space="preserve">in lipid stores in compared </w:t>
      </w:r>
      <w:commentRangeEnd w:id="117"/>
      <w:r w:rsidR="00FF3FA4">
        <w:rPr>
          <w:rStyle w:val="CommentReference"/>
        </w:rPr>
        <w:commentReference w:id="117"/>
      </w:r>
      <w:r w:rsidRPr="004F09C9">
        <w:rPr>
          <w:color w:val="000000" w:themeColor="text1"/>
        </w:rPr>
        <w:t>to larvae not programmed for diapause (</w:t>
      </w:r>
      <w:proofErr w:type="spellStart"/>
      <w:r w:rsidRPr="004F09C9">
        <w:rPr>
          <w:color w:val="000000" w:themeColor="text1"/>
        </w:rPr>
        <w:t>Wipking</w:t>
      </w:r>
      <w:proofErr w:type="spellEnd"/>
      <w:r w:rsidRPr="004F09C9">
        <w:rPr>
          <w:color w:val="000000" w:themeColor="text1"/>
        </w:rPr>
        <w:t xml:space="preserve"> et al., 1995). Nutrition storage prior to the onset of diapause has repeatedly been shown to be a pivotal step in diapause preparation and this result has been demonstrated across a number of taxa (</w:t>
      </w:r>
      <w:proofErr w:type="spellStart"/>
      <w:r w:rsidRPr="004F09C9">
        <w:rPr>
          <w:color w:val="000000" w:themeColor="text1"/>
        </w:rPr>
        <w:t>Adkisson</w:t>
      </w:r>
      <w:proofErr w:type="spellEnd"/>
      <w:r w:rsidRPr="004F09C9">
        <w:rPr>
          <w:color w:val="000000" w:themeColor="text1"/>
        </w:rPr>
        <w:t xml:space="preserve"> et al., 1963; Mitchell and </w:t>
      </w:r>
      <w:proofErr w:type="spellStart"/>
      <w:r w:rsidRPr="004F09C9">
        <w:rPr>
          <w:color w:val="000000" w:themeColor="text1"/>
        </w:rPr>
        <w:t>Briegel</w:t>
      </w:r>
      <w:proofErr w:type="spellEnd"/>
      <w:r w:rsidRPr="004F09C9">
        <w:rPr>
          <w:color w:val="000000" w:themeColor="text1"/>
        </w:rPr>
        <w:t xml:space="preserve">, </w:t>
      </w:r>
      <w:commentRangeStart w:id="118"/>
      <w:r w:rsidRPr="004F09C9">
        <w:rPr>
          <w:color w:val="000000" w:themeColor="text1"/>
        </w:rPr>
        <w:t>1989</w:t>
      </w:r>
      <w:commentRangeEnd w:id="118"/>
      <w:r w:rsidR="00FF3FA4">
        <w:rPr>
          <w:rStyle w:val="CommentReference"/>
        </w:rPr>
        <w:commentReference w:id="118"/>
      </w:r>
      <w:r w:rsidRPr="004F09C9">
        <w:rPr>
          <w:color w:val="000000" w:themeColor="text1"/>
        </w:rPr>
        <w:t>). As fall temperatures increase, the degree to which these stores are accumulated in preparation for diapause may be compromised by the higher metabolic rates</w:t>
      </w:r>
      <w:del w:id="119" w:author="Dan" w:date="2019-01-29T10:05:00Z">
        <w:r w:rsidRPr="004F09C9" w:rsidDel="00FF3FA4">
          <w:rPr>
            <w:color w:val="000000" w:themeColor="text1"/>
          </w:rPr>
          <w:delText xml:space="preserve"> in fall</w:delText>
        </w:r>
      </w:del>
      <w:r w:rsidRPr="004F09C9">
        <w:rPr>
          <w:color w:val="000000" w:themeColor="text1"/>
        </w:rPr>
        <w:t xml:space="preserve">. Similarly, warmer temperatures during diapause in winter could prematurely drain stored energy causing insects to die during diapause or come </w:t>
      </w:r>
      <w:r w:rsidRPr="004F09C9">
        <w:rPr>
          <w:color w:val="000000" w:themeColor="text1"/>
        </w:rPr>
        <w:lastRenderedPageBreak/>
        <w:t>out of diapause the next spring without sufficient reserves to restart their lifecycle, including dispersing, mating, and reproducing.</w:t>
      </w:r>
    </w:p>
    <w:p w14:paraId="2C580D12" w14:textId="77777777" w:rsidR="006F58EA" w:rsidRPr="004F09C9" w:rsidRDefault="00D27C9E">
      <w:pPr>
        <w:spacing w:line="480" w:lineRule="auto"/>
        <w:ind w:left="-15" w:right="90" w:firstLine="468"/>
        <w:rPr>
          <w:color w:val="000000" w:themeColor="text1"/>
        </w:rPr>
        <w:pPrChange w:id="120" w:author="Brown, James T. [6]" w:date="2019-01-28T15:17:00Z">
          <w:pPr>
            <w:spacing w:line="480" w:lineRule="auto"/>
            <w:ind w:left="-5" w:right="232"/>
          </w:pPr>
        </w:pPrChange>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proofErr w:type="spellStart"/>
      <w:r w:rsidRPr="004F09C9">
        <w:rPr>
          <w:i/>
          <w:color w:val="000000" w:themeColor="text1"/>
        </w:rPr>
        <w:t>Erynnis</w:t>
      </w:r>
      <w:proofErr w:type="spellEnd"/>
      <w:r w:rsidRPr="004F09C9">
        <w:rPr>
          <w:i/>
          <w:color w:val="000000" w:themeColor="text1"/>
        </w:rPr>
        <w:t xml:space="preserve"> </w:t>
      </w:r>
      <w:proofErr w:type="spellStart"/>
      <w:r w:rsidRPr="004F09C9">
        <w:rPr>
          <w:i/>
          <w:color w:val="000000" w:themeColor="text1"/>
        </w:rPr>
        <w:t>propertius</w:t>
      </w:r>
      <w:proofErr w:type="spellEnd"/>
      <w:r w:rsidRPr="004F09C9">
        <w:rPr>
          <w:i/>
          <w:color w:val="000000" w:themeColor="text1"/>
        </w:rPr>
        <w:t xml:space="preserve"> </w:t>
      </w:r>
      <w:r w:rsidRPr="004F09C9">
        <w:rPr>
          <w:color w:val="000000" w:themeColor="text1"/>
        </w:rPr>
        <w:t xml:space="preserve">(Scudder and Burgess) caterpillars that originated from environments that differed in thermal stability in a reciprocal common garden experiment with stable and </w:t>
      </w:r>
      <w:del w:id="121" w:author="Dan" w:date="2019-01-29T10:06:00Z">
        <w:r w:rsidRPr="004F09C9" w:rsidDel="00FF3FA4">
          <w:rPr>
            <w:color w:val="000000" w:themeColor="text1"/>
          </w:rPr>
          <w:delText xml:space="preserve">variable </w:delText>
        </w:r>
      </w:del>
      <w:ins w:id="122" w:author="Dan" w:date="2019-01-29T10:06:00Z">
        <w:r w:rsidR="00FF3FA4">
          <w:rPr>
            <w:color w:val="000000" w:themeColor="text1"/>
          </w:rPr>
          <w:t xml:space="preserve">fluctuating </w:t>
        </w:r>
      </w:ins>
      <w:r w:rsidRPr="004F09C9">
        <w:rPr>
          <w:color w:val="000000" w:themeColor="text1"/>
        </w:rPr>
        <w:t xml:space="preserve">thermal regimens (Williams et al., 2012). Larvae reared in stable conditions </w:t>
      </w:r>
      <w:ins w:id="123" w:author="Dan" w:date="2019-01-29T10:06:00Z">
        <w:r w:rsidR="00FF3FA4">
          <w:rPr>
            <w:color w:val="000000" w:themeColor="text1"/>
          </w:rPr>
          <w:t xml:space="preserve">also </w:t>
        </w:r>
      </w:ins>
      <w:r w:rsidRPr="004F09C9">
        <w:rPr>
          <w:color w:val="000000" w:themeColor="text1"/>
        </w:rPr>
        <w:t xml:space="preserve">stored significantly more lipids and entered dormancy 3-4 weeks later compared to their counterparts reared in thermally variable environments (Williams et al., 2012). In addition to lipid depletion at the start of diapause, higher winter temperatures have been associated with increased depletion of stored lipids during diapause. Thompson and Davis (1981) previously demonstrated that increased temperatures at the </w:t>
      </w:r>
      <w:commentRangeStart w:id="124"/>
      <w:r w:rsidRPr="004F09C9">
        <w:rPr>
          <w:color w:val="000000" w:themeColor="text1"/>
        </w:rPr>
        <w:t xml:space="preserve">end of diapause </w:t>
      </w:r>
      <w:commentRangeEnd w:id="124"/>
      <w:r w:rsidR="00FF3FA4">
        <w:rPr>
          <w:rStyle w:val="CommentReference"/>
        </w:rPr>
        <w:commentReference w:id="124"/>
      </w:r>
      <w:r w:rsidRPr="004F09C9">
        <w:rPr>
          <w:color w:val="000000" w:themeColor="text1"/>
        </w:rPr>
        <w:t xml:space="preserve">can significantly deplete lipid stores in </w:t>
      </w:r>
      <w:proofErr w:type="spellStart"/>
      <w:r w:rsidRPr="004F09C9">
        <w:rPr>
          <w:i/>
          <w:color w:val="000000" w:themeColor="text1"/>
        </w:rPr>
        <w:t>Diatrea</w:t>
      </w:r>
      <w:proofErr w:type="spellEnd"/>
      <w:r w:rsidRPr="004F09C9">
        <w:rPr>
          <w:i/>
          <w:color w:val="000000" w:themeColor="text1"/>
        </w:rPr>
        <w:t xml:space="preserve"> </w:t>
      </w:r>
      <w:proofErr w:type="spellStart"/>
      <w:r w:rsidRPr="004F09C9">
        <w:rPr>
          <w:i/>
          <w:color w:val="000000" w:themeColor="text1"/>
        </w:rPr>
        <w:t>grandiosella</w:t>
      </w:r>
      <w:proofErr w:type="spellEnd"/>
      <w:r w:rsidRPr="004F09C9">
        <w:rPr>
          <w:i/>
          <w:color w:val="000000" w:themeColor="text1"/>
        </w:rPr>
        <w:t xml:space="preserve"> </w:t>
      </w:r>
      <w:proofErr w:type="spellStart"/>
      <w:r w:rsidRPr="004F09C9">
        <w:rPr>
          <w:color w:val="000000" w:themeColor="text1"/>
        </w:rPr>
        <w:t>Dyar</w:t>
      </w:r>
      <w:proofErr w:type="spellEnd"/>
      <w:r w:rsidRPr="004F09C9">
        <w:rPr>
          <w:color w:val="000000" w:themeColor="text1"/>
        </w:rPr>
        <w:t>. Caterpillars were first reared at 21</w:t>
      </w:r>
      <w:r w:rsidRPr="004F09C9">
        <w:rPr>
          <w:rFonts w:ascii="Cambria" w:eastAsia="Cambria" w:hAnsi="Cambria" w:cs="Cambria"/>
          <w:color w:val="000000" w:themeColor="text1"/>
          <w:vertAlign w:val="superscript"/>
        </w:rPr>
        <w:t>◦</w:t>
      </w:r>
      <w:r w:rsidRPr="004F09C9">
        <w:rPr>
          <w:color w:val="000000" w:themeColor="text1"/>
        </w:rPr>
        <w:t xml:space="preserve">C to program diapause. Once diapause was programmed, caterpillars were transferred into 1 of 4 temperatures regimens; </w:t>
      </w:r>
      <w:commentRangeStart w:id="125"/>
      <w:r w:rsidRPr="004F09C9">
        <w:rPr>
          <w:color w:val="000000" w:themeColor="text1"/>
        </w:rPr>
        <w:t>4</w:t>
      </w:r>
      <w:r w:rsidRPr="004F09C9">
        <w:rPr>
          <w:rFonts w:ascii="Cambria" w:eastAsia="Cambria" w:hAnsi="Cambria" w:cs="Cambria"/>
          <w:color w:val="000000" w:themeColor="text1"/>
          <w:vertAlign w:val="superscript"/>
        </w:rPr>
        <w:t>◦</w:t>
      </w:r>
      <w:r w:rsidRPr="004F09C9">
        <w:rPr>
          <w:color w:val="000000" w:themeColor="text1"/>
        </w:rPr>
        <w:t>C and 21</w:t>
      </w:r>
      <w:r w:rsidRPr="004F09C9">
        <w:rPr>
          <w:rFonts w:ascii="Cambria" w:eastAsia="Cambria" w:hAnsi="Cambria" w:cs="Cambria"/>
          <w:color w:val="000000" w:themeColor="text1"/>
          <w:vertAlign w:val="superscript"/>
        </w:rPr>
        <w:t>◦</w:t>
      </w:r>
      <w:r w:rsidRPr="004F09C9">
        <w:rPr>
          <w:color w:val="000000" w:themeColor="text1"/>
        </w:rPr>
        <w:t xml:space="preserve">C. </w:t>
      </w:r>
      <w:commentRangeEnd w:id="125"/>
      <w:r w:rsidR="00FF3FA4">
        <w:rPr>
          <w:rStyle w:val="CommentReference"/>
        </w:rPr>
        <w:commentReference w:id="125"/>
      </w:r>
      <w:r w:rsidRPr="004F09C9">
        <w:rPr>
          <w:color w:val="000000" w:themeColor="text1"/>
        </w:rPr>
        <w:t xml:space="preserve">After being held at these 4 different temperatures for 60-days, </w:t>
      </w:r>
      <w:proofErr w:type="gramStart"/>
      <w:r w:rsidRPr="004F09C9">
        <w:rPr>
          <w:color w:val="000000" w:themeColor="text1"/>
        </w:rPr>
        <w:t>all of</w:t>
      </w:r>
      <w:proofErr w:type="gramEnd"/>
      <w:r w:rsidRPr="004F09C9">
        <w:rPr>
          <w:color w:val="000000" w:themeColor="text1"/>
        </w:rPr>
        <w:t xml:space="preserve"> the diapausing larvae were transferred to 27</w:t>
      </w:r>
      <w:r w:rsidRPr="004F09C9">
        <w:rPr>
          <w:rFonts w:ascii="Cambria" w:eastAsia="Cambria" w:hAnsi="Cambria" w:cs="Cambria"/>
          <w:color w:val="000000" w:themeColor="text1"/>
          <w:vertAlign w:val="superscript"/>
        </w:rPr>
        <w:t>◦</w:t>
      </w:r>
      <w:r w:rsidRPr="004F09C9">
        <w:rPr>
          <w:color w:val="000000" w:themeColor="text1"/>
        </w:rPr>
        <w:t xml:space="preserve">C and lipid stores were </w:t>
      </w:r>
      <w:commentRangeStart w:id="126"/>
      <w:r w:rsidRPr="004F09C9">
        <w:rPr>
          <w:color w:val="000000" w:themeColor="text1"/>
        </w:rPr>
        <w:t xml:space="preserve">measured for 60-days </w:t>
      </w:r>
      <w:commentRangeEnd w:id="126"/>
      <w:r w:rsidR="00FF3FA4">
        <w:rPr>
          <w:rStyle w:val="CommentReference"/>
        </w:rPr>
        <w:commentReference w:id="126"/>
      </w:r>
      <w:r w:rsidRPr="004F09C9">
        <w:rPr>
          <w:color w:val="000000" w:themeColor="text1"/>
        </w:rPr>
        <w:t xml:space="preserve">(Thompson and Davis, 1981). Researchers </w:t>
      </w:r>
      <w:commentRangeStart w:id="127"/>
      <w:r w:rsidRPr="004F09C9">
        <w:rPr>
          <w:color w:val="000000" w:themeColor="text1"/>
        </w:rPr>
        <w:t xml:space="preserve">noted the lipid stored of larvae </w:t>
      </w:r>
      <w:commentRangeEnd w:id="127"/>
      <w:r w:rsidR="00FF3FA4">
        <w:rPr>
          <w:rStyle w:val="CommentReference"/>
        </w:rPr>
        <w:commentReference w:id="127"/>
      </w:r>
      <w:r w:rsidRPr="004F09C9">
        <w:rPr>
          <w:color w:val="000000" w:themeColor="text1"/>
        </w:rPr>
        <w:t>from the 4</w:t>
      </w:r>
      <w:r w:rsidRPr="004F09C9">
        <w:rPr>
          <w:rFonts w:ascii="Cambria" w:eastAsia="Cambria" w:hAnsi="Cambria" w:cs="Cambria"/>
          <w:color w:val="000000" w:themeColor="text1"/>
          <w:vertAlign w:val="superscript"/>
        </w:rPr>
        <w:t>◦</w:t>
      </w:r>
      <w:r w:rsidRPr="004F09C9">
        <w:rPr>
          <w:color w:val="000000" w:themeColor="text1"/>
        </w:rPr>
        <w:t>C diapause condition remained unchanged while larvae from the 21</w:t>
      </w:r>
      <w:r w:rsidRPr="004F09C9">
        <w:rPr>
          <w:rFonts w:ascii="Cambria" w:eastAsia="Cambria" w:hAnsi="Cambria" w:cs="Cambria"/>
          <w:color w:val="000000" w:themeColor="text1"/>
          <w:vertAlign w:val="superscript"/>
        </w:rPr>
        <w:t>◦</w:t>
      </w:r>
      <w:r w:rsidRPr="004F09C9">
        <w:rPr>
          <w:color w:val="000000" w:themeColor="text1"/>
        </w:rPr>
        <w:t xml:space="preserve">C </w:t>
      </w:r>
      <w:r w:rsidRPr="004F09C9">
        <w:rPr>
          <w:color w:val="000000" w:themeColor="text1"/>
        </w:rPr>
        <w:lastRenderedPageBreak/>
        <w:t>diapause condition lost</w:t>
      </w:r>
      <w:ins w:id="128" w:author="Brown, James T. [6]" w:date="2019-01-28T15:17:00Z">
        <w:r w:rsidR="00EB1638">
          <w:rPr>
            <w:color w:val="000000" w:themeColor="text1"/>
          </w:rPr>
          <w:t xml:space="preserve"> </w:t>
        </w:r>
      </w:ins>
      <w:r w:rsidRPr="004F09C9">
        <w:rPr>
          <w:color w:val="000000" w:themeColor="text1"/>
        </w:rPr>
        <w:t xml:space="preserve">1.73cal/insect per day of fatty acid during the same period (Thompson and Davis, 1981). European corn borers faced with the combination of warmer fall temperatures at the start of diapause and warmer winter temperatures during diapause could experience a similar decline in nutrition stores. European corn borers that do not accumulate enough energy ahead of diapause could fail to enter diapause, terminate diapause prematurely, or sub-optimal nutrition could lead to reductions in </w:t>
      </w:r>
      <w:ins w:id="129" w:author="Dan" w:date="2019-01-29T10:15:00Z">
        <w:r w:rsidR="0035668A">
          <w:rPr>
            <w:color w:val="000000" w:themeColor="text1"/>
          </w:rPr>
          <w:t xml:space="preserve">post-diapause </w:t>
        </w:r>
      </w:ins>
      <w:r w:rsidRPr="004F09C9">
        <w:rPr>
          <w:color w:val="000000" w:themeColor="text1"/>
        </w:rPr>
        <w:t>adult functions.</w:t>
      </w:r>
    </w:p>
    <w:p w14:paraId="48FA4048" w14:textId="0948D8D2" w:rsidR="006F58EA" w:rsidRPr="004F09C9" w:rsidRDefault="00D27C9E" w:rsidP="00CE5B15">
      <w:pPr>
        <w:spacing w:line="480" w:lineRule="auto"/>
        <w:ind w:left="-15" w:right="90" w:firstLine="468"/>
        <w:rPr>
          <w:color w:val="000000" w:themeColor="text1"/>
        </w:rPr>
      </w:pPr>
      <w:r w:rsidRPr="004F09C9">
        <w:rPr>
          <w:color w:val="000000" w:themeColor="text1"/>
        </w:rPr>
        <w:t xml:space="preserve">Sub-optimal nutrition storage has been previously implicated in restricting entry into diapause and reducing the amount of time spent in diapause. For example, a study using </w:t>
      </w:r>
      <w:proofErr w:type="spellStart"/>
      <w:r w:rsidRPr="004F09C9">
        <w:rPr>
          <w:i/>
          <w:color w:val="000000" w:themeColor="text1"/>
        </w:rPr>
        <w:t>Calliphora</w:t>
      </w:r>
      <w:proofErr w:type="spellEnd"/>
      <w:r w:rsidRPr="004F09C9">
        <w:rPr>
          <w:i/>
          <w:color w:val="000000" w:themeColor="text1"/>
        </w:rPr>
        <w:t xml:space="preserve"> </w:t>
      </w:r>
      <w:proofErr w:type="spellStart"/>
      <w:r w:rsidRPr="004F09C9">
        <w:rPr>
          <w:i/>
          <w:color w:val="000000" w:themeColor="text1"/>
        </w:rPr>
        <w:t>vicina</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Robineau-Desvoidy</w:t>
      </w:r>
      <w:proofErr w:type="spellEnd"/>
      <w:r w:rsidRPr="004F09C9">
        <w:rPr>
          <w:color w:val="000000" w:themeColor="text1"/>
        </w:rPr>
        <w:t xml:space="preserve">) as a model investigated the effect of reduced nutrition on entry into diapause. Diapause in the </w:t>
      </w:r>
      <w:r w:rsidRPr="004F09C9">
        <w:rPr>
          <w:i/>
          <w:color w:val="000000" w:themeColor="text1"/>
        </w:rPr>
        <w:t xml:space="preserve">C. </w:t>
      </w:r>
      <w:proofErr w:type="spellStart"/>
      <w:r w:rsidRPr="004F09C9">
        <w:rPr>
          <w:i/>
          <w:color w:val="000000" w:themeColor="text1"/>
        </w:rPr>
        <w:t>vicina</w:t>
      </w:r>
      <w:proofErr w:type="spellEnd"/>
      <w:r w:rsidRPr="004F09C9">
        <w:rPr>
          <w:i/>
          <w:color w:val="000000" w:themeColor="text1"/>
        </w:rPr>
        <w:t xml:space="preserve"> </w:t>
      </w:r>
      <w:r w:rsidRPr="004F09C9">
        <w:rPr>
          <w:color w:val="000000" w:themeColor="text1"/>
        </w:rPr>
        <w:t>fly offspring begins maternally where adult female flies exposed to short photoperiod days alter how they provision the eggs of the offspring they lay, programming her offspring for diapause. After diapause</w:t>
      </w:r>
      <w:ins w:id="130" w:author="Brown, James T." w:date="2019-02-07T10:13:00Z">
        <w:r w:rsidR="004B74F2">
          <w:rPr>
            <w:color w:val="000000" w:themeColor="text1"/>
          </w:rPr>
          <w:t>-</w:t>
        </w:r>
      </w:ins>
      <w:del w:id="131" w:author="Brown, James T." w:date="2019-02-07T10:13:00Z">
        <w:r w:rsidRPr="004F09C9" w:rsidDel="004B74F2">
          <w:rPr>
            <w:color w:val="000000" w:themeColor="text1"/>
          </w:rPr>
          <w:delText xml:space="preserve"> </w:delText>
        </w:r>
      </w:del>
      <w:r w:rsidRPr="004F09C9">
        <w:rPr>
          <w:color w:val="000000" w:themeColor="text1"/>
        </w:rPr>
        <w:t xml:space="preserve">programmed larvae hatch they begin feeding and storing nutrition in preparation for a larval diapause, </w:t>
      </w:r>
      <w:commentRangeStart w:id="132"/>
      <w:r w:rsidRPr="004F09C9">
        <w:rPr>
          <w:color w:val="000000" w:themeColor="text1"/>
        </w:rPr>
        <w:t xml:space="preserve">like the one </w:t>
      </w:r>
      <w:commentRangeEnd w:id="132"/>
      <w:r w:rsidR="0035668A">
        <w:rPr>
          <w:rStyle w:val="CommentReference"/>
        </w:rPr>
        <w:commentReference w:id="132"/>
      </w:r>
      <w:r w:rsidRPr="004F09C9">
        <w:rPr>
          <w:color w:val="000000" w:themeColor="text1"/>
        </w:rPr>
        <w:t xml:space="preserve">seen in European corn borers. Based on the research of Saunders 1997, diapause in these fly maggots appears to be regulated by photoperiod, temperature, and nutrition. Reducing the amount of nutrition diapause-programmed </w:t>
      </w:r>
      <w:ins w:id="133" w:author="Dan" w:date="2019-01-29T10:18:00Z">
        <w:r w:rsidR="0035668A">
          <w:rPr>
            <w:color w:val="000000" w:themeColor="text1"/>
          </w:rPr>
          <w:t xml:space="preserve">fly </w:t>
        </w:r>
      </w:ins>
      <w:r w:rsidRPr="004F09C9">
        <w:rPr>
          <w:color w:val="000000" w:themeColor="text1"/>
        </w:rPr>
        <w:t xml:space="preserve">larvae could accumulate significantly reduced entry into diapause and the duration of diapause. When access to nutrition was restricted 5 days after hatching, 40.5% of larvae avoided diapause while restricting nutrition 8-days after hatching, allowing them to get bigger and fatter, 95% of larvae entered diapause (Saunders, 1997). Saunders (1997) also compared the time spent in diapause between </w:t>
      </w:r>
      <w:commentRangeStart w:id="134"/>
      <w:del w:id="135" w:author="Brown,James T" w:date="2019-02-04T18:45:00Z">
        <w:r w:rsidRPr="004F09C9" w:rsidDel="00F06552">
          <w:rPr>
            <w:color w:val="000000" w:themeColor="text1"/>
          </w:rPr>
          <w:delText>âĂIJ</w:delText>
        </w:r>
      </w:del>
      <w:r w:rsidRPr="004F09C9">
        <w:rPr>
          <w:color w:val="000000" w:themeColor="text1"/>
        </w:rPr>
        <w:t>small</w:t>
      </w:r>
      <w:del w:id="136" w:author="Brown,James T" w:date="2019-02-04T18:45:00Z">
        <w:r w:rsidRPr="004F09C9" w:rsidDel="00F06552">
          <w:rPr>
            <w:color w:val="000000" w:themeColor="text1"/>
          </w:rPr>
          <w:delText>âĂİ</w:delText>
        </w:r>
      </w:del>
      <w:r w:rsidRPr="004F09C9">
        <w:rPr>
          <w:color w:val="000000" w:themeColor="text1"/>
        </w:rPr>
        <w:t xml:space="preserve"> </w:t>
      </w:r>
      <w:commentRangeEnd w:id="134"/>
      <w:r w:rsidR="0035668A">
        <w:rPr>
          <w:rStyle w:val="CommentReference"/>
        </w:rPr>
        <w:commentReference w:id="134"/>
      </w:r>
      <w:r w:rsidRPr="004F09C9">
        <w:rPr>
          <w:color w:val="000000" w:themeColor="text1"/>
        </w:rPr>
        <w:t xml:space="preserve">larvae weighing less than 40mg and </w:t>
      </w:r>
      <w:ins w:id="137" w:author="Brown,James T" w:date="2019-02-04T18:45:00Z">
        <w:r w:rsidR="00F06552">
          <w:rPr>
            <w:color w:val="000000" w:themeColor="text1"/>
          </w:rPr>
          <w:t>l</w:t>
        </w:r>
      </w:ins>
      <w:del w:id="138" w:author="Brown,James T" w:date="2019-02-04T18:45:00Z">
        <w:r w:rsidRPr="004F09C9" w:rsidDel="00F06552">
          <w:rPr>
            <w:color w:val="000000" w:themeColor="text1"/>
          </w:rPr>
          <w:delText>âĂIJl</w:delText>
        </w:r>
      </w:del>
      <w:r w:rsidRPr="004F09C9">
        <w:rPr>
          <w:color w:val="000000" w:themeColor="text1"/>
        </w:rPr>
        <w:t>arge</w:t>
      </w:r>
      <w:del w:id="139" w:author="Brown,James T" w:date="2019-02-04T18:45:00Z">
        <w:r w:rsidRPr="004F09C9" w:rsidDel="00F06552">
          <w:rPr>
            <w:color w:val="000000" w:themeColor="text1"/>
          </w:rPr>
          <w:delText>âĂİ</w:delText>
        </w:r>
      </w:del>
      <w:r w:rsidRPr="004F09C9">
        <w:rPr>
          <w:color w:val="000000" w:themeColor="text1"/>
        </w:rPr>
        <w:t xml:space="preserve"> larvae weighing over 60mg. Small larval mass was associated with a shorter diapause </w:t>
      </w:r>
      <w:commentRangeStart w:id="140"/>
      <w:r w:rsidRPr="004F09C9">
        <w:rPr>
          <w:color w:val="000000" w:themeColor="text1"/>
        </w:rPr>
        <w:t xml:space="preserve">and pupated </w:t>
      </w:r>
      <w:commentRangeEnd w:id="140"/>
      <w:r w:rsidR="0035668A">
        <w:rPr>
          <w:rStyle w:val="CommentReference"/>
        </w:rPr>
        <w:commentReference w:id="140"/>
      </w:r>
      <w:r w:rsidRPr="004F09C9">
        <w:rPr>
          <w:color w:val="000000" w:themeColor="text1"/>
        </w:rPr>
        <w:t xml:space="preserve">approximately 20-days after hatching, however large </w:t>
      </w:r>
      <w:r w:rsidRPr="004F09C9">
        <w:rPr>
          <w:color w:val="000000" w:themeColor="text1"/>
        </w:rPr>
        <w:lastRenderedPageBreak/>
        <w:t>larval mass was associated with a longer diapause and pupated approximately 50-days after hatching (Saunders, 1997).</w:t>
      </w:r>
    </w:p>
    <w:p w14:paraId="4380F4B4" w14:textId="77777777" w:rsidR="006F58EA" w:rsidRPr="004F09C9" w:rsidRDefault="00D27C9E" w:rsidP="00CE5B15">
      <w:pPr>
        <w:spacing w:line="480" w:lineRule="auto"/>
        <w:ind w:left="-15" w:right="167" w:firstLine="468"/>
        <w:rPr>
          <w:color w:val="000000" w:themeColor="text1"/>
        </w:rPr>
      </w:pPr>
      <w:r w:rsidRPr="004F09C9">
        <w:rPr>
          <w:color w:val="000000" w:themeColor="text1"/>
        </w:rPr>
        <w:t xml:space="preserve">Increasing seasonal temperatures are expanding the duration of the warm growing </w:t>
      </w:r>
      <w:commentRangeStart w:id="141"/>
      <w:r w:rsidRPr="004F09C9">
        <w:rPr>
          <w:color w:val="000000" w:themeColor="text1"/>
        </w:rPr>
        <w:t>season</w:t>
      </w:r>
      <w:commentRangeEnd w:id="141"/>
      <w:r w:rsidR="009514F6">
        <w:rPr>
          <w:rStyle w:val="CommentReference"/>
        </w:rPr>
        <w:commentReference w:id="141"/>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commentRangeStart w:id="142"/>
      <w:r w:rsidRPr="004F09C9">
        <w:rPr>
          <w:color w:val="000000" w:themeColor="text1"/>
        </w:rPr>
        <w:t xml:space="preserve">The indirect association between increasing seasonal temperatures and the induction of diapause in </w:t>
      </w:r>
      <w:r w:rsidRPr="004F09C9">
        <w:rPr>
          <w:i/>
          <w:color w:val="000000" w:themeColor="text1"/>
        </w:rPr>
        <w:t xml:space="preserve">W. smithii </w:t>
      </w:r>
      <w:r w:rsidRPr="004F09C9">
        <w:rPr>
          <w:color w:val="000000" w:themeColor="text1"/>
        </w:rPr>
        <w:t xml:space="preserve">(pitcher plant mosquito) is one example of how insects could gain access to longer growing seasons. </w:t>
      </w:r>
      <w:commentRangeEnd w:id="142"/>
      <w:r w:rsidR="009514F6">
        <w:rPr>
          <w:rStyle w:val="CommentReference"/>
        </w:rPr>
        <w:commentReference w:id="142"/>
      </w:r>
      <w:r w:rsidRPr="004F09C9">
        <w:rPr>
          <w:color w:val="000000" w:themeColor="text1"/>
        </w:rPr>
        <w:t>Researchers monitored the critical photoperiod of pitcher plant mosquitoes for decades. Critical photoperiod for this study corresponds to the number of daylight hours at which diapause is induced among 50% of larvae in laboratory conditions. After decades of observations, the critical photoperiod of these mosquitoes shifted down from 15.79 hours to 15.19 hours. The shift in critical photoperiod corresponds to a 9-day delay in the onset of diapause in the fall. This delay in diapause initiation gives mosquito larvae longer to grow and accumulate nutrition reserves to get them through diapause.</w:t>
      </w:r>
    </w:p>
    <w:p w14:paraId="45388278"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proofErr w:type="spellStart"/>
      <w:r w:rsidRPr="004F09C9">
        <w:rPr>
          <w:i/>
          <w:color w:val="000000" w:themeColor="text1"/>
        </w:rPr>
        <w:t>Hyphantria</w:t>
      </w:r>
      <w:proofErr w:type="spellEnd"/>
      <w:r w:rsidRPr="004F09C9">
        <w:rPr>
          <w:i/>
          <w:color w:val="000000" w:themeColor="text1"/>
        </w:rPr>
        <w:t xml:space="preserve"> </w:t>
      </w:r>
      <w:proofErr w:type="spellStart"/>
      <w:r w:rsidRPr="004F09C9">
        <w:rPr>
          <w:i/>
          <w:color w:val="000000" w:themeColor="text1"/>
        </w:rPr>
        <w:t>cunea</w:t>
      </w:r>
      <w:proofErr w:type="spellEnd"/>
      <w:r w:rsidRPr="004F09C9">
        <w:rPr>
          <w:i/>
          <w:color w:val="000000" w:themeColor="text1"/>
        </w:rPr>
        <w:t xml:space="preserve"> </w:t>
      </w:r>
      <w:r w:rsidRPr="004F09C9">
        <w:rPr>
          <w:color w:val="000000" w:themeColor="text1"/>
        </w:rPr>
        <w:t>(Drury)</w:t>
      </w:r>
    </w:p>
    <w:p w14:paraId="23F210B5" w14:textId="77777777" w:rsidR="006F58EA" w:rsidRPr="004F09C9" w:rsidRDefault="00D27C9E" w:rsidP="00CE5B15">
      <w:pPr>
        <w:spacing w:after="180" w:line="480" w:lineRule="auto"/>
        <w:ind w:left="-5" w:right="90"/>
        <w:rPr>
          <w:color w:val="000000" w:themeColor="text1"/>
        </w:rPr>
      </w:pPr>
      <w:r w:rsidRPr="004F09C9">
        <w:rPr>
          <w:color w:val="000000" w:themeColor="text1"/>
        </w:rPr>
        <w:t xml:space="preserve">(fall webworm). </w:t>
      </w:r>
      <w:proofErr w:type="spellStart"/>
      <w:r w:rsidRPr="004F09C9">
        <w:rPr>
          <w:color w:val="000000" w:themeColor="text1"/>
        </w:rPr>
        <w:t>Gomi</w:t>
      </w:r>
      <w:proofErr w:type="spellEnd"/>
      <w:r w:rsidRPr="004F09C9">
        <w:rPr>
          <w:color w:val="000000" w:themeColor="text1"/>
        </w:rPr>
        <w:t xml:space="preserve"> et al. collected webworm larvae from the same field site in 1988 and</w:t>
      </w:r>
    </w:p>
    <w:p w14:paraId="1877C4CD" w14:textId="77777777"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 xml:space="preserve">C, and measured their response to a range of photoperiod between 14L:10D to 14.5L:9.5D. The photoperiod that induced diapause among larvae collected in 2002 was shorted by 8 minutes compared to larvae collected in 1988 </w:t>
      </w:r>
      <w:del w:id="143" w:author="Dan" w:date="2019-01-29T10:29:00Z">
        <w:r w:rsidRPr="004F09C9" w:rsidDel="009514F6">
          <w:rPr>
            <w:color w:val="000000" w:themeColor="text1"/>
          </w:rPr>
          <w:delText>(Fishers exact test: p</w:delText>
        </w:r>
        <w:r w:rsidRPr="004F09C9" w:rsidDel="009514F6">
          <w:rPr>
            <w:rFonts w:ascii="Cambria" w:eastAsia="Cambria" w:hAnsi="Cambria" w:cs="Cambria"/>
            <w:i/>
            <w:color w:val="000000" w:themeColor="text1"/>
          </w:rPr>
          <w:delText>&lt;</w:delText>
        </w:r>
        <w:r w:rsidRPr="004F09C9" w:rsidDel="009514F6">
          <w:rPr>
            <w:color w:val="000000" w:themeColor="text1"/>
          </w:rPr>
          <w:delText xml:space="preserve">0.001) </w:delText>
        </w:r>
      </w:del>
      <w:r w:rsidRPr="004F09C9">
        <w:rPr>
          <w:color w:val="000000" w:themeColor="text1"/>
        </w:rPr>
        <w:t>(</w:t>
      </w:r>
      <w:proofErr w:type="spellStart"/>
      <w:r w:rsidRPr="004F09C9">
        <w:rPr>
          <w:color w:val="000000" w:themeColor="text1"/>
        </w:rPr>
        <w:t>Gomi</w:t>
      </w:r>
      <w:proofErr w:type="spellEnd"/>
      <w:r w:rsidRPr="004F09C9">
        <w:rPr>
          <w:color w:val="000000" w:themeColor="text1"/>
        </w:rPr>
        <w:t xml:space="preserve"> et al., 2007). Taken together, these two studies implicate longer growing seasons in increasing access to nutrition ahead of diapause (pitcher plant mosquito) and increased voltinism (fall webworm). If European corn borers respond to longer growing seasons with delayed diapause induction they </w:t>
      </w:r>
      <w:r w:rsidRPr="004F09C9">
        <w:rPr>
          <w:color w:val="000000" w:themeColor="text1"/>
        </w:rPr>
        <w:lastRenderedPageBreak/>
        <w:t xml:space="preserve">would avoid the risk of premature energy depletion associated with diapause induction at higher temperatures, increase nutrition stores ahead of diapause, or possibly experience increases in voltinism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w:t>
      </w:r>
      <w:del w:id="144" w:author="Dan" w:date="2019-01-29T10:30:00Z">
        <w:r w:rsidRPr="004F09C9" w:rsidDel="00DB78B2">
          <w:rPr>
            <w:color w:val="000000" w:themeColor="text1"/>
          </w:rPr>
          <w:delText xml:space="preserve">There </w:delText>
        </w:r>
      </w:del>
      <w:ins w:id="145" w:author="Dan" w:date="2019-01-29T10:30:00Z">
        <w:r w:rsidR="00DB78B2">
          <w:rPr>
            <w:color w:val="000000" w:themeColor="text1"/>
          </w:rPr>
          <w:t>In my data, t</w:t>
        </w:r>
        <w:r w:rsidR="00DB78B2" w:rsidRPr="004F09C9">
          <w:rPr>
            <w:color w:val="000000" w:themeColor="text1"/>
          </w:rPr>
          <w:t xml:space="preserve">here </w:t>
        </w:r>
      </w:ins>
      <w:r w:rsidRPr="004F09C9">
        <w:rPr>
          <w:color w:val="000000" w:themeColor="text1"/>
        </w:rPr>
        <w:t xml:space="preserve">is an indirect association between a longer diapause length and increasing lipid stores. My results show that European corn borers exposed to conditions that program diapause prepare for diapause by increasing their nutrition stores and the amount of increase varies by diapause genotype </w:t>
      </w:r>
      <w:commentRangeStart w:id="146"/>
      <w:r w:rsidRPr="004F09C9">
        <w:rPr>
          <w:color w:val="000000" w:themeColor="text1"/>
        </w:rPr>
        <w:t>(3-8B</w:t>
      </w:r>
      <w:commentRangeEnd w:id="146"/>
      <w:r w:rsidR="00DB78B2">
        <w:rPr>
          <w:rStyle w:val="CommentReference"/>
        </w:rPr>
        <w:commentReference w:id="146"/>
      </w:r>
      <w:r w:rsidRPr="004F09C9">
        <w:rPr>
          <w:color w:val="000000" w:themeColor="text1"/>
        </w:rPr>
        <w:t xml:space="preserve">). </w:t>
      </w:r>
      <w:commentRangeStart w:id="147"/>
      <w:r w:rsidRPr="004F09C9">
        <w:rPr>
          <w:color w:val="000000" w:themeColor="text1"/>
        </w:rPr>
        <w:t xml:space="preserve">Where larvae with the long-diapause genotype and the short-diapause genotype occur </w:t>
      </w:r>
      <w:proofErr w:type="spellStart"/>
      <w:r w:rsidRPr="004F09C9">
        <w:rPr>
          <w:color w:val="000000" w:themeColor="text1"/>
        </w:rPr>
        <w:t>sympatrically</w:t>
      </w:r>
      <w:proofErr w:type="spellEnd"/>
      <w:r w:rsidRPr="004F09C9">
        <w:rPr>
          <w:color w:val="000000" w:themeColor="text1"/>
        </w:rPr>
        <w:t xml:space="preserve">, long-diapause genotype larvae enter diapause earlier in the growing season and exit diapause later in the spring than larvae with the short diapause genotype. </w:t>
      </w:r>
      <w:commentRangeEnd w:id="147"/>
      <w:r w:rsidR="00DB78B2">
        <w:rPr>
          <w:rStyle w:val="CommentReference"/>
        </w:rPr>
        <w:commentReference w:id="147"/>
      </w:r>
      <w:r w:rsidRPr="004F09C9">
        <w:rPr>
          <w:color w:val="000000" w:themeColor="text1"/>
        </w:rPr>
        <w:t>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45C5A62B" w14:textId="455C9995" w:rsidR="006F58EA" w:rsidRPr="004F09C9" w:rsidRDefault="00D27C9E" w:rsidP="00CE5B15">
      <w:pPr>
        <w:spacing w:line="480" w:lineRule="auto"/>
        <w:ind w:left="-15" w:right="213" w:firstLine="468"/>
        <w:rPr>
          <w:color w:val="000000" w:themeColor="text1"/>
        </w:rPr>
      </w:pPr>
      <w:commentRangeStart w:id="148"/>
      <w:r w:rsidRPr="004F09C9">
        <w:rPr>
          <w:color w:val="000000" w:themeColor="text1"/>
        </w:rPr>
        <w:t xml:space="preserve">Variation in the response of short-diapause genotype larvae </w:t>
      </w:r>
      <w:commentRangeEnd w:id="148"/>
      <w:r w:rsidR="00DB78B2">
        <w:rPr>
          <w:rStyle w:val="CommentReference"/>
        </w:rPr>
        <w:commentReference w:id="148"/>
      </w:r>
      <w:r w:rsidRPr="004F09C9">
        <w:rPr>
          <w:color w:val="000000" w:themeColor="text1"/>
        </w:rPr>
        <w:t>to diapause programming suggests an increased sensitivity to the cues that terminate diapause be one way European corn borers take advantage of growing seasons that begin earlier (McLeod and Beck, 1963). Diapause programming for short diapause genotype individuals lead to at least two different phenotypes; a "shallow" diapause phenotype and a "deep" diapause phenotype (</w:t>
      </w:r>
      <w:r w:rsidRPr="00DB78B2">
        <w:rPr>
          <w:color w:val="000000" w:themeColor="text1"/>
          <w:highlight w:val="yellow"/>
          <w:rPrChange w:id="149" w:author="Dan" w:date="2019-01-29T10:34:00Z">
            <w:rPr>
              <w:color w:val="000000" w:themeColor="text1"/>
            </w:rPr>
          </w:rPrChange>
        </w:rPr>
        <w:t>3-1).</w:t>
      </w:r>
      <w:r w:rsidRPr="004F09C9">
        <w:rPr>
          <w:color w:val="000000" w:themeColor="text1"/>
        </w:rPr>
        <w:t xml:space="preserve"> </w:t>
      </w:r>
      <w:del w:id="150" w:author="Brown, James T." w:date="2019-02-07T10:14:00Z">
        <w:r w:rsidRPr="004F09C9" w:rsidDel="004B74F2">
          <w:rPr>
            <w:color w:val="000000" w:themeColor="text1"/>
          </w:rPr>
          <w:delText>Deep diapause</w:delText>
        </w:r>
      </w:del>
      <w:ins w:id="151" w:author="Brown, James T." w:date="2019-02-07T10:14:00Z">
        <w:r w:rsidR="004B74F2">
          <w:rPr>
            <w:color w:val="000000" w:themeColor="text1"/>
          </w:rPr>
          <w:t>Deep-diapause</w:t>
        </w:r>
      </w:ins>
      <w:r w:rsidRPr="004F09C9">
        <w:rPr>
          <w:color w:val="000000" w:themeColor="text1"/>
        </w:rPr>
        <w:t xml:space="preserve"> larvae remained in diapause for the entire duration of the 40-day trial while larvae in </w:t>
      </w:r>
      <w:del w:id="152" w:author="Brown, James T." w:date="2019-02-07T10:15:00Z">
        <w:r w:rsidRPr="004F09C9" w:rsidDel="004B74F2">
          <w:rPr>
            <w:color w:val="000000" w:themeColor="text1"/>
          </w:rPr>
          <w:delText>shallow diapause</w:delText>
        </w:r>
      </w:del>
      <w:ins w:id="153" w:author="Brown, James T." w:date="2019-02-07T10:15:00Z">
        <w:r w:rsidR="004B74F2">
          <w:rPr>
            <w:color w:val="000000" w:themeColor="text1"/>
          </w:rPr>
          <w:t>shallow-diapause</w:t>
        </w:r>
      </w:ins>
      <w:r w:rsidRPr="004F09C9">
        <w:rPr>
          <w:color w:val="000000" w:themeColor="text1"/>
        </w:rPr>
        <w:t xml:space="preserve"> terminated diapause at some point prior to the end of the trial. Increasing </w:t>
      </w:r>
      <w:r w:rsidRPr="004F09C9">
        <w:rPr>
          <w:color w:val="000000" w:themeColor="text1"/>
        </w:rPr>
        <w:lastRenderedPageBreak/>
        <w:t xml:space="preserve">temperatures during early spring will expand growing seasons during the time when short-diapause genotype larvae are ending their term in diapause. Short-diapause </w:t>
      </w:r>
      <w:ins w:id="154" w:author="Dan" w:date="2019-01-29T10:39:00Z">
        <w:r w:rsidR="00DB78B2">
          <w:rPr>
            <w:color w:val="000000" w:themeColor="text1"/>
          </w:rPr>
          <w:t xml:space="preserve">larvae </w:t>
        </w:r>
      </w:ins>
      <w:r w:rsidRPr="004F09C9">
        <w:rPr>
          <w:color w:val="000000" w:themeColor="text1"/>
        </w:rPr>
        <w:t xml:space="preserve">in </w:t>
      </w:r>
      <w:ins w:id="155" w:author="Dan" w:date="2019-01-29T10:39:00Z">
        <w:r w:rsidR="00DB78B2">
          <w:rPr>
            <w:color w:val="000000" w:themeColor="text1"/>
          </w:rPr>
          <w:t xml:space="preserve">a state of </w:t>
        </w:r>
      </w:ins>
      <w:del w:id="156" w:author="Brown, James T." w:date="2019-02-07T10:15:00Z">
        <w:r w:rsidRPr="004F09C9" w:rsidDel="004B74F2">
          <w:rPr>
            <w:color w:val="000000" w:themeColor="text1"/>
          </w:rPr>
          <w:delText>shallow diapause</w:delText>
        </w:r>
      </w:del>
      <w:ins w:id="157" w:author="Brown, James T." w:date="2019-02-07T10:15:00Z">
        <w:r w:rsidR="004B74F2">
          <w:rPr>
            <w:color w:val="000000" w:themeColor="text1"/>
          </w:rPr>
          <w:t>shallow-diapause</w:t>
        </w:r>
      </w:ins>
      <w:r w:rsidRPr="004F09C9">
        <w:rPr>
          <w:color w:val="000000" w:themeColor="text1"/>
        </w:rPr>
        <w:t xml:space="preserve"> could respond to increased spring temperatures by terminating diapause earlier. Larvae in </w:t>
      </w:r>
      <w:del w:id="158" w:author="Brown, James T." w:date="2019-02-07T10:15:00Z">
        <w:r w:rsidRPr="004F09C9" w:rsidDel="004B74F2">
          <w:rPr>
            <w:color w:val="000000" w:themeColor="text1"/>
          </w:rPr>
          <w:delText>shallow diapause</w:delText>
        </w:r>
      </w:del>
      <w:ins w:id="159" w:author="Brown, James T." w:date="2019-02-07T10:15:00Z">
        <w:r w:rsidR="004B74F2">
          <w:rPr>
            <w:color w:val="000000" w:themeColor="text1"/>
          </w:rPr>
          <w:t>shallow-diapause</w:t>
        </w:r>
      </w:ins>
      <w:r w:rsidRPr="004F09C9">
        <w:rPr>
          <w:color w:val="000000" w:themeColor="text1"/>
        </w:rPr>
        <w:t xml:space="preserve"> that terminate diapause early will have access to the longer growing season, increasing their active period, and possibly increasing the number of generations produced annually</w:t>
      </w:r>
      <w:ins w:id="160" w:author="Dan" w:date="2019-01-29T10:40:00Z">
        <w:r w:rsidR="00DB78B2">
          <w:rPr>
            <w:color w:val="000000" w:themeColor="text1"/>
          </w:rPr>
          <w:t xml:space="preserve"> if there is enough time and resources to complete that additional generation</w:t>
        </w:r>
      </w:ins>
      <w:r w:rsidRPr="004F09C9">
        <w:rPr>
          <w:color w:val="000000" w:themeColor="text1"/>
        </w:rPr>
        <w:t>.</w:t>
      </w:r>
    </w:p>
    <w:p w14:paraId="4A849437" w14:textId="77777777" w:rsidR="006F58EA" w:rsidRPr="004F09C9" w:rsidRDefault="00D27C9E" w:rsidP="00CE5B15">
      <w:pPr>
        <w:spacing w:line="480" w:lineRule="auto"/>
        <w:ind w:left="-15" w:right="90" w:firstLine="468"/>
        <w:rPr>
          <w:color w:val="000000" w:themeColor="text1"/>
        </w:rPr>
      </w:pPr>
      <w:r w:rsidRPr="004F09C9">
        <w:rPr>
          <w:color w:val="000000" w:themeColor="text1"/>
        </w:rPr>
        <w:t xml:space="preserve">Long-diapause genotype larvae exposed to increased temperatures at the end of the growing seasons could experience increased voltinism as higher temperatures delay the onset of diapause. Ahead of unfavorable seasonal change European corn borers integrate changes in photoperiod and temperature and once these environmental factors reach critical thresholds the diapause is programmed at the end of the last larval instar. Photoperiod will not change as temperatures continue to increase, however increased temperatures have the potential to </w:t>
      </w:r>
      <w:del w:id="161" w:author="Dan" w:date="2019-01-29T10:41:00Z">
        <w:r w:rsidRPr="004F09C9" w:rsidDel="00667F35">
          <w:rPr>
            <w:color w:val="000000" w:themeColor="text1"/>
          </w:rPr>
          <w:delText>delay the onset of a</w:delText>
        </w:r>
      </w:del>
      <w:ins w:id="162" w:author="Dan" w:date="2019-01-29T10:41:00Z">
        <w:r w:rsidR="00667F35">
          <w:rPr>
            <w:color w:val="000000" w:themeColor="text1"/>
          </w:rPr>
          <w:t>avert</w:t>
        </w:r>
      </w:ins>
      <w:r w:rsidRPr="004F09C9">
        <w:rPr>
          <w:color w:val="000000" w:themeColor="text1"/>
        </w:rPr>
        <w:t xml:space="preserve"> diapause </w:t>
      </w:r>
      <w:del w:id="163" w:author="Dan" w:date="2019-01-29T10:41:00Z">
        <w:r w:rsidRPr="004F09C9" w:rsidDel="00667F35">
          <w:rPr>
            <w:color w:val="000000" w:themeColor="text1"/>
          </w:rPr>
          <w:delText xml:space="preserve">developmental trajectory </w:delText>
        </w:r>
      </w:del>
      <w:ins w:id="164" w:author="Dan" w:date="2019-01-29T10:40:00Z">
        <w:r w:rsidR="00667F35">
          <w:rPr>
            <w:color w:val="000000" w:themeColor="text1"/>
          </w:rPr>
          <w:t>by shunting individuals into a non-</w:t>
        </w:r>
      </w:ins>
      <w:ins w:id="165" w:author="Dan" w:date="2019-01-29T10:41:00Z">
        <w:r w:rsidR="00667F35">
          <w:rPr>
            <w:color w:val="000000" w:themeColor="text1"/>
          </w:rPr>
          <w:t>diapause</w:t>
        </w:r>
      </w:ins>
      <w:ins w:id="166" w:author="Dan" w:date="2019-01-29T10:40:00Z">
        <w:r w:rsidR="00667F35">
          <w:rPr>
            <w:color w:val="000000" w:themeColor="text1"/>
          </w:rPr>
          <w:t xml:space="preserve"> </w:t>
        </w:r>
      </w:ins>
      <w:ins w:id="167" w:author="Dan" w:date="2019-01-29T10:41:00Z">
        <w:r w:rsidR="00667F35" w:rsidRPr="004F09C9">
          <w:rPr>
            <w:color w:val="000000" w:themeColor="text1"/>
          </w:rPr>
          <w:t xml:space="preserve">developmental trajectory </w:t>
        </w:r>
      </w:ins>
      <w:r w:rsidRPr="004F09C9">
        <w:rPr>
          <w:color w:val="000000" w:themeColor="text1"/>
        </w:rPr>
        <w:t>(</w:t>
      </w:r>
      <w:proofErr w:type="spellStart"/>
      <w:r w:rsidRPr="004F09C9">
        <w:rPr>
          <w:color w:val="000000" w:themeColor="text1"/>
        </w:rPr>
        <w:t>Ikten</w:t>
      </w:r>
      <w:proofErr w:type="spellEnd"/>
      <w:r w:rsidRPr="004F09C9">
        <w:rPr>
          <w:color w:val="000000" w:themeColor="text1"/>
        </w:rPr>
        <w:t xml:space="preserve"> et al., 2011; McLeod and Beck, 1963). The long-diapause larvae in these regions that avoid diapause could eventually eclose as adults and produce an additional generation of herbivorous </w:t>
      </w:r>
      <w:commentRangeStart w:id="168"/>
      <w:r w:rsidRPr="004F09C9">
        <w:rPr>
          <w:color w:val="000000" w:themeColor="text1"/>
        </w:rPr>
        <w:t>larvae.</w:t>
      </w:r>
      <w:commentRangeEnd w:id="168"/>
      <w:r w:rsidR="00667F35">
        <w:rPr>
          <w:rStyle w:val="CommentReference"/>
        </w:rPr>
        <w:commentReference w:id="168"/>
      </w:r>
    </w:p>
    <w:p w14:paraId="5B36DE97"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DB43274" wp14:editId="25003C9F">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6"/>
                    <a:stretch>
                      <a:fillRect/>
                    </a:stretch>
                  </pic:blipFill>
                  <pic:spPr>
                    <a:xfrm>
                      <a:off x="0" y="0"/>
                      <a:ext cx="5943810" cy="4592944"/>
                    </a:xfrm>
                    <a:prstGeom prst="rect">
                      <a:avLst/>
                    </a:prstGeom>
                  </pic:spPr>
                </pic:pic>
              </a:graphicData>
            </a:graphic>
          </wp:inline>
        </w:drawing>
      </w:r>
    </w:p>
    <w:p w14:paraId="6306342D" w14:textId="4AB2B154" w:rsidR="006F58EA" w:rsidRPr="004F09C9" w:rsidRDefault="00D27C9E">
      <w:pPr>
        <w:spacing w:line="238" w:lineRule="auto"/>
        <w:ind w:left="1153" w:right="90" w:hanging="1168"/>
        <w:rPr>
          <w:color w:val="000000" w:themeColor="text1"/>
        </w:rPr>
      </w:pPr>
      <w:r w:rsidRPr="004F09C9">
        <w:rPr>
          <w:color w:val="000000" w:themeColor="text1"/>
        </w:rPr>
        <w:t>Figure 3-1. Percentage of diapause</w:t>
      </w:r>
      <w:ins w:id="169" w:author="Brown, James T." w:date="2019-02-07T10:13:00Z">
        <w:r w:rsidR="004B74F2">
          <w:rPr>
            <w:color w:val="000000" w:themeColor="text1"/>
          </w:rPr>
          <w:t>-</w:t>
        </w:r>
      </w:ins>
      <w:del w:id="170" w:author="Brown, James T." w:date="2019-02-07T10:13:00Z">
        <w:r w:rsidRPr="004F09C9" w:rsidDel="004B74F2">
          <w:rPr>
            <w:color w:val="000000" w:themeColor="text1"/>
          </w:rPr>
          <w:delText xml:space="preserve"> </w:delText>
        </w:r>
      </w:del>
      <w:r w:rsidRPr="004F09C9">
        <w:rPr>
          <w:color w:val="000000" w:themeColor="text1"/>
        </w:rPr>
        <w:t xml:space="preserve">programmed larvae in diapause across a 40-day trial starting on the first day of the final instar. Among long-diapause (purple) genotype </w:t>
      </w:r>
      <w:commentRangeStart w:id="171"/>
      <w:r w:rsidRPr="004F09C9">
        <w:rPr>
          <w:color w:val="000000" w:themeColor="text1"/>
        </w:rPr>
        <w:t>individuals, 100% remained larvae throughout the 30-day trial and were classified as</w:t>
      </w:r>
    </w:p>
    <w:p w14:paraId="000C7CB7" w14:textId="77777777" w:rsidR="006F58EA" w:rsidRPr="004F09C9" w:rsidRDefault="00D27C9E">
      <w:pPr>
        <w:spacing w:line="238" w:lineRule="auto"/>
        <w:ind w:left="1178" w:right="90"/>
        <w:rPr>
          <w:color w:val="000000" w:themeColor="text1"/>
        </w:rPr>
      </w:pPr>
      <w:r w:rsidRPr="004F09C9">
        <w:rPr>
          <w:color w:val="000000" w:themeColor="text1"/>
        </w:rPr>
        <w:t xml:space="preserve">"deep" diapause </w:t>
      </w:r>
      <w:commentRangeEnd w:id="171"/>
      <w:r w:rsidR="00F60F18">
        <w:rPr>
          <w:rStyle w:val="CommentReference"/>
        </w:rPr>
        <w:commentReference w:id="171"/>
      </w:r>
      <w:r w:rsidRPr="004F09C9">
        <w:rPr>
          <w:color w:val="000000" w:themeColor="text1"/>
        </w:rPr>
        <w:t>larvae. Among the short-diapause genotype individuals (red), 66.6% exited diapause before the end of the trial and classified as "shallow" diapause individuals while 33.3% of individuals remained as larvae throughout the 30-day trial and were classified as "deep" diapause larvae.</w:t>
      </w:r>
    </w:p>
    <w:p w14:paraId="7A192E33"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522673F" wp14:editId="63DF9A4D">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stretch>
                      <a:fillRect/>
                    </a:stretch>
                  </pic:blipFill>
                  <pic:spPr>
                    <a:xfrm>
                      <a:off x="0" y="0"/>
                      <a:ext cx="5943810" cy="4592944"/>
                    </a:xfrm>
                    <a:prstGeom prst="rect">
                      <a:avLst/>
                    </a:prstGeom>
                  </pic:spPr>
                </pic:pic>
              </a:graphicData>
            </a:graphic>
          </wp:inline>
        </w:drawing>
      </w:r>
    </w:p>
    <w:p w14:paraId="330E63CC"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4A1767BE"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42F6194" wp14:editId="78BF29ED">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8"/>
                    <a:stretch>
                      <a:fillRect/>
                    </a:stretch>
                  </pic:blipFill>
                  <pic:spPr>
                    <a:xfrm>
                      <a:off x="0" y="0"/>
                      <a:ext cx="5349199" cy="6922492"/>
                    </a:xfrm>
                    <a:prstGeom prst="rect">
                      <a:avLst/>
                    </a:prstGeom>
                  </pic:spPr>
                </pic:pic>
              </a:graphicData>
            </a:graphic>
          </wp:inline>
        </w:drawing>
      </w:r>
    </w:p>
    <w:p w14:paraId="7EF3CDAB" w14:textId="77777777" w:rsidR="006F58EA" w:rsidRPr="004F09C9" w:rsidRDefault="00D27C9E">
      <w:pPr>
        <w:spacing w:line="259" w:lineRule="auto"/>
        <w:ind w:left="-5" w:right="90"/>
        <w:rPr>
          <w:color w:val="000000" w:themeColor="text1"/>
        </w:rPr>
      </w:pPr>
      <w:r w:rsidRPr="004F09C9">
        <w:rPr>
          <w:color w:val="000000" w:themeColor="text1"/>
        </w:rPr>
        <w:t>Figure 3-3. Distribution of larvae entering the wandering stage and the number of day after</w:t>
      </w:r>
    </w:p>
    <w:p w14:paraId="6A261DAB" w14:textId="77777777" w:rsidR="006F58EA" w:rsidRPr="004F09C9" w:rsidRDefault="00D27C9E">
      <w:pPr>
        <w:spacing w:line="238" w:lineRule="auto"/>
        <w:ind w:left="1178" w:right="90"/>
        <w:rPr>
          <w:color w:val="000000" w:themeColor="text1"/>
        </w:rPr>
      </w:pPr>
      <w:r w:rsidRPr="004F09C9">
        <w:rPr>
          <w:color w:val="000000" w:themeColor="text1"/>
        </w:rPr>
        <w:t>eclosion into the final larval instar required to reach the wandering stage when reared in non-diapause conditions and diapause programming conditions. Most short-diapause and long-diapause genotype larvae in non-diapause (A) conditions reached the wandering stage 6 days after eclosing into the final larval instar. When reared in diapause programming conditions (B), most short-diapause and long-diapause genotype larvae reached the wandering stage 10 days after eclosing into the final larval instar.</w:t>
      </w:r>
    </w:p>
    <w:p w14:paraId="534D0F6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8B86E05" wp14:editId="366198A6">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9"/>
                    <a:stretch>
                      <a:fillRect/>
                    </a:stretch>
                  </pic:blipFill>
                  <pic:spPr>
                    <a:xfrm>
                      <a:off x="0" y="0"/>
                      <a:ext cx="5289896" cy="6845748"/>
                    </a:xfrm>
                    <a:prstGeom prst="rect">
                      <a:avLst/>
                    </a:prstGeom>
                  </pic:spPr>
                </pic:pic>
              </a:graphicData>
            </a:graphic>
          </wp:inline>
        </w:drawing>
      </w:r>
    </w:p>
    <w:p w14:paraId="4E549392" w14:textId="77777777" w:rsidR="006F58EA" w:rsidRPr="004F09C9" w:rsidRDefault="00D27C9E">
      <w:pPr>
        <w:spacing w:line="238" w:lineRule="auto"/>
        <w:ind w:left="1153" w:right="90" w:hanging="1168"/>
        <w:rPr>
          <w:color w:val="000000" w:themeColor="text1"/>
        </w:rPr>
      </w:pPr>
      <w:r w:rsidRPr="004F09C9">
        <w:rPr>
          <w:color w:val="000000" w:themeColor="text1"/>
        </w:rPr>
        <w:t>Figure 3-4. The rate of wet mass accumulation among larvae in diapause programming and non-diapause conditions.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1DAE27E0"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5929E22F" wp14:editId="36D702A9">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4754921" cy="6153427"/>
                    </a:xfrm>
                    <a:prstGeom prst="rect">
                      <a:avLst/>
                    </a:prstGeom>
                  </pic:spPr>
                </pic:pic>
              </a:graphicData>
            </a:graphic>
          </wp:inline>
        </w:drawing>
      </w:r>
    </w:p>
    <w:p w14:paraId="3D3C7C11"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54705AC9"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718DE236" wp14:editId="6B2C2322">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1"/>
                    <a:stretch>
                      <a:fillRect/>
                    </a:stretch>
                  </pic:blipFill>
                  <pic:spPr>
                    <a:xfrm>
                      <a:off x="0" y="0"/>
                      <a:ext cx="4636082" cy="5999635"/>
                    </a:xfrm>
                    <a:prstGeom prst="rect">
                      <a:avLst/>
                    </a:prstGeom>
                  </pic:spPr>
                </pic:pic>
              </a:graphicData>
            </a:graphic>
          </wp:inline>
        </w:drawing>
      </w:r>
    </w:p>
    <w:p w14:paraId="7557BD37" w14:textId="5B1C4321"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del w:id="172" w:author="Brown, James T." w:date="2019-02-07T10:13:00Z">
        <w:r w:rsidRPr="004F09C9" w:rsidDel="004B74F2">
          <w:rPr>
            <w:color w:val="000000" w:themeColor="text1"/>
          </w:rPr>
          <w:delText xml:space="preserve"> </w:delText>
        </w:r>
      </w:del>
      <w:ins w:id="173" w:author="Brown, James T." w:date="2019-02-07T10:14:00Z">
        <w:r w:rsidR="004B74F2">
          <w:rPr>
            <w:color w:val="000000" w:themeColor="text1"/>
          </w:rPr>
          <w:t>-</w:t>
        </w:r>
      </w:ins>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ins w:id="174" w:author="Brown, James T." w:date="2019-02-07T10:14:00Z">
        <w:r w:rsidR="004B74F2">
          <w:rPr>
            <w:color w:val="000000" w:themeColor="text1"/>
          </w:rPr>
          <w:t>-</w:t>
        </w:r>
      </w:ins>
      <w:del w:id="175" w:author="Brown, James T." w:date="2019-02-07T10:14:00Z">
        <w:r w:rsidRPr="004F09C9" w:rsidDel="004B74F2">
          <w:rPr>
            <w:color w:val="000000" w:themeColor="text1"/>
          </w:rPr>
          <w:delText xml:space="preserve"> </w:delText>
        </w:r>
      </w:del>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4202CBE9"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174CB063" wp14:editId="74178221">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2"/>
                    <a:stretch>
                      <a:fillRect/>
                    </a:stretch>
                  </pic:blipFill>
                  <pic:spPr>
                    <a:xfrm>
                      <a:off x="0" y="0"/>
                      <a:ext cx="5289896" cy="6845748"/>
                    </a:xfrm>
                    <a:prstGeom prst="rect">
                      <a:avLst/>
                    </a:prstGeom>
                  </pic:spPr>
                </pic:pic>
              </a:graphicData>
            </a:graphic>
          </wp:inline>
        </w:drawing>
      </w:r>
    </w:p>
    <w:p w14:paraId="005576E6" w14:textId="3DD1E971"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 xml:space="preserve">production on mass peak day between deep and </w:t>
      </w:r>
      <w:del w:id="176" w:author="Brown, James T." w:date="2019-02-07T10:15:00Z">
        <w:r w:rsidRPr="004F09C9" w:rsidDel="004B74F2">
          <w:rPr>
            <w:color w:val="000000" w:themeColor="text1"/>
          </w:rPr>
          <w:delText>shallow diapause</w:delText>
        </w:r>
      </w:del>
      <w:ins w:id="177" w:author="Brown, James T." w:date="2019-02-07T10:15:00Z">
        <w:r w:rsidR="004B74F2">
          <w:rPr>
            <w:color w:val="000000" w:themeColor="text1"/>
          </w:rPr>
          <w:t>shallow-diapause</w:t>
        </w:r>
      </w:ins>
      <w:r w:rsidRPr="004F09C9">
        <w:rPr>
          <w:color w:val="000000" w:themeColor="text1"/>
        </w:rPr>
        <w:t xml:space="preserve"> larvae in diapause programming conditions. (A) Comparing mass peak days between short-diapause larvae demonstrating a </w:t>
      </w:r>
      <w:del w:id="178" w:author="Brown, James T." w:date="2019-02-07T10:15:00Z">
        <w:r w:rsidRPr="004F09C9" w:rsidDel="004B74F2">
          <w:rPr>
            <w:color w:val="000000" w:themeColor="text1"/>
          </w:rPr>
          <w:delText>shallow diapause</w:delText>
        </w:r>
      </w:del>
      <w:ins w:id="179" w:author="Brown, James T." w:date="2019-02-07T10:15:00Z">
        <w:r w:rsidR="004B74F2">
          <w:rPr>
            <w:color w:val="000000" w:themeColor="text1"/>
          </w:rPr>
          <w:t>shallow-diapause</w:t>
        </w:r>
      </w:ins>
      <w:r w:rsidRPr="004F09C9">
        <w:rPr>
          <w:color w:val="000000" w:themeColor="text1"/>
        </w:rPr>
        <w:t xml:space="preserve"> phenotype (orange) and a </w:t>
      </w:r>
      <w:del w:id="180" w:author="Brown, James T." w:date="2019-02-07T10:14:00Z">
        <w:r w:rsidRPr="004F09C9" w:rsidDel="004B74F2">
          <w:rPr>
            <w:color w:val="000000" w:themeColor="text1"/>
          </w:rPr>
          <w:delText>deep diapause</w:delText>
        </w:r>
      </w:del>
      <w:ins w:id="181" w:author="Brown, James T." w:date="2019-02-07T10:14:00Z">
        <w:r w:rsidR="004B74F2">
          <w:rPr>
            <w:color w:val="000000" w:themeColor="text1"/>
          </w:rPr>
          <w:t>deep-diapause</w:t>
        </w:r>
      </w:ins>
      <w:r w:rsidRPr="004F09C9">
        <w:rPr>
          <w:color w:val="000000" w:themeColor="text1"/>
        </w:rPr>
        <w:t xml:space="preserve"> phenotype (blue). Mass peak days: day-6 for </w:t>
      </w:r>
      <w:del w:id="182" w:author="Brown, James T." w:date="2019-02-07T10:15:00Z">
        <w:r w:rsidRPr="004F09C9" w:rsidDel="004B74F2">
          <w:rPr>
            <w:color w:val="000000" w:themeColor="text1"/>
          </w:rPr>
          <w:delText>shallow diapause</w:delText>
        </w:r>
      </w:del>
      <w:ins w:id="183" w:author="Brown, James T." w:date="2019-02-07T10:15:00Z">
        <w:r w:rsidR="004B74F2">
          <w:rPr>
            <w:color w:val="000000" w:themeColor="text1"/>
          </w:rPr>
          <w:t>shallow-diapause</w:t>
        </w:r>
      </w:ins>
      <w:r w:rsidRPr="004F09C9">
        <w:rPr>
          <w:color w:val="000000" w:themeColor="text1"/>
        </w:rPr>
        <w:t xml:space="preserve"> larvae and day-6 for </w:t>
      </w:r>
      <w:del w:id="184" w:author="Brown, James T." w:date="2019-02-07T10:14:00Z">
        <w:r w:rsidRPr="004F09C9" w:rsidDel="004B74F2">
          <w:rPr>
            <w:color w:val="000000" w:themeColor="text1"/>
          </w:rPr>
          <w:delText>deep diapause</w:delText>
        </w:r>
      </w:del>
      <w:ins w:id="185" w:author="Brown, James T." w:date="2019-02-07T10:14:00Z">
        <w:r w:rsidR="004B74F2">
          <w:rPr>
            <w:color w:val="000000" w:themeColor="text1"/>
          </w:rPr>
          <w:t>deep-diapause</w:t>
        </w:r>
      </w:ins>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del w:id="186" w:author="Brown, James T." w:date="2019-02-07T10:14:00Z">
        <w:r w:rsidRPr="004F09C9" w:rsidDel="004B74F2">
          <w:rPr>
            <w:color w:val="000000" w:themeColor="text1"/>
          </w:rPr>
          <w:delText>deep diapause</w:delText>
        </w:r>
      </w:del>
      <w:ins w:id="187" w:author="Brown, James T." w:date="2019-02-07T10:14:00Z">
        <w:r w:rsidR="004B74F2">
          <w:rPr>
            <w:color w:val="000000" w:themeColor="text1"/>
          </w:rPr>
          <w:t>deep-diapause</w:t>
        </w:r>
      </w:ins>
      <w:r w:rsidRPr="004F09C9">
        <w:rPr>
          <w:color w:val="000000" w:themeColor="text1"/>
        </w:rPr>
        <w:t xml:space="preserve"> (black) </w:t>
      </w:r>
      <w:del w:id="188" w:author="Brown, James T." w:date="2019-02-07T10:15:00Z">
        <w:r w:rsidRPr="004F09C9" w:rsidDel="004B74F2">
          <w:rPr>
            <w:color w:val="000000" w:themeColor="text1"/>
          </w:rPr>
          <w:delText>shallow diapause</w:delText>
        </w:r>
      </w:del>
      <w:ins w:id="189" w:author="Brown, James T." w:date="2019-02-07T10:15:00Z">
        <w:r w:rsidR="004B74F2">
          <w:rPr>
            <w:color w:val="000000" w:themeColor="text1"/>
          </w:rPr>
          <w:t>shallow-diapause</w:t>
        </w:r>
      </w:ins>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del w:id="190" w:author="Brown, James T." w:date="2019-02-07T10:15:00Z">
        <w:r w:rsidRPr="004F09C9" w:rsidDel="004B74F2">
          <w:rPr>
            <w:color w:val="000000" w:themeColor="text1"/>
          </w:rPr>
          <w:delText>shallow diapause</w:delText>
        </w:r>
      </w:del>
      <w:ins w:id="191" w:author="Brown, James T." w:date="2019-02-07T10:15:00Z">
        <w:r w:rsidR="004B74F2">
          <w:rPr>
            <w:color w:val="000000" w:themeColor="text1"/>
          </w:rPr>
          <w:t>shallow-diapause</w:t>
        </w:r>
      </w:ins>
      <w:r w:rsidRPr="004F09C9">
        <w:rPr>
          <w:color w:val="000000" w:themeColor="text1"/>
        </w:rPr>
        <w:t xml:space="preserve"> and </w:t>
      </w:r>
      <w:del w:id="192" w:author="Brown, James T." w:date="2019-02-07T10:14:00Z">
        <w:r w:rsidRPr="004F09C9" w:rsidDel="004B74F2">
          <w:rPr>
            <w:color w:val="000000" w:themeColor="text1"/>
          </w:rPr>
          <w:delText>deep diapause</w:delText>
        </w:r>
      </w:del>
      <w:ins w:id="193" w:author="Brown, James T." w:date="2019-02-07T10:14:00Z">
        <w:r w:rsidR="004B74F2">
          <w:rPr>
            <w:color w:val="000000" w:themeColor="text1"/>
          </w:rPr>
          <w:t>deep-diapause</w:t>
        </w:r>
      </w:ins>
      <w:r w:rsidRPr="004F09C9">
        <w:rPr>
          <w:color w:val="000000" w:themeColor="text1"/>
        </w:rPr>
        <w:t xml:space="preserve"> larvae (F-statistic=1.068, DF=14, p-value=0.319).</w:t>
      </w:r>
    </w:p>
    <w:p w14:paraId="69BF137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44E826B9" wp14:editId="19224F11">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3"/>
                    <a:stretch>
                      <a:fillRect/>
                    </a:stretch>
                  </pic:blipFill>
                  <pic:spPr>
                    <a:xfrm>
                      <a:off x="0" y="0"/>
                      <a:ext cx="4457705" cy="5768795"/>
                    </a:xfrm>
                    <a:prstGeom prst="rect">
                      <a:avLst/>
                    </a:prstGeom>
                  </pic:spPr>
                </pic:pic>
              </a:graphicData>
            </a:graphic>
          </wp:inline>
        </w:drawing>
      </w:r>
    </w:p>
    <w:p w14:paraId="6259D79A" w14:textId="77777777" w:rsidR="006F58EA" w:rsidRPr="004F09C9" w:rsidRDefault="00D27C9E">
      <w:pPr>
        <w:spacing w:line="243" w:lineRule="auto"/>
        <w:ind w:left="1153" w:right="90" w:hanging="1168"/>
        <w:rPr>
          <w:color w:val="000000" w:themeColor="text1"/>
        </w:rPr>
      </w:pPr>
      <w:r w:rsidRPr="004F09C9">
        <w:rPr>
          <w:color w:val="000000" w:themeColor="text1"/>
        </w:rPr>
        <w:t>Figure 3-8. Comparing differences in lean mass and lipid mass accumulation prior to the onset of diapause between individuals reared in diapause programming and non-diapause conditions. Lower case letters represent significance. (A)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effected by diapause genotype (t-value=6.85,Df=10.9,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proofErr w:type="gramStart"/>
      <w:r w:rsidRPr="004F09C9">
        <w:rPr>
          <w:color w:val="000000" w:themeColor="text1"/>
        </w:rPr>
        <w:t>effected</w:t>
      </w:r>
      <w:proofErr w:type="gramEnd"/>
      <w:r w:rsidRPr="004F09C9">
        <w:rPr>
          <w:color w:val="000000" w:themeColor="text1"/>
        </w:rPr>
        <w:t xml:space="preserve">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2BB11958"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43FFA12" wp14:editId="3569558A">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4"/>
                    <a:stretch>
                      <a:fillRect/>
                    </a:stretch>
                  </pic:blipFill>
                  <pic:spPr>
                    <a:xfrm>
                      <a:off x="0" y="0"/>
                      <a:ext cx="4398324" cy="5691949"/>
                    </a:xfrm>
                    <a:prstGeom prst="rect">
                      <a:avLst/>
                    </a:prstGeom>
                  </pic:spPr>
                </pic:pic>
              </a:graphicData>
            </a:graphic>
          </wp:inline>
        </w:drawing>
      </w:r>
    </w:p>
    <w:p w14:paraId="44261C1C" w14:textId="77777777" w:rsidR="006F58EA" w:rsidRPr="004F09C9" w:rsidRDefault="00D27C9E">
      <w:pPr>
        <w:spacing w:line="238" w:lineRule="auto"/>
        <w:ind w:left="1153" w:right="90" w:hanging="1168"/>
        <w:rPr>
          <w:color w:val="000000" w:themeColor="text1"/>
        </w:rPr>
      </w:pPr>
      <w:r w:rsidRPr="004F09C9">
        <w:rPr>
          <w:color w:val="000000" w:themeColor="text1"/>
        </w:rPr>
        <w:t>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Df=10.7,p-value=0.033). Lean mass did not significantly change among larvae within a single diapause genotype during diapause (3-7A,B). (B) Comparing lipid mass depletion between the long-diapause genotype (purple) and the short-diapause genotype (orange). Lipid mass depletion during diapause was significantly effected by diapause genotype (t-value=4.74, Df=16.7,</w:t>
      </w:r>
    </w:p>
    <w:p w14:paraId="05114188" w14:textId="77777777" w:rsidR="006F58EA" w:rsidRPr="004F09C9" w:rsidRDefault="00D27C9E">
      <w:pPr>
        <w:spacing w:line="238" w:lineRule="auto"/>
        <w:ind w:left="1178" w:right="90"/>
        <w:rPr>
          <w:color w:val="000000" w:themeColor="text1"/>
        </w:rPr>
      </w:pPr>
      <w:r w:rsidRPr="004F09C9">
        <w:rPr>
          <w:color w:val="000000" w:themeColor="text1"/>
        </w:rPr>
        <w:t>p-value=0.000) and Sample day fifteen significantly effected lipid mass depletion (t-value=-2.38, Df=14.</w:t>
      </w:r>
      <w:proofErr w:type="gramStart"/>
      <w:r w:rsidRPr="004F09C9">
        <w:rPr>
          <w:color w:val="000000" w:themeColor="text1"/>
        </w:rPr>
        <w:t>1,p</w:t>
      </w:r>
      <w:proofErr w:type="gramEnd"/>
      <w:r w:rsidRPr="004F09C9">
        <w:rPr>
          <w:color w:val="000000" w:themeColor="text1"/>
        </w:rPr>
        <w:t>-value=0.032). Lipid mass depletion among long-diapause genotype larvae did not significantly change during diapause (3-9A). Among short-diapause genotype larvae, lipid mass depletion was only significantly different on day 15 (t-value=-3.88, Df=111.4,p-value</w:t>
      </w:r>
      <w:r w:rsidRPr="004F09C9">
        <w:rPr>
          <w:rFonts w:ascii="Cambria" w:eastAsia="Cambria" w:hAnsi="Cambria" w:cs="Cambria"/>
          <w:i/>
          <w:color w:val="000000" w:themeColor="text1"/>
        </w:rPr>
        <w:t>&lt;</w:t>
      </w:r>
      <w:r w:rsidRPr="004F09C9">
        <w:rPr>
          <w:color w:val="000000" w:themeColor="text1"/>
        </w:rPr>
        <w:t>0.000) (3-9B).</w:t>
      </w:r>
    </w:p>
    <w:p w14:paraId="020BAC57"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3-1. </w:t>
      </w:r>
      <w:ins w:id="194" w:author="Brown,James T" w:date="2019-02-03T13:29:00Z">
        <w:r w:rsidR="00A21756">
          <w:rPr>
            <w:color w:val="000000" w:themeColor="text1"/>
          </w:rPr>
          <w:t>Linear model</w:t>
        </w:r>
      </w:ins>
      <w:ins w:id="195" w:author="Brown,James T" w:date="2019-02-03T13:31:00Z">
        <w:r w:rsidR="00D9566E">
          <w:rPr>
            <w:color w:val="000000" w:themeColor="text1"/>
          </w:rPr>
          <w:t>s</w:t>
        </w:r>
      </w:ins>
      <w:ins w:id="196" w:author="Brown,James T" w:date="2019-02-03T13:29:00Z">
        <w:r w:rsidR="00A21756">
          <w:rPr>
            <w:color w:val="000000" w:themeColor="text1"/>
          </w:rPr>
          <w:t xml:space="preserve"> </w:t>
        </w:r>
      </w:ins>
      <w:del w:id="197" w:author="Brown,James T" w:date="2019-02-03T13:29:00Z">
        <w:r w:rsidRPr="004F09C9" w:rsidDel="00A21756">
          <w:rPr>
            <w:color w:val="000000" w:themeColor="text1"/>
          </w:rPr>
          <w:delText xml:space="preserve">Comparison </w:delText>
        </w:r>
      </w:del>
      <w:ins w:id="198" w:author="Brown,James T" w:date="2019-02-03T13:29:00Z">
        <w:r w:rsidR="00A21756">
          <w:rPr>
            <w:color w:val="000000" w:themeColor="text1"/>
          </w:rPr>
          <w:t xml:space="preserve">comparing </w:t>
        </w:r>
      </w:ins>
      <w:del w:id="199" w:author="Brown,James T" w:date="2019-02-03T13:29:00Z">
        <w:r w:rsidRPr="004F09C9" w:rsidDel="00A21756">
          <w:rPr>
            <w:color w:val="000000" w:themeColor="text1"/>
          </w:rPr>
          <w:delText xml:space="preserve">of </w:delText>
        </w:r>
      </w:del>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734F4096" w14:textId="77777777">
        <w:trPr>
          <w:trHeight w:val="451"/>
        </w:trPr>
        <w:tc>
          <w:tcPr>
            <w:tcW w:w="6899" w:type="dxa"/>
            <w:tcBorders>
              <w:top w:val="double" w:sz="3" w:space="0" w:color="000000"/>
              <w:left w:val="nil"/>
              <w:bottom w:val="double" w:sz="3" w:space="0" w:color="000000"/>
              <w:right w:val="nil"/>
            </w:tcBorders>
          </w:tcPr>
          <w:p w14:paraId="14DF465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549A7569" w14:textId="77777777" w:rsidR="006F58EA" w:rsidRPr="004F09C9" w:rsidRDefault="00D27C9E">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44972D03"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76A6AD32"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57C7E73F" w14:textId="77777777">
        <w:trPr>
          <w:trHeight w:val="716"/>
        </w:trPr>
        <w:tc>
          <w:tcPr>
            <w:tcW w:w="6899" w:type="dxa"/>
            <w:tcBorders>
              <w:top w:val="double" w:sz="3" w:space="0" w:color="000000"/>
              <w:left w:val="nil"/>
              <w:bottom w:val="single" w:sz="3" w:space="0" w:color="000000"/>
              <w:right w:val="nil"/>
            </w:tcBorders>
          </w:tcPr>
          <w:p w14:paraId="426DAA36"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0427ACD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011F6C90"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2D946E5C"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325A930B"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0B62862" w14:textId="77777777">
        <w:trPr>
          <w:trHeight w:val="692"/>
        </w:trPr>
        <w:tc>
          <w:tcPr>
            <w:tcW w:w="6899" w:type="dxa"/>
            <w:tcBorders>
              <w:top w:val="single" w:sz="3" w:space="0" w:color="000000"/>
              <w:left w:val="nil"/>
              <w:bottom w:val="single" w:sz="3" w:space="0" w:color="000000"/>
              <w:right w:val="nil"/>
            </w:tcBorders>
          </w:tcPr>
          <w:p w14:paraId="2AFF40B4"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1D620F4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55F036F5"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7B7948FD"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76F21901"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3FFFC4D9" w14:textId="77777777">
        <w:trPr>
          <w:trHeight w:val="692"/>
        </w:trPr>
        <w:tc>
          <w:tcPr>
            <w:tcW w:w="6899" w:type="dxa"/>
            <w:tcBorders>
              <w:top w:val="single" w:sz="3" w:space="0" w:color="000000"/>
              <w:left w:val="nil"/>
              <w:bottom w:val="single" w:sz="3" w:space="0" w:color="000000"/>
              <w:right w:val="nil"/>
            </w:tcBorders>
          </w:tcPr>
          <w:p w14:paraId="27381C8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2EAB5A9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7EBEE369"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7C2738D0"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07BB859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24886ECB" w14:textId="77777777">
        <w:trPr>
          <w:trHeight w:val="692"/>
        </w:trPr>
        <w:tc>
          <w:tcPr>
            <w:tcW w:w="6899" w:type="dxa"/>
            <w:tcBorders>
              <w:top w:val="single" w:sz="3" w:space="0" w:color="000000"/>
              <w:left w:val="nil"/>
              <w:bottom w:val="single" w:sz="3" w:space="0" w:color="000000"/>
              <w:right w:val="nil"/>
            </w:tcBorders>
          </w:tcPr>
          <w:p w14:paraId="522F830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03C1DD3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3F4F3EC6"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5E27FE94"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3F5E6D00"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21C766E7" w14:textId="77777777">
        <w:trPr>
          <w:trHeight w:val="692"/>
        </w:trPr>
        <w:tc>
          <w:tcPr>
            <w:tcW w:w="6899" w:type="dxa"/>
            <w:tcBorders>
              <w:top w:val="single" w:sz="3" w:space="0" w:color="000000"/>
              <w:left w:val="nil"/>
              <w:bottom w:val="single" w:sz="3" w:space="0" w:color="000000"/>
              <w:right w:val="nil"/>
            </w:tcBorders>
          </w:tcPr>
          <w:p w14:paraId="210F3AC3" w14:textId="0197A6FE"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del w:id="200" w:author="Brown, James T." w:date="2019-02-07T10:14:00Z">
              <w:r w:rsidRPr="004F09C9" w:rsidDel="004B74F2">
                <w:rPr>
                  <w:color w:val="000000" w:themeColor="text1"/>
                </w:rPr>
                <w:delText>deep diapause</w:delText>
              </w:r>
            </w:del>
            <w:ins w:id="201" w:author="Brown, James T." w:date="2019-02-07T10:14:00Z">
              <w:r w:rsidR="004B74F2">
                <w:rPr>
                  <w:color w:val="000000" w:themeColor="text1"/>
                </w:rPr>
                <w:t>deep-diapause</w:t>
              </w:r>
            </w:ins>
            <w:r w:rsidRPr="004F09C9">
              <w:rPr>
                <w:color w:val="000000" w:themeColor="text1"/>
              </w:rPr>
              <w:t xml:space="preserve"> individuals</w:t>
            </w:r>
          </w:p>
          <w:p w14:paraId="604E1C9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2FAB86DA"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6261234C"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43940D1A"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79C37831" w14:textId="77777777" w:rsidR="006F58EA" w:rsidRPr="004F09C9" w:rsidRDefault="00D27C9E">
      <w:pPr>
        <w:rPr>
          <w:color w:val="000000" w:themeColor="text1"/>
        </w:rPr>
      </w:pPr>
      <w:r w:rsidRPr="004F09C9">
        <w:rPr>
          <w:color w:val="000000" w:themeColor="text1"/>
        </w:rPr>
        <w:br w:type="page"/>
      </w:r>
    </w:p>
    <w:p w14:paraId="5AE6EC8E"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202" w:author="Brown,James T" w:date="2019-02-03T14:12:00Z">
        <w:r>
          <w:rPr>
            <w:color w:val="000000" w:themeColor="text1"/>
          </w:rPr>
          <w:t>2</w:t>
        </w:r>
      </w:ins>
      <w:del w:id="203" w:author="Brown,James T" w:date="2019-02-03T14:12:00Z">
        <w:r w:rsidRPr="004F09C9" w:rsidDel="00206B10">
          <w:rPr>
            <w:color w:val="000000" w:themeColor="text1"/>
          </w:rPr>
          <w:delText>4</w:delText>
        </w:r>
      </w:del>
      <w:r w:rsidRPr="004F09C9">
        <w:rPr>
          <w:color w:val="000000" w:themeColor="text1"/>
        </w:rPr>
        <w:t xml:space="preserve">. FULL MODEL: ANOVA summary table for the additive and interactive effects of photoperiod and diapause genotype, and the effect of lean mass on lipid mass accumulation. Asterisks "*" indicate statistical significance, ns represents </w:t>
      </w:r>
      <w:proofErr w:type="gramStart"/>
      <w:r w:rsidRPr="004F09C9">
        <w:rPr>
          <w:color w:val="000000" w:themeColor="text1"/>
        </w:rPr>
        <w:t>non significant</w:t>
      </w:r>
      <w:proofErr w:type="gramEnd"/>
      <w:r w:rsidRPr="004F09C9">
        <w:rPr>
          <w:color w:val="000000" w:themeColor="text1"/>
        </w:rPr>
        <w:t xml:space="preserve">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035A937A" w14:textId="77777777" w:rsidTr="00B662AB">
        <w:trPr>
          <w:trHeight w:val="504"/>
        </w:trPr>
        <w:tc>
          <w:tcPr>
            <w:tcW w:w="6290" w:type="dxa"/>
            <w:tcBorders>
              <w:top w:val="double" w:sz="3" w:space="0" w:color="000000"/>
              <w:left w:val="nil"/>
              <w:bottom w:val="double" w:sz="3" w:space="0" w:color="000000"/>
              <w:right w:val="nil"/>
            </w:tcBorders>
          </w:tcPr>
          <w:p w14:paraId="680DEE0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972938E"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3B93B42F"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C7443D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267B3CBF" w14:textId="77777777" w:rsidTr="00B662AB">
        <w:trPr>
          <w:trHeight w:val="321"/>
        </w:trPr>
        <w:tc>
          <w:tcPr>
            <w:tcW w:w="6290" w:type="dxa"/>
            <w:tcBorders>
              <w:top w:val="double" w:sz="3" w:space="0" w:color="000000"/>
              <w:left w:val="nil"/>
              <w:bottom w:val="single" w:sz="3" w:space="0" w:color="000000"/>
              <w:right w:val="nil"/>
            </w:tcBorders>
          </w:tcPr>
          <w:p w14:paraId="44D86E09"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3E022A62"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7420C6A4"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8718800" w14:textId="77777777" w:rsidR="00206B10" w:rsidRPr="004F09C9" w:rsidRDefault="00206B10" w:rsidP="00B662AB">
            <w:pPr>
              <w:spacing w:after="160" w:line="259" w:lineRule="auto"/>
              <w:ind w:left="0" w:firstLine="0"/>
              <w:rPr>
                <w:color w:val="000000" w:themeColor="text1"/>
              </w:rPr>
            </w:pPr>
          </w:p>
        </w:tc>
      </w:tr>
      <w:tr w:rsidR="00206B10" w:rsidRPr="004F09C9" w14:paraId="1DCA0769" w14:textId="77777777" w:rsidTr="00B662AB">
        <w:trPr>
          <w:trHeight w:val="366"/>
        </w:trPr>
        <w:tc>
          <w:tcPr>
            <w:tcW w:w="6290" w:type="dxa"/>
            <w:tcBorders>
              <w:top w:val="single" w:sz="3" w:space="0" w:color="000000"/>
              <w:left w:val="nil"/>
              <w:bottom w:val="nil"/>
              <w:right w:val="nil"/>
            </w:tcBorders>
          </w:tcPr>
          <w:p w14:paraId="60D62F9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3EBD91F"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59F52F03"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2E195B23"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3B79C7A" w14:textId="77777777" w:rsidTr="00B662AB">
        <w:trPr>
          <w:trHeight w:val="369"/>
        </w:trPr>
        <w:tc>
          <w:tcPr>
            <w:tcW w:w="6290" w:type="dxa"/>
            <w:tcBorders>
              <w:top w:val="nil"/>
              <w:left w:val="nil"/>
              <w:bottom w:val="nil"/>
              <w:right w:val="nil"/>
            </w:tcBorders>
          </w:tcPr>
          <w:p w14:paraId="6A8B1BB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5B3FE45"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152E8A64"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357FD267"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4074C678" w14:textId="77777777" w:rsidTr="00B662AB">
        <w:trPr>
          <w:trHeight w:val="277"/>
        </w:trPr>
        <w:tc>
          <w:tcPr>
            <w:tcW w:w="6290" w:type="dxa"/>
            <w:tcBorders>
              <w:top w:val="nil"/>
              <w:left w:val="nil"/>
              <w:bottom w:val="nil"/>
              <w:right w:val="nil"/>
            </w:tcBorders>
          </w:tcPr>
          <w:p w14:paraId="35FAACB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6CC1C63E"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60DF34D4"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6DFA900A"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1EE8898F" w14:textId="77777777" w:rsidTr="00B662AB">
        <w:trPr>
          <w:trHeight w:val="335"/>
        </w:trPr>
        <w:tc>
          <w:tcPr>
            <w:tcW w:w="6290" w:type="dxa"/>
            <w:tcBorders>
              <w:top w:val="nil"/>
              <w:left w:val="nil"/>
              <w:bottom w:val="double" w:sz="3" w:space="0" w:color="000000"/>
              <w:right w:val="nil"/>
            </w:tcBorders>
          </w:tcPr>
          <w:p w14:paraId="5AEEC6B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54AC54F"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70802536"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7F208DB0"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392AA62A" w14:textId="77777777" w:rsidTr="00B662AB">
        <w:trPr>
          <w:trHeight w:val="321"/>
        </w:trPr>
        <w:tc>
          <w:tcPr>
            <w:tcW w:w="6290" w:type="dxa"/>
            <w:tcBorders>
              <w:top w:val="double" w:sz="3" w:space="0" w:color="000000"/>
              <w:left w:val="nil"/>
              <w:bottom w:val="single" w:sz="3" w:space="0" w:color="000000"/>
              <w:right w:val="nil"/>
            </w:tcBorders>
          </w:tcPr>
          <w:p w14:paraId="59F1E6B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302D34C1"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514D9905"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8F4248B" w14:textId="77777777" w:rsidR="00206B10" w:rsidRPr="004F09C9" w:rsidRDefault="00206B10" w:rsidP="00B662AB">
            <w:pPr>
              <w:spacing w:after="160" w:line="259" w:lineRule="auto"/>
              <w:ind w:left="0" w:firstLine="0"/>
              <w:rPr>
                <w:color w:val="000000" w:themeColor="text1"/>
              </w:rPr>
            </w:pPr>
          </w:p>
        </w:tc>
      </w:tr>
      <w:tr w:rsidR="00206B10" w:rsidRPr="004F09C9" w14:paraId="46EAC1CD" w14:textId="77777777" w:rsidTr="00B662AB">
        <w:trPr>
          <w:trHeight w:val="287"/>
        </w:trPr>
        <w:tc>
          <w:tcPr>
            <w:tcW w:w="6290" w:type="dxa"/>
            <w:tcBorders>
              <w:top w:val="single" w:sz="3" w:space="0" w:color="000000"/>
              <w:left w:val="nil"/>
              <w:bottom w:val="nil"/>
              <w:right w:val="nil"/>
            </w:tcBorders>
          </w:tcPr>
          <w:p w14:paraId="34355F8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7E9F1981"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8A26B0A"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49F13E2B"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F4CC7AC" w14:textId="77777777" w:rsidTr="00B662AB">
        <w:trPr>
          <w:trHeight w:val="277"/>
        </w:trPr>
        <w:tc>
          <w:tcPr>
            <w:tcW w:w="6290" w:type="dxa"/>
            <w:tcBorders>
              <w:top w:val="nil"/>
              <w:left w:val="nil"/>
              <w:bottom w:val="nil"/>
              <w:right w:val="nil"/>
            </w:tcBorders>
          </w:tcPr>
          <w:p w14:paraId="3719A89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6E64AD5F"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275C0887"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10BFF5FE"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0A022BFB" w14:textId="77777777" w:rsidTr="00B662AB">
        <w:trPr>
          <w:trHeight w:val="289"/>
        </w:trPr>
        <w:tc>
          <w:tcPr>
            <w:tcW w:w="6290" w:type="dxa"/>
            <w:tcBorders>
              <w:top w:val="nil"/>
              <w:left w:val="nil"/>
              <w:bottom w:val="nil"/>
              <w:right w:val="nil"/>
            </w:tcBorders>
          </w:tcPr>
          <w:p w14:paraId="2F94E66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E56E95B"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67434B42"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1BAAFEEB"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27CC6CDA" w14:textId="77777777" w:rsidTr="00B662AB">
        <w:trPr>
          <w:trHeight w:val="311"/>
        </w:trPr>
        <w:tc>
          <w:tcPr>
            <w:tcW w:w="6290" w:type="dxa"/>
            <w:tcBorders>
              <w:top w:val="nil"/>
              <w:left w:val="nil"/>
              <w:bottom w:val="single" w:sz="3" w:space="0" w:color="000000"/>
              <w:right w:val="nil"/>
            </w:tcBorders>
          </w:tcPr>
          <w:p w14:paraId="105DEEE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EA3395B"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56DC5AA8"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5E8ECFF2"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6878BD49" w14:textId="77777777" w:rsidR="00206B10" w:rsidRDefault="00206B10">
      <w:pPr>
        <w:spacing w:line="259" w:lineRule="auto"/>
        <w:ind w:left="1076" w:right="90" w:hanging="1091"/>
        <w:rPr>
          <w:ins w:id="204" w:author="Brown,James T" w:date="2019-02-03T14:12:00Z"/>
          <w:color w:val="000000" w:themeColor="text1"/>
        </w:rPr>
      </w:pPr>
    </w:p>
    <w:p w14:paraId="7B028E68" w14:textId="77777777" w:rsidR="00206B10" w:rsidRDefault="00206B10">
      <w:pPr>
        <w:spacing w:line="259" w:lineRule="auto"/>
        <w:ind w:left="1076" w:right="90" w:hanging="1091"/>
        <w:rPr>
          <w:ins w:id="205" w:author="Brown,James T" w:date="2019-02-03T14:12:00Z"/>
          <w:color w:val="000000" w:themeColor="text1"/>
        </w:rPr>
      </w:pPr>
    </w:p>
    <w:p w14:paraId="2C1E1369" w14:textId="77777777" w:rsidR="00206B10" w:rsidRDefault="00206B10">
      <w:pPr>
        <w:spacing w:line="259" w:lineRule="auto"/>
        <w:ind w:left="1076" w:right="90" w:hanging="1091"/>
        <w:rPr>
          <w:ins w:id="206" w:author="Brown,James T" w:date="2019-02-03T14:12:00Z"/>
          <w:color w:val="000000" w:themeColor="text1"/>
        </w:rPr>
      </w:pPr>
    </w:p>
    <w:p w14:paraId="18DB5EB7" w14:textId="77777777" w:rsidR="00206B10" w:rsidRDefault="00206B10">
      <w:pPr>
        <w:spacing w:line="259" w:lineRule="auto"/>
        <w:ind w:left="1076" w:right="90" w:hanging="1091"/>
        <w:rPr>
          <w:ins w:id="207" w:author="Brown,James T" w:date="2019-02-03T14:12:00Z"/>
          <w:color w:val="000000" w:themeColor="text1"/>
        </w:rPr>
      </w:pPr>
    </w:p>
    <w:p w14:paraId="32CD5578" w14:textId="77777777" w:rsidR="00206B10" w:rsidRDefault="00206B10">
      <w:pPr>
        <w:spacing w:line="259" w:lineRule="auto"/>
        <w:ind w:left="1076" w:right="90" w:hanging="1091"/>
        <w:rPr>
          <w:ins w:id="208" w:author="Brown,James T" w:date="2019-02-03T14:12:00Z"/>
          <w:color w:val="000000" w:themeColor="text1"/>
        </w:rPr>
      </w:pPr>
    </w:p>
    <w:p w14:paraId="0A549EE9" w14:textId="77777777" w:rsidR="00206B10" w:rsidRDefault="00206B10">
      <w:pPr>
        <w:spacing w:line="259" w:lineRule="auto"/>
        <w:ind w:left="1076" w:right="90" w:hanging="1091"/>
        <w:rPr>
          <w:ins w:id="209" w:author="Brown,James T" w:date="2019-02-03T14:12:00Z"/>
          <w:color w:val="000000" w:themeColor="text1"/>
        </w:rPr>
      </w:pPr>
    </w:p>
    <w:p w14:paraId="6B60FA9A" w14:textId="77777777" w:rsidR="00206B10" w:rsidRDefault="00206B10">
      <w:pPr>
        <w:spacing w:line="259" w:lineRule="auto"/>
        <w:ind w:left="1076" w:right="90" w:hanging="1091"/>
        <w:rPr>
          <w:ins w:id="210" w:author="Brown,James T" w:date="2019-02-03T14:12:00Z"/>
          <w:color w:val="000000" w:themeColor="text1"/>
        </w:rPr>
      </w:pPr>
    </w:p>
    <w:p w14:paraId="027ADB5D" w14:textId="77777777" w:rsidR="00206B10" w:rsidRDefault="00206B10">
      <w:pPr>
        <w:spacing w:line="259" w:lineRule="auto"/>
        <w:ind w:left="1076" w:right="90" w:hanging="1091"/>
        <w:rPr>
          <w:ins w:id="211" w:author="Brown,James T" w:date="2019-02-03T14:12:00Z"/>
          <w:color w:val="000000" w:themeColor="text1"/>
        </w:rPr>
      </w:pPr>
    </w:p>
    <w:p w14:paraId="3E3E242D" w14:textId="77777777" w:rsidR="00206B10" w:rsidRDefault="00206B10">
      <w:pPr>
        <w:spacing w:line="259" w:lineRule="auto"/>
        <w:ind w:left="1076" w:right="90" w:hanging="1091"/>
        <w:rPr>
          <w:ins w:id="212" w:author="Brown,James T" w:date="2019-02-03T14:12:00Z"/>
          <w:color w:val="000000" w:themeColor="text1"/>
        </w:rPr>
      </w:pPr>
    </w:p>
    <w:p w14:paraId="70FE9E53" w14:textId="77777777" w:rsidR="00206B10" w:rsidRDefault="00206B10">
      <w:pPr>
        <w:spacing w:line="259" w:lineRule="auto"/>
        <w:ind w:left="1076" w:right="90" w:hanging="1091"/>
        <w:rPr>
          <w:ins w:id="213" w:author="Brown,James T" w:date="2019-02-03T14:12:00Z"/>
          <w:color w:val="000000" w:themeColor="text1"/>
        </w:rPr>
      </w:pPr>
    </w:p>
    <w:p w14:paraId="730CCE09" w14:textId="77777777" w:rsidR="00206B10" w:rsidRDefault="00206B10">
      <w:pPr>
        <w:spacing w:line="259" w:lineRule="auto"/>
        <w:ind w:left="1076" w:right="90" w:hanging="1091"/>
        <w:rPr>
          <w:ins w:id="214" w:author="Brown,James T" w:date="2019-02-03T14:12:00Z"/>
          <w:color w:val="000000" w:themeColor="text1"/>
        </w:rPr>
      </w:pPr>
    </w:p>
    <w:p w14:paraId="4D492116" w14:textId="77777777" w:rsidR="00206B10" w:rsidRDefault="00206B10">
      <w:pPr>
        <w:spacing w:line="259" w:lineRule="auto"/>
        <w:ind w:left="1076" w:right="90" w:hanging="1091"/>
        <w:rPr>
          <w:ins w:id="215" w:author="Brown,James T" w:date="2019-02-03T14:12:00Z"/>
          <w:color w:val="000000" w:themeColor="text1"/>
        </w:rPr>
      </w:pPr>
    </w:p>
    <w:p w14:paraId="09871F8A" w14:textId="77777777" w:rsidR="00206B10" w:rsidRDefault="00206B10">
      <w:pPr>
        <w:spacing w:line="259" w:lineRule="auto"/>
        <w:ind w:left="1076" w:right="90" w:hanging="1091"/>
        <w:rPr>
          <w:ins w:id="216" w:author="Brown,James T" w:date="2019-02-03T14:12:00Z"/>
          <w:color w:val="000000" w:themeColor="text1"/>
        </w:rPr>
      </w:pPr>
    </w:p>
    <w:p w14:paraId="1FD19CBE" w14:textId="77777777" w:rsidR="00206B10" w:rsidRDefault="00206B10">
      <w:pPr>
        <w:spacing w:line="259" w:lineRule="auto"/>
        <w:ind w:left="1076" w:right="90" w:hanging="1091"/>
        <w:rPr>
          <w:ins w:id="217" w:author="Brown,James T" w:date="2019-02-03T14:12:00Z"/>
          <w:color w:val="000000" w:themeColor="text1"/>
        </w:rPr>
      </w:pPr>
    </w:p>
    <w:p w14:paraId="4776F3EC" w14:textId="77777777" w:rsidR="00206B10" w:rsidRDefault="00206B10">
      <w:pPr>
        <w:spacing w:line="259" w:lineRule="auto"/>
        <w:ind w:left="1076" w:right="90" w:hanging="1091"/>
        <w:rPr>
          <w:ins w:id="218" w:author="Brown,James T" w:date="2019-02-03T14:12:00Z"/>
          <w:color w:val="000000" w:themeColor="text1"/>
        </w:rPr>
      </w:pPr>
    </w:p>
    <w:p w14:paraId="397888D7" w14:textId="77777777" w:rsidR="00206B10" w:rsidRDefault="00206B10">
      <w:pPr>
        <w:spacing w:line="259" w:lineRule="auto"/>
        <w:ind w:left="1076" w:right="90" w:hanging="1091"/>
        <w:rPr>
          <w:ins w:id="219" w:author="Brown,James T" w:date="2019-02-03T14:12:00Z"/>
          <w:color w:val="000000" w:themeColor="text1"/>
        </w:rPr>
      </w:pPr>
    </w:p>
    <w:p w14:paraId="60266D5B" w14:textId="77777777" w:rsidR="00206B10" w:rsidRDefault="00206B10">
      <w:pPr>
        <w:spacing w:line="259" w:lineRule="auto"/>
        <w:ind w:left="1076" w:right="90" w:hanging="1091"/>
        <w:rPr>
          <w:ins w:id="220" w:author="Brown,James T" w:date="2019-02-03T14:12:00Z"/>
          <w:color w:val="000000" w:themeColor="text1"/>
        </w:rPr>
      </w:pPr>
    </w:p>
    <w:p w14:paraId="3D3E2050" w14:textId="77777777" w:rsidR="00206B10" w:rsidRDefault="00206B10">
      <w:pPr>
        <w:spacing w:line="259" w:lineRule="auto"/>
        <w:ind w:left="1076" w:right="90" w:hanging="1091"/>
        <w:rPr>
          <w:ins w:id="221" w:author="Brown,James T" w:date="2019-02-03T14:12:00Z"/>
          <w:color w:val="000000" w:themeColor="text1"/>
        </w:rPr>
      </w:pPr>
    </w:p>
    <w:p w14:paraId="136A7841" w14:textId="77777777" w:rsidR="00206B10" w:rsidRDefault="00206B10">
      <w:pPr>
        <w:spacing w:line="259" w:lineRule="auto"/>
        <w:ind w:left="1076" w:right="90" w:hanging="1091"/>
        <w:rPr>
          <w:ins w:id="222" w:author="Brown,James T" w:date="2019-02-03T14:12:00Z"/>
          <w:color w:val="000000" w:themeColor="text1"/>
        </w:rPr>
      </w:pPr>
    </w:p>
    <w:p w14:paraId="76940B42" w14:textId="77777777" w:rsidR="00206B10" w:rsidRDefault="00206B10">
      <w:pPr>
        <w:spacing w:line="259" w:lineRule="auto"/>
        <w:ind w:left="1076" w:right="90" w:hanging="1091"/>
        <w:rPr>
          <w:ins w:id="223" w:author="Brown,James T" w:date="2019-02-03T14:12:00Z"/>
          <w:color w:val="000000" w:themeColor="text1"/>
        </w:rPr>
      </w:pPr>
    </w:p>
    <w:p w14:paraId="2880E547" w14:textId="77777777" w:rsidR="00206B10" w:rsidRDefault="00206B10">
      <w:pPr>
        <w:spacing w:line="259" w:lineRule="auto"/>
        <w:ind w:left="1076" w:right="90" w:hanging="1091"/>
        <w:rPr>
          <w:ins w:id="224" w:author="Brown,James T" w:date="2019-02-03T14:12:00Z"/>
          <w:color w:val="000000" w:themeColor="text1"/>
        </w:rPr>
      </w:pPr>
    </w:p>
    <w:p w14:paraId="73E8A9D5" w14:textId="77777777" w:rsidR="00206B10" w:rsidRDefault="00206B10">
      <w:pPr>
        <w:spacing w:line="259" w:lineRule="auto"/>
        <w:ind w:left="1076" w:right="90" w:hanging="1091"/>
        <w:rPr>
          <w:ins w:id="225" w:author="Brown,James T" w:date="2019-02-03T14:11:00Z"/>
          <w:color w:val="000000" w:themeColor="text1"/>
        </w:rPr>
      </w:pPr>
    </w:p>
    <w:p w14:paraId="3FC856CD" w14:textId="77777777" w:rsidR="00206B10" w:rsidRDefault="00206B10">
      <w:pPr>
        <w:spacing w:line="259" w:lineRule="auto"/>
        <w:ind w:left="1076" w:right="90" w:hanging="1091"/>
        <w:rPr>
          <w:ins w:id="226" w:author="Brown,James T" w:date="2019-02-03T14:12:00Z"/>
          <w:color w:val="000000" w:themeColor="text1"/>
        </w:rPr>
      </w:pPr>
    </w:p>
    <w:p w14:paraId="03B6CB38" w14:textId="777777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227" w:author="Brown,James T" w:date="2019-02-03T14:12:00Z">
        <w:r>
          <w:rPr>
            <w:color w:val="000000" w:themeColor="text1"/>
          </w:rPr>
          <w:t>3</w:t>
        </w:r>
      </w:ins>
      <w:r w:rsidRPr="004F09C9">
        <w:rPr>
          <w:color w:val="000000" w:themeColor="text1"/>
        </w:rPr>
        <w:t xml:space="preserve">. FULL MODEL: ANOVA summary table for the additive and interactive effects of sample day and diapause genotype, and the effect of lean mass on lipid mass depletion. Asterisks "*" indicate statistical significance, ns represents </w:t>
      </w:r>
      <w:proofErr w:type="gramStart"/>
      <w:r w:rsidRPr="004F09C9">
        <w:rPr>
          <w:color w:val="000000" w:themeColor="text1"/>
        </w:rPr>
        <w:t>non significant</w:t>
      </w:r>
      <w:proofErr w:type="gramEnd"/>
      <w:r w:rsidRPr="004F09C9">
        <w:rPr>
          <w:color w:val="000000" w:themeColor="text1"/>
        </w:rPr>
        <w:t xml:space="preserve">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39CBC96E" w14:textId="77777777" w:rsidTr="00B662AB">
        <w:trPr>
          <w:trHeight w:val="427"/>
        </w:trPr>
        <w:tc>
          <w:tcPr>
            <w:tcW w:w="4914" w:type="dxa"/>
            <w:tcBorders>
              <w:top w:val="double" w:sz="3" w:space="0" w:color="000000"/>
              <w:left w:val="nil"/>
              <w:bottom w:val="single" w:sz="3" w:space="0" w:color="000000"/>
              <w:right w:val="nil"/>
            </w:tcBorders>
          </w:tcPr>
          <w:p w14:paraId="169EE78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9250B1E"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4D287F60"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25AB5AEC"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037073B" w14:textId="77777777" w:rsidTr="00B662AB">
        <w:trPr>
          <w:trHeight w:val="297"/>
        </w:trPr>
        <w:tc>
          <w:tcPr>
            <w:tcW w:w="4914" w:type="dxa"/>
            <w:tcBorders>
              <w:top w:val="single" w:sz="3" w:space="0" w:color="000000"/>
              <w:left w:val="nil"/>
              <w:bottom w:val="single" w:sz="3" w:space="0" w:color="000000"/>
              <w:right w:val="nil"/>
            </w:tcBorders>
          </w:tcPr>
          <w:p w14:paraId="59FB558E"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1A0E0533"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26EA3C7C"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031F3B6A" w14:textId="77777777" w:rsidR="00206B10" w:rsidRPr="004F09C9" w:rsidRDefault="00206B10" w:rsidP="00B662AB">
            <w:pPr>
              <w:spacing w:after="160" w:line="259" w:lineRule="auto"/>
              <w:ind w:left="0" w:firstLine="0"/>
              <w:rPr>
                <w:color w:val="000000" w:themeColor="text1"/>
              </w:rPr>
            </w:pPr>
          </w:p>
        </w:tc>
      </w:tr>
      <w:tr w:rsidR="00206B10" w:rsidRPr="004F09C9" w14:paraId="27BCA7BF" w14:textId="77777777" w:rsidTr="00B662AB">
        <w:trPr>
          <w:trHeight w:val="340"/>
        </w:trPr>
        <w:tc>
          <w:tcPr>
            <w:tcW w:w="4914" w:type="dxa"/>
            <w:tcBorders>
              <w:top w:val="single" w:sz="3" w:space="0" w:color="000000"/>
              <w:left w:val="nil"/>
              <w:bottom w:val="nil"/>
              <w:right w:val="nil"/>
            </w:tcBorders>
          </w:tcPr>
          <w:p w14:paraId="3A1D455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FFA0276"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053D12E8"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130AFDF0"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5FB8C50" w14:textId="77777777" w:rsidTr="00B662AB">
        <w:trPr>
          <w:trHeight w:val="384"/>
        </w:trPr>
        <w:tc>
          <w:tcPr>
            <w:tcW w:w="4914" w:type="dxa"/>
            <w:tcBorders>
              <w:top w:val="nil"/>
              <w:left w:val="nil"/>
              <w:bottom w:val="nil"/>
              <w:right w:val="nil"/>
            </w:tcBorders>
          </w:tcPr>
          <w:p w14:paraId="0B7C0FC6"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175DA0D"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113AE444"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1B53B961"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6923B77C" w14:textId="77777777" w:rsidTr="00B662AB">
        <w:trPr>
          <w:trHeight w:val="395"/>
        </w:trPr>
        <w:tc>
          <w:tcPr>
            <w:tcW w:w="4914" w:type="dxa"/>
            <w:tcBorders>
              <w:top w:val="nil"/>
              <w:left w:val="nil"/>
              <w:bottom w:val="nil"/>
              <w:right w:val="nil"/>
            </w:tcBorders>
          </w:tcPr>
          <w:p w14:paraId="4E42BD3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7162C7D1"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75988406"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770DD7FB"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06F61127" w14:textId="77777777" w:rsidTr="00B662AB">
        <w:trPr>
          <w:trHeight w:val="470"/>
        </w:trPr>
        <w:tc>
          <w:tcPr>
            <w:tcW w:w="4914" w:type="dxa"/>
            <w:tcBorders>
              <w:top w:val="nil"/>
              <w:left w:val="nil"/>
              <w:bottom w:val="single" w:sz="3" w:space="0" w:color="000000"/>
              <w:right w:val="nil"/>
            </w:tcBorders>
          </w:tcPr>
          <w:p w14:paraId="1A43014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179452CA"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3038D4FE"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0F4FE44D"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28FCBAF8" w14:textId="77777777" w:rsidR="00206B10" w:rsidRDefault="00206B10">
      <w:pPr>
        <w:spacing w:line="259" w:lineRule="auto"/>
        <w:ind w:left="1076" w:right="90" w:hanging="1091"/>
        <w:rPr>
          <w:ins w:id="228" w:author="Brown,James T" w:date="2019-02-03T14:12:00Z"/>
          <w:color w:val="000000" w:themeColor="text1"/>
        </w:rPr>
      </w:pPr>
    </w:p>
    <w:p w14:paraId="029D7F9C" w14:textId="77777777" w:rsidR="00206B10" w:rsidRDefault="00206B10">
      <w:pPr>
        <w:spacing w:line="259" w:lineRule="auto"/>
        <w:ind w:left="1076" w:right="90" w:hanging="1091"/>
        <w:rPr>
          <w:ins w:id="229" w:author="Brown,James T" w:date="2019-02-03T14:13:00Z"/>
          <w:color w:val="000000" w:themeColor="text1"/>
        </w:rPr>
      </w:pPr>
    </w:p>
    <w:p w14:paraId="6F352A08" w14:textId="77777777" w:rsidR="00206B10" w:rsidRDefault="00206B10">
      <w:pPr>
        <w:spacing w:line="259" w:lineRule="auto"/>
        <w:ind w:left="1076" w:right="90" w:hanging="1091"/>
        <w:rPr>
          <w:ins w:id="230" w:author="Brown,James T" w:date="2019-02-03T14:13:00Z"/>
          <w:color w:val="000000" w:themeColor="text1"/>
        </w:rPr>
      </w:pPr>
    </w:p>
    <w:p w14:paraId="659A751C" w14:textId="77777777" w:rsidR="00206B10" w:rsidRDefault="00206B10">
      <w:pPr>
        <w:spacing w:line="259" w:lineRule="auto"/>
        <w:ind w:left="1076" w:right="90" w:hanging="1091"/>
        <w:rPr>
          <w:ins w:id="231" w:author="Brown,James T" w:date="2019-02-03T14:13:00Z"/>
          <w:color w:val="000000" w:themeColor="text1"/>
        </w:rPr>
      </w:pPr>
    </w:p>
    <w:p w14:paraId="718B9BD8" w14:textId="77777777" w:rsidR="00206B10" w:rsidRDefault="00206B10">
      <w:pPr>
        <w:spacing w:line="259" w:lineRule="auto"/>
        <w:ind w:left="1076" w:right="90" w:hanging="1091"/>
        <w:rPr>
          <w:ins w:id="232" w:author="Brown,James T" w:date="2019-02-03T14:13:00Z"/>
          <w:color w:val="000000" w:themeColor="text1"/>
        </w:rPr>
      </w:pPr>
    </w:p>
    <w:p w14:paraId="13E6A428" w14:textId="77777777" w:rsidR="00206B10" w:rsidRDefault="00206B10">
      <w:pPr>
        <w:spacing w:line="259" w:lineRule="auto"/>
        <w:ind w:left="1076" w:right="90" w:hanging="1091"/>
        <w:rPr>
          <w:ins w:id="233" w:author="Brown,James T" w:date="2019-02-03T14:13:00Z"/>
          <w:color w:val="000000" w:themeColor="text1"/>
        </w:rPr>
      </w:pPr>
    </w:p>
    <w:p w14:paraId="12346195" w14:textId="77777777" w:rsidR="00206B10" w:rsidRDefault="00206B10">
      <w:pPr>
        <w:spacing w:line="259" w:lineRule="auto"/>
        <w:ind w:left="1076" w:right="90" w:hanging="1091"/>
        <w:rPr>
          <w:ins w:id="234" w:author="Brown,James T" w:date="2019-02-03T14:13:00Z"/>
          <w:color w:val="000000" w:themeColor="text1"/>
        </w:rPr>
      </w:pPr>
    </w:p>
    <w:p w14:paraId="7E905CCE" w14:textId="77777777" w:rsidR="00206B10" w:rsidRDefault="00206B10">
      <w:pPr>
        <w:spacing w:line="259" w:lineRule="auto"/>
        <w:ind w:left="1076" w:right="90" w:hanging="1091"/>
        <w:rPr>
          <w:ins w:id="235" w:author="Brown,James T" w:date="2019-02-03T14:13:00Z"/>
          <w:color w:val="000000" w:themeColor="text1"/>
        </w:rPr>
      </w:pPr>
    </w:p>
    <w:p w14:paraId="03453636" w14:textId="77777777" w:rsidR="00206B10" w:rsidRDefault="00206B10">
      <w:pPr>
        <w:spacing w:line="259" w:lineRule="auto"/>
        <w:ind w:left="1076" w:right="90" w:hanging="1091"/>
        <w:rPr>
          <w:ins w:id="236" w:author="Brown,James T" w:date="2019-02-03T14:13:00Z"/>
          <w:color w:val="000000" w:themeColor="text1"/>
        </w:rPr>
      </w:pPr>
    </w:p>
    <w:p w14:paraId="113D7456" w14:textId="77777777" w:rsidR="00206B10" w:rsidRDefault="00206B10">
      <w:pPr>
        <w:spacing w:line="259" w:lineRule="auto"/>
        <w:ind w:left="1076" w:right="90" w:hanging="1091"/>
        <w:rPr>
          <w:ins w:id="237" w:author="Brown,James T" w:date="2019-02-03T14:13:00Z"/>
          <w:color w:val="000000" w:themeColor="text1"/>
        </w:rPr>
      </w:pPr>
    </w:p>
    <w:p w14:paraId="7DA4BBFE" w14:textId="77777777" w:rsidR="00206B10" w:rsidRDefault="00206B10">
      <w:pPr>
        <w:spacing w:line="259" w:lineRule="auto"/>
        <w:ind w:left="1076" w:right="90" w:hanging="1091"/>
        <w:rPr>
          <w:ins w:id="238" w:author="Brown,James T" w:date="2019-02-03T14:13:00Z"/>
          <w:color w:val="000000" w:themeColor="text1"/>
        </w:rPr>
      </w:pPr>
    </w:p>
    <w:p w14:paraId="33CCEB52" w14:textId="77777777" w:rsidR="00206B10" w:rsidRDefault="00206B10">
      <w:pPr>
        <w:spacing w:line="259" w:lineRule="auto"/>
        <w:ind w:left="1076" w:right="90" w:hanging="1091"/>
        <w:rPr>
          <w:ins w:id="239" w:author="Brown,James T" w:date="2019-02-03T14:13:00Z"/>
          <w:color w:val="000000" w:themeColor="text1"/>
        </w:rPr>
      </w:pPr>
    </w:p>
    <w:p w14:paraId="576C7FEE" w14:textId="77777777" w:rsidR="00206B10" w:rsidRDefault="00206B10">
      <w:pPr>
        <w:spacing w:line="259" w:lineRule="auto"/>
        <w:ind w:left="1076" w:right="90" w:hanging="1091"/>
        <w:rPr>
          <w:ins w:id="240" w:author="Brown,James T" w:date="2019-02-03T14:13:00Z"/>
          <w:color w:val="000000" w:themeColor="text1"/>
        </w:rPr>
      </w:pPr>
    </w:p>
    <w:p w14:paraId="7874B0D0" w14:textId="77777777" w:rsidR="00206B10" w:rsidRDefault="00206B10">
      <w:pPr>
        <w:spacing w:line="259" w:lineRule="auto"/>
        <w:ind w:left="1076" w:right="90" w:hanging="1091"/>
        <w:rPr>
          <w:ins w:id="241" w:author="Brown,James T" w:date="2019-02-03T14:13:00Z"/>
          <w:color w:val="000000" w:themeColor="text1"/>
        </w:rPr>
      </w:pPr>
    </w:p>
    <w:p w14:paraId="2FB01639" w14:textId="77777777" w:rsidR="00206B10" w:rsidRDefault="00206B10">
      <w:pPr>
        <w:spacing w:line="259" w:lineRule="auto"/>
        <w:ind w:left="1076" w:right="90" w:hanging="1091"/>
        <w:rPr>
          <w:ins w:id="242" w:author="Brown,James T" w:date="2019-02-03T14:13:00Z"/>
          <w:color w:val="000000" w:themeColor="text1"/>
        </w:rPr>
      </w:pPr>
    </w:p>
    <w:p w14:paraId="11514986" w14:textId="77777777" w:rsidR="00206B10" w:rsidRDefault="00206B10">
      <w:pPr>
        <w:spacing w:line="259" w:lineRule="auto"/>
        <w:ind w:left="1076" w:right="90" w:hanging="1091"/>
        <w:rPr>
          <w:ins w:id="243" w:author="Brown,James T" w:date="2019-02-03T14:13:00Z"/>
          <w:color w:val="000000" w:themeColor="text1"/>
        </w:rPr>
      </w:pPr>
    </w:p>
    <w:p w14:paraId="767E51B9" w14:textId="77777777" w:rsidR="00206B10" w:rsidRDefault="00206B10">
      <w:pPr>
        <w:spacing w:line="259" w:lineRule="auto"/>
        <w:ind w:left="1076" w:right="90" w:hanging="1091"/>
        <w:rPr>
          <w:ins w:id="244" w:author="Brown,James T" w:date="2019-02-03T14:13:00Z"/>
          <w:color w:val="000000" w:themeColor="text1"/>
        </w:rPr>
      </w:pPr>
    </w:p>
    <w:p w14:paraId="67122150" w14:textId="77777777" w:rsidR="00206B10" w:rsidRDefault="00206B10">
      <w:pPr>
        <w:spacing w:line="259" w:lineRule="auto"/>
        <w:ind w:left="1076" w:right="90" w:hanging="1091"/>
        <w:rPr>
          <w:ins w:id="245" w:author="Brown,James T" w:date="2019-02-03T14:13:00Z"/>
          <w:color w:val="000000" w:themeColor="text1"/>
        </w:rPr>
      </w:pPr>
    </w:p>
    <w:p w14:paraId="3D94E4B0" w14:textId="77777777" w:rsidR="00206B10" w:rsidRDefault="00206B10">
      <w:pPr>
        <w:spacing w:line="259" w:lineRule="auto"/>
        <w:ind w:left="1076" w:right="90" w:hanging="1091"/>
        <w:rPr>
          <w:ins w:id="246" w:author="Brown,James T" w:date="2019-02-03T14:13:00Z"/>
          <w:color w:val="000000" w:themeColor="text1"/>
        </w:rPr>
      </w:pPr>
    </w:p>
    <w:p w14:paraId="1415F9A0" w14:textId="77777777" w:rsidR="00206B10" w:rsidRDefault="00206B10">
      <w:pPr>
        <w:spacing w:line="259" w:lineRule="auto"/>
        <w:ind w:left="1076" w:right="90" w:hanging="1091"/>
        <w:rPr>
          <w:ins w:id="247" w:author="Brown,James T" w:date="2019-02-03T14:13:00Z"/>
          <w:color w:val="000000" w:themeColor="text1"/>
        </w:rPr>
      </w:pPr>
    </w:p>
    <w:p w14:paraId="2A161FC1" w14:textId="77777777" w:rsidR="00206B10" w:rsidRDefault="00206B10">
      <w:pPr>
        <w:spacing w:line="259" w:lineRule="auto"/>
        <w:ind w:left="1076" w:right="90" w:hanging="1091"/>
        <w:rPr>
          <w:ins w:id="248" w:author="Brown,James T" w:date="2019-02-03T14:13:00Z"/>
          <w:color w:val="000000" w:themeColor="text1"/>
        </w:rPr>
      </w:pPr>
    </w:p>
    <w:p w14:paraId="2DCD0488" w14:textId="77777777" w:rsidR="00206B10" w:rsidRDefault="00206B10">
      <w:pPr>
        <w:spacing w:line="259" w:lineRule="auto"/>
        <w:ind w:left="1076" w:right="90" w:hanging="1091"/>
        <w:rPr>
          <w:ins w:id="249" w:author="Brown,James T" w:date="2019-02-03T14:13:00Z"/>
          <w:color w:val="000000" w:themeColor="text1"/>
        </w:rPr>
      </w:pPr>
    </w:p>
    <w:p w14:paraId="2D33B1F2" w14:textId="77777777" w:rsidR="00206B10" w:rsidRDefault="00206B10">
      <w:pPr>
        <w:spacing w:line="259" w:lineRule="auto"/>
        <w:ind w:left="1076" w:right="90" w:hanging="1091"/>
        <w:rPr>
          <w:ins w:id="250" w:author="Brown,James T" w:date="2019-02-03T14:13:00Z"/>
          <w:color w:val="000000" w:themeColor="text1"/>
        </w:rPr>
      </w:pPr>
    </w:p>
    <w:p w14:paraId="333E50E7" w14:textId="77777777" w:rsidR="00206B10" w:rsidRDefault="00206B10">
      <w:pPr>
        <w:spacing w:line="259" w:lineRule="auto"/>
        <w:ind w:left="1076" w:right="90" w:hanging="1091"/>
        <w:rPr>
          <w:ins w:id="251" w:author="Brown,James T" w:date="2019-02-03T14:13:00Z"/>
          <w:color w:val="000000" w:themeColor="text1"/>
        </w:rPr>
      </w:pPr>
    </w:p>
    <w:p w14:paraId="78B28C66" w14:textId="77777777" w:rsidR="00206B10" w:rsidRDefault="00206B10">
      <w:pPr>
        <w:spacing w:line="259" w:lineRule="auto"/>
        <w:ind w:left="1076" w:right="90" w:hanging="1091"/>
        <w:rPr>
          <w:ins w:id="252" w:author="Brown,James T" w:date="2019-02-03T14:13:00Z"/>
          <w:color w:val="000000" w:themeColor="text1"/>
        </w:rPr>
      </w:pPr>
    </w:p>
    <w:p w14:paraId="74C12721" w14:textId="77777777" w:rsidR="00206B10" w:rsidRDefault="00206B10">
      <w:pPr>
        <w:spacing w:line="259" w:lineRule="auto"/>
        <w:ind w:left="1076" w:right="90" w:hanging="1091"/>
        <w:rPr>
          <w:ins w:id="253" w:author="Brown,James T" w:date="2019-02-03T14:13:00Z"/>
          <w:color w:val="000000" w:themeColor="text1"/>
        </w:rPr>
      </w:pPr>
    </w:p>
    <w:p w14:paraId="3107036B" w14:textId="77777777" w:rsidR="00206B10" w:rsidRDefault="00206B10">
      <w:pPr>
        <w:spacing w:line="259" w:lineRule="auto"/>
        <w:ind w:left="1076" w:right="90" w:hanging="1091"/>
        <w:rPr>
          <w:ins w:id="254" w:author="Brown,James T" w:date="2019-02-03T14:13:00Z"/>
          <w:color w:val="000000" w:themeColor="text1"/>
        </w:rPr>
      </w:pPr>
    </w:p>
    <w:p w14:paraId="751ADF08" w14:textId="77777777" w:rsidR="00206B10" w:rsidRDefault="00206B10">
      <w:pPr>
        <w:spacing w:line="259" w:lineRule="auto"/>
        <w:ind w:left="1076" w:right="90" w:hanging="1091"/>
        <w:rPr>
          <w:ins w:id="255" w:author="Brown,James T" w:date="2019-02-03T14:13:00Z"/>
          <w:color w:val="000000" w:themeColor="text1"/>
        </w:rPr>
      </w:pPr>
    </w:p>
    <w:p w14:paraId="22EB3AD5" w14:textId="77777777" w:rsidR="00206B10" w:rsidRDefault="00206B10">
      <w:pPr>
        <w:spacing w:line="259" w:lineRule="auto"/>
        <w:ind w:left="1076" w:right="90" w:hanging="1091"/>
        <w:rPr>
          <w:ins w:id="256" w:author="Brown,James T" w:date="2019-02-03T14:13:00Z"/>
          <w:color w:val="000000" w:themeColor="text1"/>
        </w:rPr>
      </w:pPr>
    </w:p>
    <w:p w14:paraId="353CB9D9" w14:textId="77777777" w:rsidR="00206B10" w:rsidRDefault="00206B10">
      <w:pPr>
        <w:spacing w:line="259" w:lineRule="auto"/>
        <w:ind w:left="1076" w:right="90" w:hanging="1091"/>
        <w:rPr>
          <w:ins w:id="257" w:author="Brown,James T" w:date="2019-02-03T14:11:00Z"/>
          <w:color w:val="000000" w:themeColor="text1"/>
        </w:rPr>
      </w:pPr>
    </w:p>
    <w:p w14:paraId="75B283B5" w14:textId="77777777"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ins w:id="258" w:author="Brown,James T" w:date="2019-02-03T14:13:00Z">
        <w:r>
          <w:rPr>
            <w:color w:val="000000" w:themeColor="text1"/>
          </w:rPr>
          <w:t>4</w:t>
        </w:r>
      </w:ins>
      <w:del w:id="259" w:author="Brown,James T" w:date="2019-02-03T14:13:00Z">
        <w:r w:rsidRPr="004F09C9" w:rsidDel="00206B10">
          <w:rPr>
            <w:color w:val="000000" w:themeColor="text1"/>
          </w:rPr>
          <w:delText>2</w:delText>
        </w:r>
      </w:del>
      <w:r w:rsidRPr="004F09C9">
        <w:rPr>
          <w:color w:val="000000" w:themeColor="text1"/>
        </w:rPr>
        <w:t>. FULL MODEL: ANOVA summary table for the additive and interactive effects of photoperiod and diapause genotype and the effect of lean mass accumulation.</w:t>
      </w:r>
    </w:p>
    <w:p w14:paraId="5C73BAB4"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 xml:space="preserve">Asterisks "*" indicate statistical significance, ns represents </w:t>
      </w:r>
      <w:proofErr w:type="gramStart"/>
      <w:r w:rsidRPr="004F09C9">
        <w:rPr>
          <w:color w:val="000000" w:themeColor="text1"/>
        </w:rPr>
        <w:t>non significant</w:t>
      </w:r>
      <w:proofErr w:type="gramEnd"/>
      <w:r w:rsidRPr="004F09C9">
        <w:rPr>
          <w:color w:val="000000" w:themeColor="text1"/>
        </w:rPr>
        <w:t xml:space="preserve">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28F82A84" w14:textId="77777777" w:rsidTr="00B662AB">
        <w:trPr>
          <w:trHeight w:val="427"/>
        </w:trPr>
        <w:tc>
          <w:tcPr>
            <w:tcW w:w="6276" w:type="dxa"/>
            <w:tcBorders>
              <w:top w:val="double" w:sz="3" w:space="0" w:color="000000"/>
              <w:left w:val="nil"/>
              <w:bottom w:val="single" w:sz="3" w:space="0" w:color="000000"/>
              <w:right w:val="nil"/>
            </w:tcBorders>
          </w:tcPr>
          <w:p w14:paraId="5ECE604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2E50A2A4"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667C4A6A"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93FA05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2F1F1E9C" w14:textId="77777777" w:rsidTr="00B662AB">
        <w:trPr>
          <w:trHeight w:val="297"/>
        </w:trPr>
        <w:tc>
          <w:tcPr>
            <w:tcW w:w="6276" w:type="dxa"/>
            <w:tcBorders>
              <w:top w:val="single" w:sz="3" w:space="0" w:color="000000"/>
              <w:left w:val="nil"/>
              <w:bottom w:val="single" w:sz="3" w:space="0" w:color="000000"/>
              <w:right w:val="nil"/>
            </w:tcBorders>
          </w:tcPr>
          <w:p w14:paraId="5383C0CD"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008850D1"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08911B53"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1D1F7E0" w14:textId="77777777" w:rsidR="00206B10" w:rsidRPr="004F09C9" w:rsidRDefault="00206B10" w:rsidP="00B662AB">
            <w:pPr>
              <w:spacing w:after="160" w:line="259" w:lineRule="auto"/>
              <w:ind w:left="0" w:firstLine="0"/>
              <w:rPr>
                <w:color w:val="000000" w:themeColor="text1"/>
              </w:rPr>
            </w:pPr>
          </w:p>
        </w:tc>
      </w:tr>
      <w:tr w:rsidR="00206B10" w:rsidRPr="004F09C9" w14:paraId="15C8C73D" w14:textId="77777777" w:rsidTr="00B662AB">
        <w:trPr>
          <w:trHeight w:val="328"/>
        </w:trPr>
        <w:tc>
          <w:tcPr>
            <w:tcW w:w="6276" w:type="dxa"/>
            <w:tcBorders>
              <w:top w:val="single" w:sz="3" w:space="0" w:color="000000"/>
              <w:left w:val="nil"/>
              <w:bottom w:val="nil"/>
              <w:right w:val="nil"/>
            </w:tcBorders>
          </w:tcPr>
          <w:p w14:paraId="57E61AB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19CBD39"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6513F125"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4917168C"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66915BE7" w14:textId="77777777" w:rsidTr="00B662AB">
        <w:trPr>
          <w:trHeight w:val="395"/>
        </w:trPr>
        <w:tc>
          <w:tcPr>
            <w:tcW w:w="6276" w:type="dxa"/>
            <w:tcBorders>
              <w:top w:val="nil"/>
              <w:left w:val="nil"/>
              <w:bottom w:val="nil"/>
              <w:right w:val="nil"/>
            </w:tcBorders>
          </w:tcPr>
          <w:p w14:paraId="5290227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E87D924"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3CA24213"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37CDA074"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8AE2D9F" w14:textId="77777777" w:rsidTr="00B662AB">
        <w:trPr>
          <w:trHeight w:val="494"/>
        </w:trPr>
        <w:tc>
          <w:tcPr>
            <w:tcW w:w="6276" w:type="dxa"/>
            <w:tcBorders>
              <w:top w:val="nil"/>
              <w:left w:val="nil"/>
              <w:bottom w:val="double" w:sz="3" w:space="0" w:color="000000"/>
              <w:right w:val="nil"/>
            </w:tcBorders>
          </w:tcPr>
          <w:p w14:paraId="717F9DF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47DCAA0F"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7774CF4C"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57418C3F"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5C327297" w14:textId="77777777" w:rsidTr="00B662AB">
        <w:trPr>
          <w:trHeight w:val="427"/>
        </w:trPr>
        <w:tc>
          <w:tcPr>
            <w:tcW w:w="6276" w:type="dxa"/>
            <w:tcBorders>
              <w:top w:val="double" w:sz="3" w:space="0" w:color="000000"/>
              <w:left w:val="nil"/>
              <w:bottom w:val="single" w:sz="3" w:space="0" w:color="000000"/>
              <w:right w:val="nil"/>
            </w:tcBorders>
          </w:tcPr>
          <w:p w14:paraId="1D18F35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613C54DA"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62901FE3"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4E24287F" w14:textId="77777777" w:rsidR="00206B10" w:rsidRPr="004F09C9" w:rsidRDefault="00206B10" w:rsidP="00B662AB">
            <w:pPr>
              <w:spacing w:after="160" w:line="259" w:lineRule="auto"/>
              <w:ind w:left="0" w:firstLine="0"/>
              <w:rPr>
                <w:color w:val="000000" w:themeColor="text1"/>
              </w:rPr>
            </w:pPr>
          </w:p>
        </w:tc>
      </w:tr>
      <w:tr w:rsidR="00206B10" w:rsidRPr="004F09C9" w14:paraId="45BA9790" w14:textId="77777777" w:rsidTr="00B662AB">
        <w:trPr>
          <w:trHeight w:val="340"/>
        </w:trPr>
        <w:tc>
          <w:tcPr>
            <w:tcW w:w="6276" w:type="dxa"/>
            <w:tcBorders>
              <w:top w:val="single" w:sz="3" w:space="0" w:color="000000"/>
              <w:left w:val="nil"/>
              <w:bottom w:val="nil"/>
              <w:right w:val="nil"/>
            </w:tcBorders>
          </w:tcPr>
          <w:p w14:paraId="1662FE9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ECEE596"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124AA4CE"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54A1294F"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417ECC3D" w14:textId="77777777" w:rsidTr="00B662AB">
        <w:trPr>
          <w:trHeight w:val="384"/>
        </w:trPr>
        <w:tc>
          <w:tcPr>
            <w:tcW w:w="6276" w:type="dxa"/>
            <w:tcBorders>
              <w:top w:val="nil"/>
              <w:left w:val="nil"/>
              <w:bottom w:val="nil"/>
              <w:right w:val="nil"/>
            </w:tcBorders>
          </w:tcPr>
          <w:p w14:paraId="22553D5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3B1E0346"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09706CC6"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3909A153"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47CC16C" w14:textId="77777777" w:rsidTr="00B662AB">
        <w:trPr>
          <w:trHeight w:val="470"/>
        </w:trPr>
        <w:tc>
          <w:tcPr>
            <w:tcW w:w="6276" w:type="dxa"/>
            <w:tcBorders>
              <w:top w:val="nil"/>
              <w:left w:val="nil"/>
              <w:bottom w:val="single" w:sz="3" w:space="0" w:color="000000"/>
              <w:right w:val="nil"/>
            </w:tcBorders>
          </w:tcPr>
          <w:p w14:paraId="386E06E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00B44A6"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B557CC0"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199FDA0C"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61151583" w14:textId="77777777" w:rsidR="00206B10" w:rsidRDefault="00206B10">
      <w:pPr>
        <w:spacing w:line="259" w:lineRule="auto"/>
        <w:ind w:left="1076" w:right="90" w:hanging="1091"/>
        <w:rPr>
          <w:ins w:id="260" w:author="Brown,James T" w:date="2019-02-03T14:13:00Z"/>
          <w:color w:val="000000" w:themeColor="text1"/>
        </w:rPr>
      </w:pPr>
    </w:p>
    <w:p w14:paraId="00E73529" w14:textId="77777777" w:rsidR="00206B10" w:rsidRDefault="00206B10">
      <w:pPr>
        <w:spacing w:line="259" w:lineRule="auto"/>
        <w:ind w:left="1076" w:right="90" w:hanging="1091"/>
        <w:rPr>
          <w:ins w:id="261" w:author="Brown,James T" w:date="2019-02-03T14:14:00Z"/>
          <w:color w:val="000000" w:themeColor="text1"/>
        </w:rPr>
      </w:pPr>
    </w:p>
    <w:p w14:paraId="40EF0EF5" w14:textId="77777777" w:rsidR="00206B10" w:rsidRDefault="00206B10">
      <w:pPr>
        <w:spacing w:line="259" w:lineRule="auto"/>
        <w:ind w:left="1076" w:right="90" w:hanging="1091"/>
        <w:rPr>
          <w:ins w:id="262" w:author="Brown,James T" w:date="2019-02-03T14:14:00Z"/>
          <w:color w:val="000000" w:themeColor="text1"/>
        </w:rPr>
      </w:pPr>
    </w:p>
    <w:p w14:paraId="2E1D952A" w14:textId="77777777" w:rsidR="00206B10" w:rsidRDefault="00206B10">
      <w:pPr>
        <w:spacing w:line="259" w:lineRule="auto"/>
        <w:ind w:left="1076" w:right="90" w:hanging="1091"/>
        <w:rPr>
          <w:ins w:id="263" w:author="Brown,James T" w:date="2019-02-03T14:14:00Z"/>
          <w:color w:val="000000" w:themeColor="text1"/>
        </w:rPr>
      </w:pPr>
    </w:p>
    <w:p w14:paraId="3FF02820" w14:textId="77777777" w:rsidR="00206B10" w:rsidRDefault="00206B10">
      <w:pPr>
        <w:spacing w:line="259" w:lineRule="auto"/>
        <w:ind w:left="1076" w:right="90" w:hanging="1091"/>
        <w:rPr>
          <w:ins w:id="264" w:author="Brown,James T" w:date="2019-02-03T14:14:00Z"/>
          <w:color w:val="000000" w:themeColor="text1"/>
        </w:rPr>
      </w:pPr>
    </w:p>
    <w:p w14:paraId="7B40327B" w14:textId="77777777" w:rsidR="00206B10" w:rsidRDefault="00206B10">
      <w:pPr>
        <w:spacing w:line="259" w:lineRule="auto"/>
        <w:ind w:left="1076" w:right="90" w:hanging="1091"/>
        <w:rPr>
          <w:ins w:id="265" w:author="Brown,James T" w:date="2019-02-03T14:14:00Z"/>
          <w:color w:val="000000" w:themeColor="text1"/>
        </w:rPr>
      </w:pPr>
    </w:p>
    <w:p w14:paraId="68DD973C" w14:textId="77777777" w:rsidR="00206B10" w:rsidRDefault="00206B10">
      <w:pPr>
        <w:spacing w:line="259" w:lineRule="auto"/>
        <w:ind w:left="1076" w:right="90" w:hanging="1091"/>
        <w:rPr>
          <w:ins w:id="266" w:author="Brown,James T" w:date="2019-02-03T14:14:00Z"/>
          <w:color w:val="000000" w:themeColor="text1"/>
        </w:rPr>
      </w:pPr>
    </w:p>
    <w:p w14:paraId="17FFD10F" w14:textId="77777777" w:rsidR="00206B10" w:rsidRDefault="00206B10">
      <w:pPr>
        <w:spacing w:line="259" w:lineRule="auto"/>
        <w:ind w:left="1076" w:right="90" w:hanging="1091"/>
        <w:rPr>
          <w:ins w:id="267" w:author="Brown,James T" w:date="2019-02-03T14:14:00Z"/>
          <w:color w:val="000000" w:themeColor="text1"/>
        </w:rPr>
      </w:pPr>
    </w:p>
    <w:p w14:paraId="4C03F461" w14:textId="77777777" w:rsidR="00206B10" w:rsidRDefault="00206B10">
      <w:pPr>
        <w:spacing w:line="259" w:lineRule="auto"/>
        <w:ind w:left="1076" w:right="90" w:hanging="1091"/>
        <w:rPr>
          <w:ins w:id="268" w:author="Brown,James T" w:date="2019-02-03T14:14:00Z"/>
          <w:color w:val="000000" w:themeColor="text1"/>
        </w:rPr>
      </w:pPr>
    </w:p>
    <w:p w14:paraId="4EC31577" w14:textId="77777777" w:rsidR="00206B10" w:rsidRDefault="00206B10">
      <w:pPr>
        <w:spacing w:line="259" w:lineRule="auto"/>
        <w:ind w:left="1076" w:right="90" w:hanging="1091"/>
        <w:rPr>
          <w:ins w:id="269" w:author="Brown,James T" w:date="2019-02-03T14:14:00Z"/>
          <w:color w:val="000000" w:themeColor="text1"/>
        </w:rPr>
      </w:pPr>
    </w:p>
    <w:p w14:paraId="2D1B431C" w14:textId="77777777" w:rsidR="00206B10" w:rsidRDefault="00206B10">
      <w:pPr>
        <w:spacing w:line="259" w:lineRule="auto"/>
        <w:ind w:left="1076" w:right="90" w:hanging="1091"/>
        <w:rPr>
          <w:ins w:id="270" w:author="Brown,James T" w:date="2019-02-03T14:14:00Z"/>
          <w:color w:val="000000" w:themeColor="text1"/>
        </w:rPr>
      </w:pPr>
    </w:p>
    <w:p w14:paraId="09EA4A97" w14:textId="77777777" w:rsidR="00206B10" w:rsidRDefault="00206B10">
      <w:pPr>
        <w:spacing w:line="259" w:lineRule="auto"/>
        <w:ind w:left="1076" w:right="90" w:hanging="1091"/>
        <w:rPr>
          <w:ins w:id="271" w:author="Brown,James T" w:date="2019-02-03T14:14:00Z"/>
          <w:color w:val="000000" w:themeColor="text1"/>
        </w:rPr>
      </w:pPr>
    </w:p>
    <w:p w14:paraId="7C3C25EB" w14:textId="77777777" w:rsidR="00206B10" w:rsidRDefault="00206B10">
      <w:pPr>
        <w:spacing w:line="259" w:lineRule="auto"/>
        <w:ind w:left="1076" w:right="90" w:hanging="1091"/>
        <w:rPr>
          <w:ins w:id="272" w:author="Brown,James T" w:date="2019-02-03T14:14:00Z"/>
          <w:color w:val="000000" w:themeColor="text1"/>
        </w:rPr>
      </w:pPr>
    </w:p>
    <w:p w14:paraId="2A87A8E0" w14:textId="77777777" w:rsidR="00206B10" w:rsidRDefault="00206B10">
      <w:pPr>
        <w:spacing w:line="259" w:lineRule="auto"/>
        <w:ind w:left="1076" w:right="90" w:hanging="1091"/>
        <w:rPr>
          <w:ins w:id="273" w:author="Brown,James T" w:date="2019-02-03T14:14:00Z"/>
          <w:color w:val="000000" w:themeColor="text1"/>
        </w:rPr>
      </w:pPr>
    </w:p>
    <w:p w14:paraId="316660A2" w14:textId="77777777" w:rsidR="00206B10" w:rsidRDefault="00206B10">
      <w:pPr>
        <w:spacing w:line="259" w:lineRule="auto"/>
        <w:ind w:left="1076" w:right="90" w:hanging="1091"/>
        <w:rPr>
          <w:ins w:id="274" w:author="Brown,James T" w:date="2019-02-03T14:14:00Z"/>
          <w:color w:val="000000" w:themeColor="text1"/>
        </w:rPr>
      </w:pPr>
    </w:p>
    <w:p w14:paraId="3F95F6BA" w14:textId="77777777" w:rsidR="00206B10" w:rsidRDefault="00206B10">
      <w:pPr>
        <w:spacing w:line="259" w:lineRule="auto"/>
        <w:ind w:left="1076" w:right="90" w:hanging="1091"/>
        <w:rPr>
          <w:ins w:id="275" w:author="Brown,James T" w:date="2019-02-03T14:14:00Z"/>
          <w:color w:val="000000" w:themeColor="text1"/>
        </w:rPr>
      </w:pPr>
    </w:p>
    <w:p w14:paraId="7727092B" w14:textId="77777777" w:rsidR="00206B10" w:rsidRDefault="00206B10">
      <w:pPr>
        <w:spacing w:line="259" w:lineRule="auto"/>
        <w:ind w:left="1076" w:right="90" w:hanging="1091"/>
        <w:rPr>
          <w:ins w:id="276" w:author="Brown,James T" w:date="2019-02-03T14:14:00Z"/>
          <w:color w:val="000000" w:themeColor="text1"/>
        </w:rPr>
      </w:pPr>
    </w:p>
    <w:p w14:paraId="2F97C164" w14:textId="77777777" w:rsidR="00206B10" w:rsidRDefault="00206B10">
      <w:pPr>
        <w:spacing w:line="259" w:lineRule="auto"/>
        <w:ind w:left="1076" w:right="90" w:hanging="1091"/>
        <w:rPr>
          <w:ins w:id="277" w:author="Brown,James T" w:date="2019-02-03T14:14:00Z"/>
          <w:color w:val="000000" w:themeColor="text1"/>
        </w:rPr>
      </w:pPr>
    </w:p>
    <w:p w14:paraId="6BE2DC16" w14:textId="77777777" w:rsidR="00206B10" w:rsidRDefault="00206B10">
      <w:pPr>
        <w:spacing w:line="259" w:lineRule="auto"/>
        <w:ind w:left="1076" w:right="90" w:hanging="1091"/>
        <w:rPr>
          <w:ins w:id="278" w:author="Brown,James T" w:date="2019-02-03T14:14:00Z"/>
          <w:color w:val="000000" w:themeColor="text1"/>
        </w:rPr>
      </w:pPr>
    </w:p>
    <w:p w14:paraId="7922321F" w14:textId="77777777" w:rsidR="00206B10" w:rsidRDefault="00206B10">
      <w:pPr>
        <w:spacing w:line="259" w:lineRule="auto"/>
        <w:ind w:left="1076" w:right="90" w:hanging="1091"/>
        <w:rPr>
          <w:ins w:id="279" w:author="Brown,James T" w:date="2019-02-03T14:14:00Z"/>
          <w:color w:val="000000" w:themeColor="text1"/>
        </w:rPr>
      </w:pPr>
    </w:p>
    <w:p w14:paraId="2FE9D276" w14:textId="77777777" w:rsidR="00206B10" w:rsidRDefault="00206B10">
      <w:pPr>
        <w:spacing w:line="259" w:lineRule="auto"/>
        <w:ind w:left="1076" w:right="90" w:hanging="1091"/>
        <w:rPr>
          <w:ins w:id="280" w:author="Brown,James T" w:date="2019-02-03T14:14:00Z"/>
          <w:color w:val="000000" w:themeColor="text1"/>
        </w:rPr>
      </w:pPr>
    </w:p>
    <w:p w14:paraId="383BD4CE" w14:textId="77777777" w:rsidR="00206B10" w:rsidRDefault="00206B10">
      <w:pPr>
        <w:spacing w:line="259" w:lineRule="auto"/>
        <w:ind w:left="1076" w:right="90" w:hanging="1091"/>
        <w:rPr>
          <w:ins w:id="281" w:author="Brown,James T" w:date="2019-02-03T14:14:00Z"/>
          <w:color w:val="000000" w:themeColor="text1"/>
        </w:rPr>
      </w:pPr>
    </w:p>
    <w:p w14:paraId="6A5FB7CD" w14:textId="77777777" w:rsidR="00206B10" w:rsidRDefault="00206B10">
      <w:pPr>
        <w:spacing w:line="259" w:lineRule="auto"/>
        <w:ind w:left="1076" w:right="90" w:hanging="1091"/>
        <w:rPr>
          <w:ins w:id="282" w:author="Brown,James T" w:date="2019-02-03T14:14:00Z"/>
          <w:color w:val="000000" w:themeColor="text1"/>
        </w:rPr>
      </w:pPr>
    </w:p>
    <w:p w14:paraId="751B32EC" w14:textId="77777777" w:rsidR="00206B10" w:rsidRDefault="00206B10">
      <w:pPr>
        <w:spacing w:line="259" w:lineRule="auto"/>
        <w:ind w:left="1076" w:right="90" w:hanging="1091"/>
        <w:rPr>
          <w:ins w:id="283" w:author="Brown,James T" w:date="2019-02-03T14:14:00Z"/>
          <w:color w:val="000000" w:themeColor="text1"/>
        </w:rPr>
      </w:pPr>
    </w:p>
    <w:p w14:paraId="2F7D86D0" w14:textId="77777777" w:rsidR="00206B10" w:rsidRDefault="00206B10">
      <w:pPr>
        <w:spacing w:line="259" w:lineRule="auto"/>
        <w:ind w:left="1076" w:right="90" w:hanging="1091"/>
        <w:rPr>
          <w:ins w:id="284" w:author="Brown,James T" w:date="2019-02-03T14:14:00Z"/>
          <w:color w:val="000000" w:themeColor="text1"/>
        </w:rPr>
      </w:pPr>
    </w:p>
    <w:p w14:paraId="7DA9B5CC" w14:textId="77777777" w:rsidR="00206B10" w:rsidRDefault="00206B10">
      <w:pPr>
        <w:spacing w:line="259" w:lineRule="auto"/>
        <w:ind w:left="1076" w:right="90" w:hanging="1091"/>
        <w:rPr>
          <w:ins w:id="285" w:author="Brown,James T" w:date="2019-02-03T14:13:00Z"/>
          <w:color w:val="000000" w:themeColor="text1"/>
        </w:rPr>
      </w:pPr>
    </w:p>
    <w:p w14:paraId="72B043F3" w14:textId="77777777" w:rsidR="00206B10" w:rsidRDefault="00206B10">
      <w:pPr>
        <w:spacing w:line="259" w:lineRule="auto"/>
        <w:ind w:left="1076" w:right="90" w:hanging="1091"/>
        <w:rPr>
          <w:ins w:id="286" w:author="Brown,James T" w:date="2019-02-03T14:14:00Z"/>
          <w:color w:val="000000" w:themeColor="text1"/>
        </w:rPr>
      </w:pPr>
    </w:p>
    <w:p w14:paraId="6F2BB065" w14:textId="77777777"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ins w:id="287" w:author="Brown,James T" w:date="2019-02-03T14:14:00Z">
        <w:r>
          <w:rPr>
            <w:color w:val="000000" w:themeColor="text1"/>
          </w:rPr>
          <w:t>5</w:t>
        </w:r>
      </w:ins>
      <w:del w:id="288" w:author="Brown,James T" w:date="2019-02-03T14:14:00Z">
        <w:r w:rsidRPr="004F09C9" w:rsidDel="00206B10">
          <w:rPr>
            <w:color w:val="000000" w:themeColor="text1"/>
          </w:rPr>
          <w:delText>6</w:delText>
        </w:r>
      </w:del>
      <w:r w:rsidRPr="004F09C9">
        <w:rPr>
          <w:color w:val="000000" w:themeColor="text1"/>
        </w:rPr>
        <w:t>. FULL MODEL: ANOVA summary table for the additive and interactive effects of</w:t>
      </w:r>
    </w:p>
    <w:p w14:paraId="7A1AFAEA" w14:textId="77777777" w:rsidR="00206B10" w:rsidRPr="004F09C9" w:rsidRDefault="00206B10" w:rsidP="00206B10">
      <w:pPr>
        <w:spacing w:line="259" w:lineRule="auto"/>
        <w:ind w:left="1101" w:right="90"/>
        <w:rPr>
          <w:color w:val="000000" w:themeColor="text1"/>
        </w:rPr>
      </w:pPr>
      <w:r w:rsidRPr="004F09C9">
        <w:rPr>
          <w:color w:val="000000" w:themeColor="text1"/>
        </w:rPr>
        <w:t xml:space="preserve">sample day and diapause genotype on lean mass depletion. Asterisks "*" indicate statistical significance, ns represents </w:t>
      </w:r>
      <w:proofErr w:type="gramStart"/>
      <w:r w:rsidRPr="004F09C9">
        <w:rPr>
          <w:color w:val="000000" w:themeColor="text1"/>
        </w:rPr>
        <w:t>non significant</w:t>
      </w:r>
      <w:proofErr w:type="gramEnd"/>
      <w:r w:rsidRPr="004F09C9">
        <w:rPr>
          <w:color w:val="000000" w:themeColor="text1"/>
        </w:rPr>
        <w:t xml:space="preserve">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3F556E5B" w14:textId="77777777" w:rsidTr="00B662AB">
        <w:trPr>
          <w:trHeight w:val="398"/>
        </w:trPr>
        <w:tc>
          <w:tcPr>
            <w:tcW w:w="5857" w:type="dxa"/>
            <w:tcBorders>
              <w:top w:val="double" w:sz="3" w:space="0" w:color="000000"/>
              <w:left w:val="nil"/>
              <w:bottom w:val="double" w:sz="3" w:space="0" w:color="000000"/>
              <w:right w:val="nil"/>
            </w:tcBorders>
          </w:tcPr>
          <w:p w14:paraId="7818D65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BE2F69B"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7D1B8B05"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4B1429E"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A398A0E" w14:textId="77777777" w:rsidTr="00B662AB">
        <w:trPr>
          <w:trHeight w:val="321"/>
        </w:trPr>
        <w:tc>
          <w:tcPr>
            <w:tcW w:w="5857" w:type="dxa"/>
            <w:tcBorders>
              <w:top w:val="double" w:sz="3" w:space="0" w:color="000000"/>
              <w:left w:val="nil"/>
              <w:bottom w:val="single" w:sz="3" w:space="0" w:color="000000"/>
              <w:right w:val="nil"/>
            </w:tcBorders>
          </w:tcPr>
          <w:p w14:paraId="4B77736C"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4093D252"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01F876B3"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33EE5B83" w14:textId="77777777" w:rsidR="00206B10" w:rsidRPr="004F09C9" w:rsidRDefault="00206B10" w:rsidP="00B662AB">
            <w:pPr>
              <w:spacing w:after="160" w:line="259" w:lineRule="auto"/>
              <w:ind w:left="0" w:firstLine="0"/>
              <w:rPr>
                <w:color w:val="000000" w:themeColor="text1"/>
              </w:rPr>
            </w:pPr>
          </w:p>
        </w:tc>
      </w:tr>
      <w:tr w:rsidR="00206B10" w:rsidRPr="004F09C9" w14:paraId="223A266E" w14:textId="77777777" w:rsidTr="00B662AB">
        <w:trPr>
          <w:trHeight w:val="340"/>
        </w:trPr>
        <w:tc>
          <w:tcPr>
            <w:tcW w:w="5857" w:type="dxa"/>
            <w:tcBorders>
              <w:top w:val="single" w:sz="3" w:space="0" w:color="000000"/>
              <w:left w:val="nil"/>
              <w:bottom w:val="nil"/>
              <w:right w:val="nil"/>
            </w:tcBorders>
          </w:tcPr>
          <w:p w14:paraId="6C72274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7259DA15"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7C104B3D"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18236DDB"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1B13A4DC" w14:textId="77777777" w:rsidTr="00B662AB">
        <w:trPr>
          <w:trHeight w:val="384"/>
        </w:trPr>
        <w:tc>
          <w:tcPr>
            <w:tcW w:w="5857" w:type="dxa"/>
            <w:tcBorders>
              <w:top w:val="nil"/>
              <w:left w:val="nil"/>
              <w:bottom w:val="nil"/>
              <w:right w:val="nil"/>
            </w:tcBorders>
          </w:tcPr>
          <w:p w14:paraId="2BE1027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72281AB1"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0794F07D"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77DAAC5F"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090CC6F5" w14:textId="77777777" w:rsidTr="00B662AB">
        <w:trPr>
          <w:trHeight w:val="470"/>
        </w:trPr>
        <w:tc>
          <w:tcPr>
            <w:tcW w:w="5857" w:type="dxa"/>
            <w:tcBorders>
              <w:top w:val="nil"/>
              <w:left w:val="nil"/>
              <w:bottom w:val="single" w:sz="3" w:space="0" w:color="000000"/>
              <w:right w:val="nil"/>
            </w:tcBorders>
          </w:tcPr>
          <w:p w14:paraId="5BA8589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645AD245"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0B419D3A"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6F396CB8"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4A395F13" w14:textId="77777777" w:rsidR="00206B10" w:rsidRDefault="00206B10">
      <w:pPr>
        <w:spacing w:line="259" w:lineRule="auto"/>
        <w:ind w:left="1076" w:right="90" w:hanging="1091"/>
        <w:rPr>
          <w:ins w:id="289" w:author="Brown,James T" w:date="2019-02-03T14:14:00Z"/>
          <w:color w:val="000000" w:themeColor="text1"/>
        </w:rPr>
      </w:pPr>
    </w:p>
    <w:p w14:paraId="16012CFA" w14:textId="77777777" w:rsidR="00206B10" w:rsidRDefault="00206B10">
      <w:pPr>
        <w:spacing w:line="259" w:lineRule="auto"/>
        <w:ind w:left="1076" w:right="90" w:hanging="1091"/>
        <w:rPr>
          <w:ins w:id="290" w:author="Brown,James T" w:date="2019-02-03T14:14:00Z"/>
          <w:color w:val="000000" w:themeColor="text1"/>
        </w:rPr>
      </w:pPr>
    </w:p>
    <w:p w14:paraId="46273AD4" w14:textId="77777777" w:rsidR="00206B10" w:rsidRDefault="00206B10">
      <w:pPr>
        <w:spacing w:line="259" w:lineRule="auto"/>
        <w:ind w:left="1076" w:right="90" w:hanging="1091"/>
        <w:rPr>
          <w:ins w:id="291" w:author="Brown,James T" w:date="2019-02-03T14:14:00Z"/>
          <w:color w:val="000000" w:themeColor="text1"/>
        </w:rPr>
      </w:pPr>
    </w:p>
    <w:p w14:paraId="6A089FD8" w14:textId="77777777" w:rsidR="00206B10" w:rsidRDefault="00206B10">
      <w:pPr>
        <w:spacing w:line="259" w:lineRule="auto"/>
        <w:ind w:left="1076" w:right="90" w:hanging="1091"/>
        <w:rPr>
          <w:ins w:id="292" w:author="Brown,James T" w:date="2019-02-03T14:14:00Z"/>
          <w:color w:val="000000" w:themeColor="text1"/>
        </w:rPr>
      </w:pPr>
    </w:p>
    <w:p w14:paraId="67E91096" w14:textId="77777777" w:rsidR="00206B10" w:rsidRDefault="00206B10">
      <w:pPr>
        <w:spacing w:line="259" w:lineRule="auto"/>
        <w:ind w:left="1076" w:right="90" w:hanging="1091"/>
        <w:rPr>
          <w:ins w:id="293" w:author="Brown,James T" w:date="2019-02-03T14:14:00Z"/>
          <w:color w:val="000000" w:themeColor="text1"/>
        </w:rPr>
      </w:pPr>
    </w:p>
    <w:p w14:paraId="732E32A4" w14:textId="77777777" w:rsidR="00206B10" w:rsidRDefault="00206B10">
      <w:pPr>
        <w:spacing w:line="259" w:lineRule="auto"/>
        <w:ind w:left="1076" w:right="90" w:hanging="1091"/>
        <w:rPr>
          <w:ins w:id="294" w:author="Brown,James T" w:date="2019-02-03T14:14:00Z"/>
          <w:color w:val="000000" w:themeColor="text1"/>
        </w:rPr>
      </w:pPr>
    </w:p>
    <w:p w14:paraId="4E59A9D9" w14:textId="77777777" w:rsidR="00206B10" w:rsidRDefault="00206B10">
      <w:pPr>
        <w:spacing w:line="259" w:lineRule="auto"/>
        <w:ind w:left="1076" w:right="90" w:hanging="1091"/>
        <w:rPr>
          <w:ins w:id="295" w:author="Brown,James T" w:date="2019-02-03T14:14:00Z"/>
          <w:color w:val="000000" w:themeColor="text1"/>
        </w:rPr>
      </w:pPr>
    </w:p>
    <w:p w14:paraId="60D5D5CD" w14:textId="77777777" w:rsidR="00206B10" w:rsidRDefault="00206B10">
      <w:pPr>
        <w:spacing w:line="259" w:lineRule="auto"/>
        <w:ind w:left="1076" w:right="90" w:hanging="1091"/>
        <w:rPr>
          <w:ins w:id="296" w:author="Brown,James T" w:date="2019-02-03T14:14:00Z"/>
          <w:color w:val="000000" w:themeColor="text1"/>
        </w:rPr>
      </w:pPr>
    </w:p>
    <w:p w14:paraId="06780FDD" w14:textId="77777777" w:rsidR="00206B10" w:rsidRDefault="00206B10">
      <w:pPr>
        <w:spacing w:line="259" w:lineRule="auto"/>
        <w:ind w:left="1076" w:right="90" w:hanging="1091"/>
        <w:rPr>
          <w:ins w:id="297" w:author="Brown,James T" w:date="2019-02-03T14:14:00Z"/>
          <w:color w:val="000000" w:themeColor="text1"/>
        </w:rPr>
      </w:pPr>
    </w:p>
    <w:p w14:paraId="47054476" w14:textId="77777777" w:rsidR="00206B10" w:rsidRDefault="00206B10">
      <w:pPr>
        <w:spacing w:line="259" w:lineRule="auto"/>
        <w:ind w:left="1076" w:right="90" w:hanging="1091"/>
        <w:rPr>
          <w:ins w:id="298" w:author="Brown,James T" w:date="2019-02-03T14:14:00Z"/>
          <w:color w:val="000000" w:themeColor="text1"/>
        </w:rPr>
      </w:pPr>
    </w:p>
    <w:p w14:paraId="30203F08" w14:textId="77777777" w:rsidR="00206B10" w:rsidRDefault="00206B10">
      <w:pPr>
        <w:spacing w:line="259" w:lineRule="auto"/>
        <w:ind w:left="1076" w:right="90" w:hanging="1091"/>
        <w:rPr>
          <w:ins w:id="299" w:author="Brown,James T" w:date="2019-02-03T14:14:00Z"/>
          <w:color w:val="000000" w:themeColor="text1"/>
        </w:rPr>
      </w:pPr>
    </w:p>
    <w:p w14:paraId="601ED96A" w14:textId="77777777" w:rsidR="00206B10" w:rsidRDefault="00206B10">
      <w:pPr>
        <w:spacing w:line="259" w:lineRule="auto"/>
        <w:ind w:left="1076" w:right="90" w:hanging="1091"/>
        <w:rPr>
          <w:ins w:id="300" w:author="Brown,James T" w:date="2019-02-03T14:14:00Z"/>
          <w:color w:val="000000" w:themeColor="text1"/>
        </w:rPr>
      </w:pPr>
    </w:p>
    <w:p w14:paraId="1A87AA9A" w14:textId="77777777" w:rsidR="00206B10" w:rsidRDefault="00206B10">
      <w:pPr>
        <w:spacing w:line="259" w:lineRule="auto"/>
        <w:ind w:left="1076" w:right="90" w:hanging="1091"/>
        <w:rPr>
          <w:ins w:id="301" w:author="Brown,James T" w:date="2019-02-03T14:14:00Z"/>
          <w:color w:val="000000" w:themeColor="text1"/>
        </w:rPr>
      </w:pPr>
    </w:p>
    <w:p w14:paraId="61A8896B" w14:textId="77777777" w:rsidR="00206B10" w:rsidRDefault="00206B10">
      <w:pPr>
        <w:spacing w:line="259" w:lineRule="auto"/>
        <w:ind w:left="1076" w:right="90" w:hanging="1091"/>
        <w:rPr>
          <w:ins w:id="302" w:author="Brown,James T" w:date="2019-02-03T14:14:00Z"/>
          <w:color w:val="000000" w:themeColor="text1"/>
        </w:rPr>
      </w:pPr>
    </w:p>
    <w:p w14:paraId="19ACC5E9" w14:textId="77777777" w:rsidR="00206B10" w:rsidRDefault="00206B10">
      <w:pPr>
        <w:spacing w:line="259" w:lineRule="auto"/>
        <w:ind w:left="1076" w:right="90" w:hanging="1091"/>
        <w:rPr>
          <w:ins w:id="303" w:author="Brown,James T" w:date="2019-02-03T14:14:00Z"/>
          <w:color w:val="000000" w:themeColor="text1"/>
        </w:rPr>
      </w:pPr>
    </w:p>
    <w:p w14:paraId="14312EAC" w14:textId="77777777" w:rsidR="00206B10" w:rsidRDefault="00206B10">
      <w:pPr>
        <w:spacing w:line="259" w:lineRule="auto"/>
        <w:ind w:left="1076" w:right="90" w:hanging="1091"/>
        <w:rPr>
          <w:ins w:id="304" w:author="Brown,James T" w:date="2019-02-03T14:14:00Z"/>
          <w:color w:val="000000" w:themeColor="text1"/>
        </w:rPr>
      </w:pPr>
    </w:p>
    <w:p w14:paraId="3DD84AB6" w14:textId="77777777" w:rsidR="00206B10" w:rsidRDefault="00206B10">
      <w:pPr>
        <w:spacing w:line="259" w:lineRule="auto"/>
        <w:ind w:left="1076" w:right="90" w:hanging="1091"/>
        <w:rPr>
          <w:ins w:id="305" w:author="Brown,James T" w:date="2019-02-03T14:14:00Z"/>
          <w:color w:val="000000" w:themeColor="text1"/>
        </w:rPr>
      </w:pPr>
    </w:p>
    <w:p w14:paraId="2DB6F3DF" w14:textId="77777777" w:rsidR="00206B10" w:rsidRDefault="00206B10">
      <w:pPr>
        <w:spacing w:line="259" w:lineRule="auto"/>
        <w:ind w:left="1076" w:right="90" w:hanging="1091"/>
        <w:rPr>
          <w:ins w:id="306" w:author="Brown,James T" w:date="2019-02-03T14:14:00Z"/>
          <w:color w:val="000000" w:themeColor="text1"/>
        </w:rPr>
      </w:pPr>
    </w:p>
    <w:p w14:paraId="5EB67DFD" w14:textId="77777777" w:rsidR="00206B10" w:rsidRDefault="00206B10">
      <w:pPr>
        <w:spacing w:line="259" w:lineRule="auto"/>
        <w:ind w:left="1076" w:right="90" w:hanging="1091"/>
        <w:rPr>
          <w:ins w:id="307" w:author="Brown,James T" w:date="2019-02-03T14:14:00Z"/>
          <w:color w:val="000000" w:themeColor="text1"/>
        </w:rPr>
      </w:pPr>
    </w:p>
    <w:p w14:paraId="1A0C33CC" w14:textId="77777777" w:rsidR="00206B10" w:rsidRDefault="00206B10">
      <w:pPr>
        <w:spacing w:line="259" w:lineRule="auto"/>
        <w:ind w:left="1076" w:right="90" w:hanging="1091"/>
        <w:rPr>
          <w:ins w:id="308" w:author="Brown,James T" w:date="2019-02-03T14:14:00Z"/>
          <w:color w:val="000000" w:themeColor="text1"/>
        </w:rPr>
      </w:pPr>
    </w:p>
    <w:p w14:paraId="612BC743" w14:textId="77777777" w:rsidR="00206B10" w:rsidRDefault="00206B10">
      <w:pPr>
        <w:spacing w:line="259" w:lineRule="auto"/>
        <w:ind w:left="1076" w:right="90" w:hanging="1091"/>
        <w:rPr>
          <w:ins w:id="309" w:author="Brown,James T" w:date="2019-02-03T14:14:00Z"/>
          <w:color w:val="000000" w:themeColor="text1"/>
        </w:rPr>
      </w:pPr>
    </w:p>
    <w:p w14:paraId="67885158" w14:textId="77777777" w:rsidR="00206B10" w:rsidRDefault="00206B10">
      <w:pPr>
        <w:spacing w:line="259" w:lineRule="auto"/>
        <w:ind w:left="1076" w:right="90" w:hanging="1091"/>
        <w:rPr>
          <w:ins w:id="310" w:author="Brown,James T" w:date="2019-02-03T14:14:00Z"/>
          <w:color w:val="000000" w:themeColor="text1"/>
        </w:rPr>
      </w:pPr>
    </w:p>
    <w:p w14:paraId="73A58E68" w14:textId="77777777" w:rsidR="00206B10" w:rsidRDefault="00206B10">
      <w:pPr>
        <w:spacing w:line="259" w:lineRule="auto"/>
        <w:ind w:left="1076" w:right="90" w:hanging="1091"/>
        <w:rPr>
          <w:ins w:id="311" w:author="Brown,James T" w:date="2019-02-03T14:14:00Z"/>
          <w:color w:val="000000" w:themeColor="text1"/>
        </w:rPr>
      </w:pPr>
    </w:p>
    <w:p w14:paraId="31552C22" w14:textId="77777777" w:rsidR="00206B10" w:rsidRDefault="00206B10">
      <w:pPr>
        <w:spacing w:line="259" w:lineRule="auto"/>
        <w:ind w:left="1076" w:right="90" w:hanging="1091"/>
        <w:rPr>
          <w:ins w:id="312" w:author="Brown,James T" w:date="2019-02-03T14:14:00Z"/>
          <w:color w:val="000000" w:themeColor="text1"/>
        </w:rPr>
      </w:pPr>
    </w:p>
    <w:p w14:paraId="2B8AF409" w14:textId="77777777" w:rsidR="00206B10" w:rsidRDefault="00206B10">
      <w:pPr>
        <w:spacing w:line="259" w:lineRule="auto"/>
        <w:ind w:left="1076" w:right="90" w:hanging="1091"/>
        <w:rPr>
          <w:ins w:id="313" w:author="Brown,James T" w:date="2019-02-03T14:14:00Z"/>
          <w:color w:val="000000" w:themeColor="text1"/>
        </w:rPr>
      </w:pPr>
    </w:p>
    <w:p w14:paraId="0CC0D563" w14:textId="77777777" w:rsidR="00206B10" w:rsidRDefault="00206B10">
      <w:pPr>
        <w:spacing w:line="259" w:lineRule="auto"/>
        <w:ind w:left="1076" w:right="90" w:hanging="1091"/>
        <w:rPr>
          <w:ins w:id="314" w:author="Brown,James T" w:date="2019-02-03T14:14:00Z"/>
          <w:color w:val="000000" w:themeColor="text1"/>
        </w:rPr>
      </w:pPr>
    </w:p>
    <w:p w14:paraId="5CC701D1" w14:textId="77777777" w:rsidR="00206B10" w:rsidRDefault="00206B10">
      <w:pPr>
        <w:spacing w:line="259" w:lineRule="auto"/>
        <w:ind w:left="1076" w:right="90" w:hanging="1091"/>
        <w:rPr>
          <w:ins w:id="315" w:author="Brown,James T" w:date="2019-02-03T14:14:00Z"/>
          <w:color w:val="000000" w:themeColor="text1"/>
        </w:rPr>
      </w:pPr>
    </w:p>
    <w:p w14:paraId="599D9A5F" w14:textId="77777777" w:rsidR="00206B10" w:rsidRDefault="00206B10">
      <w:pPr>
        <w:spacing w:line="259" w:lineRule="auto"/>
        <w:ind w:left="1076" w:right="90" w:hanging="1091"/>
        <w:rPr>
          <w:ins w:id="316" w:author="Brown,James T" w:date="2019-02-03T14:14:00Z"/>
          <w:color w:val="000000" w:themeColor="text1"/>
        </w:rPr>
      </w:pPr>
    </w:p>
    <w:p w14:paraId="0E381A7D" w14:textId="77777777" w:rsidR="00206B10" w:rsidRDefault="00206B10">
      <w:pPr>
        <w:spacing w:line="259" w:lineRule="auto"/>
        <w:ind w:left="1076" w:right="90" w:hanging="1091"/>
        <w:rPr>
          <w:ins w:id="317" w:author="Brown,James T" w:date="2019-02-03T14:14:00Z"/>
          <w:color w:val="000000" w:themeColor="text1"/>
        </w:rPr>
      </w:pPr>
    </w:p>
    <w:p w14:paraId="195CD713" w14:textId="77777777" w:rsidR="00206B10" w:rsidRDefault="00206B10">
      <w:pPr>
        <w:spacing w:line="259" w:lineRule="auto"/>
        <w:ind w:left="1076" w:right="90" w:hanging="1091"/>
        <w:rPr>
          <w:ins w:id="318" w:author="Brown,James T" w:date="2019-02-03T14:14:00Z"/>
          <w:color w:val="000000" w:themeColor="text1"/>
        </w:rPr>
      </w:pPr>
    </w:p>
    <w:p w14:paraId="19B3A715" w14:textId="77777777" w:rsidR="00206B10" w:rsidRDefault="00206B10">
      <w:pPr>
        <w:spacing w:line="259" w:lineRule="auto"/>
        <w:ind w:left="1076" w:right="90" w:hanging="1091"/>
        <w:rPr>
          <w:ins w:id="319" w:author="Brown,James T" w:date="2019-02-03T14:14:00Z"/>
          <w:color w:val="000000" w:themeColor="text1"/>
        </w:rPr>
      </w:pPr>
    </w:p>
    <w:p w14:paraId="1C1D866E" w14:textId="77777777" w:rsidR="006F58EA" w:rsidRPr="004F09C9" w:rsidRDefault="00D27C9E">
      <w:pPr>
        <w:spacing w:line="259" w:lineRule="auto"/>
        <w:ind w:left="1076" w:right="90" w:hanging="1091"/>
        <w:rPr>
          <w:color w:val="000000" w:themeColor="text1"/>
        </w:rPr>
      </w:pPr>
      <w:r w:rsidRPr="004F09C9">
        <w:rPr>
          <w:color w:val="000000" w:themeColor="text1"/>
        </w:rPr>
        <w:lastRenderedPageBreak/>
        <w:t>Table 3-3. REDUCED MODEL: Linear mixed effects model table for lean mass accumulation between long-diapause genotype and short-diapause genotype larvae in diapause programming and non-diapause conditions. Asterisks "*" indicate statistical significance, ns represents non significant.</w:t>
      </w:r>
    </w:p>
    <w:tbl>
      <w:tblPr>
        <w:tblStyle w:val="TableGrid"/>
        <w:tblW w:w="7533" w:type="dxa"/>
        <w:tblInd w:w="874" w:type="dxa"/>
        <w:tblCellMar>
          <w:top w:w="27" w:type="dxa"/>
          <w:right w:w="115" w:type="dxa"/>
        </w:tblCellMar>
        <w:tblLook w:val="04A0" w:firstRow="1" w:lastRow="0" w:firstColumn="1" w:lastColumn="0" w:noHBand="0" w:noVBand="1"/>
      </w:tblPr>
      <w:tblGrid>
        <w:gridCol w:w="4909"/>
        <w:gridCol w:w="772"/>
        <w:gridCol w:w="900"/>
        <w:gridCol w:w="952"/>
      </w:tblGrid>
      <w:tr w:rsidR="006F58EA" w:rsidRPr="004F09C9" w14:paraId="7B6F303F" w14:textId="77777777">
        <w:trPr>
          <w:trHeight w:val="374"/>
        </w:trPr>
        <w:tc>
          <w:tcPr>
            <w:tcW w:w="4909" w:type="dxa"/>
            <w:tcBorders>
              <w:top w:val="double" w:sz="3" w:space="0" w:color="000000"/>
              <w:left w:val="nil"/>
              <w:bottom w:val="single" w:sz="3" w:space="0" w:color="000000"/>
              <w:right w:val="nil"/>
            </w:tcBorders>
          </w:tcPr>
          <w:p w14:paraId="33BAED7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253507B0"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7E749E69"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5AEE1A2E"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B0F7235" w14:textId="77777777">
        <w:trPr>
          <w:trHeight w:val="297"/>
        </w:trPr>
        <w:tc>
          <w:tcPr>
            <w:tcW w:w="4909" w:type="dxa"/>
            <w:tcBorders>
              <w:top w:val="single" w:sz="3" w:space="0" w:color="000000"/>
              <w:left w:val="nil"/>
              <w:bottom w:val="single" w:sz="3" w:space="0" w:color="000000"/>
              <w:right w:val="nil"/>
            </w:tcBorders>
          </w:tcPr>
          <w:p w14:paraId="739AE369"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18131D2C"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3052D55C"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4D002FC" w14:textId="77777777" w:rsidR="006F58EA" w:rsidRPr="004F09C9" w:rsidRDefault="006F58EA">
            <w:pPr>
              <w:spacing w:after="160" w:line="259" w:lineRule="auto"/>
              <w:ind w:left="0" w:firstLine="0"/>
              <w:rPr>
                <w:color w:val="000000" w:themeColor="text1"/>
              </w:rPr>
            </w:pPr>
          </w:p>
        </w:tc>
      </w:tr>
      <w:tr w:rsidR="006F58EA" w:rsidRPr="004F09C9" w14:paraId="0FF547BD" w14:textId="77777777">
        <w:trPr>
          <w:trHeight w:val="328"/>
        </w:trPr>
        <w:tc>
          <w:tcPr>
            <w:tcW w:w="4909" w:type="dxa"/>
            <w:tcBorders>
              <w:top w:val="single" w:sz="3" w:space="0" w:color="000000"/>
              <w:left w:val="nil"/>
              <w:bottom w:val="nil"/>
              <w:right w:val="nil"/>
            </w:tcBorders>
          </w:tcPr>
          <w:p w14:paraId="4A9D546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0BC3569"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1F59BAE3"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506363B7"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0BB04611" w14:textId="77777777">
        <w:trPr>
          <w:trHeight w:val="494"/>
        </w:trPr>
        <w:tc>
          <w:tcPr>
            <w:tcW w:w="4909" w:type="dxa"/>
            <w:tcBorders>
              <w:top w:val="nil"/>
              <w:left w:val="nil"/>
              <w:bottom w:val="double" w:sz="3" w:space="0" w:color="000000"/>
              <w:right w:val="nil"/>
            </w:tcBorders>
          </w:tcPr>
          <w:p w14:paraId="4FCDD27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2610BB10"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6AE50A62"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6FCC4CEE"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186CF882" w14:textId="77777777">
        <w:trPr>
          <w:trHeight w:val="321"/>
        </w:trPr>
        <w:tc>
          <w:tcPr>
            <w:tcW w:w="4909" w:type="dxa"/>
            <w:tcBorders>
              <w:top w:val="double" w:sz="3" w:space="0" w:color="000000"/>
              <w:left w:val="nil"/>
              <w:bottom w:val="single" w:sz="3" w:space="0" w:color="000000"/>
              <w:right w:val="nil"/>
            </w:tcBorders>
          </w:tcPr>
          <w:p w14:paraId="047CBA8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400D1B19"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1D55530"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031FABE" w14:textId="77777777" w:rsidR="006F58EA" w:rsidRPr="004F09C9" w:rsidRDefault="006F58EA">
            <w:pPr>
              <w:spacing w:after="160" w:line="259" w:lineRule="auto"/>
              <w:ind w:left="0" w:firstLine="0"/>
              <w:rPr>
                <w:color w:val="000000" w:themeColor="text1"/>
              </w:rPr>
            </w:pPr>
          </w:p>
        </w:tc>
      </w:tr>
      <w:tr w:rsidR="006F58EA" w:rsidRPr="004F09C9" w14:paraId="542F5657" w14:textId="77777777">
        <w:trPr>
          <w:trHeight w:val="340"/>
        </w:trPr>
        <w:tc>
          <w:tcPr>
            <w:tcW w:w="4909" w:type="dxa"/>
            <w:tcBorders>
              <w:top w:val="single" w:sz="3" w:space="0" w:color="000000"/>
              <w:left w:val="nil"/>
              <w:bottom w:val="nil"/>
              <w:right w:val="nil"/>
            </w:tcBorders>
          </w:tcPr>
          <w:p w14:paraId="2786508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6CBD67C"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34F0531A"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02B0D02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19BC9610" w14:textId="77777777">
        <w:trPr>
          <w:trHeight w:val="458"/>
        </w:trPr>
        <w:tc>
          <w:tcPr>
            <w:tcW w:w="4909" w:type="dxa"/>
            <w:tcBorders>
              <w:top w:val="nil"/>
              <w:left w:val="nil"/>
              <w:bottom w:val="single" w:sz="3" w:space="0" w:color="000000"/>
              <w:right w:val="nil"/>
            </w:tcBorders>
          </w:tcPr>
          <w:p w14:paraId="37103B7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04C56E37"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2521F9BE"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2376A59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72D59A5C" w14:textId="77777777" w:rsidR="00D27C9E" w:rsidRPr="004F09C9" w:rsidRDefault="00D27C9E">
      <w:pPr>
        <w:spacing w:line="259" w:lineRule="auto"/>
        <w:ind w:left="1076" w:right="90" w:hanging="1091"/>
        <w:rPr>
          <w:color w:val="000000" w:themeColor="text1"/>
        </w:rPr>
      </w:pPr>
    </w:p>
    <w:p w14:paraId="078F9E42" w14:textId="77777777" w:rsidR="00D27C9E" w:rsidRDefault="00D27C9E">
      <w:pPr>
        <w:spacing w:line="259" w:lineRule="auto"/>
        <w:ind w:left="1076" w:right="90" w:hanging="1091"/>
        <w:rPr>
          <w:ins w:id="320" w:author="Brown,James T" w:date="2019-02-03T14:15:00Z"/>
          <w:color w:val="000000" w:themeColor="text1"/>
        </w:rPr>
      </w:pPr>
    </w:p>
    <w:p w14:paraId="2BB6ED92" w14:textId="77777777" w:rsidR="00206B10" w:rsidRDefault="00206B10">
      <w:pPr>
        <w:spacing w:line="259" w:lineRule="auto"/>
        <w:ind w:left="1076" w:right="90" w:hanging="1091"/>
        <w:rPr>
          <w:ins w:id="321" w:author="Brown,James T" w:date="2019-02-03T14:15:00Z"/>
          <w:color w:val="000000" w:themeColor="text1"/>
        </w:rPr>
      </w:pPr>
    </w:p>
    <w:p w14:paraId="23C4B83B" w14:textId="77777777" w:rsidR="00206B10" w:rsidRDefault="00206B10">
      <w:pPr>
        <w:spacing w:line="259" w:lineRule="auto"/>
        <w:ind w:left="1076" w:right="90" w:hanging="1091"/>
        <w:rPr>
          <w:ins w:id="322" w:author="Brown,James T" w:date="2019-02-03T14:15:00Z"/>
          <w:color w:val="000000" w:themeColor="text1"/>
        </w:rPr>
      </w:pPr>
    </w:p>
    <w:p w14:paraId="4CDC8022" w14:textId="77777777" w:rsidR="00206B10" w:rsidRDefault="00206B10">
      <w:pPr>
        <w:spacing w:line="259" w:lineRule="auto"/>
        <w:ind w:left="1076" w:right="90" w:hanging="1091"/>
        <w:rPr>
          <w:ins w:id="323" w:author="Brown,James T" w:date="2019-02-03T14:15:00Z"/>
          <w:color w:val="000000" w:themeColor="text1"/>
        </w:rPr>
      </w:pPr>
    </w:p>
    <w:p w14:paraId="422C63E1" w14:textId="77777777" w:rsidR="00206B10" w:rsidRDefault="00206B10">
      <w:pPr>
        <w:spacing w:line="259" w:lineRule="auto"/>
        <w:ind w:left="1076" w:right="90" w:hanging="1091"/>
        <w:rPr>
          <w:ins w:id="324" w:author="Brown,James T" w:date="2019-02-03T14:15:00Z"/>
          <w:color w:val="000000" w:themeColor="text1"/>
        </w:rPr>
      </w:pPr>
    </w:p>
    <w:p w14:paraId="3C008C2D" w14:textId="77777777" w:rsidR="00206B10" w:rsidRDefault="00206B10">
      <w:pPr>
        <w:spacing w:line="259" w:lineRule="auto"/>
        <w:ind w:left="1076" w:right="90" w:hanging="1091"/>
        <w:rPr>
          <w:ins w:id="325" w:author="Brown,James T" w:date="2019-02-03T14:15:00Z"/>
          <w:color w:val="000000" w:themeColor="text1"/>
        </w:rPr>
      </w:pPr>
    </w:p>
    <w:p w14:paraId="7C0E613A" w14:textId="77777777" w:rsidR="00206B10" w:rsidRDefault="00206B10">
      <w:pPr>
        <w:spacing w:line="259" w:lineRule="auto"/>
        <w:ind w:left="1076" w:right="90" w:hanging="1091"/>
        <w:rPr>
          <w:ins w:id="326" w:author="Brown,James T" w:date="2019-02-03T14:15:00Z"/>
          <w:color w:val="000000" w:themeColor="text1"/>
        </w:rPr>
      </w:pPr>
    </w:p>
    <w:p w14:paraId="4EB4E7D4" w14:textId="77777777" w:rsidR="00206B10" w:rsidRDefault="00206B10">
      <w:pPr>
        <w:spacing w:line="259" w:lineRule="auto"/>
        <w:ind w:left="1076" w:right="90" w:hanging="1091"/>
        <w:rPr>
          <w:ins w:id="327" w:author="Brown,James T" w:date="2019-02-03T14:15:00Z"/>
          <w:color w:val="000000" w:themeColor="text1"/>
        </w:rPr>
      </w:pPr>
    </w:p>
    <w:p w14:paraId="0D2E904D" w14:textId="77777777" w:rsidR="00206B10" w:rsidRPr="004F09C9" w:rsidRDefault="00206B10">
      <w:pPr>
        <w:spacing w:line="259" w:lineRule="auto"/>
        <w:ind w:left="1076" w:right="90" w:hanging="1091"/>
        <w:rPr>
          <w:color w:val="000000" w:themeColor="text1"/>
        </w:rPr>
      </w:pPr>
    </w:p>
    <w:p w14:paraId="4E629D1C" w14:textId="77777777" w:rsidR="006F58EA" w:rsidRPr="004F09C9" w:rsidRDefault="00D27C9E">
      <w:pPr>
        <w:spacing w:line="259" w:lineRule="auto"/>
        <w:ind w:left="1076" w:right="90" w:hanging="1091"/>
        <w:rPr>
          <w:color w:val="000000" w:themeColor="text1"/>
        </w:rPr>
      </w:pPr>
      <w:r w:rsidRPr="004F09C9">
        <w:rPr>
          <w:color w:val="000000" w:themeColor="text1"/>
        </w:rPr>
        <w:t>Table 3-5. REDUCED MODEL: Linear mixed effects model table for lipid mass accumulation between long-diapause genotype and short-diapause genotype larvae in diapause programming and non-diapause conditions. Asterisks "*" indicate statistical significance, ns represents non significant.</w:t>
      </w:r>
    </w:p>
    <w:tbl>
      <w:tblPr>
        <w:tblStyle w:val="TableGrid"/>
        <w:tblW w:w="7547" w:type="dxa"/>
        <w:tblInd w:w="867" w:type="dxa"/>
        <w:tblCellMar>
          <w:top w:w="32" w:type="dxa"/>
          <w:right w:w="115" w:type="dxa"/>
        </w:tblCellMar>
        <w:tblLook w:val="04A0" w:firstRow="1" w:lastRow="0" w:firstColumn="1" w:lastColumn="0" w:noHBand="0" w:noVBand="1"/>
      </w:tblPr>
      <w:tblGrid>
        <w:gridCol w:w="4923"/>
        <w:gridCol w:w="772"/>
        <w:gridCol w:w="900"/>
        <w:gridCol w:w="952"/>
      </w:tblGrid>
      <w:tr w:rsidR="006F58EA" w:rsidRPr="004F09C9" w14:paraId="4122DBC9" w14:textId="77777777">
        <w:trPr>
          <w:trHeight w:val="374"/>
        </w:trPr>
        <w:tc>
          <w:tcPr>
            <w:tcW w:w="4923" w:type="dxa"/>
            <w:tcBorders>
              <w:top w:val="double" w:sz="3" w:space="0" w:color="000000"/>
              <w:left w:val="nil"/>
              <w:bottom w:val="single" w:sz="3" w:space="0" w:color="000000"/>
              <w:right w:val="nil"/>
            </w:tcBorders>
          </w:tcPr>
          <w:p w14:paraId="38320B6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72ECF650"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07B2513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5EE2E2C7"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1928B63A" w14:textId="77777777">
        <w:trPr>
          <w:trHeight w:val="297"/>
        </w:trPr>
        <w:tc>
          <w:tcPr>
            <w:tcW w:w="4923" w:type="dxa"/>
            <w:tcBorders>
              <w:top w:val="single" w:sz="3" w:space="0" w:color="000000"/>
              <w:left w:val="nil"/>
              <w:bottom w:val="single" w:sz="3" w:space="0" w:color="000000"/>
              <w:right w:val="nil"/>
            </w:tcBorders>
          </w:tcPr>
          <w:p w14:paraId="715692A5"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2144C1F9"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5D23503"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C489FD6" w14:textId="77777777" w:rsidR="006F58EA" w:rsidRPr="004F09C9" w:rsidRDefault="006F58EA">
            <w:pPr>
              <w:spacing w:after="160" w:line="259" w:lineRule="auto"/>
              <w:ind w:left="0" w:firstLine="0"/>
              <w:rPr>
                <w:color w:val="000000" w:themeColor="text1"/>
              </w:rPr>
            </w:pPr>
          </w:p>
        </w:tc>
      </w:tr>
      <w:tr w:rsidR="006F58EA" w:rsidRPr="004F09C9" w14:paraId="5F3FA967" w14:textId="77777777">
        <w:trPr>
          <w:trHeight w:val="340"/>
        </w:trPr>
        <w:tc>
          <w:tcPr>
            <w:tcW w:w="4923" w:type="dxa"/>
            <w:tcBorders>
              <w:top w:val="single" w:sz="3" w:space="0" w:color="000000"/>
              <w:left w:val="nil"/>
              <w:bottom w:val="nil"/>
              <w:right w:val="nil"/>
            </w:tcBorders>
          </w:tcPr>
          <w:p w14:paraId="49E38E9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39E2D1B6"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4D940131"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41FE98FB"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15F7CB94" w14:textId="77777777">
        <w:trPr>
          <w:trHeight w:val="482"/>
        </w:trPr>
        <w:tc>
          <w:tcPr>
            <w:tcW w:w="4923" w:type="dxa"/>
            <w:tcBorders>
              <w:top w:val="nil"/>
              <w:left w:val="nil"/>
              <w:bottom w:val="double" w:sz="3" w:space="0" w:color="000000"/>
              <w:right w:val="nil"/>
            </w:tcBorders>
          </w:tcPr>
          <w:p w14:paraId="2852B48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07E560CA"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05BED784"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055E83ED"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1A69B2D7" w14:textId="77777777">
        <w:trPr>
          <w:trHeight w:val="321"/>
        </w:trPr>
        <w:tc>
          <w:tcPr>
            <w:tcW w:w="4923" w:type="dxa"/>
            <w:tcBorders>
              <w:top w:val="double" w:sz="3" w:space="0" w:color="000000"/>
              <w:left w:val="nil"/>
              <w:bottom w:val="single" w:sz="3" w:space="0" w:color="000000"/>
              <w:right w:val="nil"/>
            </w:tcBorders>
          </w:tcPr>
          <w:p w14:paraId="5E49B43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4C94B9AA"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0A3945D"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E7F72F4" w14:textId="77777777" w:rsidR="006F58EA" w:rsidRPr="004F09C9" w:rsidRDefault="006F58EA">
            <w:pPr>
              <w:spacing w:after="160" w:line="259" w:lineRule="auto"/>
              <w:ind w:left="0" w:firstLine="0"/>
              <w:rPr>
                <w:color w:val="000000" w:themeColor="text1"/>
              </w:rPr>
            </w:pPr>
          </w:p>
        </w:tc>
      </w:tr>
      <w:tr w:rsidR="006F58EA" w:rsidRPr="004F09C9" w14:paraId="76EC9414" w14:textId="77777777">
        <w:trPr>
          <w:trHeight w:val="340"/>
        </w:trPr>
        <w:tc>
          <w:tcPr>
            <w:tcW w:w="4923" w:type="dxa"/>
            <w:tcBorders>
              <w:top w:val="single" w:sz="3" w:space="0" w:color="000000"/>
              <w:left w:val="nil"/>
              <w:bottom w:val="nil"/>
              <w:right w:val="nil"/>
            </w:tcBorders>
          </w:tcPr>
          <w:p w14:paraId="63FEA9E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BC9B3B0"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43FF4D24"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343F2EA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80B1523" w14:textId="77777777">
        <w:trPr>
          <w:trHeight w:val="458"/>
        </w:trPr>
        <w:tc>
          <w:tcPr>
            <w:tcW w:w="4923" w:type="dxa"/>
            <w:tcBorders>
              <w:top w:val="nil"/>
              <w:left w:val="nil"/>
              <w:bottom w:val="single" w:sz="3" w:space="0" w:color="000000"/>
              <w:right w:val="nil"/>
            </w:tcBorders>
          </w:tcPr>
          <w:p w14:paraId="6CF9A8F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40D3121F"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7C6B10BD"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326E2EED"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6C36ADCA" w14:textId="77777777" w:rsidR="00D27C9E" w:rsidRPr="004F09C9" w:rsidRDefault="00D27C9E">
      <w:pPr>
        <w:spacing w:line="259" w:lineRule="auto"/>
        <w:ind w:left="-5" w:right="90"/>
        <w:rPr>
          <w:color w:val="000000" w:themeColor="text1"/>
        </w:rPr>
      </w:pPr>
    </w:p>
    <w:p w14:paraId="08B60291" w14:textId="77777777" w:rsidR="00D27C9E" w:rsidRPr="004F09C9" w:rsidRDefault="00D27C9E">
      <w:pPr>
        <w:spacing w:line="259" w:lineRule="auto"/>
        <w:ind w:left="-5" w:right="90"/>
        <w:rPr>
          <w:color w:val="000000" w:themeColor="text1"/>
        </w:rPr>
      </w:pPr>
    </w:p>
    <w:p w14:paraId="498D229B" w14:textId="77777777" w:rsidR="00D27C9E" w:rsidRPr="004F09C9" w:rsidRDefault="00D27C9E">
      <w:pPr>
        <w:spacing w:line="259" w:lineRule="auto"/>
        <w:ind w:left="-5" w:right="90"/>
        <w:rPr>
          <w:color w:val="000000" w:themeColor="text1"/>
        </w:rPr>
      </w:pPr>
    </w:p>
    <w:p w14:paraId="46757B69" w14:textId="77777777" w:rsidR="00D27C9E" w:rsidRPr="004F09C9" w:rsidRDefault="00D27C9E">
      <w:pPr>
        <w:spacing w:line="259" w:lineRule="auto"/>
        <w:ind w:left="-5" w:right="90"/>
        <w:rPr>
          <w:color w:val="000000" w:themeColor="text1"/>
        </w:rPr>
      </w:pPr>
    </w:p>
    <w:p w14:paraId="240C4296" w14:textId="77777777" w:rsidR="00D27C9E" w:rsidRPr="004F09C9" w:rsidRDefault="00D27C9E">
      <w:pPr>
        <w:spacing w:line="259" w:lineRule="auto"/>
        <w:ind w:left="-5" w:right="90"/>
        <w:rPr>
          <w:color w:val="000000" w:themeColor="text1"/>
        </w:rPr>
      </w:pPr>
    </w:p>
    <w:p w14:paraId="05634D5C" w14:textId="77777777" w:rsidR="00D27C9E" w:rsidRPr="004F09C9" w:rsidRDefault="00D27C9E">
      <w:pPr>
        <w:spacing w:line="259" w:lineRule="auto"/>
        <w:ind w:left="-5" w:right="90"/>
        <w:rPr>
          <w:color w:val="000000" w:themeColor="text1"/>
        </w:rPr>
      </w:pPr>
    </w:p>
    <w:p w14:paraId="4D9B863B" w14:textId="77777777" w:rsidR="00D27C9E" w:rsidRPr="004F09C9" w:rsidRDefault="00D27C9E">
      <w:pPr>
        <w:spacing w:line="259" w:lineRule="auto"/>
        <w:ind w:left="-5" w:right="90"/>
        <w:rPr>
          <w:color w:val="000000" w:themeColor="text1"/>
        </w:rPr>
      </w:pPr>
    </w:p>
    <w:p w14:paraId="62796E08" w14:textId="77777777" w:rsidR="00D27C9E" w:rsidRPr="004F09C9" w:rsidRDefault="00D27C9E">
      <w:pPr>
        <w:spacing w:line="259" w:lineRule="auto"/>
        <w:ind w:left="-5" w:right="90"/>
        <w:rPr>
          <w:color w:val="000000" w:themeColor="text1"/>
        </w:rPr>
      </w:pPr>
    </w:p>
    <w:p w14:paraId="677F189F" w14:textId="77777777" w:rsidR="00D27C9E" w:rsidRPr="004F09C9" w:rsidRDefault="00D27C9E">
      <w:pPr>
        <w:spacing w:line="259" w:lineRule="auto"/>
        <w:ind w:left="-5" w:right="90"/>
        <w:rPr>
          <w:color w:val="000000" w:themeColor="text1"/>
        </w:rPr>
      </w:pPr>
    </w:p>
    <w:p w14:paraId="11E0854C" w14:textId="77777777" w:rsidR="00D27C9E" w:rsidRPr="004F09C9" w:rsidRDefault="00D27C9E">
      <w:pPr>
        <w:spacing w:line="259" w:lineRule="auto"/>
        <w:ind w:left="-5" w:right="90"/>
        <w:rPr>
          <w:color w:val="000000" w:themeColor="text1"/>
        </w:rPr>
      </w:pPr>
    </w:p>
    <w:p w14:paraId="6D667FE9" w14:textId="77777777" w:rsidR="006F58EA" w:rsidRPr="004F09C9" w:rsidRDefault="00D27C9E">
      <w:pPr>
        <w:spacing w:line="259" w:lineRule="auto"/>
        <w:ind w:left="1076" w:right="90" w:hanging="1091"/>
        <w:rPr>
          <w:color w:val="000000" w:themeColor="text1"/>
        </w:rPr>
      </w:pPr>
      <w:r w:rsidRPr="004F09C9">
        <w:rPr>
          <w:color w:val="000000" w:themeColor="text1"/>
        </w:rPr>
        <w:t>Table 3-7. REDUCED MODEL: Linear mixed effects model for lean mass depletion between long-diapause and short-diapause genotypes, among long-diapause genotype larvae, and among short-diapause genotype larvae during diapause. Asterisks "*" indicate statistical significance, ns represents non significant.</w:t>
      </w:r>
    </w:p>
    <w:tbl>
      <w:tblPr>
        <w:tblStyle w:val="TableGrid"/>
        <w:tblW w:w="7661" w:type="dxa"/>
        <w:tblInd w:w="811" w:type="dxa"/>
        <w:tblCellMar>
          <w:top w:w="27" w:type="dxa"/>
          <w:right w:w="115" w:type="dxa"/>
        </w:tblCellMar>
        <w:tblLook w:val="04A0" w:firstRow="1" w:lastRow="0" w:firstColumn="1" w:lastColumn="0" w:noHBand="0" w:noVBand="1"/>
      </w:tblPr>
      <w:tblGrid>
        <w:gridCol w:w="5275"/>
        <w:gridCol w:w="655"/>
        <w:gridCol w:w="900"/>
        <w:gridCol w:w="831"/>
      </w:tblGrid>
      <w:tr w:rsidR="006F58EA" w:rsidRPr="004F09C9" w14:paraId="1D95959F" w14:textId="77777777">
        <w:trPr>
          <w:trHeight w:val="374"/>
        </w:trPr>
        <w:tc>
          <w:tcPr>
            <w:tcW w:w="5274" w:type="dxa"/>
            <w:tcBorders>
              <w:top w:val="double" w:sz="3" w:space="0" w:color="000000"/>
              <w:left w:val="nil"/>
              <w:bottom w:val="single" w:sz="3" w:space="0" w:color="000000"/>
              <w:right w:val="nil"/>
            </w:tcBorders>
          </w:tcPr>
          <w:p w14:paraId="1045FC8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7F60D60"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656C1482"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7E5BA9FF"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29496DD1" w14:textId="77777777">
        <w:trPr>
          <w:trHeight w:val="297"/>
        </w:trPr>
        <w:tc>
          <w:tcPr>
            <w:tcW w:w="5274" w:type="dxa"/>
            <w:tcBorders>
              <w:top w:val="single" w:sz="3" w:space="0" w:color="000000"/>
              <w:left w:val="nil"/>
              <w:bottom w:val="single" w:sz="3" w:space="0" w:color="000000"/>
              <w:right w:val="nil"/>
            </w:tcBorders>
          </w:tcPr>
          <w:p w14:paraId="0E99C384"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3BEE4EC2"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40503DF8"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61663699" w14:textId="77777777" w:rsidR="006F58EA" w:rsidRPr="004F09C9" w:rsidRDefault="006F58EA">
            <w:pPr>
              <w:spacing w:after="160" w:line="259" w:lineRule="auto"/>
              <w:ind w:left="0" w:firstLine="0"/>
              <w:rPr>
                <w:color w:val="000000" w:themeColor="text1"/>
              </w:rPr>
            </w:pPr>
          </w:p>
        </w:tc>
      </w:tr>
      <w:tr w:rsidR="006F58EA" w:rsidRPr="004F09C9" w14:paraId="06AA1B99" w14:textId="77777777">
        <w:trPr>
          <w:trHeight w:val="328"/>
        </w:trPr>
        <w:tc>
          <w:tcPr>
            <w:tcW w:w="5274" w:type="dxa"/>
            <w:tcBorders>
              <w:top w:val="single" w:sz="3" w:space="0" w:color="000000"/>
              <w:left w:val="nil"/>
              <w:bottom w:val="nil"/>
              <w:right w:val="nil"/>
            </w:tcBorders>
          </w:tcPr>
          <w:p w14:paraId="0106A36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76B83E6C"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153FAD6C"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46ECD4BC"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1415F09C" w14:textId="77777777">
        <w:trPr>
          <w:trHeight w:val="395"/>
        </w:trPr>
        <w:tc>
          <w:tcPr>
            <w:tcW w:w="5274" w:type="dxa"/>
            <w:tcBorders>
              <w:top w:val="nil"/>
              <w:left w:val="nil"/>
              <w:bottom w:val="nil"/>
              <w:right w:val="nil"/>
            </w:tcBorders>
          </w:tcPr>
          <w:p w14:paraId="46F1744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3805B9E1"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4EB8C587"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217EAF40"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3784AEA0" w14:textId="77777777">
        <w:trPr>
          <w:trHeight w:val="395"/>
        </w:trPr>
        <w:tc>
          <w:tcPr>
            <w:tcW w:w="5274" w:type="dxa"/>
            <w:tcBorders>
              <w:top w:val="nil"/>
              <w:left w:val="nil"/>
              <w:bottom w:val="nil"/>
              <w:right w:val="nil"/>
            </w:tcBorders>
          </w:tcPr>
          <w:p w14:paraId="28BC59A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5CC8325C"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0740D355"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5CF82A89"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0E0E67AD" w14:textId="77777777">
        <w:trPr>
          <w:trHeight w:val="494"/>
        </w:trPr>
        <w:tc>
          <w:tcPr>
            <w:tcW w:w="5274" w:type="dxa"/>
            <w:tcBorders>
              <w:top w:val="nil"/>
              <w:left w:val="nil"/>
              <w:bottom w:val="double" w:sz="3" w:space="0" w:color="000000"/>
              <w:right w:val="nil"/>
            </w:tcBorders>
          </w:tcPr>
          <w:p w14:paraId="782BF65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4995FC49"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19FC5B75"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014D504E"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25D8E1CC" w14:textId="77777777">
        <w:trPr>
          <w:trHeight w:val="72"/>
        </w:trPr>
        <w:tc>
          <w:tcPr>
            <w:tcW w:w="5274" w:type="dxa"/>
            <w:tcBorders>
              <w:top w:val="double" w:sz="3" w:space="0" w:color="000000"/>
              <w:left w:val="nil"/>
              <w:bottom w:val="single" w:sz="3" w:space="0" w:color="000000"/>
              <w:right w:val="nil"/>
            </w:tcBorders>
          </w:tcPr>
          <w:p w14:paraId="59AC192F"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3A4F1467"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6CE7A01"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3A2B2FE3" w14:textId="77777777" w:rsidR="006F58EA" w:rsidRPr="004F09C9" w:rsidRDefault="006F58EA">
            <w:pPr>
              <w:spacing w:after="160" w:line="259" w:lineRule="auto"/>
              <w:ind w:left="0" w:firstLine="0"/>
              <w:rPr>
                <w:color w:val="000000" w:themeColor="text1"/>
              </w:rPr>
            </w:pPr>
          </w:p>
        </w:tc>
      </w:tr>
      <w:tr w:rsidR="006F58EA" w:rsidRPr="004F09C9" w14:paraId="7EBC8894" w14:textId="77777777">
        <w:trPr>
          <w:trHeight w:val="297"/>
        </w:trPr>
        <w:tc>
          <w:tcPr>
            <w:tcW w:w="5274" w:type="dxa"/>
            <w:tcBorders>
              <w:top w:val="single" w:sz="3" w:space="0" w:color="000000"/>
              <w:left w:val="nil"/>
              <w:bottom w:val="single" w:sz="3" w:space="0" w:color="000000"/>
              <w:right w:val="nil"/>
            </w:tcBorders>
          </w:tcPr>
          <w:p w14:paraId="0C5B09C8"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1B92F9C0"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70840826"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14398C00" w14:textId="77777777" w:rsidR="006F58EA" w:rsidRPr="004F09C9" w:rsidRDefault="006F58EA">
            <w:pPr>
              <w:spacing w:after="160" w:line="259" w:lineRule="auto"/>
              <w:ind w:left="0" w:firstLine="0"/>
              <w:rPr>
                <w:color w:val="000000" w:themeColor="text1"/>
              </w:rPr>
            </w:pPr>
          </w:p>
        </w:tc>
      </w:tr>
      <w:tr w:rsidR="006F58EA" w:rsidRPr="004F09C9" w14:paraId="2C0EF5F7" w14:textId="77777777">
        <w:trPr>
          <w:trHeight w:val="328"/>
        </w:trPr>
        <w:tc>
          <w:tcPr>
            <w:tcW w:w="5274" w:type="dxa"/>
            <w:tcBorders>
              <w:top w:val="single" w:sz="3" w:space="0" w:color="000000"/>
              <w:left w:val="nil"/>
              <w:bottom w:val="nil"/>
              <w:right w:val="nil"/>
            </w:tcBorders>
          </w:tcPr>
          <w:p w14:paraId="21D098E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5A8637DF"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6A1A4611"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0CFEF523"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54E0C0E8" w14:textId="77777777">
        <w:trPr>
          <w:trHeight w:val="395"/>
        </w:trPr>
        <w:tc>
          <w:tcPr>
            <w:tcW w:w="5274" w:type="dxa"/>
            <w:tcBorders>
              <w:top w:val="nil"/>
              <w:left w:val="nil"/>
              <w:bottom w:val="nil"/>
              <w:right w:val="nil"/>
            </w:tcBorders>
          </w:tcPr>
          <w:p w14:paraId="54FECBB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4DD8F94D"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17E0DB10"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2840B15B"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36206A2A" w14:textId="77777777">
        <w:trPr>
          <w:trHeight w:val="494"/>
        </w:trPr>
        <w:tc>
          <w:tcPr>
            <w:tcW w:w="5274" w:type="dxa"/>
            <w:tcBorders>
              <w:top w:val="nil"/>
              <w:left w:val="nil"/>
              <w:bottom w:val="double" w:sz="3" w:space="0" w:color="000000"/>
              <w:right w:val="nil"/>
            </w:tcBorders>
          </w:tcPr>
          <w:p w14:paraId="4D555DB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5EFA3D94"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411944C3"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016FB932"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6F95A275" w14:textId="77777777">
        <w:trPr>
          <w:trHeight w:val="321"/>
        </w:trPr>
        <w:tc>
          <w:tcPr>
            <w:tcW w:w="5274" w:type="dxa"/>
            <w:tcBorders>
              <w:top w:val="double" w:sz="3" w:space="0" w:color="000000"/>
              <w:left w:val="nil"/>
              <w:bottom w:val="single" w:sz="3" w:space="0" w:color="000000"/>
              <w:right w:val="nil"/>
            </w:tcBorders>
          </w:tcPr>
          <w:p w14:paraId="14958D2D"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4855B3F7"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AE5E28D"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0030EA35" w14:textId="77777777" w:rsidR="006F58EA" w:rsidRPr="004F09C9" w:rsidRDefault="006F58EA">
            <w:pPr>
              <w:spacing w:after="160" w:line="259" w:lineRule="auto"/>
              <w:ind w:left="0" w:firstLine="0"/>
              <w:rPr>
                <w:color w:val="000000" w:themeColor="text1"/>
              </w:rPr>
            </w:pPr>
          </w:p>
        </w:tc>
      </w:tr>
      <w:tr w:rsidR="006F58EA" w:rsidRPr="004F09C9" w14:paraId="3D363598" w14:textId="77777777">
        <w:trPr>
          <w:trHeight w:val="328"/>
        </w:trPr>
        <w:tc>
          <w:tcPr>
            <w:tcW w:w="5274" w:type="dxa"/>
            <w:tcBorders>
              <w:top w:val="single" w:sz="3" w:space="0" w:color="000000"/>
              <w:left w:val="nil"/>
              <w:bottom w:val="nil"/>
              <w:right w:val="nil"/>
            </w:tcBorders>
          </w:tcPr>
          <w:p w14:paraId="5A864CF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6D43FF64"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64A980BC"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55BC8B3B"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7DEA9C2A" w14:textId="77777777">
        <w:trPr>
          <w:trHeight w:val="395"/>
        </w:trPr>
        <w:tc>
          <w:tcPr>
            <w:tcW w:w="5274" w:type="dxa"/>
            <w:tcBorders>
              <w:top w:val="nil"/>
              <w:left w:val="nil"/>
              <w:bottom w:val="nil"/>
              <w:right w:val="nil"/>
            </w:tcBorders>
          </w:tcPr>
          <w:p w14:paraId="63B2D5E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5EC58012"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59CF1B5D"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79599D0B"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046A608F" w14:textId="77777777">
        <w:trPr>
          <w:trHeight w:val="470"/>
        </w:trPr>
        <w:tc>
          <w:tcPr>
            <w:tcW w:w="5274" w:type="dxa"/>
            <w:tcBorders>
              <w:top w:val="nil"/>
              <w:left w:val="nil"/>
              <w:bottom w:val="single" w:sz="3" w:space="0" w:color="000000"/>
              <w:right w:val="nil"/>
            </w:tcBorders>
          </w:tcPr>
          <w:p w14:paraId="2C75EA2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42A392A2"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183D35DC"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7F47E6B3"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0007076C" w14:textId="77777777" w:rsidR="00D27C9E" w:rsidRPr="004F09C9" w:rsidRDefault="00D27C9E">
      <w:pPr>
        <w:spacing w:line="259" w:lineRule="auto"/>
        <w:ind w:left="1076" w:right="90" w:hanging="1091"/>
        <w:rPr>
          <w:color w:val="000000" w:themeColor="text1"/>
        </w:rPr>
      </w:pPr>
    </w:p>
    <w:p w14:paraId="28B479ED" w14:textId="77777777" w:rsidR="00D27C9E" w:rsidRPr="004F09C9" w:rsidRDefault="00D27C9E">
      <w:pPr>
        <w:spacing w:line="259" w:lineRule="auto"/>
        <w:ind w:left="1076" w:right="90" w:hanging="1091"/>
        <w:rPr>
          <w:color w:val="000000" w:themeColor="text1"/>
        </w:rPr>
      </w:pPr>
    </w:p>
    <w:p w14:paraId="2EB63BB6" w14:textId="77777777" w:rsidR="00D27C9E" w:rsidRPr="004F09C9" w:rsidRDefault="00D27C9E">
      <w:pPr>
        <w:spacing w:line="259" w:lineRule="auto"/>
        <w:ind w:left="1076" w:right="90" w:hanging="1091"/>
        <w:rPr>
          <w:color w:val="000000" w:themeColor="text1"/>
        </w:rPr>
      </w:pPr>
    </w:p>
    <w:p w14:paraId="201D8897" w14:textId="77777777" w:rsidR="00D27C9E" w:rsidRPr="004F09C9" w:rsidRDefault="00D27C9E">
      <w:pPr>
        <w:spacing w:line="259" w:lineRule="auto"/>
        <w:ind w:left="1076" w:right="90" w:hanging="1091"/>
        <w:rPr>
          <w:color w:val="000000" w:themeColor="text1"/>
        </w:rPr>
      </w:pPr>
    </w:p>
    <w:p w14:paraId="280DC9AC" w14:textId="77777777" w:rsidR="00D27C9E" w:rsidRPr="004F09C9" w:rsidRDefault="00D27C9E">
      <w:pPr>
        <w:spacing w:line="259" w:lineRule="auto"/>
        <w:ind w:left="1076" w:right="90" w:hanging="1091"/>
        <w:rPr>
          <w:color w:val="000000" w:themeColor="text1"/>
        </w:rPr>
      </w:pPr>
    </w:p>
    <w:p w14:paraId="33FE8388" w14:textId="77777777" w:rsidR="00D27C9E" w:rsidRPr="004F09C9" w:rsidRDefault="00D27C9E">
      <w:pPr>
        <w:spacing w:line="259" w:lineRule="auto"/>
        <w:ind w:left="1076" w:right="90" w:hanging="1091"/>
        <w:rPr>
          <w:color w:val="000000" w:themeColor="text1"/>
        </w:rPr>
      </w:pPr>
    </w:p>
    <w:p w14:paraId="4608CD26" w14:textId="77777777" w:rsidR="006F58EA" w:rsidRPr="004F09C9" w:rsidRDefault="00D27C9E">
      <w:pPr>
        <w:spacing w:line="259" w:lineRule="auto"/>
        <w:ind w:left="1076" w:right="90" w:hanging="1091"/>
        <w:rPr>
          <w:color w:val="000000" w:themeColor="text1"/>
        </w:rPr>
      </w:pPr>
      <w:r w:rsidRPr="004F09C9">
        <w:rPr>
          <w:color w:val="000000" w:themeColor="text1"/>
        </w:rPr>
        <w:t>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non significant.</w:t>
      </w:r>
    </w:p>
    <w:tbl>
      <w:tblPr>
        <w:tblStyle w:val="TableGrid"/>
        <w:tblW w:w="7898" w:type="dxa"/>
        <w:tblInd w:w="692" w:type="dxa"/>
        <w:tblCellMar>
          <w:top w:w="27" w:type="dxa"/>
          <w:right w:w="115" w:type="dxa"/>
        </w:tblCellMar>
        <w:tblLook w:val="04A0" w:firstRow="1" w:lastRow="0" w:firstColumn="1" w:lastColumn="0" w:noHBand="0" w:noVBand="1"/>
      </w:tblPr>
      <w:tblGrid>
        <w:gridCol w:w="5274"/>
        <w:gridCol w:w="772"/>
        <w:gridCol w:w="900"/>
        <w:gridCol w:w="952"/>
      </w:tblGrid>
      <w:tr w:rsidR="006F58EA" w:rsidRPr="004F09C9" w14:paraId="589517C4" w14:textId="77777777">
        <w:trPr>
          <w:trHeight w:val="398"/>
        </w:trPr>
        <w:tc>
          <w:tcPr>
            <w:tcW w:w="5274" w:type="dxa"/>
            <w:tcBorders>
              <w:top w:val="double" w:sz="3" w:space="0" w:color="000000"/>
              <w:left w:val="nil"/>
              <w:bottom w:val="double" w:sz="3" w:space="0" w:color="000000"/>
              <w:right w:val="nil"/>
            </w:tcBorders>
          </w:tcPr>
          <w:p w14:paraId="5AB3155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234702C7"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7642410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66C6180A"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32FDF22B" w14:textId="77777777">
        <w:trPr>
          <w:trHeight w:val="321"/>
        </w:trPr>
        <w:tc>
          <w:tcPr>
            <w:tcW w:w="5274" w:type="dxa"/>
            <w:tcBorders>
              <w:top w:val="double" w:sz="3" w:space="0" w:color="000000"/>
              <w:left w:val="nil"/>
              <w:bottom w:val="single" w:sz="3" w:space="0" w:color="000000"/>
              <w:right w:val="nil"/>
            </w:tcBorders>
          </w:tcPr>
          <w:p w14:paraId="6ABD95C3" w14:textId="77777777" w:rsidR="006F58EA" w:rsidRPr="004F09C9" w:rsidRDefault="00D27C9E">
            <w:pPr>
              <w:spacing w:after="0" w:line="259" w:lineRule="auto"/>
              <w:ind w:left="374" w:firstLine="0"/>
              <w:rPr>
                <w:color w:val="000000" w:themeColor="text1"/>
              </w:rPr>
            </w:pPr>
            <w:r w:rsidRPr="004F09C9">
              <w:rPr>
                <w:color w:val="000000" w:themeColor="text1"/>
              </w:rPr>
              <w:lastRenderedPageBreak/>
              <w:t>A). Lipid mass depletion: Between genotypes</w:t>
            </w:r>
          </w:p>
        </w:tc>
        <w:tc>
          <w:tcPr>
            <w:tcW w:w="772" w:type="dxa"/>
            <w:tcBorders>
              <w:top w:val="double" w:sz="3" w:space="0" w:color="000000"/>
              <w:left w:val="nil"/>
              <w:bottom w:val="single" w:sz="3" w:space="0" w:color="000000"/>
              <w:right w:val="nil"/>
            </w:tcBorders>
          </w:tcPr>
          <w:p w14:paraId="062758B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2E826BFF"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C75EC7A" w14:textId="77777777" w:rsidR="006F58EA" w:rsidRPr="004F09C9" w:rsidRDefault="006F58EA">
            <w:pPr>
              <w:spacing w:after="160" w:line="259" w:lineRule="auto"/>
              <w:ind w:left="0" w:firstLine="0"/>
              <w:rPr>
                <w:color w:val="000000" w:themeColor="text1"/>
              </w:rPr>
            </w:pPr>
          </w:p>
        </w:tc>
      </w:tr>
      <w:tr w:rsidR="006F58EA" w:rsidRPr="004F09C9" w14:paraId="6D0E84FB" w14:textId="77777777">
        <w:trPr>
          <w:trHeight w:val="340"/>
        </w:trPr>
        <w:tc>
          <w:tcPr>
            <w:tcW w:w="5274" w:type="dxa"/>
            <w:tcBorders>
              <w:top w:val="single" w:sz="3" w:space="0" w:color="000000"/>
              <w:left w:val="nil"/>
              <w:bottom w:val="nil"/>
              <w:right w:val="nil"/>
            </w:tcBorders>
          </w:tcPr>
          <w:p w14:paraId="53401A0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D33B0DF"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2315408B"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0159CCB2"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56726885" w14:textId="77777777">
        <w:trPr>
          <w:trHeight w:val="384"/>
        </w:trPr>
        <w:tc>
          <w:tcPr>
            <w:tcW w:w="5274" w:type="dxa"/>
            <w:tcBorders>
              <w:top w:val="nil"/>
              <w:left w:val="nil"/>
              <w:bottom w:val="nil"/>
              <w:right w:val="nil"/>
            </w:tcBorders>
          </w:tcPr>
          <w:p w14:paraId="6110737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4F2B73C7"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51056C50"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58191CCA"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0257A532" w14:textId="77777777">
        <w:trPr>
          <w:trHeight w:val="395"/>
        </w:trPr>
        <w:tc>
          <w:tcPr>
            <w:tcW w:w="5274" w:type="dxa"/>
            <w:tcBorders>
              <w:top w:val="nil"/>
              <w:left w:val="nil"/>
              <w:bottom w:val="nil"/>
              <w:right w:val="nil"/>
            </w:tcBorders>
          </w:tcPr>
          <w:p w14:paraId="7E2088C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412D6CE1"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06B6BB00"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2B309883"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55A12E0D" w14:textId="77777777">
        <w:trPr>
          <w:trHeight w:val="494"/>
        </w:trPr>
        <w:tc>
          <w:tcPr>
            <w:tcW w:w="5274" w:type="dxa"/>
            <w:tcBorders>
              <w:top w:val="nil"/>
              <w:left w:val="nil"/>
              <w:bottom w:val="double" w:sz="3" w:space="0" w:color="000000"/>
              <w:right w:val="nil"/>
            </w:tcBorders>
          </w:tcPr>
          <w:p w14:paraId="77692D3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18F80D05"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7F183D39"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5FF1ADB0"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28ED9D2E" w14:textId="77777777">
        <w:trPr>
          <w:trHeight w:val="321"/>
        </w:trPr>
        <w:tc>
          <w:tcPr>
            <w:tcW w:w="5274" w:type="dxa"/>
            <w:tcBorders>
              <w:top w:val="double" w:sz="3" w:space="0" w:color="000000"/>
              <w:left w:val="nil"/>
              <w:bottom w:val="single" w:sz="3" w:space="0" w:color="000000"/>
              <w:right w:val="nil"/>
            </w:tcBorders>
          </w:tcPr>
          <w:p w14:paraId="23707EE4"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2DC0C65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7851B4B"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874EE7B" w14:textId="77777777" w:rsidR="006F58EA" w:rsidRPr="004F09C9" w:rsidRDefault="006F58EA">
            <w:pPr>
              <w:spacing w:after="160" w:line="259" w:lineRule="auto"/>
              <w:ind w:left="0" w:firstLine="0"/>
              <w:rPr>
                <w:color w:val="000000" w:themeColor="text1"/>
              </w:rPr>
            </w:pPr>
          </w:p>
        </w:tc>
      </w:tr>
      <w:tr w:rsidR="006F58EA" w:rsidRPr="004F09C9" w14:paraId="04B171D9" w14:textId="77777777">
        <w:trPr>
          <w:trHeight w:val="328"/>
        </w:trPr>
        <w:tc>
          <w:tcPr>
            <w:tcW w:w="5274" w:type="dxa"/>
            <w:tcBorders>
              <w:top w:val="single" w:sz="3" w:space="0" w:color="000000"/>
              <w:left w:val="nil"/>
              <w:bottom w:val="nil"/>
              <w:right w:val="nil"/>
            </w:tcBorders>
          </w:tcPr>
          <w:p w14:paraId="3EB3C5E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11BC00BE"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747539FC"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503E64E4"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281A6FE1" w14:textId="77777777">
        <w:trPr>
          <w:trHeight w:val="395"/>
        </w:trPr>
        <w:tc>
          <w:tcPr>
            <w:tcW w:w="5274" w:type="dxa"/>
            <w:tcBorders>
              <w:top w:val="nil"/>
              <w:left w:val="nil"/>
              <w:bottom w:val="nil"/>
              <w:right w:val="nil"/>
            </w:tcBorders>
          </w:tcPr>
          <w:p w14:paraId="26693E5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2E896566"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6803D311"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75C52B48"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03B97AC7" w14:textId="77777777">
        <w:trPr>
          <w:trHeight w:val="494"/>
        </w:trPr>
        <w:tc>
          <w:tcPr>
            <w:tcW w:w="5274" w:type="dxa"/>
            <w:tcBorders>
              <w:top w:val="nil"/>
              <w:left w:val="nil"/>
              <w:bottom w:val="double" w:sz="3" w:space="0" w:color="000000"/>
              <w:right w:val="nil"/>
            </w:tcBorders>
          </w:tcPr>
          <w:p w14:paraId="1942D4F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33F1EE57"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63513FD1"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3F0A2851"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3C8C17F2" w14:textId="77777777">
        <w:trPr>
          <w:trHeight w:val="321"/>
        </w:trPr>
        <w:tc>
          <w:tcPr>
            <w:tcW w:w="5274" w:type="dxa"/>
            <w:tcBorders>
              <w:top w:val="double" w:sz="3" w:space="0" w:color="000000"/>
              <w:left w:val="nil"/>
              <w:bottom w:val="single" w:sz="3" w:space="0" w:color="000000"/>
              <w:right w:val="nil"/>
            </w:tcBorders>
          </w:tcPr>
          <w:p w14:paraId="7DA7E57A"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2D1B7A9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23A199E"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9F58F6C" w14:textId="77777777" w:rsidR="006F58EA" w:rsidRPr="004F09C9" w:rsidRDefault="006F58EA">
            <w:pPr>
              <w:spacing w:after="160" w:line="259" w:lineRule="auto"/>
              <w:ind w:left="0" w:firstLine="0"/>
              <w:rPr>
                <w:color w:val="000000" w:themeColor="text1"/>
              </w:rPr>
            </w:pPr>
          </w:p>
        </w:tc>
      </w:tr>
      <w:tr w:rsidR="006F58EA" w:rsidRPr="004F09C9" w14:paraId="14957FCB" w14:textId="77777777">
        <w:trPr>
          <w:trHeight w:val="340"/>
        </w:trPr>
        <w:tc>
          <w:tcPr>
            <w:tcW w:w="5274" w:type="dxa"/>
            <w:tcBorders>
              <w:top w:val="single" w:sz="3" w:space="0" w:color="000000"/>
              <w:left w:val="nil"/>
              <w:bottom w:val="nil"/>
              <w:right w:val="nil"/>
            </w:tcBorders>
          </w:tcPr>
          <w:p w14:paraId="657F867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68565E1E"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54658B66"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56A1B47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9390E10" w14:textId="77777777">
        <w:trPr>
          <w:trHeight w:val="395"/>
        </w:trPr>
        <w:tc>
          <w:tcPr>
            <w:tcW w:w="5274" w:type="dxa"/>
            <w:tcBorders>
              <w:top w:val="nil"/>
              <w:left w:val="nil"/>
              <w:bottom w:val="nil"/>
              <w:right w:val="nil"/>
            </w:tcBorders>
          </w:tcPr>
          <w:p w14:paraId="46544F8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2B7CFF5C"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755D412A"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1599D2CF"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406834F2" w14:textId="77777777">
        <w:trPr>
          <w:trHeight w:val="458"/>
        </w:trPr>
        <w:tc>
          <w:tcPr>
            <w:tcW w:w="5274" w:type="dxa"/>
            <w:tcBorders>
              <w:top w:val="nil"/>
              <w:left w:val="nil"/>
              <w:bottom w:val="single" w:sz="3" w:space="0" w:color="000000"/>
              <w:right w:val="nil"/>
            </w:tcBorders>
          </w:tcPr>
          <w:p w14:paraId="2CDD64D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44733F16"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14480FCD"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2B92F906"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78C3F29D" w14:textId="77777777" w:rsidR="00D27C9E" w:rsidRPr="004F09C9" w:rsidRDefault="00D27C9E">
      <w:pPr>
        <w:spacing w:after="174" w:line="259" w:lineRule="auto"/>
        <w:ind w:right="80"/>
        <w:jc w:val="center"/>
        <w:rPr>
          <w:color w:val="000000" w:themeColor="text1"/>
        </w:rPr>
      </w:pPr>
    </w:p>
    <w:p w14:paraId="103F74EA" w14:textId="77777777" w:rsidR="00D27C9E" w:rsidRPr="004F09C9" w:rsidRDefault="00D27C9E">
      <w:pPr>
        <w:spacing w:after="174" w:line="259" w:lineRule="auto"/>
        <w:ind w:right="80"/>
        <w:jc w:val="center"/>
        <w:rPr>
          <w:color w:val="000000" w:themeColor="text1"/>
        </w:rPr>
      </w:pPr>
    </w:p>
    <w:p w14:paraId="6D74DC7E" w14:textId="77777777" w:rsidR="00D27C9E" w:rsidRPr="004F09C9" w:rsidRDefault="00D27C9E">
      <w:pPr>
        <w:spacing w:after="174" w:line="259" w:lineRule="auto"/>
        <w:ind w:right="80"/>
        <w:jc w:val="center"/>
        <w:rPr>
          <w:color w:val="000000" w:themeColor="text1"/>
        </w:rPr>
      </w:pPr>
    </w:p>
    <w:p w14:paraId="373BC369" w14:textId="77777777" w:rsidR="00D27C9E" w:rsidRPr="004F09C9" w:rsidRDefault="00D27C9E">
      <w:pPr>
        <w:spacing w:after="174" w:line="259" w:lineRule="auto"/>
        <w:ind w:right="80"/>
        <w:jc w:val="center"/>
        <w:rPr>
          <w:color w:val="000000" w:themeColor="text1"/>
        </w:rPr>
      </w:pPr>
    </w:p>
    <w:p w14:paraId="0AC473E1" w14:textId="77777777" w:rsidR="006F58EA" w:rsidRPr="004F09C9" w:rsidRDefault="00D27C9E">
      <w:pPr>
        <w:spacing w:after="174" w:line="259" w:lineRule="auto"/>
        <w:ind w:right="80"/>
        <w:jc w:val="center"/>
        <w:rPr>
          <w:color w:val="000000" w:themeColor="text1"/>
        </w:rPr>
      </w:pPr>
      <w:r w:rsidRPr="004F09C9">
        <w:rPr>
          <w:color w:val="000000" w:themeColor="text1"/>
        </w:rPr>
        <w:t>REFERENCES</w:t>
      </w:r>
    </w:p>
    <w:p w14:paraId="2D9E4552" w14:textId="77777777" w:rsidR="006F58EA" w:rsidRPr="004F09C9" w:rsidRDefault="00D27C9E">
      <w:pPr>
        <w:ind w:left="219" w:right="90" w:hanging="234"/>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4F09C9">
        <w:rPr>
          <w:color w:val="000000" w:themeColor="text1"/>
        </w:rPr>
        <w:t>Pectinophora</w:t>
      </w:r>
      <w:proofErr w:type="spellEnd"/>
      <w:r w:rsidRPr="004F09C9">
        <w:rPr>
          <w:color w:val="000000" w:themeColor="text1"/>
        </w:rPr>
        <w:t xml:space="preserve"> </w:t>
      </w:r>
      <w:proofErr w:type="spellStart"/>
      <w:r w:rsidRPr="004F09C9">
        <w:rPr>
          <w:color w:val="000000" w:themeColor="text1"/>
        </w:rPr>
        <w:t>gossypiella</w:t>
      </w:r>
      <w:proofErr w:type="spellEnd"/>
      <w:r w:rsidRPr="004F09C9">
        <w:rPr>
          <w:color w:val="000000" w:themeColor="text1"/>
        </w:rPr>
        <w:t xml:space="preserve"> (Saunders). Journal of</w:t>
      </w:r>
    </w:p>
    <w:p w14:paraId="2BD638AD" w14:textId="77777777" w:rsidR="006F58EA" w:rsidRPr="004F09C9" w:rsidRDefault="00D27C9E">
      <w:pPr>
        <w:spacing w:after="175" w:line="259" w:lineRule="auto"/>
        <w:ind w:left="244" w:right="90"/>
        <w:rPr>
          <w:color w:val="000000" w:themeColor="text1"/>
        </w:rPr>
      </w:pPr>
      <w:r w:rsidRPr="004F09C9">
        <w:rPr>
          <w:color w:val="000000" w:themeColor="text1"/>
        </w:rPr>
        <w:t>Inse</w:t>
      </w:r>
      <w:r w:rsidR="00DD43B4">
        <w:rPr>
          <w:color w:val="000000" w:themeColor="text1"/>
        </w:rPr>
        <w:t xml:space="preserve">ct </w:t>
      </w:r>
      <w:proofErr w:type="spellStart"/>
      <w:r w:rsidRPr="004F09C9">
        <w:rPr>
          <w:color w:val="000000" w:themeColor="text1"/>
        </w:rPr>
        <w:t>Bohnenblustct</w:t>
      </w:r>
      <w:proofErr w:type="spellEnd"/>
      <w:r w:rsidRPr="004F09C9">
        <w:rPr>
          <w:color w:val="000000" w:themeColor="text1"/>
        </w:rPr>
        <w:t xml:space="preserve"> Physiology 9:299–310.</w:t>
      </w:r>
    </w:p>
    <w:p w14:paraId="54490F2D" w14:textId="77777777" w:rsidR="006F58EA" w:rsidRPr="004F09C9" w:rsidRDefault="00D27C9E">
      <w:pPr>
        <w:spacing w:after="163" w:line="259" w:lineRule="auto"/>
        <w:ind w:left="-5" w:right="90"/>
        <w:rPr>
          <w:color w:val="000000" w:themeColor="text1"/>
        </w:rPr>
      </w:pPr>
      <w:r w:rsidRPr="004F09C9">
        <w:rPr>
          <w:color w:val="000000" w:themeColor="text1"/>
        </w:rPr>
        <w:t>Allison, J. D.</w:t>
      </w:r>
      <w:del w:id="328" w:author="Brown,James T" w:date="2019-02-03T11:14:00Z">
        <w:r w:rsidRPr="004F09C9" w:rsidDel="002E45AE">
          <w:rPr>
            <w:color w:val="000000" w:themeColor="text1"/>
          </w:rPr>
          <w:delText>,</w:delText>
        </w:r>
      </w:del>
      <w:r w:rsidRPr="004F09C9">
        <w:rPr>
          <w:color w:val="000000" w:themeColor="text1"/>
        </w:rPr>
        <w:t xml:space="preserve"> and R. T. </w:t>
      </w:r>
      <w:proofErr w:type="spellStart"/>
      <w:r w:rsidRPr="004F09C9">
        <w:rPr>
          <w:color w:val="000000" w:themeColor="text1"/>
        </w:rPr>
        <w:t>Cardé</w:t>
      </w:r>
      <w:proofErr w:type="spellEnd"/>
      <w:r w:rsidRPr="004F09C9">
        <w:rPr>
          <w:color w:val="000000" w:themeColor="text1"/>
        </w:rPr>
        <w:t>. 2016. Pheromone Communication in Moths: Evolution,</w:t>
      </w:r>
    </w:p>
    <w:p w14:paraId="11D81262" w14:textId="77777777" w:rsidR="006F58EA" w:rsidRPr="004F09C9" w:rsidRDefault="00D27C9E">
      <w:pPr>
        <w:spacing w:after="163" w:line="259" w:lineRule="auto"/>
        <w:ind w:left="244" w:right="90"/>
        <w:rPr>
          <w:color w:val="000000" w:themeColor="text1"/>
        </w:rPr>
      </w:pPr>
      <w:r w:rsidRPr="004F09C9">
        <w:rPr>
          <w:color w:val="000000" w:themeColor="text1"/>
        </w:rPr>
        <w:t>Behavior, and Application. illustrate edition. University of California Press.</w:t>
      </w:r>
    </w:p>
    <w:p w14:paraId="2945F5B2"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Arrese</w:t>
      </w:r>
      <w:proofErr w:type="spellEnd"/>
      <w:r w:rsidRPr="004F09C9">
        <w:rPr>
          <w:color w:val="000000" w:themeColor="text1"/>
        </w:rPr>
        <w:t>, E. L.</w:t>
      </w:r>
      <w:del w:id="329" w:author="Brown,James T" w:date="2019-02-03T11:14:00Z">
        <w:r w:rsidRPr="004F09C9" w:rsidDel="002E45AE">
          <w:rPr>
            <w:color w:val="000000" w:themeColor="text1"/>
          </w:rPr>
          <w:delText>,</w:delText>
        </w:r>
      </w:del>
      <w:r w:rsidRPr="004F09C9">
        <w:rPr>
          <w:color w:val="000000" w:themeColor="text1"/>
        </w:rPr>
        <w:t xml:space="preserve"> and J. L. </w:t>
      </w:r>
      <w:proofErr w:type="spellStart"/>
      <w:r w:rsidRPr="004F09C9">
        <w:rPr>
          <w:color w:val="000000" w:themeColor="text1"/>
        </w:rPr>
        <w:t>Soulages</w:t>
      </w:r>
      <w:proofErr w:type="spellEnd"/>
      <w:r w:rsidRPr="004F09C9">
        <w:rPr>
          <w:color w:val="000000" w:themeColor="text1"/>
        </w:rPr>
        <w:t>. 2010. Insect Fat Body: Energy, Metabolism, and Regulation.</w:t>
      </w:r>
    </w:p>
    <w:p w14:paraId="7BEF7B10" w14:textId="77777777" w:rsidR="006F58EA" w:rsidRPr="004F09C9" w:rsidRDefault="00D27C9E">
      <w:pPr>
        <w:spacing w:after="175" w:line="259" w:lineRule="auto"/>
        <w:ind w:left="244" w:right="90"/>
        <w:rPr>
          <w:color w:val="000000" w:themeColor="text1"/>
        </w:rPr>
      </w:pPr>
      <w:r w:rsidRPr="004F09C9">
        <w:rPr>
          <w:color w:val="000000" w:themeColor="text1"/>
        </w:rPr>
        <w:t>Annual Review of Entomology 55:207–225.</w:t>
      </w:r>
    </w:p>
    <w:p w14:paraId="2D510701" w14:textId="77777777" w:rsidR="006F58EA" w:rsidRPr="004F09C9" w:rsidRDefault="00D27C9E">
      <w:pPr>
        <w:ind w:left="219" w:right="90" w:hanging="234"/>
        <w:rPr>
          <w:color w:val="000000" w:themeColor="text1"/>
        </w:rPr>
      </w:pPr>
      <w:r w:rsidRPr="004F09C9">
        <w:rPr>
          <w:color w:val="000000" w:themeColor="text1"/>
        </w:rPr>
        <w:t>Beck, S. D.</w:t>
      </w:r>
      <w:del w:id="330" w:author="Brown,James T" w:date="2019-02-03T11:14:00Z">
        <w:r w:rsidRPr="004F09C9" w:rsidDel="002E45AE">
          <w:rPr>
            <w:color w:val="000000" w:themeColor="text1"/>
          </w:rPr>
          <w:delText>,</w:delText>
        </w:r>
      </w:del>
      <w:r w:rsidRPr="004F09C9">
        <w:rPr>
          <w:color w:val="000000" w:themeColor="text1"/>
        </w:rPr>
        <w:t xml:space="preserve"> and J. W. Apple. 1961. Effects of temperature and photoperiod on voltinism of geographical populations of the European corn borer, </w:t>
      </w:r>
      <w:proofErr w:type="spellStart"/>
      <w:r w:rsidRPr="004F09C9">
        <w:rPr>
          <w:color w:val="000000" w:themeColor="text1"/>
        </w:rPr>
        <w:t>Pyrausta</w:t>
      </w:r>
      <w:proofErr w:type="spellEnd"/>
      <w:r w:rsidRPr="004F09C9">
        <w:rPr>
          <w:color w:val="000000" w:themeColor="text1"/>
        </w:rPr>
        <w:t xml:space="preserve"> </w:t>
      </w:r>
      <w:proofErr w:type="spellStart"/>
      <w:r w:rsidRPr="004F09C9">
        <w:rPr>
          <w:color w:val="000000" w:themeColor="text1"/>
        </w:rPr>
        <w:t>nubilalis</w:t>
      </w:r>
      <w:proofErr w:type="spellEnd"/>
      <w:r w:rsidRPr="004F09C9">
        <w:rPr>
          <w:color w:val="000000" w:themeColor="text1"/>
        </w:rPr>
        <w:t>. Journal of economic entomology 54:550–558.</w:t>
      </w:r>
    </w:p>
    <w:p w14:paraId="18868450"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Bohnenblust</w:t>
      </w:r>
      <w:proofErr w:type="spellEnd"/>
      <w:r w:rsidRPr="004F09C9">
        <w:rPr>
          <w:color w:val="000000" w:themeColor="text1"/>
        </w:rPr>
        <w:t>, E.</w:t>
      </w:r>
      <w:ins w:id="331" w:author="Brown,James T" w:date="2019-02-03T11:14:00Z">
        <w:r w:rsidR="002E45AE">
          <w:rPr>
            <w:color w:val="000000" w:themeColor="text1"/>
          </w:rPr>
          <w:t xml:space="preserve"> </w:t>
        </w:r>
      </w:ins>
      <w:del w:id="332" w:author="Brown,James T" w:date="2019-02-03T11:14:00Z">
        <w:r w:rsidRPr="004F09C9" w:rsidDel="002E45AE">
          <w:rPr>
            <w:color w:val="000000" w:themeColor="text1"/>
          </w:rPr>
          <w:delText xml:space="preserve">, </w:delText>
        </w:r>
      </w:del>
      <w:r w:rsidRPr="004F09C9">
        <w:rPr>
          <w:color w:val="000000" w:themeColor="text1"/>
        </w:rPr>
        <w:t xml:space="preserve">and J. </w:t>
      </w:r>
      <w:proofErr w:type="spellStart"/>
      <w:r w:rsidRPr="004F09C9">
        <w:rPr>
          <w:color w:val="000000" w:themeColor="text1"/>
        </w:rPr>
        <w:t>Tooker</w:t>
      </w:r>
      <w:proofErr w:type="spellEnd"/>
      <w:r w:rsidRPr="004F09C9">
        <w:rPr>
          <w:color w:val="000000" w:themeColor="text1"/>
        </w:rPr>
        <w:t xml:space="preserve">. 2010. European corn borer in field corn. </w:t>
      </w:r>
      <w:proofErr w:type="spellStart"/>
      <w:r w:rsidRPr="004F09C9">
        <w:rPr>
          <w:color w:val="000000" w:themeColor="text1"/>
        </w:rPr>
        <w:t>Entomologial</w:t>
      </w:r>
      <w:proofErr w:type="spellEnd"/>
      <w:r w:rsidRPr="004F09C9">
        <w:rPr>
          <w:color w:val="000000" w:themeColor="text1"/>
        </w:rPr>
        <w:t xml:space="preserve"> </w:t>
      </w:r>
      <w:proofErr w:type="gramStart"/>
      <w:r w:rsidRPr="004F09C9">
        <w:rPr>
          <w:color w:val="000000" w:themeColor="text1"/>
        </w:rPr>
        <w:t>Notes .</w:t>
      </w:r>
      <w:proofErr w:type="gramEnd"/>
    </w:p>
    <w:p w14:paraId="7B8EA775" w14:textId="77777777" w:rsidR="006F58EA" w:rsidRPr="004F09C9" w:rsidRDefault="00D27C9E">
      <w:pPr>
        <w:ind w:left="219" w:right="90" w:hanging="234"/>
        <w:rPr>
          <w:color w:val="000000" w:themeColor="text1"/>
        </w:rPr>
      </w:pPr>
      <w:r w:rsidRPr="004F09C9">
        <w:rPr>
          <w:color w:val="000000" w:themeColor="text1"/>
        </w:rPr>
        <w:lastRenderedPageBreak/>
        <w:t>Bradshaw, W. E.</w:t>
      </w:r>
      <w:del w:id="333" w:author="Brown,James T" w:date="2019-02-03T11:14:00Z">
        <w:r w:rsidRPr="004F09C9" w:rsidDel="002E45AE">
          <w:rPr>
            <w:color w:val="000000" w:themeColor="text1"/>
          </w:rPr>
          <w:delText>,</w:delText>
        </w:r>
      </w:del>
      <w:r w:rsidRPr="004F09C9">
        <w:rPr>
          <w:color w:val="000000" w:themeColor="text1"/>
        </w:rPr>
        <w:t xml:space="preserve"> and C. M. Holzapfel.</w:t>
      </w:r>
      <w:ins w:id="334" w:author="Brown,James T" w:date="2019-02-03T11:13:00Z">
        <w:r w:rsidR="002E45AE">
          <w:rPr>
            <w:color w:val="000000" w:themeColor="text1"/>
          </w:rPr>
          <w:t xml:space="preserve"> </w:t>
        </w:r>
      </w:ins>
      <w:del w:id="335" w:author="Brown,James T" w:date="2019-02-03T11:13:00Z">
        <w:r w:rsidRPr="004F09C9" w:rsidDel="002E45AE">
          <w:rPr>
            <w:color w:val="000000" w:themeColor="text1"/>
          </w:rPr>
          <w:tab/>
        </w:r>
      </w:del>
      <w:r w:rsidRPr="004F09C9">
        <w:rPr>
          <w:color w:val="000000" w:themeColor="text1"/>
        </w:rPr>
        <w:t>2001.</w:t>
      </w:r>
      <w:r w:rsidRPr="004F09C9">
        <w:rPr>
          <w:color w:val="000000" w:themeColor="text1"/>
        </w:rPr>
        <w:tab/>
        <w:t>Genetic shift in photoperiodic response correlated with global warming. Proceedings of the National Academy of Sciences of the United States of America 98:14509–14511.</w:t>
      </w:r>
    </w:p>
    <w:p w14:paraId="2ABB2EC3" w14:textId="77777777" w:rsidR="006F58EA" w:rsidRPr="004F09C9" w:rsidRDefault="00D27C9E">
      <w:pPr>
        <w:ind w:left="219" w:right="90" w:hanging="234"/>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3:142–145.</w:t>
      </w:r>
    </w:p>
    <w:p w14:paraId="69FDC109" w14:textId="77777777" w:rsidR="006F58EA" w:rsidRPr="004F09C9" w:rsidRDefault="00D27C9E">
      <w:pPr>
        <w:ind w:left="219" w:right="90" w:hanging="234"/>
        <w:rPr>
          <w:color w:val="000000" w:themeColor="text1"/>
        </w:rPr>
      </w:pPr>
      <w:proofErr w:type="spellStart"/>
      <w:r w:rsidRPr="004F09C9">
        <w:rPr>
          <w:color w:val="000000" w:themeColor="text1"/>
        </w:rPr>
        <w:t>Capinera</w:t>
      </w:r>
      <w:proofErr w:type="spellEnd"/>
      <w:r w:rsidRPr="004F09C9">
        <w:rPr>
          <w:color w:val="000000" w:themeColor="text1"/>
        </w:rPr>
        <w:t>, J. L. E.</w:t>
      </w:r>
      <w:del w:id="336" w:author="Brown,James T" w:date="2019-02-03T11:14:00Z">
        <w:r w:rsidRPr="004F09C9" w:rsidDel="002E45AE">
          <w:rPr>
            <w:color w:val="000000" w:themeColor="text1"/>
          </w:rPr>
          <w:delText>,</w:delText>
        </w:r>
      </w:del>
      <w:r w:rsidRPr="004F09C9">
        <w:rPr>
          <w:color w:val="000000" w:themeColor="text1"/>
        </w:rPr>
        <w:t xml:space="preserve"> and N. Department). 2000. European corn borer scientific </w:t>
      </w:r>
      <w:proofErr w:type="gramStart"/>
      <w:r w:rsidRPr="004F09C9">
        <w:rPr>
          <w:color w:val="000000" w:themeColor="text1"/>
        </w:rPr>
        <w:t>name :</w:t>
      </w:r>
      <w:proofErr w:type="gramEnd"/>
      <w:r w:rsidRPr="004F09C9">
        <w:rPr>
          <w:color w:val="000000" w:themeColor="text1"/>
        </w:rPr>
        <w:t xml:space="preserve"> </w:t>
      </w:r>
      <w:proofErr w:type="spellStart"/>
      <w:r w:rsidRPr="004F09C9">
        <w:rPr>
          <w:color w:val="000000" w:themeColor="text1"/>
        </w:rPr>
        <w:t>Ostrinia</w:t>
      </w:r>
      <w:proofErr w:type="spellEnd"/>
      <w:r w:rsidRPr="004F09C9">
        <w:rPr>
          <w:color w:val="000000" w:themeColor="text1"/>
        </w:rPr>
        <w:t xml:space="preserve"> </w:t>
      </w:r>
      <w:proofErr w:type="spellStart"/>
      <w:r w:rsidRPr="004F09C9">
        <w:rPr>
          <w:color w:val="000000" w:themeColor="text1"/>
        </w:rPr>
        <w:t>nubilalis</w:t>
      </w:r>
      <w:proofErr w:type="spellEnd"/>
      <w:r w:rsidRPr="004F09C9">
        <w:rPr>
          <w:color w:val="000000" w:themeColor="text1"/>
        </w:rPr>
        <w:t xml:space="preserve"> ( </w:t>
      </w:r>
      <w:proofErr w:type="spellStart"/>
      <w:r w:rsidRPr="004F09C9">
        <w:rPr>
          <w:color w:val="000000" w:themeColor="text1"/>
        </w:rPr>
        <w:t>Hübner</w:t>
      </w:r>
      <w:proofErr w:type="spellEnd"/>
      <w:r w:rsidRPr="004F09C9">
        <w:rPr>
          <w:color w:val="000000" w:themeColor="text1"/>
        </w:rPr>
        <w:t xml:space="preserve"> ) ( </w:t>
      </w:r>
      <w:proofErr w:type="spellStart"/>
      <w:r w:rsidRPr="004F09C9">
        <w:rPr>
          <w:color w:val="000000" w:themeColor="text1"/>
        </w:rPr>
        <w:t>Insecta</w:t>
      </w:r>
      <w:proofErr w:type="spellEnd"/>
      <w:r w:rsidRPr="004F09C9">
        <w:rPr>
          <w:color w:val="000000" w:themeColor="text1"/>
        </w:rPr>
        <w:t xml:space="preserve"> : Lepidoptera : </w:t>
      </w:r>
      <w:proofErr w:type="spellStart"/>
      <w:r w:rsidRPr="004F09C9">
        <w:rPr>
          <w:color w:val="000000" w:themeColor="text1"/>
        </w:rPr>
        <w:t>Pyralidae</w:t>
      </w:r>
      <w:proofErr w:type="spellEnd"/>
      <w:r w:rsidRPr="004F09C9">
        <w:rPr>
          <w:color w:val="000000" w:themeColor="text1"/>
        </w:rPr>
        <w:t xml:space="preserve"> ) (EENY-156). Gainesville: University of Florida Institute of Food and Agricultural </w:t>
      </w:r>
      <w:proofErr w:type="gramStart"/>
      <w:r w:rsidRPr="004F09C9">
        <w:rPr>
          <w:color w:val="000000" w:themeColor="text1"/>
        </w:rPr>
        <w:t>Sciences .</w:t>
      </w:r>
      <w:proofErr w:type="gramEnd"/>
    </w:p>
    <w:p w14:paraId="46E35A13" w14:textId="77777777" w:rsidR="006F58EA" w:rsidRPr="004F09C9" w:rsidRDefault="00D27C9E">
      <w:pPr>
        <w:spacing w:after="184" w:line="259" w:lineRule="auto"/>
        <w:ind w:left="-5" w:right="90"/>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p>
    <w:p w14:paraId="1B0362A5" w14:textId="77777777" w:rsidR="006F58EA" w:rsidRPr="004F09C9" w:rsidRDefault="00D27C9E">
      <w:pPr>
        <w:spacing w:after="175" w:line="259" w:lineRule="auto"/>
        <w:ind w:left="244" w:right="90"/>
        <w:rPr>
          <w:color w:val="000000" w:themeColor="text1"/>
        </w:rPr>
      </w:pPr>
      <w:r w:rsidRPr="004F09C9">
        <w:rPr>
          <w:color w:val="000000" w:themeColor="text1"/>
        </w:rPr>
        <w:t>Advances in Insect Physiology 33:50–152.</w:t>
      </w:r>
    </w:p>
    <w:p w14:paraId="6BEC2250" w14:textId="77777777" w:rsidR="006F58EA" w:rsidRPr="004F09C9" w:rsidRDefault="00D27C9E">
      <w:pPr>
        <w:spacing w:after="184" w:line="259" w:lineRule="auto"/>
        <w:ind w:left="-5" w:right="90"/>
        <w:rPr>
          <w:color w:val="000000" w:themeColor="text1"/>
        </w:rPr>
      </w:pPr>
      <w:r w:rsidRPr="004F09C9">
        <w:rPr>
          <w:color w:val="000000" w:themeColor="text1"/>
        </w:rPr>
        <w:t>de Gruyter, W.</w:t>
      </w:r>
      <w:del w:id="337" w:author="Brown,James T" w:date="2019-02-03T11:14:00Z">
        <w:r w:rsidRPr="004F09C9" w:rsidDel="00C87443">
          <w:rPr>
            <w:color w:val="000000" w:themeColor="text1"/>
          </w:rPr>
          <w:delText>,</w:delText>
        </w:r>
      </w:del>
      <w:r w:rsidRPr="004F09C9">
        <w:rPr>
          <w:color w:val="000000" w:themeColor="text1"/>
        </w:rPr>
        <w:t xml:space="preserve"> 1999. Handbook of Zoology. 35. Lepidoptera, Moths and Butterflies Volume 1:</w:t>
      </w:r>
    </w:p>
    <w:p w14:paraId="5CED571D" w14:textId="77777777" w:rsidR="006F58EA" w:rsidRPr="004F09C9" w:rsidRDefault="00D27C9E">
      <w:pPr>
        <w:ind w:left="244" w:right="90"/>
        <w:rPr>
          <w:color w:val="000000" w:themeColor="text1"/>
        </w:rPr>
      </w:pPr>
      <w:r w:rsidRPr="004F09C9">
        <w:rPr>
          <w:color w:val="000000" w:themeColor="text1"/>
        </w:rPr>
        <w:t xml:space="preserve">Evolution, Systematics, and Biogeography. Pages 80–82 </w:t>
      </w:r>
      <w:r w:rsidRPr="004F09C9">
        <w:rPr>
          <w:i/>
          <w:color w:val="000000" w:themeColor="text1"/>
        </w:rPr>
        <w:t xml:space="preserve">in </w:t>
      </w:r>
      <w:r w:rsidRPr="004F09C9">
        <w:rPr>
          <w:color w:val="000000" w:themeColor="text1"/>
        </w:rPr>
        <w:t>N. P. Kristensen, editor. Tropical Lepidoptera. 10, Verlag.</w:t>
      </w:r>
    </w:p>
    <w:p w14:paraId="1833DDB6" w14:textId="77777777" w:rsidR="006F58EA" w:rsidRPr="004F09C9" w:rsidRDefault="00D27C9E">
      <w:pPr>
        <w:ind w:left="219" w:right="90" w:hanging="234"/>
        <w:rPr>
          <w:color w:val="000000" w:themeColor="text1"/>
        </w:rPr>
      </w:pPr>
      <w:proofErr w:type="spellStart"/>
      <w:r w:rsidRPr="004F09C9">
        <w:rPr>
          <w:color w:val="000000" w:themeColor="text1"/>
        </w:rPr>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p>
    <w:p w14:paraId="18CD515B" w14:textId="77777777" w:rsidR="006F58EA" w:rsidRPr="004F09C9" w:rsidRDefault="00D27C9E">
      <w:pPr>
        <w:spacing w:after="175" w:line="259" w:lineRule="auto"/>
        <w:ind w:left="244" w:right="90"/>
        <w:rPr>
          <w:color w:val="000000" w:themeColor="text1"/>
        </w:rPr>
      </w:pPr>
      <w:r w:rsidRPr="004F09C9">
        <w:rPr>
          <w:color w:val="000000" w:themeColor="text1"/>
        </w:rPr>
        <w:t>of Sciences 105:1781–1782.</w:t>
      </w:r>
    </w:p>
    <w:p w14:paraId="17B6D96B" w14:textId="77777777" w:rsidR="006F58EA" w:rsidRPr="004F09C9" w:rsidRDefault="00D27C9E">
      <w:pPr>
        <w:ind w:left="219" w:right="90" w:hanging="234"/>
        <w:rPr>
          <w:color w:val="000000" w:themeColor="text1"/>
        </w:rPr>
      </w:pPr>
      <w:r w:rsidRPr="004F09C9">
        <w:rPr>
          <w:color w:val="000000" w:themeColor="text1"/>
        </w:rPr>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102:14706–14711.</w:t>
      </w:r>
    </w:p>
    <w:p w14:paraId="5CBF8AAD" w14:textId="77777777" w:rsidR="006F58EA" w:rsidRPr="004F09C9" w:rsidRDefault="00D27C9E">
      <w:pPr>
        <w:spacing w:after="163" w:line="259" w:lineRule="auto"/>
        <w:ind w:left="-5" w:right="90"/>
        <w:rPr>
          <w:color w:val="000000" w:themeColor="text1"/>
        </w:rPr>
      </w:pPr>
      <w:r w:rsidRPr="004F09C9">
        <w:rPr>
          <w:color w:val="000000" w:themeColor="text1"/>
        </w:rPr>
        <w:t>Dugdale, J. 1995. Index of economically important Lepidoptera. Cambridge University Press.</w:t>
      </w:r>
    </w:p>
    <w:p w14:paraId="3B380084"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ins w:id="338" w:author="Brown,James T" w:date="2019-02-03T11:15:00Z">
        <w:r w:rsidR="00C87443">
          <w:rPr>
            <w:color w:val="000000" w:themeColor="text1"/>
          </w:rPr>
          <w:t>.</w:t>
        </w:r>
      </w:ins>
      <w:del w:id="339" w:author="Brown,James T" w:date="2019-02-03T11:15:00Z">
        <w:r w:rsidRPr="004F09C9" w:rsidDel="00C87443">
          <w:rPr>
            <w:color w:val="000000" w:themeColor="text1"/>
          </w:rPr>
          <w:delText>,</w:delText>
        </w:r>
      </w:del>
      <w:r w:rsidRPr="004F09C9">
        <w:rPr>
          <w:color w:val="000000" w:themeColor="text1"/>
        </w:rPr>
        <w:t xml:space="preserve"> 2007. Reconsidering the </w:t>
      </w:r>
      <w:proofErr w:type="spellStart"/>
      <w:r w:rsidRPr="004F09C9">
        <w:rPr>
          <w:color w:val="000000" w:themeColor="text1"/>
        </w:rPr>
        <w:t>taxomony</w:t>
      </w:r>
      <w:proofErr w:type="spellEnd"/>
      <w:r w:rsidRPr="004F09C9">
        <w:rPr>
          <w:color w:val="000000" w:themeColor="text1"/>
        </w:rPr>
        <w:t xml:space="preserve"> of several</w:t>
      </w:r>
    </w:p>
    <w:p w14:paraId="6E78907B" w14:textId="77777777" w:rsidR="006F58EA" w:rsidRPr="004F09C9" w:rsidRDefault="00D27C9E">
      <w:pPr>
        <w:spacing w:after="163" w:line="259" w:lineRule="auto"/>
        <w:ind w:left="244" w:right="90"/>
        <w:rPr>
          <w:color w:val="000000" w:themeColor="text1"/>
        </w:rPr>
      </w:pPr>
      <w:r w:rsidRPr="004F09C9">
        <w:rPr>
          <w:color w:val="000000" w:themeColor="text1"/>
        </w:rPr>
        <w:t>Ostrinia species in the light of reproductive isolation: A tale for Ernst Mayr.</w:t>
      </w:r>
    </w:p>
    <w:p w14:paraId="224BB84B" w14:textId="77777777" w:rsidR="006F58EA" w:rsidRPr="004F09C9" w:rsidRDefault="00D27C9E">
      <w:pPr>
        <w:spacing w:after="163" w:line="259" w:lineRule="auto"/>
        <w:ind w:left="-5" w:right="90"/>
        <w:rPr>
          <w:color w:val="000000" w:themeColor="text1"/>
        </w:rPr>
      </w:pPr>
      <w:r w:rsidRPr="004F09C9">
        <w:rPr>
          <w:color w:val="000000" w:themeColor="text1"/>
        </w:rPr>
        <w:t>Gelman, D. B., and D. K. Hayes. 1982. Methods and Markers for Synchronizing Maturation of</w:t>
      </w:r>
    </w:p>
    <w:p w14:paraId="4DE9E797" w14:textId="77777777" w:rsidR="006F58EA" w:rsidRPr="004F09C9" w:rsidRDefault="00D27C9E">
      <w:pPr>
        <w:spacing w:after="184" w:line="259" w:lineRule="auto"/>
        <w:ind w:left="244" w:right="90"/>
        <w:rPr>
          <w:color w:val="000000" w:themeColor="text1"/>
        </w:rPr>
      </w:pPr>
      <w:r w:rsidRPr="004F09C9">
        <w:rPr>
          <w:color w:val="000000" w:themeColor="text1"/>
        </w:rPr>
        <w:t xml:space="preserve">Fifth-Stage Larvae and Pupae of the European Corn </w:t>
      </w:r>
      <w:proofErr w:type="gramStart"/>
      <w:r w:rsidRPr="004F09C9">
        <w:rPr>
          <w:color w:val="000000" w:themeColor="text1"/>
        </w:rPr>
        <w:t>Borer ,</w:t>
      </w:r>
      <w:proofErr w:type="gramEnd"/>
      <w:r w:rsidRPr="004F09C9">
        <w:rPr>
          <w:color w:val="000000" w:themeColor="text1"/>
        </w:rPr>
        <w:t xml:space="preserve"> Ostrinia nubilalis. Annals of the</w:t>
      </w:r>
    </w:p>
    <w:p w14:paraId="21667D99" w14:textId="77777777" w:rsidR="006F58EA" w:rsidRPr="004F09C9" w:rsidRDefault="00D27C9E">
      <w:pPr>
        <w:spacing w:after="195" w:line="259" w:lineRule="auto"/>
        <w:ind w:left="244" w:right="90"/>
        <w:rPr>
          <w:color w:val="000000" w:themeColor="text1"/>
        </w:rPr>
      </w:pPr>
      <w:r w:rsidRPr="004F09C9">
        <w:rPr>
          <w:color w:val="000000" w:themeColor="text1"/>
        </w:rPr>
        <w:t xml:space="preserve">Entomological Society of </w:t>
      </w:r>
      <w:proofErr w:type="spellStart"/>
      <w:r w:rsidRPr="004F09C9">
        <w:rPr>
          <w:color w:val="000000" w:themeColor="text1"/>
        </w:rPr>
        <w:t>Americ</w:t>
      </w:r>
      <w:proofErr w:type="spellEnd"/>
      <w:r w:rsidRPr="004F09C9">
        <w:rPr>
          <w:color w:val="000000" w:themeColor="text1"/>
        </w:rPr>
        <w:t xml:space="preserve"> 75:485–493.</w:t>
      </w:r>
    </w:p>
    <w:p w14:paraId="73ED2614" w14:textId="77777777" w:rsidR="006F58EA" w:rsidRPr="004F09C9" w:rsidRDefault="00D27C9E">
      <w:pPr>
        <w:ind w:left="219" w:right="614" w:hanging="234"/>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Pr="004F09C9">
        <w:rPr>
          <w:color w:val="000000" w:themeColor="text1"/>
        </w:rPr>
        <w:tab/>
        <w:t>2007.</w:t>
      </w:r>
      <w:r w:rsidRPr="004F09C9">
        <w:rPr>
          <w:color w:val="000000" w:themeColor="text1"/>
        </w:rPr>
        <w:tab/>
        <w:t>Shifting of the life cycle and life-history traits of the fall webworm in relation to climate change.</w:t>
      </w:r>
      <w:r w:rsidRPr="004F09C9">
        <w:rPr>
          <w:color w:val="000000" w:themeColor="text1"/>
        </w:rPr>
        <w:tab/>
      </w:r>
      <w:proofErr w:type="spellStart"/>
      <w:r w:rsidRPr="004F09C9">
        <w:rPr>
          <w:color w:val="000000" w:themeColor="text1"/>
        </w:rPr>
        <w:t>Entomologia</w:t>
      </w:r>
      <w:proofErr w:type="spellEnd"/>
    </w:p>
    <w:p w14:paraId="6BDAC2C0" w14:textId="77777777" w:rsidR="006F58EA" w:rsidRPr="004F09C9" w:rsidRDefault="00D27C9E">
      <w:pPr>
        <w:spacing w:after="175" w:line="259" w:lineRule="auto"/>
        <w:ind w:left="244" w:right="90"/>
        <w:rPr>
          <w:color w:val="000000" w:themeColor="text1"/>
        </w:rPr>
      </w:pP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125:179–184.</w:t>
      </w:r>
    </w:p>
    <w:p w14:paraId="426E38C2" w14:textId="77777777" w:rsidR="006F58EA" w:rsidRPr="004F09C9" w:rsidRDefault="00D27C9E">
      <w:pPr>
        <w:ind w:left="219" w:right="90" w:hanging="234"/>
        <w:rPr>
          <w:color w:val="000000" w:themeColor="text1"/>
        </w:rPr>
      </w:pPr>
      <w:proofErr w:type="spellStart"/>
      <w:r w:rsidRPr="004F09C9">
        <w:rPr>
          <w:color w:val="000000" w:themeColor="text1"/>
        </w:rPr>
        <w:lastRenderedPageBreak/>
        <w:t>Gossert</w:t>
      </w:r>
      <w:proofErr w:type="spellEnd"/>
      <w:r w:rsidRPr="004F09C9">
        <w:rPr>
          <w:color w:val="000000" w:themeColor="text1"/>
        </w:rPr>
        <w:t xml:space="preserve">, A. D., A. </w:t>
      </w:r>
      <w:proofErr w:type="spellStart"/>
      <w:r w:rsidRPr="004F09C9">
        <w:rPr>
          <w:color w:val="000000" w:themeColor="text1"/>
        </w:rPr>
        <w:t>Hinniger</w:t>
      </w:r>
      <w:proofErr w:type="spellEnd"/>
      <w:r w:rsidRPr="004F09C9">
        <w:rPr>
          <w:color w:val="000000" w:themeColor="text1"/>
        </w:rPr>
        <w:t>, S. Gutmann, W. Jahnke, A. Strauss, and C. Fernández</w:t>
      </w:r>
      <w:ins w:id="340" w:author="Brown,James T" w:date="2019-02-03T11:15:00Z">
        <w:r w:rsidR="00C87443">
          <w:rPr>
            <w:color w:val="000000" w:themeColor="text1"/>
          </w:rPr>
          <w:t>.</w:t>
        </w:r>
      </w:ins>
      <w:del w:id="341" w:author="Brown,James T" w:date="2019-02-03T11:15:00Z">
        <w:r w:rsidRPr="004F09C9" w:rsidDel="00C87443">
          <w:rPr>
            <w:color w:val="000000" w:themeColor="text1"/>
          </w:rPr>
          <w:delText>,</w:delText>
        </w:r>
      </w:del>
      <w:r w:rsidRPr="004F09C9">
        <w:rPr>
          <w:color w:val="000000" w:themeColor="text1"/>
        </w:rPr>
        <w:t xml:space="preserve"> 2011. A simple protocol for amino acid type selective isotope labeling in insect cells with improved yields and high reproducibility.</w:t>
      </w:r>
    </w:p>
    <w:p w14:paraId="198451CE" w14:textId="77777777" w:rsidR="006F58EA" w:rsidRPr="004F09C9" w:rsidRDefault="00D27C9E">
      <w:pPr>
        <w:spacing w:after="184" w:line="259" w:lineRule="auto"/>
        <w:ind w:left="-5" w:right="90"/>
        <w:rPr>
          <w:color w:val="000000" w:themeColor="text1"/>
        </w:rPr>
      </w:pPr>
      <w:r w:rsidRPr="004F09C9">
        <w:rPr>
          <w:color w:val="000000" w:themeColor="text1"/>
        </w:rPr>
        <w:t>Hahn, D. A.</w:t>
      </w:r>
      <w:del w:id="342" w:author="Brown,James T" w:date="2019-02-03T11:15:00Z">
        <w:r w:rsidRPr="004F09C9" w:rsidDel="00C87443">
          <w:rPr>
            <w:color w:val="000000" w:themeColor="text1"/>
          </w:rPr>
          <w:delText>,</w:delText>
        </w:r>
      </w:del>
      <w:r w:rsidRPr="004F09C9">
        <w:rPr>
          <w:color w:val="000000" w:themeColor="text1"/>
        </w:rPr>
        <w:t xml:space="preserve"> and D. L. Denlinger. 2007. Meeting the energetic demands of insect diapause:</w:t>
      </w:r>
    </w:p>
    <w:p w14:paraId="044311D3" w14:textId="77777777" w:rsidR="006F58EA" w:rsidRPr="004F09C9" w:rsidRDefault="00D27C9E">
      <w:pPr>
        <w:spacing w:after="175" w:line="259" w:lineRule="auto"/>
        <w:ind w:left="244" w:right="90"/>
        <w:rPr>
          <w:color w:val="000000" w:themeColor="text1"/>
        </w:rPr>
      </w:pPr>
      <w:r w:rsidRPr="004F09C9">
        <w:rPr>
          <w:color w:val="000000" w:themeColor="text1"/>
        </w:rPr>
        <w:t>Nutrient storage and utilization. Journal of Insect Physiology 53:760–773.</w:t>
      </w:r>
    </w:p>
    <w:p w14:paraId="1C0F71CB" w14:textId="77777777" w:rsidR="006F58EA" w:rsidRPr="004F09C9" w:rsidRDefault="00D27C9E">
      <w:pPr>
        <w:ind w:left="219" w:right="90" w:hanging="234"/>
        <w:rPr>
          <w:color w:val="000000" w:themeColor="text1"/>
        </w:rPr>
      </w:pPr>
      <w:r w:rsidRPr="004F09C9">
        <w:rPr>
          <w:color w:val="000000" w:themeColor="text1"/>
        </w:rPr>
        <w:t>Huey, R. B.</w:t>
      </w:r>
      <w:del w:id="343" w:author="Brown,James T" w:date="2019-02-03T11:15:00Z">
        <w:r w:rsidRPr="004F09C9" w:rsidDel="00C87443">
          <w:rPr>
            <w:color w:val="000000" w:themeColor="text1"/>
          </w:rPr>
          <w:delText>,</w:delText>
        </w:r>
      </w:del>
      <w:r w:rsidRPr="004F09C9">
        <w:rPr>
          <w:color w:val="000000" w:themeColor="text1"/>
        </w:rPr>
        <w:t xml:space="preserve"> and R. D. Stevenson. 1979. Integrating thermal physiology and ecology of ectotherms: A discussion of approaches. Integrative and Comparative Biology 19:357–366.</w:t>
      </w:r>
    </w:p>
    <w:p w14:paraId="178D3DAF" w14:textId="77777777" w:rsidR="006F58EA" w:rsidRPr="004F09C9" w:rsidRDefault="00D27C9E">
      <w:pPr>
        <w:ind w:left="219" w:right="358" w:hanging="234"/>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ins w:id="344" w:author="Brown,James T" w:date="2019-02-03T11:15:00Z">
        <w:r w:rsidR="00C87443">
          <w:rPr>
            <w:color w:val="000000" w:themeColor="text1"/>
          </w:rPr>
          <w:t xml:space="preserve"> </w:t>
        </w:r>
      </w:ins>
      <w:del w:id="345" w:author="Brown,James T" w:date="2019-02-03T11:15:00Z">
        <w:r w:rsidRPr="004F09C9" w:rsidDel="00C87443">
          <w:rPr>
            <w:color w:val="000000" w:themeColor="text1"/>
          </w:rPr>
          <w:tab/>
        </w:r>
      </w:del>
      <w:r w:rsidRPr="004F09C9">
        <w:rPr>
          <w:color w:val="000000" w:themeColor="text1"/>
        </w:rPr>
        <w:t>1999.</w:t>
      </w:r>
      <w:ins w:id="346" w:author="Brown,James T" w:date="2019-02-03T11:15:00Z">
        <w:r w:rsidR="00C87443">
          <w:rPr>
            <w:color w:val="000000" w:themeColor="text1"/>
          </w:rPr>
          <w:t xml:space="preserve"> </w:t>
        </w:r>
      </w:ins>
      <w:del w:id="347" w:author="Brown,James T" w:date="2019-02-03T11:15:00Z">
        <w:r w:rsidRPr="004F09C9" w:rsidDel="00C87443">
          <w:rPr>
            <w:color w:val="000000" w:themeColor="text1"/>
          </w:rPr>
          <w:tab/>
        </w:r>
      </w:del>
      <w:r w:rsidRPr="004F09C9">
        <w:rPr>
          <w:color w:val="000000" w:themeColor="text1"/>
        </w:rPr>
        <w:t>The economics of Bt corn:</w:t>
      </w:r>
      <w:ins w:id="348" w:author="Brown,James T" w:date="2019-02-03T11:15:00Z">
        <w:r w:rsidR="00C87443">
          <w:rPr>
            <w:color w:val="000000" w:themeColor="text1"/>
          </w:rPr>
          <w:t xml:space="preserve"> </w:t>
        </w:r>
      </w:ins>
      <w:del w:id="349" w:author="Brown,James T" w:date="2019-02-03T11:15:00Z">
        <w:r w:rsidRPr="004F09C9" w:rsidDel="00C87443">
          <w:rPr>
            <w:color w:val="000000" w:themeColor="text1"/>
          </w:rPr>
          <w:delText xml:space="preserve"> </w:delText>
        </w:r>
      </w:del>
      <w:r w:rsidRPr="004F09C9">
        <w:rPr>
          <w:color w:val="000000" w:themeColor="text1"/>
        </w:rPr>
        <w:t>Valuing protection from the European corn borer. Review of Agricultural Economics 21:442–454.</w:t>
      </w:r>
    </w:p>
    <w:p w14:paraId="20841A40" w14:textId="77777777" w:rsidR="006F58EA" w:rsidRPr="004F09C9" w:rsidRDefault="00D27C9E">
      <w:pPr>
        <w:spacing w:after="162" w:line="402" w:lineRule="auto"/>
        <w:jc w:val="center"/>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Genetic Variation and Inheritance of Diapause Induction in Two Distinct </w:t>
      </w:r>
      <w:proofErr w:type="spellStart"/>
      <w:r w:rsidRPr="004F09C9">
        <w:rPr>
          <w:color w:val="000000" w:themeColor="text1"/>
        </w:rPr>
        <w:t>Voltine</w:t>
      </w:r>
      <w:proofErr w:type="spellEnd"/>
      <w:r w:rsidRPr="004F09C9">
        <w:rPr>
          <w:color w:val="000000" w:themeColor="text1"/>
        </w:rPr>
        <w:t xml:space="preserve"> Ecotypes of </w:t>
      </w:r>
      <w:proofErr w:type="spellStart"/>
      <w:r w:rsidRPr="004F09C9">
        <w:rPr>
          <w:color w:val="000000" w:themeColor="text1"/>
        </w:rPr>
        <w:t>Ostrinia</w:t>
      </w:r>
      <w:proofErr w:type="spellEnd"/>
      <w:r w:rsidRPr="004F09C9">
        <w:rPr>
          <w:color w:val="000000" w:themeColor="text1"/>
        </w:rPr>
        <w:t xml:space="preserve"> </w:t>
      </w:r>
      <w:proofErr w:type="spellStart"/>
      <w:r w:rsidRPr="004F09C9">
        <w:rPr>
          <w:color w:val="000000" w:themeColor="text1"/>
        </w:rPr>
        <w:t>nubilalis</w:t>
      </w:r>
      <w:proofErr w:type="spellEnd"/>
      <w:r w:rsidRPr="004F09C9">
        <w:rPr>
          <w:color w:val="000000" w:themeColor="text1"/>
        </w:rPr>
        <w:t xml:space="preserve"> (Lepidoptera: </w:t>
      </w:r>
      <w:proofErr w:type="spellStart"/>
      <w:r w:rsidRPr="004F09C9">
        <w:rPr>
          <w:color w:val="000000" w:themeColor="text1"/>
        </w:rPr>
        <w:t>Crambidae</w:t>
      </w:r>
      <w:proofErr w:type="spellEnd"/>
      <w:r w:rsidRPr="004F09C9">
        <w:rPr>
          <w:color w:val="000000" w:themeColor="text1"/>
        </w:rPr>
        <w:t>). Annals of the Entomological Society of America 104:567–575.</w:t>
      </w:r>
    </w:p>
    <w:p w14:paraId="06EFBB28" w14:textId="77777777" w:rsidR="006F58EA" w:rsidRPr="004F09C9" w:rsidRDefault="00D27C9E">
      <w:pPr>
        <w:spacing w:after="163" w:line="259" w:lineRule="auto"/>
        <w:ind w:left="-5" w:right="90"/>
        <w:rPr>
          <w:color w:val="000000" w:themeColor="text1"/>
        </w:rPr>
      </w:pPr>
      <w:r w:rsidRPr="004F09C9">
        <w:rPr>
          <w:color w:val="000000" w:themeColor="text1"/>
        </w:rPr>
        <w:t>IPCC</w:t>
      </w:r>
      <w:ins w:id="350" w:author="Brown,James T" w:date="2019-02-03T11:16:00Z">
        <w:r w:rsidR="00C87443">
          <w:rPr>
            <w:color w:val="000000" w:themeColor="text1"/>
          </w:rPr>
          <w:t>.</w:t>
        </w:r>
      </w:ins>
      <w:del w:id="351" w:author="Brown,James T" w:date="2019-02-03T11:16:00Z">
        <w:r w:rsidRPr="004F09C9" w:rsidDel="00C87443">
          <w:rPr>
            <w:color w:val="000000" w:themeColor="text1"/>
          </w:rPr>
          <w:delText>,</w:delText>
        </w:r>
      </w:del>
      <w:r w:rsidRPr="004F09C9">
        <w:rPr>
          <w:color w:val="000000" w:themeColor="text1"/>
        </w:rPr>
        <w:t xml:space="preserve"> 2013. Summary for Policymakers. In: Climate Change 2013: The Physical Science Basis.</w:t>
      </w:r>
    </w:p>
    <w:p w14:paraId="35EB9FF5" w14:textId="77777777" w:rsidR="006F58EA" w:rsidRPr="004F09C9" w:rsidRDefault="00D27C9E">
      <w:pPr>
        <w:spacing w:after="163" w:line="259" w:lineRule="auto"/>
        <w:ind w:left="244" w:right="90"/>
        <w:rPr>
          <w:color w:val="000000" w:themeColor="text1"/>
        </w:rPr>
      </w:pPr>
      <w:r w:rsidRPr="004F09C9">
        <w:rPr>
          <w:color w:val="000000" w:themeColor="text1"/>
        </w:rPr>
        <w:t>Contribution of Working Group I to the Fifth Assessment Report of the Intergovernmental</w:t>
      </w:r>
    </w:p>
    <w:p w14:paraId="2B645D36" w14:textId="77777777" w:rsidR="006F58EA" w:rsidRPr="004F09C9" w:rsidRDefault="00D27C9E">
      <w:pPr>
        <w:ind w:left="244" w:right="90"/>
        <w:rPr>
          <w:color w:val="000000" w:themeColor="text1"/>
        </w:rPr>
      </w:pPr>
      <w:r w:rsidRPr="004F09C9">
        <w:rPr>
          <w:color w:val="000000" w:themeColor="text1"/>
        </w:rPr>
        <w:t>Panel on Climate Change. Technical report, Intergovernmental Panel on Climate Change, Cambridge.</w:t>
      </w:r>
    </w:p>
    <w:p w14:paraId="4458A6FA" w14:textId="77777777" w:rsidR="006F58EA" w:rsidRPr="004F09C9" w:rsidRDefault="00D27C9E">
      <w:pPr>
        <w:ind w:left="219" w:right="90" w:hanging="234"/>
        <w:rPr>
          <w:color w:val="000000" w:themeColor="text1"/>
        </w:rPr>
      </w:pPr>
      <w:r w:rsidRPr="004F09C9">
        <w:rPr>
          <w:color w:val="000000" w:themeColor="text1"/>
        </w:rPr>
        <w:t>Kim, C.</w:t>
      </w:r>
      <w:del w:id="352" w:author="Brown,James T" w:date="2019-02-03T11:16:00Z">
        <w:r w:rsidRPr="004F09C9" w:rsidDel="00C87443">
          <w:rPr>
            <w:color w:val="000000" w:themeColor="text1"/>
          </w:rPr>
          <w:delText>-</w:delText>
        </w:r>
      </w:del>
      <w:ins w:id="353" w:author="Brown,James T" w:date="2019-02-03T11:16:00Z">
        <w:r w:rsidR="00C87443">
          <w:rPr>
            <w:color w:val="000000" w:themeColor="text1"/>
          </w:rPr>
          <w:t>G</w:t>
        </w:r>
      </w:ins>
      <w:del w:id="354" w:author="Brown,James T" w:date="2019-02-03T11:16:00Z">
        <w:r w:rsidRPr="004F09C9" w:rsidDel="00C87443">
          <w:rPr>
            <w:color w:val="000000" w:themeColor="text1"/>
          </w:rPr>
          <w:delText>g</w:delText>
        </w:r>
      </w:del>
      <w:r w:rsidRPr="004F09C9">
        <w:rPr>
          <w:color w:val="000000" w:themeColor="text1"/>
        </w:rPr>
        <w:t xml:space="preserve">., S. Hoshizaki, Y.-p.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w:t>
      </w:r>
      <w:proofErr w:type="spellStart"/>
      <w:r w:rsidRPr="004F09C9">
        <w:rPr>
          <w:color w:val="000000" w:themeColor="text1"/>
        </w:rPr>
        <w:t>Ostrinia</w:t>
      </w:r>
      <w:proofErr w:type="spellEnd"/>
      <w:r w:rsidRPr="004F09C9">
        <w:rPr>
          <w:color w:val="000000" w:themeColor="text1"/>
        </w:rPr>
        <w:t xml:space="preserve"> </w:t>
      </w:r>
      <w:proofErr w:type="spellStart"/>
      <w:r w:rsidRPr="004F09C9">
        <w:rPr>
          <w:color w:val="000000" w:themeColor="text1"/>
        </w:rPr>
        <w:t>furnacalis</w:t>
      </w:r>
      <w:proofErr w:type="spellEnd"/>
      <w:r w:rsidRPr="004F09C9">
        <w:rPr>
          <w:color w:val="000000" w:themeColor="text1"/>
        </w:rPr>
        <w:t>, and allied species (</w:t>
      </w:r>
      <w:proofErr w:type="gramStart"/>
      <w:r w:rsidRPr="004F09C9">
        <w:rPr>
          <w:color w:val="000000" w:themeColor="text1"/>
        </w:rPr>
        <w:t>Lepidoptera :</w:t>
      </w:r>
      <w:proofErr w:type="gramEnd"/>
      <w:r w:rsidRPr="004F09C9">
        <w:rPr>
          <w:color w:val="000000" w:themeColor="text1"/>
        </w:rPr>
        <w:t xml:space="preserve"> </w:t>
      </w:r>
      <w:proofErr w:type="spellStart"/>
      <w:r w:rsidRPr="004F09C9">
        <w:rPr>
          <w:color w:val="000000" w:themeColor="text1"/>
        </w:rPr>
        <w:t>Pyralidae</w:t>
      </w:r>
      <w:proofErr w:type="spellEnd"/>
      <w:r w:rsidRPr="004F09C9">
        <w:rPr>
          <w:color w:val="000000" w:themeColor="text1"/>
        </w:rPr>
        <w:t>). Applied Entomology and Zoology 34:405–412.</w:t>
      </w:r>
    </w:p>
    <w:p w14:paraId="180A8DCE"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Koštál</w:t>
      </w:r>
      <w:proofErr w:type="spellEnd"/>
      <w:r w:rsidRPr="004F09C9">
        <w:rPr>
          <w:color w:val="000000" w:themeColor="text1"/>
        </w:rPr>
        <w:t>, V. 2006. Eco-physiological phases of insect diapause. Journal of Insect Physiology</w:t>
      </w:r>
    </w:p>
    <w:p w14:paraId="67EEC82A" w14:textId="77777777" w:rsidR="006F58EA" w:rsidRPr="004F09C9" w:rsidRDefault="00D27C9E">
      <w:pPr>
        <w:spacing w:after="163" w:line="259" w:lineRule="auto"/>
        <w:ind w:left="244" w:right="90"/>
        <w:rPr>
          <w:color w:val="000000" w:themeColor="text1"/>
        </w:rPr>
      </w:pPr>
      <w:r w:rsidRPr="004F09C9">
        <w:rPr>
          <w:color w:val="000000" w:themeColor="text1"/>
        </w:rPr>
        <w:t>52:113–127.</w:t>
      </w:r>
    </w:p>
    <w:p w14:paraId="4E81D32A" w14:textId="77777777" w:rsidR="006F58EA" w:rsidRPr="004F09C9" w:rsidRDefault="00D27C9E">
      <w:pPr>
        <w:ind w:left="219" w:right="841" w:hanging="234"/>
        <w:rPr>
          <w:color w:val="000000" w:themeColor="text1"/>
        </w:rPr>
      </w:pPr>
      <w:proofErr w:type="spellStart"/>
      <w:r w:rsidRPr="004F09C9">
        <w:rPr>
          <w:color w:val="000000" w:themeColor="text1"/>
        </w:rPr>
        <w:t>Lassance</w:t>
      </w:r>
      <w:proofErr w:type="spellEnd"/>
      <w:r w:rsidRPr="004F09C9">
        <w:rPr>
          <w:color w:val="000000" w:themeColor="text1"/>
        </w:rPr>
        <w:t xml:space="preserve">, J.-M.,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xml:space="preserve">, F. Andersson, 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Pr="004F09C9">
        <w:rPr>
          <w:color w:val="000000" w:themeColor="text1"/>
        </w:rPr>
        <w:tab/>
        <w:t>2010.</w:t>
      </w:r>
      <w:r w:rsidRPr="004F09C9">
        <w:rPr>
          <w:color w:val="000000" w:themeColor="text1"/>
        </w:rPr>
        <w:tab/>
        <w:t>Allelic variation in a fatty-acyl reductase gene causes divergence in moth sex pheromones. Nature 466:486–489.</w:t>
      </w:r>
    </w:p>
    <w:p w14:paraId="658EDF47" w14:textId="77777777" w:rsidR="006F58EA" w:rsidRPr="004F09C9" w:rsidRDefault="00D27C9E">
      <w:pPr>
        <w:tabs>
          <w:tab w:val="center" w:pos="8142"/>
        </w:tabs>
        <w:spacing w:after="175" w:line="259" w:lineRule="auto"/>
        <w:ind w:left="-15" w:firstLine="0"/>
        <w:rPr>
          <w:color w:val="000000" w:themeColor="text1"/>
        </w:rPr>
      </w:pPr>
      <w:r w:rsidRPr="004F09C9">
        <w:rPr>
          <w:color w:val="000000" w:themeColor="text1"/>
        </w:rPr>
        <w:lastRenderedPageBreak/>
        <w:t>Levy, R. C., G. M. Kozak, C. B. Wadsworth, B. S. Coates, and E. B. Dopman.</w:t>
      </w:r>
      <w:r w:rsidRPr="004F09C9">
        <w:rPr>
          <w:color w:val="000000" w:themeColor="text1"/>
        </w:rPr>
        <w:tab/>
        <w:t>2015.</w:t>
      </w:r>
    </w:p>
    <w:p w14:paraId="35188BA6" w14:textId="77777777" w:rsidR="006F58EA" w:rsidRPr="004F09C9" w:rsidRDefault="00D27C9E">
      <w:pPr>
        <w:ind w:left="244" w:right="388"/>
        <w:rPr>
          <w:color w:val="000000" w:themeColor="text1"/>
        </w:rPr>
      </w:pPr>
      <w:r w:rsidRPr="004F09C9">
        <w:rPr>
          <w:color w:val="000000" w:themeColor="text1"/>
        </w:rPr>
        <w:t>Explaining the sawtooth: Latitudinal periodicity in a circadian gene correlates with shifts in generation number. Journal of Evolutionary Biology 28:40–53.</w:t>
      </w:r>
    </w:p>
    <w:p w14:paraId="09B22584" w14:textId="77777777" w:rsidR="006F58EA" w:rsidRPr="004F09C9" w:rsidRDefault="00D27C9E">
      <w:pPr>
        <w:spacing w:after="184" w:line="259" w:lineRule="auto"/>
        <w:ind w:left="-5" w:right="90"/>
        <w:rPr>
          <w:color w:val="000000" w:themeColor="text1"/>
        </w:rPr>
      </w:pPr>
      <w:r w:rsidRPr="004F09C9">
        <w:rPr>
          <w:color w:val="000000" w:themeColor="text1"/>
        </w:rPr>
        <w:t>McLeod, D., and S. D. Beck. 1963. Photoperiodic Termination of Diapause. The Biological</w:t>
      </w:r>
    </w:p>
    <w:p w14:paraId="1255F400" w14:textId="77777777" w:rsidR="006F58EA" w:rsidRPr="004F09C9" w:rsidRDefault="00D27C9E">
      <w:pPr>
        <w:spacing w:after="195" w:line="259" w:lineRule="auto"/>
        <w:ind w:left="244" w:right="90"/>
        <w:rPr>
          <w:color w:val="000000" w:themeColor="text1"/>
        </w:rPr>
      </w:pPr>
      <w:r w:rsidRPr="004F09C9">
        <w:rPr>
          <w:color w:val="000000" w:themeColor="text1"/>
        </w:rPr>
        <w:t>Bulletin 124:84–96.</w:t>
      </w:r>
    </w:p>
    <w:p w14:paraId="067E5C93" w14:textId="77777777" w:rsidR="006F58EA" w:rsidRPr="004F09C9" w:rsidRDefault="00D27C9E">
      <w:pPr>
        <w:ind w:left="219" w:right="90" w:hanging="234"/>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Pr="004F09C9">
        <w:rPr>
          <w:color w:val="000000" w:themeColor="text1"/>
        </w:rPr>
        <w:tab/>
        <w:t>1989.</w:t>
      </w:r>
      <w:r w:rsidRPr="004F09C9">
        <w:rPr>
          <w:color w:val="000000" w:themeColor="text1"/>
        </w:rPr>
        <w:tab/>
        <w:t xml:space="preserve">Inability of diapausing Culex </w:t>
      </w:r>
      <w:proofErr w:type="spellStart"/>
      <w:r w:rsidRPr="004F09C9">
        <w:rPr>
          <w:color w:val="000000" w:themeColor="text1"/>
        </w:rPr>
        <w:t>pipiens</w:t>
      </w:r>
      <w:proofErr w:type="spellEnd"/>
      <w:r w:rsidRPr="004F09C9">
        <w:rPr>
          <w:color w:val="000000" w:themeColor="text1"/>
        </w:rPr>
        <w:t xml:space="preserve"> (</w:t>
      </w:r>
      <w:proofErr w:type="spellStart"/>
      <w:r w:rsidRPr="004F09C9">
        <w:rPr>
          <w:color w:val="000000" w:themeColor="text1"/>
        </w:rPr>
        <w:t>Diptera</w:t>
      </w:r>
      <w:proofErr w:type="spellEnd"/>
      <w:r w:rsidRPr="004F09C9">
        <w:rPr>
          <w:color w:val="000000" w:themeColor="text1"/>
        </w:rPr>
        <w:t>: Culicidae) to use blood for producing lipid reserves for overwinter survival. Journal of medical entomology 26:318–26.</w:t>
      </w:r>
    </w:p>
    <w:p w14:paraId="38B22C33" w14:textId="77777777" w:rsidR="006F58EA" w:rsidRPr="004F09C9" w:rsidRDefault="00D27C9E">
      <w:pPr>
        <w:ind w:left="219" w:right="90" w:hanging="234"/>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w:t>
      </w:r>
      <w:proofErr w:type="spellStart"/>
      <w:r w:rsidRPr="004F09C9">
        <w:rPr>
          <w:color w:val="000000" w:themeColor="text1"/>
        </w:rPr>
        <w:t>Ostrinia</w:t>
      </w:r>
      <w:proofErr w:type="spellEnd"/>
      <w:r w:rsidRPr="004F09C9">
        <w:rPr>
          <w:color w:val="000000" w:themeColor="text1"/>
        </w:rPr>
        <w:t xml:space="preserve"> (Lepidoptera: </w:t>
      </w:r>
      <w:proofErr w:type="spellStart"/>
      <w:r w:rsidRPr="004F09C9">
        <w:rPr>
          <w:color w:val="000000" w:themeColor="text1"/>
        </w:rPr>
        <w:t>Pyralidae</w:t>
      </w:r>
      <w:proofErr w:type="spellEnd"/>
      <w:r w:rsidRPr="004F09C9">
        <w:rPr>
          <w:color w:val="000000" w:themeColor="text1"/>
        </w:rPr>
        <w:t xml:space="preserve">). Mem. </w:t>
      </w:r>
      <w:proofErr w:type="spellStart"/>
      <w:r w:rsidRPr="004F09C9">
        <w:rPr>
          <w:color w:val="000000" w:themeColor="text1"/>
        </w:rPr>
        <w:t>Entomol</w:t>
      </w:r>
      <w:proofErr w:type="spellEnd"/>
      <w:r w:rsidRPr="004F09C9">
        <w:rPr>
          <w:color w:val="000000" w:themeColor="text1"/>
        </w:rPr>
        <w:t>. soc. Can.</w:t>
      </w:r>
    </w:p>
    <w:p w14:paraId="26566E3B" w14:textId="77777777" w:rsidR="006F58EA" w:rsidRPr="004F09C9" w:rsidRDefault="00D27C9E">
      <w:pPr>
        <w:spacing w:after="163" w:line="259" w:lineRule="auto"/>
        <w:ind w:left="244" w:right="90"/>
        <w:rPr>
          <w:color w:val="000000" w:themeColor="text1"/>
        </w:rPr>
      </w:pPr>
      <w:r w:rsidRPr="004F09C9">
        <w:rPr>
          <w:color w:val="000000" w:themeColor="text1"/>
        </w:rPr>
        <w:t>102:1–112.</w:t>
      </w:r>
    </w:p>
    <w:p w14:paraId="5CCF8EC5" w14:textId="77777777" w:rsidR="006F58EA" w:rsidRPr="004F09C9" w:rsidRDefault="00D27C9E">
      <w:pPr>
        <w:ind w:left="219" w:right="90" w:hanging="234"/>
        <w:rPr>
          <w:color w:val="000000" w:themeColor="text1"/>
        </w:rPr>
      </w:pPr>
      <w:proofErr w:type="spellStart"/>
      <w:r w:rsidRPr="004F09C9">
        <w:rPr>
          <w:color w:val="000000" w:themeColor="text1"/>
        </w:rPr>
        <w:t>Nechols</w:t>
      </w:r>
      <w:proofErr w:type="spellEnd"/>
      <w:r w:rsidRPr="004F09C9">
        <w:rPr>
          <w:color w:val="000000" w:themeColor="text1"/>
        </w:rPr>
        <w:t xml:space="preserve">, J., M. J. Tauber, C. A. Tauber, and S. Masaki, 1999. </w:t>
      </w:r>
      <w:proofErr w:type="spellStart"/>
      <w:r w:rsidRPr="004F09C9">
        <w:rPr>
          <w:color w:val="000000" w:themeColor="text1"/>
        </w:rPr>
        <w:t>Nechols</w:t>
      </w:r>
      <w:proofErr w:type="spellEnd"/>
      <w:r w:rsidRPr="004F09C9">
        <w:rPr>
          <w:color w:val="000000" w:themeColor="text1"/>
        </w:rPr>
        <w:t xml:space="preserve"> et al 1999 Adaptations to Hazardous Seasonal.pdf. Chapter adaptation, pages 159–200 </w:t>
      </w:r>
      <w:r w:rsidRPr="004F09C9">
        <w:rPr>
          <w:i/>
          <w:color w:val="000000" w:themeColor="text1"/>
        </w:rPr>
        <w:t xml:space="preserve">in </w:t>
      </w:r>
      <w:r w:rsidRPr="004F09C9">
        <w:rPr>
          <w:color w:val="000000" w:themeColor="text1"/>
        </w:rPr>
        <w:t xml:space="preserve">Huffaker and </w:t>
      </w:r>
      <w:proofErr w:type="spellStart"/>
      <w:r w:rsidRPr="004F09C9">
        <w:rPr>
          <w:color w:val="000000" w:themeColor="text1"/>
        </w:rPr>
        <w:t>Gutierrex</w:t>
      </w:r>
      <w:proofErr w:type="spellEnd"/>
      <w:r w:rsidRPr="004F09C9">
        <w:rPr>
          <w:color w:val="000000" w:themeColor="text1"/>
        </w:rPr>
        <w:t xml:space="preserve">, editors. Ecological Entomology. 2 </w:t>
      </w:r>
      <w:proofErr w:type="gramStart"/>
      <w:r w:rsidRPr="004F09C9">
        <w:rPr>
          <w:color w:val="000000" w:themeColor="text1"/>
        </w:rPr>
        <w:t>edition</w:t>
      </w:r>
      <w:proofErr w:type="gramEnd"/>
      <w:r w:rsidRPr="004F09C9">
        <w:rPr>
          <w:color w:val="000000" w:themeColor="text1"/>
        </w:rPr>
        <w:t>.</w:t>
      </w:r>
    </w:p>
    <w:p w14:paraId="21A50465" w14:textId="77777777" w:rsidR="006F58EA" w:rsidRPr="004F09C9" w:rsidRDefault="00D27C9E">
      <w:pPr>
        <w:ind w:left="219" w:right="90" w:hanging="234"/>
        <w:rPr>
          <w:color w:val="000000" w:themeColor="text1"/>
        </w:rPr>
      </w:pPr>
      <w:r w:rsidRPr="004F09C9">
        <w:rPr>
          <w:color w:val="000000" w:themeColor="text1"/>
        </w:rPr>
        <w:t>NOAA National Centers for Environmental Information, 2017. State of the Climate: Global Climate Report for Annual 2016.</w:t>
      </w:r>
    </w:p>
    <w:p w14:paraId="52A64E96" w14:textId="77777777" w:rsidR="006F58EA" w:rsidRPr="004F09C9" w:rsidRDefault="00D27C9E">
      <w:pPr>
        <w:ind w:left="219" w:right="90" w:hanging="234"/>
        <w:rPr>
          <w:color w:val="000000" w:themeColor="text1"/>
        </w:rPr>
      </w:pPr>
      <w:r w:rsidRPr="004F09C9">
        <w:rPr>
          <w:color w:val="000000" w:themeColor="text1"/>
        </w:rPr>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W. J. Tennent, J. a. Thomas, and M. Warren. 1999.</w:t>
      </w:r>
    </w:p>
    <w:p w14:paraId="5121BDA9" w14:textId="77777777" w:rsidR="006F58EA" w:rsidRPr="004F09C9" w:rsidRDefault="00D27C9E">
      <w:pPr>
        <w:spacing w:after="184" w:line="259" w:lineRule="auto"/>
        <w:ind w:left="244" w:right="90"/>
        <w:rPr>
          <w:color w:val="000000" w:themeColor="text1"/>
        </w:rPr>
      </w:pPr>
      <w:r w:rsidRPr="004F09C9">
        <w:rPr>
          <w:color w:val="000000" w:themeColor="text1"/>
        </w:rPr>
        <w:t>Poleward shifts in geographical ranges of butterfly species associated with regional warming.</w:t>
      </w:r>
    </w:p>
    <w:p w14:paraId="1675EF30" w14:textId="77777777" w:rsidR="006F58EA" w:rsidRPr="004F09C9" w:rsidRDefault="00D27C9E">
      <w:pPr>
        <w:spacing w:after="175" w:line="259" w:lineRule="auto"/>
        <w:ind w:left="244" w:right="90"/>
        <w:rPr>
          <w:color w:val="000000" w:themeColor="text1"/>
        </w:rPr>
      </w:pPr>
      <w:r w:rsidRPr="004F09C9">
        <w:rPr>
          <w:color w:val="000000" w:themeColor="text1"/>
        </w:rPr>
        <w:t>Nature 399:579–583.</w:t>
      </w:r>
    </w:p>
    <w:p w14:paraId="4565C267" w14:textId="77777777" w:rsidR="006F58EA" w:rsidRPr="004F09C9" w:rsidRDefault="00D27C9E">
      <w:pPr>
        <w:spacing w:after="184" w:line="259" w:lineRule="auto"/>
        <w:ind w:left="-5" w:right="90"/>
        <w:rPr>
          <w:color w:val="000000" w:themeColor="text1"/>
        </w:rPr>
      </w:pPr>
      <w:r w:rsidRPr="004F09C9">
        <w:rPr>
          <w:color w:val="000000" w:themeColor="text1"/>
        </w:rPr>
        <w:t>R Development Core Team. 2016. R: A Language and Environment for Statistical Computing.</w:t>
      </w:r>
    </w:p>
    <w:p w14:paraId="6BDFCB92" w14:textId="77777777" w:rsidR="006F58EA" w:rsidRPr="004F09C9" w:rsidRDefault="00D27C9E">
      <w:pPr>
        <w:spacing w:after="175" w:line="259" w:lineRule="auto"/>
        <w:ind w:left="244" w:right="90"/>
        <w:rPr>
          <w:color w:val="000000" w:themeColor="text1"/>
        </w:rPr>
      </w:pPr>
      <w:r w:rsidRPr="004F09C9">
        <w:rPr>
          <w:color w:val="000000" w:themeColor="text1"/>
        </w:rPr>
        <w:t>R Foundation for Statistical Computing Vienna Austria 0:3–900051.</w:t>
      </w:r>
    </w:p>
    <w:p w14:paraId="03919E4C"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p>
    <w:p w14:paraId="04727FA3" w14:textId="77777777" w:rsidR="006F58EA" w:rsidRPr="004F09C9" w:rsidRDefault="00D27C9E">
      <w:pPr>
        <w:spacing w:after="163" w:line="259" w:lineRule="auto"/>
        <w:ind w:left="244" w:right="90"/>
        <w:rPr>
          <w:color w:val="000000" w:themeColor="text1"/>
        </w:rPr>
      </w:pPr>
      <w:r w:rsidRPr="004F09C9">
        <w:rPr>
          <w:color w:val="000000" w:themeColor="text1"/>
        </w:rPr>
        <w:t xml:space="preserve">Yen, A. Zwick, and M. P. Cummings. 2012. A molecular phylogeny for the </w:t>
      </w:r>
      <w:proofErr w:type="spellStart"/>
      <w:r w:rsidRPr="004F09C9">
        <w:rPr>
          <w:color w:val="000000" w:themeColor="text1"/>
        </w:rPr>
        <w:t>pyraloid</w:t>
      </w:r>
      <w:proofErr w:type="spellEnd"/>
      <w:r w:rsidRPr="004F09C9">
        <w:rPr>
          <w:color w:val="000000" w:themeColor="text1"/>
        </w:rPr>
        <w:t xml:space="preserve"> moths</w:t>
      </w:r>
    </w:p>
    <w:p w14:paraId="37974245" w14:textId="77777777" w:rsidR="006F58EA" w:rsidRPr="004F09C9" w:rsidRDefault="00D27C9E">
      <w:pPr>
        <w:ind w:left="244" w:right="90"/>
        <w:rPr>
          <w:color w:val="000000" w:themeColor="text1"/>
        </w:rPr>
      </w:pP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37:635–656.</w:t>
      </w:r>
    </w:p>
    <w:p w14:paraId="40D6116E" w14:textId="77777777" w:rsidR="006F58EA" w:rsidRPr="004F09C9" w:rsidRDefault="00D27C9E">
      <w:pPr>
        <w:spacing w:after="163" w:line="259" w:lineRule="auto"/>
        <w:ind w:left="-5" w:right="90"/>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p>
    <w:p w14:paraId="6F6783EC" w14:textId="77777777" w:rsidR="006F58EA" w:rsidRPr="004F09C9" w:rsidRDefault="00D27C9E">
      <w:pPr>
        <w:spacing w:after="184" w:line="259" w:lineRule="auto"/>
        <w:ind w:left="244" w:right="90"/>
        <w:rPr>
          <w:color w:val="000000" w:themeColor="text1"/>
        </w:rPr>
      </w:pPr>
      <w:r w:rsidRPr="004F09C9">
        <w:rPr>
          <w:color w:val="000000" w:themeColor="text1"/>
        </w:rPr>
        <w:t>European corn borer populations in New York based on sex pheromones and voltinism.</w:t>
      </w:r>
    </w:p>
    <w:p w14:paraId="713CE234" w14:textId="77777777" w:rsidR="006F58EA" w:rsidRPr="004F09C9" w:rsidRDefault="00D27C9E">
      <w:pPr>
        <w:spacing w:after="195" w:line="259" w:lineRule="auto"/>
        <w:ind w:left="244" w:right="90"/>
        <w:rPr>
          <w:color w:val="000000" w:themeColor="text1"/>
        </w:rPr>
      </w:pPr>
      <w:r w:rsidRPr="004F09C9">
        <w:rPr>
          <w:color w:val="000000" w:themeColor="text1"/>
        </w:rPr>
        <w:lastRenderedPageBreak/>
        <w:t>Journal of Chemical Ecology 11:829–836.</w:t>
      </w:r>
    </w:p>
    <w:p w14:paraId="47BECD44" w14:textId="77777777" w:rsidR="006F58EA" w:rsidRPr="004F09C9" w:rsidRDefault="00D27C9E">
      <w:pPr>
        <w:ind w:left="219" w:right="90" w:hanging="234"/>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Pr="004F09C9">
        <w:rPr>
          <w:color w:val="000000" w:themeColor="text1"/>
        </w:rPr>
        <w:tab/>
        <w:t>1998.</w:t>
      </w:r>
      <w:r w:rsidRPr="004F09C9">
        <w:rPr>
          <w:color w:val="000000" w:themeColor="text1"/>
        </w:rPr>
        <w:tab/>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Bombyx mori: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44:867–881.</w:t>
      </w:r>
    </w:p>
    <w:p w14:paraId="7DD58496" w14:textId="77777777" w:rsidR="006F58EA" w:rsidRPr="004F09C9" w:rsidRDefault="00D27C9E">
      <w:pPr>
        <w:tabs>
          <w:tab w:val="center" w:pos="1962"/>
          <w:tab w:val="center" w:pos="5473"/>
        </w:tabs>
        <w:spacing w:after="195" w:line="259" w:lineRule="auto"/>
        <w:ind w:left="-15" w:firstLine="0"/>
        <w:rPr>
          <w:color w:val="000000" w:themeColor="text1"/>
        </w:rPr>
      </w:pPr>
      <w:r w:rsidRPr="004F09C9">
        <w:rPr>
          <w:color w:val="000000" w:themeColor="text1"/>
        </w:rPr>
        <w:t>Saunders, D. S.</w:t>
      </w:r>
      <w:r w:rsidRPr="004F09C9">
        <w:rPr>
          <w:color w:val="000000" w:themeColor="text1"/>
        </w:rPr>
        <w:tab/>
        <w:t>1997.</w:t>
      </w:r>
      <w:r w:rsidRPr="004F09C9">
        <w:rPr>
          <w:color w:val="000000" w:themeColor="text1"/>
        </w:rPr>
        <w:tab/>
      </w:r>
      <w:proofErr w:type="spellStart"/>
      <w:r w:rsidRPr="004F09C9">
        <w:rPr>
          <w:color w:val="000000" w:themeColor="text1"/>
        </w:rPr>
        <w:t>UnderâĂŘsized</w:t>
      </w:r>
      <w:proofErr w:type="spellEnd"/>
      <w:r w:rsidRPr="004F09C9">
        <w:rPr>
          <w:color w:val="000000" w:themeColor="text1"/>
        </w:rPr>
        <w:t xml:space="preserve"> larvae from </w:t>
      </w:r>
      <w:proofErr w:type="spellStart"/>
      <w:r w:rsidRPr="004F09C9">
        <w:rPr>
          <w:color w:val="000000" w:themeColor="text1"/>
        </w:rPr>
        <w:t>shortâĂŘday</w:t>
      </w:r>
      <w:proofErr w:type="spellEnd"/>
      <w:r w:rsidRPr="004F09C9">
        <w:rPr>
          <w:color w:val="000000" w:themeColor="text1"/>
        </w:rPr>
        <w:t xml:space="preserve"> adults of the blow fly,</w:t>
      </w:r>
    </w:p>
    <w:p w14:paraId="034C7B5D" w14:textId="77777777" w:rsidR="006F58EA" w:rsidRPr="004F09C9" w:rsidRDefault="00D27C9E">
      <w:pPr>
        <w:tabs>
          <w:tab w:val="center" w:pos="2965"/>
          <w:tab w:val="center" w:pos="7127"/>
        </w:tabs>
        <w:spacing w:after="175" w:line="259" w:lineRule="auto"/>
        <w:ind w:left="0" w:firstLine="0"/>
        <w:rPr>
          <w:color w:val="000000" w:themeColor="text1"/>
        </w:rPr>
      </w:pPr>
      <w:r w:rsidRPr="004F09C9">
        <w:rPr>
          <w:color w:val="000000" w:themeColor="text1"/>
          <w:sz w:val="22"/>
        </w:rPr>
        <w:tab/>
      </w:r>
      <w:proofErr w:type="spellStart"/>
      <w:r w:rsidRPr="004F09C9">
        <w:rPr>
          <w:color w:val="000000" w:themeColor="text1"/>
        </w:rPr>
        <w:t>Calliphora</w:t>
      </w:r>
      <w:proofErr w:type="spellEnd"/>
      <w:r w:rsidRPr="004F09C9">
        <w:rPr>
          <w:color w:val="000000" w:themeColor="text1"/>
        </w:rPr>
        <w:t xml:space="preserve"> </w:t>
      </w:r>
      <w:proofErr w:type="spellStart"/>
      <w:r w:rsidRPr="004F09C9">
        <w:rPr>
          <w:color w:val="000000" w:themeColor="text1"/>
        </w:rPr>
        <w:t>vicina</w:t>
      </w:r>
      <w:proofErr w:type="spellEnd"/>
      <w:r w:rsidRPr="004F09C9">
        <w:rPr>
          <w:color w:val="000000" w:themeColor="text1"/>
        </w:rPr>
        <w:t xml:space="preserve">, </w:t>
      </w:r>
      <w:proofErr w:type="spellStart"/>
      <w:r w:rsidRPr="004F09C9">
        <w:rPr>
          <w:color w:val="000000" w:themeColor="text1"/>
        </w:rPr>
        <w:t>sideâĂŘstep</w:t>
      </w:r>
      <w:proofErr w:type="spellEnd"/>
      <w:r w:rsidRPr="004F09C9">
        <w:rPr>
          <w:color w:val="000000" w:themeColor="text1"/>
        </w:rPr>
        <w:t xml:space="preserve"> the diapause </w:t>
      </w:r>
      <w:proofErr w:type="spellStart"/>
      <w:r w:rsidRPr="004F09C9">
        <w:rPr>
          <w:color w:val="000000" w:themeColor="text1"/>
        </w:rPr>
        <w:t>programme</w:t>
      </w:r>
      <w:proofErr w:type="spellEnd"/>
      <w:r w:rsidRPr="004F09C9">
        <w:rPr>
          <w:color w:val="000000" w:themeColor="text1"/>
        </w:rPr>
        <w:t>.</w:t>
      </w:r>
      <w:r w:rsidRPr="004F09C9">
        <w:rPr>
          <w:color w:val="000000" w:themeColor="text1"/>
        </w:rPr>
        <w:tab/>
        <w:t>Physiological Entomology</w:t>
      </w:r>
    </w:p>
    <w:p w14:paraId="28253E7B" w14:textId="77777777" w:rsidR="006F58EA" w:rsidRPr="004F09C9" w:rsidRDefault="00D27C9E">
      <w:pPr>
        <w:spacing w:after="163" w:line="259" w:lineRule="auto"/>
        <w:ind w:left="244" w:right="90"/>
        <w:rPr>
          <w:color w:val="000000" w:themeColor="text1"/>
        </w:rPr>
      </w:pPr>
      <w:r w:rsidRPr="004F09C9">
        <w:rPr>
          <w:color w:val="000000" w:themeColor="text1"/>
        </w:rPr>
        <w:t>22:249–255.</w:t>
      </w:r>
    </w:p>
    <w:p w14:paraId="37DAC828" w14:textId="77777777" w:rsidR="006F58EA" w:rsidRPr="004F09C9" w:rsidRDefault="00D27C9E">
      <w:pPr>
        <w:spacing w:after="163" w:line="259" w:lineRule="auto"/>
        <w:ind w:left="-5" w:right="90"/>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p>
    <w:p w14:paraId="5F3D7E58" w14:textId="77777777" w:rsidR="006F58EA" w:rsidRPr="004F09C9" w:rsidRDefault="00D27C9E">
      <w:pPr>
        <w:ind w:left="244" w:right="90"/>
        <w:rPr>
          <w:color w:val="000000" w:themeColor="text1"/>
        </w:rPr>
      </w:pPr>
      <w:proofErr w:type="spellStart"/>
      <w:r w:rsidRPr="004F09C9">
        <w:rPr>
          <w:color w:val="000000" w:themeColor="text1"/>
        </w:rPr>
        <w:t>Musick</w:t>
      </w:r>
      <w:proofErr w:type="spellEnd"/>
      <w:r w:rsidRPr="004F09C9">
        <w:rPr>
          <w:color w:val="000000" w:themeColor="text1"/>
        </w:rPr>
        <w:t>. 1975. Ecotypes of the European corn borer in North America. Environmental Entomology 4:753–760.</w:t>
      </w:r>
    </w:p>
    <w:p w14:paraId="5524F1AD" w14:textId="77777777" w:rsidR="006F58EA" w:rsidRPr="004F09C9" w:rsidRDefault="00D27C9E">
      <w:pPr>
        <w:spacing w:after="184" w:line="259" w:lineRule="auto"/>
        <w:ind w:left="-5" w:right="90"/>
        <w:rPr>
          <w:color w:val="000000" w:themeColor="text1"/>
        </w:rPr>
      </w:pPr>
      <w:r w:rsidRPr="004F09C9">
        <w:rPr>
          <w:color w:val="000000" w:themeColor="text1"/>
        </w:rPr>
        <w:t>Sinclair, B. J. 2015. Linking energetics and overwintering in temperate insects. Journal of</w:t>
      </w:r>
    </w:p>
    <w:p w14:paraId="05584F6B" w14:textId="77777777" w:rsidR="006F58EA" w:rsidRPr="004F09C9" w:rsidRDefault="00D27C9E">
      <w:pPr>
        <w:spacing w:line="259" w:lineRule="auto"/>
        <w:ind w:left="244" w:right="90"/>
        <w:rPr>
          <w:color w:val="000000" w:themeColor="text1"/>
        </w:rPr>
      </w:pPr>
      <w:r w:rsidRPr="004F09C9">
        <w:rPr>
          <w:color w:val="000000" w:themeColor="text1"/>
        </w:rPr>
        <w:t>Thermal Biology 54:5–11.</w:t>
      </w:r>
    </w:p>
    <w:p w14:paraId="27EB7FFC" w14:textId="77777777" w:rsidR="006F58EA" w:rsidRPr="004F09C9" w:rsidRDefault="00D27C9E">
      <w:pPr>
        <w:tabs>
          <w:tab w:val="center" w:pos="1611"/>
          <w:tab w:val="center" w:pos="5198"/>
        </w:tabs>
        <w:spacing w:after="195" w:line="259" w:lineRule="auto"/>
        <w:ind w:left="-15" w:firstLine="0"/>
        <w:rPr>
          <w:color w:val="000000" w:themeColor="text1"/>
        </w:rPr>
      </w:pPr>
      <w:r w:rsidRPr="004F09C9">
        <w:rPr>
          <w:color w:val="000000" w:themeColor="text1"/>
        </w:rPr>
        <w:t>Solis, M. A.</w:t>
      </w:r>
      <w:r w:rsidRPr="004F09C9">
        <w:rPr>
          <w:color w:val="000000" w:themeColor="text1"/>
        </w:rPr>
        <w:tab/>
        <w:t>2007.</w:t>
      </w:r>
      <w:r w:rsidRPr="004F09C9">
        <w:rPr>
          <w:color w:val="000000" w:themeColor="text1"/>
        </w:rPr>
        <w:tab/>
        <w:t xml:space="preserve">Phylogenetic studies and modern classification of the </w:t>
      </w:r>
      <w:proofErr w:type="spellStart"/>
      <w:r w:rsidRPr="004F09C9">
        <w:rPr>
          <w:color w:val="000000" w:themeColor="text1"/>
        </w:rPr>
        <w:t>Pyraloidea</w:t>
      </w:r>
      <w:proofErr w:type="spellEnd"/>
    </w:p>
    <w:p w14:paraId="10999E4C" w14:textId="77777777" w:rsidR="006F58EA" w:rsidRPr="004F09C9" w:rsidRDefault="00D27C9E">
      <w:pPr>
        <w:spacing w:after="175" w:line="259" w:lineRule="auto"/>
        <w:ind w:left="244" w:right="90"/>
        <w:rPr>
          <w:color w:val="000000" w:themeColor="text1"/>
        </w:rPr>
      </w:pP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33:1–9.</w:t>
      </w:r>
    </w:p>
    <w:p w14:paraId="705A827A" w14:textId="77777777" w:rsidR="006F58EA" w:rsidRPr="004F09C9" w:rsidRDefault="00D27C9E">
      <w:pPr>
        <w:ind w:left="219" w:right="90" w:hanging="234"/>
        <w:rPr>
          <w:color w:val="000000" w:themeColor="text1"/>
        </w:rPr>
      </w:pPr>
      <w:r w:rsidRPr="004F09C9">
        <w:rPr>
          <w:color w:val="000000" w:themeColor="text1"/>
        </w:rPr>
        <w:t>Tauber, C. A., and M. J. Tauber. 1981. Insect seasonal cycles: genetics and evolution. Annual Review of Ecology and Systematics 12:281–308.</w:t>
      </w:r>
    </w:p>
    <w:p w14:paraId="5B4C7D5A" w14:textId="77777777" w:rsidR="006F58EA" w:rsidRPr="004F09C9" w:rsidRDefault="00D27C9E">
      <w:pPr>
        <w:ind w:left="219" w:right="90" w:hanging="234"/>
        <w:rPr>
          <w:color w:val="000000" w:themeColor="text1"/>
        </w:rPr>
      </w:pPr>
      <w:r w:rsidRPr="004F09C9">
        <w:rPr>
          <w:color w:val="000000" w:themeColor="text1"/>
        </w:rPr>
        <w:t xml:space="preserve">Thompson, A. C., and F. M. Davis. 1981. The effect of temperature on the rate of metabolism of lipids and glycogen in diapausing southwestern corn borer, </w:t>
      </w:r>
      <w:proofErr w:type="spellStart"/>
      <w:r w:rsidRPr="004F09C9">
        <w:rPr>
          <w:color w:val="000000" w:themeColor="text1"/>
        </w:rPr>
        <w:t>Diatraea</w:t>
      </w:r>
      <w:proofErr w:type="spellEnd"/>
      <w:r w:rsidRPr="004F09C9">
        <w:rPr>
          <w:color w:val="000000" w:themeColor="text1"/>
        </w:rPr>
        <w:t xml:space="preserve"> </w:t>
      </w:r>
      <w:proofErr w:type="spellStart"/>
      <w:r w:rsidRPr="004F09C9">
        <w:rPr>
          <w:color w:val="000000" w:themeColor="text1"/>
        </w:rPr>
        <w:t>grandiosella</w:t>
      </w:r>
      <w:proofErr w:type="spellEnd"/>
      <w:r w:rsidRPr="004F09C9">
        <w:rPr>
          <w:color w:val="000000" w:themeColor="text1"/>
        </w:rPr>
        <w:t>.</w:t>
      </w:r>
    </w:p>
    <w:p w14:paraId="2071C96D" w14:textId="77777777" w:rsidR="006F58EA" w:rsidRPr="004F09C9" w:rsidRDefault="00D27C9E">
      <w:pPr>
        <w:spacing w:after="175" w:line="259" w:lineRule="auto"/>
        <w:ind w:left="244" w:right="90"/>
        <w:rPr>
          <w:color w:val="000000" w:themeColor="text1"/>
        </w:rPr>
      </w:pPr>
      <w:r w:rsidRPr="004F09C9">
        <w:rPr>
          <w:color w:val="000000" w:themeColor="text1"/>
        </w:rPr>
        <w:t>Comparative Biochemistry and Physiology – Part A: Physiology 70:555–558.</w:t>
      </w:r>
    </w:p>
    <w:p w14:paraId="48492B5F" w14:textId="77777777" w:rsidR="006F58EA" w:rsidRPr="004F09C9" w:rsidRDefault="00D27C9E">
      <w:pPr>
        <w:ind w:left="219" w:right="213" w:hanging="234"/>
        <w:rPr>
          <w:color w:val="000000" w:themeColor="text1"/>
        </w:rPr>
      </w:pPr>
      <w:proofErr w:type="spellStart"/>
      <w:r w:rsidRPr="004F09C9">
        <w:rPr>
          <w:color w:val="000000" w:themeColor="text1"/>
        </w:rPr>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w:t>
      </w:r>
      <w:proofErr w:type="spellStart"/>
      <w:r w:rsidRPr="004F09C9">
        <w:rPr>
          <w:color w:val="000000" w:themeColor="text1"/>
        </w:rPr>
        <w:t>Ostrinia</w:t>
      </w:r>
      <w:proofErr w:type="spellEnd"/>
      <w:r w:rsidRPr="004F09C9">
        <w:rPr>
          <w:color w:val="000000" w:themeColor="text1"/>
        </w:rPr>
        <w:t xml:space="preserve"> </w:t>
      </w:r>
      <w:proofErr w:type="spellStart"/>
      <w:r w:rsidRPr="004F09C9">
        <w:rPr>
          <w:color w:val="000000" w:themeColor="text1"/>
        </w:rPr>
        <w:t>nubilalis</w:t>
      </w:r>
      <w:proofErr w:type="spellEnd"/>
      <w:r w:rsidRPr="004F09C9">
        <w:rPr>
          <w:color w:val="000000" w:themeColor="text1"/>
        </w:rPr>
        <w:t xml:space="preserve"> (Lepidoptera: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165:219–225.</w:t>
      </w:r>
    </w:p>
    <w:p w14:paraId="3A11AE02" w14:textId="77777777" w:rsidR="006F58EA" w:rsidRPr="004F09C9" w:rsidRDefault="00D27C9E">
      <w:pPr>
        <w:ind w:left="219" w:right="90" w:hanging="234"/>
        <w:rPr>
          <w:color w:val="000000" w:themeColor="text1"/>
        </w:rPr>
      </w:pPr>
      <w:r w:rsidRPr="004F09C9">
        <w:rPr>
          <w:color w:val="000000" w:themeColor="text1"/>
        </w:rPr>
        <w:t>Wadsworth, C. B., X. Li, and E. B. Dopman. 2015. A recombination suppressor contributes to ecological speciation in OSTRINIA moths. Heredity 114:593–600.</w:t>
      </w:r>
    </w:p>
    <w:p w14:paraId="534D5C0A" w14:textId="77777777" w:rsidR="006F58EA" w:rsidRPr="004F09C9" w:rsidRDefault="00D27C9E">
      <w:pPr>
        <w:ind w:left="219" w:right="90" w:hanging="234"/>
        <w:rPr>
          <w:color w:val="000000" w:themeColor="text1"/>
        </w:rPr>
      </w:pPr>
      <w:r w:rsidRPr="004F09C9">
        <w:rPr>
          <w:color w:val="000000" w:themeColor="text1"/>
        </w:rPr>
        <w:lastRenderedPageBreak/>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59D0D940" w14:textId="77777777" w:rsidR="006F58EA" w:rsidRPr="004F09C9" w:rsidRDefault="00D27C9E">
      <w:pPr>
        <w:ind w:left="219" w:right="90" w:hanging="234"/>
        <w:rPr>
          <w:color w:val="000000" w:themeColor="text1"/>
        </w:rPr>
      </w:pPr>
      <w:r w:rsidRPr="004F09C9">
        <w:rPr>
          <w:color w:val="000000" w:themeColor="text1"/>
        </w:rPr>
        <w:t>Williams, C. M., H. A. Henry, and B. J. Sinclair.</w:t>
      </w:r>
      <w:r w:rsidRPr="004F09C9">
        <w:rPr>
          <w:color w:val="000000" w:themeColor="text1"/>
        </w:rPr>
        <w:tab/>
        <w:t>2015.</w:t>
      </w:r>
      <w:r w:rsidRPr="004F09C9">
        <w:rPr>
          <w:color w:val="000000" w:themeColor="text1"/>
        </w:rPr>
        <w:tab/>
        <w:t>Cold truths: How winter drives responses of terrestrial organisms to climate change. Biological Reviews 90:214–235.</w:t>
      </w:r>
    </w:p>
    <w:p w14:paraId="3C2B627D" w14:textId="77777777" w:rsidR="006F58EA" w:rsidRPr="004F09C9" w:rsidRDefault="00D27C9E">
      <w:pPr>
        <w:ind w:left="219" w:right="90" w:hanging="234"/>
        <w:rPr>
          <w:color w:val="000000" w:themeColor="text1"/>
        </w:rPr>
      </w:pPr>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w:t>
      </w:r>
      <w:proofErr w:type="gramStart"/>
      <w:r w:rsidRPr="004F09C9">
        <w:rPr>
          <w:color w:val="000000" w:themeColor="text1"/>
        </w:rPr>
        <w:t>7:e</w:t>
      </w:r>
      <w:proofErr w:type="gramEnd"/>
      <w:r w:rsidRPr="004F09C9">
        <w:rPr>
          <w:color w:val="000000" w:themeColor="text1"/>
        </w:rPr>
        <w:t>34470.</w:t>
      </w:r>
    </w:p>
    <w:p w14:paraId="676E2103" w14:textId="77777777" w:rsidR="006F58EA" w:rsidRPr="004F09C9" w:rsidRDefault="00D27C9E">
      <w:pPr>
        <w:ind w:left="219" w:right="90" w:hanging="234"/>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p>
    <w:p w14:paraId="06F5547F" w14:textId="77777777" w:rsidR="006F58EA" w:rsidRPr="004F09C9" w:rsidRDefault="00D27C9E">
      <w:pPr>
        <w:spacing w:line="259" w:lineRule="auto"/>
        <w:ind w:left="244" w:right="90"/>
        <w:rPr>
          <w:color w:val="000000" w:themeColor="text1"/>
        </w:rPr>
      </w:pPr>
      <w:proofErr w:type="spellStart"/>
      <w:r w:rsidRPr="004F09C9">
        <w:rPr>
          <w:color w:val="000000" w:themeColor="text1"/>
        </w:rPr>
        <w:t>Zygaena</w:t>
      </w:r>
      <w:proofErr w:type="spellEnd"/>
      <w:r w:rsidRPr="004F09C9">
        <w:rPr>
          <w:color w:val="000000" w:themeColor="text1"/>
        </w:rPr>
        <w:t xml:space="preserve"> </w:t>
      </w:r>
      <w:proofErr w:type="spellStart"/>
      <w:r w:rsidRPr="004F09C9">
        <w:rPr>
          <w:color w:val="000000" w:themeColor="text1"/>
        </w:rPr>
        <w:t>trifolii</w:t>
      </w:r>
      <w:proofErr w:type="spellEnd"/>
      <w:r w:rsidRPr="004F09C9">
        <w:rPr>
          <w:color w:val="000000" w:themeColor="text1"/>
        </w:rPr>
        <w:t>. Journal of Insect Physiology 41:47–56.</w:t>
      </w:r>
    </w:p>
    <w:p w14:paraId="0CB74EE7" w14:textId="77777777" w:rsidR="00D27C9E" w:rsidRPr="004F09C9" w:rsidRDefault="00D27C9E">
      <w:pPr>
        <w:spacing w:line="259" w:lineRule="auto"/>
        <w:ind w:left="244" w:right="90"/>
        <w:rPr>
          <w:color w:val="000000" w:themeColor="text1"/>
        </w:rPr>
      </w:pPr>
    </w:p>
    <w:p w14:paraId="6F5AA152" w14:textId="77777777" w:rsidR="00D27C9E" w:rsidRPr="004F09C9" w:rsidRDefault="00D27C9E">
      <w:pPr>
        <w:spacing w:line="259" w:lineRule="auto"/>
        <w:ind w:left="244" w:right="90"/>
        <w:rPr>
          <w:color w:val="000000" w:themeColor="text1"/>
        </w:rPr>
      </w:pPr>
    </w:p>
    <w:p w14:paraId="02EBC9D8" w14:textId="77777777" w:rsidR="00D27C9E" w:rsidRPr="004F09C9" w:rsidRDefault="00D27C9E">
      <w:pPr>
        <w:spacing w:line="259" w:lineRule="auto"/>
        <w:ind w:left="244" w:right="90"/>
        <w:rPr>
          <w:color w:val="000000" w:themeColor="text1"/>
        </w:rPr>
      </w:pPr>
    </w:p>
    <w:p w14:paraId="2AAB0B1C" w14:textId="77777777" w:rsidR="00D27C9E" w:rsidRPr="004F09C9" w:rsidRDefault="00D27C9E">
      <w:pPr>
        <w:spacing w:line="259" w:lineRule="auto"/>
        <w:ind w:left="244" w:right="90"/>
        <w:rPr>
          <w:color w:val="000000" w:themeColor="text1"/>
        </w:rPr>
      </w:pPr>
    </w:p>
    <w:p w14:paraId="7ED5E805" w14:textId="77777777" w:rsidR="00D27C9E" w:rsidRPr="004F09C9" w:rsidRDefault="00D27C9E">
      <w:pPr>
        <w:spacing w:line="259" w:lineRule="auto"/>
        <w:ind w:left="244" w:right="90"/>
        <w:rPr>
          <w:color w:val="000000" w:themeColor="text1"/>
        </w:rPr>
      </w:pPr>
    </w:p>
    <w:p w14:paraId="6F32F728" w14:textId="77777777" w:rsidR="00D27C9E" w:rsidRPr="004F09C9" w:rsidRDefault="00D27C9E">
      <w:pPr>
        <w:spacing w:line="259" w:lineRule="auto"/>
        <w:ind w:left="244" w:right="90"/>
        <w:rPr>
          <w:color w:val="000000" w:themeColor="text1"/>
        </w:rPr>
      </w:pPr>
    </w:p>
    <w:p w14:paraId="1140B6BD" w14:textId="77777777" w:rsidR="00D27C9E" w:rsidRPr="004F09C9" w:rsidRDefault="00D27C9E">
      <w:pPr>
        <w:spacing w:line="259" w:lineRule="auto"/>
        <w:ind w:left="244" w:right="90"/>
        <w:rPr>
          <w:color w:val="000000" w:themeColor="text1"/>
        </w:rPr>
      </w:pPr>
    </w:p>
    <w:p w14:paraId="7AAF3837" w14:textId="77777777" w:rsidR="00D27C9E" w:rsidRPr="004F09C9" w:rsidRDefault="00D27C9E">
      <w:pPr>
        <w:spacing w:line="259" w:lineRule="auto"/>
        <w:ind w:left="244" w:right="90"/>
        <w:rPr>
          <w:color w:val="000000" w:themeColor="text1"/>
        </w:rPr>
      </w:pPr>
    </w:p>
    <w:p w14:paraId="2F0C81BB" w14:textId="77777777" w:rsidR="00D27C9E" w:rsidRPr="004F09C9" w:rsidRDefault="00D27C9E">
      <w:pPr>
        <w:spacing w:line="259" w:lineRule="auto"/>
        <w:ind w:left="244" w:right="90"/>
        <w:rPr>
          <w:color w:val="000000" w:themeColor="text1"/>
        </w:rPr>
      </w:pPr>
    </w:p>
    <w:p w14:paraId="0DD99E35" w14:textId="77777777" w:rsidR="006F58EA" w:rsidRPr="004F09C9" w:rsidRDefault="00D27C9E">
      <w:pPr>
        <w:spacing w:after="162" w:line="263" w:lineRule="auto"/>
        <w:ind w:right="80"/>
        <w:jc w:val="center"/>
        <w:rPr>
          <w:color w:val="000000" w:themeColor="text1"/>
        </w:rPr>
      </w:pPr>
      <w:r w:rsidRPr="004F09C9">
        <w:rPr>
          <w:color w:val="000000" w:themeColor="text1"/>
        </w:rPr>
        <w:t>BIOGRAPHICAL SKETCH</w:t>
      </w:r>
    </w:p>
    <w:p w14:paraId="7096FE5D"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6BA92EF1" w14:textId="38159864"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5"/>
      <w:headerReference w:type="default" r:id="rId36"/>
      <w:footerReference w:type="even" r:id="rId37"/>
      <w:footerReference w:type="default" r:id="rId38"/>
      <w:headerReference w:type="first" r:id="rId39"/>
      <w:footerReference w:type="first" r:id="rId40"/>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an Hahn" w:date="2019-02-06T05:51:00Z" w:initials="DH">
    <w:p w14:paraId="2503502C" w14:textId="77777777" w:rsidR="0051573D" w:rsidRDefault="0051573D">
      <w:pPr>
        <w:pStyle w:val="CommentText"/>
      </w:pPr>
      <w:r>
        <w:rPr>
          <w:rStyle w:val="CommentReference"/>
        </w:rPr>
        <w:annotationRef/>
      </w:r>
      <w:r>
        <w:t xml:space="preserve">Well, this certainly is catchier. I am not sure it is appropriate though because you do not actually measure the relationship between fatness and survival. Let’s keep considering. </w:t>
      </w:r>
    </w:p>
  </w:comment>
  <w:comment w:id="0" w:author="Brown,James T" w:date="2019-02-03T13:07:00Z" w:initials="BT">
    <w:p w14:paraId="0B2774F0" w14:textId="77777777" w:rsidR="0051573D" w:rsidRDefault="0051573D">
      <w:pPr>
        <w:pStyle w:val="CommentText"/>
      </w:pPr>
      <w:r>
        <w:rPr>
          <w:rStyle w:val="CommentReference"/>
        </w:rPr>
        <w:annotationRef/>
      </w:r>
      <w:r>
        <w:rPr>
          <w:rStyle w:val="CommentReference"/>
        </w:rPr>
        <w:t>Do you like the title?</w:t>
      </w:r>
    </w:p>
  </w:comment>
  <w:comment w:id="3" w:author="Brown,James T" w:date="2019-02-05T18:29:00Z" w:initials="BT">
    <w:p w14:paraId="03BDE392" w14:textId="77777777" w:rsidR="0051573D" w:rsidRDefault="0051573D">
      <w:pPr>
        <w:pStyle w:val="CommentText"/>
      </w:pPr>
      <w:r>
        <w:rPr>
          <w:rStyle w:val="CommentReference"/>
        </w:rPr>
        <w:annotationRef/>
      </w:r>
      <w:r>
        <w:t xml:space="preserve">The page numbers and labels are no longer connected and there may be some discrepancies  </w:t>
      </w:r>
    </w:p>
  </w:comment>
  <w:comment w:id="6" w:author="Brown,James T" w:date="2019-02-05T19:04:00Z" w:initials="BT">
    <w:p w14:paraId="26D01D59" w14:textId="77777777" w:rsidR="0051573D" w:rsidRDefault="0051573D">
      <w:pPr>
        <w:pStyle w:val="CommentText"/>
      </w:pPr>
      <w:r>
        <w:rPr>
          <w:rStyle w:val="CommentReference"/>
        </w:rPr>
        <w:annotationRef/>
      </w:r>
      <w:r>
        <w:t>This list does not match text</w:t>
      </w:r>
    </w:p>
  </w:comment>
  <w:comment w:id="26" w:author="Dan Hahn" w:date="2019-02-06T05:59:00Z" w:initials="DH">
    <w:p w14:paraId="18A07D7F" w14:textId="77777777" w:rsidR="0051573D" w:rsidRPr="00BC1BD3" w:rsidRDefault="0051573D" w:rsidP="00BC1BD3">
      <w:r>
        <w:rPr>
          <w:rStyle w:val="CommentReference"/>
        </w:rPr>
        <w:annotationRef/>
      </w:r>
      <w:r>
        <w:t xml:space="preserve">Bad phrasing here and other places in this sentence. </w:t>
      </w:r>
    </w:p>
  </w:comment>
  <w:comment w:id="27" w:author="Brown, James T. [2]" w:date="2019-02-07T14:03:00Z" w:initials="BJT-A">
    <w:p w14:paraId="6FF8432E" w14:textId="1382FEBA" w:rsidR="001545B6" w:rsidRDefault="001545B6">
      <w:pPr>
        <w:pStyle w:val="CommentText"/>
      </w:pPr>
      <w:r>
        <w:rPr>
          <w:rStyle w:val="CommentReference"/>
        </w:rPr>
        <w:annotationRef/>
      </w:r>
      <w:r>
        <w:t>I revised this statement.</w:t>
      </w:r>
    </w:p>
  </w:comment>
  <w:comment w:id="87" w:author="Dan" w:date="2019-02-07T07:17:00Z" w:initials="D">
    <w:p w14:paraId="4C7400AB" w14:textId="77777777" w:rsidR="0051573D" w:rsidRDefault="0051573D">
      <w:pPr>
        <w:pStyle w:val="CommentText"/>
      </w:pPr>
      <w:r>
        <w:rPr>
          <w:rStyle w:val="CommentReference"/>
        </w:rPr>
        <w:annotationRef/>
      </w:r>
      <w:r>
        <w:t xml:space="preserve">Present results looking at it both ways. Also, fix the order of figures. </w:t>
      </w:r>
    </w:p>
  </w:comment>
  <w:comment w:id="89" w:author="Dan" w:date="2019-02-07T07:18:00Z" w:initials="D">
    <w:p w14:paraId="194A7671" w14:textId="77777777" w:rsidR="0051573D" w:rsidRDefault="0051573D">
      <w:pPr>
        <w:pStyle w:val="CommentText"/>
      </w:pPr>
      <w:r>
        <w:rPr>
          <w:rStyle w:val="CommentReference"/>
        </w:rPr>
        <w:annotationRef/>
      </w:r>
      <w:r>
        <w:t xml:space="preserve">Turn this sentence around. Start with the relationship you were trying to capture and then talk about the parameters you measured between the two strains to make it clear that you did indeed test the relationship you say you are. </w:t>
      </w:r>
    </w:p>
  </w:comment>
  <w:comment w:id="90" w:author="Brown, James T. [4]" w:date="2019-02-07T14:00:00Z" w:initials="BJT-A">
    <w:p w14:paraId="06EC7F76" w14:textId="44FE6F15" w:rsidR="001545B6" w:rsidRDefault="001545B6">
      <w:pPr>
        <w:pStyle w:val="CommentText"/>
      </w:pPr>
      <w:r>
        <w:rPr>
          <w:rStyle w:val="CommentReference"/>
        </w:rPr>
        <w:annotationRef/>
      </w:r>
      <w:r>
        <w:t>This statement was rewritten</w:t>
      </w:r>
    </w:p>
  </w:comment>
  <w:comment w:id="91" w:author="Dan" w:date="2019-02-07T07:24:00Z" w:initials="D">
    <w:p w14:paraId="58AE8A1E" w14:textId="77777777" w:rsidR="0051573D" w:rsidRDefault="0051573D">
      <w:pPr>
        <w:pStyle w:val="CommentText"/>
      </w:pPr>
      <w:r>
        <w:rPr>
          <w:rStyle w:val="CommentReference"/>
        </w:rPr>
        <w:annotationRef/>
      </w:r>
      <w:r>
        <w:t xml:space="preserve">When writing complex sentences like this, I usually start out with the main point and then say how I tried to get to that main point. </w:t>
      </w:r>
    </w:p>
  </w:comment>
  <w:comment w:id="92" w:author="Brown, James T. [3]" w:date="2019-02-07T13:58:00Z" w:initials="BJT-A">
    <w:p w14:paraId="139DB94D" w14:textId="67EDB3C0" w:rsidR="001545B6" w:rsidRDefault="001545B6">
      <w:pPr>
        <w:pStyle w:val="CommentText"/>
      </w:pPr>
      <w:r>
        <w:rPr>
          <w:rStyle w:val="CommentReference"/>
        </w:rPr>
        <w:annotationRef/>
      </w:r>
      <w:r>
        <w:t>Thank you for this advice, it made rephrasing this sentence much easier!!!!</w:t>
      </w:r>
    </w:p>
  </w:comment>
  <w:comment w:id="93" w:author="Dan" w:date="2019-02-07T07:29:00Z" w:initials="D">
    <w:p w14:paraId="3AF57C29" w14:textId="77777777" w:rsidR="0051573D" w:rsidRDefault="0051573D">
      <w:pPr>
        <w:pStyle w:val="CommentText"/>
      </w:pPr>
      <w:r>
        <w:rPr>
          <w:rStyle w:val="CommentReference"/>
        </w:rPr>
        <w:annotationRef/>
      </w:r>
      <w:r>
        <w:t xml:space="preserve">Try to rewrite this sentence again with more clarity. I would say something like “I was unable to distinguish between shallow and deep-diapausing larvae within the short-diapausing genotype because CO2 production did not differ between these two diapause phenotypes on the day mass peaked. Write a sentence like this one about the wet mass measures too. </w:t>
      </w:r>
    </w:p>
  </w:comment>
  <w:comment w:id="94" w:author="Brown, James T. [5]" w:date="2019-02-07T13:58:00Z" w:initials="BJT-A">
    <w:p w14:paraId="2515CB28" w14:textId="30BE1305" w:rsidR="001545B6" w:rsidRDefault="001545B6">
      <w:pPr>
        <w:pStyle w:val="CommentText"/>
      </w:pPr>
      <w:r>
        <w:rPr>
          <w:rStyle w:val="CommentReference"/>
        </w:rPr>
        <w:annotationRef/>
      </w:r>
      <w:r>
        <w:t xml:space="preserve">These statements have been rewritten. </w:t>
      </w:r>
    </w:p>
  </w:comment>
  <w:comment w:id="103" w:author="Dan" w:date="2019-01-29T09:59:00Z" w:initials="D">
    <w:p w14:paraId="01CE5934" w14:textId="77777777" w:rsidR="0051573D" w:rsidRDefault="0051573D">
      <w:pPr>
        <w:pStyle w:val="CommentText"/>
      </w:pPr>
      <w:r>
        <w:rPr>
          <w:rStyle w:val="CommentReference"/>
        </w:rPr>
        <w:annotationRef/>
      </w:r>
      <w:r>
        <w:t xml:space="preserve">You cannot </w:t>
      </w:r>
      <w:proofErr w:type="spellStart"/>
      <w:r>
        <w:t>male</w:t>
      </w:r>
      <w:proofErr w:type="spellEnd"/>
      <w:r>
        <w:t xml:space="preserve"> a statement like this without citing the references that back you up. In fact, you may want to list 1-2 references after each statement in this list of three bold things to say. </w:t>
      </w:r>
    </w:p>
  </w:comment>
  <w:comment w:id="105" w:author="Dan" w:date="2019-01-29T10:01:00Z" w:initials="D">
    <w:p w14:paraId="6440D7B6" w14:textId="77777777" w:rsidR="0051573D" w:rsidRDefault="0051573D">
      <w:pPr>
        <w:pStyle w:val="CommentText"/>
      </w:pPr>
      <w:r>
        <w:rPr>
          <w:rStyle w:val="CommentReference"/>
        </w:rPr>
        <w:annotationRef/>
      </w:r>
      <w:r>
        <w:t xml:space="preserve">Here is the place to follow with your specific prediction that the long-diapause genotype will have greater stores. </w:t>
      </w:r>
    </w:p>
  </w:comment>
  <w:comment w:id="106" w:author="Dan" w:date="2019-01-29T10:01:00Z" w:initials="D">
    <w:p w14:paraId="26A04753" w14:textId="77777777" w:rsidR="0051573D" w:rsidRDefault="0051573D">
      <w:pPr>
        <w:pStyle w:val="CommentText"/>
      </w:pPr>
      <w:r>
        <w:rPr>
          <w:rStyle w:val="CommentReference"/>
        </w:rPr>
        <w:annotationRef/>
      </w:r>
      <w:r>
        <w:t>Citations here?</w:t>
      </w:r>
    </w:p>
  </w:comment>
  <w:comment w:id="107" w:author="Dan" w:date="2019-01-29T10:02:00Z" w:initials="D">
    <w:p w14:paraId="6DDCFC56" w14:textId="77777777" w:rsidR="0051573D" w:rsidRDefault="0051573D">
      <w:pPr>
        <w:pStyle w:val="CommentText"/>
      </w:pPr>
      <w:r>
        <w:rPr>
          <w:rStyle w:val="CommentReference"/>
        </w:rPr>
        <w:annotationRef/>
      </w:r>
      <w:r>
        <w:t xml:space="preserve">Combine these two </w:t>
      </w:r>
      <w:proofErr w:type="spellStart"/>
      <w:r>
        <w:t>statmeents</w:t>
      </w:r>
      <w:proofErr w:type="spellEnd"/>
      <w:r>
        <w:t xml:space="preserve"> </w:t>
      </w:r>
      <w:proofErr w:type="spellStart"/>
      <w:r>
        <w:t>toghether</w:t>
      </w:r>
      <w:proofErr w:type="spellEnd"/>
      <w:r>
        <w:t xml:space="preserve"> into 1. </w:t>
      </w:r>
    </w:p>
  </w:comment>
  <w:comment w:id="110" w:author="Dan" w:date="2019-01-29T10:02:00Z" w:initials="D">
    <w:p w14:paraId="51C9707E" w14:textId="77777777" w:rsidR="0051573D" w:rsidRDefault="0051573D">
      <w:pPr>
        <w:pStyle w:val="CommentText"/>
      </w:pPr>
      <w:r>
        <w:rPr>
          <w:rStyle w:val="CommentReference"/>
        </w:rPr>
        <w:annotationRef/>
      </w:r>
      <w:r>
        <w:t xml:space="preserve">When you have an association it needs to be between 2 things. Why do you only list one thing here? </w:t>
      </w:r>
    </w:p>
  </w:comment>
  <w:comment w:id="111" w:author="Dan" w:date="2019-01-29T10:02:00Z" w:initials="D">
    <w:p w14:paraId="37ED785A" w14:textId="77777777" w:rsidR="0051573D" w:rsidRDefault="0051573D">
      <w:pPr>
        <w:pStyle w:val="CommentText"/>
      </w:pPr>
      <w:r>
        <w:rPr>
          <w:rStyle w:val="CommentReference"/>
        </w:rPr>
        <w:annotationRef/>
      </w:r>
      <w:r>
        <w:t xml:space="preserve">Did you read this part of the sentence? </w:t>
      </w:r>
    </w:p>
  </w:comment>
  <w:comment w:id="112" w:author="Dan" w:date="2019-01-29T10:03:00Z" w:initials="D">
    <w:p w14:paraId="2C2EE1B9" w14:textId="77777777" w:rsidR="0051573D" w:rsidRDefault="0051573D">
      <w:pPr>
        <w:pStyle w:val="CommentText"/>
      </w:pPr>
      <w:r>
        <w:rPr>
          <w:rStyle w:val="CommentReference"/>
        </w:rPr>
        <w:annotationRef/>
      </w:r>
      <w:r>
        <w:t xml:space="preserve">Again, badly written sentence. </w:t>
      </w:r>
    </w:p>
  </w:comment>
  <w:comment w:id="117" w:author="Dan" w:date="2019-01-29T10:04:00Z" w:initials="D">
    <w:p w14:paraId="1D96458F" w14:textId="77777777" w:rsidR="0051573D" w:rsidRDefault="0051573D">
      <w:pPr>
        <w:pStyle w:val="CommentText"/>
      </w:pPr>
      <w:r>
        <w:rPr>
          <w:rStyle w:val="CommentReference"/>
        </w:rPr>
        <w:annotationRef/>
      </w:r>
      <w:r>
        <w:t>Bad editing</w:t>
      </w:r>
    </w:p>
  </w:comment>
  <w:comment w:id="118" w:author="Dan" w:date="2019-01-29T10:05:00Z" w:initials="D">
    <w:p w14:paraId="28F74023" w14:textId="77777777" w:rsidR="0051573D" w:rsidRDefault="0051573D">
      <w:pPr>
        <w:pStyle w:val="CommentText"/>
      </w:pPr>
      <w:r>
        <w:rPr>
          <w:rStyle w:val="CommentReference"/>
        </w:rPr>
        <w:annotationRef/>
      </w:r>
      <w:r>
        <w:t>Also cite my review here.</w:t>
      </w:r>
    </w:p>
  </w:comment>
  <w:comment w:id="124" w:author="Dan" w:date="2019-01-29T10:07:00Z" w:initials="D">
    <w:p w14:paraId="3064599B" w14:textId="77777777" w:rsidR="0051573D" w:rsidRDefault="0051573D">
      <w:pPr>
        <w:pStyle w:val="CommentText"/>
      </w:pPr>
      <w:r>
        <w:rPr>
          <w:rStyle w:val="CommentReference"/>
        </w:rPr>
        <w:annotationRef/>
      </w:r>
      <w:r>
        <w:t xml:space="preserve">Why are you describing this paper differently here than in the intro. Are you talking about conditions at the end of diapause or during diapause? </w:t>
      </w:r>
    </w:p>
  </w:comment>
  <w:comment w:id="125" w:author="Dan" w:date="2019-01-29T10:08:00Z" w:initials="D">
    <w:p w14:paraId="14CE4F73" w14:textId="77777777" w:rsidR="0051573D" w:rsidRDefault="0051573D">
      <w:pPr>
        <w:pStyle w:val="CommentText"/>
      </w:pPr>
      <w:r>
        <w:rPr>
          <w:rStyle w:val="CommentReference"/>
        </w:rPr>
        <w:annotationRef/>
      </w:r>
      <w:r>
        <w:t>This is only 2 temperatures, not 4.</w:t>
      </w:r>
    </w:p>
  </w:comment>
  <w:comment w:id="126" w:author="Dan" w:date="2019-01-29T10:09:00Z" w:initials="D">
    <w:p w14:paraId="49CAB4D6" w14:textId="77777777" w:rsidR="0051573D" w:rsidRDefault="0051573D">
      <w:pPr>
        <w:pStyle w:val="CommentText"/>
      </w:pPr>
      <w:r>
        <w:rPr>
          <w:rStyle w:val="CommentReference"/>
        </w:rPr>
        <w:annotationRef/>
      </w:r>
      <w:r>
        <w:t xml:space="preserve">How can lipid stores be measured for 60 days? You can only measure lipids in an animal once because it is a destructive process? I feel like we have talked about his mistake many times, why are you still making it? </w:t>
      </w:r>
    </w:p>
  </w:comment>
  <w:comment w:id="127" w:author="Dan" w:date="2019-01-29T10:09:00Z" w:initials="D">
    <w:p w14:paraId="00884937" w14:textId="77777777" w:rsidR="0051573D" w:rsidRDefault="0051573D">
      <w:pPr>
        <w:pStyle w:val="CommentText"/>
      </w:pPr>
      <w:r>
        <w:rPr>
          <w:rStyle w:val="CommentReference"/>
        </w:rPr>
        <w:annotationRef/>
      </w:r>
      <w:r>
        <w:t>Bad editing</w:t>
      </w:r>
    </w:p>
  </w:comment>
  <w:comment w:id="132" w:author="Dan" w:date="2019-01-29T10:17:00Z" w:initials="D">
    <w:p w14:paraId="076D83CC" w14:textId="77777777" w:rsidR="0051573D" w:rsidRDefault="0051573D">
      <w:pPr>
        <w:pStyle w:val="CommentText"/>
      </w:pPr>
      <w:r>
        <w:rPr>
          <w:rStyle w:val="CommentReference"/>
        </w:rPr>
        <w:annotationRef/>
      </w:r>
      <w:r>
        <w:t>Like the one what? Do you mean to say “as also observed in European corn borers”</w:t>
      </w:r>
    </w:p>
  </w:comment>
  <w:comment w:id="134" w:author="Dan" w:date="2019-01-29T10:19:00Z" w:initials="D">
    <w:p w14:paraId="0F65E129" w14:textId="77777777" w:rsidR="0051573D" w:rsidRDefault="0051573D">
      <w:pPr>
        <w:pStyle w:val="CommentText"/>
      </w:pPr>
      <w:r>
        <w:rPr>
          <w:rStyle w:val="CommentReference"/>
        </w:rPr>
        <w:annotationRef/>
      </w:r>
      <w:r>
        <w:t xml:space="preserve">Weird formatting. </w:t>
      </w:r>
    </w:p>
  </w:comment>
  <w:comment w:id="140" w:author="Dan" w:date="2019-01-29T10:19:00Z" w:initials="D">
    <w:p w14:paraId="527B9BC7" w14:textId="77777777" w:rsidR="0051573D" w:rsidRDefault="0051573D">
      <w:pPr>
        <w:pStyle w:val="CommentText"/>
      </w:pPr>
      <w:r>
        <w:rPr>
          <w:rStyle w:val="CommentReference"/>
        </w:rPr>
        <w:annotationRef/>
      </w:r>
      <w:r>
        <w:t xml:space="preserve">What pupated? This is an incomplete phrase. </w:t>
      </w:r>
    </w:p>
  </w:comment>
  <w:comment w:id="141" w:author="Dan" w:date="2019-01-29T10:27:00Z" w:initials="D">
    <w:p w14:paraId="6B13F420" w14:textId="77777777" w:rsidR="0051573D" w:rsidRDefault="0051573D">
      <w:pPr>
        <w:pStyle w:val="CommentText"/>
      </w:pPr>
      <w:r>
        <w:rPr>
          <w:rStyle w:val="CommentReference"/>
        </w:rPr>
        <w:annotationRef/>
      </w:r>
      <w:r>
        <w:t>You need a citation here.</w:t>
      </w:r>
    </w:p>
  </w:comment>
  <w:comment w:id="142" w:author="Dan" w:date="2019-01-29T10:29:00Z" w:initials="D">
    <w:p w14:paraId="77895513" w14:textId="77777777" w:rsidR="0051573D" w:rsidRDefault="0051573D">
      <w:pPr>
        <w:pStyle w:val="CommentText"/>
      </w:pPr>
      <w:r>
        <w:rPr>
          <w:rStyle w:val="CommentReference"/>
        </w:rPr>
        <w:annotationRef/>
      </w:r>
      <w:r>
        <w:t xml:space="preserve">I do not understand this statement. What do you mean. Why do you not cite the Bradshaw study the first time you refer to it? </w:t>
      </w:r>
    </w:p>
  </w:comment>
  <w:comment w:id="146" w:author="Dan" w:date="2019-01-29T10:31:00Z" w:initials="D">
    <w:p w14:paraId="6A91B801" w14:textId="77777777" w:rsidR="0051573D" w:rsidRDefault="0051573D">
      <w:pPr>
        <w:pStyle w:val="CommentText"/>
      </w:pPr>
      <w:r>
        <w:rPr>
          <w:rStyle w:val="CommentReference"/>
        </w:rPr>
        <w:annotationRef/>
      </w:r>
      <w:r>
        <w:t xml:space="preserve">Refer to the figure or table. </w:t>
      </w:r>
    </w:p>
  </w:comment>
  <w:comment w:id="147" w:author="Dan" w:date="2019-01-29T10:31:00Z" w:initials="D">
    <w:p w14:paraId="734CF32C" w14:textId="77777777" w:rsidR="0051573D" w:rsidRDefault="0051573D">
      <w:pPr>
        <w:pStyle w:val="CommentText"/>
      </w:pPr>
      <w:r>
        <w:rPr>
          <w:rStyle w:val="CommentReference"/>
        </w:rPr>
        <w:annotationRef/>
      </w:r>
      <w:r>
        <w:t xml:space="preserve">Cut this down and combine it with the previous sentence. </w:t>
      </w:r>
    </w:p>
  </w:comment>
  <w:comment w:id="148" w:author="Dan" w:date="2019-01-29T10:33:00Z" w:initials="D">
    <w:p w14:paraId="6A19E601" w14:textId="44711BB3" w:rsidR="0051573D" w:rsidRDefault="0051573D">
      <w:pPr>
        <w:pStyle w:val="CommentText"/>
      </w:pPr>
      <w:r>
        <w:rPr>
          <w:rStyle w:val="CommentReference"/>
        </w:rPr>
        <w:annotationRef/>
      </w:r>
      <w:r>
        <w:t xml:space="preserve">Be clear about what you mean here. I think you are referring to the fact that the short-diapause genotype also had shallow and </w:t>
      </w:r>
      <w:r w:rsidR="004B74F2">
        <w:t>deep-</w:t>
      </w:r>
      <w:proofErr w:type="spellStart"/>
      <w:r w:rsidR="004B74F2">
        <w:t>diapause</w:t>
      </w:r>
      <w:r>
        <w:t>rs</w:t>
      </w:r>
      <w:proofErr w:type="spellEnd"/>
      <w:r>
        <w:t xml:space="preserve"> where the long-diapause genotype only showed </w:t>
      </w:r>
      <w:r w:rsidR="004B74F2">
        <w:t>deep-diapause</w:t>
      </w:r>
      <w:r>
        <w:t xml:space="preserve">. Cut out useless se4ntences like this one and get right to the heart of the matter as you do below. </w:t>
      </w:r>
    </w:p>
  </w:comment>
  <w:comment w:id="168" w:author="Dan" w:date="2019-01-29T10:42:00Z" w:initials="D">
    <w:p w14:paraId="7E999A7D" w14:textId="77777777" w:rsidR="0051573D" w:rsidRDefault="0051573D">
      <w:pPr>
        <w:pStyle w:val="CommentText"/>
      </w:pPr>
      <w:r>
        <w:rPr>
          <w:rStyle w:val="CommentReference"/>
        </w:rPr>
        <w:annotationRef/>
      </w:r>
      <w:r>
        <w:t xml:space="preserve">OK, so what does this mean for pest monitoring or prediction, here you need a wrap up paragraph talking about what potential applications your work can have and the dollars that might be saved with better ECB management. </w:t>
      </w:r>
    </w:p>
    <w:p w14:paraId="65C89D5A" w14:textId="77777777" w:rsidR="0051573D" w:rsidRDefault="0051573D">
      <w:pPr>
        <w:pStyle w:val="CommentText"/>
      </w:pPr>
    </w:p>
  </w:comment>
  <w:comment w:id="171" w:author="Dan" w:date="2019-02-07T07:12:00Z" w:initials="D">
    <w:p w14:paraId="5C496DEB" w14:textId="77777777" w:rsidR="0051573D" w:rsidRDefault="0051573D">
      <w:pPr>
        <w:pStyle w:val="CommentText"/>
      </w:pPr>
      <w:r>
        <w:rPr>
          <w:rStyle w:val="CommentReference"/>
        </w:rPr>
        <w:annotationRef/>
      </w:r>
      <w:r>
        <w:t xml:space="preserve">Check this kind of formatting error.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03502C" w15:done="0"/>
  <w15:commentEx w15:paraId="0B2774F0" w15:done="0"/>
  <w15:commentEx w15:paraId="03BDE392" w15:done="0"/>
  <w15:commentEx w15:paraId="26D01D59" w15:done="0"/>
  <w15:commentEx w15:paraId="18A07D7F" w15:done="0"/>
  <w15:commentEx w15:paraId="6FF8432E" w15:paraIdParent="18A07D7F" w15:done="0"/>
  <w15:commentEx w15:paraId="4C7400AB" w15:done="0"/>
  <w15:commentEx w15:paraId="194A7671" w15:done="0"/>
  <w15:commentEx w15:paraId="06EC7F76" w15:paraIdParent="194A7671" w15:done="0"/>
  <w15:commentEx w15:paraId="58AE8A1E" w15:done="0"/>
  <w15:commentEx w15:paraId="139DB94D" w15:paraIdParent="58AE8A1E" w15:done="0"/>
  <w15:commentEx w15:paraId="3AF57C29" w15:done="0"/>
  <w15:commentEx w15:paraId="2515CB28" w15:paraIdParent="3AF57C29" w15:done="0"/>
  <w15:commentEx w15:paraId="01CE5934" w15:done="0"/>
  <w15:commentEx w15:paraId="6440D7B6" w15:done="0"/>
  <w15:commentEx w15:paraId="26A04753" w15:done="0"/>
  <w15:commentEx w15:paraId="6DDCFC56" w15:done="0"/>
  <w15:commentEx w15:paraId="51C9707E" w15:done="0"/>
  <w15:commentEx w15:paraId="37ED785A" w15:done="0"/>
  <w15:commentEx w15:paraId="2C2EE1B9" w15:done="0"/>
  <w15:commentEx w15:paraId="1D96458F" w15:done="0"/>
  <w15:commentEx w15:paraId="28F74023" w15:done="0"/>
  <w15:commentEx w15:paraId="3064599B" w15:done="0"/>
  <w15:commentEx w15:paraId="14CE4F73" w15:done="0"/>
  <w15:commentEx w15:paraId="49CAB4D6" w15:done="0"/>
  <w15:commentEx w15:paraId="00884937" w15:done="0"/>
  <w15:commentEx w15:paraId="076D83CC" w15:done="0"/>
  <w15:commentEx w15:paraId="0F65E129" w15:done="0"/>
  <w15:commentEx w15:paraId="527B9BC7" w15:done="0"/>
  <w15:commentEx w15:paraId="6B13F420" w15:done="0"/>
  <w15:commentEx w15:paraId="77895513" w15:done="0"/>
  <w15:commentEx w15:paraId="6A91B801" w15:done="0"/>
  <w15:commentEx w15:paraId="734CF32C" w15:done="0"/>
  <w15:commentEx w15:paraId="6A19E601" w15:done="0"/>
  <w15:commentEx w15:paraId="65C89D5A" w15:done="0"/>
  <w15:commentEx w15:paraId="5C496DE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03502C" w16cid:durableId="20067697"/>
  <w16cid:commentId w16cid:paraId="0B2774F0" w16cid:durableId="20067698"/>
  <w16cid:commentId w16cid:paraId="03BDE392" w16cid:durableId="20067699"/>
  <w16cid:commentId w16cid:paraId="26D01D59" w16cid:durableId="2006769A"/>
  <w16cid:commentId w16cid:paraId="18A07D7F" w16cid:durableId="2006769C"/>
  <w16cid:commentId w16cid:paraId="6FF8432E" w16cid:durableId="2006B91E"/>
  <w16cid:commentId w16cid:paraId="4C7400AB" w16cid:durableId="200676A7"/>
  <w16cid:commentId w16cid:paraId="194A7671" w16cid:durableId="200676A8"/>
  <w16cid:commentId w16cid:paraId="06EC7F76" w16cid:durableId="2006B875"/>
  <w16cid:commentId w16cid:paraId="3AF57C29" w16cid:durableId="200676AA"/>
  <w16cid:commentId w16cid:paraId="2515CB28" w16cid:durableId="2006B807"/>
  <w16cid:commentId w16cid:paraId="01CE5934" w16cid:durableId="200676AF"/>
  <w16cid:commentId w16cid:paraId="6440D7B6" w16cid:durableId="200676B0"/>
  <w16cid:commentId w16cid:paraId="26A04753" w16cid:durableId="200676B1"/>
  <w16cid:commentId w16cid:paraId="6DDCFC56" w16cid:durableId="200676B2"/>
  <w16cid:commentId w16cid:paraId="51C9707E" w16cid:durableId="200676B3"/>
  <w16cid:commentId w16cid:paraId="37ED785A" w16cid:durableId="200676B4"/>
  <w16cid:commentId w16cid:paraId="2C2EE1B9" w16cid:durableId="200676B5"/>
  <w16cid:commentId w16cid:paraId="1D96458F" w16cid:durableId="200676B6"/>
  <w16cid:commentId w16cid:paraId="28F74023" w16cid:durableId="200676B7"/>
  <w16cid:commentId w16cid:paraId="3064599B" w16cid:durableId="200676B8"/>
  <w16cid:commentId w16cid:paraId="14CE4F73" w16cid:durableId="200676B9"/>
  <w16cid:commentId w16cid:paraId="49CAB4D6" w16cid:durableId="200676BA"/>
  <w16cid:commentId w16cid:paraId="00884937" w16cid:durableId="200676BB"/>
  <w16cid:commentId w16cid:paraId="076D83CC" w16cid:durableId="200676BC"/>
  <w16cid:commentId w16cid:paraId="0F65E129" w16cid:durableId="200676BD"/>
  <w16cid:commentId w16cid:paraId="527B9BC7" w16cid:durableId="200676BE"/>
  <w16cid:commentId w16cid:paraId="6B13F420" w16cid:durableId="200676BF"/>
  <w16cid:commentId w16cid:paraId="77895513" w16cid:durableId="200676C0"/>
  <w16cid:commentId w16cid:paraId="6A91B801" w16cid:durableId="200676C1"/>
  <w16cid:commentId w16cid:paraId="734CF32C" w16cid:durableId="200676C2"/>
  <w16cid:commentId w16cid:paraId="6A19E601" w16cid:durableId="200676C3"/>
  <w16cid:commentId w16cid:paraId="65C89D5A" w16cid:durableId="200676C4"/>
  <w16cid:commentId w16cid:paraId="5C496DEB" w16cid:durableId="200676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4E6ABF" w14:textId="77777777" w:rsidR="00844C2B" w:rsidRDefault="00844C2B">
      <w:pPr>
        <w:spacing w:after="0" w:line="240" w:lineRule="auto"/>
      </w:pPr>
      <w:r>
        <w:separator/>
      </w:r>
    </w:p>
  </w:endnote>
  <w:endnote w:type="continuationSeparator" w:id="0">
    <w:p w14:paraId="4F3DFC4A" w14:textId="77777777" w:rsidR="00844C2B" w:rsidRDefault="00844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494AF" w14:textId="77777777" w:rsidR="0051573D" w:rsidRDefault="0051573D">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44486" w14:textId="77777777" w:rsidR="0051573D" w:rsidRDefault="0051573D">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FBB1C" w14:textId="77777777" w:rsidR="0051573D" w:rsidRDefault="0051573D">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9963F" w14:textId="77777777" w:rsidR="0051573D" w:rsidRDefault="0051573D">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0409F" w14:textId="77777777" w:rsidR="0051573D" w:rsidRDefault="0051573D">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8945E" w14:textId="77777777" w:rsidR="0051573D" w:rsidRDefault="0051573D">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21466" w14:textId="77777777" w:rsidR="0051573D" w:rsidRDefault="0051573D">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14FD8" w14:textId="77777777" w:rsidR="0051573D" w:rsidRDefault="0051573D">
    <w:pPr>
      <w:spacing w:after="0" w:line="259" w:lineRule="auto"/>
      <w:ind w:left="0" w:right="80" w:firstLine="0"/>
      <w:jc w:val="center"/>
    </w:pPr>
    <w:r>
      <w:fldChar w:fldCharType="begin"/>
    </w:r>
    <w:r>
      <w:instrText xml:space="preserve"> PAGE   \* MERGEFORMAT </w:instrText>
    </w:r>
    <w:r>
      <w:fldChar w:fldCharType="separate"/>
    </w:r>
    <w:r>
      <w:rPr>
        <w:noProof/>
      </w:rPr>
      <w:t>34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91B93" w14:textId="77777777" w:rsidR="0051573D" w:rsidRDefault="0051573D">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AC1A93" w14:textId="77777777" w:rsidR="00844C2B" w:rsidRDefault="00844C2B">
      <w:pPr>
        <w:spacing w:after="0" w:line="240" w:lineRule="auto"/>
      </w:pPr>
      <w:r>
        <w:separator/>
      </w:r>
    </w:p>
  </w:footnote>
  <w:footnote w:type="continuationSeparator" w:id="0">
    <w:p w14:paraId="70F55B1A" w14:textId="77777777" w:rsidR="00844C2B" w:rsidRDefault="00844C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5465B" w14:textId="77777777" w:rsidR="0051573D" w:rsidRDefault="0051573D">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7316F" w14:textId="77777777" w:rsidR="0051573D" w:rsidRDefault="0051573D">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DA770" w14:textId="77777777" w:rsidR="0051573D" w:rsidRDefault="0051573D">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7E7DD" w14:textId="77777777" w:rsidR="0051573D" w:rsidRDefault="0051573D">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4D4F" w14:textId="77777777" w:rsidR="0051573D" w:rsidRDefault="0051573D">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6B3E7" w14:textId="77777777" w:rsidR="0051573D" w:rsidRDefault="0051573D">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0855F" w14:textId="77777777" w:rsidR="0051573D" w:rsidRDefault="0051573D">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520FF" w14:textId="77777777" w:rsidR="0051573D" w:rsidRDefault="0051573D">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D9354" w14:textId="77777777" w:rsidR="0051573D" w:rsidRDefault="0051573D">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0.9pt;height:11.45pt;visibility:visible;mso-wrap-style:square" o:bullet="t">
        <v:imagedata r:id="rId1" o:title=""/>
      </v:shape>
    </w:pict>
  </w:numPicBullet>
  <w:abstractNum w:abstractNumId="0"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Brown, James T.">
    <w15:presenceInfo w15:providerId="AD" w15:userId="S-1-5-21-2064210376-1677799041-60295696-4010"/>
  </w15:person>
  <w15:person w15:author="Brown, James T. [2]">
    <w15:presenceInfo w15:providerId="AD" w15:userId="S-1-5-21-2064210376-1677799041-60295696-4010"/>
  </w15:person>
  <w15:person w15:author="Brown, James T. [3]">
    <w15:presenceInfo w15:providerId="AD" w15:userId="S-1-5-21-2064210376-1677799041-60295696-4010"/>
  </w15:person>
  <w15:person w15:author="Brown, James T. - ARS">
    <w15:presenceInfo w15:providerId="AD" w15:userId="S-1-5-21-2064210376-1677799041-60295696-4010"/>
  </w15:person>
  <w15:person w15:author="Brown, James T. [4]">
    <w15:presenceInfo w15:providerId="AD" w15:userId="S-1-5-21-2064210376-1677799041-60295696-4010"/>
  </w15:person>
  <w15:person w15:author="Brown, James T. [5]">
    <w15:presenceInfo w15:providerId="AD" w15:userId="S-1-5-21-2064210376-1677799041-60295696-4010"/>
  </w15:person>
  <w15:person w15:author="Brown, James T. [6]">
    <w15:presenceInfo w15:providerId="AD" w15:userId="S-1-5-21-2064210376-1677799041-60295696-40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7"/>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58EA"/>
    <w:rsid w:val="00047032"/>
    <w:rsid w:val="000472C3"/>
    <w:rsid w:val="00054F53"/>
    <w:rsid w:val="0006372C"/>
    <w:rsid w:val="000978A9"/>
    <w:rsid w:val="000A008B"/>
    <w:rsid w:val="000D6E6E"/>
    <w:rsid w:val="000E1D1C"/>
    <w:rsid w:val="000E69EC"/>
    <w:rsid w:val="001011C2"/>
    <w:rsid w:val="00101994"/>
    <w:rsid w:val="0014256A"/>
    <w:rsid w:val="00147FCB"/>
    <w:rsid w:val="001545B6"/>
    <w:rsid w:val="001600C3"/>
    <w:rsid w:val="00182BD7"/>
    <w:rsid w:val="001B1721"/>
    <w:rsid w:val="001B705E"/>
    <w:rsid w:val="001C527C"/>
    <w:rsid w:val="001C6E15"/>
    <w:rsid w:val="001E7880"/>
    <w:rsid w:val="001F744C"/>
    <w:rsid w:val="00206B10"/>
    <w:rsid w:val="00210119"/>
    <w:rsid w:val="002407FE"/>
    <w:rsid w:val="00246FC2"/>
    <w:rsid w:val="00247503"/>
    <w:rsid w:val="00251EBA"/>
    <w:rsid w:val="00274996"/>
    <w:rsid w:val="002959D9"/>
    <w:rsid w:val="002960D2"/>
    <w:rsid w:val="002C7438"/>
    <w:rsid w:val="002D0CB1"/>
    <w:rsid w:val="002D7BCE"/>
    <w:rsid w:val="002E1D44"/>
    <w:rsid w:val="002E45AE"/>
    <w:rsid w:val="00315D8F"/>
    <w:rsid w:val="00323875"/>
    <w:rsid w:val="003240C8"/>
    <w:rsid w:val="00333DE5"/>
    <w:rsid w:val="00336675"/>
    <w:rsid w:val="00345E06"/>
    <w:rsid w:val="0035668A"/>
    <w:rsid w:val="003571AB"/>
    <w:rsid w:val="003C04C1"/>
    <w:rsid w:val="004179BB"/>
    <w:rsid w:val="00422199"/>
    <w:rsid w:val="004370E5"/>
    <w:rsid w:val="0045069E"/>
    <w:rsid w:val="00451DDE"/>
    <w:rsid w:val="004817D3"/>
    <w:rsid w:val="00483A1B"/>
    <w:rsid w:val="00490123"/>
    <w:rsid w:val="004919E1"/>
    <w:rsid w:val="004A056B"/>
    <w:rsid w:val="004B74F2"/>
    <w:rsid w:val="004C310D"/>
    <w:rsid w:val="004D5603"/>
    <w:rsid w:val="004F09C9"/>
    <w:rsid w:val="0051573D"/>
    <w:rsid w:val="00534357"/>
    <w:rsid w:val="00560914"/>
    <w:rsid w:val="0056454F"/>
    <w:rsid w:val="0057015C"/>
    <w:rsid w:val="00597966"/>
    <w:rsid w:val="005B2DDE"/>
    <w:rsid w:val="005B3839"/>
    <w:rsid w:val="005C0337"/>
    <w:rsid w:val="005D0A52"/>
    <w:rsid w:val="005D29A0"/>
    <w:rsid w:val="005D47E5"/>
    <w:rsid w:val="005F7D5A"/>
    <w:rsid w:val="006023CB"/>
    <w:rsid w:val="006200F2"/>
    <w:rsid w:val="006229D9"/>
    <w:rsid w:val="00625D89"/>
    <w:rsid w:val="0063279C"/>
    <w:rsid w:val="00643F52"/>
    <w:rsid w:val="00652767"/>
    <w:rsid w:val="00667F35"/>
    <w:rsid w:val="00684AFF"/>
    <w:rsid w:val="006B3D7A"/>
    <w:rsid w:val="006D2398"/>
    <w:rsid w:val="006F58EA"/>
    <w:rsid w:val="006F5EF4"/>
    <w:rsid w:val="00702570"/>
    <w:rsid w:val="00706B3A"/>
    <w:rsid w:val="007217F9"/>
    <w:rsid w:val="00725EDF"/>
    <w:rsid w:val="00754F0B"/>
    <w:rsid w:val="007B2067"/>
    <w:rsid w:val="007B6F1F"/>
    <w:rsid w:val="007C1A3D"/>
    <w:rsid w:val="007C3B04"/>
    <w:rsid w:val="007F477F"/>
    <w:rsid w:val="007F6A28"/>
    <w:rsid w:val="00844C2B"/>
    <w:rsid w:val="008E6E23"/>
    <w:rsid w:val="008F5C7F"/>
    <w:rsid w:val="00901907"/>
    <w:rsid w:val="0094006B"/>
    <w:rsid w:val="00941D82"/>
    <w:rsid w:val="009514F6"/>
    <w:rsid w:val="00952DBE"/>
    <w:rsid w:val="0097178C"/>
    <w:rsid w:val="00990B2E"/>
    <w:rsid w:val="009972D1"/>
    <w:rsid w:val="00997F25"/>
    <w:rsid w:val="009B7A17"/>
    <w:rsid w:val="009C1240"/>
    <w:rsid w:val="009E5A7B"/>
    <w:rsid w:val="009F6006"/>
    <w:rsid w:val="00A13F24"/>
    <w:rsid w:val="00A21756"/>
    <w:rsid w:val="00A221E4"/>
    <w:rsid w:val="00A32000"/>
    <w:rsid w:val="00A33568"/>
    <w:rsid w:val="00A75D96"/>
    <w:rsid w:val="00A87CB6"/>
    <w:rsid w:val="00AA1215"/>
    <w:rsid w:val="00AA6878"/>
    <w:rsid w:val="00AC406C"/>
    <w:rsid w:val="00B2050F"/>
    <w:rsid w:val="00B30EA8"/>
    <w:rsid w:val="00B662AB"/>
    <w:rsid w:val="00BC1BD3"/>
    <w:rsid w:val="00BD276A"/>
    <w:rsid w:val="00BD5589"/>
    <w:rsid w:val="00BF2F90"/>
    <w:rsid w:val="00BF42BE"/>
    <w:rsid w:val="00BF7588"/>
    <w:rsid w:val="00C040FA"/>
    <w:rsid w:val="00C0546D"/>
    <w:rsid w:val="00C11ECF"/>
    <w:rsid w:val="00C136E2"/>
    <w:rsid w:val="00C41DB6"/>
    <w:rsid w:val="00C82911"/>
    <w:rsid w:val="00C82E8F"/>
    <w:rsid w:val="00C87443"/>
    <w:rsid w:val="00C87785"/>
    <w:rsid w:val="00C96BC2"/>
    <w:rsid w:val="00CA7658"/>
    <w:rsid w:val="00CB11F9"/>
    <w:rsid w:val="00CC4ED7"/>
    <w:rsid w:val="00CD2223"/>
    <w:rsid w:val="00CE2926"/>
    <w:rsid w:val="00CE5B15"/>
    <w:rsid w:val="00CF1B1E"/>
    <w:rsid w:val="00CF55C9"/>
    <w:rsid w:val="00CF6A55"/>
    <w:rsid w:val="00D00CC9"/>
    <w:rsid w:val="00D158A8"/>
    <w:rsid w:val="00D24788"/>
    <w:rsid w:val="00D27C9E"/>
    <w:rsid w:val="00D6319F"/>
    <w:rsid w:val="00D9566E"/>
    <w:rsid w:val="00DA0DAB"/>
    <w:rsid w:val="00DA2BAF"/>
    <w:rsid w:val="00DA3145"/>
    <w:rsid w:val="00DB113A"/>
    <w:rsid w:val="00DB78B2"/>
    <w:rsid w:val="00DC14A9"/>
    <w:rsid w:val="00DC6259"/>
    <w:rsid w:val="00DD0E72"/>
    <w:rsid w:val="00DD34A5"/>
    <w:rsid w:val="00DD43B4"/>
    <w:rsid w:val="00DD5FD6"/>
    <w:rsid w:val="00DE7786"/>
    <w:rsid w:val="00DF0903"/>
    <w:rsid w:val="00E01AE6"/>
    <w:rsid w:val="00E3506E"/>
    <w:rsid w:val="00E3519C"/>
    <w:rsid w:val="00E3698F"/>
    <w:rsid w:val="00E36B65"/>
    <w:rsid w:val="00E371DB"/>
    <w:rsid w:val="00E5235D"/>
    <w:rsid w:val="00E66393"/>
    <w:rsid w:val="00E72777"/>
    <w:rsid w:val="00EB1638"/>
    <w:rsid w:val="00EE093B"/>
    <w:rsid w:val="00EF3DED"/>
    <w:rsid w:val="00F06552"/>
    <w:rsid w:val="00F60F18"/>
    <w:rsid w:val="00FB53D1"/>
    <w:rsid w:val="00FC6EA6"/>
    <w:rsid w:val="00FD2921"/>
    <w:rsid w:val="00FF3F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4E8EF8"/>
  <w15:docId w15:val="{22DD29E2-47FD-4FF4-8A67-E264E8AB0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header" Target="header9.xml"/><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13.jp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header" Target="header8.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7.xm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2649F-4E19-4D32-AC24-BC5049986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Pages>
  <Words>13171</Words>
  <Characters>75079</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 James T. - ARS</cp:lastModifiedBy>
  <cp:revision>4</cp:revision>
  <dcterms:created xsi:type="dcterms:W3CDTF">2019-02-07T12:37:00Z</dcterms:created>
  <dcterms:modified xsi:type="dcterms:W3CDTF">2019-02-07T19:07:00Z</dcterms:modified>
</cp:coreProperties>
</file>